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83E" w:rsidRPr="004D1BD1" w:rsidRDefault="007E228C" w:rsidP="0026283E">
      <w:pPr>
        <w:spacing w:after="6000"/>
      </w:pPr>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897890</wp:posOffset>
                </wp:positionH>
                <wp:positionV relativeFrom="paragraph">
                  <wp:posOffset>27940</wp:posOffset>
                </wp:positionV>
                <wp:extent cx="2857500" cy="914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0CAC" w:rsidRDefault="00460CAC" w:rsidP="00D82B97">
                            <w:pPr>
                              <w:pStyle w:val="StandardNumber"/>
                              <w:rPr>
                                <w:sz w:val="34"/>
                              </w:rPr>
                            </w:pPr>
                          </w:p>
                          <w:p w:rsidR="00460CAC" w:rsidRDefault="00460CAC" w:rsidP="00D82B97">
                            <w:pPr>
                              <w:pStyle w:val="StandardNumber"/>
                            </w:pPr>
                            <w:r>
                              <w:t>ECMA-262</w:t>
                            </w:r>
                          </w:p>
                          <w:p w:rsidR="00460CAC" w:rsidRDefault="00460CAC" w:rsidP="009B6281">
                            <w:pPr>
                              <w:pStyle w:val="DateTitle"/>
                              <w:rPr>
                                <w:b/>
                                <w:sz w:val="40"/>
                              </w:rPr>
                            </w:pPr>
                            <w:r>
                              <w:t>6</w:t>
                            </w:r>
                            <w:r w:rsidRPr="006A4840">
                              <w:rPr>
                                <w:vertAlign w:val="superscript"/>
                              </w:rPr>
                              <w:t>th</w:t>
                            </w:r>
                            <w:r>
                              <w:t xml:space="preserve"> Edition / Draft September 27,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70.7pt;margin-top:2.2pt;width:225pt;height:1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rsidR="00460CAC" w:rsidRDefault="00460CAC" w:rsidP="00D82B97">
                      <w:pPr>
                        <w:pStyle w:val="StandardNumber"/>
                        <w:rPr>
                          <w:sz w:val="34"/>
                        </w:rPr>
                      </w:pPr>
                    </w:p>
                    <w:p w:rsidR="00460CAC" w:rsidRDefault="00460CAC" w:rsidP="00D82B97">
                      <w:pPr>
                        <w:pStyle w:val="StandardNumber"/>
                      </w:pPr>
                      <w:r>
                        <w:t>ECMA-262</w:t>
                      </w:r>
                    </w:p>
                    <w:p w:rsidR="00460CAC" w:rsidRDefault="00460CAC" w:rsidP="009B6281">
                      <w:pPr>
                        <w:pStyle w:val="DateTitle"/>
                        <w:rPr>
                          <w:b/>
                          <w:sz w:val="40"/>
                        </w:rPr>
                      </w:pPr>
                      <w:r>
                        <w:t>6</w:t>
                      </w:r>
                      <w:r w:rsidRPr="006A4840">
                        <w:rPr>
                          <w:vertAlign w:val="superscript"/>
                        </w:rPr>
                        <w:t>th</w:t>
                      </w:r>
                      <w:r>
                        <w:t xml:space="preserve"> Edition / Draft September 27, 2013</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-604520</wp:posOffset>
                </wp:positionH>
                <wp:positionV relativeFrom="paragraph">
                  <wp:posOffset>1236980</wp:posOffset>
                </wp:positionV>
                <wp:extent cx="3657600" cy="4800600"/>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0CAC" w:rsidRDefault="00460CAC" w:rsidP="00C73632">
                            <w:pPr>
                              <w:pStyle w:val="StandardTitle"/>
                            </w:pPr>
                            <w:r w:rsidRPr="00E3357A">
                              <w:rPr>
                                <w:szCs w:val="40"/>
                              </w:rPr>
                              <w:t>ECMAScript Language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47.6pt;margin-top:97.4pt;width:4in;height:3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rsidR="00460CAC" w:rsidRDefault="00460CAC" w:rsidP="00C73632">
                      <w:pPr>
                        <w:pStyle w:val="StandardTitle"/>
                      </w:pPr>
                      <w:r w:rsidRPr="00E3357A">
                        <w:rPr>
                          <w:szCs w:val="40"/>
                        </w:rPr>
                        <w:t>ECMAScript Language Specification</w:t>
                      </w:r>
                    </w:p>
                  </w:txbxContent>
                </v:textbox>
              </v:shape>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-410210</wp:posOffset>
                </wp:positionH>
                <wp:positionV relativeFrom="paragraph">
                  <wp:posOffset>800100</wp:posOffset>
                </wp:positionV>
                <wp:extent cx="3492500" cy="2305050"/>
                <wp:effectExtent l="0" t="0" r="0" b="0"/>
                <wp:wrapSquare wrapText="bothSides"/>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0CAC" w:rsidRPr="006E08EC" w:rsidRDefault="00460CAC">
                            <w:pPr>
                              <w:rPr>
                                <w:rFonts w:ascii="Mistral" w:hAnsi="Mistral"/>
                                <w:sz w:val="260"/>
                                <w:szCs w:val="144"/>
                              </w:rPr>
                            </w:pPr>
                            <w:r w:rsidRPr="006E08EC">
                              <w:rPr>
                                <w:rFonts w:ascii="Mistral" w:hAnsi="Mistral"/>
                                <w:sz w:val="260"/>
                                <w:szCs w:val="144"/>
                              </w:rPr>
                              <w:t>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8" type="#_x0000_t202" style="position:absolute;left:0;text-align:left;margin-left:-32.3pt;margin-top:63pt;width:275pt;height:1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rsidR="00460CAC" w:rsidRPr="006E08EC" w:rsidRDefault="00460CAC">
                      <w:pPr>
                        <w:rPr>
                          <w:rFonts w:ascii="Mistral" w:hAnsi="Mistral"/>
                          <w:sz w:val="260"/>
                          <w:szCs w:val="144"/>
                        </w:rPr>
                      </w:pPr>
                      <w:r w:rsidRPr="006E08EC">
                        <w:rPr>
                          <w:rFonts w:ascii="Mistral" w:hAnsi="Mistral"/>
                          <w:sz w:val="260"/>
                          <w:szCs w:val="144"/>
                        </w:rPr>
                        <w:t>Draft</w:t>
                      </w:r>
                    </w:p>
                  </w:txbxContent>
                </v:textbox>
                <w10:wrap type="square"/>
              </v:shape>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668020</wp:posOffset>
                </wp:positionH>
                <wp:positionV relativeFrom="paragraph">
                  <wp:posOffset>-941070</wp:posOffset>
                </wp:positionV>
                <wp:extent cx="2514600" cy="457200"/>
                <wp:effectExtent l="0" t="0" r="0" b="0"/>
                <wp:wrapNone/>
                <wp:docPr id="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0CAC" w:rsidRDefault="00460CAC" w:rsidP="00C90877">
                            <w:pPr>
                              <w:pStyle w:val="ECMAWorkgroup"/>
                            </w:pPr>
                            <w:r>
                              <w:t>Ecma/TC39/2013/0xx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29" type="#_x0000_t202" style="position:absolute;left:0;text-align:left;margin-left:52.6pt;margin-top:-74.1pt;width:198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rsidR="00460CAC" w:rsidRDefault="00460CAC" w:rsidP="00C90877">
                      <w:pPr>
                        <w:pStyle w:val="ECMAWorkgroup"/>
                      </w:pPr>
                      <w:r>
                        <w:t>Ecma/TC39/2013/0xx</w:t>
                      </w:r>
                    </w:p>
                  </w:txbxContent>
                </v:textbox>
              </v:shape>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128270</wp:posOffset>
                </wp:positionH>
                <wp:positionV relativeFrom="paragraph">
                  <wp:posOffset>-1570990</wp:posOffset>
                </wp:positionV>
                <wp:extent cx="2286000" cy="685800"/>
                <wp:effectExtent l="0" t="0" r="0" b="0"/>
                <wp:wrapNone/>
                <wp:docPr id="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0CAC" w:rsidRDefault="00460CAC" w:rsidP="00DA3971">
                            <w:pPr>
                              <w:pStyle w:val="StandardNumber"/>
                              <w:rPr>
                                <w:sz w:val="34"/>
                              </w:rPr>
                            </w:pPr>
                          </w:p>
                          <w:p w:rsidR="00460CAC" w:rsidRDefault="00460CAC" w:rsidP="00DA3971">
                            <w:pPr>
                              <w:pStyle w:val="StandardNumber"/>
                              <w:jc w:val="right"/>
                            </w:pPr>
                            <w:r>
                              <w:t>Draft</w:t>
                            </w:r>
                          </w:p>
                          <w:p w:rsidR="00460CAC" w:rsidRDefault="00460CAC" w:rsidP="00DA3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30" type="#_x0000_t202" style="position:absolute;left:0;text-align:left;margin-left:10.1pt;margin-top:-123.7pt;width:180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rsidR="00460CAC" w:rsidRDefault="00460CAC" w:rsidP="00DA3971">
                      <w:pPr>
                        <w:pStyle w:val="StandardNumber"/>
                        <w:rPr>
                          <w:sz w:val="34"/>
                        </w:rPr>
                      </w:pPr>
                    </w:p>
                    <w:p w:rsidR="00460CAC" w:rsidRDefault="00460CAC" w:rsidP="00DA3971">
                      <w:pPr>
                        <w:pStyle w:val="StandardNumber"/>
                        <w:jc w:val="right"/>
                      </w:pPr>
                      <w:r>
                        <w:t>Draft</w:t>
                      </w:r>
                    </w:p>
                    <w:p w:rsidR="00460CAC" w:rsidRDefault="00460CAC" w:rsidP="00DA3971"/>
                  </w:txbxContent>
                </v:textbox>
              </v:shape>
            </w:pict>
          </mc:Fallback>
        </mc:AlternateContent>
      </w:r>
      <w:r>
        <w:rPr>
          <w:noProof/>
          <w:lang w:val="en-US" w:eastAsia="en-US"/>
        </w:rPr>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7556500" cy="10693400"/>
            <wp:effectExtent l="0" t="0" r="6350" b="0"/>
            <wp:wrapNone/>
            <wp:docPr id="7" name="Picture 7" descr="Couv 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ouv S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1A63F1" w:rsidRPr="00C7794D" w:rsidRDefault="007E228C" w:rsidP="001A63F1">
      <w:pPr>
        <w:spacing w:after="0"/>
      </w:pPr>
      <w:r>
        <w:rPr>
          <w:noProof/>
          <w:lang w:val="en-US" w:eastAsia="en-US"/>
        </w:rPr>
        <mc:AlternateContent>
          <mc:Choice Requires="wps">
            <w:drawing>
              <wp:anchor distT="0" distB="0" distL="114300" distR="114300" simplePos="0" relativeHeight="251659776" behindDoc="0" locked="0" layoutInCell="1" allowOverlap="1" wp14:anchorId="751E3135" wp14:editId="2252AF19">
                <wp:simplePos x="0" y="0"/>
                <wp:positionH relativeFrom="column">
                  <wp:posOffset>1376680</wp:posOffset>
                </wp:positionH>
                <wp:positionV relativeFrom="paragraph">
                  <wp:posOffset>0</wp:posOffset>
                </wp:positionV>
                <wp:extent cx="3352800" cy="9366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36625"/>
                        </a:xfrm>
                        <a:prstGeom prst="rect">
                          <a:avLst/>
                        </a:prstGeom>
                        <a:solidFill>
                          <a:srgbClr val="FFFFFF"/>
                        </a:solidFill>
                        <a:ln w="9525">
                          <a:solidFill>
                            <a:srgbClr val="000000"/>
                          </a:solidFill>
                          <a:miter lim="800000"/>
                          <a:headEnd/>
                          <a:tailEnd/>
                        </a:ln>
                      </wps:spPr>
                      <wps:txbx>
                        <w:txbxContent>
                          <w:p w:rsidR="00460CAC" w:rsidRDefault="00460CAC">
                            <w:r>
                              <w:t xml:space="preserve">Report Errors and Issues at: </w:t>
                            </w:r>
                            <w:hyperlink r:id="rId10" w:history="1">
                              <w:r w:rsidRPr="000B2A13">
                                <w:rPr>
                                  <w:rStyle w:val="Hyperlink"/>
                                  <w:lang w:val="en-GB"/>
                                </w:rPr>
                                <w:t>https://bugs.ecmascript.org</w:t>
                              </w:r>
                            </w:hyperlink>
                            <w:r>
                              <w:t xml:space="preserve"> </w:t>
                            </w:r>
                          </w:p>
                          <w:p w:rsidR="00460CAC" w:rsidRDefault="00460CAC" w:rsidP="000504BF">
                            <w:pPr>
                              <w:contextualSpacing/>
                            </w:pPr>
                            <w:r>
                              <w:t>Product: Draft for 6</w:t>
                            </w:r>
                            <w:r w:rsidRPr="00226240">
                              <w:t>th</w:t>
                            </w:r>
                            <w:r>
                              <w:t xml:space="preserve"> Edition</w:t>
                            </w:r>
                          </w:p>
                          <w:p w:rsidR="00460CAC" w:rsidRDefault="00460CAC" w:rsidP="000504BF">
                            <w:pPr>
                              <w:contextualSpacing/>
                            </w:pPr>
                            <w:r>
                              <w:t>Component:  choose an appropriate one</w:t>
                            </w:r>
                          </w:p>
                          <w:p w:rsidR="00460CAC" w:rsidRDefault="00460CAC" w:rsidP="009B6281">
                            <w:pPr>
                              <w:contextualSpacing/>
                            </w:pPr>
                            <w:r>
                              <w:t>Version:  Rev 19, September 27, 2013 Draft</w:t>
                            </w:r>
                          </w:p>
                          <w:p w:rsidR="00460CAC" w:rsidRDefault="00460CAC"/>
                          <w:p w:rsidR="00460CAC" w:rsidRDefault="00460CA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108.4pt;margin-top:0;width:264pt;height:7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rsidR="00460CAC" w:rsidRDefault="00460CAC">
                      <w:r>
                        <w:t xml:space="preserve">Report Errors and Issues at: </w:t>
                      </w:r>
                      <w:hyperlink r:id="rId11" w:history="1">
                        <w:r w:rsidRPr="000B2A13">
                          <w:rPr>
                            <w:rStyle w:val="Hyperlink"/>
                            <w:lang w:val="en-GB"/>
                          </w:rPr>
                          <w:t>https://bugs.ecmascript.org</w:t>
                        </w:r>
                      </w:hyperlink>
                      <w:r>
                        <w:t xml:space="preserve"> </w:t>
                      </w:r>
                    </w:p>
                    <w:p w:rsidR="00460CAC" w:rsidRDefault="00460CAC" w:rsidP="000504BF">
                      <w:pPr>
                        <w:contextualSpacing/>
                      </w:pPr>
                      <w:r>
                        <w:t>Product: Draft for 6</w:t>
                      </w:r>
                      <w:r w:rsidRPr="00226240">
                        <w:t>th</w:t>
                      </w:r>
                      <w:r>
                        <w:t xml:space="preserve"> Edition</w:t>
                      </w:r>
                    </w:p>
                    <w:p w:rsidR="00460CAC" w:rsidRDefault="00460CAC" w:rsidP="000504BF">
                      <w:pPr>
                        <w:contextualSpacing/>
                      </w:pPr>
                      <w:r>
                        <w:t>Component:  choose an appropriate one</w:t>
                      </w:r>
                    </w:p>
                    <w:p w:rsidR="00460CAC" w:rsidRDefault="00460CAC" w:rsidP="009B6281">
                      <w:pPr>
                        <w:contextualSpacing/>
                      </w:pPr>
                      <w:r>
                        <w:t>Version:  Rev 19, September 27, 2013 Draft</w:t>
                      </w:r>
                    </w:p>
                    <w:p w:rsidR="00460CAC" w:rsidRDefault="00460CAC"/>
                    <w:p w:rsidR="00460CAC" w:rsidRDefault="00460CAC"/>
                  </w:txbxContent>
                </v:textbox>
              </v:shape>
            </w:pict>
          </mc:Fallback>
        </mc:AlternateContent>
      </w:r>
      <w:r w:rsidR="0026283E" w:rsidRPr="00C7794D">
        <w:br w:type="page"/>
      </w:r>
    </w:p>
    <w:p w:rsidR="001A63F1" w:rsidRPr="00C7794D" w:rsidRDefault="001A63F1" w:rsidP="001A63F1">
      <w:pPr>
        <w:spacing w:after="0"/>
        <w:sectPr w:rsidR="001A63F1" w:rsidRPr="00C7794D" w:rsidSect="00887CB2">
          <w:headerReference w:type="even" r:id="rId12"/>
          <w:headerReference w:type="default" r:id="rId13"/>
          <w:footerReference w:type="even" r:id="rId14"/>
          <w:footerReference w:type="default" r:id="rId15"/>
          <w:headerReference w:type="first" r:id="rId16"/>
          <w:footerReference w:type="first" r:id="rId17"/>
          <w:pgSz w:w="11907" w:h="16840" w:code="9"/>
          <w:pgMar w:top="4395" w:right="737" w:bottom="567" w:left="851" w:header="709" w:footer="284" w:gutter="567"/>
          <w:pgNumType w:fmt="lowerRoman" w:start="1"/>
          <w:cols w:space="454"/>
          <w:titlePg/>
          <w:docGrid w:linePitch="272"/>
        </w:sectPr>
      </w:pPr>
    </w:p>
    <w:p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rsidR="00990F07" w:rsidRPr="00C7794D" w:rsidRDefault="00990F07">
      <w:pPr>
        <w:pStyle w:val="TOC1"/>
      </w:pPr>
      <w:r w:rsidRPr="00C7794D">
        <w:t>Introduction</w:t>
      </w:r>
      <w:r w:rsidRPr="00C7794D">
        <w:tab/>
        <w:t>vii</w:t>
      </w:r>
    </w:p>
    <w:p w:rsidR="00F82E34" w:rsidRDefault="00F00556">
      <w:pPr>
        <w:pStyle w:val="TOC1"/>
        <w:rPr>
          <w:rFonts w:asciiTheme="minorHAnsi" w:eastAsiaTheme="minorEastAsia" w:hAnsiTheme="minorHAnsi" w:cstheme="minorBid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8050121" w:history="1">
        <w:r w:rsidR="00F82E34" w:rsidRPr="00AE7367">
          <w:rPr>
            <w:rStyle w:val="Hyperlink"/>
            <w:noProof/>
          </w:rPr>
          <w:t>1</w:t>
        </w:r>
        <w:r w:rsidR="00F82E34">
          <w:rPr>
            <w:rFonts w:asciiTheme="minorHAnsi" w:eastAsiaTheme="minorEastAsia" w:hAnsiTheme="minorHAnsi" w:cstheme="minorBidi"/>
            <w:b w:val="0"/>
            <w:noProof/>
            <w:sz w:val="22"/>
            <w:szCs w:val="22"/>
            <w:lang w:val="en-US" w:eastAsia="en-US"/>
          </w:rPr>
          <w:tab/>
        </w:r>
        <w:r w:rsidR="00F82E34" w:rsidRPr="00AE7367">
          <w:rPr>
            <w:rStyle w:val="Hyperlink"/>
            <w:noProof/>
          </w:rPr>
          <w:t>Scope</w:t>
        </w:r>
        <w:r w:rsidR="00F82E34">
          <w:rPr>
            <w:noProof/>
            <w:webHidden/>
          </w:rPr>
          <w:tab/>
        </w:r>
        <w:r w:rsidR="00F82E34">
          <w:rPr>
            <w:noProof/>
            <w:webHidden/>
          </w:rPr>
          <w:fldChar w:fldCharType="begin"/>
        </w:r>
        <w:r w:rsidR="00F82E34">
          <w:rPr>
            <w:noProof/>
            <w:webHidden/>
          </w:rPr>
          <w:instrText xml:space="preserve"> PAGEREF _Toc368050121 \h </w:instrText>
        </w:r>
        <w:r w:rsidR="00F82E34">
          <w:rPr>
            <w:noProof/>
            <w:webHidden/>
          </w:rPr>
        </w:r>
        <w:r w:rsidR="00F82E34">
          <w:rPr>
            <w:noProof/>
            <w:webHidden/>
          </w:rPr>
          <w:fldChar w:fldCharType="separate"/>
        </w:r>
        <w:r w:rsidR="00460CAC">
          <w:rPr>
            <w:noProof/>
            <w:webHidden/>
          </w:rPr>
          <w:t>1</w:t>
        </w:r>
        <w:r w:rsidR="00F82E34">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22" w:history="1">
        <w:r w:rsidRPr="00AE7367">
          <w:rPr>
            <w:rStyle w:val="Hyperlink"/>
            <w:noProof/>
          </w:rPr>
          <w:t>2</w:t>
        </w:r>
        <w:r>
          <w:rPr>
            <w:rFonts w:asciiTheme="minorHAnsi" w:eastAsiaTheme="minorEastAsia" w:hAnsiTheme="minorHAnsi" w:cstheme="minorBidi"/>
            <w:b w:val="0"/>
            <w:noProof/>
            <w:sz w:val="22"/>
            <w:szCs w:val="22"/>
            <w:lang w:val="en-US" w:eastAsia="en-US"/>
          </w:rPr>
          <w:tab/>
        </w:r>
        <w:r w:rsidRPr="00AE7367">
          <w:rPr>
            <w:rStyle w:val="Hyperlink"/>
            <w:noProof/>
          </w:rPr>
          <w:t>Conformance</w:t>
        </w:r>
        <w:r>
          <w:rPr>
            <w:noProof/>
            <w:webHidden/>
          </w:rPr>
          <w:tab/>
        </w:r>
        <w:r>
          <w:rPr>
            <w:noProof/>
            <w:webHidden/>
          </w:rPr>
          <w:fldChar w:fldCharType="begin"/>
        </w:r>
        <w:r>
          <w:rPr>
            <w:noProof/>
            <w:webHidden/>
          </w:rPr>
          <w:instrText xml:space="preserve"> PAGEREF _Toc368050122 \h </w:instrText>
        </w:r>
        <w:r>
          <w:rPr>
            <w:noProof/>
            <w:webHidden/>
          </w:rPr>
        </w:r>
        <w:r>
          <w:rPr>
            <w:noProof/>
            <w:webHidden/>
          </w:rPr>
          <w:fldChar w:fldCharType="separate"/>
        </w:r>
        <w:r w:rsidR="00460CAC">
          <w:rPr>
            <w:noProof/>
            <w:webHidden/>
          </w:rPr>
          <w:t>1</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23" w:history="1">
        <w:r w:rsidRPr="00AE7367">
          <w:rPr>
            <w:rStyle w:val="Hyperlink"/>
            <w:noProof/>
          </w:rPr>
          <w:t>3</w:t>
        </w:r>
        <w:r>
          <w:rPr>
            <w:rFonts w:asciiTheme="minorHAnsi" w:eastAsiaTheme="minorEastAsia" w:hAnsiTheme="minorHAnsi" w:cstheme="minorBidi"/>
            <w:b w:val="0"/>
            <w:noProof/>
            <w:sz w:val="22"/>
            <w:szCs w:val="22"/>
            <w:lang w:val="en-US" w:eastAsia="en-US"/>
          </w:rPr>
          <w:tab/>
        </w:r>
        <w:r w:rsidRPr="00AE7367">
          <w:rPr>
            <w:rStyle w:val="Hyperlink"/>
            <w:noProof/>
          </w:rPr>
          <w:t>Normative references</w:t>
        </w:r>
        <w:r>
          <w:rPr>
            <w:noProof/>
            <w:webHidden/>
          </w:rPr>
          <w:tab/>
        </w:r>
        <w:r>
          <w:rPr>
            <w:noProof/>
            <w:webHidden/>
          </w:rPr>
          <w:fldChar w:fldCharType="begin"/>
        </w:r>
        <w:r>
          <w:rPr>
            <w:noProof/>
            <w:webHidden/>
          </w:rPr>
          <w:instrText xml:space="preserve"> PAGEREF _Toc368050123 \h </w:instrText>
        </w:r>
        <w:r>
          <w:rPr>
            <w:noProof/>
            <w:webHidden/>
          </w:rPr>
        </w:r>
        <w:r>
          <w:rPr>
            <w:noProof/>
            <w:webHidden/>
          </w:rPr>
          <w:fldChar w:fldCharType="separate"/>
        </w:r>
        <w:r w:rsidR="00460CAC">
          <w:rPr>
            <w:noProof/>
            <w:webHidden/>
          </w:rPr>
          <w:t>1</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24" w:history="1">
        <w:r w:rsidRPr="00AE7367">
          <w:rPr>
            <w:rStyle w:val="Hyperlink"/>
            <w:noProof/>
          </w:rPr>
          <w:t>4</w:t>
        </w:r>
        <w:r>
          <w:rPr>
            <w:rFonts w:asciiTheme="minorHAnsi" w:eastAsiaTheme="minorEastAsia" w:hAnsiTheme="minorHAnsi" w:cstheme="minorBidi"/>
            <w:b w:val="0"/>
            <w:noProof/>
            <w:sz w:val="22"/>
            <w:szCs w:val="22"/>
            <w:lang w:val="en-US" w:eastAsia="en-US"/>
          </w:rPr>
          <w:tab/>
        </w:r>
        <w:r w:rsidRPr="00AE7367">
          <w:rPr>
            <w:rStyle w:val="Hyperlink"/>
            <w:noProof/>
          </w:rPr>
          <w:t>Overview</w:t>
        </w:r>
        <w:r>
          <w:rPr>
            <w:noProof/>
            <w:webHidden/>
          </w:rPr>
          <w:tab/>
        </w:r>
        <w:r>
          <w:rPr>
            <w:noProof/>
            <w:webHidden/>
          </w:rPr>
          <w:fldChar w:fldCharType="begin"/>
        </w:r>
        <w:r>
          <w:rPr>
            <w:noProof/>
            <w:webHidden/>
          </w:rPr>
          <w:instrText xml:space="preserve"> PAGEREF _Toc368050124 \h </w:instrText>
        </w:r>
        <w:r>
          <w:rPr>
            <w:noProof/>
            <w:webHidden/>
          </w:rPr>
        </w:r>
        <w:r>
          <w:rPr>
            <w:noProof/>
            <w:webHidden/>
          </w:rPr>
          <w:fldChar w:fldCharType="separate"/>
        </w:r>
        <w:r w:rsidR="00460CAC">
          <w:rPr>
            <w:noProof/>
            <w:webHidden/>
          </w:rPr>
          <w:t>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25" w:history="1">
        <w:r w:rsidRPr="00AE7367">
          <w:rPr>
            <w:rStyle w:val="Hyperlink"/>
            <w:noProof/>
          </w:rPr>
          <w:t>4.1</w:t>
        </w:r>
        <w:r>
          <w:rPr>
            <w:rFonts w:asciiTheme="minorHAnsi" w:eastAsiaTheme="minorEastAsia" w:hAnsiTheme="minorHAnsi" w:cstheme="minorBidi"/>
            <w:b w:val="0"/>
            <w:noProof/>
            <w:sz w:val="22"/>
            <w:szCs w:val="22"/>
            <w:lang w:val="en-US" w:eastAsia="en-US"/>
          </w:rPr>
          <w:tab/>
        </w:r>
        <w:r w:rsidRPr="00AE7367">
          <w:rPr>
            <w:rStyle w:val="Hyperlink"/>
            <w:noProof/>
          </w:rPr>
          <w:t>Web Scripting</w:t>
        </w:r>
        <w:r>
          <w:rPr>
            <w:noProof/>
            <w:webHidden/>
          </w:rPr>
          <w:tab/>
        </w:r>
        <w:r>
          <w:rPr>
            <w:noProof/>
            <w:webHidden/>
          </w:rPr>
          <w:fldChar w:fldCharType="begin"/>
        </w:r>
        <w:r>
          <w:rPr>
            <w:noProof/>
            <w:webHidden/>
          </w:rPr>
          <w:instrText xml:space="preserve"> PAGEREF _Toc368050125 \h </w:instrText>
        </w:r>
        <w:r>
          <w:rPr>
            <w:noProof/>
            <w:webHidden/>
          </w:rPr>
        </w:r>
        <w:r>
          <w:rPr>
            <w:noProof/>
            <w:webHidden/>
          </w:rPr>
          <w:fldChar w:fldCharType="separate"/>
        </w:r>
        <w:r w:rsidR="00460CAC">
          <w:rPr>
            <w:noProof/>
            <w:webHidden/>
          </w:rPr>
          <w:t>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26" w:history="1">
        <w:r w:rsidRPr="00AE7367">
          <w:rPr>
            <w:rStyle w:val="Hyperlink"/>
            <w:noProof/>
          </w:rPr>
          <w:t>4.2</w:t>
        </w:r>
        <w:r>
          <w:rPr>
            <w:rFonts w:asciiTheme="minorHAnsi" w:eastAsiaTheme="minorEastAsia" w:hAnsiTheme="minorHAnsi" w:cstheme="minorBidi"/>
            <w:b w:val="0"/>
            <w:noProof/>
            <w:sz w:val="22"/>
            <w:szCs w:val="22"/>
            <w:lang w:val="en-US" w:eastAsia="en-US"/>
          </w:rPr>
          <w:tab/>
        </w:r>
        <w:r w:rsidRPr="00AE7367">
          <w:rPr>
            <w:rStyle w:val="Hyperlink"/>
            <w:noProof/>
          </w:rPr>
          <w:t>ECMAScript Overview</w:t>
        </w:r>
        <w:r>
          <w:rPr>
            <w:noProof/>
            <w:webHidden/>
          </w:rPr>
          <w:tab/>
        </w:r>
        <w:r>
          <w:rPr>
            <w:noProof/>
            <w:webHidden/>
          </w:rPr>
          <w:fldChar w:fldCharType="begin"/>
        </w:r>
        <w:r>
          <w:rPr>
            <w:noProof/>
            <w:webHidden/>
          </w:rPr>
          <w:instrText xml:space="preserve"> PAGEREF _Toc368050126 \h </w:instrText>
        </w:r>
        <w:r>
          <w:rPr>
            <w:noProof/>
            <w:webHidden/>
          </w:rPr>
        </w:r>
        <w:r>
          <w:rPr>
            <w:noProof/>
            <w:webHidden/>
          </w:rPr>
          <w:fldChar w:fldCharType="separate"/>
        </w:r>
        <w:r w:rsidR="00460CAC">
          <w:rPr>
            <w:noProof/>
            <w:webHidden/>
          </w:rPr>
          <w:t>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27" w:history="1">
        <w:r w:rsidRPr="00AE7367">
          <w:rPr>
            <w:rStyle w:val="Hyperlink"/>
            <w:noProof/>
          </w:rPr>
          <w:t>4.2.1</w:t>
        </w:r>
        <w:r>
          <w:rPr>
            <w:rFonts w:asciiTheme="minorHAnsi" w:eastAsiaTheme="minorEastAsia" w:hAnsiTheme="minorHAnsi" w:cstheme="minorBidi"/>
            <w:b w:val="0"/>
            <w:noProof/>
            <w:sz w:val="22"/>
            <w:szCs w:val="22"/>
            <w:lang w:val="en-US" w:eastAsia="en-US"/>
          </w:rPr>
          <w:tab/>
        </w:r>
        <w:r w:rsidRPr="00AE7367">
          <w:rPr>
            <w:rStyle w:val="Hyperlink"/>
            <w:noProof/>
          </w:rPr>
          <w:t>Objects</w:t>
        </w:r>
        <w:r>
          <w:rPr>
            <w:noProof/>
            <w:webHidden/>
          </w:rPr>
          <w:tab/>
        </w:r>
        <w:r>
          <w:rPr>
            <w:noProof/>
            <w:webHidden/>
          </w:rPr>
          <w:fldChar w:fldCharType="begin"/>
        </w:r>
        <w:r>
          <w:rPr>
            <w:noProof/>
            <w:webHidden/>
          </w:rPr>
          <w:instrText xml:space="preserve"> PAGEREF _Toc368050127 \h </w:instrText>
        </w:r>
        <w:r>
          <w:rPr>
            <w:noProof/>
            <w:webHidden/>
          </w:rPr>
        </w:r>
        <w:r>
          <w:rPr>
            <w:noProof/>
            <w:webHidden/>
          </w:rPr>
          <w:fldChar w:fldCharType="separate"/>
        </w:r>
        <w:r w:rsidR="00460CAC">
          <w:rPr>
            <w:noProof/>
            <w:webHidden/>
          </w:rPr>
          <w:t>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28" w:history="1">
        <w:r w:rsidRPr="00AE7367">
          <w:rPr>
            <w:rStyle w:val="Hyperlink"/>
            <w:noProof/>
          </w:rPr>
          <w:t>4.2.2</w:t>
        </w:r>
        <w:r>
          <w:rPr>
            <w:rFonts w:asciiTheme="minorHAnsi" w:eastAsiaTheme="minorEastAsia" w:hAnsiTheme="minorHAnsi" w:cstheme="minorBidi"/>
            <w:b w:val="0"/>
            <w:noProof/>
            <w:sz w:val="22"/>
            <w:szCs w:val="22"/>
            <w:lang w:val="en-US" w:eastAsia="en-US"/>
          </w:rPr>
          <w:tab/>
        </w:r>
        <w:r w:rsidRPr="00AE7367">
          <w:rPr>
            <w:rStyle w:val="Hyperlink"/>
            <w:noProof/>
          </w:rPr>
          <w:t>The Strict Variant of ECMAScript</w:t>
        </w:r>
        <w:r>
          <w:rPr>
            <w:noProof/>
            <w:webHidden/>
          </w:rPr>
          <w:tab/>
        </w:r>
        <w:r>
          <w:rPr>
            <w:noProof/>
            <w:webHidden/>
          </w:rPr>
          <w:fldChar w:fldCharType="begin"/>
        </w:r>
        <w:r>
          <w:rPr>
            <w:noProof/>
            <w:webHidden/>
          </w:rPr>
          <w:instrText xml:space="preserve"> PAGEREF _Toc368050128 \h </w:instrText>
        </w:r>
        <w:r>
          <w:rPr>
            <w:noProof/>
            <w:webHidden/>
          </w:rPr>
        </w:r>
        <w:r>
          <w:rPr>
            <w:noProof/>
            <w:webHidden/>
          </w:rPr>
          <w:fldChar w:fldCharType="separate"/>
        </w:r>
        <w:r w:rsidR="00460CAC">
          <w:rPr>
            <w:noProof/>
            <w:webHidden/>
          </w:rPr>
          <w:t>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29" w:history="1">
        <w:r w:rsidRPr="00AE7367">
          <w:rPr>
            <w:rStyle w:val="Hyperlink"/>
            <w:noProof/>
          </w:rPr>
          <w:t>4.3</w:t>
        </w:r>
        <w:r>
          <w:rPr>
            <w:rFonts w:asciiTheme="minorHAnsi" w:eastAsiaTheme="minorEastAsia" w:hAnsiTheme="minorHAnsi" w:cstheme="minorBidi"/>
            <w:b w:val="0"/>
            <w:noProof/>
            <w:sz w:val="22"/>
            <w:szCs w:val="22"/>
            <w:lang w:val="en-US" w:eastAsia="en-US"/>
          </w:rPr>
          <w:tab/>
        </w:r>
        <w:r w:rsidRPr="00AE7367">
          <w:rPr>
            <w:rStyle w:val="Hyperlink"/>
            <w:noProof/>
          </w:rPr>
          <w:t>Terms and definitions</w:t>
        </w:r>
        <w:r>
          <w:rPr>
            <w:noProof/>
            <w:webHidden/>
          </w:rPr>
          <w:tab/>
        </w:r>
        <w:r>
          <w:rPr>
            <w:noProof/>
            <w:webHidden/>
          </w:rPr>
          <w:fldChar w:fldCharType="begin"/>
        </w:r>
        <w:r>
          <w:rPr>
            <w:noProof/>
            <w:webHidden/>
          </w:rPr>
          <w:instrText xml:space="preserve"> PAGEREF _Toc368050129 \h </w:instrText>
        </w:r>
        <w:r>
          <w:rPr>
            <w:noProof/>
            <w:webHidden/>
          </w:rPr>
        </w:r>
        <w:r>
          <w:rPr>
            <w:noProof/>
            <w:webHidden/>
          </w:rPr>
          <w:fldChar w:fldCharType="separate"/>
        </w:r>
        <w:r w:rsidR="00460CAC">
          <w:rPr>
            <w:noProof/>
            <w:webHidden/>
          </w:rPr>
          <w:t>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30" w:history="1">
        <w:r w:rsidRPr="00AE7367">
          <w:rPr>
            <w:rStyle w:val="Hyperlink"/>
            <w:noProof/>
          </w:rPr>
          <w:t>4.4</w:t>
        </w:r>
        <w:r>
          <w:rPr>
            <w:rFonts w:asciiTheme="minorHAnsi" w:eastAsiaTheme="minorEastAsia" w:hAnsiTheme="minorHAnsi" w:cstheme="minorBidi"/>
            <w:b w:val="0"/>
            <w:noProof/>
            <w:sz w:val="22"/>
            <w:szCs w:val="22"/>
            <w:lang w:val="en-US" w:eastAsia="en-US"/>
          </w:rPr>
          <w:tab/>
        </w:r>
        <w:r w:rsidRPr="00AE7367">
          <w:rPr>
            <w:rStyle w:val="Hyperlink"/>
            <w:noProof/>
          </w:rPr>
          <w:t>Organization of This Specification</w:t>
        </w:r>
        <w:r>
          <w:rPr>
            <w:noProof/>
            <w:webHidden/>
          </w:rPr>
          <w:tab/>
        </w:r>
        <w:r>
          <w:rPr>
            <w:noProof/>
            <w:webHidden/>
          </w:rPr>
          <w:fldChar w:fldCharType="begin"/>
        </w:r>
        <w:r>
          <w:rPr>
            <w:noProof/>
            <w:webHidden/>
          </w:rPr>
          <w:instrText xml:space="preserve"> PAGEREF _Toc368050130 \h </w:instrText>
        </w:r>
        <w:r>
          <w:rPr>
            <w:noProof/>
            <w:webHidden/>
          </w:rPr>
        </w:r>
        <w:r>
          <w:rPr>
            <w:noProof/>
            <w:webHidden/>
          </w:rPr>
          <w:fldChar w:fldCharType="separate"/>
        </w:r>
        <w:r w:rsidR="00460CAC">
          <w:rPr>
            <w:noProof/>
            <w:webHidden/>
          </w:rPr>
          <w:t>7</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31" w:history="1">
        <w:r w:rsidRPr="00AE7367">
          <w:rPr>
            <w:rStyle w:val="Hyperlink"/>
            <w:noProof/>
          </w:rPr>
          <w:t>5</w:t>
        </w:r>
        <w:r>
          <w:rPr>
            <w:rFonts w:asciiTheme="minorHAnsi" w:eastAsiaTheme="minorEastAsia" w:hAnsiTheme="minorHAnsi" w:cstheme="minorBidi"/>
            <w:b w:val="0"/>
            <w:noProof/>
            <w:sz w:val="22"/>
            <w:szCs w:val="22"/>
            <w:lang w:val="en-US" w:eastAsia="en-US"/>
          </w:rPr>
          <w:tab/>
        </w:r>
        <w:r w:rsidRPr="00AE7367">
          <w:rPr>
            <w:rStyle w:val="Hyperlink"/>
            <w:noProof/>
          </w:rPr>
          <w:t>Notational Conventions</w:t>
        </w:r>
        <w:r>
          <w:rPr>
            <w:noProof/>
            <w:webHidden/>
          </w:rPr>
          <w:tab/>
        </w:r>
        <w:r>
          <w:rPr>
            <w:noProof/>
            <w:webHidden/>
          </w:rPr>
          <w:fldChar w:fldCharType="begin"/>
        </w:r>
        <w:r>
          <w:rPr>
            <w:noProof/>
            <w:webHidden/>
          </w:rPr>
          <w:instrText xml:space="preserve"> PAGEREF _Toc368050131 \h </w:instrText>
        </w:r>
        <w:r>
          <w:rPr>
            <w:noProof/>
            <w:webHidden/>
          </w:rPr>
        </w:r>
        <w:r>
          <w:rPr>
            <w:noProof/>
            <w:webHidden/>
          </w:rPr>
          <w:fldChar w:fldCharType="separate"/>
        </w:r>
        <w:r w:rsidR="00460CAC">
          <w:rPr>
            <w:noProof/>
            <w:webHidden/>
          </w:rPr>
          <w:t>8</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32" w:history="1">
        <w:r w:rsidRPr="00AE7367">
          <w:rPr>
            <w:rStyle w:val="Hyperlink"/>
            <w:noProof/>
          </w:rPr>
          <w:t>5.1</w:t>
        </w:r>
        <w:r>
          <w:rPr>
            <w:rFonts w:asciiTheme="minorHAnsi" w:eastAsiaTheme="minorEastAsia" w:hAnsiTheme="minorHAnsi" w:cstheme="minorBidi"/>
            <w:b w:val="0"/>
            <w:noProof/>
            <w:sz w:val="22"/>
            <w:szCs w:val="22"/>
            <w:lang w:val="en-US" w:eastAsia="en-US"/>
          </w:rPr>
          <w:tab/>
        </w:r>
        <w:r w:rsidRPr="00AE7367">
          <w:rPr>
            <w:rStyle w:val="Hyperlink"/>
            <w:noProof/>
          </w:rPr>
          <w:t>Syntactic and Lexical Grammars</w:t>
        </w:r>
        <w:r>
          <w:rPr>
            <w:noProof/>
            <w:webHidden/>
          </w:rPr>
          <w:tab/>
        </w:r>
        <w:r>
          <w:rPr>
            <w:noProof/>
            <w:webHidden/>
          </w:rPr>
          <w:fldChar w:fldCharType="begin"/>
        </w:r>
        <w:r>
          <w:rPr>
            <w:noProof/>
            <w:webHidden/>
          </w:rPr>
          <w:instrText xml:space="preserve"> PAGEREF _Toc368050132 \h </w:instrText>
        </w:r>
        <w:r>
          <w:rPr>
            <w:noProof/>
            <w:webHidden/>
          </w:rPr>
        </w:r>
        <w:r>
          <w:rPr>
            <w:noProof/>
            <w:webHidden/>
          </w:rPr>
          <w:fldChar w:fldCharType="separate"/>
        </w:r>
        <w:r w:rsidR="00460CAC">
          <w:rPr>
            <w:noProof/>
            <w:webHidden/>
          </w:rPr>
          <w:t>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33" w:history="1">
        <w:r w:rsidRPr="00AE7367">
          <w:rPr>
            <w:rStyle w:val="Hyperlink"/>
            <w:noProof/>
          </w:rPr>
          <w:t>5.1.1</w:t>
        </w:r>
        <w:r>
          <w:rPr>
            <w:rFonts w:asciiTheme="minorHAnsi" w:eastAsiaTheme="minorEastAsia" w:hAnsiTheme="minorHAnsi" w:cstheme="minorBidi"/>
            <w:b w:val="0"/>
            <w:noProof/>
            <w:sz w:val="22"/>
            <w:szCs w:val="22"/>
            <w:lang w:val="en-US" w:eastAsia="en-US"/>
          </w:rPr>
          <w:tab/>
        </w:r>
        <w:r w:rsidRPr="00AE7367">
          <w:rPr>
            <w:rStyle w:val="Hyperlink"/>
            <w:noProof/>
          </w:rPr>
          <w:t>Context-Free Grammars</w:t>
        </w:r>
        <w:r>
          <w:rPr>
            <w:noProof/>
            <w:webHidden/>
          </w:rPr>
          <w:tab/>
        </w:r>
        <w:r>
          <w:rPr>
            <w:noProof/>
            <w:webHidden/>
          </w:rPr>
          <w:fldChar w:fldCharType="begin"/>
        </w:r>
        <w:r>
          <w:rPr>
            <w:noProof/>
            <w:webHidden/>
          </w:rPr>
          <w:instrText xml:space="preserve"> PAGEREF _Toc368050133 \h </w:instrText>
        </w:r>
        <w:r>
          <w:rPr>
            <w:noProof/>
            <w:webHidden/>
          </w:rPr>
        </w:r>
        <w:r>
          <w:rPr>
            <w:noProof/>
            <w:webHidden/>
          </w:rPr>
          <w:fldChar w:fldCharType="separate"/>
        </w:r>
        <w:r w:rsidR="00460CAC">
          <w:rPr>
            <w:noProof/>
            <w:webHidden/>
          </w:rPr>
          <w:t>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34" w:history="1">
        <w:r w:rsidRPr="00AE7367">
          <w:rPr>
            <w:rStyle w:val="Hyperlink"/>
            <w:noProof/>
          </w:rPr>
          <w:t>5.1.2</w:t>
        </w:r>
        <w:r>
          <w:rPr>
            <w:rFonts w:asciiTheme="minorHAnsi" w:eastAsiaTheme="minorEastAsia" w:hAnsiTheme="minorHAnsi" w:cstheme="minorBidi"/>
            <w:b w:val="0"/>
            <w:noProof/>
            <w:sz w:val="22"/>
            <w:szCs w:val="22"/>
            <w:lang w:val="en-US" w:eastAsia="en-US"/>
          </w:rPr>
          <w:tab/>
        </w:r>
        <w:r w:rsidRPr="00AE7367">
          <w:rPr>
            <w:rStyle w:val="Hyperlink"/>
            <w:noProof/>
          </w:rPr>
          <w:t>The Lexical and RegExp Grammars</w:t>
        </w:r>
        <w:r>
          <w:rPr>
            <w:noProof/>
            <w:webHidden/>
          </w:rPr>
          <w:tab/>
        </w:r>
        <w:r>
          <w:rPr>
            <w:noProof/>
            <w:webHidden/>
          </w:rPr>
          <w:fldChar w:fldCharType="begin"/>
        </w:r>
        <w:r>
          <w:rPr>
            <w:noProof/>
            <w:webHidden/>
          </w:rPr>
          <w:instrText xml:space="preserve"> PAGEREF _Toc368050134 \h </w:instrText>
        </w:r>
        <w:r>
          <w:rPr>
            <w:noProof/>
            <w:webHidden/>
          </w:rPr>
        </w:r>
        <w:r>
          <w:rPr>
            <w:noProof/>
            <w:webHidden/>
          </w:rPr>
          <w:fldChar w:fldCharType="separate"/>
        </w:r>
        <w:r w:rsidR="00460CAC">
          <w:rPr>
            <w:noProof/>
            <w:webHidden/>
          </w:rPr>
          <w:t>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35" w:history="1">
        <w:r w:rsidRPr="00AE7367">
          <w:rPr>
            <w:rStyle w:val="Hyperlink"/>
            <w:noProof/>
          </w:rPr>
          <w:t>5.1.3</w:t>
        </w:r>
        <w:r>
          <w:rPr>
            <w:rFonts w:asciiTheme="minorHAnsi" w:eastAsiaTheme="minorEastAsia" w:hAnsiTheme="minorHAnsi" w:cstheme="minorBidi"/>
            <w:b w:val="0"/>
            <w:noProof/>
            <w:sz w:val="22"/>
            <w:szCs w:val="22"/>
            <w:lang w:val="en-US" w:eastAsia="en-US"/>
          </w:rPr>
          <w:tab/>
        </w:r>
        <w:r w:rsidRPr="00AE7367">
          <w:rPr>
            <w:rStyle w:val="Hyperlink"/>
            <w:noProof/>
          </w:rPr>
          <w:t>The Numeric String Grammar</w:t>
        </w:r>
        <w:r>
          <w:rPr>
            <w:noProof/>
            <w:webHidden/>
          </w:rPr>
          <w:tab/>
        </w:r>
        <w:r>
          <w:rPr>
            <w:noProof/>
            <w:webHidden/>
          </w:rPr>
          <w:fldChar w:fldCharType="begin"/>
        </w:r>
        <w:r>
          <w:rPr>
            <w:noProof/>
            <w:webHidden/>
          </w:rPr>
          <w:instrText xml:space="preserve"> PAGEREF _Toc368050135 \h </w:instrText>
        </w:r>
        <w:r>
          <w:rPr>
            <w:noProof/>
            <w:webHidden/>
          </w:rPr>
        </w:r>
        <w:r>
          <w:rPr>
            <w:noProof/>
            <w:webHidden/>
          </w:rPr>
          <w:fldChar w:fldCharType="separate"/>
        </w:r>
        <w:r w:rsidR="00460CAC">
          <w:rPr>
            <w:noProof/>
            <w:webHidden/>
          </w:rPr>
          <w:t>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36" w:history="1">
        <w:r w:rsidRPr="00AE7367">
          <w:rPr>
            <w:rStyle w:val="Hyperlink"/>
            <w:noProof/>
          </w:rPr>
          <w:t>5.1.4</w:t>
        </w:r>
        <w:r>
          <w:rPr>
            <w:rFonts w:asciiTheme="minorHAnsi" w:eastAsiaTheme="minorEastAsia" w:hAnsiTheme="minorHAnsi" w:cstheme="minorBidi"/>
            <w:b w:val="0"/>
            <w:noProof/>
            <w:sz w:val="22"/>
            <w:szCs w:val="22"/>
            <w:lang w:val="en-US" w:eastAsia="en-US"/>
          </w:rPr>
          <w:tab/>
        </w:r>
        <w:r w:rsidRPr="00AE7367">
          <w:rPr>
            <w:rStyle w:val="Hyperlink"/>
            <w:noProof/>
          </w:rPr>
          <w:t>The Syntactic Grammar</w:t>
        </w:r>
        <w:r>
          <w:rPr>
            <w:noProof/>
            <w:webHidden/>
          </w:rPr>
          <w:tab/>
        </w:r>
        <w:r>
          <w:rPr>
            <w:noProof/>
            <w:webHidden/>
          </w:rPr>
          <w:fldChar w:fldCharType="begin"/>
        </w:r>
        <w:r>
          <w:rPr>
            <w:noProof/>
            <w:webHidden/>
          </w:rPr>
          <w:instrText xml:space="preserve"> PAGEREF _Toc368050136 \h </w:instrText>
        </w:r>
        <w:r>
          <w:rPr>
            <w:noProof/>
            <w:webHidden/>
          </w:rPr>
        </w:r>
        <w:r>
          <w:rPr>
            <w:noProof/>
            <w:webHidden/>
          </w:rPr>
          <w:fldChar w:fldCharType="separate"/>
        </w:r>
        <w:r w:rsidR="00460CAC">
          <w:rPr>
            <w:noProof/>
            <w:webHidden/>
          </w:rPr>
          <w:t>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37" w:history="1">
        <w:r w:rsidRPr="00AE7367">
          <w:rPr>
            <w:rStyle w:val="Hyperlink"/>
            <w:noProof/>
          </w:rPr>
          <w:t>5.1.5</w:t>
        </w:r>
        <w:r>
          <w:rPr>
            <w:rFonts w:asciiTheme="minorHAnsi" w:eastAsiaTheme="minorEastAsia" w:hAnsiTheme="minorHAnsi" w:cstheme="minorBidi"/>
            <w:b w:val="0"/>
            <w:noProof/>
            <w:sz w:val="22"/>
            <w:szCs w:val="22"/>
            <w:lang w:val="en-US" w:eastAsia="en-US"/>
          </w:rPr>
          <w:tab/>
        </w:r>
        <w:r w:rsidRPr="00AE7367">
          <w:rPr>
            <w:rStyle w:val="Hyperlink"/>
            <w:noProof/>
          </w:rPr>
          <w:t>The JSON Grammar</w:t>
        </w:r>
        <w:r>
          <w:rPr>
            <w:noProof/>
            <w:webHidden/>
          </w:rPr>
          <w:tab/>
        </w:r>
        <w:r>
          <w:rPr>
            <w:noProof/>
            <w:webHidden/>
          </w:rPr>
          <w:fldChar w:fldCharType="begin"/>
        </w:r>
        <w:r>
          <w:rPr>
            <w:noProof/>
            <w:webHidden/>
          </w:rPr>
          <w:instrText xml:space="preserve"> PAGEREF _Toc368050137 \h </w:instrText>
        </w:r>
        <w:r>
          <w:rPr>
            <w:noProof/>
            <w:webHidden/>
          </w:rPr>
        </w:r>
        <w:r>
          <w:rPr>
            <w:noProof/>
            <w:webHidden/>
          </w:rPr>
          <w:fldChar w:fldCharType="separate"/>
        </w:r>
        <w:r w:rsidR="00460CAC">
          <w:rPr>
            <w:noProof/>
            <w:webHidden/>
          </w:rPr>
          <w:t>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38" w:history="1">
        <w:r w:rsidRPr="00AE7367">
          <w:rPr>
            <w:rStyle w:val="Hyperlink"/>
            <w:noProof/>
          </w:rPr>
          <w:t>5.1.6</w:t>
        </w:r>
        <w:r>
          <w:rPr>
            <w:rFonts w:asciiTheme="minorHAnsi" w:eastAsiaTheme="minorEastAsia" w:hAnsiTheme="minorHAnsi" w:cstheme="minorBidi"/>
            <w:b w:val="0"/>
            <w:noProof/>
            <w:sz w:val="22"/>
            <w:szCs w:val="22"/>
            <w:lang w:val="en-US" w:eastAsia="en-US"/>
          </w:rPr>
          <w:tab/>
        </w:r>
        <w:r w:rsidRPr="00AE7367">
          <w:rPr>
            <w:rStyle w:val="Hyperlink"/>
            <w:noProof/>
          </w:rPr>
          <w:t>Grammar Notation</w:t>
        </w:r>
        <w:r>
          <w:rPr>
            <w:noProof/>
            <w:webHidden/>
          </w:rPr>
          <w:tab/>
        </w:r>
        <w:r>
          <w:rPr>
            <w:noProof/>
            <w:webHidden/>
          </w:rPr>
          <w:fldChar w:fldCharType="begin"/>
        </w:r>
        <w:r>
          <w:rPr>
            <w:noProof/>
            <w:webHidden/>
          </w:rPr>
          <w:instrText xml:space="preserve"> PAGEREF _Toc368050138 \h </w:instrText>
        </w:r>
        <w:r>
          <w:rPr>
            <w:noProof/>
            <w:webHidden/>
          </w:rPr>
        </w:r>
        <w:r>
          <w:rPr>
            <w:noProof/>
            <w:webHidden/>
          </w:rPr>
          <w:fldChar w:fldCharType="separate"/>
        </w:r>
        <w:r w:rsidR="00460CAC">
          <w:rPr>
            <w:noProof/>
            <w:webHidden/>
          </w:rPr>
          <w:t>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39" w:history="1">
        <w:r w:rsidRPr="00AE7367">
          <w:rPr>
            <w:rStyle w:val="Hyperlink"/>
            <w:noProof/>
          </w:rPr>
          <w:t>5.2</w:t>
        </w:r>
        <w:r>
          <w:rPr>
            <w:rFonts w:asciiTheme="minorHAnsi" w:eastAsiaTheme="minorEastAsia" w:hAnsiTheme="minorHAnsi" w:cstheme="minorBidi"/>
            <w:b w:val="0"/>
            <w:noProof/>
            <w:sz w:val="22"/>
            <w:szCs w:val="22"/>
            <w:lang w:val="en-US" w:eastAsia="en-US"/>
          </w:rPr>
          <w:tab/>
        </w:r>
        <w:r w:rsidRPr="00AE7367">
          <w:rPr>
            <w:rStyle w:val="Hyperlink"/>
            <w:noProof/>
          </w:rPr>
          <w:t>Algorithm Conventions</w:t>
        </w:r>
        <w:r>
          <w:rPr>
            <w:noProof/>
            <w:webHidden/>
          </w:rPr>
          <w:tab/>
        </w:r>
        <w:r>
          <w:rPr>
            <w:noProof/>
            <w:webHidden/>
          </w:rPr>
          <w:fldChar w:fldCharType="begin"/>
        </w:r>
        <w:r>
          <w:rPr>
            <w:noProof/>
            <w:webHidden/>
          </w:rPr>
          <w:instrText xml:space="preserve"> PAGEREF _Toc368050139 \h </w:instrText>
        </w:r>
        <w:r>
          <w:rPr>
            <w:noProof/>
            <w:webHidden/>
          </w:rPr>
        </w:r>
        <w:r>
          <w:rPr>
            <w:noProof/>
            <w:webHidden/>
          </w:rPr>
          <w:fldChar w:fldCharType="separate"/>
        </w:r>
        <w:r w:rsidR="00460CAC">
          <w:rPr>
            <w:noProof/>
            <w:webHidden/>
          </w:rPr>
          <w:t>12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40" w:history="1">
        <w:r w:rsidRPr="00AE7367">
          <w:rPr>
            <w:rStyle w:val="Hyperlink"/>
            <w:noProof/>
          </w:rPr>
          <w:t>5.3</w:t>
        </w:r>
        <w:r>
          <w:rPr>
            <w:rFonts w:asciiTheme="minorHAnsi" w:eastAsiaTheme="minorEastAsia" w:hAnsiTheme="minorHAnsi" w:cstheme="minorBidi"/>
            <w:b w:val="0"/>
            <w:noProof/>
            <w:sz w:val="22"/>
            <w:szCs w:val="22"/>
            <w:lang w:val="en-US" w:eastAsia="en-US"/>
          </w:rPr>
          <w:tab/>
        </w:r>
        <w:r w:rsidRPr="00AE7367">
          <w:rPr>
            <w:rStyle w:val="Hyperlink"/>
            <w:noProof/>
          </w:rPr>
          <w:t>Static Semantic Rules</w:t>
        </w:r>
        <w:r>
          <w:rPr>
            <w:noProof/>
            <w:webHidden/>
          </w:rPr>
          <w:tab/>
        </w:r>
        <w:r>
          <w:rPr>
            <w:noProof/>
            <w:webHidden/>
          </w:rPr>
          <w:fldChar w:fldCharType="begin"/>
        </w:r>
        <w:r>
          <w:rPr>
            <w:noProof/>
            <w:webHidden/>
          </w:rPr>
          <w:instrText xml:space="preserve"> PAGEREF _Toc368050140 \h </w:instrText>
        </w:r>
        <w:r>
          <w:rPr>
            <w:noProof/>
            <w:webHidden/>
          </w:rPr>
        </w:r>
        <w:r>
          <w:rPr>
            <w:noProof/>
            <w:webHidden/>
          </w:rPr>
          <w:fldChar w:fldCharType="separate"/>
        </w:r>
        <w:r w:rsidR="00460CAC">
          <w:rPr>
            <w:noProof/>
            <w:webHidden/>
          </w:rPr>
          <w:t>13</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41" w:history="1">
        <w:r w:rsidRPr="00AE7367">
          <w:rPr>
            <w:rStyle w:val="Hyperlink"/>
            <w:noProof/>
          </w:rPr>
          <w:t>6</w:t>
        </w:r>
        <w:r>
          <w:rPr>
            <w:rFonts w:asciiTheme="minorHAnsi" w:eastAsiaTheme="minorEastAsia" w:hAnsiTheme="minorHAnsi" w:cstheme="minorBidi"/>
            <w:b w:val="0"/>
            <w:noProof/>
            <w:sz w:val="22"/>
            <w:szCs w:val="22"/>
            <w:lang w:val="en-US" w:eastAsia="en-US"/>
          </w:rPr>
          <w:tab/>
        </w:r>
        <w:r w:rsidRPr="00AE7367">
          <w:rPr>
            <w:rStyle w:val="Hyperlink"/>
            <w:noProof/>
          </w:rPr>
          <w:t>ECMAScript Data Types and Values</w:t>
        </w:r>
        <w:r>
          <w:rPr>
            <w:noProof/>
            <w:webHidden/>
          </w:rPr>
          <w:tab/>
        </w:r>
        <w:r>
          <w:rPr>
            <w:noProof/>
            <w:webHidden/>
          </w:rPr>
          <w:fldChar w:fldCharType="begin"/>
        </w:r>
        <w:r>
          <w:rPr>
            <w:noProof/>
            <w:webHidden/>
          </w:rPr>
          <w:instrText xml:space="preserve"> PAGEREF _Toc368050141 \h </w:instrText>
        </w:r>
        <w:r>
          <w:rPr>
            <w:noProof/>
            <w:webHidden/>
          </w:rPr>
        </w:r>
        <w:r>
          <w:rPr>
            <w:noProof/>
            <w:webHidden/>
          </w:rPr>
          <w:fldChar w:fldCharType="separate"/>
        </w:r>
        <w:r w:rsidR="00460CAC">
          <w:rPr>
            <w:noProof/>
            <w:webHidden/>
          </w:rPr>
          <w:t>14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42" w:history="1">
        <w:r w:rsidRPr="00AE7367">
          <w:rPr>
            <w:rStyle w:val="Hyperlink"/>
            <w:noProof/>
          </w:rPr>
          <w:t>6.1</w:t>
        </w:r>
        <w:r>
          <w:rPr>
            <w:rFonts w:asciiTheme="minorHAnsi" w:eastAsiaTheme="minorEastAsia" w:hAnsiTheme="minorHAnsi" w:cstheme="minorBidi"/>
            <w:b w:val="0"/>
            <w:noProof/>
            <w:sz w:val="22"/>
            <w:szCs w:val="22"/>
            <w:lang w:val="en-US" w:eastAsia="en-US"/>
          </w:rPr>
          <w:tab/>
        </w:r>
        <w:r w:rsidRPr="00AE7367">
          <w:rPr>
            <w:rStyle w:val="Hyperlink"/>
            <w:noProof/>
          </w:rPr>
          <w:t>ECMAScript Language Types</w:t>
        </w:r>
        <w:r>
          <w:rPr>
            <w:noProof/>
            <w:webHidden/>
          </w:rPr>
          <w:tab/>
        </w:r>
        <w:r>
          <w:rPr>
            <w:noProof/>
            <w:webHidden/>
          </w:rPr>
          <w:fldChar w:fldCharType="begin"/>
        </w:r>
        <w:r>
          <w:rPr>
            <w:noProof/>
            <w:webHidden/>
          </w:rPr>
          <w:instrText xml:space="preserve"> PAGEREF _Toc368050142 \h </w:instrText>
        </w:r>
        <w:r>
          <w:rPr>
            <w:noProof/>
            <w:webHidden/>
          </w:rPr>
        </w:r>
        <w:r>
          <w:rPr>
            <w:noProof/>
            <w:webHidden/>
          </w:rPr>
          <w:fldChar w:fldCharType="separate"/>
        </w:r>
        <w:r w:rsidR="00460CAC">
          <w:rPr>
            <w:noProof/>
            <w:webHidden/>
          </w:rPr>
          <w:t>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3" w:history="1">
        <w:r w:rsidRPr="00AE7367">
          <w:rPr>
            <w:rStyle w:val="Hyperlink"/>
            <w:noProof/>
          </w:rPr>
          <w:t>6.1.1</w:t>
        </w:r>
        <w:r>
          <w:rPr>
            <w:rFonts w:asciiTheme="minorHAnsi" w:eastAsiaTheme="minorEastAsia" w:hAnsiTheme="minorHAnsi" w:cstheme="minorBidi"/>
            <w:b w:val="0"/>
            <w:noProof/>
            <w:sz w:val="22"/>
            <w:szCs w:val="22"/>
            <w:lang w:val="en-US" w:eastAsia="en-US"/>
          </w:rPr>
          <w:tab/>
        </w:r>
        <w:r w:rsidRPr="00AE7367">
          <w:rPr>
            <w:rStyle w:val="Hyperlink"/>
            <w:noProof/>
          </w:rPr>
          <w:t>The Undefined Type</w:t>
        </w:r>
        <w:r>
          <w:rPr>
            <w:noProof/>
            <w:webHidden/>
          </w:rPr>
          <w:tab/>
        </w:r>
        <w:r>
          <w:rPr>
            <w:noProof/>
            <w:webHidden/>
          </w:rPr>
          <w:fldChar w:fldCharType="begin"/>
        </w:r>
        <w:r>
          <w:rPr>
            <w:noProof/>
            <w:webHidden/>
          </w:rPr>
          <w:instrText xml:space="preserve"> PAGEREF _Toc368050143 \h </w:instrText>
        </w:r>
        <w:r>
          <w:rPr>
            <w:noProof/>
            <w:webHidden/>
          </w:rPr>
        </w:r>
        <w:r>
          <w:rPr>
            <w:noProof/>
            <w:webHidden/>
          </w:rPr>
          <w:fldChar w:fldCharType="separate"/>
        </w:r>
        <w:r w:rsidR="00460CAC">
          <w:rPr>
            <w:noProof/>
            <w:webHidden/>
          </w:rPr>
          <w:t>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4" w:history="1">
        <w:r w:rsidRPr="00AE7367">
          <w:rPr>
            <w:rStyle w:val="Hyperlink"/>
            <w:noProof/>
          </w:rPr>
          <w:t>6.1.2</w:t>
        </w:r>
        <w:r>
          <w:rPr>
            <w:rFonts w:asciiTheme="minorHAnsi" w:eastAsiaTheme="minorEastAsia" w:hAnsiTheme="minorHAnsi" w:cstheme="minorBidi"/>
            <w:b w:val="0"/>
            <w:noProof/>
            <w:sz w:val="22"/>
            <w:szCs w:val="22"/>
            <w:lang w:val="en-US" w:eastAsia="en-US"/>
          </w:rPr>
          <w:tab/>
        </w:r>
        <w:r w:rsidRPr="00AE7367">
          <w:rPr>
            <w:rStyle w:val="Hyperlink"/>
            <w:noProof/>
          </w:rPr>
          <w:t>The Null Type</w:t>
        </w:r>
        <w:r>
          <w:rPr>
            <w:noProof/>
            <w:webHidden/>
          </w:rPr>
          <w:tab/>
        </w:r>
        <w:r>
          <w:rPr>
            <w:noProof/>
            <w:webHidden/>
          </w:rPr>
          <w:fldChar w:fldCharType="begin"/>
        </w:r>
        <w:r>
          <w:rPr>
            <w:noProof/>
            <w:webHidden/>
          </w:rPr>
          <w:instrText xml:space="preserve"> PAGEREF _Toc368050144 \h </w:instrText>
        </w:r>
        <w:r>
          <w:rPr>
            <w:noProof/>
            <w:webHidden/>
          </w:rPr>
        </w:r>
        <w:r>
          <w:rPr>
            <w:noProof/>
            <w:webHidden/>
          </w:rPr>
          <w:fldChar w:fldCharType="separate"/>
        </w:r>
        <w:r w:rsidR="00460CAC">
          <w:rPr>
            <w:noProof/>
            <w:webHidden/>
          </w:rPr>
          <w:t>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5" w:history="1">
        <w:r w:rsidRPr="00AE7367">
          <w:rPr>
            <w:rStyle w:val="Hyperlink"/>
            <w:noProof/>
          </w:rPr>
          <w:t>6.1.3</w:t>
        </w:r>
        <w:r>
          <w:rPr>
            <w:rFonts w:asciiTheme="minorHAnsi" w:eastAsiaTheme="minorEastAsia" w:hAnsiTheme="minorHAnsi" w:cstheme="minorBidi"/>
            <w:b w:val="0"/>
            <w:noProof/>
            <w:sz w:val="22"/>
            <w:szCs w:val="22"/>
            <w:lang w:val="en-US" w:eastAsia="en-US"/>
          </w:rPr>
          <w:tab/>
        </w:r>
        <w:r w:rsidRPr="00AE7367">
          <w:rPr>
            <w:rStyle w:val="Hyperlink"/>
            <w:noProof/>
          </w:rPr>
          <w:t>The Boolean Type</w:t>
        </w:r>
        <w:r>
          <w:rPr>
            <w:noProof/>
            <w:webHidden/>
          </w:rPr>
          <w:tab/>
        </w:r>
        <w:r>
          <w:rPr>
            <w:noProof/>
            <w:webHidden/>
          </w:rPr>
          <w:fldChar w:fldCharType="begin"/>
        </w:r>
        <w:r>
          <w:rPr>
            <w:noProof/>
            <w:webHidden/>
          </w:rPr>
          <w:instrText xml:space="preserve"> PAGEREF _Toc368050145 \h </w:instrText>
        </w:r>
        <w:r>
          <w:rPr>
            <w:noProof/>
            <w:webHidden/>
          </w:rPr>
        </w:r>
        <w:r>
          <w:rPr>
            <w:noProof/>
            <w:webHidden/>
          </w:rPr>
          <w:fldChar w:fldCharType="separate"/>
        </w:r>
        <w:r w:rsidR="00460CAC">
          <w:rPr>
            <w:noProof/>
            <w:webHidden/>
          </w:rPr>
          <w:t>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6" w:history="1">
        <w:r w:rsidRPr="00AE7367">
          <w:rPr>
            <w:rStyle w:val="Hyperlink"/>
            <w:noProof/>
          </w:rPr>
          <w:t>6.1.4</w:t>
        </w:r>
        <w:r>
          <w:rPr>
            <w:rFonts w:asciiTheme="minorHAnsi" w:eastAsiaTheme="minorEastAsia" w:hAnsiTheme="minorHAnsi" w:cstheme="minorBidi"/>
            <w:b w:val="0"/>
            <w:noProof/>
            <w:sz w:val="22"/>
            <w:szCs w:val="22"/>
            <w:lang w:val="en-US" w:eastAsia="en-US"/>
          </w:rPr>
          <w:tab/>
        </w:r>
        <w:r w:rsidRPr="00AE7367">
          <w:rPr>
            <w:rStyle w:val="Hyperlink"/>
            <w:noProof/>
          </w:rPr>
          <w:t>The String Type</w:t>
        </w:r>
        <w:r>
          <w:rPr>
            <w:noProof/>
            <w:webHidden/>
          </w:rPr>
          <w:tab/>
        </w:r>
        <w:r>
          <w:rPr>
            <w:noProof/>
            <w:webHidden/>
          </w:rPr>
          <w:fldChar w:fldCharType="begin"/>
        </w:r>
        <w:r>
          <w:rPr>
            <w:noProof/>
            <w:webHidden/>
          </w:rPr>
          <w:instrText xml:space="preserve"> PAGEREF _Toc368050146 \h </w:instrText>
        </w:r>
        <w:r>
          <w:rPr>
            <w:noProof/>
            <w:webHidden/>
          </w:rPr>
        </w:r>
        <w:r>
          <w:rPr>
            <w:noProof/>
            <w:webHidden/>
          </w:rPr>
          <w:fldChar w:fldCharType="separate"/>
        </w:r>
        <w:r w:rsidR="00460CAC">
          <w:rPr>
            <w:noProof/>
            <w:webHidden/>
          </w:rPr>
          <w:t>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7" w:history="1">
        <w:r w:rsidRPr="00AE7367">
          <w:rPr>
            <w:rStyle w:val="Hyperlink"/>
            <w:noProof/>
          </w:rPr>
          <w:t>6.1.5</w:t>
        </w:r>
        <w:r>
          <w:rPr>
            <w:rFonts w:asciiTheme="minorHAnsi" w:eastAsiaTheme="minorEastAsia" w:hAnsiTheme="minorHAnsi" w:cstheme="minorBidi"/>
            <w:b w:val="0"/>
            <w:noProof/>
            <w:sz w:val="22"/>
            <w:szCs w:val="22"/>
            <w:lang w:val="en-US" w:eastAsia="en-US"/>
          </w:rPr>
          <w:tab/>
        </w:r>
        <w:r w:rsidRPr="00AE7367">
          <w:rPr>
            <w:rStyle w:val="Hyperlink"/>
            <w:noProof/>
          </w:rPr>
          <w:t>The Symbol Type</w:t>
        </w:r>
        <w:r>
          <w:rPr>
            <w:noProof/>
            <w:webHidden/>
          </w:rPr>
          <w:tab/>
        </w:r>
        <w:r>
          <w:rPr>
            <w:noProof/>
            <w:webHidden/>
          </w:rPr>
          <w:fldChar w:fldCharType="begin"/>
        </w:r>
        <w:r>
          <w:rPr>
            <w:noProof/>
            <w:webHidden/>
          </w:rPr>
          <w:instrText xml:space="preserve"> PAGEREF _Toc368050147 \h </w:instrText>
        </w:r>
        <w:r>
          <w:rPr>
            <w:noProof/>
            <w:webHidden/>
          </w:rPr>
        </w:r>
        <w:r>
          <w:rPr>
            <w:noProof/>
            <w:webHidden/>
          </w:rPr>
          <w:fldChar w:fldCharType="separate"/>
        </w:r>
        <w:r w:rsidR="00460CAC">
          <w:rPr>
            <w:noProof/>
            <w:webHidden/>
          </w:rPr>
          <w:t>15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8" w:history="1">
        <w:r w:rsidRPr="00AE7367">
          <w:rPr>
            <w:rStyle w:val="Hyperlink"/>
            <w:noProof/>
          </w:rPr>
          <w:t>6.1.6</w:t>
        </w:r>
        <w:r>
          <w:rPr>
            <w:rFonts w:asciiTheme="minorHAnsi" w:eastAsiaTheme="minorEastAsia" w:hAnsiTheme="minorHAnsi" w:cstheme="minorBidi"/>
            <w:b w:val="0"/>
            <w:noProof/>
            <w:sz w:val="22"/>
            <w:szCs w:val="22"/>
            <w:lang w:val="en-US" w:eastAsia="en-US"/>
          </w:rPr>
          <w:tab/>
        </w:r>
        <w:r w:rsidRPr="00AE7367">
          <w:rPr>
            <w:rStyle w:val="Hyperlink"/>
            <w:noProof/>
          </w:rPr>
          <w:t>The Number Type</w:t>
        </w:r>
        <w:r>
          <w:rPr>
            <w:noProof/>
            <w:webHidden/>
          </w:rPr>
          <w:tab/>
        </w:r>
        <w:r>
          <w:rPr>
            <w:noProof/>
            <w:webHidden/>
          </w:rPr>
          <w:fldChar w:fldCharType="begin"/>
        </w:r>
        <w:r>
          <w:rPr>
            <w:noProof/>
            <w:webHidden/>
          </w:rPr>
          <w:instrText xml:space="preserve"> PAGEREF _Toc368050148 \h </w:instrText>
        </w:r>
        <w:r>
          <w:rPr>
            <w:noProof/>
            <w:webHidden/>
          </w:rPr>
        </w:r>
        <w:r>
          <w:rPr>
            <w:noProof/>
            <w:webHidden/>
          </w:rPr>
          <w:fldChar w:fldCharType="separate"/>
        </w:r>
        <w:r w:rsidR="00460CAC">
          <w:rPr>
            <w:noProof/>
            <w:webHidden/>
          </w:rPr>
          <w:t>15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49" w:history="1">
        <w:r w:rsidRPr="00AE7367">
          <w:rPr>
            <w:rStyle w:val="Hyperlink"/>
            <w:noProof/>
          </w:rPr>
          <w:t>6.1.7</w:t>
        </w:r>
        <w:r>
          <w:rPr>
            <w:rFonts w:asciiTheme="minorHAnsi" w:eastAsiaTheme="minorEastAsia" w:hAnsiTheme="minorHAnsi" w:cstheme="minorBidi"/>
            <w:b w:val="0"/>
            <w:noProof/>
            <w:sz w:val="22"/>
            <w:szCs w:val="22"/>
            <w:lang w:val="en-US" w:eastAsia="en-US"/>
          </w:rPr>
          <w:tab/>
        </w:r>
        <w:r w:rsidRPr="00AE7367">
          <w:rPr>
            <w:rStyle w:val="Hyperlink"/>
            <w:noProof/>
          </w:rPr>
          <w:t>The Object Type</w:t>
        </w:r>
        <w:r>
          <w:rPr>
            <w:noProof/>
            <w:webHidden/>
          </w:rPr>
          <w:tab/>
        </w:r>
        <w:r>
          <w:rPr>
            <w:noProof/>
            <w:webHidden/>
          </w:rPr>
          <w:fldChar w:fldCharType="begin"/>
        </w:r>
        <w:r>
          <w:rPr>
            <w:noProof/>
            <w:webHidden/>
          </w:rPr>
          <w:instrText xml:space="preserve"> PAGEREF _Toc368050149 \h </w:instrText>
        </w:r>
        <w:r>
          <w:rPr>
            <w:noProof/>
            <w:webHidden/>
          </w:rPr>
        </w:r>
        <w:r>
          <w:rPr>
            <w:noProof/>
            <w:webHidden/>
          </w:rPr>
          <w:fldChar w:fldCharType="separate"/>
        </w:r>
        <w:r w:rsidR="00460CAC">
          <w:rPr>
            <w:noProof/>
            <w:webHidden/>
          </w:rPr>
          <w:t>16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50" w:history="1">
        <w:r w:rsidRPr="00AE7367">
          <w:rPr>
            <w:rStyle w:val="Hyperlink"/>
            <w:noProof/>
          </w:rPr>
          <w:t>6.2</w:t>
        </w:r>
        <w:r>
          <w:rPr>
            <w:rFonts w:asciiTheme="minorHAnsi" w:eastAsiaTheme="minorEastAsia" w:hAnsiTheme="minorHAnsi" w:cstheme="minorBidi"/>
            <w:b w:val="0"/>
            <w:noProof/>
            <w:sz w:val="22"/>
            <w:szCs w:val="22"/>
            <w:lang w:val="en-US" w:eastAsia="en-US"/>
          </w:rPr>
          <w:tab/>
        </w:r>
        <w:r w:rsidRPr="00AE7367">
          <w:rPr>
            <w:rStyle w:val="Hyperlink"/>
            <w:noProof/>
          </w:rPr>
          <w:t>ECMAScript Specification Types</w:t>
        </w:r>
        <w:r>
          <w:rPr>
            <w:noProof/>
            <w:webHidden/>
          </w:rPr>
          <w:tab/>
        </w:r>
        <w:r>
          <w:rPr>
            <w:noProof/>
            <w:webHidden/>
          </w:rPr>
          <w:fldChar w:fldCharType="begin"/>
        </w:r>
        <w:r>
          <w:rPr>
            <w:noProof/>
            <w:webHidden/>
          </w:rPr>
          <w:instrText xml:space="preserve"> PAGEREF _Toc368050150 \h </w:instrText>
        </w:r>
        <w:r>
          <w:rPr>
            <w:noProof/>
            <w:webHidden/>
          </w:rPr>
        </w:r>
        <w:r>
          <w:rPr>
            <w:noProof/>
            <w:webHidden/>
          </w:rPr>
          <w:fldChar w:fldCharType="separate"/>
        </w:r>
        <w:r w:rsidR="00460CAC">
          <w:rPr>
            <w:noProof/>
            <w:webHidden/>
          </w:rPr>
          <w:t>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1" w:history="1">
        <w:r w:rsidRPr="00AE7367">
          <w:rPr>
            <w:rStyle w:val="Hyperlink"/>
            <w:noProof/>
          </w:rPr>
          <w:t>6.2.1</w:t>
        </w:r>
        <w:r>
          <w:rPr>
            <w:rFonts w:asciiTheme="minorHAnsi" w:eastAsiaTheme="minorEastAsia" w:hAnsiTheme="minorHAnsi" w:cstheme="minorBidi"/>
            <w:b w:val="0"/>
            <w:noProof/>
            <w:sz w:val="22"/>
            <w:szCs w:val="22"/>
            <w:lang w:val="en-US" w:eastAsia="en-US"/>
          </w:rPr>
          <w:tab/>
        </w:r>
        <w:r w:rsidRPr="00AE7367">
          <w:rPr>
            <w:rStyle w:val="Hyperlink"/>
            <w:noProof/>
          </w:rPr>
          <w:t>Data Blocks</w:t>
        </w:r>
        <w:r>
          <w:rPr>
            <w:noProof/>
            <w:webHidden/>
          </w:rPr>
          <w:tab/>
        </w:r>
        <w:r>
          <w:rPr>
            <w:noProof/>
            <w:webHidden/>
          </w:rPr>
          <w:fldChar w:fldCharType="begin"/>
        </w:r>
        <w:r>
          <w:rPr>
            <w:noProof/>
            <w:webHidden/>
          </w:rPr>
          <w:instrText xml:space="preserve"> PAGEREF _Toc368050151 \h </w:instrText>
        </w:r>
        <w:r>
          <w:rPr>
            <w:noProof/>
            <w:webHidden/>
          </w:rPr>
        </w:r>
        <w:r>
          <w:rPr>
            <w:noProof/>
            <w:webHidden/>
          </w:rPr>
          <w:fldChar w:fldCharType="separate"/>
        </w:r>
        <w:r w:rsidR="00460CAC">
          <w:rPr>
            <w:noProof/>
            <w:webHidden/>
          </w:rPr>
          <w:t>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2" w:history="1">
        <w:r w:rsidRPr="00AE7367">
          <w:rPr>
            <w:rStyle w:val="Hyperlink"/>
            <w:noProof/>
          </w:rPr>
          <w:t>6.2.2</w:t>
        </w:r>
        <w:r>
          <w:rPr>
            <w:rFonts w:asciiTheme="minorHAnsi" w:eastAsiaTheme="minorEastAsia" w:hAnsiTheme="minorHAnsi" w:cstheme="minorBidi"/>
            <w:b w:val="0"/>
            <w:noProof/>
            <w:sz w:val="22"/>
            <w:szCs w:val="22"/>
            <w:lang w:val="en-US" w:eastAsia="en-US"/>
          </w:rPr>
          <w:tab/>
        </w:r>
        <w:r w:rsidRPr="00AE7367">
          <w:rPr>
            <w:rStyle w:val="Hyperlink"/>
            <w:noProof/>
          </w:rPr>
          <w:t>The List and Record Specification Type</w:t>
        </w:r>
        <w:r>
          <w:rPr>
            <w:noProof/>
            <w:webHidden/>
          </w:rPr>
          <w:tab/>
        </w:r>
        <w:r>
          <w:rPr>
            <w:noProof/>
            <w:webHidden/>
          </w:rPr>
          <w:fldChar w:fldCharType="begin"/>
        </w:r>
        <w:r>
          <w:rPr>
            <w:noProof/>
            <w:webHidden/>
          </w:rPr>
          <w:instrText xml:space="preserve"> PAGEREF _Toc368050152 \h </w:instrText>
        </w:r>
        <w:r>
          <w:rPr>
            <w:noProof/>
            <w:webHidden/>
          </w:rPr>
        </w:r>
        <w:r>
          <w:rPr>
            <w:noProof/>
            <w:webHidden/>
          </w:rPr>
          <w:fldChar w:fldCharType="separate"/>
        </w:r>
        <w:r w:rsidR="00460CAC">
          <w:rPr>
            <w:noProof/>
            <w:webHidden/>
          </w:rPr>
          <w:t>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3" w:history="1">
        <w:r w:rsidRPr="00AE7367">
          <w:rPr>
            <w:rStyle w:val="Hyperlink"/>
            <w:noProof/>
          </w:rPr>
          <w:t>6.2.3</w:t>
        </w:r>
        <w:r>
          <w:rPr>
            <w:rFonts w:asciiTheme="minorHAnsi" w:eastAsiaTheme="minorEastAsia" w:hAnsiTheme="minorHAnsi" w:cstheme="minorBidi"/>
            <w:b w:val="0"/>
            <w:noProof/>
            <w:sz w:val="22"/>
            <w:szCs w:val="22"/>
            <w:lang w:val="en-US" w:eastAsia="en-US"/>
          </w:rPr>
          <w:tab/>
        </w:r>
        <w:r w:rsidRPr="00AE7367">
          <w:rPr>
            <w:rStyle w:val="Hyperlink"/>
            <w:noProof/>
          </w:rPr>
          <w:t>The Completion Record Specification Type</w:t>
        </w:r>
        <w:r>
          <w:rPr>
            <w:noProof/>
            <w:webHidden/>
          </w:rPr>
          <w:tab/>
        </w:r>
        <w:r>
          <w:rPr>
            <w:noProof/>
            <w:webHidden/>
          </w:rPr>
          <w:fldChar w:fldCharType="begin"/>
        </w:r>
        <w:r>
          <w:rPr>
            <w:noProof/>
            <w:webHidden/>
          </w:rPr>
          <w:instrText xml:space="preserve"> PAGEREF _Toc368050153 \h </w:instrText>
        </w:r>
        <w:r>
          <w:rPr>
            <w:noProof/>
            <w:webHidden/>
          </w:rPr>
        </w:r>
        <w:r>
          <w:rPr>
            <w:noProof/>
            <w:webHidden/>
          </w:rPr>
          <w:fldChar w:fldCharType="separate"/>
        </w:r>
        <w:r w:rsidR="00460CAC">
          <w:rPr>
            <w:noProof/>
            <w:webHidden/>
          </w:rPr>
          <w:t>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4" w:history="1">
        <w:r w:rsidRPr="00AE7367">
          <w:rPr>
            <w:rStyle w:val="Hyperlink"/>
            <w:noProof/>
          </w:rPr>
          <w:t>6.2.4</w:t>
        </w:r>
        <w:r>
          <w:rPr>
            <w:rFonts w:asciiTheme="minorHAnsi" w:eastAsiaTheme="minorEastAsia" w:hAnsiTheme="minorHAnsi" w:cstheme="minorBidi"/>
            <w:b w:val="0"/>
            <w:noProof/>
            <w:sz w:val="22"/>
            <w:szCs w:val="22"/>
            <w:lang w:val="en-US" w:eastAsia="en-US"/>
          </w:rPr>
          <w:tab/>
        </w:r>
        <w:r w:rsidRPr="00AE7367">
          <w:rPr>
            <w:rStyle w:val="Hyperlink"/>
            <w:noProof/>
          </w:rPr>
          <w:t>The Reference Specification Type</w:t>
        </w:r>
        <w:r>
          <w:rPr>
            <w:noProof/>
            <w:webHidden/>
          </w:rPr>
          <w:tab/>
        </w:r>
        <w:r>
          <w:rPr>
            <w:noProof/>
            <w:webHidden/>
          </w:rPr>
          <w:fldChar w:fldCharType="begin"/>
        </w:r>
        <w:r>
          <w:rPr>
            <w:noProof/>
            <w:webHidden/>
          </w:rPr>
          <w:instrText xml:space="preserve"> PAGEREF _Toc368050154 \h </w:instrText>
        </w:r>
        <w:r>
          <w:rPr>
            <w:noProof/>
            <w:webHidden/>
          </w:rPr>
        </w:r>
        <w:r>
          <w:rPr>
            <w:noProof/>
            <w:webHidden/>
          </w:rPr>
          <w:fldChar w:fldCharType="separate"/>
        </w:r>
        <w:r w:rsidR="00460CAC">
          <w:rPr>
            <w:noProof/>
            <w:webHidden/>
          </w:rPr>
          <w:t>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5" w:history="1">
        <w:r w:rsidRPr="00AE7367">
          <w:rPr>
            <w:rStyle w:val="Hyperlink"/>
            <w:noProof/>
          </w:rPr>
          <w:t>6.2.5</w:t>
        </w:r>
        <w:r>
          <w:rPr>
            <w:rFonts w:asciiTheme="minorHAnsi" w:eastAsiaTheme="minorEastAsia" w:hAnsiTheme="minorHAnsi" w:cstheme="minorBidi"/>
            <w:b w:val="0"/>
            <w:noProof/>
            <w:sz w:val="22"/>
            <w:szCs w:val="22"/>
            <w:lang w:val="en-US" w:eastAsia="en-US"/>
          </w:rPr>
          <w:tab/>
        </w:r>
        <w:r w:rsidRPr="00AE7367">
          <w:rPr>
            <w:rStyle w:val="Hyperlink"/>
            <w:noProof/>
          </w:rPr>
          <w:t>The Property Descriptor Specification Type</w:t>
        </w:r>
        <w:r>
          <w:rPr>
            <w:noProof/>
            <w:webHidden/>
          </w:rPr>
          <w:tab/>
        </w:r>
        <w:r>
          <w:rPr>
            <w:noProof/>
            <w:webHidden/>
          </w:rPr>
          <w:fldChar w:fldCharType="begin"/>
        </w:r>
        <w:r>
          <w:rPr>
            <w:noProof/>
            <w:webHidden/>
          </w:rPr>
          <w:instrText xml:space="preserve"> PAGEREF _Toc368050155 \h </w:instrText>
        </w:r>
        <w:r>
          <w:rPr>
            <w:noProof/>
            <w:webHidden/>
          </w:rPr>
        </w:r>
        <w:r>
          <w:rPr>
            <w:noProof/>
            <w:webHidden/>
          </w:rPr>
          <w:fldChar w:fldCharType="separate"/>
        </w:r>
        <w:r w:rsidR="00460CAC">
          <w:rPr>
            <w:noProof/>
            <w:webHidden/>
          </w:rPr>
          <w:t>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6" w:history="1">
        <w:r w:rsidRPr="00AE7367">
          <w:rPr>
            <w:rStyle w:val="Hyperlink"/>
            <w:noProof/>
          </w:rPr>
          <w:t>6.2.6</w:t>
        </w:r>
        <w:r>
          <w:rPr>
            <w:rFonts w:asciiTheme="minorHAnsi" w:eastAsiaTheme="minorEastAsia" w:hAnsiTheme="minorHAnsi" w:cstheme="minorBidi"/>
            <w:b w:val="0"/>
            <w:noProof/>
            <w:sz w:val="22"/>
            <w:szCs w:val="22"/>
            <w:lang w:val="en-US" w:eastAsia="en-US"/>
          </w:rPr>
          <w:tab/>
        </w:r>
        <w:r w:rsidRPr="00AE7367">
          <w:rPr>
            <w:rStyle w:val="Hyperlink"/>
            <w:noProof/>
          </w:rPr>
          <w:t>The Lexical Environment and Environment Record Specification Types</w:t>
        </w:r>
        <w:r>
          <w:rPr>
            <w:noProof/>
            <w:webHidden/>
          </w:rPr>
          <w:tab/>
        </w:r>
        <w:r>
          <w:rPr>
            <w:noProof/>
            <w:webHidden/>
          </w:rPr>
          <w:fldChar w:fldCharType="begin"/>
        </w:r>
        <w:r>
          <w:rPr>
            <w:noProof/>
            <w:webHidden/>
          </w:rPr>
          <w:instrText xml:space="preserve"> PAGEREF _Toc368050156 \h </w:instrText>
        </w:r>
        <w:r>
          <w:rPr>
            <w:noProof/>
            <w:webHidden/>
          </w:rPr>
        </w:r>
        <w:r>
          <w:rPr>
            <w:noProof/>
            <w:webHidden/>
          </w:rPr>
          <w:fldChar w:fldCharType="separate"/>
        </w:r>
        <w:r w:rsidR="00460CAC">
          <w:rPr>
            <w:noProof/>
            <w:webHidden/>
          </w:rPr>
          <w:t>34</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57" w:history="1">
        <w:r w:rsidRPr="00AE7367">
          <w:rPr>
            <w:rStyle w:val="Hyperlink"/>
            <w:noProof/>
          </w:rPr>
          <w:t>7</w:t>
        </w:r>
        <w:r>
          <w:rPr>
            <w:rFonts w:asciiTheme="minorHAnsi" w:eastAsiaTheme="minorEastAsia" w:hAnsiTheme="minorHAnsi" w:cstheme="minorBidi"/>
            <w:b w:val="0"/>
            <w:noProof/>
            <w:sz w:val="22"/>
            <w:szCs w:val="22"/>
            <w:lang w:val="en-US" w:eastAsia="en-US"/>
          </w:rPr>
          <w:tab/>
        </w:r>
        <w:r w:rsidRPr="00AE7367">
          <w:rPr>
            <w:rStyle w:val="Hyperlink"/>
            <w:noProof/>
          </w:rPr>
          <w:t>Abstract Operations</w:t>
        </w:r>
        <w:r>
          <w:rPr>
            <w:noProof/>
            <w:webHidden/>
          </w:rPr>
          <w:tab/>
        </w:r>
        <w:r>
          <w:rPr>
            <w:noProof/>
            <w:webHidden/>
          </w:rPr>
          <w:fldChar w:fldCharType="begin"/>
        </w:r>
        <w:r>
          <w:rPr>
            <w:noProof/>
            <w:webHidden/>
          </w:rPr>
          <w:instrText xml:space="preserve"> PAGEREF _Toc368050157 \h </w:instrText>
        </w:r>
        <w:r>
          <w:rPr>
            <w:noProof/>
            <w:webHidden/>
          </w:rPr>
        </w:r>
        <w:r>
          <w:rPr>
            <w:noProof/>
            <w:webHidden/>
          </w:rPr>
          <w:fldChar w:fldCharType="separate"/>
        </w:r>
        <w:r w:rsidR="00460CAC">
          <w:rPr>
            <w:noProof/>
            <w:webHidden/>
          </w:rPr>
          <w:t>34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58" w:history="1">
        <w:r w:rsidRPr="00AE7367">
          <w:rPr>
            <w:rStyle w:val="Hyperlink"/>
            <w:noProof/>
          </w:rPr>
          <w:t>7.1</w:t>
        </w:r>
        <w:r>
          <w:rPr>
            <w:rFonts w:asciiTheme="minorHAnsi" w:eastAsiaTheme="minorEastAsia" w:hAnsiTheme="minorHAnsi" w:cstheme="minorBidi"/>
            <w:b w:val="0"/>
            <w:noProof/>
            <w:sz w:val="22"/>
            <w:szCs w:val="22"/>
            <w:lang w:val="en-US" w:eastAsia="en-US"/>
          </w:rPr>
          <w:tab/>
        </w:r>
        <w:r w:rsidRPr="00AE7367">
          <w:rPr>
            <w:rStyle w:val="Hyperlink"/>
            <w:noProof/>
          </w:rPr>
          <w:t>Type Conversion and Testing</w:t>
        </w:r>
        <w:r>
          <w:rPr>
            <w:noProof/>
            <w:webHidden/>
          </w:rPr>
          <w:tab/>
        </w:r>
        <w:r>
          <w:rPr>
            <w:noProof/>
            <w:webHidden/>
          </w:rPr>
          <w:fldChar w:fldCharType="begin"/>
        </w:r>
        <w:r>
          <w:rPr>
            <w:noProof/>
            <w:webHidden/>
          </w:rPr>
          <w:instrText xml:space="preserve"> PAGEREF _Toc368050158 \h </w:instrText>
        </w:r>
        <w:r>
          <w:rPr>
            <w:noProof/>
            <w:webHidden/>
          </w:rPr>
        </w:r>
        <w:r>
          <w:rPr>
            <w:noProof/>
            <w:webHidden/>
          </w:rPr>
          <w:fldChar w:fldCharType="separate"/>
        </w:r>
        <w:r w:rsidR="00460CAC">
          <w:rPr>
            <w:noProof/>
            <w:webHidden/>
          </w:rPr>
          <w:t>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59" w:history="1">
        <w:r w:rsidRPr="00AE7367">
          <w:rPr>
            <w:rStyle w:val="Hyperlink"/>
            <w:noProof/>
          </w:rPr>
          <w:t>7.1.1</w:t>
        </w:r>
        <w:r>
          <w:rPr>
            <w:rFonts w:asciiTheme="minorHAnsi" w:eastAsiaTheme="minorEastAsia" w:hAnsiTheme="minorHAnsi" w:cstheme="minorBidi"/>
            <w:b w:val="0"/>
            <w:noProof/>
            <w:sz w:val="22"/>
            <w:szCs w:val="22"/>
            <w:lang w:val="en-US" w:eastAsia="en-US"/>
          </w:rPr>
          <w:tab/>
        </w:r>
        <w:r w:rsidRPr="00AE7367">
          <w:rPr>
            <w:rStyle w:val="Hyperlink"/>
            <w:noProof/>
          </w:rPr>
          <w:t>ToPrimitive</w:t>
        </w:r>
        <w:r>
          <w:rPr>
            <w:noProof/>
            <w:webHidden/>
          </w:rPr>
          <w:tab/>
        </w:r>
        <w:r>
          <w:rPr>
            <w:noProof/>
            <w:webHidden/>
          </w:rPr>
          <w:fldChar w:fldCharType="begin"/>
        </w:r>
        <w:r>
          <w:rPr>
            <w:noProof/>
            <w:webHidden/>
          </w:rPr>
          <w:instrText xml:space="preserve"> PAGEREF _Toc368050159 \h </w:instrText>
        </w:r>
        <w:r>
          <w:rPr>
            <w:noProof/>
            <w:webHidden/>
          </w:rPr>
        </w:r>
        <w:r>
          <w:rPr>
            <w:noProof/>
            <w:webHidden/>
          </w:rPr>
          <w:fldChar w:fldCharType="separate"/>
        </w:r>
        <w:r w:rsidR="00460CAC">
          <w:rPr>
            <w:noProof/>
            <w:webHidden/>
          </w:rPr>
          <w:t>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0" w:history="1">
        <w:r w:rsidRPr="00AE7367">
          <w:rPr>
            <w:rStyle w:val="Hyperlink"/>
            <w:noProof/>
          </w:rPr>
          <w:t>7.1.2</w:t>
        </w:r>
        <w:r>
          <w:rPr>
            <w:rFonts w:asciiTheme="minorHAnsi" w:eastAsiaTheme="minorEastAsia" w:hAnsiTheme="minorHAnsi" w:cstheme="minorBidi"/>
            <w:b w:val="0"/>
            <w:noProof/>
            <w:sz w:val="22"/>
            <w:szCs w:val="22"/>
            <w:lang w:val="en-US" w:eastAsia="en-US"/>
          </w:rPr>
          <w:tab/>
        </w:r>
        <w:r w:rsidRPr="00AE7367">
          <w:rPr>
            <w:rStyle w:val="Hyperlink"/>
            <w:noProof/>
          </w:rPr>
          <w:t>ToBoolean</w:t>
        </w:r>
        <w:r>
          <w:rPr>
            <w:noProof/>
            <w:webHidden/>
          </w:rPr>
          <w:tab/>
        </w:r>
        <w:r>
          <w:rPr>
            <w:noProof/>
            <w:webHidden/>
          </w:rPr>
          <w:fldChar w:fldCharType="begin"/>
        </w:r>
        <w:r>
          <w:rPr>
            <w:noProof/>
            <w:webHidden/>
          </w:rPr>
          <w:instrText xml:space="preserve"> PAGEREF _Toc368050160 \h </w:instrText>
        </w:r>
        <w:r>
          <w:rPr>
            <w:noProof/>
            <w:webHidden/>
          </w:rPr>
        </w:r>
        <w:r>
          <w:rPr>
            <w:noProof/>
            <w:webHidden/>
          </w:rPr>
          <w:fldChar w:fldCharType="separate"/>
        </w:r>
        <w:r w:rsidR="00460CAC">
          <w:rPr>
            <w:noProof/>
            <w:webHidden/>
          </w:rPr>
          <w:t>36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1" w:history="1">
        <w:r w:rsidRPr="00AE7367">
          <w:rPr>
            <w:rStyle w:val="Hyperlink"/>
            <w:noProof/>
          </w:rPr>
          <w:t>7.1.3</w:t>
        </w:r>
        <w:r>
          <w:rPr>
            <w:rFonts w:asciiTheme="minorHAnsi" w:eastAsiaTheme="minorEastAsia" w:hAnsiTheme="minorHAnsi" w:cstheme="minorBidi"/>
            <w:b w:val="0"/>
            <w:noProof/>
            <w:sz w:val="22"/>
            <w:szCs w:val="22"/>
            <w:lang w:val="en-US" w:eastAsia="en-US"/>
          </w:rPr>
          <w:tab/>
        </w:r>
        <w:r w:rsidRPr="00AE7367">
          <w:rPr>
            <w:rStyle w:val="Hyperlink"/>
            <w:noProof/>
          </w:rPr>
          <w:t>ToNumber</w:t>
        </w:r>
        <w:r>
          <w:rPr>
            <w:noProof/>
            <w:webHidden/>
          </w:rPr>
          <w:tab/>
        </w:r>
        <w:r>
          <w:rPr>
            <w:noProof/>
            <w:webHidden/>
          </w:rPr>
          <w:fldChar w:fldCharType="begin"/>
        </w:r>
        <w:r>
          <w:rPr>
            <w:noProof/>
            <w:webHidden/>
          </w:rPr>
          <w:instrText xml:space="preserve"> PAGEREF _Toc368050161 \h </w:instrText>
        </w:r>
        <w:r>
          <w:rPr>
            <w:noProof/>
            <w:webHidden/>
          </w:rPr>
        </w:r>
        <w:r>
          <w:rPr>
            <w:noProof/>
            <w:webHidden/>
          </w:rPr>
          <w:fldChar w:fldCharType="separate"/>
        </w:r>
        <w:r w:rsidR="00460CAC">
          <w:rPr>
            <w:noProof/>
            <w:webHidden/>
          </w:rPr>
          <w:t>36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2" w:history="1">
        <w:r w:rsidRPr="00AE7367">
          <w:rPr>
            <w:rStyle w:val="Hyperlink"/>
            <w:noProof/>
          </w:rPr>
          <w:t>7.1.4</w:t>
        </w:r>
        <w:r>
          <w:rPr>
            <w:rFonts w:asciiTheme="minorHAnsi" w:eastAsiaTheme="minorEastAsia" w:hAnsiTheme="minorHAnsi" w:cstheme="minorBidi"/>
            <w:b w:val="0"/>
            <w:noProof/>
            <w:sz w:val="22"/>
            <w:szCs w:val="22"/>
            <w:lang w:val="en-US" w:eastAsia="en-US"/>
          </w:rPr>
          <w:tab/>
        </w:r>
        <w:r w:rsidRPr="00AE7367">
          <w:rPr>
            <w:rStyle w:val="Hyperlink"/>
            <w:noProof/>
          </w:rPr>
          <w:t>ToInteger</w:t>
        </w:r>
        <w:r>
          <w:rPr>
            <w:noProof/>
            <w:webHidden/>
          </w:rPr>
          <w:tab/>
        </w:r>
        <w:r>
          <w:rPr>
            <w:noProof/>
            <w:webHidden/>
          </w:rPr>
          <w:fldChar w:fldCharType="begin"/>
        </w:r>
        <w:r>
          <w:rPr>
            <w:noProof/>
            <w:webHidden/>
          </w:rPr>
          <w:instrText xml:space="preserve"> PAGEREF _Toc368050162 \h </w:instrText>
        </w:r>
        <w:r>
          <w:rPr>
            <w:noProof/>
            <w:webHidden/>
          </w:rPr>
        </w:r>
        <w:r>
          <w:rPr>
            <w:noProof/>
            <w:webHidden/>
          </w:rPr>
          <w:fldChar w:fldCharType="separate"/>
        </w:r>
        <w:r w:rsidR="00460CAC">
          <w:rPr>
            <w:noProof/>
            <w:webHidden/>
          </w:rPr>
          <w:t>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3" w:history="1">
        <w:r w:rsidRPr="00AE7367">
          <w:rPr>
            <w:rStyle w:val="Hyperlink"/>
            <w:noProof/>
          </w:rPr>
          <w:t>7.1.5</w:t>
        </w:r>
        <w:r>
          <w:rPr>
            <w:rFonts w:asciiTheme="minorHAnsi" w:eastAsiaTheme="minorEastAsia" w:hAnsiTheme="minorHAnsi" w:cstheme="minorBidi"/>
            <w:b w:val="0"/>
            <w:noProof/>
            <w:sz w:val="22"/>
            <w:szCs w:val="22"/>
            <w:lang w:val="en-US" w:eastAsia="en-US"/>
          </w:rPr>
          <w:tab/>
        </w:r>
        <w:r w:rsidRPr="00AE7367">
          <w:rPr>
            <w:rStyle w:val="Hyperlink"/>
            <w:noProof/>
          </w:rPr>
          <w:t>ToInt32: (Signed 32 Bit Integer)</w:t>
        </w:r>
        <w:r>
          <w:rPr>
            <w:noProof/>
            <w:webHidden/>
          </w:rPr>
          <w:tab/>
        </w:r>
        <w:r>
          <w:rPr>
            <w:noProof/>
            <w:webHidden/>
          </w:rPr>
          <w:fldChar w:fldCharType="begin"/>
        </w:r>
        <w:r>
          <w:rPr>
            <w:noProof/>
            <w:webHidden/>
          </w:rPr>
          <w:instrText xml:space="preserve"> PAGEREF _Toc368050163 \h </w:instrText>
        </w:r>
        <w:r>
          <w:rPr>
            <w:noProof/>
            <w:webHidden/>
          </w:rPr>
        </w:r>
        <w:r>
          <w:rPr>
            <w:noProof/>
            <w:webHidden/>
          </w:rPr>
          <w:fldChar w:fldCharType="separate"/>
        </w:r>
        <w:r w:rsidR="00460CAC">
          <w:rPr>
            <w:noProof/>
            <w:webHidden/>
          </w:rPr>
          <w:t>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4" w:history="1">
        <w:r w:rsidRPr="00AE7367">
          <w:rPr>
            <w:rStyle w:val="Hyperlink"/>
            <w:noProof/>
          </w:rPr>
          <w:t>7.1.6</w:t>
        </w:r>
        <w:r>
          <w:rPr>
            <w:rFonts w:asciiTheme="minorHAnsi" w:eastAsiaTheme="minorEastAsia" w:hAnsiTheme="minorHAnsi" w:cstheme="minorBidi"/>
            <w:b w:val="0"/>
            <w:noProof/>
            <w:sz w:val="22"/>
            <w:szCs w:val="22"/>
            <w:lang w:val="en-US" w:eastAsia="en-US"/>
          </w:rPr>
          <w:tab/>
        </w:r>
        <w:r w:rsidRPr="00AE7367">
          <w:rPr>
            <w:rStyle w:val="Hyperlink"/>
            <w:noProof/>
          </w:rPr>
          <w:t>ToUint32: (Unsigned 32 Bit Integer)</w:t>
        </w:r>
        <w:r>
          <w:rPr>
            <w:noProof/>
            <w:webHidden/>
          </w:rPr>
          <w:tab/>
        </w:r>
        <w:r>
          <w:rPr>
            <w:noProof/>
            <w:webHidden/>
          </w:rPr>
          <w:fldChar w:fldCharType="begin"/>
        </w:r>
        <w:r>
          <w:rPr>
            <w:noProof/>
            <w:webHidden/>
          </w:rPr>
          <w:instrText xml:space="preserve"> PAGEREF _Toc368050164 \h </w:instrText>
        </w:r>
        <w:r>
          <w:rPr>
            <w:noProof/>
            <w:webHidden/>
          </w:rPr>
        </w:r>
        <w:r>
          <w:rPr>
            <w:noProof/>
            <w:webHidden/>
          </w:rPr>
          <w:fldChar w:fldCharType="separate"/>
        </w:r>
        <w:r w:rsidR="00460CAC">
          <w:rPr>
            <w:noProof/>
            <w:webHidden/>
          </w:rPr>
          <w:t>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5" w:history="1">
        <w:r w:rsidRPr="00AE7367">
          <w:rPr>
            <w:rStyle w:val="Hyperlink"/>
            <w:noProof/>
          </w:rPr>
          <w:t>7.1.7</w:t>
        </w:r>
        <w:r>
          <w:rPr>
            <w:rFonts w:asciiTheme="minorHAnsi" w:eastAsiaTheme="minorEastAsia" w:hAnsiTheme="minorHAnsi" w:cstheme="minorBidi"/>
            <w:b w:val="0"/>
            <w:noProof/>
            <w:sz w:val="22"/>
            <w:szCs w:val="22"/>
            <w:lang w:val="en-US" w:eastAsia="en-US"/>
          </w:rPr>
          <w:tab/>
        </w:r>
        <w:r w:rsidRPr="00AE7367">
          <w:rPr>
            <w:rStyle w:val="Hyperlink"/>
            <w:noProof/>
          </w:rPr>
          <w:t>ToUint16: (Unsigned 16 Bit Integer)</w:t>
        </w:r>
        <w:r>
          <w:rPr>
            <w:noProof/>
            <w:webHidden/>
          </w:rPr>
          <w:tab/>
        </w:r>
        <w:r>
          <w:rPr>
            <w:noProof/>
            <w:webHidden/>
          </w:rPr>
          <w:fldChar w:fldCharType="begin"/>
        </w:r>
        <w:r>
          <w:rPr>
            <w:noProof/>
            <w:webHidden/>
          </w:rPr>
          <w:instrText xml:space="preserve"> PAGEREF _Toc368050165 \h </w:instrText>
        </w:r>
        <w:r>
          <w:rPr>
            <w:noProof/>
            <w:webHidden/>
          </w:rPr>
        </w:r>
        <w:r>
          <w:rPr>
            <w:noProof/>
            <w:webHidden/>
          </w:rPr>
          <w:fldChar w:fldCharType="separate"/>
        </w:r>
        <w:r w:rsidR="00460CAC">
          <w:rPr>
            <w:noProof/>
            <w:webHidden/>
          </w:rPr>
          <w:t>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6" w:history="1">
        <w:r w:rsidRPr="00AE7367">
          <w:rPr>
            <w:rStyle w:val="Hyperlink"/>
            <w:noProof/>
          </w:rPr>
          <w:t>7.1.8</w:t>
        </w:r>
        <w:r>
          <w:rPr>
            <w:rFonts w:asciiTheme="minorHAnsi" w:eastAsiaTheme="minorEastAsia" w:hAnsiTheme="minorHAnsi" w:cstheme="minorBidi"/>
            <w:b w:val="0"/>
            <w:noProof/>
            <w:sz w:val="22"/>
            <w:szCs w:val="22"/>
            <w:lang w:val="en-US" w:eastAsia="en-US"/>
          </w:rPr>
          <w:tab/>
        </w:r>
        <w:r w:rsidRPr="00AE7367">
          <w:rPr>
            <w:rStyle w:val="Hyperlink"/>
            <w:noProof/>
          </w:rPr>
          <w:t>ToString</w:t>
        </w:r>
        <w:r>
          <w:rPr>
            <w:noProof/>
            <w:webHidden/>
          </w:rPr>
          <w:tab/>
        </w:r>
        <w:r>
          <w:rPr>
            <w:noProof/>
            <w:webHidden/>
          </w:rPr>
          <w:fldChar w:fldCharType="begin"/>
        </w:r>
        <w:r>
          <w:rPr>
            <w:noProof/>
            <w:webHidden/>
          </w:rPr>
          <w:instrText xml:space="preserve"> PAGEREF _Toc368050166 \h </w:instrText>
        </w:r>
        <w:r>
          <w:rPr>
            <w:noProof/>
            <w:webHidden/>
          </w:rPr>
        </w:r>
        <w:r>
          <w:rPr>
            <w:noProof/>
            <w:webHidden/>
          </w:rPr>
          <w:fldChar w:fldCharType="separate"/>
        </w:r>
        <w:r w:rsidR="00460CAC">
          <w:rPr>
            <w:noProof/>
            <w:webHidden/>
          </w:rPr>
          <w:t>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7" w:history="1">
        <w:r w:rsidRPr="00AE7367">
          <w:rPr>
            <w:rStyle w:val="Hyperlink"/>
            <w:noProof/>
          </w:rPr>
          <w:t>7.1.9</w:t>
        </w:r>
        <w:r>
          <w:rPr>
            <w:rFonts w:asciiTheme="minorHAnsi" w:eastAsiaTheme="minorEastAsia" w:hAnsiTheme="minorHAnsi" w:cstheme="minorBidi"/>
            <w:b w:val="0"/>
            <w:noProof/>
            <w:sz w:val="22"/>
            <w:szCs w:val="22"/>
            <w:lang w:val="en-US" w:eastAsia="en-US"/>
          </w:rPr>
          <w:tab/>
        </w:r>
        <w:r w:rsidRPr="00AE7367">
          <w:rPr>
            <w:rStyle w:val="Hyperlink"/>
            <w:noProof/>
          </w:rPr>
          <w:t>ToObject</w:t>
        </w:r>
        <w:r>
          <w:rPr>
            <w:noProof/>
            <w:webHidden/>
          </w:rPr>
          <w:tab/>
        </w:r>
        <w:r>
          <w:rPr>
            <w:noProof/>
            <w:webHidden/>
          </w:rPr>
          <w:fldChar w:fldCharType="begin"/>
        </w:r>
        <w:r>
          <w:rPr>
            <w:noProof/>
            <w:webHidden/>
          </w:rPr>
          <w:instrText xml:space="preserve"> PAGEREF _Toc368050167 \h </w:instrText>
        </w:r>
        <w:r>
          <w:rPr>
            <w:noProof/>
            <w:webHidden/>
          </w:rPr>
        </w:r>
        <w:r>
          <w:rPr>
            <w:noProof/>
            <w:webHidden/>
          </w:rPr>
          <w:fldChar w:fldCharType="separate"/>
        </w:r>
        <w:r w:rsidR="00460CAC">
          <w:rPr>
            <w:noProof/>
            <w:webHidden/>
          </w:rPr>
          <w:t>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8" w:history="1">
        <w:r w:rsidRPr="00AE7367">
          <w:rPr>
            <w:rStyle w:val="Hyperlink"/>
            <w:noProof/>
          </w:rPr>
          <w:t>7.1.10</w:t>
        </w:r>
        <w:r>
          <w:rPr>
            <w:rFonts w:asciiTheme="minorHAnsi" w:eastAsiaTheme="minorEastAsia" w:hAnsiTheme="minorHAnsi" w:cstheme="minorBidi"/>
            <w:b w:val="0"/>
            <w:noProof/>
            <w:sz w:val="22"/>
            <w:szCs w:val="22"/>
            <w:lang w:val="en-US" w:eastAsia="en-US"/>
          </w:rPr>
          <w:tab/>
        </w:r>
        <w:r w:rsidRPr="00AE7367">
          <w:rPr>
            <w:rStyle w:val="Hyperlink"/>
            <w:noProof/>
          </w:rPr>
          <w:t>ToPropertyKey</w:t>
        </w:r>
        <w:r>
          <w:rPr>
            <w:noProof/>
            <w:webHidden/>
          </w:rPr>
          <w:tab/>
        </w:r>
        <w:r>
          <w:rPr>
            <w:noProof/>
            <w:webHidden/>
          </w:rPr>
          <w:fldChar w:fldCharType="begin"/>
        </w:r>
        <w:r>
          <w:rPr>
            <w:noProof/>
            <w:webHidden/>
          </w:rPr>
          <w:instrText xml:space="preserve"> PAGEREF _Toc368050168 \h </w:instrText>
        </w:r>
        <w:r>
          <w:rPr>
            <w:noProof/>
            <w:webHidden/>
          </w:rPr>
        </w:r>
        <w:r>
          <w:rPr>
            <w:noProof/>
            <w:webHidden/>
          </w:rPr>
          <w:fldChar w:fldCharType="separate"/>
        </w:r>
        <w:r w:rsidR="00460CAC">
          <w:rPr>
            <w:noProof/>
            <w:webHidden/>
          </w:rPr>
          <w:t>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69" w:history="1">
        <w:r w:rsidRPr="00AE7367">
          <w:rPr>
            <w:rStyle w:val="Hyperlink"/>
            <w:noProof/>
          </w:rPr>
          <w:t>7.1.11</w:t>
        </w:r>
        <w:r>
          <w:rPr>
            <w:rFonts w:asciiTheme="minorHAnsi" w:eastAsiaTheme="minorEastAsia" w:hAnsiTheme="minorHAnsi" w:cstheme="minorBidi"/>
            <w:b w:val="0"/>
            <w:noProof/>
            <w:sz w:val="22"/>
            <w:szCs w:val="22"/>
            <w:lang w:val="en-US" w:eastAsia="en-US"/>
          </w:rPr>
          <w:tab/>
        </w:r>
        <w:r w:rsidRPr="00AE7367">
          <w:rPr>
            <w:rStyle w:val="Hyperlink"/>
            <w:noProof/>
          </w:rPr>
          <w:t>ToLength</w:t>
        </w:r>
        <w:r>
          <w:rPr>
            <w:noProof/>
            <w:webHidden/>
          </w:rPr>
          <w:tab/>
        </w:r>
        <w:r>
          <w:rPr>
            <w:noProof/>
            <w:webHidden/>
          </w:rPr>
          <w:fldChar w:fldCharType="begin"/>
        </w:r>
        <w:r>
          <w:rPr>
            <w:noProof/>
            <w:webHidden/>
          </w:rPr>
          <w:instrText xml:space="preserve"> PAGEREF _Toc368050169 \h </w:instrText>
        </w:r>
        <w:r>
          <w:rPr>
            <w:noProof/>
            <w:webHidden/>
          </w:rPr>
        </w:r>
        <w:r>
          <w:rPr>
            <w:noProof/>
            <w:webHidden/>
          </w:rPr>
          <w:fldChar w:fldCharType="separate"/>
        </w:r>
        <w:r w:rsidR="00460CAC">
          <w:rPr>
            <w:noProof/>
            <w:webHidden/>
          </w:rPr>
          <w:t>42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70" w:history="1">
        <w:r w:rsidRPr="00AE7367">
          <w:rPr>
            <w:rStyle w:val="Hyperlink"/>
            <w:noProof/>
          </w:rPr>
          <w:t>7.2</w:t>
        </w:r>
        <w:r>
          <w:rPr>
            <w:rFonts w:asciiTheme="minorHAnsi" w:eastAsiaTheme="minorEastAsia" w:hAnsiTheme="minorHAnsi" w:cstheme="minorBidi"/>
            <w:b w:val="0"/>
            <w:noProof/>
            <w:sz w:val="22"/>
            <w:szCs w:val="22"/>
            <w:lang w:val="en-US" w:eastAsia="en-US"/>
          </w:rPr>
          <w:tab/>
        </w:r>
        <w:r w:rsidRPr="00AE7367">
          <w:rPr>
            <w:rStyle w:val="Hyperlink"/>
            <w:noProof/>
          </w:rPr>
          <w:t>Testing and Comparison Operations</w:t>
        </w:r>
        <w:r>
          <w:rPr>
            <w:noProof/>
            <w:webHidden/>
          </w:rPr>
          <w:tab/>
        </w:r>
        <w:r>
          <w:rPr>
            <w:noProof/>
            <w:webHidden/>
          </w:rPr>
          <w:fldChar w:fldCharType="begin"/>
        </w:r>
        <w:r>
          <w:rPr>
            <w:noProof/>
            <w:webHidden/>
          </w:rPr>
          <w:instrText xml:space="preserve"> PAGEREF _Toc368050170 \h </w:instrText>
        </w:r>
        <w:r>
          <w:rPr>
            <w:noProof/>
            <w:webHidden/>
          </w:rPr>
        </w:r>
        <w:r>
          <w:rPr>
            <w:noProof/>
            <w:webHidden/>
          </w:rPr>
          <w:fldChar w:fldCharType="separate"/>
        </w:r>
        <w:r w:rsidR="00460CAC">
          <w:rPr>
            <w:noProof/>
            <w:webHidden/>
          </w:rPr>
          <w:t>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1" w:history="1">
        <w:r w:rsidRPr="00AE7367">
          <w:rPr>
            <w:rStyle w:val="Hyperlink"/>
            <w:noProof/>
          </w:rPr>
          <w:t>7.2.1</w:t>
        </w:r>
        <w:r>
          <w:rPr>
            <w:rFonts w:asciiTheme="minorHAnsi" w:eastAsiaTheme="minorEastAsia" w:hAnsiTheme="minorHAnsi" w:cstheme="minorBidi"/>
            <w:b w:val="0"/>
            <w:noProof/>
            <w:sz w:val="22"/>
            <w:szCs w:val="22"/>
            <w:lang w:val="en-US" w:eastAsia="en-US"/>
          </w:rPr>
          <w:tab/>
        </w:r>
        <w:r w:rsidRPr="00AE7367">
          <w:rPr>
            <w:rStyle w:val="Hyperlink"/>
            <w:noProof/>
          </w:rPr>
          <w:t>CheckObjectCoercible</w:t>
        </w:r>
        <w:r>
          <w:rPr>
            <w:noProof/>
            <w:webHidden/>
          </w:rPr>
          <w:tab/>
        </w:r>
        <w:r>
          <w:rPr>
            <w:noProof/>
            <w:webHidden/>
          </w:rPr>
          <w:fldChar w:fldCharType="begin"/>
        </w:r>
        <w:r>
          <w:rPr>
            <w:noProof/>
            <w:webHidden/>
          </w:rPr>
          <w:instrText xml:space="preserve"> PAGEREF _Toc368050171 \h </w:instrText>
        </w:r>
        <w:r>
          <w:rPr>
            <w:noProof/>
            <w:webHidden/>
          </w:rPr>
        </w:r>
        <w:r>
          <w:rPr>
            <w:noProof/>
            <w:webHidden/>
          </w:rPr>
          <w:fldChar w:fldCharType="separate"/>
        </w:r>
        <w:r w:rsidR="00460CAC">
          <w:rPr>
            <w:noProof/>
            <w:webHidden/>
          </w:rPr>
          <w:t>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2" w:history="1">
        <w:r w:rsidRPr="00AE7367">
          <w:rPr>
            <w:rStyle w:val="Hyperlink"/>
            <w:noProof/>
          </w:rPr>
          <w:t>7.2.2</w:t>
        </w:r>
        <w:r>
          <w:rPr>
            <w:rFonts w:asciiTheme="minorHAnsi" w:eastAsiaTheme="minorEastAsia" w:hAnsiTheme="minorHAnsi" w:cstheme="minorBidi"/>
            <w:b w:val="0"/>
            <w:noProof/>
            <w:sz w:val="22"/>
            <w:szCs w:val="22"/>
            <w:lang w:val="en-US" w:eastAsia="en-US"/>
          </w:rPr>
          <w:tab/>
        </w:r>
        <w:r w:rsidRPr="00AE7367">
          <w:rPr>
            <w:rStyle w:val="Hyperlink"/>
            <w:noProof/>
          </w:rPr>
          <w:t>IsCallable</w:t>
        </w:r>
        <w:r>
          <w:rPr>
            <w:noProof/>
            <w:webHidden/>
          </w:rPr>
          <w:tab/>
        </w:r>
        <w:r>
          <w:rPr>
            <w:noProof/>
            <w:webHidden/>
          </w:rPr>
          <w:fldChar w:fldCharType="begin"/>
        </w:r>
        <w:r>
          <w:rPr>
            <w:noProof/>
            <w:webHidden/>
          </w:rPr>
          <w:instrText xml:space="preserve"> PAGEREF _Toc368050172 \h </w:instrText>
        </w:r>
        <w:r>
          <w:rPr>
            <w:noProof/>
            <w:webHidden/>
          </w:rPr>
        </w:r>
        <w:r>
          <w:rPr>
            <w:noProof/>
            <w:webHidden/>
          </w:rPr>
          <w:fldChar w:fldCharType="separate"/>
        </w:r>
        <w:r w:rsidR="00460CAC">
          <w:rPr>
            <w:noProof/>
            <w:webHidden/>
          </w:rPr>
          <w:t>43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3" w:history="1">
        <w:r w:rsidRPr="00AE7367">
          <w:rPr>
            <w:rStyle w:val="Hyperlink"/>
            <w:noProof/>
          </w:rPr>
          <w:t>7.2.3</w:t>
        </w:r>
        <w:r>
          <w:rPr>
            <w:rFonts w:asciiTheme="minorHAnsi" w:eastAsiaTheme="minorEastAsia" w:hAnsiTheme="minorHAnsi" w:cstheme="minorBidi"/>
            <w:b w:val="0"/>
            <w:noProof/>
            <w:sz w:val="22"/>
            <w:szCs w:val="22"/>
            <w:lang w:val="en-US" w:eastAsia="en-US"/>
          </w:rPr>
          <w:tab/>
        </w:r>
        <w:r w:rsidRPr="00AE7367">
          <w:rPr>
            <w:rStyle w:val="Hyperlink"/>
            <w:noProof/>
          </w:rPr>
          <w:t>SameValue(x, y)</w:t>
        </w:r>
        <w:r>
          <w:rPr>
            <w:noProof/>
            <w:webHidden/>
          </w:rPr>
          <w:tab/>
        </w:r>
        <w:r>
          <w:rPr>
            <w:noProof/>
            <w:webHidden/>
          </w:rPr>
          <w:fldChar w:fldCharType="begin"/>
        </w:r>
        <w:r>
          <w:rPr>
            <w:noProof/>
            <w:webHidden/>
          </w:rPr>
          <w:instrText xml:space="preserve"> PAGEREF _Toc368050173 \h </w:instrText>
        </w:r>
        <w:r>
          <w:rPr>
            <w:noProof/>
            <w:webHidden/>
          </w:rPr>
        </w:r>
        <w:r>
          <w:rPr>
            <w:noProof/>
            <w:webHidden/>
          </w:rPr>
          <w:fldChar w:fldCharType="separate"/>
        </w:r>
        <w:r w:rsidR="00460CAC">
          <w:rPr>
            <w:noProof/>
            <w:webHidden/>
          </w:rPr>
          <w:t>43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4" w:history="1">
        <w:r w:rsidRPr="00AE7367">
          <w:rPr>
            <w:rStyle w:val="Hyperlink"/>
            <w:noProof/>
          </w:rPr>
          <w:t>7.2.4</w:t>
        </w:r>
        <w:r>
          <w:rPr>
            <w:rFonts w:asciiTheme="minorHAnsi" w:eastAsiaTheme="minorEastAsia" w:hAnsiTheme="minorHAnsi" w:cstheme="minorBidi"/>
            <w:b w:val="0"/>
            <w:noProof/>
            <w:sz w:val="22"/>
            <w:szCs w:val="22"/>
            <w:lang w:val="en-US" w:eastAsia="en-US"/>
          </w:rPr>
          <w:tab/>
        </w:r>
        <w:r w:rsidRPr="00AE7367">
          <w:rPr>
            <w:rStyle w:val="Hyperlink"/>
            <w:noProof/>
          </w:rPr>
          <w:t>SameValueZero(x, y)</w:t>
        </w:r>
        <w:r>
          <w:rPr>
            <w:noProof/>
            <w:webHidden/>
          </w:rPr>
          <w:tab/>
        </w:r>
        <w:r>
          <w:rPr>
            <w:noProof/>
            <w:webHidden/>
          </w:rPr>
          <w:fldChar w:fldCharType="begin"/>
        </w:r>
        <w:r>
          <w:rPr>
            <w:noProof/>
            <w:webHidden/>
          </w:rPr>
          <w:instrText xml:space="preserve"> PAGEREF _Toc368050174 \h </w:instrText>
        </w:r>
        <w:r>
          <w:rPr>
            <w:noProof/>
            <w:webHidden/>
          </w:rPr>
        </w:r>
        <w:r>
          <w:rPr>
            <w:noProof/>
            <w:webHidden/>
          </w:rPr>
          <w:fldChar w:fldCharType="separate"/>
        </w:r>
        <w:r w:rsidR="00460CAC">
          <w:rPr>
            <w:noProof/>
            <w:webHidden/>
          </w:rPr>
          <w:t>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5" w:history="1">
        <w:r w:rsidRPr="00AE7367">
          <w:rPr>
            <w:rStyle w:val="Hyperlink"/>
            <w:noProof/>
          </w:rPr>
          <w:t>7.2.5</w:t>
        </w:r>
        <w:r>
          <w:rPr>
            <w:rFonts w:asciiTheme="minorHAnsi" w:eastAsiaTheme="minorEastAsia" w:hAnsiTheme="minorHAnsi" w:cstheme="minorBidi"/>
            <w:b w:val="0"/>
            <w:noProof/>
            <w:sz w:val="22"/>
            <w:szCs w:val="22"/>
            <w:lang w:val="en-US" w:eastAsia="en-US"/>
          </w:rPr>
          <w:tab/>
        </w:r>
        <w:r w:rsidRPr="00AE7367">
          <w:rPr>
            <w:rStyle w:val="Hyperlink"/>
            <w:noProof/>
          </w:rPr>
          <w:t>IsConstructor</w:t>
        </w:r>
        <w:r>
          <w:rPr>
            <w:noProof/>
            <w:webHidden/>
          </w:rPr>
          <w:tab/>
        </w:r>
        <w:r>
          <w:rPr>
            <w:noProof/>
            <w:webHidden/>
          </w:rPr>
          <w:fldChar w:fldCharType="begin"/>
        </w:r>
        <w:r>
          <w:rPr>
            <w:noProof/>
            <w:webHidden/>
          </w:rPr>
          <w:instrText xml:space="preserve"> PAGEREF _Toc368050175 \h </w:instrText>
        </w:r>
        <w:r>
          <w:rPr>
            <w:noProof/>
            <w:webHidden/>
          </w:rPr>
        </w:r>
        <w:r>
          <w:rPr>
            <w:noProof/>
            <w:webHidden/>
          </w:rPr>
          <w:fldChar w:fldCharType="separate"/>
        </w:r>
        <w:r w:rsidR="00460CAC">
          <w:rPr>
            <w:noProof/>
            <w:webHidden/>
          </w:rPr>
          <w:t>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6" w:history="1">
        <w:r w:rsidRPr="00AE7367">
          <w:rPr>
            <w:rStyle w:val="Hyperlink"/>
            <w:noProof/>
          </w:rPr>
          <w:t>7.2.6</w:t>
        </w:r>
        <w:r>
          <w:rPr>
            <w:rFonts w:asciiTheme="minorHAnsi" w:eastAsiaTheme="minorEastAsia" w:hAnsiTheme="minorHAnsi" w:cstheme="minorBidi"/>
            <w:b w:val="0"/>
            <w:noProof/>
            <w:sz w:val="22"/>
            <w:szCs w:val="22"/>
            <w:lang w:val="en-US" w:eastAsia="en-US"/>
          </w:rPr>
          <w:tab/>
        </w:r>
        <w:r w:rsidRPr="00AE7367">
          <w:rPr>
            <w:rStyle w:val="Hyperlink"/>
            <w:noProof/>
          </w:rPr>
          <w:t>IsPropertyKey</w:t>
        </w:r>
        <w:r>
          <w:rPr>
            <w:noProof/>
            <w:webHidden/>
          </w:rPr>
          <w:tab/>
        </w:r>
        <w:r>
          <w:rPr>
            <w:noProof/>
            <w:webHidden/>
          </w:rPr>
          <w:fldChar w:fldCharType="begin"/>
        </w:r>
        <w:r>
          <w:rPr>
            <w:noProof/>
            <w:webHidden/>
          </w:rPr>
          <w:instrText xml:space="preserve"> PAGEREF _Toc368050176 \h </w:instrText>
        </w:r>
        <w:r>
          <w:rPr>
            <w:noProof/>
            <w:webHidden/>
          </w:rPr>
        </w:r>
        <w:r>
          <w:rPr>
            <w:noProof/>
            <w:webHidden/>
          </w:rPr>
          <w:fldChar w:fldCharType="separate"/>
        </w:r>
        <w:r w:rsidR="00460CAC">
          <w:rPr>
            <w:noProof/>
            <w:webHidden/>
          </w:rPr>
          <w:t>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7" w:history="1">
        <w:r w:rsidRPr="00AE7367">
          <w:rPr>
            <w:rStyle w:val="Hyperlink"/>
            <w:noProof/>
          </w:rPr>
          <w:t>7.2.7</w:t>
        </w:r>
        <w:r>
          <w:rPr>
            <w:rFonts w:asciiTheme="minorHAnsi" w:eastAsiaTheme="minorEastAsia" w:hAnsiTheme="minorHAnsi" w:cstheme="minorBidi"/>
            <w:b w:val="0"/>
            <w:noProof/>
            <w:sz w:val="22"/>
            <w:szCs w:val="22"/>
            <w:lang w:val="en-US" w:eastAsia="en-US"/>
          </w:rPr>
          <w:tab/>
        </w:r>
        <w:r w:rsidRPr="00AE7367">
          <w:rPr>
            <w:rStyle w:val="Hyperlink"/>
            <w:noProof/>
          </w:rPr>
          <w:t>IsExtensible (O)</w:t>
        </w:r>
        <w:r>
          <w:rPr>
            <w:noProof/>
            <w:webHidden/>
          </w:rPr>
          <w:tab/>
        </w:r>
        <w:r>
          <w:rPr>
            <w:noProof/>
            <w:webHidden/>
          </w:rPr>
          <w:fldChar w:fldCharType="begin"/>
        </w:r>
        <w:r>
          <w:rPr>
            <w:noProof/>
            <w:webHidden/>
          </w:rPr>
          <w:instrText xml:space="preserve"> PAGEREF _Toc368050177 \h </w:instrText>
        </w:r>
        <w:r>
          <w:rPr>
            <w:noProof/>
            <w:webHidden/>
          </w:rPr>
        </w:r>
        <w:r>
          <w:rPr>
            <w:noProof/>
            <w:webHidden/>
          </w:rPr>
          <w:fldChar w:fldCharType="separate"/>
        </w:r>
        <w:r w:rsidR="00460CAC">
          <w:rPr>
            <w:noProof/>
            <w:webHidden/>
          </w:rPr>
          <w:t>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8" w:history="1">
        <w:r w:rsidRPr="00AE7367">
          <w:rPr>
            <w:rStyle w:val="Hyperlink"/>
            <w:noProof/>
          </w:rPr>
          <w:t>7.2.8</w:t>
        </w:r>
        <w:r>
          <w:rPr>
            <w:rFonts w:asciiTheme="minorHAnsi" w:eastAsiaTheme="minorEastAsia" w:hAnsiTheme="minorHAnsi" w:cstheme="minorBidi"/>
            <w:b w:val="0"/>
            <w:noProof/>
            <w:sz w:val="22"/>
            <w:szCs w:val="22"/>
            <w:lang w:val="en-US" w:eastAsia="en-US"/>
          </w:rPr>
          <w:tab/>
        </w:r>
        <w:r w:rsidRPr="00AE7367">
          <w:rPr>
            <w:rStyle w:val="Hyperlink"/>
            <w:noProof/>
          </w:rPr>
          <w:t>Abstract Relational Comparison</w:t>
        </w:r>
        <w:r>
          <w:rPr>
            <w:noProof/>
            <w:webHidden/>
          </w:rPr>
          <w:tab/>
        </w:r>
        <w:r>
          <w:rPr>
            <w:noProof/>
            <w:webHidden/>
          </w:rPr>
          <w:fldChar w:fldCharType="begin"/>
        </w:r>
        <w:r>
          <w:rPr>
            <w:noProof/>
            <w:webHidden/>
          </w:rPr>
          <w:instrText xml:space="preserve"> PAGEREF _Toc368050178 \h </w:instrText>
        </w:r>
        <w:r>
          <w:rPr>
            <w:noProof/>
            <w:webHidden/>
          </w:rPr>
        </w:r>
        <w:r>
          <w:rPr>
            <w:noProof/>
            <w:webHidden/>
          </w:rPr>
          <w:fldChar w:fldCharType="separate"/>
        </w:r>
        <w:r w:rsidR="00460CAC">
          <w:rPr>
            <w:noProof/>
            <w:webHidden/>
          </w:rPr>
          <w:t>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79" w:history="1">
        <w:r w:rsidRPr="00AE7367">
          <w:rPr>
            <w:rStyle w:val="Hyperlink"/>
            <w:noProof/>
          </w:rPr>
          <w:t>7.2.9</w:t>
        </w:r>
        <w:r>
          <w:rPr>
            <w:rFonts w:asciiTheme="minorHAnsi" w:eastAsiaTheme="minorEastAsia" w:hAnsiTheme="minorHAnsi" w:cstheme="minorBidi"/>
            <w:b w:val="0"/>
            <w:noProof/>
            <w:sz w:val="22"/>
            <w:szCs w:val="22"/>
            <w:lang w:val="en-US" w:eastAsia="en-US"/>
          </w:rPr>
          <w:tab/>
        </w:r>
        <w:r w:rsidRPr="00AE7367">
          <w:rPr>
            <w:rStyle w:val="Hyperlink"/>
            <w:noProof/>
          </w:rPr>
          <w:t>Abstract Equality Comparison</w:t>
        </w:r>
        <w:r>
          <w:rPr>
            <w:noProof/>
            <w:webHidden/>
          </w:rPr>
          <w:tab/>
        </w:r>
        <w:r>
          <w:rPr>
            <w:noProof/>
            <w:webHidden/>
          </w:rPr>
          <w:fldChar w:fldCharType="begin"/>
        </w:r>
        <w:r>
          <w:rPr>
            <w:noProof/>
            <w:webHidden/>
          </w:rPr>
          <w:instrText xml:space="preserve"> PAGEREF _Toc368050179 \h </w:instrText>
        </w:r>
        <w:r>
          <w:rPr>
            <w:noProof/>
            <w:webHidden/>
          </w:rPr>
        </w:r>
        <w:r>
          <w:rPr>
            <w:noProof/>
            <w:webHidden/>
          </w:rPr>
          <w:fldChar w:fldCharType="separate"/>
        </w:r>
        <w:r w:rsidR="00460CAC">
          <w:rPr>
            <w:noProof/>
            <w:webHidden/>
          </w:rPr>
          <w:t>45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0" w:history="1">
        <w:r w:rsidRPr="00AE7367">
          <w:rPr>
            <w:rStyle w:val="Hyperlink"/>
            <w:rFonts w:ascii="Helvetica" w:hAnsi="Helvetica"/>
            <w:noProof/>
          </w:rPr>
          <w:t>7.2.10</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spacing w:val="6"/>
          </w:rPr>
          <w:t>Strict Equality</w:t>
        </w:r>
        <w:r w:rsidRPr="00AE7367">
          <w:rPr>
            <w:rStyle w:val="Hyperlink"/>
            <w:noProof/>
          </w:rPr>
          <w:t xml:space="preserve"> </w:t>
        </w:r>
        <w:r w:rsidRPr="00AE7367">
          <w:rPr>
            <w:rStyle w:val="Hyperlink"/>
            <w:rFonts w:ascii="Helvetica" w:hAnsi="Helvetica"/>
            <w:noProof/>
            <w:spacing w:val="6"/>
          </w:rPr>
          <w:t>Comparison</w:t>
        </w:r>
        <w:r>
          <w:rPr>
            <w:noProof/>
            <w:webHidden/>
          </w:rPr>
          <w:tab/>
        </w:r>
        <w:r>
          <w:rPr>
            <w:noProof/>
            <w:webHidden/>
          </w:rPr>
          <w:fldChar w:fldCharType="begin"/>
        </w:r>
        <w:r>
          <w:rPr>
            <w:noProof/>
            <w:webHidden/>
          </w:rPr>
          <w:instrText xml:space="preserve"> PAGEREF _Toc368050180 \h </w:instrText>
        </w:r>
        <w:r>
          <w:rPr>
            <w:noProof/>
            <w:webHidden/>
          </w:rPr>
        </w:r>
        <w:r>
          <w:rPr>
            <w:noProof/>
            <w:webHidden/>
          </w:rPr>
          <w:fldChar w:fldCharType="separate"/>
        </w:r>
        <w:r w:rsidR="00460CAC">
          <w:rPr>
            <w:noProof/>
            <w:webHidden/>
          </w:rPr>
          <w:t>46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81" w:history="1">
        <w:r w:rsidRPr="00AE7367">
          <w:rPr>
            <w:rStyle w:val="Hyperlink"/>
            <w:noProof/>
          </w:rPr>
          <w:t>7.3</w:t>
        </w:r>
        <w:r>
          <w:rPr>
            <w:rFonts w:asciiTheme="minorHAnsi" w:eastAsiaTheme="minorEastAsia" w:hAnsiTheme="minorHAnsi" w:cstheme="minorBidi"/>
            <w:b w:val="0"/>
            <w:noProof/>
            <w:sz w:val="22"/>
            <w:szCs w:val="22"/>
            <w:lang w:val="en-US" w:eastAsia="en-US"/>
          </w:rPr>
          <w:tab/>
        </w:r>
        <w:r w:rsidRPr="00AE7367">
          <w:rPr>
            <w:rStyle w:val="Hyperlink"/>
            <w:noProof/>
          </w:rPr>
          <w:t>Operations on Objects</w:t>
        </w:r>
        <w:r>
          <w:rPr>
            <w:noProof/>
            <w:webHidden/>
          </w:rPr>
          <w:tab/>
        </w:r>
        <w:r>
          <w:rPr>
            <w:noProof/>
            <w:webHidden/>
          </w:rPr>
          <w:fldChar w:fldCharType="begin"/>
        </w:r>
        <w:r>
          <w:rPr>
            <w:noProof/>
            <w:webHidden/>
          </w:rPr>
          <w:instrText xml:space="preserve"> PAGEREF _Toc368050181 \h </w:instrText>
        </w:r>
        <w:r>
          <w:rPr>
            <w:noProof/>
            <w:webHidden/>
          </w:rPr>
        </w:r>
        <w:r>
          <w:rPr>
            <w:noProof/>
            <w:webHidden/>
          </w:rPr>
          <w:fldChar w:fldCharType="separate"/>
        </w:r>
        <w:r w:rsidR="00460CAC">
          <w:rPr>
            <w:noProof/>
            <w:webHidden/>
          </w:rPr>
          <w:t>46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2" w:history="1">
        <w:r w:rsidRPr="00AE7367">
          <w:rPr>
            <w:rStyle w:val="Hyperlink"/>
            <w:noProof/>
          </w:rPr>
          <w:t>7.3.1</w:t>
        </w:r>
        <w:r>
          <w:rPr>
            <w:rFonts w:asciiTheme="minorHAnsi" w:eastAsiaTheme="minorEastAsia" w:hAnsiTheme="minorHAnsi" w:cstheme="minorBidi"/>
            <w:b w:val="0"/>
            <w:noProof/>
            <w:sz w:val="22"/>
            <w:szCs w:val="22"/>
            <w:lang w:val="en-US" w:eastAsia="en-US"/>
          </w:rPr>
          <w:tab/>
        </w:r>
        <w:r w:rsidRPr="00AE7367">
          <w:rPr>
            <w:rStyle w:val="Hyperlink"/>
            <w:noProof/>
          </w:rPr>
          <w:t>Get (O, P)</w:t>
        </w:r>
        <w:r>
          <w:rPr>
            <w:noProof/>
            <w:webHidden/>
          </w:rPr>
          <w:tab/>
        </w:r>
        <w:r>
          <w:rPr>
            <w:noProof/>
            <w:webHidden/>
          </w:rPr>
          <w:fldChar w:fldCharType="begin"/>
        </w:r>
        <w:r>
          <w:rPr>
            <w:noProof/>
            <w:webHidden/>
          </w:rPr>
          <w:instrText xml:space="preserve"> PAGEREF _Toc368050182 \h </w:instrText>
        </w:r>
        <w:r>
          <w:rPr>
            <w:noProof/>
            <w:webHidden/>
          </w:rPr>
        </w:r>
        <w:r>
          <w:rPr>
            <w:noProof/>
            <w:webHidden/>
          </w:rPr>
          <w:fldChar w:fldCharType="separate"/>
        </w:r>
        <w:r w:rsidR="00460CAC">
          <w:rPr>
            <w:noProof/>
            <w:webHidden/>
          </w:rPr>
          <w:t>46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3" w:history="1">
        <w:r w:rsidRPr="00AE7367">
          <w:rPr>
            <w:rStyle w:val="Hyperlink"/>
            <w:noProof/>
          </w:rPr>
          <w:t>7.3.2</w:t>
        </w:r>
        <w:r>
          <w:rPr>
            <w:rFonts w:asciiTheme="minorHAnsi" w:eastAsiaTheme="minorEastAsia" w:hAnsiTheme="minorHAnsi" w:cstheme="minorBidi"/>
            <w:b w:val="0"/>
            <w:noProof/>
            <w:sz w:val="22"/>
            <w:szCs w:val="22"/>
            <w:lang w:val="en-US" w:eastAsia="en-US"/>
          </w:rPr>
          <w:tab/>
        </w:r>
        <w:r w:rsidRPr="00AE7367">
          <w:rPr>
            <w:rStyle w:val="Hyperlink"/>
            <w:noProof/>
          </w:rPr>
          <w:t>Put (O, P, V, Throw)</w:t>
        </w:r>
        <w:r>
          <w:rPr>
            <w:noProof/>
            <w:webHidden/>
          </w:rPr>
          <w:tab/>
        </w:r>
        <w:r>
          <w:rPr>
            <w:noProof/>
            <w:webHidden/>
          </w:rPr>
          <w:fldChar w:fldCharType="begin"/>
        </w:r>
        <w:r>
          <w:rPr>
            <w:noProof/>
            <w:webHidden/>
          </w:rPr>
          <w:instrText xml:space="preserve"> PAGEREF _Toc368050183 \h </w:instrText>
        </w:r>
        <w:r>
          <w:rPr>
            <w:noProof/>
            <w:webHidden/>
          </w:rPr>
        </w:r>
        <w:r>
          <w:rPr>
            <w:noProof/>
            <w:webHidden/>
          </w:rPr>
          <w:fldChar w:fldCharType="separate"/>
        </w:r>
        <w:r w:rsidR="00460CAC">
          <w:rPr>
            <w:noProof/>
            <w:webHidden/>
          </w:rPr>
          <w:t>46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4" w:history="1">
        <w:r w:rsidRPr="00AE7367">
          <w:rPr>
            <w:rStyle w:val="Hyperlink"/>
            <w:noProof/>
          </w:rPr>
          <w:t>7.3.3</w:t>
        </w:r>
        <w:r>
          <w:rPr>
            <w:rFonts w:asciiTheme="minorHAnsi" w:eastAsiaTheme="minorEastAsia" w:hAnsiTheme="minorHAnsi" w:cstheme="minorBidi"/>
            <w:b w:val="0"/>
            <w:noProof/>
            <w:sz w:val="22"/>
            <w:szCs w:val="22"/>
            <w:lang w:val="en-US" w:eastAsia="en-US"/>
          </w:rPr>
          <w:tab/>
        </w:r>
        <w:r w:rsidRPr="00AE7367">
          <w:rPr>
            <w:rStyle w:val="Hyperlink"/>
            <w:noProof/>
          </w:rPr>
          <w:t>CreateOwnDataProperty (O, P, V)</w:t>
        </w:r>
        <w:r>
          <w:rPr>
            <w:noProof/>
            <w:webHidden/>
          </w:rPr>
          <w:tab/>
        </w:r>
        <w:r>
          <w:rPr>
            <w:noProof/>
            <w:webHidden/>
          </w:rPr>
          <w:fldChar w:fldCharType="begin"/>
        </w:r>
        <w:r>
          <w:rPr>
            <w:noProof/>
            <w:webHidden/>
          </w:rPr>
          <w:instrText xml:space="preserve"> PAGEREF _Toc368050184 \h </w:instrText>
        </w:r>
        <w:r>
          <w:rPr>
            <w:noProof/>
            <w:webHidden/>
          </w:rPr>
        </w:r>
        <w:r>
          <w:rPr>
            <w:noProof/>
            <w:webHidden/>
          </w:rPr>
          <w:fldChar w:fldCharType="separate"/>
        </w:r>
        <w:r w:rsidR="00460CAC">
          <w:rPr>
            <w:noProof/>
            <w:webHidden/>
          </w:rPr>
          <w:t>47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5" w:history="1">
        <w:r w:rsidRPr="00AE7367">
          <w:rPr>
            <w:rStyle w:val="Hyperlink"/>
            <w:noProof/>
          </w:rPr>
          <w:t>7.3.4</w:t>
        </w:r>
        <w:r>
          <w:rPr>
            <w:rFonts w:asciiTheme="minorHAnsi" w:eastAsiaTheme="minorEastAsia" w:hAnsiTheme="minorHAnsi" w:cstheme="minorBidi"/>
            <w:b w:val="0"/>
            <w:noProof/>
            <w:sz w:val="22"/>
            <w:szCs w:val="22"/>
            <w:lang w:val="en-US" w:eastAsia="en-US"/>
          </w:rPr>
          <w:tab/>
        </w:r>
        <w:r w:rsidRPr="00AE7367">
          <w:rPr>
            <w:rStyle w:val="Hyperlink"/>
            <w:noProof/>
          </w:rPr>
          <w:t>DefinePropertyOrThrow (O, P, desc)</w:t>
        </w:r>
        <w:r>
          <w:rPr>
            <w:noProof/>
            <w:webHidden/>
          </w:rPr>
          <w:tab/>
        </w:r>
        <w:r>
          <w:rPr>
            <w:noProof/>
            <w:webHidden/>
          </w:rPr>
          <w:fldChar w:fldCharType="begin"/>
        </w:r>
        <w:r>
          <w:rPr>
            <w:noProof/>
            <w:webHidden/>
          </w:rPr>
          <w:instrText xml:space="preserve"> PAGEREF _Toc368050185 \h </w:instrText>
        </w:r>
        <w:r>
          <w:rPr>
            <w:noProof/>
            <w:webHidden/>
          </w:rPr>
        </w:r>
        <w:r>
          <w:rPr>
            <w:noProof/>
            <w:webHidden/>
          </w:rPr>
          <w:fldChar w:fldCharType="separate"/>
        </w:r>
        <w:r w:rsidR="00460CAC">
          <w:rPr>
            <w:noProof/>
            <w:webHidden/>
          </w:rPr>
          <w:t>47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6" w:history="1">
        <w:r w:rsidRPr="00AE7367">
          <w:rPr>
            <w:rStyle w:val="Hyperlink"/>
            <w:noProof/>
          </w:rPr>
          <w:t>7.3.5</w:t>
        </w:r>
        <w:r>
          <w:rPr>
            <w:rFonts w:asciiTheme="minorHAnsi" w:eastAsiaTheme="minorEastAsia" w:hAnsiTheme="minorHAnsi" w:cstheme="minorBidi"/>
            <w:b w:val="0"/>
            <w:noProof/>
            <w:sz w:val="22"/>
            <w:szCs w:val="22"/>
            <w:lang w:val="en-US" w:eastAsia="en-US"/>
          </w:rPr>
          <w:tab/>
        </w:r>
        <w:r w:rsidRPr="00AE7367">
          <w:rPr>
            <w:rStyle w:val="Hyperlink"/>
            <w:noProof/>
          </w:rPr>
          <w:t>DeletePropertyOrThrow (O, P)</w:t>
        </w:r>
        <w:r>
          <w:rPr>
            <w:noProof/>
            <w:webHidden/>
          </w:rPr>
          <w:tab/>
        </w:r>
        <w:r>
          <w:rPr>
            <w:noProof/>
            <w:webHidden/>
          </w:rPr>
          <w:fldChar w:fldCharType="begin"/>
        </w:r>
        <w:r>
          <w:rPr>
            <w:noProof/>
            <w:webHidden/>
          </w:rPr>
          <w:instrText xml:space="preserve"> PAGEREF _Toc368050186 \h </w:instrText>
        </w:r>
        <w:r>
          <w:rPr>
            <w:noProof/>
            <w:webHidden/>
          </w:rPr>
        </w:r>
        <w:r>
          <w:rPr>
            <w:noProof/>
            <w:webHidden/>
          </w:rPr>
          <w:fldChar w:fldCharType="separate"/>
        </w:r>
        <w:r w:rsidR="00460CAC">
          <w:rPr>
            <w:noProof/>
            <w:webHidden/>
          </w:rPr>
          <w:t>47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7" w:history="1">
        <w:r w:rsidRPr="00AE7367">
          <w:rPr>
            <w:rStyle w:val="Hyperlink"/>
            <w:noProof/>
          </w:rPr>
          <w:t>7.3.6</w:t>
        </w:r>
        <w:r>
          <w:rPr>
            <w:rFonts w:asciiTheme="minorHAnsi" w:eastAsiaTheme="minorEastAsia" w:hAnsiTheme="minorHAnsi" w:cstheme="minorBidi"/>
            <w:b w:val="0"/>
            <w:noProof/>
            <w:sz w:val="22"/>
            <w:szCs w:val="22"/>
            <w:lang w:val="en-US" w:eastAsia="en-US"/>
          </w:rPr>
          <w:tab/>
        </w:r>
        <w:r w:rsidRPr="00AE7367">
          <w:rPr>
            <w:rStyle w:val="Hyperlink"/>
            <w:noProof/>
          </w:rPr>
          <w:t>HasProperty (O, P)</w:t>
        </w:r>
        <w:r>
          <w:rPr>
            <w:noProof/>
            <w:webHidden/>
          </w:rPr>
          <w:tab/>
        </w:r>
        <w:r>
          <w:rPr>
            <w:noProof/>
            <w:webHidden/>
          </w:rPr>
          <w:fldChar w:fldCharType="begin"/>
        </w:r>
        <w:r>
          <w:rPr>
            <w:noProof/>
            <w:webHidden/>
          </w:rPr>
          <w:instrText xml:space="preserve"> PAGEREF _Toc368050187 \h </w:instrText>
        </w:r>
        <w:r>
          <w:rPr>
            <w:noProof/>
            <w:webHidden/>
          </w:rPr>
        </w:r>
        <w:r>
          <w:rPr>
            <w:noProof/>
            <w:webHidden/>
          </w:rPr>
          <w:fldChar w:fldCharType="separate"/>
        </w:r>
        <w:r w:rsidR="00460CAC">
          <w:rPr>
            <w:noProof/>
            <w:webHidden/>
          </w:rPr>
          <w:t>47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8" w:history="1">
        <w:r w:rsidRPr="00AE7367">
          <w:rPr>
            <w:rStyle w:val="Hyperlink"/>
            <w:noProof/>
          </w:rPr>
          <w:t>7.3.7</w:t>
        </w:r>
        <w:r>
          <w:rPr>
            <w:rFonts w:asciiTheme="minorHAnsi" w:eastAsiaTheme="minorEastAsia" w:hAnsiTheme="minorHAnsi" w:cstheme="minorBidi"/>
            <w:b w:val="0"/>
            <w:noProof/>
            <w:sz w:val="22"/>
            <w:szCs w:val="22"/>
            <w:lang w:val="en-US" w:eastAsia="en-US"/>
          </w:rPr>
          <w:tab/>
        </w:r>
        <w:r w:rsidRPr="00AE7367">
          <w:rPr>
            <w:rStyle w:val="Hyperlink"/>
            <w:noProof/>
          </w:rPr>
          <w:t>HasOwnProperty (O, P)</w:t>
        </w:r>
        <w:r>
          <w:rPr>
            <w:noProof/>
            <w:webHidden/>
          </w:rPr>
          <w:tab/>
        </w:r>
        <w:r>
          <w:rPr>
            <w:noProof/>
            <w:webHidden/>
          </w:rPr>
          <w:fldChar w:fldCharType="begin"/>
        </w:r>
        <w:r>
          <w:rPr>
            <w:noProof/>
            <w:webHidden/>
          </w:rPr>
          <w:instrText xml:space="preserve"> PAGEREF _Toc368050188 \h </w:instrText>
        </w:r>
        <w:r>
          <w:rPr>
            <w:noProof/>
            <w:webHidden/>
          </w:rPr>
        </w:r>
        <w:r>
          <w:rPr>
            <w:noProof/>
            <w:webHidden/>
          </w:rPr>
          <w:fldChar w:fldCharType="separate"/>
        </w:r>
        <w:r w:rsidR="00460CAC">
          <w:rPr>
            <w:noProof/>
            <w:webHidden/>
          </w:rPr>
          <w:t>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89" w:history="1">
        <w:r w:rsidRPr="00AE7367">
          <w:rPr>
            <w:rStyle w:val="Hyperlink"/>
            <w:noProof/>
          </w:rPr>
          <w:t>7.3.8</w:t>
        </w:r>
        <w:r>
          <w:rPr>
            <w:rFonts w:asciiTheme="minorHAnsi" w:eastAsiaTheme="minorEastAsia" w:hAnsiTheme="minorHAnsi" w:cstheme="minorBidi"/>
            <w:b w:val="0"/>
            <w:noProof/>
            <w:sz w:val="22"/>
            <w:szCs w:val="22"/>
            <w:lang w:val="en-US" w:eastAsia="en-US"/>
          </w:rPr>
          <w:tab/>
        </w:r>
        <w:r w:rsidRPr="00AE7367">
          <w:rPr>
            <w:rStyle w:val="Hyperlink"/>
            <w:noProof/>
          </w:rPr>
          <w:t>GetMethod (O, P)</w:t>
        </w:r>
        <w:r>
          <w:rPr>
            <w:noProof/>
            <w:webHidden/>
          </w:rPr>
          <w:tab/>
        </w:r>
        <w:r>
          <w:rPr>
            <w:noProof/>
            <w:webHidden/>
          </w:rPr>
          <w:fldChar w:fldCharType="begin"/>
        </w:r>
        <w:r>
          <w:rPr>
            <w:noProof/>
            <w:webHidden/>
          </w:rPr>
          <w:instrText xml:space="preserve"> PAGEREF _Toc368050189 \h </w:instrText>
        </w:r>
        <w:r>
          <w:rPr>
            <w:noProof/>
            <w:webHidden/>
          </w:rPr>
        </w:r>
        <w:r>
          <w:rPr>
            <w:noProof/>
            <w:webHidden/>
          </w:rPr>
          <w:fldChar w:fldCharType="separate"/>
        </w:r>
        <w:r w:rsidR="00460CAC">
          <w:rPr>
            <w:noProof/>
            <w:webHidden/>
          </w:rPr>
          <w:t>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0" w:history="1">
        <w:r w:rsidRPr="00AE7367">
          <w:rPr>
            <w:rStyle w:val="Hyperlink"/>
            <w:noProof/>
          </w:rPr>
          <w:t>7.3.9</w:t>
        </w:r>
        <w:r>
          <w:rPr>
            <w:rFonts w:asciiTheme="minorHAnsi" w:eastAsiaTheme="minorEastAsia" w:hAnsiTheme="minorHAnsi" w:cstheme="minorBidi"/>
            <w:b w:val="0"/>
            <w:noProof/>
            <w:sz w:val="22"/>
            <w:szCs w:val="22"/>
            <w:lang w:val="en-US" w:eastAsia="en-US"/>
          </w:rPr>
          <w:tab/>
        </w:r>
        <w:r w:rsidRPr="00AE7367">
          <w:rPr>
            <w:rStyle w:val="Hyperlink"/>
            <w:noProof/>
          </w:rPr>
          <w:t>Invoke(O,P, [args])</w:t>
        </w:r>
        <w:r>
          <w:rPr>
            <w:noProof/>
            <w:webHidden/>
          </w:rPr>
          <w:tab/>
        </w:r>
        <w:r>
          <w:rPr>
            <w:noProof/>
            <w:webHidden/>
          </w:rPr>
          <w:fldChar w:fldCharType="begin"/>
        </w:r>
        <w:r>
          <w:rPr>
            <w:noProof/>
            <w:webHidden/>
          </w:rPr>
          <w:instrText xml:space="preserve"> PAGEREF _Toc368050190 \h </w:instrText>
        </w:r>
        <w:r>
          <w:rPr>
            <w:noProof/>
            <w:webHidden/>
          </w:rPr>
        </w:r>
        <w:r>
          <w:rPr>
            <w:noProof/>
            <w:webHidden/>
          </w:rPr>
          <w:fldChar w:fldCharType="separate"/>
        </w:r>
        <w:r w:rsidR="00460CAC">
          <w:rPr>
            <w:noProof/>
            <w:webHidden/>
          </w:rPr>
          <w:t>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1" w:history="1">
        <w:r w:rsidRPr="00AE7367">
          <w:rPr>
            <w:rStyle w:val="Hyperlink"/>
            <w:noProof/>
          </w:rPr>
          <w:t>7.3.10</w:t>
        </w:r>
        <w:r>
          <w:rPr>
            <w:rFonts w:asciiTheme="minorHAnsi" w:eastAsiaTheme="minorEastAsia" w:hAnsiTheme="minorHAnsi" w:cstheme="minorBidi"/>
            <w:b w:val="0"/>
            <w:noProof/>
            <w:sz w:val="22"/>
            <w:szCs w:val="22"/>
            <w:lang w:val="en-US" w:eastAsia="en-US"/>
          </w:rPr>
          <w:tab/>
        </w:r>
        <w:r w:rsidRPr="00AE7367">
          <w:rPr>
            <w:rStyle w:val="Hyperlink"/>
            <w:noProof/>
          </w:rPr>
          <w:t>SetIntegrityLevel (O, level)</w:t>
        </w:r>
        <w:r>
          <w:rPr>
            <w:noProof/>
            <w:webHidden/>
          </w:rPr>
          <w:tab/>
        </w:r>
        <w:r>
          <w:rPr>
            <w:noProof/>
            <w:webHidden/>
          </w:rPr>
          <w:fldChar w:fldCharType="begin"/>
        </w:r>
        <w:r>
          <w:rPr>
            <w:noProof/>
            <w:webHidden/>
          </w:rPr>
          <w:instrText xml:space="preserve"> PAGEREF _Toc368050191 \h </w:instrText>
        </w:r>
        <w:r>
          <w:rPr>
            <w:noProof/>
            <w:webHidden/>
          </w:rPr>
        </w:r>
        <w:r>
          <w:rPr>
            <w:noProof/>
            <w:webHidden/>
          </w:rPr>
          <w:fldChar w:fldCharType="separate"/>
        </w:r>
        <w:r w:rsidR="00460CAC">
          <w:rPr>
            <w:noProof/>
            <w:webHidden/>
          </w:rPr>
          <w:t>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2" w:history="1">
        <w:r w:rsidRPr="00AE7367">
          <w:rPr>
            <w:rStyle w:val="Hyperlink"/>
            <w:noProof/>
          </w:rPr>
          <w:t>7.3.11</w:t>
        </w:r>
        <w:r>
          <w:rPr>
            <w:rFonts w:asciiTheme="minorHAnsi" w:eastAsiaTheme="minorEastAsia" w:hAnsiTheme="minorHAnsi" w:cstheme="minorBidi"/>
            <w:b w:val="0"/>
            <w:noProof/>
            <w:sz w:val="22"/>
            <w:szCs w:val="22"/>
            <w:lang w:val="en-US" w:eastAsia="en-US"/>
          </w:rPr>
          <w:tab/>
        </w:r>
        <w:r w:rsidRPr="00AE7367">
          <w:rPr>
            <w:rStyle w:val="Hyperlink"/>
            <w:noProof/>
          </w:rPr>
          <w:t>TestIntegrityLevel (O, level)</w:t>
        </w:r>
        <w:r>
          <w:rPr>
            <w:noProof/>
            <w:webHidden/>
          </w:rPr>
          <w:tab/>
        </w:r>
        <w:r>
          <w:rPr>
            <w:noProof/>
            <w:webHidden/>
          </w:rPr>
          <w:fldChar w:fldCharType="begin"/>
        </w:r>
        <w:r>
          <w:rPr>
            <w:noProof/>
            <w:webHidden/>
          </w:rPr>
          <w:instrText xml:space="preserve"> PAGEREF _Toc368050192 \h </w:instrText>
        </w:r>
        <w:r>
          <w:rPr>
            <w:noProof/>
            <w:webHidden/>
          </w:rPr>
        </w:r>
        <w:r>
          <w:rPr>
            <w:noProof/>
            <w:webHidden/>
          </w:rPr>
          <w:fldChar w:fldCharType="separate"/>
        </w:r>
        <w:r w:rsidR="00460CAC">
          <w:rPr>
            <w:noProof/>
            <w:webHidden/>
          </w:rPr>
          <w:t>49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3" w:history="1">
        <w:r w:rsidRPr="00AE7367">
          <w:rPr>
            <w:rStyle w:val="Hyperlink"/>
            <w:noProof/>
          </w:rPr>
          <w:t>7.3.12</w:t>
        </w:r>
        <w:r>
          <w:rPr>
            <w:rFonts w:asciiTheme="minorHAnsi" w:eastAsiaTheme="minorEastAsia" w:hAnsiTheme="minorHAnsi" w:cstheme="minorBidi"/>
            <w:b w:val="0"/>
            <w:noProof/>
            <w:sz w:val="22"/>
            <w:szCs w:val="22"/>
            <w:lang w:val="en-US" w:eastAsia="en-US"/>
          </w:rPr>
          <w:tab/>
        </w:r>
        <w:r w:rsidRPr="00AE7367">
          <w:rPr>
            <w:rStyle w:val="Hyperlink"/>
            <w:noProof/>
          </w:rPr>
          <w:t>CreateArrayFromList (elements)</w:t>
        </w:r>
        <w:r>
          <w:rPr>
            <w:noProof/>
            <w:webHidden/>
          </w:rPr>
          <w:tab/>
        </w:r>
        <w:r>
          <w:rPr>
            <w:noProof/>
            <w:webHidden/>
          </w:rPr>
          <w:fldChar w:fldCharType="begin"/>
        </w:r>
        <w:r>
          <w:rPr>
            <w:noProof/>
            <w:webHidden/>
          </w:rPr>
          <w:instrText xml:space="preserve"> PAGEREF _Toc368050193 \h </w:instrText>
        </w:r>
        <w:r>
          <w:rPr>
            <w:noProof/>
            <w:webHidden/>
          </w:rPr>
        </w:r>
        <w:r>
          <w:rPr>
            <w:noProof/>
            <w:webHidden/>
          </w:rPr>
          <w:fldChar w:fldCharType="separate"/>
        </w:r>
        <w:r w:rsidR="00460CAC">
          <w:rPr>
            <w:noProof/>
            <w:webHidden/>
          </w:rPr>
          <w:t>49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4" w:history="1">
        <w:r w:rsidRPr="00AE7367">
          <w:rPr>
            <w:rStyle w:val="Hyperlink"/>
            <w:noProof/>
          </w:rPr>
          <w:t>7.3.13</w:t>
        </w:r>
        <w:r>
          <w:rPr>
            <w:rFonts w:asciiTheme="minorHAnsi" w:eastAsiaTheme="minorEastAsia" w:hAnsiTheme="minorHAnsi" w:cstheme="minorBidi"/>
            <w:b w:val="0"/>
            <w:noProof/>
            <w:sz w:val="22"/>
            <w:szCs w:val="22"/>
            <w:lang w:val="en-US" w:eastAsia="en-US"/>
          </w:rPr>
          <w:tab/>
        </w:r>
        <w:r w:rsidRPr="00AE7367">
          <w:rPr>
            <w:rStyle w:val="Hyperlink"/>
            <w:noProof/>
          </w:rPr>
          <w:t>CreateListFromArrayLike (obj)</w:t>
        </w:r>
        <w:r>
          <w:rPr>
            <w:noProof/>
            <w:webHidden/>
          </w:rPr>
          <w:tab/>
        </w:r>
        <w:r>
          <w:rPr>
            <w:noProof/>
            <w:webHidden/>
          </w:rPr>
          <w:fldChar w:fldCharType="begin"/>
        </w:r>
        <w:r>
          <w:rPr>
            <w:noProof/>
            <w:webHidden/>
          </w:rPr>
          <w:instrText xml:space="preserve"> PAGEREF _Toc368050194 \h </w:instrText>
        </w:r>
        <w:r>
          <w:rPr>
            <w:noProof/>
            <w:webHidden/>
          </w:rPr>
        </w:r>
        <w:r>
          <w:rPr>
            <w:noProof/>
            <w:webHidden/>
          </w:rPr>
          <w:fldChar w:fldCharType="separate"/>
        </w:r>
        <w:r w:rsidR="00460CAC">
          <w:rPr>
            <w:noProof/>
            <w:webHidden/>
          </w:rPr>
          <w:t>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5" w:history="1">
        <w:r w:rsidRPr="00AE7367">
          <w:rPr>
            <w:rStyle w:val="Hyperlink"/>
            <w:noProof/>
          </w:rPr>
          <w:t>7.3.14</w:t>
        </w:r>
        <w:r>
          <w:rPr>
            <w:rFonts w:asciiTheme="minorHAnsi" w:eastAsiaTheme="minorEastAsia" w:hAnsiTheme="minorHAnsi" w:cstheme="minorBidi"/>
            <w:b w:val="0"/>
            <w:noProof/>
            <w:sz w:val="22"/>
            <w:szCs w:val="22"/>
            <w:lang w:val="en-US" w:eastAsia="en-US"/>
          </w:rPr>
          <w:tab/>
        </w:r>
        <w:r w:rsidRPr="00AE7367">
          <w:rPr>
            <w:rStyle w:val="Hyperlink"/>
            <w:noProof/>
          </w:rPr>
          <w:t>OrdinaryHasInstance (C, O)</w:t>
        </w:r>
        <w:r>
          <w:rPr>
            <w:noProof/>
            <w:webHidden/>
          </w:rPr>
          <w:tab/>
        </w:r>
        <w:r>
          <w:rPr>
            <w:noProof/>
            <w:webHidden/>
          </w:rPr>
          <w:fldChar w:fldCharType="begin"/>
        </w:r>
        <w:r>
          <w:rPr>
            <w:noProof/>
            <w:webHidden/>
          </w:rPr>
          <w:instrText xml:space="preserve"> PAGEREF _Toc368050195 \h </w:instrText>
        </w:r>
        <w:r>
          <w:rPr>
            <w:noProof/>
            <w:webHidden/>
          </w:rPr>
        </w:r>
        <w:r>
          <w:rPr>
            <w:noProof/>
            <w:webHidden/>
          </w:rPr>
          <w:fldChar w:fldCharType="separate"/>
        </w:r>
        <w:r w:rsidR="00460CAC">
          <w:rPr>
            <w:noProof/>
            <w:webHidden/>
          </w:rPr>
          <w:t>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6" w:history="1">
        <w:r w:rsidRPr="00AE7367">
          <w:rPr>
            <w:rStyle w:val="Hyperlink"/>
            <w:noProof/>
          </w:rPr>
          <w:t>7.3.15</w:t>
        </w:r>
        <w:r>
          <w:rPr>
            <w:rFonts w:asciiTheme="minorHAnsi" w:eastAsiaTheme="minorEastAsia" w:hAnsiTheme="minorHAnsi" w:cstheme="minorBidi"/>
            <w:b w:val="0"/>
            <w:noProof/>
            <w:sz w:val="22"/>
            <w:szCs w:val="22"/>
            <w:lang w:val="en-US" w:eastAsia="en-US"/>
          </w:rPr>
          <w:tab/>
        </w:r>
        <w:r w:rsidRPr="00AE7367">
          <w:rPr>
            <w:rStyle w:val="Hyperlink"/>
            <w:noProof/>
          </w:rPr>
          <w:t>GetPrototypeFromConstructor ( constructor, intrinsicDefaultProto )</w:t>
        </w:r>
        <w:r>
          <w:rPr>
            <w:noProof/>
            <w:webHidden/>
          </w:rPr>
          <w:tab/>
        </w:r>
        <w:r>
          <w:rPr>
            <w:noProof/>
            <w:webHidden/>
          </w:rPr>
          <w:fldChar w:fldCharType="begin"/>
        </w:r>
        <w:r>
          <w:rPr>
            <w:noProof/>
            <w:webHidden/>
          </w:rPr>
          <w:instrText xml:space="preserve"> PAGEREF _Toc368050196 \h </w:instrText>
        </w:r>
        <w:r>
          <w:rPr>
            <w:noProof/>
            <w:webHidden/>
          </w:rPr>
        </w:r>
        <w:r>
          <w:rPr>
            <w:noProof/>
            <w:webHidden/>
          </w:rPr>
          <w:fldChar w:fldCharType="separate"/>
        </w:r>
        <w:r w:rsidR="00460CAC">
          <w:rPr>
            <w:noProof/>
            <w:webHidden/>
          </w:rPr>
          <w:t>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197" w:history="1">
        <w:r w:rsidRPr="00AE7367">
          <w:rPr>
            <w:rStyle w:val="Hyperlink"/>
            <w:noProof/>
          </w:rPr>
          <w:t>7.3.16</w:t>
        </w:r>
        <w:r>
          <w:rPr>
            <w:rFonts w:asciiTheme="minorHAnsi" w:eastAsiaTheme="minorEastAsia" w:hAnsiTheme="minorHAnsi" w:cstheme="minorBidi"/>
            <w:b w:val="0"/>
            <w:noProof/>
            <w:sz w:val="22"/>
            <w:szCs w:val="22"/>
            <w:lang w:val="en-US" w:eastAsia="en-US"/>
          </w:rPr>
          <w:tab/>
        </w:r>
        <w:r w:rsidRPr="00AE7367">
          <w:rPr>
            <w:rStyle w:val="Hyperlink"/>
            <w:noProof/>
          </w:rPr>
          <w:t>OrdinaryCreateFromConstructor ( constructor, intrinsicDefaultProto, internalDataList )</w:t>
        </w:r>
        <w:r>
          <w:rPr>
            <w:noProof/>
            <w:webHidden/>
          </w:rPr>
          <w:tab/>
        </w:r>
        <w:r>
          <w:rPr>
            <w:noProof/>
            <w:webHidden/>
          </w:rPr>
          <w:fldChar w:fldCharType="begin"/>
        </w:r>
        <w:r>
          <w:rPr>
            <w:noProof/>
            <w:webHidden/>
          </w:rPr>
          <w:instrText xml:space="preserve"> PAGEREF _Toc368050197 \h </w:instrText>
        </w:r>
        <w:r>
          <w:rPr>
            <w:noProof/>
            <w:webHidden/>
          </w:rPr>
        </w:r>
        <w:r>
          <w:rPr>
            <w:noProof/>
            <w:webHidden/>
          </w:rPr>
          <w:fldChar w:fldCharType="separate"/>
        </w:r>
        <w:r w:rsidR="00460CAC">
          <w:rPr>
            <w:noProof/>
            <w:webHidden/>
          </w:rPr>
          <w:t>51</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198" w:history="1">
        <w:r w:rsidRPr="00AE7367">
          <w:rPr>
            <w:rStyle w:val="Hyperlink"/>
            <w:noProof/>
          </w:rPr>
          <w:t>8</w:t>
        </w:r>
        <w:r>
          <w:rPr>
            <w:rFonts w:asciiTheme="minorHAnsi" w:eastAsiaTheme="minorEastAsia" w:hAnsiTheme="minorHAnsi" w:cstheme="minorBidi"/>
            <w:b w:val="0"/>
            <w:noProof/>
            <w:sz w:val="22"/>
            <w:szCs w:val="22"/>
            <w:lang w:val="en-US" w:eastAsia="en-US"/>
          </w:rPr>
          <w:tab/>
        </w:r>
        <w:r w:rsidRPr="00AE7367">
          <w:rPr>
            <w:rStyle w:val="Hyperlink"/>
            <w:noProof/>
          </w:rPr>
          <w:t>Executable Code and Execution Contexts</w:t>
        </w:r>
        <w:r>
          <w:rPr>
            <w:noProof/>
            <w:webHidden/>
          </w:rPr>
          <w:tab/>
        </w:r>
        <w:r>
          <w:rPr>
            <w:noProof/>
            <w:webHidden/>
          </w:rPr>
          <w:fldChar w:fldCharType="begin"/>
        </w:r>
        <w:r>
          <w:rPr>
            <w:noProof/>
            <w:webHidden/>
          </w:rPr>
          <w:instrText xml:space="preserve"> PAGEREF _Toc368050198 \h </w:instrText>
        </w:r>
        <w:r>
          <w:rPr>
            <w:noProof/>
            <w:webHidden/>
          </w:rPr>
        </w:r>
        <w:r>
          <w:rPr>
            <w:noProof/>
            <w:webHidden/>
          </w:rPr>
          <w:fldChar w:fldCharType="separate"/>
        </w:r>
        <w:r w:rsidR="00460CAC">
          <w:rPr>
            <w:noProof/>
            <w:webHidden/>
          </w:rPr>
          <w:t>51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199" w:history="1">
        <w:r w:rsidRPr="00AE7367">
          <w:rPr>
            <w:rStyle w:val="Hyperlink"/>
            <w:noProof/>
          </w:rPr>
          <w:t>8.1</w:t>
        </w:r>
        <w:r>
          <w:rPr>
            <w:rFonts w:asciiTheme="minorHAnsi" w:eastAsiaTheme="minorEastAsia" w:hAnsiTheme="minorHAnsi" w:cstheme="minorBidi"/>
            <w:b w:val="0"/>
            <w:noProof/>
            <w:sz w:val="22"/>
            <w:szCs w:val="22"/>
            <w:lang w:val="en-US" w:eastAsia="en-US"/>
          </w:rPr>
          <w:tab/>
        </w:r>
        <w:r w:rsidRPr="00AE7367">
          <w:rPr>
            <w:rStyle w:val="Hyperlink"/>
            <w:noProof/>
          </w:rPr>
          <w:t>Lexical Environments</w:t>
        </w:r>
        <w:r>
          <w:rPr>
            <w:noProof/>
            <w:webHidden/>
          </w:rPr>
          <w:tab/>
        </w:r>
        <w:r>
          <w:rPr>
            <w:noProof/>
            <w:webHidden/>
          </w:rPr>
          <w:fldChar w:fldCharType="begin"/>
        </w:r>
        <w:r>
          <w:rPr>
            <w:noProof/>
            <w:webHidden/>
          </w:rPr>
          <w:instrText xml:space="preserve"> PAGEREF _Toc368050199 \h </w:instrText>
        </w:r>
        <w:r>
          <w:rPr>
            <w:noProof/>
            <w:webHidden/>
          </w:rPr>
        </w:r>
        <w:r>
          <w:rPr>
            <w:noProof/>
            <w:webHidden/>
          </w:rPr>
          <w:fldChar w:fldCharType="separate"/>
        </w:r>
        <w:r w:rsidR="00460CAC">
          <w:rPr>
            <w:noProof/>
            <w:webHidden/>
          </w:rPr>
          <w:t>51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00" w:history="1">
        <w:r w:rsidRPr="00AE7367">
          <w:rPr>
            <w:rStyle w:val="Hyperlink"/>
            <w:noProof/>
          </w:rPr>
          <w:t>8.1.1</w:t>
        </w:r>
        <w:r>
          <w:rPr>
            <w:rFonts w:asciiTheme="minorHAnsi" w:eastAsiaTheme="minorEastAsia" w:hAnsiTheme="minorHAnsi" w:cstheme="minorBidi"/>
            <w:b w:val="0"/>
            <w:noProof/>
            <w:sz w:val="22"/>
            <w:szCs w:val="22"/>
            <w:lang w:val="en-US" w:eastAsia="en-US"/>
          </w:rPr>
          <w:tab/>
        </w:r>
        <w:r w:rsidRPr="00AE7367">
          <w:rPr>
            <w:rStyle w:val="Hyperlink"/>
            <w:noProof/>
          </w:rPr>
          <w:t>Environment Records</w:t>
        </w:r>
        <w:r>
          <w:rPr>
            <w:noProof/>
            <w:webHidden/>
          </w:rPr>
          <w:tab/>
        </w:r>
        <w:r>
          <w:rPr>
            <w:noProof/>
            <w:webHidden/>
          </w:rPr>
          <w:fldChar w:fldCharType="begin"/>
        </w:r>
        <w:r>
          <w:rPr>
            <w:noProof/>
            <w:webHidden/>
          </w:rPr>
          <w:instrText xml:space="preserve"> PAGEREF _Toc368050200 \h </w:instrText>
        </w:r>
        <w:r>
          <w:rPr>
            <w:noProof/>
            <w:webHidden/>
          </w:rPr>
        </w:r>
        <w:r>
          <w:rPr>
            <w:noProof/>
            <w:webHidden/>
          </w:rPr>
          <w:fldChar w:fldCharType="separate"/>
        </w:r>
        <w:r w:rsidR="00460CAC">
          <w:rPr>
            <w:noProof/>
            <w:webHidden/>
          </w:rPr>
          <w:t>52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01" w:history="1">
        <w:r w:rsidRPr="00AE7367">
          <w:rPr>
            <w:rStyle w:val="Hyperlink"/>
            <w:noProof/>
          </w:rPr>
          <w:t>8.1.2</w:t>
        </w:r>
        <w:r>
          <w:rPr>
            <w:rFonts w:asciiTheme="minorHAnsi" w:eastAsiaTheme="minorEastAsia" w:hAnsiTheme="minorHAnsi" w:cstheme="minorBidi"/>
            <w:b w:val="0"/>
            <w:noProof/>
            <w:sz w:val="22"/>
            <w:szCs w:val="22"/>
            <w:lang w:val="en-US" w:eastAsia="en-US"/>
          </w:rPr>
          <w:tab/>
        </w:r>
        <w:r w:rsidRPr="00AE7367">
          <w:rPr>
            <w:rStyle w:val="Hyperlink"/>
            <w:noProof/>
          </w:rPr>
          <w:t>Lexical Environment Operations</w:t>
        </w:r>
        <w:r>
          <w:rPr>
            <w:noProof/>
            <w:webHidden/>
          </w:rPr>
          <w:tab/>
        </w:r>
        <w:r>
          <w:rPr>
            <w:noProof/>
            <w:webHidden/>
          </w:rPr>
          <w:fldChar w:fldCharType="begin"/>
        </w:r>
        <w:r>
          <w:rPr>
            <w:noProof/>
            <w:webHidden/>
          </w:rPr>
          <w:instrText xml:space="preserve"> PAGEREF _Toc368050201 \h </w:instrText>
        </w:r>
        <w:r>
          <w:rPr>
            <w:noProof/>
            <w:webHidden/>
          </w:rPr>
        </w:r>
        <w:r>
          <w:rPr>
            <w:noProof/>
            <w:webHidden/>
          </w:rPr>
          <w:fldChar w:fldCharType="separate"/>
        </w:r>
        <w:r w:rsidR="00460CAC">
          <w:rPr>
            <w:noProof/>
            <w:webHidden/>
          </w:rPr>
          <w:t>63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202" w:history="1">
        <w:r w:rsidRPr="00AE7367">
          <w:rPr>
            <w:rStyle w:val="Hyperlink"/>
            <w:noProof/>
          </w:rPr>
          <w:t>8.2</w:t>
        </w:r>
        <w:r>
          <w:rPr>
            <w:rFonts w:asciiTheme="minorHAnsi" w:eastAsiaTheme="minorEastAsia" w:hAnsiTheme="minorHAnsi" w:cstheme="minorBidi"/>
            <w:b w:val="0"/>
            <w:noProof/>
            <w:sz w:val="22"/>
            <w:szCs w:val="22"/>
            <w:lang w:val="en-US" w:eastAsia="en-US"/>
          </w:rPr>
          <w:tab/>
        </w:r>
        <w:r w:rsidRPr="00AE7367">
          <w:rPr>
            <w:rStyle w:val="Hyperlink"/>
            <w:noProof/>
          </w:rPr>
          <w:t>Code Realms</w:t>
        </w:r>
        <w:r>
          <w:rPr>
            <w:noProof/>
            <w:webHidden/>
          </w:rPr>
          <w:tab/>
        </w:r>
        <w:r>
          <w:rPr>
            <w:noProof/>
            <w:webHidden/>
          </w:rPr>
          <w:fldChar w:fldCharType="begin"/>
        </w:r>
        <w:r>
          <w:rPr>
            <w:noProof/>
            <w:webHidden/>
          </w:rPr>
          <w:instrText xml:space="preserve"> PAGEREF _Toc368050202 \h </w:instrText>
        </w:r>
        <w:r>
          <w:rPr>
            <w:noProof/>
            <w:webHidden/>
          </w:rPr>
        </w:r>
        <w:r>
          <w:rPr>
            <w:noProof/>
            <w:webHidden/>
          </w:rPr>
          <w:fldChar w:fldCharType="separate"/>
        </w:r>
        <w:r w:rsidR="00460CAC">
          <w:rPr>
            <w:noProof/>
            <w:webHidden/>
          </w:rPr>
          <w:t>64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203" w:history="1">
        <w:r w:rsidRPr="00AE7367">
          <w:rPr>
            <w:rStyle w:val="Hyperlink"/>
            <w:noProof/>
          </w:rPr>
          <w:t>8.3</w:t>
        </w:r>
        <w:r>
          <w:rPr>
            <w:rFonts w:asciiTheme="minorHAnsi" w:eastAsiaTheme="minorEastAsia" w:hAnsiTheme="minorHAnsi" w:cstheme="minorBidi"/>
            <w:b w:val="0"/>
            <w:noProof/>
            <w:sz w:val="22"/>
            <w:szCs w:val="22"/>
            <w:lang w:val="en-US" w:eastAsia="en-US"/>
          </w:rPr>
          <w:tab/>
        </w:r>
        <w:r w:rsidRPr="00AE7367">
          <w:rPr>
            <w:rStyle w:val="Hyperlink"/>
            <w:noProof/>
          </w:rPr>
          <w:t>Execution Contexts</w:t>
        </w:r>
        <w:r>
          <w:rPr>
            <w:noProof/>
            <w:webHidden/>
          </w:rPr>
          <w:tab/>
        </w:r>
        <w:r>
          <w:rPr>
            <w:noProof/>
            <w:webHidden/>
          </w:rPr>
          <w:fldChar w:fldCharType="begin"/>
        </w:r>
        <w:r>
          <w:rPr>
            <w:noProof/>
            <w:webHidden/>
          </w:rPr>
          <w:instrText xml:space="preserve"> PAGEREF _Toc368050203 \h </w:instrText>
        </w:r>
        <w:r>
          <w:rPr>
            <w:noProof/>
            <w:webHidden/>
          </w:rPr>
        </w:r>
        <w:r>
          <w:rPr>
            <w:noProof/>
            <w:webHidden/>
          </w:rPr>
          <w:fldChar w:fldCharType="separate"/>
        </w:r>
        <w:r w:rsidR="00460CAC">
          <w:rPr>
            <w:noProof/>
            <w:webHidden/>
          </w:rPr>
          <w:t>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04" w:history="1">
        <w:r w:rsidRPr="00AE7367">
          <w:rPr>
            <w:rStyle w:val="Hyperlink"/>
            <w:noProof/>
          </w:rPr>
          <w:t>8.3.1</w:t>
        </w:r>
        <w:r>
          <w:rPr>
            <w:rFonts w:asciiTheme="minorHAnsi" w:eastAsiaTheme="minorEastAsia" w:hAnsiTheme="minorHAnsi" w:cstheme="minorBidi"/>
            <w:b w:val="0"/>
            <w:noProof/>
            <w:sz w:val="22"/>
            <w:szCs w:val="22"/>
            <w:lang w:val="en-US" w:eastAsia="en-US"/>
          </w:rPr>
          <w:tab/>
        </w:r>
        <w:r w:rsidRPr="00AE7367">
          <w:rPr>
            <w:rStyle w:val="Hyperlink"/>
            <w:noProof/>
          </w:rPr>
          <w:t>Identifier Resolution</w:t>
        </w:r>
        <w:r>
          <w:rPr>
            <w:noProof/>
            <w:webHidden/>
          </w:rPr>
          <w:tab/>
        </w:r>
        <w:r>
          <w:rPr>
            <w:noProof/>
            <w:webHidden/>
          </w:rPr>
          <w:fldChar w:fldCharType="begin"/>
        </w:r>
        <w:r>
          <w:rPr>
            <w:noProof/>
            <w:webHidden/>
          </w:rPr>
          <w:instrText xml:space="preserve"> PAGEREF _Toc368050204 \h </w:instrText>
        </w:r>
        <w:r>
          <w:rPr>
            <w:noProof/>
            <w:webHidden/>
          </w:rPr>
        </w:r>
        <w:r>
          <w:rPr>
            <w:noProof/>
            <w:webHidden/>
          </w:rPr>
          <w:fldChar w:fldCharType="separate"/>
        </w:r>
        <w:r w:rsidR="00460CAC">
          <w:rPr>
            <w:noProof/>
            <w:webHidden/>
          </w:rPr>
          <w:t>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05" w:history="1">
        <w:r w:rsidRPr="00AE7367">
          <w:rPr>
            <w:rStyle w:val="Hyperlink"/>
            <w:noProof/>
          </w:rPr>
          <w:t>8.3.2</w:t>
        </w:r>
        <w:r>
          <w:rPr>
            <w:rFonts w:asciiTheme="minorHAnsi" w:eastAsiaTheme="minorEastAsia" w:hAnsiTheme="minorHAnsi" w:cstheme="minorBidi"/>
            <w:b w:val="0"/>
            <w:noProof/>
            <w:sz w:val="22"/>
            <w:szCs w:val="22"/>
            <w:lang w:val="en-US" w:eastAsia="en-US"/>
          </w:rPr>
          <w:tab/>
        </w:r>
        <w:r w:rsidRPr="00AE7367">
          <w:rPr>
            <w:rStyle w:val="Hyperlink"/>
            <w:noProof/>
          </w:rPr>
          <w:t>GetThisEnvironment</w:t>
        </w:r>
        <w:r>
          <w:rPr>
            <w:noProof/>
            <w:webHidden/>
          </w:rPr>
          <w:tab/>
        </w:r>
        <w:r>
          <w:rPr>
            <w:noProof/>
            <w:webHidden/>
          </w:rPr>
          <w:fldChar w:fldCharType="begin"/>
        </w:r>
        <w:r>
          <w:rPr>
            <w:noProof/>
            <w:webHidden/>
          </w:rPr>
          <w:instrText xml:space="preserve"> PAGEREF _Toc368050205 \h </w:instrText>
        </w:r>
        <w:r>
          <w:rPr>
            <w:noProof/>
            <w:webHidden/>
          </w:rPr>
        </w:r>
        <w:r>
          <w:rPr>
            <w:noProof/>
            <w:webHidden/>
          </w:rPr>
          <w:fldChar w:fldCharType="separate"/>
        </w:r>
        <w:r w:rsidR="00460CAC">
          <w:rPr>
            <w:noProof/>
            <w:webHidden/>
          </w:rPr>
          <w:t>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06" w:history="1">
        <w:r w:rsidRPr="00AE7367">
          <w:rPr>
            <w:rStyle w:val="Hyperlink"/>
            <w:noProof/>
          </w:rPr>
          <w:t>8.3.3</w:t>
        </w:r>
        <w:r>
          <w:rPr>
            <w:rFonts w:asciiTheme="minorHAnsi" w:eastAsiaTheme="minorEastAsia" w:hAnsiTheme="minorHAnsi" w:cstheme="minorBidi"/>
            <w:b w:val="0"/>
            <w:noProof/>
            <w:sz w:val="22"/>
            <w:szCs w:val="22"/>
            <w:lang w:val="en-US" w:eastAsia="en-US"/>
          </w:rPr>
          <w:tab/>
        </w:r>
        <w:r w:rsidRPr="00AE7367">
          <w:rPr>
            <w:rStyle w:val="Hyperlink"/>
            <w:noProof/>
          </w:rPr>
          <w:t>ThisResolution</w:t>
        </w:r>
        <w:r>
          <w:rPr>
            <w:noProof/>
            <w:webHidden/>
          </w:rPr>
          <w:tab/>
        </w:r>
        <w:r>
          <w:rPr>
            <w:noProof/>
            <w:webHidden/>
          </w:rPr>
          <w:fldChar w:fldCharType="begin"/>
        </w:r>
        <w:r>
          <w:rPr>
            <w:noProof/>
            <w:webHidden/>
          </w:rPr>
          <w:instrText xml:space="preserve"> PAGEREF _Toc368050206 \h </w:instrText>
        </w:r>
        <w:r>
          <w:rPr>
            <w:noProof/>
            <w:webHidden/>
          </w:rPr>
        </w:r>
        <w:r>
          <w:rPr>
            <w:noProof/>
            <w:webHidden/>
          </w:rPr>
          <w:fldChar w:fldCharType="separate"/>
        </w:r>
        <w:r w:rsidR="00460CAC">
          <w:rPr>
            <w:noProof/>
            <w:webHidden/>
          </w:rPr>
          <w:t>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07" w:history="1">
        <w:r w:rsidRPr="00AE7367">
          <w:rPr>
            <w:rStyle w:val="Hyperlink"/>
            <w:noProof/>
          </w:rPr>
          <w:t>8.3.4</w:t>
        </w:r>
        <w:r>
          <w:rPr>
            <w:rFonts w:asciiTheme="minorHAnsi" w:eastAsiaTheme="minorEastAsia" w:hAnsiTheme="minorHAnsi" w:cstheme="minorBidi"/>
            <w:b w:val="0"/>
            <w:noProof/>
            <w:sz w:val="22"/>
            <w:szCs w:val="22"/>
            <w:lang w:val="en-US" w:eastAsia="en-US"/>
          </w:rPr>
          <w:tab/>
        </w:r>
        <w:r w:rsidRPr="00AE7367">
          <w:rPr>
            <w:rStyle w:val="Hyperlink"/>
            <w:noProof/>
          </w:rPr>
          <w:t>GetGlobalObject</w:t>
        </w:r>
        <w:r>
          <w:rPr>
            <w:noProof/>
            <w:webHidden/>
          </w:rPr>
          <w:tab/>
        </w:r>
        <w:r>
          <w:rPr>
            <w:noProof/>
            <w:webHidden/>
          </w:rPr>
          <w:fldChar w:fldCharType="begin"/>
        </w:r>
        <w:r>
          <w:rPr>
            <w:noProof/>
            <w:webHidden/>
          </w:rPr>
          <w:instrText xml:space="preserve"> PAGEREF _Toc368050207 \h </w:instrText>
        </w:r>
        <w:r>
          <w:rPr>
            <w:noProof/>
            <w:webHidden/>
          </w:rPr>
        </w:r>
        <w:r>
          <w:rPr>
            <w:noProof/>
            <w:webHidden/>
          </w:rPr>
          <w:fldChar w:fldCharType="separate"/>
        </w:r>
        <w:r w:rsidR="00460CAC">
          <w:rPr>
            <w:noProof/>
            <w:webHidden/>
          </w:rPr>
          <w:t>66</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208" w:history="1">
        <w:r w:rsidRPr="00AE7367">
          <w:rPr>
            <w:rStyle w:val="Hyperlink"/>
            <w:noProof/>
          </w:rPr>
          <w:t>9</w:t>
        </w:r>
        <w:r>
          <w:rPr>
            <w:rFonts w:asciiTheme="minorHAnsi" w:eastAsiaTheme="minorEastAsia" w:hAnsiTheme="minorHAnsi" w:cstheme="minorBidi"/>
            <w:b w:val="0"/>
            <w:noProof/>
            <w:sz w:val="22"/>
            <w:szCs w:val="22"/>
            <w:lang w:val="en-US" w:eastAsia="en-US"/>
          </w:rPr>
          <w:tab/>
        </w:r>
        <w:r w:rsidRPr="00AE7367">
          <w:rPr>
            <w:rStyle w:val="Hyperlink"/>
            <w:noProof/>
          </w:rPr>
          <w:t>ECMAScript Ordinary and Exotic Objects Behaviours</w:t>
        </w:r>
        <w:r>
          <w:rPr>
            <w:noProof/>
            <w:webHidden/>
          </w:rPr>
          <w:tab/>
        </w:r>
        <w:r>
          <w:rPr>
            <w:noProof/>
            <w:webHidden/>
          </w:rPr>
          <w:fldChar w:fldCharType="begin"/>
        </w:r>
        <w:r>
          <w:rPr>
            <w:noProof/>
            <w:webHidden/>
          </w:rPr>
          <w:instrText xml:space="preserve"> PAGEREF _Toc368050208 \h </w:instrText>
        </w:r>
        <w:r>
          <w:rPr>
            <w:noProof/>
            <w:webHidden/>
          </w:rPr>
        </w:r>
        <w:r>
          <w:rPr>
            <w:noProof/>
            <w:webHidden/>
          </w:rPr>
          <w:fldChar w:fldCharType="separate"/>
        </w:r>
        <w:r w:rsidR="00460CAC">
          <w:rPr>
            <w:noProof/>
            <w:webHidden/>
          </w:rPr>
          <w:t>66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209" w:history="1">
        <w:r w:rsidRPr="00AE7367">
          <w:rPr>
            <w:rStyle w:val="Hyperlink"/>
            <w:noProof/>
          </w:rPr>
          <w:t>9.1</w:t>
        </w:r>
        <w:r>
          <w:rPr>
            <w:rFonts w:asciiTheme="minorHAnsi" w:eastAsiaTheme="minorEastAsia" w:hAnsiTheme="minorHAnsi" w:cstheme="minorBidi"/>
            <w:b w:val="0"/>
            <w:noProof/>
            <w:sz w:val="22"/>
            <w:szCs w:val="22"/>
            <w:lang w:val="en-US" w:eastAsia="en-US"/>
          </w:rPr>
          <w:tab/>
        </w:r>
        <w:r w:rsidRPr="00AE7367">
          <w:rPr>
            <w:rStyle w:val="Hyperlink"/>
            <w:noProof/>
          </w:rPr>
          <w:t>Ordinary Object Internal Methods and Internal Data Properties</w:t>
        </w:r>
        <w:r>
          <w:rPr>
            <w:noProof/>
            <w:webHidden/>
          </w:rPr>
          <w:tab/>
        </w:r>
        <w:r>
          <w:rPr>
            <w:noProof/>
            <w:webHidden/>
          </w:rPr>
          <w:fldChar w:fldCharType="begin"/>
        </w:r>
        <w:r>
          <w:rPr>
            <w:noProof/>
            <w:webHidden/>
          </w:rPr>
          <w:instrText xml:space="preserve"> PAGEREF _Toc368050209 \h </w:instrText>
        </w:r>
        <w:r>
          <w:rPr>
            <w:noProof/>
            <w:webHidden/>
          </w:rPr>
        </w:r>
        <w:r>
          <w:rPr>
            <w:noProof/>
            <w:webHidden/>
          </w:rPr>
          <w:fldChar w:fldCharType="separate"/>
        </w:r>
        <w:r w:rsidR="00460CAC">
          <w:rPr>
            <w:noProof/>
            <w:webHidden/>
          </w:rPr>
          <w:t>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10" w:history="1">
        <w:r w:rsidRPr="00AE7367">
          <w:rPr>
            <w:rStyle w:val="Hyperlink"/>
            <w:noProof/>
          </w:rPr>
          <w:t>9.1.1</w:t>
        </w:r>
        <w:r>
          <w:rPr>
            <w:rFonts w:asciiTheme="minorHAnsi" w:eastAsiaTheme="minorEastAsia" w:hAnsiTheme="minorHAnsi" w:cstheme="minorBidi"/>
            <w:b w:val="0"/>
            <w:noProof/>
            <w:sz w:val="22"/>
            <w:szCs w:val="22"/>
            <w:lang w:val="en-US" w:eastAsia="en-US"/>
          </w:rPr>
          <w:tab/>
        </w:r>
        <w:r w:rsidRPr="00AE7367">
          <w:rPr>
            <w:rStyle w:val="Hyperlink"/>
            <w:noProof/>
          </w:rPr>
          <w:t>[[GetPrototypeOf]] ( )</w:t>
        </w:r>
        <w:r>
          <w:rPr>
            <w:noProof/>
            <w:webHidden/>
          </w:rPr>
          <w:tab/>
        </w:r>
        <w:r>
          <w:rPr>
            <w:noProof/>
            <w:webHidden/>
          </w:rPr>
          <w:fldChar w:fldCharType="begin"/>
        </w:r>
        <w:r>
          <w:rPr>
            <w:noProof/>
            <w:webHidden/>
          </w:rPr>
          <w:instrText xml:space="preserve"> PAGEREF _Toc368050210 \h </w:instrText>
        </w:r>
        <w:r>
          <w:rPr>
            <w:noProof/>
            <w:webHidden/>
          </w:rPr>
        </w:r>
        <w:r>
          <w:rPr>
            <w:noProof/>
            <w:webHidden/>
          </w:rPr>
          <w:fldChar w:fldCharType="separate"/>
        </w:r>
        <w:r w:rsidR="00460CAC">
          <w:rPr>
            <w:noProof/>
            <w:webHidden/>
          </w:rPr>
          <w:t>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11" w:history="1">
        <w:r w:rsidRPr="00AE7367">
          <w:rPr>
            <w:rStyle w:val="Hyperlink"/>
            <w:noProof/>
          </w:rPr>
          <w:t>9.1.2</w:t>
        </w:r>
        <w:r>
          <w:rPr>
            <w:rFonts w:asciiTheme="minorHAnsi" w:eastAsiaTheme="minorEastAsia" w:hAnsiTheme="minorHAnsi" w:cstheme="minorBidi"/>
            <w:b w:val="0"/>
            <w:noProof/>
            <w:sz w:val="22"/>
            <w:szCs w:val="22"/>
            <w:lang w:val="en-US" w:eastAsia="en-US"/>
          </w:rPr>
          <w:tab/>
        </w:r>
        <w:r w:rsidRPr="00AE7367">
          <w:rPr>
            <w:rStyle w:val="Hyperlink"/>
            <w:noProof/>
          </w:rPr>
          <w:t>[[SetPrototypeOf]] (V)</w:t>
        </w:r>
        <w:r>
          <w:rPr>
            <w:noProof/>
            <w:webHidden/>
          </w:rPr>
          <w:tab/>
        </w:r>
        <w:r>
          <w:rPr>
            <w:noProof/>
            <w:webHidden/>
          </w:rPr>
          <w:fldChar w:fldCharType="begin"/>
        </w:r>
        <w:r>
          <w:rPr>
            <w:noProof/>
            <w:webHidden/>
          </w:rPr>
          <w:instrText xml:space="preserve"> PAGEREF _Toc368050211 \h </w:instrText>
        </w:r>
        <w:r>
          <w:rPr>
            <w:noProof/>
            <w:webHidden/>
          </w:rPr>
        </w:r>
        <w:r>
          <w:rPr>
            <w:noProof/>
            <w:webHidden/>
          </w:rPr>
          <w:fldChar w:fldCharType="separate"/>
        </w:r>
        <w:r w:rsidR="00460CAC">
          <w:rPr>
            <w:noProof/>
            <w:webHidden/>
          </w:rPr>
          <w:t>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12" w:history="1">
        <w:r w:rsidRPr="00AE7367">
          <w:rPr>
            <w:rStyle w:val="Hyperlink"/>
            <w:noProof/>
          </w:rPr>
          <w:t>9.1.3</w:t>
        </w:r>
        <w:r>
          <w:rPr>
            <w:rFonts w:asciiTheme="minorHAnsi" w:eastAsiaTheme="minorEastAsia" w:hAnsiTheme="minorHAnsi" w:cstheme="minorBidi"/>
            <w:b w:val="0"/>
            <w:noProof/>
            <w:sz w:val="22"/>
            <w:szCs w:val="22"/>
            <w:lang w:val="en-US" w:eastAsia="en-US"/>
          </w:rPr>
          <w:tab/>
        </w:r>
        <w:r w:rsidRPr="00AE7367">
          <w:rPr>
            <w:rStyle w:val="Hyperlink"/>
            <w:noProof/>
          </w:rPr>
          <w:t>[[IsExtensible]] ( )</w:t>
        </w:r>
        <w:r>
          <w:rPr>
            <w:noProof/>
            <w:webHidden/>
          </w:rPr>
          <w:tab/>
        </w:r>
        <w:r>
          <w:rPr>
            <w:noProof/>
            <w:webHidden/>
          </w:rPr>
          <w:fldChar w:fldCharType="begin"/>
        </w:r>
        <w:r>
          <w:rPr>
            <w:noProof/>
            <w:webHidden/>
          </w:rPr>
          <w:instrText xml:space="preserve"> PAGEREF _Toc368050212 \h </w:instrText>
        </w:r>
        <w:r>
          <w:rPr>
            <w:noProof/>
            <w:webHidden/>
          </w:rPr>
        </w:r>
        <w:r>
          <w:rPr>
            <w:noProof/>
            <w:webHidden/>
          </w:rPr>
          <w:fldChar w:fldCharType="separate"/>
        </w:r>
        <w:r w:rsidR="00460CAC">
          <w:rPr>
            <w:noProof/>
            <w:webHidden/>
          </w:rPr>
          <w:t>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13" w:history="1">
        <w:r w:rsidRPr="00AE7367">
          <w:rPr>
            <w:rStyle w:val="Hyperlink"/>
            <w:noProof/>
          </w:rPr>
          <w:t>9.1.4</w:t>
        </w:r>
        <w:r>
          <w:rPr>
            <w:rFonts w:asciiTheme="minorHAnsi" w:eastAsiaTheme="minorEastAsia" w:hAnsiTheme="minorHAnsi" w:cstheme="minorBidi"/>
            <w:b w:val="0"/>
            <w:noProof/>
            <w:sz w:val="22"/>
            <w:szCs w:val="22"/>
            <w:lang w:val="en-US" w:eastAsia="en-US"/>
          </w:rPr>
          <w:tab/>
        </w:r>
        <w:r w:rsidRPr="00AE7367">
          <w:rPr>
            <w:rStyle w:val="Hyperlink"/>
            <w:noProof/>
          </w:rPr>
          <w:t>[[PreventExtensions]]  ( )</w:t>
        </w:r>
        <w:r>
          <w:rPr>
            <w:noProof/>
            <w:webHidden/>
          </w:rPr>
          <w:tab/>
        </w:r>
        <w:r>
          <w:rPr>
            <w:noProof/>
            <w:webHidden/>
          </w:rPr>
          <w:fldChar w:fldCharType="begin"/>
        </w:r>
        <w:r>
          <w:rPr>
            <w:noProof/>
            <w:webHidden/>
          </w:rPr>
          <w:instrText xml:space="preserve"> PAGEREF _Toc368050213 \h </w:instrText>
        </w:r>
        <w:r>
          <w:rPr>
            <w:noProof/>
            <w:webHidden/>
          </w:rPr>
        </w:r>
        <w:r>
          <w:rPr>
            <w:noProof/>
            <w:webHidden/>
          </w:rPr>
          <w:fldChar w:fldCharType="separate"/>
        </w:r>
        <w:r w:rsidR="00460CAC">
          <w:rPr>
            <w:noProof/>
            <w:webHidden/>
          </w:rPr>
          <w:t>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19" w:history="1">
        <w:r w:rsidRPr="00AE7367">
          <w:rPr>
            <w:rStyle w:val="Hyperlink"/>
            <w:noProof/>
          </w:rPr>
          <w:t>9.1.5</w:t>
        </w:r>
        <w:r>
          <w:rPr>
            <w:rFonts w:asciiTheme="minorHAnsi" w:eastAsiaTheme="minorEastAsia" w:hAnsiTheme="minorHAnsi" w:cstheme="minorBidi"/>
            <w:b w:val="0"/>
            <w:noProof/>
            <w:sz w:val="22"/>
            <w:szCs w:val="22"/>
            <w:lang w:val="en-US" w:eastAsia="en-US"/>
          </w:rPr>
          <w:tab/>
        </w:r>
        <w:r w:rsidRPr="00AE7367">
          <w:rPr>
            <w:rStyle w:val="Hyperlink"/>
            <w:noProof/>
          </w:rPr>
          <w:t>[[GetOwnProperty]] (P)</w:t>
        </w:r>
        <w:r>
          <w:rPr>
            <w:noProof/>
            <w:webHidden/>
          </w:rPr>
          <w:tab/>
        </w:r>
        <w:r>
          <w:rPr>
            <w:noProof/>
            <w:webHidden/>
          </w:rPr>
          <w:fldChar w:fldCharType="begin"/>
        </w:r>
        <w:r>
          <w:rPr>
            <w:noProof/>
            <w:webHidden/>
          </w:rPr>
          <w:instrText xml:space="preserve"> PAGEREF _Toc368050219 \h </w:instrText>
        </w:r>
        <w:r>
          <w:rPr>
            <w:noProof/>
            <w:webHidden/>
          </w:rPr>
        </w:r>
        <w:r>
          <w:rPr>
            <w:noProof/>
            <w:webHidden/>
          </w:rPr>
          <w:fldChar w:fldCharType="separate"/>
        </w:r>
        <w:r w:rsidR="00460CAC">
          <w:rPr>
            <w:noProof/>
            <w:webHidden/>
          </w:rPr>
          <w:t>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0" w:history="1">
        <w:r w:rsidRPr="00AE7367">
          <w:rPr>
            <w:rStyle w:val="Hyperlink"/>
            <w:noProof/>
          </w:rPr>
          <w:t>9.1.6</w:t>
        </w:r>
        <w:r>
          <w:rPr>
            <w:rFonts w:asciiTheme="minorHAnsi" w:eastAsiaTheme="minorEastAsia" w:hAnsiTheme="minorHAnsi" w:cstheme="minorBidi"/>
            <w:b w:val="0"/>
            <w:noProof/>
            <w:sz w:val="22"/>
            <w:szCs w:val="22"/>
            <w:lang w:val="en-US" w:eastAsia="en-US"/>
          </w:rPr>
          <w:tab/>
        </w:r>
        <w:r w:rsidRPr="00AE7367">
          <w:rPr>
            <w:rStyle w:val="Hyperlink"/>
            <w:noProof/>
          </w:rPr>
          <w:t>[[DefineOwnProperty]] (P, Desc)</w:t>
        </w:r>
        <w:r>
          <w:rPr>
            <w:noProof/>
            <w:webHidden/>
          </w:rPr>
          <w:tab/>
        </w:r>
        <w:r>
          <w:rPr>
            <w:noProof/>
            <w:webHidden/>
          </w:rPr>
          <w:fldChar w:fldCharType="begin"/>
        </w:r>
        <w:r>
          <w:rPr>
            <w:noProof/>
            <w:webHidden/>
          </w:rPr>
          <w:instrText xml:space="preserve"> PAGEREF _Toc368050220 \h </w:instrText>
        </w:r>
        <w:r>
          <w:rPr>
            <w:noProof/>
            <w:webHidden/>
          </w:rPr>
        </w:r>
        <w:r>
          <w:rPr>
            <w:noProof/>
            <w:webHidden/>
          </w:rPr>
          <w:fldChar w:fldCharType="separate"/>
        </w:r>
        <w:r w:rsidR="00460CAC">
          <w:rPr>
            <w:noProof/>
            <w:webHidden/>
          </w:rPr>
          <w:t>68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1" w:history="1">
        <w:r w:rsidRPr="00AE7367">
          <w:rPr>
            <w:rStyle w:val="Hyperlink"/>
            <w:noProof/>
          </w:rPr>
          <w:t>9.1.7</w:t>
        </w:r>
        <w:r>
          <w:rPr>
            <w:rFonts w:asciiTheme="minorHAnsi" w:eastAsiaTheme="minorEastAsia" w:hAnsiTheme="minorHAnsi" w:cstheme="minorBidi"/>
            <w:b w:val="0"/>
            <w:noProof/>
            <w:sz w:val="22"/>
            <w:szCs w:val="22"/>
            <w:lang w:val="en-US" w:eastAsia="en-US"/>
          </w:rPr>
          <w:tab/>
        </w:r>
        <w:r w:rsidRPr="00AE7367">
          <w:rPr>
            <w:rStyle w:val="Hyperlink"/>
            <w:noProof/>
          </w:rPr>
          <w:t>[[HasProperty]](P)</w:t>
        </w:r>
        <w:r>
          <w:rPr>
            <w:noProof/>
            <w:webHidden/>
          </w:rPr>
          <w:tab/>
        </w:r>
        <w:r>
          <w:rPr>
            <w:noProof/>
            <w:webHidden/>
          </w:rPr>
          <w:fldChar w:fldCharType="begin"/>
        </w:r>
        <w:r>
          <w:rPr>
            <w:noProof/>
            <w:webHidden/>
          </w:rPr>
          <w:instrText xml:space="preserve"> PAGEREF _Toc368050221 \h </w:instrText>
        </w:r>
        <w:r>
          <w:rPr>
            <w:noProof/>
            <w:webHidden/>
          </w:rPr>
        </w:r>
        <w:r>
          <w:rPr>
            <w:noProof/>
            <w:webHidden/>
          </w:rPr>
          <w:fldChar w:fldCharType="separate"/>
        </w:r>
        <w:r w:rsidR="00460CAC">
          <w:rPr>
            <w:noProof/>
            <w:webHidden/>
          </w:rPr>
          <w:t>69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2" w:history="1">
        <w:r w:rsidRPr="00AE7367">
          <w:rPr>
            <w:rStyle w:val="Hyperlink"/>
            <w:noProof/>
          </w:rPr>
          <w:t>9.1.8</w:t>
        </w:r>
        <w:r>
          <w:rPr>
            <w:rFonts w:asciiTheme="minorHAnsi" w:eastAsiaTheme="minorEastAsia" w:hAnsiTheme="minorHAnsi" w:cstheme="minorBidi"/>
            <w:b w:val="0"/>
            <w:noProof/>
            <w:sz w:val="22"/>
            <w:szCs w:val="22"/>
            <w:lang w:val="en-US" w:eastAsia="en-US"/>
          </w:rPr>
          <w:tab/>
        </w:r>
        <w:r w:rsidRPr="00AE7367">
          <w:rPr>
            <w:rStyle w:val="Hyperlink"/>
            <w:noProof/>
          </w:rPr>
          <w:t>[[Get]] (P, Receiver)</w:t>
        </w:r>
        <w:r>
          <w:rPr>
            <w:noProof/>
            <w:webHidden/>
          </w:rPr>
          <w:tab/>
        </w:r>
        <w:r>
          <w:rPr>
            <w:noProof/>
            <w:webHidden/>
          </w:rPr>
          <w:fldChar w:fldCharType="begin"/>
        </w:r>
        <w:r>
          <w:rPr>
            <w:noProof/>
            <w:webHidden/>
          </w:rPr>
          <w:instrText xml:space="preserve"> PAGEREF _Toc368050222 \h </w:instrText>
        </w:r>
        <w:r>
          <w:rPr>
            <w:noProof/>
            <w:webHidden/>
          </w:rPr>
        </w:r>
        <w:r>
          <w:rPr>
            <w:noProof/>
            <w:webHidden/>
          </w:rPr>
          <w:fldChar w:fldCharType="separate"/>
        </w:r>
        <w:r w:rsidR="00460CAC">
          <w:rPr>
            <w:noProof/>
            <w:webHidden/>
          </w:rPr>
          <w:t>70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3" w:history="1">
        <w:r w:rsidRPr="00AE7367">
          <w:rPr>
            <w:rStyle w:val="Hyperlink"/>
            <w:noProof/>
          </w:rPr>
          <w:t>9.1.9</w:t>
        </w:r>
        <w:r>
          <w:rPr>
            <w:rFonts w:asciiTheme="minorHAnsi" w:eastAsiaTheme="minorEastAsia" w:hAnsiTheme="minorHAnsi" w:cstheme="minorBidi"/>
            <w:b w:val="0"/>
            <w:noProof/>
            <w:sz w:val="22"/>
            <w:szCs w:val="22"/>
            <w:lang w:val="en-US" w:eastAsia="en-US"/>
          </w:rPr>
          <w:tab/>
        </w:r>
        <w:r w:rsidRPr="00AE7367">
          <w:rPr>
            <w:rStyle w:val="Hyperlink"/>
            <w:noProof/>
          </w:rPr>
          <w:t>[[Set]] ( P, V,  Receiver)</w:t>
        </w:r>
        <w:r>
          <w:rPr>
            <w:noProof/>
            <w:webHidden/>
          </w:rPr>
          <w:tab/>
        </w:r>
        <w:r>
          <w:rPr>
            <w:noProof/>
            <w:webHidden/>
          </w:rPr>
          <w:fldChar w:fldCharType="begin"/>
        </w:r>
        <w:r>
          <w:rPr>
            <w:noProof/>
            <w:webHidden/>
          </w:rPr>
          <w:instrText xml:space="preserve"> PAGEREF _Toc368050223 \h </w:instrText>
        </w:r>
        <w:r>
          <w:rPr>
            <w:noProof/>
            <w:webHidden/>
          </w:rPr>
        </w:r>
        <w:r>
          <w:rPr>
            <w:noProof/>
            <w:webHidden/>
          </w:rPr>
          <w:fldChar w:fldCharType="separate"/>
        </w:r>
        <w:r w:rsidR="00460CAC">
          <w:rPr>
            <w:noProof/>
            <w:webHidden/>
          </w:rPr>
          <w:t>70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4" w:history="1">
        <w:r w:rsidRPr="00AE7367">
          <w:rPr>
            <w:rStyle w:val="Hyperlink"/>
            <w:noProof/>
          </w:rPr>
          <w:t>9.1.10</w:t>
        </w:r>
        <w:r>
          <w:rPr>
            <w:rFonts w:asciiTheme="minorHAnsi" w:eastAsiaTheme="minorEastAsia" w:hAnsiTheme="minorHAnsi" w:cstheme="minorBidi"/>
            <w:b w:val="0"/>
            <w:noProof/>
            <w:sz w:val="22"/>
            <w:szCs w:val="22"/>
            <w:lang w:val="en-US" w:eastAsia="en-US"/>
          </w:rPr>
          <w:tab/>
        </w:r>
        <w:r w:rsidRPr="00AE7367">
          <w:rPr>
            <w:rStyle w:val="Hyperlink"/>
            <w:noProof/>
          </w:rPr>
          <w:t>[[Invoke]] (P, ArgumentsList, Receiver)</w:t>
        </w:r>
        <w:r>
          <w:rPr>
            <w:noProof/>
            <w:webHidden/>
          </w:rPr>
          <w:tab/>
        </w:r>
        <w:r>
          <w:rPr>
            <w:noProof/>
            <w:webHidden/>
          </w:rPr>
          <w:fldChar w:fldCharType="begin"/>
        </w:r>
        <w:r>
          <w:rPr>
            <w:noProof/>
            <w:webHidden/>
          </w:rPr>
          <w:instrText xml:space="preserve"> PAGEREF _Toc368050224 \h </w:instrText>
        </w:r>
        <w:r>
          <w:rPr>
            <w:noProof/>
            <w:webHidden/>
          </w:rPr>
        </w:r>
        <w:r>
          <w:rPr>
            <w:noProof/>
            <w:webHidden/>
          </w:rPr>
          <w:fldChar w:fldCharType="separate"/>
        </w:r>
        <w:r w:rsidR="00460CAC">
          <w:rPr>
            <w:noProof/>
            <w:webHidden/>
          </w:rPr>
          <w:t>71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5" w:history="1">
        <w:r w:rsidRPr="00AE7367">
          <w:rPr>
            <w:rStyle w:val="Hyperlink"/>
            <w:noProof/>
          </w:rPr>
          <w:t>9.1.11</w:t>
        </w:r>
        <w:r>
          <w:rPr>
            <w:rFonts w:asciiTheme="minorHAnsi" w:eastAsiaTheme="minorEastAsia" w:hAnsiTheme="minorHAnsi" w:cstheme="minorBidi"/>
            <w:b w:val="0"/>
            <w:noProof/>
            <w:sz w:val="22"/>
            <w:szCs w:val="22"/>
            <w:lang w:val="en-US" w:eastAsia="en-US"/>
          </w:rPr>
          <w:tab/>
        </w:r>
        <w:r w:rsidRPr="00AE7367">
          <w:rPr>
            <w:rStyle w:val="Hyperlink"/>
            <w:noProof/>
          </w:rPr>
          <w:t>[[Delete]] (P)</w:t>
        </w:r>
        <w:r>
          <w:rPr>
            <w:noProof/>
            <w:webHidden/>
          </w:rPr>
          <w:tab/>
        </w:r>
        <w:r>
          <w:rPr>
            <w:noProof/>
            <w:webHidden/>
          </w:rPr>
          <w:fldChar w:fldCharType="begin"/>
        </w:r>
        <w:r>
          <w:rPr>
            <w:noProof/>
            <w:webHidden/>
          </w:rPr>
          <w:instrText xml:space="preserve"> PAGEREF _Toc368050225 \h </w:instrText>
        </w:r>
        <w:r>
          <w:rPr>
            <w:noProof/>
            <w:webHidden/>
          </w:rPr>
        </w:r>
        <w:r>
          <w:rPr>
            <w:noProof/>
            <w:webHidden/>
          </w:rPr>
          <w:fldChar w:fldCharType="separate"/>
        </w:r>
        <w:r w:rsidR="00460CAC">
          <w:rPr>
            <w:noProof/>
            <w:webHidden/>
          </w:rPr>
          <w:t>71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6" w:history="1">
        <w:r w:rsidRPr="00AE7367">
          <w:rPr>
            <w:rStyle w:val="Hyperlink"/>
            <w:noProof/>
          </w:rPr>
          <w:t>9.1.12</w:t>
        </w:r>
        <w:r>
          <w:rPr>
            <w:rFonts w:asciiTheme="minorHAnsi" w:eastAsiaTheme="minorEastAsia" w:hAnsiTheme="minorHAnsi" w:cstheme="minorBidi"/>
            <w:b w:val="0"/>
            <w:noProof/>
            <w:sz w:val="22"/>
            <w:szCs w:val="22"/>
            <w:lang w:val="en-US" w:eastAsia="en-US"/>
          </w:rPr>
          <w:tab/>
        </w:r>
        <w:r w:rsidRPr="00AE7367">
          <w:rPr>
            <w:rStyle w:val="Hyperlink"/>
            <w:noProof/>
          </w:rPr>
          <w:t>[[Enumerate]] ()</w:t>
        </w:r>
        <w:r>
          <w:rPr>
            <w:noProof/>
            <w:webHidden/>
          </w:rPr>
          <w:tab/>
        </w:r>
        <w:r>
          <w:rPr>
            <w:noProof/>
            <w:webHidden/>
          </w:rPr>
          <w:fldChar w:fldCharType="begin"/>
        </w:r>
        <w:r>
          <w:rPr>
            <w:noProof/>
            <w:webHidden/>
          </w:rPr>
          <w:instrText xml:space="preserve"> PAGEREF _Toc368050226 \h </w:instrText>
        </w:r>
        <w:r>
          <w:rPr>
            <w:noProof/>
            <w:webHidden/>
          </w:rPr>
        </w:r>
        <w:r>
          <w:rPr>
            <w:noProof/>
            <w:webHidden/>
          </w:rPr>
          <w:fldChar w:fldCharType="separate"/>
        </w:r>
        <w:r w:rsidR="00460CAC">
          <w:rPr>
            <w:noProof/>
            <w:webHidden/>
          </w:rPr>
          <w:t>71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7" w:history="1">
        <w:r w:rsidRPr="00AE7367">
          <w:rPr>
            <w:rStyle w:val="Hyperlink"/>
            <w:noProof/>
          </w:rPr>
          <w:t>9.1.13</w:t>
        </w:r>
        <w:r>
          <w:rPr>
            <w:rFonts w:asciiTheme="minorHAnsi" w:eastAsiaTheme="minorEastAsia" w:hAnsiTheme="minorHAnsi" w:cstheme="minorBidi"/>
            <w:b w:val="0"/>
            <w:noProof/>
            <w:sz w:val="22"/>
            <w:szCs w:val="22"/>
            <w:lang w:val="en-US" w:eastAsia="en-US"/>
          </w:rPr>
          <w:tab/>
        </w:r>
        <w:r w:rsidRPr="00AE7367">
          <w:rPr>
            <w:rStyle w:val="Hyperlink"/>
            <w:noProof/>
          </w:rPr>
          <w:t>[[OwnPropertyKeys]] ( )</w:t>
        </w:r>
        <w:r>
          <w:rPr>
            <w:noProof/>
            <w:webHidden/>
          </w:rPr>
          <w:tab/>
        </w:r>
        <w:r>
          <w:rPr>
            <w:noProof/>
            <w:webHidden/>
          </w:rPr>
          <w:fldChar w:fldCharType="begin"/>
        </w:r>
        <w:r>
          <w:rPr>
            <w:noProof/>
            <w:webHidden/>
          </w:rPr>
          <w:instrText xml:space="preserve"> PAGEREF _Toc368050227 \h </w:instrText>
        </w:r>
        <w:r>
          <w:rPr>
            <w:noProof/>
            <w:webHidden/>
          </w:rPr>
        </w:r>
        <w:r>
          <w:rPr>
            <w:noProof/>
            <w:webHidden/>
          </w:rPr>
          <w:fldChar w:fldCharType="separate"/>
        </w:r>
        <w:r w:rsidR="00460CAC">
          <w:rPr>
            <w:noProof/>
            <w:webHidden/>
          </w:rPr>
          <w:t>72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8" w:history="1">
        <w:r w:rsidRPr="00AE7367">
          <w:rPr>
            <w:rStyle w:val="Hyperlink"/>
            <w:rFonts w:cs="Arial"/>
            <w:bCs/>
            <w:noProof/>
          </w:rPr>
          <w:t>9.1.14</w:t>
        </w:r>
        <w:r>
          <w:rPr>
            <w:rFonts w:asciiTheme="minorHAnsi" w:eastAsiaTheme="minorEastAsia" w:hAnsiTheme="minorHAnsi" w:cstheme="minorBidi"/>
            <w:b w:val="0"/>
            <w:noProof/>
            <w:sz w:val="22"/>
            <w:szCs w:val="22"/>
            <w:lang w:val="en-US" w:eastAsia="en-US"/>
          </w:rPr>
          <w:tab/>
        </w:r>
        <w:r w:rsidRPr="00AE7367">
          <w:rPr>
            <w:rStyle w:val="Hyperlink"/>
            <w:rFonts w:cs="Arial"/>
            <w:bCs/>
            <w:noProof/>
            <w:spacing w:val="6"/>
          </w:rPr>
          <w:t>ObjectCreate(proto, internalDataList)  Abstract Operation</w:t>
        </w:r>
        <w:r>
          <w:rPr>
            <w:noProof/>
            <w:webHidden/>
          </w:rPr>
          <w:tab/>
        </w:r>
        <w:r>
          <w:rPr>
            <w:noProof/>
            <w:webHidden/>
          </w:rPr>
          <w:fldChar w:fldCharType="begin"/>
        </w:r>
        <w:r>
          <w:rPr>
            <w:noProof/>
            <w:webHidden/>
          </w:rPr>
          <w:instrText xml:space="preserve"> PAGEREF _Toc368050228 \h </w:instrText>
        </w:r>
        <w:r>
          <w:rPr>
            <w:noProof/>
            <w:webHidden/>
          </w:rPr>
        </w:r>
        <w:r>
          <w:rPr>
            <w:noProof/>
            <w:webHidden/>
          </w:rPr>
          <w:fldChar w:fldCharType="separate"/>
        </w:r>
        <w:r w:rsidR="00460CAC">
          <w:rPr>
            <w:noProof/>
            <w:webHidden/>
          </w:rPr>
          <w:t>72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29" w:history="1">
        <w:r w:rsidRPr="00AE7367">
          <w:rPr>
            <w:rStyle w:val="Hyperlink"/>
            <w:noProof/>
          </w:rPr>
          <w:t>9.1.15</w:t>
        </w:r>
        <w:r>
          <w:rPr>
            <w:rFonts w:asciiTheme="minorHAnsi" w:eastAsiaTheme="minorEastAsia" w:hAnsiTheme="minorHAnsi" w:cstheme="minorBidi"/>
            <w:b w:val="0"/>
            <w:noProof/>
            <w:sz w:val="22"/>
            <w:szCs w:val="22"/>
            <w:lang w:val="en-US" w:eastAsia="en-US"/>
          </w:rPr>
          <w:tab/>
        </w:r>
        <w:r w:rsidRPr="00AE7367">
          <w:rPr>
            <w:rStyle w:val="Hyperlink"/>
            <w:noProof/>
          </w:rPr>
          <w:t>Ordinary Function Objects</w:t>
        </w:r>
        <w:r>
          <w:rPr>
            <w:noProof/>
            <w:webHidden/>
          </w:rPr>
          <w:tab/>
        </w:r>
        <w:r>
          <w:rPr>
            <w:noProof/>
            <w:webHidden/>
          </w:rPr>
          <w:fldChar w:fldCharType="begin"/>
        </w:r>
        <w:r>
          <w:rPr>
            <w:noProof/>
            <w:webHidden/>
          </w:rPr>
          <w:instrText xml:space="preserve"> PAGEREF _Toc368050229 \h </w:instrText>
        </w:r>
        <w:r>
          <w:rPr>
            <w:noProof/>
            <w:webHidden/>
          </w:rPr>
        </w:r>
        <w:r>
          <w:rPr>
            <w:noProof/>
            <w:webHidden/>
          </w:rPr>
          <w:fldChar w:fldCharType="separate"/>
        </w:r>
        <w:r w:rsidR="00460CAC">
          <w:rPr>
            <w:noProof/>
            <w:webHidden/>
          </w:rPr>
          <w:t>72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230" w:history="1">
        <w:r w:rsidRPr="00AE7367">
          <w:rPr>
            <w:rStyle w:val="Hyperlink"/>
            <w:noProof/>
          </w:rPr>
          <w:t>9.2</w:t>
        </w:r>
        <w:r>
          <w:rPr>
            <w:rFonts w:asciiTheme="minorHAnsi" w:eastAsiaTheme="minorEastAsia" w:hAnsiTheme="minorHAnsi" w:cstheme="minorBidi"/>
            <w:b w:val="0"/>
            <w:noProof/>
            <w:sz w:val="22"/>
            <w:szCs w:val="22"/>
            <w:lang w:val="en-US" w:eastAsia="en-US"/>
          </w:rPr>
          <w:tab/>
        </w:r>
        <w:r w:rsidRPr="00AE7367">
          <w:rPr>
            <w:rStyle w:val="Hyperlink"/>
            <w:noProof/>
          </w:rPr>
          <w:t>Built-in Exotic Object Internal Methods and Data Fields</w:t>
        </w:r>
        <w:r>
          <w:rPr>
            <w:noProof/>
            <w:webHidden/>
          </w:rPr>
          <w:tab/>
        </w:r>
        <w:r>
          <w:rPr>
            <w:noProof/>
            <w:webHidden/>
          </w:rPr>
          <w:fldChar w:fldCharType="begin"/>
        </w:r>
        <w:r>
          <w:rPr>
            <w:noProof/>
            <w:webHidden/>
          </w:rPr>
          <w:instrText xml:space="preserve"> PAGEREF _Toc368050230 \h </w:instrText>
        </w:r>
        <w:r>
          <w:rPr>
            <w:noProof/>
            <w:webHidden/>
          </w:rPr>
        </w:r>
        <w:r>
          <w:rPr>
            <w:noProof/>
            <w:webHidden/>
          </w:rPr>
          <w:fldChar w:fldCharType="separate"/>
        </w:r>
        <w:r w:rsidR="00460CAC">
          <w:rPr>
            <w:noProof/>
            <w:webHidden/>
          </w:rPr>
          <w:t>79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31" w:history="1">
        <w:r w:rsidRPr="00AE7367">
          <w:rPr>
            <w:rStyle w:val="Hyperlink"/>
            <w:noProof/>
          </w:rPr>
          <w:t>9.2.1</w:t>
        </w:r>
        <w:r>
          <w:rPr>
            <w:rFonts w:asciiTheme="minorHAnsi" w:eastAsiaTheme="minorEastAsia" w:hAnsiTheme="minorHAnsi" w:cstheme="minorBidi"/>
            <w:b w:val="0"/>
            <w:noProof/>
            <w:sz w:val="22"/>
            <w:szCs w:val="22"/>
            <w:lang w:val="en-US" w:eastAsia="en-US"/>
          </w:rPr>
          <w:tab/>
        </w:r>
        <w:r w:rsidRPr="00AE7367">
          <w:rPr>
            <w:rStyle w:val="Hyperlink"/>
            <w:noProof/>
          </w:rPr>
          <w:t>Bound Function Exotic Objects</w:t>
        </w:r>
        <w:r>
          <w:rPr>
            <w:noProof/>
            <w:webHidden/>
          </w:rPr>
          <w:tab/>
        </w:r>
        <w:r>
          <w:rPr>
            <w:noProof/>
            <w:webHidden/>
          </w:rPr>
          <w:fldChar w:fldCharType="begin"/>
        </w:r>
        <w:r>
          <w:rPr>
            <w:noProof/>
            <w:webHidden/>
          </w:rPr>
          <w:instrText xml:space="preserve"> PAGEREF _Toc368050231 \h </w:instrText>
        </w:r>
        <w:r>
          <w:rPr>
            <w:noProof/>
            <w:webHidden/>
          </w:rPr>
        </w:r>
        <w:r>
          <w:rPr>
            <w:noProof/>
            <w:webHidden/>
          </w:rPr>
          <w:fldChar w:fldCharType="separate"/>
        </w:r>
        <w:r w:rsidR="00460CAC">
          <w:rPr>
            <w:noProof/>
            <w:webHidden/>
          </w:rPr>
          <w:t>79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32" w:history="1">
        <w:r w:rsidRPr="00AE7367">
          <w:rPr>
            <w:rStyle w:val="Hyperlink"/>
            <w:noProof/>
          </w:rPr>
          <w:t>9.2.2</w:t>
        </w:r>
        <w:r>
          <w:rPr>
            <w:rFonts w:asciiTheme="minorHAnsi" w:eastAsiaTheme="minorEastAsia" w:hAnsiTheme="minorHAnsi" w:cstheme="minorBidi"/>
            <w:b w:val="0"/>
            <w:noProof/>
            <w:sz w:val="22"/>
            <w:szCs w:val="22"/>
            <w:lang w:val="en-US" w:eastAsia="en-US"/>
          </w:rPr>
          <w:tab/>
        </w:r>
        <w:r w:rsidRPr="00AE7367">
          <w:rPr>
            <w:rStyle w:val="Hyperlink"/>
            <w:noProof/>
          </w:rPr>
          <w:t>Array Exotic Objects</w:t>
        </w:r>
        <w:r>
          <w:rPr>
            <w:noProof/>
            <w:webHidden/>
          </w:rPr>
          <w:tab/>
        </w:r>
        <w:r>
          <w:rPr>
            <w:noProof/>
            <w:webHidden/>
          </w:rPr>
          <w:fldChar w:fldCharType="begin"/>
        </w:r>
        <w:r>
          <w:rPr>
            <w:noProof/>
            <w:webHidden/>
          </w:rPr>
          <w:instrText xml:space="preserve"> PAGEREF _Toc368050232 \h </w:instrText>
        </w:r>
        <w:r>
          <w:rPr>
            <w:noProof/>
            <w:webHidden/>
          </w:rPr>
        </w:r>
        <w:r>
          <w:rPr>
            <w:noProof/>
            <w:webHidden/>
          </w:rPr>
          <w:fldChar w:fldCharType="separate"/>
        </w:r>
        <w:r w:rsidR="00460CAC">
          <w:rPr>
            <w:noProof/>
            <w:webHidden/>
          </w:rPr>
          <w:t>80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33" w:history="1">
        <w:r w:rsidRPr="00AE7367">
          <w:rPr>
            <w:rStyle w:val="Hyperlink"/>
            <w:noProof/>
          </w:rPr>
          <w:t>9.2.3</w:t>
        </w:r>
        <w:r>
          <w:rPr>
            <w:rFonts w:asciiTheme="minorHAnsi" w:eastAsiaTheme="minorEastAsia" w:hAnsiTheme="minorHAnsi" w:cstheme="minorBidi"/>
            <w:b w:val="0"/>
            <w:noProof/>
            <w:sz w:val="22"/>
            <w:szCs w:val="22"/>
            <w:lang w:val="en-US" w:eastAsia="en-US"/>
          </w:rPr>
          <w:tab/>
        </w:r>
        <w:r w:rsidRPr="00AE7367">
          <w:rPr>
            <w:rStyle w:val="Hyperlink"/>
            <w:noProof/>
          </w:rPr>
          <w:t>String Exotic Objects</w:t>
        </w:r>
        <w:r>
          <w:rPr>
            <w:noProof/>
            <w:webHidden/>
          </w:rPr>
          <w:tab/>
        </w:r>
        <w:r>
          <w:rPr>
            <w:noProof/>
            <w:webHidden/>
          </w:rPr>
          <w:fldChar w:fldCharType="begin"/>
        </w:r>
        <w:r>
          <w:rPr>
            <w:noProof/>
            <w:webHidden/>
          </w:rPr>
          <w:instrText xml:space="preserve"> PAGEREF _Toc368050233 \h </w:instrText>
        </w:r>
        <w:r>
          <w:rPr>
            <w:noProof/>
            <w:webHidden/>
          </w:rPr>
        </w:r>
        <w:r>
          <w:rPr>
            <w:noProof/>
            <w:webHidden/>
          </w:rPr>
          <w:fldChar w:fldCharType="separate"/>
        </w:r>
        <w:r w:rsidR="00460CAC">
          <w:rPr>
            <w:noProof/>
            <w:webHidden/>
          </w:rPr>
          <w:t>82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83" w:history="1">
        <w:r w:rsidRPr="00AE7367">
          <w:rPr>
            <w:rStyle w:val="Hyperlink"/>
            <w:noProof/>
          </w:rPr>
          <w:t>9.2.4</w:t>
        </w:r>
        <w:r>
          <w:rPr>
            <w:rFonts w:asciiTheme="minorHAnsi" w:eastAsiaTheme="minorEastAsia" w:hAnsiTheme="minorHAnsi" w:cstheme="minorBidi"/>
            <w:b w:val="0"/>
            <w:noProof/>
            <w:sz w:val="22"/>
            <w:szCs w:val="22"/>
            <w:lang w:val="en-US" w:eastAsia="en-US"/>
          </w:rPr>
          <w:tab/>
        </w:r>
        <w:r w:rsidRPr="00AE7367">
          <w:rPr>
            <w:rStyle w:val="Hyperlink"/>
            <w:noProof/>
          </w:rPr>
          <w:t>Exotic Arguments Objects</w:t>
        </w:r>
        <w:r>
          <w:rPr>
            <w:noProof/>
            <w:webHidden/>
          </w:rPr>
          <w:tab/>
        </w:r>
        <w:r>
          <w:rPr>
            <w:noProof/>
            <w:webHidden/>
          </w:rPr>
          <w:fldChar w:fldCharType="begin"/>
        </w:r>
        <w:r>
          <w:rPr>
            <w:noProof/>
            <w:webHidden/>
          </w:rPr>
          <w:instrText xml:space="preserve"> PAGEREF _Toc368050283 \h </w:instrText>
        </w:r>
        <w:r>
          <w:rPr>
            <w:noProof/>
            <w:webHidden/>
          </w:rPr>
        </w:r>
        <w:r>
          <w:rPr>
            <w:noProof/>
            <w:webHidden/>
          </w:rPr>
          <w:fldChar w:fldCharType="separate"/>
        </w:r>
        <w:r w:rsidR="00460CAC">
          <w:rPr>
            <w:noProof/>
            <w:webHidden/>
          </w:rPr>
          <w:t>83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84" w:history="1">
        <w:r w:rsidRPr="00AE7367">
          <w:rPr>
            <w:rStyle w:val="Hyperlink"/>
            <w:noProof/>
          </w:rPr>
          <w:t>9.2.5</w:t>
        </w:r>
        <w:r>
          <w:rPr>
            <w:rFonts w:asciiTheme="minorHAnsi" w:eastAsiaTheme="minorEastAsia" w:hAnsiTheme="minorHAnsi" w:cstheme="minorBidi"/>
            <w:b w:val="0"/>
            <w:noProof/>
            <w:sz w:val="22"/>
            <w:szCs w:val="22"/>
            <w:lang w:val="en-US" w:eastAsia="en-US"/>
          </w:rPr>
          <w:tab/>
        </w:r>
        <w:r w:rsidRPr="00AE7367">
          <w:rPr>
            <w:rStyle w:val="Hyperlink"/>
            <w:noProof/>
          </w:rPr>
          <w:t>Integer Indexed Exotic Objects</w:t>
        </w:r>
        <w:r>
          <w:rPr>
            <w:noProof/>
            <w:webHidden/>
          </w:rPr>
          <w:tab/>
        </w:r>
        <w:r>
          <w:rPr>
            <w:noProof/>
            <w:webHidden/>
          </w:rPr>
          <w:fldChar w:fldCharType="begin"/>
        </w:r>
        <w:r>
          <w:rPr>
            <w:noProof/>
            <w:webHidden/>
          </w:rPr>
          <w:instrText xml:space="preserve"> PAGEREF _Toc368050284 \h </w:instrText>
        </w:r>
        <w:r>
          <w:rPr>
            <w:noProof/>
            <w:webHidden/>
          </w:rPr>
        </w:r>
        <w:r>
          <w:rPr>
            <w:noProof/>
            <w:webHidden/>
          </w:rPr>
          <w:fldChar w:fldCharType="separate"/>
        </w:r>
        <w:r w:rsidR="00460CAC">
          <w:rPr>
            <w:noProof/>
            <w:webHidden/>
          </w:rPr>
          <w:t>86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85" w:history="1">
        <w:r w:rsidRPr="00AE7367">
          <w:rPr>
            <w:rStyle w:val="Hyperlink"/>
            <w:noProof/>
          </w:rPr>
          <w:t>9.2.6</w:t>
        </w:r>
        <w:r>
          <w:rPr>
            <w:rFonts w:asciiTheme="minorHAnsi" w:eastAsiaTheme="minorEastAsia" w:hAnsiTheme="minorHAnsi" w:cstheme="minorBidi"/>
            <w:b w:val="0"/>
            <w:noProof/>
            <w:sz w:val="22"/>
            <w:szCs w:val="22"/>
            <w:lang w:val="en-US" w:eastAsia="en-US"/>
          </w:rPr>
          <w:tab/>
        </w:r>
        <w:r w:rsidRPr="00AE7367">
          <w:rPr>
            <w:rStyle w:val="Hyperlink"/>
            <w:noProof/>
          </w:rPr>
          <w:t>Built-in Function Objects</w:t>
        </w:r>
        <w:r>
          <w:rPr>
            <w:noProof/>
            <w:webHidden/>
          </w:rPr>
          <w:tab/>
        </w:r>
        <w:r>
          <w:rPr>
            <w:noProof/>
            <w:webHidden/>
          </w:rPr>
          <w:fldChar w:fldCharType="begin"/>
        </w:r>
        <w:r>
          <w:rPr>
            <w:noProof/>
            <w:webHidden/>
          </w:rPr>
          <w:instrText xml:space="preserve"> PAGEREF _Toc368050285 \h </w:instrText>
        </w:r>
        <w:r>
          <w:rPr>
            <w:noProof/>
            <w:webHidden/>
          </w:rPr>
        </w:r>
        <w:r>
          <w:rPr>
            <w:noProof/>
            <w:webHidden/>
          </w:rPr>
          <w:fldChar w:fldCharType="separate"/>
        </w:r>
        <w:r w:rsidR="00460CAC">
          <w:rPr>
            <w:noProof/>
            <w:webHidden/>
          </w:rPr>
          <w:t>89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286" w:history="1">
        <w:r w:rsidRPr="00AE7367">
          <w:rPr>
            <w:rStyle w:val="Hyperlink"/>
            <w:noProof/>
          </w:rPr>
          <w:t>9.3</w:t>
        </w:r>
        <w:r>
          <w:rPr>
            <w:rFonts w:asciiTheme="minorHAnsi" w:eastAsiaTheme="minorEastAsia" w:hAnsiTheme="minorHAnsi" w:cstheme="minorBidi"/>
            <w:b w:val="0"/>
            <w:noProof/>
            <w:sz w:val="22"/>
            <w:szCs w:val="22"/>
            <w:lang w:val="en-US" w:eastAsia="en-US"/>
          </w:rPr>
          <w:tab/>
        </w:r>
        <w:r w:rsidRPr="00AE7367">
          <w:rPr>
            <w:rStyle w:val="Hyperlink"/>
            <w:noProof/>
          </w:rPr>
          <w:t>Proxy Object Internal Methods and Internal Data Properties</w:t>
        </w:r>
        <w:r>
          <w:rPr>
            <w:noProof/>
            <w:webHidden/>
          </w:rPr>
          <w:tab/>
        </w:r>
        <w:r>
          <w:rPr>
            <w:noProof/>
            <w:webHidden/>
          </w:rPr>
          <w:fldChar w:fldCharType="begin"/>
        </w:r>
        <w:r>
          <w:rPr>
            <w:noProof/>
            <w:webHidden/>
          </w:rPr>
          <w:instrText xml:space="preserve"> PAGEREF _Toc368050286 \h </w:instrText>
        </w:r>
        <w:r>
          <w:rPr>
            <w:noProof/>
            <w:webHidden/>
          </w:rPr>
        </w:r>
        <w:r>
          <w:rPr>
            <w:noProof/>
            <w:webHidden/>
          </w:rPr>
          <w:fldChar w:fldCharType="separate"/>
        </w:r>
        <w:r w:rsidR="00460CAC">
          <w:rPr>
            <w:noProof/>
            <w:webHidden/>
          </w:rPr>
          <w:t>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87" w:history="1">
        <w:r w:rsidRPr="00AE7367">
          <w:rPr>
            <w:rStyle w:val="Hyperlink"/>
            <w:noProof/>
          </w:rPr>
          <w:t>9.3.1</w:t>
        </w:r>
        <w:r>
          <w:rPr>
            <w:rFonts w:asciiTheme="minorHAnsi" w:eastAsiaTheme="minorEastAsia" w:hAnsiTheme="minorHAnsi" w:cstheme="minorBidi"/>
            <w:b w:val="0"/>
            <w:noProof/>
            <w:sz w:val="22"/>
            <w:szCs w:val="22"/>
            <w:lang w:val="en-US" w:eastAsia="en-US"/>
          </w:rPr>
          <w:tab/>
        </w:r>
        <w:r w:rsidRPr="00AE7367">
          <w:rPr>
            <w:rStyle w:val="Hyperlink"/>
            <w:noProof/>
          </w:rPr>
          <w:t>[[GetPrototypeOf]] ( )</w:t>
        </w:r>
        <w:r>
          <w:rPr>
            <w:noProof/>
            <w:webHidden/>
          </w:rPr>
          <w:tab/>
        </w:r>
        <w:r>
          <w:rPr>
            <w:noProof/>
            <w:webHidden/>
          </w:rPr>
          <w:fldChar w:fldCharType="begin"/>
        </w:r>
        <w:r>
          <w:rPr>
            <w:noProof/>
            <w:webHidden/>
          </w:rPr>
          <w:instrText xml:space="preserve"> PAGEREF _Toc368050287 \h </w:instrText>
        </w:r>
        <w:r>
          <w:rPr>
            <w:noProof/>
            <w:webHidden/>
          </w:rPr>
        </w:r>
        <w:r>
          <w:rPr>
            <w:noProof/>
            <w:webHidden/>
          </w:rPr>
          <w:fldChar w:fldCharType="separate"/>
        </w:r>
        <w:r w:rsidR="00460CAC">
          <w:rPr>
            <w:noProof/>
            <w:webHidden/>
          </w:rPr>
          <w:t>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88" w:history="1">
        <w:r w:rsidRPr="00AE7367">
          <w:rPr>
            <w:rStyle w:val="Hyperlink"/>
            <w:noProof/>
          </w:rPr>
          <w:t>9.3.2</w:t>
        </w:r>
        <w:r>
          <w:rPr>
            <w:rFonts w:asciiTheme="minorHAnsi" w:eastAsiaTheme="minorEastAsia" w:hAnsiTheme="minorHAnsi" w:cstheme="minorBidi"/>
            <w:b w:val="0"/>
            <w:noProof/>
            <w:sz w:val="22"/>
            <w:szCs w:val="22"/>
            <w:lang w:val="en-US" w:eastAsia="en-US"/>
          </w:rPr>
          <w:tab/>
        </w:r>
        <w:r w:rsidRPr="00AE7367">
          <w:rPr>
            <w:rStyle w:val="Hyperlink"/>
            <w:noProof/>
          </w:rPr>
          <w:t>[[SetPrototypeOf]] (V)</w:t>
        </w:r>
        <w:r>
          <w:rPr>
            <w:noProof/>
            <w:webHidden/>
          </w:rPr>
          <w:tab/>
        </w:r>
        <w:r>
          <w:rPr>
            <w:noProof/>
            <w:webHidden/>
          </w:rPr>
          <w:fldChar w:fldCharType="begin"/>
        </w:r>
        <w:r>
          <w:rPr>
            <w:noProof/>
            <w:webHidden/>
          </w:rPr>
          <w:instrText xml:space="preserve"> PAGEREF _Toc368050288 \h </w:instrText>
        </w:r>
        <w:r>
          <w:rPr>
            <w:noProof/>
            <w:webHidden/>
          </w:rPr>
        </w:r>
        <w:r>
          <w:rPr>
            <w:noProof/>
            <w:webHidden/>
          </w:rPr>
          <w:fldChar w:fldCharType="separate"/>
        </w:r>
        <w:r w:rsidR="00460CAC">
          <w:rPr>
            <w:noProof/>
            <w:webHidden/>
          </w:rPr>
          <w:t>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89" w:history="1">
        <w:r w:rsidRPr="00AE7367">
          <w:rPr>
            <w:rStyle w:val="Hyperlink"/>
            <w:noProof/>
          </w:rPr>
          <w:t>9.3.3</w:t>
        </w:r>
        <w:r>
          <w:rPr>
            <w:rFonts w:asciiTheme="minorHAnsi" w:eastAsiaTheme="minorEastAsia" w:hAnsiTheme="minorHAnsi" w:cstheme="minorBidi"/>
            <w:b w:val="0"/>
            <w:noProof/>
            <w:sz w:val="22"/>
            <w:szCs w:val="22"/>
            <w:lang w:val="en-US" w:eastAsia="en-US"/>
          </w:rPr>
          <w:tab/>
        </w:r>
        <w:r w:rsidRPr="00AE7367">
          <w:rPr>
            <w:rStyle w:val="Hyperlink"/>
            <w:noProof/>
          </w:rPr>
          <w:t>[[IsExtensible]] ( )</w:t>
        </w:r>
        <w:r>
          <w:rPr>
            <w:noProof/>
            <w:webHidden/>
          </w:rPr>
          <w:tab/>
        </w:r>
        <w:r>
          <w:rPr>
            <w:noProof/>
            <w:webHidden/>
          </w:rPr>
          <w:fldChar w:fldCharType="begin"/>
        </w:r>
        <w:r>
          <w:rPr>
            <w:noProof/>
            <w:webHidden/>
          </w:rPr>
          <w:instrText xml:space="preserve"> PAGEREF _Toc368050289 \h </w:instrText>
        </w:r>
        <w:r>
          <w:rPr>
            <w:noProof/>
            <w:webHidden/>
          </w:rPr>
        </w:r>
        <w:r>
          <w:rPr>
            <w:noProof/>
            <w:webHidden/>
          </w:rPr>
          <w:fldChar w:fldCharType="separate"/>
        </w:r>
        <w:r w:rsidR="00460CAC">
          <w:rPr>
            <w:noProof/>
            <w:webHidden/>
          </w:rPr>
          <w:t>91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290" w:history="1">
        <w:r w:rsidRPr="00AE7367">
          <w:rPr>
            <w:rStyle w:val="Hyperlink"/>
            <w:noProof/>
          </w:rPr>
          <w:t>9.3.4</w:t>
        </w:r>
        <w:r>
          <w:rPr>
            <w:rFonts w:asciiTheme="minorHAnsi" w:eastAsiaTheme="minorEastAsia" w:hAnsiTheme="minorHAnsi" w:cstheme="minorBidi"/>
            <w:b w:val="0"/>
            <w:noProof/>
            <w:sz w:val="22"/>
            <w:szCs w:val="22"/>
            <w:lang w:val="en-US" w:eastAsia="en-US"/>
          </w:rPr>
          <w:tab/>
        </w:r>
        <w:r w:rsidRPr="00AE7367">
          <w:rPr>
            <w:rStyle w:val="Hyperlink"/>
            <w:noProof/>
          </w:rPr>
          <w:t>[[PreventExtensions]] (  )</w:t>
        </w:r>
        <w:r>
          <w:rPr>
            <w:noProof/>
            <w:webHidden/>
          </w:rPr>
          <w:tab/>
        </w:r>
        <w:r>
          <w:rPr>
            <w:noProof/>
            <w:webHidden/>
          </w:rPr>
          <w:fldChar w:fldCharType="begin"/>
        </w:r>
        <w:r>
          <w:rPr>
            <w:noProof/>
            <w:webHidden/>
          </w:rPr>
          <w:instrText xml:space="preserve"> PAGEREF _Toc368050290 \h </w:instrText>
        </w:r>
        <w:r>
          <w:rPr>
            <w:noProof/>
            <w:webHidden/>
          </w:rPr>
        </w:r>
        <w:r>
          <w:rPr>
            <w:noProof/>
            <w:webHidden/>
          </w:rPr>
          <w:fldChar w:fldCharType="separate"/>
        </w:r>
        <w:r w:rsidR="00460CAC">
          <w:rPr>
            <w:noProof/>
            <w:webHidden/>
          </w:rPr>
          <w:t>91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3" w:history="1">
        <w:r w:rsidRPr="00AE7367">
          <w:rPr>
            <w:rStyle w:val="Hyperlink"/>
            <w:noProof/>
          </w:rPr>
          <w:t>9.3.5</w:t>
        </w:r>
        <w:r>
          <w:rPr>
            <w:rFonts w:asciiTheme="minorHAnsi" w:eastAsiaTheme="minorEastAsia" w:hAnsiTheme="minorHAnsi" w:cstheme="minorBidi"/>
            <w:b w:val="0"/>
            <w:noProof/>
            <w:sz w:val="22"/>
            <w:szCs w:val="22"/>
            <w:lang w:val="en-US" w:eastAsia="en-US"/>
          </w:rPr>
          <w:tab/>
        </w:r>
        <w:r w:rsidRPr="00AE7367">
          <w:rPr>
            <w:rStyle w:val="Hyperlink"/>
            <w:noProof/>
          </w:rPr>
          <w:t>[[GetOwnProperty]] (P)</w:t>
        </w:r>
        <w:r>
          <w:rPr>
            <w:noProof/>
            <w:webHidden/>
          </w:rPr>
          <w:tab/>
        </w:r>
        <w:r>
          <w:rPr>
            <w:noProof/>
            <w:webHidden/>
          </w:rPr>
          <w:fldChar w:fldCharType="begin"/>
        </w:r>
        <w:r>
          <w:rPr>
            <w:noProof/>
            <w:webHidden/>
          </w:rPr>
          <w:instrText xml:space="preserve"> PAGEREF _Toc368050323 \h </w:instrText>
        </w:r>
        <w:r>
          <w:rPr>
            <w:noProof/>
            <w:webHidden/>
          </w:rPr>
        </w:r>
        <w:r>
          <w:rPr>
            <w:noProof/>
            <w:webHidden/>
          </w:rPr>
          <w:fldChar w:fldCharType="separate"/>
        </w:r>
        <w:r w:rsidR="00460CAC">
          <w:rPr>
            <w:noProof/>
            <w:webHidden/>
          </w:rPr>
          <w:t>92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4" w:history="1">
        <w:r w:rsidRPr="00AE7367">
          <w:rPr>
            <w:rStyle w:val="Hyperlink"/>
            <w:noProof/>
          </w:rPr>
          <w:t>9.3.6</w:t>
        </w:r>
        <w:r>
          <w:rPr>
            <w:rFonts w:asciiTheme="minorHAnsi" w:eastAsiaTheme="minorEastAsia" w:hAnsiTheme="minorHAnsi" w:cstheme="minorBidi"/>
            <w:b w:val="0"/>
            <w:noProof/>
            <w:sz w:val="22"/>
            <w:szCs w:val="22"/>
            <w:lang w:val="en-US" w:eastAsia="en-US"/>
          </w:rPr>
          <w:tab/>
        </w:r>
        <w:r w:rsidRPr="00AE7367">
          <w:rPr>
            <w:rStyle w:val="Hyperlink"/>
            <w:noProof/>
          </w:rPr>
          <w:t>[[DefineOwnProperty]] (P, Desc)</w:t>
        </w:r>
        <w:r>
          <w:rPr>
            <w:noProof/>
            <w:webHidden/>
          </w:rPr>
          <w:tab/>
        </w:r>
        <w:r>
          <w:rPr>
            <w:noProof/>
            <w:webHidden/>
          </w:rPr>
          <w:fldChar w:fldCharType="begin"/>
        </w:r>
        <w:r>
          <w:rPr>
            <w:noProof/>
            <w:webHidden/>
          </w:rPr>
          <w:instrText xml:space="preserve"> PAGEREF _Toc368050324 \h </w:instrText>
        </w:r>
        <w:r>
          <w:rPr>
            <w:noProof/>
            <w:webHidden/>
          </w:rPr>
        </w:r>
        <w:r>
          <w:rPr>
            <w:noProof/>
            <w:webHidden/>
          </w:rPr>
          <w:fldChar w:fldCharType="separate"/>
        </w:r>
        <w:r w:rsidR="00460CAC">
          <w:rPr>
            <w:noProof/>
            <w:webHidden/>
          </w:rPr>
          <w:t>92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5" w:history="1">
        <w:r w:rsidRPr="00AE7367">
          <w:rPr>
            <w:rStyle w:val="Hyperlink"/>
            <w:noProof/>
          </w:rPr>
          <w:t>9.3.7</w:t>
        </w:r>
        <w:r>
          <w:rPr>
            <w:rFonts w:asciiTheme="minorHAnsi" w:eastAsiaTheme="minorEastAsia" w:hAnsiTheme="minorHAnsi" w:cstheme="minorBidi"/>
            <w:b w:val="0"/>
            <w:noProof/>
            <w:sz w:val="22"/>
            <w:szCs w:val="22"/>
            <w:lang w:val="en-US" w:eastAsia="en-US"/>
          </w:rPr>
          <w:tab/>
        </w:r>
        <w:r w:rsidRPr="00AE7367">
          <w:rPr>
            <w:rStyle w:val="Hyperlink"/>
            <w:noProof/>
          </w:rPr>
          <w:t>[[HasProperty]] (P)</w:t>
        </w:r>
        <w:r>
          <w:rPr>
            <w:noProof/>
            <w:webHidden/>
          </w:rPr>
          <w:tab/>
        </w:r>
        <w:r>
          <w:rPr>
            <w:noProof/>
            <w:webHidden/>
          </w:rPr>
          <w:fldChar w:fldCharType="begin"/>
        </w:r>
        <w:r>
          <w:rPr>
            <w:noProof/>
            <w:webHidden/>
          </w:rPr>
          <w:instrText xml:space="preserve"> PAGEREF _Toc368050325 \h </w:instrText>
        </w:r>
        <w:r>
          <w:rPr>
            <w:noProof/>
            <w:webHidden/>
          </w:rPr>
        </w:r>
        <w:r>
          <w:rPr>
            <w:noProof/>
            <w:webHidden/>
          </w:rPr>
          <w:fldChar w:fldCharType="separate"/>
        </w:r>
        <w:r w:rsidR="00460CAC">
          <w:rPr>
            <w:noProof/>
            <w:webHidden/>
          </w:rPr>
          <w:t>93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6" w:history="1">
        <w:r w:rsidRPr="00AE7367">
          <w:rPr>
            <w:rStyle w:val="Hyperlink"/>
            <w:noProof/>
          </w:rPr>
          <w:t>9.3.8</w:t>
        </w:r>
        <w:r>
          <w:rPr>
            <w:rFonts w:asciiTheme="minorHAnsi" w:eastAsiaTheme="minorEastAsia" w:hAnsiTheme="minorHAnsi" w:cstheme="minorBidi"/>
            <w:b w:val="0"/>
            <w:noProof/>
            <w:sz w:val="22"/>
            <w:szCs w:val="22"/>
            <w:lang w:val="en-US" w:eastAsia="en-US"/>
          </w:rPr>
          <w:tab/>
        </w:r>
        <w:r w:rsidRPr="00AE7367">
          <w:rPr>
            <w:rStyle w:val="Hyperlink"/>
            <w:noProof/>
          </w:rPr>
          <w:t>[[Get]] (P, Receiver)</w:t>
        </w:r>
        <w:r>
          <w:rPr>
            <w:noProof/>
            <w:webHidden/>
          </w:rPr>
          <w:tab/>
        </w:r>
        <w:r>
          <w:rPr>
            <w:noProof/>
            <w:webHidden/>
          </w:rPr>
          <w:fldChar w:fldCharType="begin"/>
        </w:r>
        <w:r>
          <w:rPr>
            <w:noProof/>
            <w:webHidden/>
          </w:rPr>
          <w:instrText xml:space="preserve"> PAGEREF _Toc368050326 \h </w:instrText>
        </w:r>
        <w:r>
          <w:rPr>
            <w:noProof/>
            <w:webHidden/>
          </w:rPr>
        </w:r>
        <w:r>
          <w:rPr>
            <w:noProof/>
            <w:webHidden/>
          </w:rPr>
          <w:fldChar w:fldCharType="separate"/>
        </w:r>
        <w:r w:rsidR="00460CAC">
          <w:rPr>
            <w:noProof/>
            <w:webHidden/>
          </w:rPr>
          <w:t>94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7" w:history="1">
        <w:r w:rsidRPr="00AE7367">
          <w:rPr>
            <w:rStyle w:val="Hyperlink"/>
            <w:noProof/>
          </w:rPr>
          <w:t>9.3.9</w:t>
        </w:r>
        <w:r>
          <w:rPr>
            <w:rFonts w:asciiTheme="minorHAnsi" w:eastAsiaTheme="minorEastAsia" w:hAnsiTheme="minorHAnsi" w:cstheme="minorBidi"/>
            <w:b w:val="0"/>
            <w:noProof/>
            <w:sz w:val="22"/>
            <w:szCs w:val="22"/>
            <w:lang w:val="en-US" w:eastAsia="en-US"/>
          </w:rPr>
          <w:tab/>
        </w:r>
        <w:r w:rsidRPr="00AE7367">
          <w:rPr>
            <w:rStyle w:val="Hyperlink"/>
            <w:noProof/>
          </w:rPr>
          <w:t>[[Set]] ( P, V, Receiver)</w:t>
        </w:r>
        <w:r>
          <w:rPr>
            <w:noProof/>
            <w:webHidden/>
          </w:rPr>
          <w:tab/>
        </w:r>
        <w:r>
          <w:rPr>
            <w:noProof/>
            <w:webHidden/>
          </w:rPr>
          <w:fldChar w:fldCharType="begin"/>
        </w:r>
        <w:r>
          <w:rPr>
            <w:noProof/>
            <w:webHidden/>
          </w:rPr>
          <w:instrText xml:space="preserve"> PAGEREF _Toc368050327 \h </w:instrText>
        </w:r>
        <w:r>
          <w:rPr>
            <w:noProof/>
            <w:webHidden/>
          </w:rPr>
        </w:r>
        <w:r>
          <w:rPr>
            <w:noProof/>
            <w:webHidden/>
          </w:rPr>
          <w:fldChar w:fldCharType="separate"/>
        </w:r>
        <w:r w:rsidR="00460CAC">
          <w:rPr>
            <w:noProof/>
            <w:webHidden/>
          </w:rPr>
          <w:t>94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8" w:history="1">
        <w:r w:rsidRPr="00AE7367">
          <w:rPr>
            <w:rStyle w:val="Hyperlink"/>
            <w:noProof/>
          </w:rPr>
          <w:t>9.3.10</w:t>
        </w:r>
        <w:r>
          <w:rPr>
            <w:rFonts w:asciiTheme="minorHAnsi" w:eastAsiaTheme="minorEastAsia" w:hAnsiTheme="minorHAnsi" w:cstheme="minorBidi"/>
            <w:b w:val="0"/>
            <w:noProof/>
            <w:sz w:val="22"/>
            <w:szCs w:val="22"/>
            <w:lang w:val="en-US" w:eastAsia="en-US"/>
          </w:rPr>
          <w:tab/>
        </w:r>
        <w:r w:rsidRPr="00AE7367">
          <w:rPr>
            <w:rStyle w:val="Hyperlink"/>
            <w:noProof/>
          </w:rPr>
          <w:t>[[Invoke]] (P, ArgumentsList, Receiver)</w:t>
        </w:r>
        <w:r>
          <w:rPr>
            <w:noProof/>
            <w:webHidden/>
          </w:rPr>
          <w:tab/>
        </w:r>
        <w:r>
          <w:rPr>
            <w:noProof/>
            <w:webHidden/>
          </w:rPr>
          <w:fldChar w:fldCharType="begin"/>
        </w:r>
        <w:r>
          <w:rPr>
            <w:noProof/>
            <w:webHidden/>
          </w:rPr>
          <w:instrText xml:space="preserve"> PAGEREF _Toc368050328 \h </w:instrText>
        </w:r>
        <w:r>
          <w:rPr>
            <w:noProof/>
            <w:webHidden/>
          </w:rPr>
        </w:r>
        <w:r>
          <w:rPr>
            <w:noProof/>
            <w:webHidden/>
          </w:rPr>
          <w:fldChar w:fldCharType="separate"/>
        </w:r>
        <w:r w:rsidR="00460CAC">
          <w:rPr>
            <w:noProof/>
            <w:webHidden/>
          </w:rPr>
          <w:t>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29" w:history="1">
        <w:r w:rsidRPr="00AE7367">
          <w:rPr>
            <w:rStyle w:val="Hyperlink"/>
            <w:noProof/>
          </w:rPr>
          <w:t>9.3.11</w:t>
        </w:r>
        <w:r>
          <w:rPr>
            <w:rFonts w:asciiTheme="minorHAnsi" w:eastAsiaTheme="minorEastAsia" w:hAnsiTheme="minorHAnsi" w:cstheme="minorBidi"/>
            <w:b w:val="0"/>
            <w:noProof/>
            <w:sz w:val="22"/>
            <w:szCs w:val="22"/>
            <w:lang w:val="en-US" w:eastAsia="en-US"/>
          </w:rPr>
          <w:tab/>
        </w:r>
        <w:r w:rsidRPr="00AE7367">
          <w:rPr>
            <w:rStyle w:val="Hyperlink"/>
            <w:noProof/>
          </w:rPr>
          <w:t>[[Delete]] (P)</w:t>
        </w:r>
        <w:r>
          <w:rPr>
            <w:noProof/>
            <w:webHidden/>
          </w:rPr>
          <w:tab/>
        </w:r>
        <w:r>
          <w:rPr>
            <w:noProof/>
            <w:webHidden/>
          </w:rPr>
          <w:fldChar w:fldCharType="begin"/>
        </w:r>
        <w:r>
          <w:rPr>
            <w:noProof/>
            <w:webHidden/>
          </w:rPr>
          <w:instrText xml:space="preserve"> PAGEREF _Toc368050329 \h </w:instrText>
        </w:r>
        <w:r>
          <w:rPr>
            <w:noProof/>
            <w:webHidden/>
          </w:rPr>
        </w:r>
        <w:r>
          <w:rPr>
            <w:noProof/>
            <w:webHidden/>
          </w:rPr>
          <w:fldChar w:fldCharType="separate"/>
        </w:r>
        <w:r w:rsidR="00460CAC">
          <w:rPr>
            <w:noProof/>
            <w:webHidden/>
          </w:rPr>
          <w:t>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30" w:history="1">
        <w:r w:rsidRPr="00AE7367">
          <w:rPr>
            <w:rStyle w:val="Hyperlink"/>
            <w:noProof/>
          </w:rPr>
          <w:t>9.3.12</w:t>
        </w:r>
        <w:r>
          <w:rPr>
            <w:rFonts w:asciiTheme="minorHAnsi" w:eastAsiaTheme="minorEastAsia" w:hAnsiTheme="minorHAnsi" w:cstheme="minorBidi"/>
            <w:b w:val="0"/>
            <w:noProof/>
            <w:sz w:val="22"/>
            <w:szCs w:val="22"/>
            <w:lang w:val="en-US" w:eastAsia="en-US"/>
          </w:rPr>
          <w:tab/>
        </w:r>
        <w:r w:rsidRPr="00AE7367">
          <w:rPr>
            <w:rStyle w:val="Hyperlink"/>
            <w:noProof/>
          </w:rPr>
          <w:t>[[Enumerate]] ()</w:t>
        </w:r>
        <w:r>
          <w:rPr>
            <w:noProof/>
            <w:webHidden/>
          </w:rPr>
          <w:tab/>
        </w:r>
        <w:r>
          <w:rPr>
            <w:noProof/>
            <w:webHidden/>
          </w:rPr>
          <w:fldChar w:fldCharType="begin"/>
        </w:r>
        <w:r>
          <w:rPr>
            <w:noProof/>
            <w:webHidden/>
          </w:rPr>
          <w:instrText xml:space="preserve"> PAGEREF _Toc368050330 \h </w:instrText>
        </w:r>
        <w:r>
          <w:rPr>
            <w:noProof/>
            <w:webHidden/>
          </w:rPr>
        </w:r>
        <w:r>
          <w:rPr>
            <w:noProof/>
            <w:webHidden/>
          </w:rPr>
          <w:fldChar w:fldCharType="separate"/>
        </w:r>
        <w:r w:rsidR="00460CAC">
          <w:rPr>
            <w:noProof/>
            <w:webHidden/>
          </w:rPr>
          <w:t>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31" w:history="1">
        <w:r w:rsidRPr="00AE7367">
          <w:rPr>
            <w:rStyle w:val="Hyperlink"/>
            <w:noProof/>
          </w:rPr>
          <w:t>9.3.13</w:t>
        </w:r>
        <w:r>
          <w:rPr>
            <w:rFonts w:asciiTheme="minorHAnsi" w:eastAsiaTheme="minorEastAsia" w:hAnsiTheme="minorHAnsi" w:cstheme="minorBidi"/>
            <w:b w:val="0"/>
            <w:noProof/>
            <w:sz w:val="22"/>
            <w:szCs w:val="22"/>
            <w:lang w:val="en-US" w:eastAsia="en-US"/>
          </w:rPr>
          <w:tab/>
        </w:r>
        <w:r w:rsidRPr="00AE7367">
          <w:rPr>
            <w:rStyle w:val="Hyperlink"/>
            <w:noProof/>
          </w:rPr>
          <w:t>[[OwnPropertyKeys]] ( )</w:t>
        </w:r>
        <w:r>
          <w:rPr>
            <w:noProof/>
            <w:webHidden/>
          </w:rPr>
          <w:tab/>
        </w:r>
        <w:r>
          <w:rPr>
            <w:noProof/>
            <w:webHidden/>
          </w:rPr>
          <w:fldChar w:fldCharType="begin"/>
        </w:r>
        <w:r>
          <w:rPr>
            <w:noProof/>
            <w:webHidden/>
          </w:rPr>
          <w:instrText xml:space="preserve"> PAGEREF _Toc368050331 \h </w:instrText>
        </w:r>
        <w:r>
          <w:rPr>
            <w:noProof/>
            <w:webHidden/>
          </w:rPr>
        </w:r>
        <w:r>
          <w:rPr>
            <w:noProof/>
            <w:webHidden/>
          </w:rPr>
          <w:fldChar w:fldCharType="separate"/>
        </w:r>
        <w:r w:rsidR="00460CAC">
          <w:rPr>
            <w:noProof/>
            <w:webHidden/>
          </w:rPr>
          <w:t>96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32" w:history="1">
        <w:r w:rsidRPr="00AE7367">
          <w:rPr>
            <w:rStyle w:val="Hyperlink"/>
            <w:noProof/>
          </w:rPr>
          <w:t>9.3.14</w:t>
        </w:r>
        <w:r>
          <w:rPr>
            <w:rFonts w:asciiTheme="minorHAnsi" w:eastAsiaTheme="minorEastAsia" w:hAnsiTheme="minorHAnsi" w:cstheme="minorBidi"/>
            <w:b w:val="0"/>
            <w:noProof/>
            <w:sz w:val="22"/>
            <w:szCs w:val="22"/>
            <w:lang w:val="en-US" w:eastAsia="en-US"/>
          </w:rPr>
          <w:tab/>
        </w:r>
        <w:r w:rsidRPr="00AE7367">
          <w:rPr>
            <w:rStyle w:val="Hyperlink"/>
            <w:noProof/>
          </w:rPr>
          <w:t>[[Call]] (thisArgument, argumentsList)</w:t>
        </w:r>
        <w:r>
          <w:rPr>
            <w:noProof/>
            <w:webHidden/>
          </w:rPr>
          <w:tab/>
        </w:r>
        <w:r>
          <w:rPr>
            <w:noProof/>
            <w:webHidden/>
          </w:rPr>
          <w:fldChar w:fldCharType="begin"/>
        </w:r>
        <w:r>
          <w:rPr>
            <w:noProof/>
            <w:webHidden/>
          </w:rPr>
          <w:instrText xml:space="preserve"> PAGEREF _Toc368050332 \h </w:instrText>
        </w:r>
        <w:r>
          <w:rPr>
            <w:noProof/>
            <w:webHidden/>
          </w:rPr>
        </w:r>
        <w:r>
          <w:rPr>
            <w:noProof/>
            <w:webHidden/>
          </w:rPr>
          <w:fldChar w:fldCharType="separate"/>
        </w:r>
        <w:r w:rsidR="00460CAC">
          <w:rPr>
            <w:noProof/>
            <w:webHidden/>
          </w:rPr>
          <w:t>96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33" w:history="1">
        <w:r w:rsidRPr="00AE7367">
          <w:rPr>
            <w:rStyle w:val="Hyperlink"/>
            <w:noProof/>
          </w:rPr>
          <w:t>9.3.15</w:t>
        </w:r>
        <w:r>
          <w:rPr>
            <w:rFonts w:asciiTheme="minorHAnsi" w:eastAsiaTheme="minorEastAsia" w:hAnsiTheme="minorHAnsi" w:cstheme="minorBidi"/>
            <w:b w:val="0"/>
            <w:noProof/>
            <w:sz w:val="22"/>
            <w:szCs w:val="22"/>
            <w:lang w:val="en-US" w:eastAsia="en-US"/>
          </w:rPr>
          <w:tab/>
        </w:r>
        <w:r w:rsidRPr="00AE7367">
          <w:rPr>
            <w:rStyle w:val="Hyperlink"/>
            <w:noProof/>
          </w:rPr>
          <w:t>[[Construct]] Internal Method</w:t>
        </w:r>
        <w:r>
          <w:rPr>
            <w:noProof/>
            <w:webHidden/>
          </w:rPr>
          <w:tab/>
        </w:r>
        <w:r>
          <w:rPr>
            <w:noProof/>
            <w:webHidden/>
          </w:rPr>
          <w:fldChar w:fldCharType="begin"/>
        </w:r>
        <w:r>
          <w:rPr>
            <w:noProof/>
            <w:webHidden/>
          </w:rPr>
          <w:instrText xml:space="preserve"> PAGEREF _Toc368050333 \h </w:instrText>
        </w:r>
        <w:r>
          <w:rPr>
            <w:noProof/>
            <w:webHidden/>
          </w:rPr>
        </w:r>
        <w:r>
          <w:rPr>
            <w:noProof/>
            <w:webHidden/>
          </w:rPr>
          <w:fldChar w:fldCharType="separate"/>
        </w:r>
        <w:r w:rsidR="00460CAC">
          <w:rPr>
            <w:noProof/>
            <w:webHidden/>
          </w:rPr>
          <w:t>97</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334" w:history="1">
        <w:r w:rsidRPr="00AE7367">
          <w:rPr>
            <w:rStyle w:val="Hyperlink"/>
            <w:noProof/>
          </w:rPr>
          <w:t>10</w:t>
        </w:r>
        <w:r>
          <w:rPr>
            <w:rFonts w:asciiTheme="minorHAnsi" w:eastAsiaTheme="minorEastAsia" w:hAnsiTheme="minorHAnsi" w:cstheme="minorBidi"/>
            <w:b w:val="0"/>
            <w:noProof/>
            <w:sz w:val="22"/>
            <w:szCs w:val="22"/>
            <w:lang w:val="en-US" w:eastAsia="en-US"/>
          </w:rPr>
          <w:tab/>
        </w:r>
        <w:r w:rsidRPr="00AE7367">
          <w:rPr>
            <w:rStyle w:val="Hyperlink"/>
            <w:noProof/>
          </w:rPr>
          <w:t>ECMAScript Language: Source Code</w:t>
        </w:r>
        <w:r>
          <w:rPr>
            <w:noProof/>
            <w:webHidden/>
          </w:rPr>
          <w:tab/>
        </w:r>
        <w:r>
          <w:rPr>
            <w:noProof/>
            <w:webHidden/>
          </w:rPr>
          <w:fldChar w:fldCharType="begin"/>
        </w:r>
        <w:r>
          <w:rPr>
            <w:noProof/>
            <w:webHidden/>
          </w:rPr>
          <w:instrText xml:space="preserve"> PAGEREF _Toc368050334 \h </w:instrText>
        </w:r>
        <w:r>
          <w:rPr>
            <w:noProof/>
            <w:webHidden/>
          </w:rPr>
        </w:r>
        <w:r>
          <w:rPr>
            <w:noProof/>
            <w:webHidden/>
          </w:rPr>
          <w:fldChar w:fldCharType="separate"/>
        </w:r>
        <w:r w:rsidR="00460CAC">
          <w:rPr>
            <w:noProof/>
            <w:webHidden/>
          </w:rPr>
          <w:t>97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35" w:history="1">
        <w:r w:rsidRPr="00AE7367">
          <w:rPr>
            <w:rStyle w:val="Hyperlink"/>
            <w:rFonts w:cs="Arial"/>
            <w:noProof/>
          </w:rPr>
          <w:t>10.1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cs="Arial"/>
            <w:noProof/>
          </w:rPr>
          <w:t>UTF-16 Encoding</w:t>
        </w:r>
        <w:r>
          <w:rPr>
            <w:noProof/>
            <w:webHidden/>
          </w:rPr>
          <w:tab/>
        </w:r>
        <w:r>
          <w:rPr>
            <w:noProof/>
            <w:webHidden/>
          </w:rPr>
          <w:fldChar w:fldCharType="begin"/>
        </w:r>
        <w:r>
          <w:rPr>
            <w:noProof/>
            <w:webHidden/>
          </w:rPr>
          <w:instrText xml:space="preserve"> PAGEREF _Toc368050335 \h </w:instrText>
        </w:r>
        <w:r>
          <w:rPr>
            <w:noProof/>
            <w:webHidden/>
          </w:rPr>
        </w:r>
        <w:r>
          <w:rPr>
            <w:noProof/>
            <w:webHidden/>
          </w:rPr>
          <w:fldChar w:fldCharType="separate"/>
        </w:r>
        <w:r w:rsidR="00460CAC">
          <w:rPr>
            <w:noProof/>
            <w:webHidden/>
          </w:rPr>
          <w:t>98</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36" w:history="1">
        <w:r w:rsidRPr="00AE7367">
          <w:rPr>
            <w:rStyle w:val="Hyperlink"/>
            <w:noProof/>
          </w:rPr>
          <w:t>10.2</w:t>
        </w:r>
        <w:r>
          <w:rPr>
            <w:rFonts w:asciiTheme="minorHAnsi" w:eastAsiaTheme="minorEastAsia" w:hAnsiTheme="minorHAnsi" w:cstheme="minorBidi"/>
            <w:b w:val="0"/>
            <w:noProof/>
            <w:sz w:val="22"/>
            <w:szCs w:val="22"/>
            <w:lang w:val="en-US" w:eastAsia="en-US"/>
          </w:rPr>
          <w:tab/>
        </w:r>
        <w:r w:rsidRPr="00AE7367">
          <w:rPr>
            <w:rStyle w:val="Hyperlink"/>
            <w:noProof/>
          </w:rPr>
          <w:t>Types of Executable Code</w:t>
        </w:r>
        <w:r>
          <w:rPr>
            <w:noProof/>
            <w:webHidden/>
          </w:rPr>
          <w:tab/>
        </w:r>
        <w:r>
          <w:rPr>
            <w:noProof/>
            <w:webHidden/>
          </w:rPr>
          <w:fldChar w:fldCharType="begin"/>
        </w:r>
        <w:r>
          <w:rPr>
            <w:noProof/>
            <w:webHidden/>
          </w:rPr>
          <w:instrText xml:space="preserve"> PAGEREF _Toc368050336 \h </w:instrText>
        </w:r>
        <w:r>
          <w:rPr>
            <w:noProof/>
            <w:webHidden/>
          </w:rPr>
        </w:r>
        <w:r>
          <w:rPr>
            <w:noProof/>
            <w:webHidden/>
          </w:rPr>
          <w:fldChar w:fldCharType="separate"/>
        </w:r>
        <w:r w:rsidR="00460CAC">
          <w:rPr>
            <w:noProof/>
            <w:webHidden/>
          </w:rPr>
          <w:t>98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37" w:history="1">
        <w:r w:rsidRPr="00AE7367">
          <w:rPr>
            <w:rStyle w:val="Hyperlink"/>
            <w:noProof/>
          </w:rPr>
          <w:t>10.2.1</w:t>
        </w:r>
        <w:r>
          <w:rPr>
            <w:rFonts w:asciiTheme="minorHAnsi" w:eastAsiaTheme="minorEastAsia" w:hAnsiTheme="minorHAnsi" w:cstheme="minorBidi"/>
            <w:b w:val="0"/>
            <w:noProof/>
            <w:sz w:val="22"/>
            <w:szCs w:val="22"/>
            <w:lang w:val="en-US" w:eastAsia="en-US"/>
          </w:rPr>
          <w:tab/>
        </w:r>
        <w:r w:rsidRPr="00AE7367">
          <w:rPr>
            <w:rStyle w:val="Hyperlink"/>
            <w:noProof/>
          </w:rPr>
          <w:t>Strict Mode Code</w:t>
        </w:r>
        <w:r>
          <w:rPr>
            <w:noProof/>
            <w:webHidden/>
          </w:rPr>
          <w:tab/>
        </w:r>
        <w:r>
          <w:rPr>
            <w:noProof/>
            <w:webHidden/>
          </w:rPr>
          <w:fldChar w:fldCharType="begin"/>
        </w:r>
        <w:r>
          <w:rPr>
            <w:noProof/>
            <w:webHidden/>
          </w:rPr>
          <w:instrText xml:space="preserve"> PAGEREF _Toc368050337 \h </w:instrText>
        </w:r>
        <w:r>
          <w:rPr>
            <w:noProof/>
            <w:webHidden/>
          </w:rPr>
        </w:r>
        <w:r>
          <w:rPr>
            <w:noProof/>
            <w:webHidden/>
          </w:rPr>
          <w:fldChar w:fldCharType="separate"/>
        </w:r>
        <w:r w:rsidR="00460CAC">
          <w:rPr>
            <w:noProof/>
            <w:webHidden/>
          </w:rPr>
          <w:t>98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38" w:history="1">
        <w:r w:rsidRPr="00AE7367">
          <w:rPr>
            <w:rStyle w:val="Hyperlink"/>
            <w:noProof/>
          </w:rPr>
          <w:t>10.2.2</w:t>
        </w:r>
        <w:r>
          <w:rPr>
            <w:rFonts w:asciiTheme="minorHAnsi" w:eastAsiaTheme="minorEastAsia" w:hAnsiTheme="minorHAnsi" w:cstheme="minorBidi"/>
            <w:b w:val="0"/>
            <w:noProof/>
            <w:sz w:val="22"/>
            <w:szCs w:val="22"/>
            <w:lang w:val="en-US" w:eastAsia="en-US"/>
          </w:rPr>
          <w:tab/>
        </w:r>
        <w:r w:rsidRPr="00AE7367">
          <w:rPr>
            <w:rStyle w:val="Hyperlink"/>
            <w:noProof/>
          </w:rPr>
          <w:t>Non-ECMAScript Functions</w:t>
        </w:r>
        <w:r>
          <w:rPr>
            <w:noProof/>
            <w:webHidden/>
          </w:rPr>
          <w:tab/>
        </w:r>
        <w:r>
          <w:rPr>
            <w:noProof/>
            <w:webHidden/>
          </w:rPr>
          <w:fldChar w:fldCharType="begin"/>
        </w:r>
        <w:r>
          <w:rPr>
            <w:noProof/>
            <w:webHidden/>
          </w:rPr>
          <w:instrText xml:space="preserve"> PAGEREF _Toc368050338 \h </w:instrText>
        </w:r>
        <w:r>
          <w:rPr>
            <w:noProof/>
            <w:webHidden/>
          </w:rPr>
        </w:r>
        <w:r>
          <w:rPr>
            <w:noProof/>
            <w:webHidden/>
          </w:rPr>
          <w:fldChar w:fldCharType="separate"/>
        </w:r>
        <w:r w:rsidR="00460CAC">
          <w:rPr>
            <w:noProof/>
            <w:webHidden/>
          </w:rPr>
          <w:t>99</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339" w:history="1">
        <w:r w:rsidRPr="00AE7367">
          <w:rPr>
            <w:rStyle w:val="Hyperlink"/>
            <w:noProof/>
          </w:rPr>
          <w:t>11</w:t>
        </w:r>
        <w:r>
          <w:rPr>
            <w:rFonts w:asciiTheme="minorHAnsi" w:eastAsiaTheme="minorEastAsia" w:hAnsiTheme="minorHAnsi" w:cstheme="minorBidi"/>
            <w:b w:val="0"/>
            <w:noProof/>
            <w:sz w:val="22"/>
            <w:szCs w:val="22"/>
            <w:lang w:val="en-US" w:eastAsia="en-US"/>
          </w:rPr>
          <w:tab/>
        </w:r>
        <w:r w:rsidRPr="00AE7367">
          <w:rPr>
            <w:rStyle w:val="Hyperlink"/>
            <w:noProof/>
          </w:rPr>
          <w:t>ECMAScript Language: Lexical Grammar</w:t>
        </w:r>
        <w:r>
          <w:rPr>
            <w:noProof/>
            <w:webHidden/>
          </w:rPr>
          <w:tab/>
        </w:r>
        <w:r>
          <w:rPr>
            <w:noProof/>
            <w:webHidden/>
          </w:rPr>
          <w:fldChar w:fldCharType="begin"/>
        </w:r>
        <w:r>
          <w:rPr>
            <w:noProof/>
            <w:webHidden/>
          </w:rPr>
          <w:instrText xml:space="preserve"> PAGEREF _Toc368050339 \h </w:instrText>
        </w:r>
        <w:r>
          <w:rPr>
            <w:noProof/>
            <w:webHidden/>
          </w:rPr>
        </w:r>
        <w:r>
          <w:rPr>
            <w:noProof/>
            <w:webHidden/>
          </w:rPr>
          <w:fldChar w:fldCharType="separate"/>
        </w:r>
        <w:r w:rsidR="00460CAC">
          <w:rPr>
            <w:noProof/>
            <w:webHidden/>
          </w:rPr>
          <w:t>99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0" w:history="1">
        <w:r w:rsidRPr="00AE7367">
          <w:rPr>
            <w:rStyle w:val="Hyperlink"/>
            <w:noProof/>
          </w:rPr>
          <w:t>11.1</w:t>
        </w:r>
        <w:r>
          <w:rPr>
            <w:rFonts w:asciiTheme="minorHAnsi" w:eastAsiaTheme="minorEastAsia" w:hAnsiTheme="minorHAnsi" w:cstheme="minorBidi"/>
            <w:b w:val="0"/>
            <w:noProof/>
            <w:sz w:val="22"/>
            <w:szCs w:val="22"/>
            <w:lang w:val="en-US" w:eastAsia="en-US"/>
          </w:rPr>
          <w:tab/>
        </w:r>
        <w:r w:rsidRPr="00AE7367">
          <w:rPr>
            <w:rStyle w:val="Hyperlink"/>
            <w:noProof/>
          </w:rPr>
          <w:t>Unicode Format-Control Characters</w:t>
        </w:r>
        <w:r>
          <w:rPr>
            <w:noProof/>
            <w:webHidden/>
          </w:rPr>
          <w:tab/>
        </w:r>
        <w:r>
          <w:rPr>
            <w:noProof/>
            <w:webHidden/>
          </w:rPr>
          <w:fldChar w:fldCharType="begin"/>
        </w:r>
        <w:r>
          <w:rPr>
            <w:noProof/>
            <w:webHidden/>
          </w:rPr>
          <w:instrText xml:space="preserve"> PAGEREF _Toc368050340 \h </w:instrText>
        </w:r>
        <w:r>
          <w:rPr>
            <w:noProof/>
            <w:webHidden/>
          </w:rPr>
        </w:r>
        <w:r>
          <w:rPr>
            <w:noProof/>
            <w:webHidden/>
          </w:rPr>
          <w:fldChar w:fldCharType="separate"/>
        </w:r>
        <w:r w:rsidR="00460CAC">
          <w:rPr>
            <w:noProof/>
            <w:webHidden/>
          </w:rPr>
          <w:t>100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1" w:history="1">
        <w:r w:rsidRPr="00AE7367">
          <w:rPr>
            <w:rStyle w:val="Hyperlink"/>
            <w:noProof/>
          </w:rPr>
          <w:t>11.2</w:t>
        </w:r>
        <w:r>
          <w:rPr>
            <w:rFonts w:asciiTheme="minorHAnsi" w:eastAsiaTheme="minorEastAsia" w:hAnsiTheme="minorHAnsi" w:cstheme="minorBidi"/>
            <w:b w:val="0"/>
            <w:noProof/>
            <w:sz w:val="22"/>
            <w:szCs w:val="22"/>
            <w:lang w:val="en-US" w:eastAsia="en-US"/>
          </w:rPr>
          <w:tab/>
        </w:r>
        <w:r w:rsidRPr="00AE7367">
          <w:rPr>
            <w:rStyle w:val="Hyperlink"/>
            <w:noProof/>
          </w:rPr>
          <w:t>White Space</w:t>
        </w:r>
        <w:r>
          <w:rPr>
            <w:noProof/>
            <w:webHidden/>
          </w:rPr>
          <w:tab/>
        </w:r>
        <w:r>
          <w:rPr>
            <w:noProof/>
            <w:webHidden/>
          </w:rPr>
          <w:fldChar w:fldCharType="begin"/>
        </w:r>
        <w:r>
          <w:rPr>
            <w:noProof/>
            <w:webHidden/>
          </w:rPr>
          <w:instrText xml:space="preserve"> PAGEREF _Toc368050341 \h </w:instrText>
        </w:r>
        <w:r>
          <w:rPr>
            <w:noProof/>
            <w:webHidden/>
          </w:rPr>
        </w:r>
        <w:r>
          <w:rPr>
            <w:noProof/>
            <w:webHidden/>
          </w:rPr>
          <w:fldChar w:fldCharType="separate"/>
        </w:r>
        <w:r w:rsidR="00460CAC">
          <w:rPr>
            <w:noProof/>
            <w:webHidden/>
          </w:rPr>
          <w:t>100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2" w:history="1">
        <w:r w:rsidRPr="00AE7367">
          <w:rPr>
            <w:rStyle w:val="Hyperlink"/>
            <w:noProof/>
          </w:rPr>
          <w:t>11.3</w:t>
        </w:r>
        <w:r>
          <w:rPr>
            <w:rFonts w:asciiTheme="minorHAnsi" w:eastAsiaTheme="minorEastAsia" w:hAnsiTheme="minorHAnsi" w:cstheme="minorBidi"/>
            <w:b w:val="0"/>
            <w:noProof/>
            <w:sz w:val="22"/>
            <w:szCs w:val="22"/>
            <w:lang w:val="en-US" w:eastAsia="en-US"/>
          </w:rPr>
          <w:tab/>
        </w:r>
        <w:r w:rsidRPr="00AE7367">
          <w:rPr>
            <w:rStyle w:val="Hyperlink"/>
            <w:noProof/>
          </w:rPr>
          <w:t>Line Terminators</w:t>
        </w:r>
        <w:r>
          <w:rPr>
            <w:noProof/>
            <w:webHidden/>
          </w:rPr>
          <w:tab/>
        </w:r>
        <w:r>
          <w:rPr>
            <w:noProof/>
            <w:webHidden/>
          </w:rPr>
          <w:fldChar w:fldCharType="begin"/>
        </w:r>
        <w:r>
          <w:rPr>
            <w:noProof/>
            <w:webHidden/>
          </w:rPr>
          <w:instrText xml:space="preserve"> PAGEREF _Toc368050342 \h </w:instrText>
        </w:r>
        <w:r>
          <w:rPr>
            <w:noProof/>
            <w:webHidden/>
          </w:rPr>
        </w:r>
        <w:r>
          <w:rPr>
            <w:noProof/>
            <w:webHidden/>
          </w:rPr>
          <w:fldChar w:fldCharType="separate"/>
        </w:r>
        <w:r w:rsidR="00460CAC">
          <w:rPr>
            <w:noProof/>
            <w:webHidden/>
          </w:rPr>
          <w:t>101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3" w:history="1">
        <w:r w:rsidRPr="00AE7367">
          <w:rPr>
            <w:rStyle w:val="Hyperlink"/>
            <w:noProof/>
          </w:rPr>
          <w:t>11.4</w:t>
        </w:r>
        <w:r>
          <w:rPr>
            <w:rFonts w:asciiTheme="minorHAnsi" w:eastAsiaTheme="minorEastAsia" w:hAnsiTheme="minorHAnsi" w:cstheme="minorBidi"/>
            <w:b w:val="0"/>
            <w:noProof/>
            <w:sz w:val="22"/>
            <w:szCs w:val="22"/>
            <w:lang w:val="en-US" w:eastAsia="en-US"/>
          </w:rPr>
          <w:tab/>
        </w:r>
        <w:r w:rsidRPr="00AE7367">
          <w:rPr>
            <w:rStyle w:val="Hyperlink"/>
            <w:noProof/>
          </w:rPr>
          <w:t>Comments</w:t>
        </w:r>
        <w:r>
          <w:rPr>
            <w:noProof/>
            <w:webHidden/>
          </w:rPr>
          <w:tab/>
        </w:r>
        <w:r>
          <w:rPr>
            <w:noProof/>
            <w:webHidden/>
          </w:rPr>
          <w:fldChar w:fldCharType="begin"/>
        </w:r>
        <w:r>
          <w:rPr>
            <w:noProof/>
            <w:webHidden/>
          </w:rPr>
          <w:instrText xml:space="preserve"> PAGEREF _Toc368050343 \h </w:instrText>
        </w:r>
        <w:r>
          <w:rPr>
            <w:noProof/>
            <w:webHidden/>
          </w:rPr>
        </w:r>
        <w:r>
          <w:rPr>
            <w:noProof/>
            <w:webHidden/>
          </w:rPr>
          <w:fldChar w:fldCharType="separate"/>
        </w:r>
        <w:r w:rsidR="00460CAC">
          <w:rPr>
            <w:noProof/>
            <w:webHidden/>
          </w:rPr>
          <w:t>102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4" w:history="1">
        <w:r w:rsidRPr="00AE7367">
          <w:rPr>
            <w:rStyle w:val="Hyperlink"/>
            <w:noProof/>
          </w:rPr>
          <w:t>11.5</w:t>
        </w:r>
        <w:r>
          <w:rPr>
            <w:rFonts w:asciiTheme="minorHAnsi" w:eastAsiaTheme="minorEastAsia" w:hAnsiTheme="minorHAnsi" w:cstheme="minorBidi"/>
            <w:b w:val="0"/>
            <w:noProof/>
            <w:sz w:val="22"/>
            <w:szCs w:val="22"/>
            <w:lang w:val="en-US" w:eastAsia="en-US"/>
          </w:rPr>
          <w:tab/>
        </w:r>
        <w:r w:rsidRPr="00AE7367">
          <w:rPr>
            <w:rStyle w:val="Hyperlink"/>
            <w:noProof/>
          </w:rPr>
          <w:t>Tokens</w:t>
        </w:r>
        <w:r>
          <w:rPr>
            <w:noProof/>
            <w:webHidden/>
          </w:rPr>
          <w:tab/>
        </w:r>
        <w:r>
          <w:rPr>
            <w:noProof/>
            <w:webHidden/>
          </w:rPr>
          <w:fldChar w:fldCharType="begin"/>
        </w:r>
        <w:r>
          <w:rPr>
            <w:noProof/>
            <w:webHidden/>
          </w:rPr>
          <w:instrText xml:space="preserve"> PAGEREF _Toc368050344 \h </w:instrText>
        </w:r>
        <w:r>
          <w:rPr>
            <w:noProof/>
            <w:webHidden/>
          </w:rPr>
        </w:r>
        <w:r>
          <w:rPr>
            <w:noProof/>
            <w:webHidden/>
          </w:rPr>
          <w:fldChar w:fldCharType="separate"/>
        </w:r>
        <w:r w:rsidR="00460CAC">
          <w:rPr>
            <w:noProof/>
            <w:webHidden/>
          </w:rPr>
          <w:t>103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5" w:history="1">
        <w:r w:rsidRPr="00AE7367">
          <w:rPr>
            <w:rStyle w:val="Hyperlink"/>
            <w:noProof/>
          </w:rPr>
          <w:t>11.6</w:t>
        </w:r>
        <w:r>
          <w:rPr>
            <w:rFonts w:asciiTheme="minorHAnsi" w:eastAsiaTheme="minorEastAsia" w:hAnsiTheme="minorHAnsi" w:cstheme="minorBidi"/>
            <w:b w:val="0"/>
            <w:noProof/>
            <w:sz w:val="22"/>
            <w:szCs w:val="22"/>
            <w:lang w:val="en-US" w:eastAsia="en-US"/>
          </w:rPr>
          <w:tab/>
        </w:r>
        <w:r w:rsidRPr="00AE7367">
          <w:rPr>
            <w:rStyle w:val="Hyperlink"/>
            <w:noProof/>
          </w:rPr>
          <w:t>Names and Keywords</w:t>
        </w:r>
        <w:r>
          <w:rPr>
            <w:noProof/>
            <w:webHidden/>
          </w:rPr>
          <w:tab/>
        </w:r>
        <w:r>
          <w:rPr>
            <w:noProof/>
            <w:webHidden/>
          </w:rPr>
          <w:fldChar w:fldCharType="begin"/>
        </w:r>
        <w:r>
          <w:rPr>
            <w:noProof/>
            <w:webHidden/>
          </w:rPr>
          <w:instrText xml:space="preserve"> PAGEREF _Toc368050345 \h </w:instrText>
        </w:r>
        <w:r>
          <w:rPr>
            <w:noProof/>
            <w:webHidden/>
          </w:rPr>
        </w:r>
        <w:r>
          <w:rPr>
            <w:noProof/>
            <w:webHidden/>
          </w:rPr>
          <w:fldChar w:fldCharType="separate"/>
        </w:r>
        <w:r w:rsidR="00460CAC">
          <w:rPr>
            <w:noProof/>
            <w:webHidden/>
          </w:rPr>
          <w:t>103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46" w:history="1">
        <w:r w:rsidRPr="00AE7367">
          <w:rPr>
            <w:rStyle w:val="Hyperlink"/>
            <w:rFonts w:cs="Arial"/>
            <w:noProof/>
          </w:rPr>
          <w:t>11.6.1</w:t>
        </w:r>
        <w:r>
          <w:rPr>
            <w:rFonts w:asciiTheme="minorHAnsi" w:eastAsiaTheme="minorEastAsia" w:hAnsiTheme="minorHAnsi" w:cstheme="minorBidi"/>
            <w:b w:val="0"/>
            <w:noProof/>
            <w:sz w:val="22"/>
            <w:szCs w:val="22"/>
            <w:lang w:val="en-US" w:eastAsia="en-US"/>
          </w:rPr>
          <w:tab/>
        </w:r>
        <w:r w:rsidRPr="00AE7367">
          <w:rPr>
            <w:rStyle w:val="Hyperlink"/>
            <w:rFonts w:cs="Arial"/>
            <w:noProof/>
          </w:rPr>
          <w:t>Identifiers and Identifier Names</w:t>
        </w:r>
        <w:r>
          <w:rPr>
            <w:noProof/>
            <w:webHidden/>
          </w:rPr>
          <w:tab/>
        </w:r>
        <w:r>
          <w:rPr>
            <w:noProof/>
            <w:webHidden/>
          </w:rPr>
          <w:fldChar w:fldCharType="begin"/>
        </w:r>
        <w:r>
          <w:rPr>
            <w:noProof/>
            <w:webHidden/>
          </w:rPr>
          <w:instrText xml:space="preserve"> PAGEREF _Toc368050346 \h </w:instrText>
        </w:r>
        <w:r>
          <w:rPr>
            <w:noProof/>
            <w:webHidden/>
          </w:rPr>
        </w:r>
        <w:r>
          <w:rPr>
            <w:noProof/>
            <w:webHidden/>
          </w:rPr>
          <w:fldChar w:fldCharType="separate"/>
        </w:r>
        <w:r w:rsidR="00460CAC">
          <w:rPr>
            <w:noProof/>
            <w:webHidden/>
          </w:rPr>
          <w:t>104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47" w:history="1">
        <w:r w:rsidRPr="00AE7367">
          <w:rPr>
            <w:rStyle w:val="Hyperlink"/>
            <w:noProof/>
          </w:rPr>
          <w:t>11.6.2</w:t>
        </w:r>
        <w:r>
          <w:rPr>
            <w:rFonts w:asciiTheme="minorHAnsi" w:eastAsiaTheme="minorEastAsia" w:hAnsiTheme="minorHAnsi" w:cstheme="minorBidi"/>
            <w:b w:val="0"/>
            <w:noProof/>
            <w:sz w:val="22"/>
            <w:szCs w:val="22"/>
            <w:lang w:val="en-US" w:eastAsia="en-US"/>
          </w:rPr>
          <w:tab/>
        </w:r>
        <w:r w:rsidRPr="00AE7367">
          <w:rPr>
            <w:rStyle w:val="Hyperlink"/>
            <w:noProof/>
          </w:rPr>
          <w:t>Reserved Words</w:t>
        </w:r>
        <w:r>
          <w:rPr>
            <w:noProof/>
            <w:webHidden/>
          </w:rPr>
          <w:tab/>
        </w:r>
        <w:r>
          <w:rPr>
            <w:noProof/>
            <w:webHidden/>
          </w:rPr>
          <w:fldChar w:fldCharType="begin"/>
        </w:r>
        <w:r>
          <w:rPr>
            <w:noProof/>
            <w:webHidden/>
          </w:rPr>
          <w:instrText xml:space="preserve"> PAGEREF _Toc368050347 \h </w:instrText>
        </w:r>
        <w:r>
          <w:rPr>
            <w:noProof/>
            <w:webHidden/>
          </w:rPr>
        </w:r>
        <w:r>
          <w:rPr>
            <w:noProof/>
            <w:webHidden/>
          </w:rPr>
          <w:fldChar w:fldCharType="separate"/>
        </w:r>
        <w:r w:rsidR="00460CAC">
          <w:rPr>
            <w:noProof/>
            <w:webHidden/>
          </w:rPr>
          <w:t>104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8" w:history="1">
        <w:r w:rsidRPr="00AE7367">
          <w:rPr>
            <w:rStyle w:val="Hyperlink"/>
            <w:noProof/>
          </w:rPr>
          <w:t>11.7</w:t>
        </w:r>
        <w:r>
          <w:rPr>
            <w:rFonts w:asciiTheme="minorHAnsi" w:eastAsiaTheme="minorEastAsia" w:hAnsiTheme="minorHAnsi" w:cstheme="minorBidi"/>
            <w:b w:val="0"/>
            <w:noProof/>
            <w:sz w:val="22"/>
            <w:szCs w:val="22"/>
            <w:lang w:val="en-US" w:eastAsia="en-US"/>
          </w:rPr>
          <w:tab/>
        </w:r>
        <w:r w:rsidRPr="00AE7367">
          <w:rPr>
            <w:rStyle w:val="Hyperlink"/>
            <w:noProof/>
          </w:rPr>
          <w:t>Punctuators</w:t>
        </w:r>
        <w:r>
          <w:rPr>
            <w:noProof/>
            <w:webHidden/>
          </w:rPr>
          <w:tab/>
        </w:r>
        <w:r>
          <w:rPr>
            <w:noProof/>
            <w:webHidden/>
          </w:rPr>
          <w:fldChar w:fldCharType="begin"/>
        </w:r>
        <w:r>
          <w:rPr>
            <w:noProof/>
            <w:webHidden/>
          </w:rPr>
          <w:instrText xml:space="preserve"> PAGEREF _Toc368050348 \h </w:instrText>
        </w:r>
        <w:r>
          <w:rPr>
            <w:noProof/>
            <w:webHidden/>
          </w:rPr>
        </w:r>
        <w:r>
          <w:rPr>
            <w:noProof/>
            <w:webHidden/>
          </w:rPr>
          <w:fldChar w:fldCharType="separate"/>
        </w:r>
        <w:r w:rsidR="00460CAC">
          <w:rPr>
            <w:noProof/>
            <w:webHidden/>
          </w:rPr>
          <w:t>105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49" w:history="1">
        <w:r w:rsidRPr="00AE7367">
          <w:rPr>
            <w:rStyle w:val="Hyperlink"/>
            <w:noProof/>
          </w:rPr>
          <w:t>11.8</w:t>
        </w:r>
        <w:r>
          <w:rPr>
            <w:rFonts w:asciiTheme="minorHAnsi" w:eastAsiaTheme="minorEastAsia" w:hAnsiTheme="minorHAnsi" w:cstheme="minorBidi"/>
            <w:b w:val="0"/>
            <w:noProof/>
            <w:sz w:val="22"/>
            <w:szCs w:val="22"/>
            <w:lang w:val="en-US" w:eastAsia="en-US"/>
          </w:rPr>
          <w:tab/>
        </w:r>
        <w:r w:rsidRPr="00AE7367">
          <w:rPr>
            <w:rStyle w:val="Hyperlink"/>
            <w:noProof/>
          </w:rPr>
          <w:t>Literals</w:t>
        </w:r>
        <w:r>
          <w:rPr>
            <w:noProof/>
            <w:webHidden/>
          </w:rPr>
          <w:tab/>
        </w:r>
        <w:r>
          <w:rPr>
            <w:noProof/>
            <w:webHidden/>
          </w:rPr>
          <w:fldChar w:fldCharType="begin"/>
        </w:r>
        <w:r>
          <w:rPr>
            <w:noProof/>
            <w:webHidden/>
          </w:rPr>
          <w:instrText xml:space="preserve"> PAGEREF _Toc368050349 \h </w:instrText>
        </w:r>
        <w:r>
          <w:rPr>
            <w:noProof/>
            <w:webHidden/>
          </w:rPr>
        </w:r>
        <w:r>
          <w:rPr>
            <w:noProof/>
            <w:webHidden/>
          </w:rPr>
          <w:fldChar w:fldCharType="separate"/>
        </w:r>
        <w:r w:rsidR="00460CAC">
          <w:rPr>
            <w:noProof/>
            <w:webHidden/>
          </w:rPr>
          <w:t>106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0" w:history="1">
        <w:r w:rsidRPr="00AE7367">
          <w:rPr>
            <w:rStyle w:val="Hyperlink"/>
            <w:noProof/>
          </w:rPr>
          <w:t>11.8.1</w:t>
        </w:r>
        <w:r>
          <w:rPr>
            <w:rFonts w:asciiTheme="minorHAnsi" w:eastAsiaTheme="minorEastAsia" w:hAnsiTheme="minorHAnsi" w:cstheme="minorBidi"/>
            <w:b w:val="0"/>
            <w:noProof/>
            <w:sz w:val="22"/>
            <w:szCs w:val="22"/>
            <w:lang w:val="en-US" w:eastAsia="en-US"/>
          </w:rPr>
          <w:tab/>
        </w:r>
        <w:r w:rsidRPr="00AE7367">
          <w:rPr>
            <w:rStyle w:val="Hyperlink"/>
            <w:noProof/>
          </w:rPr>
          <w:t>Null Literals</w:t>
        </w:r>
        <w:r>
          <w:rPr>
            <w:noProof/>
            <w:webHidden/>
          </w:rPr>
          <w:tab/>
        </w:r>
        <w:r>
          <w:rPr>
            <w:noProof/>
            <w:webHidden/>
          </w:rPr>
          <w:fldChar w:fldCharType="begin"/>
        </w:r>
        <w:r>
          <w:rPr>
            <w:noProof/>
            <w:webHidden/>
          </w:rPr>
          <w:instrText xml:space="preserve"> PAGEREF _Toc368050350 \h </w:instrText>
        </w:r>
        <w:r>
          <w:rPr>
            <w:noProof/>
            <w:webHidden/>
          </w:rPr>
        </w:r>
        <w:r>
          <w:rPr>
            <w:noProof/>
            <w:webHidden/>
          </w:rPr>
          <w:fldChar w:fldCharType="separate"/>
        </w:r>
        <w:r w:rsidR="00460CAC">
          <w:rPr>
            <w:noProof/>
            <w:webHidden/>
          </w:rPr>
          <w:t>106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1" w:history="1">
        <w:r w:rsidRPr="00AE7367">
          <w:rPr>
            <w:rStyle w:val="Hyperlink"/>
            <w:noProof/>
          </w:rPr>
          <w:t>11.8.2</w:t>
        </w:r>
        <w:r>
          <w:rPr>
            <w:rFonts w:asciiTheme="minorHAnsi" w:eastAsiaTheme="minorEastAsia" w:hAnsiTheme="minorHAnsi" w:cstheme="minorBidi"/>
            <w:b w:val="0"/>
            <w:noProof/>
            <w:sz w:val="22"/>
            <w:szCs w:val="22"/>
            <w:lang w:val="en-US" w:eastAsia="en-US"/>
          </w:rPr>
          <w:tab/>
        </w:r>
        <w:r w:rsidRPr="00AE7367">
          <w:rPr>
            <w:rStyle w:val="Hyperlink"/>
            <w:noProof/>
          </w:rPr>
          <w:t>Boolean Literals</w:t>
        </w:r>
        <w:r>
          <w:rPr>
            <w:noProof/>
            <w:webHidden/>
          </w:rPr>
          <w:tab/>
        </w:r>
        <w:r>
          <w:rPr>
            <w:noProof/>
            <w:webHidden/>
          </w:rPr>
          <w:fldChar w:fldCharType="begin"/>
        </w:r>
        <w:r>
          <w:rPr>
            <w:noProof/>
            <w:webHidden/>
          </w:rPr>
          <w:instrText xml:space="preserve"> PAGEREF _Toc368050351 \h </w:instrText>
        </w:r>
        <w:r>
          <w:rPr>
            <w:noProof/>
            <w:webHidden/>
          </w:rPr>
        </w:r>
        <w:r>
          <w:rPr>
            <w:noProof/>
            <w:webHidden/>
          </w:rPr>
          <w:fldChar w:fldCharType="separate"/>
        </w:r>
        <w:r w:rsidR="00460CAC">
          <w:rPr>
            <w:noProof/>
            <w:webHidden/>
          </w:rPr>
          <w:t>106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2" w:history="1">
        <w:r w:rsidRPr="00AE7367">
          <w:rPr>
            <w:rStyle w:val="Hyperlink"/>
            <w:noProof/>
          </w:rPr>
          <w:t>11.8.3</w:t>
        </w:r>
        <w:r>
          <w:rPr>
            <w:rFonts w:asciiTheme="minorHAnsi" w:eastAsiaTheme="minorEastAsia" w:hAnsiTheme="minorHAnsi" w:cstheme="minorBidi"/>
            <w:b w:val="0"/>
            <w:noProof/>
            <w:sz w:val="22"/>
            <w:szCs w:val="22"/>
            <w:lang w:val="en-US" w:eastAsia="en-US"/>
          </w:rPr>
          <w:tab/>
        </w:r>
        <w:r w:rsidRPr="00AE7367">
          <w:rPr>
            <w:rStyle w:val="Hyperlink"/>
            <w:noProof/>
          </w:rPr>
          <w:t>Numeric Literals</w:t>
        </w:r>
        <w:r>
          <w:rPr>
            <w:noProof/>
            <w:webHidden/>
          </w:rPr>
          <w:tab/>
        </w:r>
        <w:r>
          <w:rPr>
            <w:noProof/>
            <w:webHidden/>
          </w:rPr>
          <w:fldChar w:fldCharType="begin"/>
        </w:r>
        <w:r>
          <w:rPr>
            <w:noProof/>
            <w:webHidden/>
          </w:rPr>
          <w:instrText xml:space="preserve"> PAGEREF _Toc368050352 \h </w:instrText>
        </w:r>
        <w:r>
          <w:rPr>
            <w:noProof/>
            <w:webHidden/>
          </w:rPr>
        </w:r>
        <w:r>
          <w:rPr>
            <w:noProof/>
            <w:webHidden/>
          </w:rPr>
          <w:fldChar w:fldCharType="separate"/>
        </w:r>
        <w:r w:rsidR="00460CAC">
          <w:rPr>
            <w:noProof/>
            <w:webHidden/>
          </w:rPr>
          <w:t>106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3" w:history="1">
        <w:r w:rsidRPr="00AE7367">
          <w:rPr>
            <w:rStyle w:val="Hyperlink"/>
            <w:noProof/>
          </w:rPr>
          <w:t>11.8.4</w:t>
        </w:r>
        <w:r>
          <w:rPr>
            <w:rFonts w:asciiTheme="minorHAnsi" w:eastAsiaTheme="minorEastAsia" w:hAnsiTheme="minorHAnsi" w:cstheme="minorBidi"/>
            <w:b w:val="0"/>
            <w:noProof/>
            <w:sz w:val="22"/>
            <w:szCs w:val="22"/>
            <w:lang w:val="en-US" w:eastAsia="en-US"/>
          </w:rPr>
          <w:tab/>
        </w:r>
        <w:r w:rsidRPr="00AE7367">
          <w:rPr>
            <w:rStyle w:val="Hyperlink"/>
            <w:noProof/>
          </w:rPr>
          <w:t>String Literals</w:t>
        </w:r>
        <w:r>
          <w:rPr>
            <w:noProof/>
            <w:webHidden/>
          </w:rPr>
          <w:tab/>
        </w:r>
        <w:r>
          <w:rPr>
            <w:noProof/>
            <w:webHidden/>
          </w:rPr>
          <w:fldChar w:fldCharType="begin"/>
        </w:r>
        <w:r>
          <w:rPr>
            <w:noProof/>
            <w:webHidden/>
          </w:rPr>
          <w:instrText xml:space="preserve"> PAGEREF _Toc368050353 \h </w:instrText>
        </w:r>
        <w:r>
          <w:rPr>
            <w:noProof/>
            <w:webHidden/>
          </w:rPr>
        </w:r>
        <w:r>
          <w:rPr>
            <w:noProof/>
            <w:webHidden/>
          </w:rPr>
          <w:fldChar w:fldCharType="separate"/>
        </w:r>
        <w:r w:rsidR="00460CAC">
          <w:rPr>
            <w:noProof/>
            <w:webHidden/>
          </w:rPr>
          <w:t>109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4" w:history="1">
        <w:r w:rsidRPr="00AE7367">
          <w:rPr>
            <w:rStyle w:val="Hyperlink"/>
            <w:noProof/>
          </w:rPr>
          <w:t>11.8.5</w:t>
        </w:r>
        <w:r>
          <w:rPr>
            <w:rFonts w:asciiTheme="minorHAnsi" w:eastAsiaTheme="minorEastAsia" w:hAnsiTheme="minorHAnsi" w:cstheme="minorBidi"/>
            <w:b w:val="0"/>
            <w:noProof/>
            <w:sz w:val="22"/>
            <w:szCs w:val="22"/>
            <w:lang w:val="en-US" w:eastAsia="en-US"/>
          </w:rPr>
          <w:tab/>
        </w:r>
        <w:r w:rsidRPr="00AE7367">
          <w:rPr>
            <w:rStyle w:val="Hyperlink"/>
            <w:noProof/>
          </w:rPr>
          <w:t>Regular Expression Literals</w:t>
        </w:r>
        <w:r>
          <w:rPr>
            <w:noProof/>
            <w:webHidden/>
          </w:rPr>
          <w:tab/>
        </w:r>
        <w:r>
          <w:rPr>
            <w:noProof/>
            <w:webHidden/>
          </w:rPr>
          <w:fldChar w:fldCharType="begin"/>
        </w:r>
        <w:r>
          <w:rPr>
            <w:noProof/>
            <w:webHidden/>
          </w:rPr>
          <w:instrText xml:space="preserve"> PAGEREF _Toc368050354 \h </w:instrText>
        </w:r>
        <w:r>
          <w:rPr>
            <w:noProof/>
            <w:webHidden/>
          </w:rPr>
        </w:r>
        <w:r>
          <w:rPr>
            <w:noProof/>
            <w:webHidden/>
          </w:rPr>
          <w:fldChar w:fldCharType="separate"/>
        </w:r>
        <w:r w:rsidR="00460CAC">
          <w:rPr>
            <w:noProof/>
            <w:webHidden/>
          </w:rPr>
          <w:t>111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5" w:history="1">
        <w:r w:rsidRPr="00AE7367">
          <w:rPr>
            <w:rStyle w:val="Hyperlink"/>
            <w:noProof/>
          </w:rPr>
          <w:t>11.8.6</w:t>
        </w:r>
        <w:r>
          <w:rPr>
            <w:rFonts w:asciiTheme="minorHAnsi" w:eastAsiaTheme="minorEastAsia" w:hAnsiTheme="minorHAnsi" w:cstheme="minorBidi"/>
            <w:b w:val="0"/>
            <w:noProof/>
            <w:sz w:val="22"/>
            <w:szCs w:val="22"/>
            <w:lang w:val="en-US" w:eastAsia="en-US"/>
          </w:rPr>
          <w:tab/>
        </w:r>
        <w:r w:rsidRPr="00AE7367">
          <w:rPr>
            <w:rStyle w:val="Hyperlink"/>
            <w:noProof/>
          </w:rPr>
          <w:t>Template Literal Lexical Components</w:t>
        </w:r>
        <w:r>
          <w:rPr>
            <w:noProof/>
            <w:webHidden/>
          </w:rPr>
          <w:tab/>
        </w:r>
        <w:r>
          <w:rPr>
            <w:noProof/>
            <w:webHidden/>
          </w:rPr>
          <w:fldChar w:fldCharType="begin"/>
        </w:r>
        <w:r>
          <w:rPr>
            <w:noProof/>
            <w:webHidden/>
          </w:rPr>
          <w:instrText xml:space="preserve"> PAGEREF _Toc368050355 \h </w:instrText>
        </w:r>
        <w:r>
          <w:rPr>
            <w:noProof/>
            <w:webHidden/>
          </w:rPr>
        </w:r>
        <w:r>
          <w:rPr>
            <w:noProof/>
            <w:webHidden/>
          </w:rPr>
          <w:fldChar w:fldCharType="separate"/>
        </w:r>
        <w:r w:rsidR="00460CAC">
          <w:rPr>
            <w:noProof/>
            <w:webHidden/>
          </w:rPr>
          <w:t>113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56" w:history="1">
        <w:r w:rsidRPr="00AE7367">
          <w:rPr>
            <w:rStyle w:val="Hyperlink"/>
            <w:noProof/>
          </w:rPr>
          <w:t>11.9</w:t>
        </w:r>
        <w:r>
          <w:rPr>
            <w:rFonts w:asciiTheme="minorHAnsi" w:eastAsiaTheme="minorEastAsia" w:hAnsiTheme="minorHAnsi" w:cstheme="minorBidi"/>
            <w:b w:val="0"/>
            <w:noProof/>
            <w:sz w:val="22"/>
            <w:szCs w:val="22"/>
            <w:lang w:val="en-US" w:eastAsia="en-US"/>
          </w:rPr>
          <w:tab/>
        </w:r>
        <w:r w:rsidRPr="00AE7367">
          <w:rPr>
            <w:rStyle w:val="Hyperlink"/>
            <w:noProof/>
          </w:rPr>
          <w:t>Automatic Semicolon Insertion</w:t>
        </w:r>
        <w:r>
          <w:rPr>
            <w:noProof/>
            <w:webHidden/>
          </w:rPr>
          <w:tab/>
        </w:r>
        <w:r>
          <w:rPr>
            <w:noProof/>
            <w:webHidden/>
          </w:rPr>
          <w:fldChar w:fldCharType="begin"/>
        </w:r>
        <w:r>
          <w:rPr>
            <w:noProof/>
            <w:webHidden/>
          </w:rPr>
          <w:instrText xml:space="preserve"> PAGEREF _Toc368050356 \h </w:instrText>
        </w:r>
        <w:r>
          <w:rPr>
            <w:noProof/>
            <w:webHidden/>
          </w:rPr>
        </w:r>
        <w:r>
          <w:rPr>
            <w:noProof/>
            <w:webHidden/>
          </w:rPr>
          <w:fldChar w:fldCharType="separate"/>
        </w:r>
        <w:r w:rsidR="00460CAC">
          <w:rPr>
            <w:noProof/>
            <w:webHidden/>
          </w:rPr>
          <w:t>115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7" w:history="1">
        <w:r w:rsidRPr="00AE7367">
          <w:rPr>
            <w:rStyle w:val="Hyperlink"/>
            <w:noProof/>
          </w:rPr>
          <w:t>11.9.1</w:t>
        </w:r>
        <w:r>
          <w:rPr>
            <w:rFonts w:asciiTheme="minorHAnsi" w:eastAsiaTheme="minorEastAsia" w:hAnsiTheme="minorHAnsi" w:cstheme="minorBidi"/>
            <w:b w:val="0"/>
            <w:noProof/>
            <w:sz w:val="22"/>
            <w:szCs w:val="22"/>
            <w:lang w:val="en-US" w:eastAsia="en-US"/>
          </w:rPr>
          <w:tab/>
        </w:r>
        <w:r w:rsidRPr="00AE7367">
          <w:rPr>
            <w:rStyle w:val="Hyperlink"/>
            <w:noProof/>
          </w:rPr>
          <w:t>Rules of Automatic Semicolon Insertion</w:t>
        </w:r>
        <w:r>
          <w:rPr>
            <w:noProof/>
            <w:webHidden/>
          </w:rPr>
          <w:tab/>
        </w:r>
        <w:r>
          <w:rPr>
            <w:noProof/>
            <w:webHidden/>
          </w:rPr>
          <w:fldChar w:fldCharType="begin"/>
        </w:r>
        <w:r>
          <w:rPr>
            <w:noProof/>
            <w:webHidden/>
          </w:rPr>
          <w:instrText xml:space="preserve"> PAGEREF _Toc368050357 \h </w:instrText>
        </w:r>
        <w:r>
          <w:rPr>
            <w:noProof/>
            <w:webHidden/>
          </w:rPr>
        </w:r>
        <w:r>
          <w:rPr>
            <w:noProof/>
            <w:webHidden/>
          </w:rPr>
          <w:fldChar w:fldCharType="separate"/>
        </w:r>
        <w:r w:rsidR="00460CAC">
          <w:rPr>
            <w:noProof/>
            <w:webHidden/>
          </w:rPr>
          <w:t>115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58" w:history="1">
        <w:r w:rsidRPr="00AE7367">
          <w:rPr>
            <w:rStyle w:val="Hyperlink"/>
            <w:noProof/>
          </w:rPr>
          <w:t>11.9.2</w:t>
        </w:r>
        <w:r>
          <w:rPr>
            <w:rFonts w:asciiTheme="minorHAnsi" w:eastAsiaTheme="minorEastAsia" w:hAnsiTheme="minorHAnsi" w:cstheme="minorBidi"/>
            <w:b w:val="0"/>
            <w:noProof/>
            <w:sz w:val="22"/>
            <w:szCs w:val="22"/>
            <w:lang w:val="en-US" w:eastAsia="en-US"/>
          </w:rPr>
          <w:tab/>
        </w:r>
        <w:r w:rsidRPr="00AE7367">
          <w:rPr>
            <w:rStyle w:val="Hyperlink"/>
            <w:noProof/>
          </w:rPr>
          <w:t>Examples of Automatic Semicolon Insertion</w:t>
        </w:r>
        <w:r>
          <w:rPr>
            <w:noProof/>
            <w:webHidden/>
          </w:rPr>
          <w:tab/>
        </w:r>
        <w:r>
          <w:rPr>
            <w:noProof/>
            <w:webHidden/>
          </w:rPr>
          <w:fldChar w:fldCharType="begin"/>
        </w:r>
        <w:r>
          <w:rPr>
            <w:noProof/>
            <w:webHidden/>
          </w:rPr>
          <w:instrText xml:space="preserve"> PAGEREF _Toc368050358 \h </w:instrText>
        </w:r>
        <w:r>
          <w:rPr>
            <w:noProof/>
            <w:webHidden/>
          </w:rPr>
        </w:r>
        <w:r>
          <w:rPr>
            <w:noProof/>
            <w:webHidden/>
          </w:rPr>
          <w:fldChar w:fldCharType="separate"/>
        </w:r>
        <w:r w:rsidR="00460CAC">
          <w:rPr>
            <w:noProof/>
            <w:webHidden/>
          </w:rPr>
          <w:t>116</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359" w:history="1">
        <w:r w:rsidRPr="00AE7367">
          <w:rPr>
            <w:rStyle w:val="Hyperlink"/>
            <w:noProof/>
          </w:rPr>
          <w:t>12</w:t>
        </w:r>
        <w:r>
          <w:rPr>
            <w:rFonts w:asciiTheme="minorHAnsi" w:eastAsiaTheme="minorEastAsia" w:hAnsiTheme="minorHAnsi" w:cstheme="minorBidi"/>
            <w:b w:val="0"/>
            <w:noProof/>
            <w:sz w:val="22"/>
            <w:szCs w:val="22"/>
            <w:lang w:val="en-US" w:eastAsia="en-US"/>
          </w:rPr>
          <w:tab/>
        </w:r>
        <w:r w:rsidRPr="00AE7367">
          <w:rPr>
            <w:rStyle w:val="Hyperlink"/>
            <w:noProof/>
          </w:rPr>
          <w:t>ECMAScript Language: Expressions</w:t>
        </w:r>
        <w:r>
          <w:rPr>
            <w:noProof/>
            <w:webHidden/>
          </w:rPr>
          <w:tab/>
        </w:r>
        <w:r>
          <w:rPr>
            <w:noProof/>
            <w:webHidden/>
          </w:rPr>
          <w:fldChar w:fldCharType="begin"/>
        </w:r>
        <w:r>
          <w:rPr>
            <w:noProof/>
            <w:webHidden/>
          </w:rPr>
          <w:instrText xml:space="preserve"> PAGEREF _Toc368050359 \h </w:instrText>
        </w:r>
        <w:r>
          <w:rPr>
            <w:noProof/>
            <w:webHidden/>
          </w:rPr>
        </w:r>
        <w:r>
          <w:rPr>
            <w:noProof/>
            <w:webHidden/>
          </w:rPr>
          <w:fldChar w:fldCharType="separate"/>
        </w:r>
        <w:r w:rsidR="00460CAC">
          <w:rPr>
            <w:noProof/>
            <w:webHidden/>
          </w:rPr>
          <w:t>117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60" w:history="1">
        <w:r w:rsidRPr="00AE7367">
          <w:rPr>
            <w:rStyle w:val="Hyperlink"/>
            <w:noProof/>
          </w:rPr>
          <w:t>12.1</w:t>
        </w:r>
        <w:r>
          <w:rPr>
            <w:rFonts w:asciiTheme="minorHAnsi" w:eastAsiaTheme="minorEastAsia" w:hAnsiTheme="minorHAnsi" w:cstheme="minorBidi"/>
            <w:b w:val="0"/>
            <w:noProof/>
            <w:sz w:val="22"/>
            <w:szCs w:val="22"/>
            <w:lang w:val="en-US" w:eastAsia="en-US"/>
          </w:rPr>
          <w:tab/>
        </w:r>
        <w:r w:rsidRPr="00AE7367">
          <w:rPr>
            <w:rStyle w:val="Hyperlink"/>
            <w:noProof/>
          </w:rPr>
          <w:t>Primary Expressions</w:t>
        </w:r>
        <w:r>
          <w:rPr>
            <w:noProof/>
            <w:webHidden/>
          </w:rPr>
          <w:tab/>
        </w:r>
        <w:r>
          <w:rPr>
            <w:noProof/>
            <w:webHidden/>
          </w:rPr>
          <w:fldChar w:fldCharType="begin"/>
        </w:r>
        <w:r>
          <w:rPr>
            <w:noProof/>
            <w:webHidden/>
          </w:rPr>
          <w:instrText xml:space="preserve"> PAGEREF _Toc368050360 \h </w:instrText>
        </w:r>
        <w:r>
          <w:rPr>
            <w:noProof/>
            <w:webHidden/>
          </w:rPr>
        </w:r>
        <w:r>
          <w:rPr>
            <w:noProof/>
            <w:webHidden/>
          </w:rPr>
          <w:fldChar w:fldCharType="separate"/>
        </w:r>
        <w:r w:rsidR="00460CAC">
          <w:rPr>
            <w:noProof/>
            <w:webHidden/>
          </w:rPr>
          <w:t>117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1" w:history="1">
        <w:r w:rsidRPr="00AE7367">
          <w:rPr>
            <w:rStyle w:val="Hyperlink"/>
            <w:noProof/>
          </w:rPr>
          <w:t>12.1.0</w:t>
        </w:r>
        <w:r>
          <w:rPr>
            <w:rFonts w:asciiTheme="minorHAnsi" w:eastAsiaTheme="minorEastAsia" w:hAnsiTheme="minorHAnsi" w:cstheme="minorBidi"/>
            <w:b w:val="0"/>
            <w:noProof/>
            <w:sz w:val="22"/>
            <w:szCs w:val="22"/>
            <w:lang w:val="en-US" w:eastAsia="en-US"/>
          </w:rPr>
          <w:tab/>
        </w:r>
        <w:r w:rsidRPr="00AE7367">
          <w:rPr>
            <w:rStyle w:val="Hyperlink"/>
            <w:noProof/>
          </w:rPr>
          <w:t>Semantics</w:t>
        </w:r>
        <w:r>
          <w:rPr>
            <w:noProof/>
            <w:webHidden/>
          </w:rPr>
          <w:tab/>
        </w:r>
        <w:r>
          <w:rPr>
            <w:noProof/>
            <w:webHidden/>
          </w:rPr>
          <w:fldChar w:fldCharType="begin"/>
        </w:r>
        <w:r>
          <w:rPr>
            <w:noProof/>
            <w:webHidden/>
          </w:rPr>
          <w:instrText xml:space="preserve"> PAGEREF _Toc368050361 \h </w:instrText>
        </w:r>
        <w:r>
          <w:rPr>
            <w:noProof/>
            <w:webHidden/>
          </w:rPr>
        </w:r>
        <w:r>
          <w:rPr>
            <w:noProof/>
            <w:webHidden/>
          </w:rPr>
          <w:fldChar w:fldCharType="separate"/>
        </w:r>
        <w:r w:rsidR="00460CAC">
          <w:rPr>
            <w:noProof/>
            <w:webHidden/>
          </w:rPr>
          <w:t>117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2" w:history="1">
        <w:r w:rsidRPr="00AE7367">
          <w:rPr>
            <w:rStyle w:val="Hyperlink"/>
            <w:noProof/>
          </w:rPr>
          <w:t>12.1.1</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this</w:t>
        </w:r>
        <w:r w:rsidRPr="00AE7367">
          <w:rPr>
            <w:rStyle w:val="Hyperlink"/>
            <w:noProof/>
          </w:rPr>
          <w:t xml:space="preserve"> Keyword</w:t>
        </w:r>
        <w:r>
          <w:rPr>
            <w:noProof/>
            <w:webHidden/>
          </w:rPr>
          <w:tab/>
        </w:r>
        <w:r>
          <w:rPr>
            <w:noProof/>
            <w:webHidden/>
          </w:rPr>
          <w:fldChar w:fldCharType="begin"/>
        </w:r>
        <w:r>
          <w:rPr>
            <w:noProof/>
            <w:webHidden/>
          </w:rPr>
          <w:instrText xml:space="preserve"> PAGEREF _Toc368050362 \h </w:instrText>
        </w:r>
        <w:r>
          <w:rPr>
            <w:noProof/>
            <w:webHidden/>
          </w:rPr>
        </w:r>
        <w:r>
          <w:rPr>
            <w:noProof/>
            <w:webHidden/>
          </w:rPr>
          <w:fldChar w:fldCharType="separate"/>
        </w:r>
        <w:r w:rsidR="00460CAC">
          <w:rPr>
            <w:noProof/>
            <w:webHidden/>
          </w:rPr>
          <w:t>118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3" w:history="1">
        <w:r w:rsidRPr="00AE7367">
          <w:rPr>
            <w:rStyle w:val="Hyperlink"/>
            <w:noProof/>
          </w:rPr>
          <w:t>12.1.2</w:t>
        </w:r>
        <w:r>
          <w:rPr>
            <w:rFonts w:asciiTheme="minorHAnsi" w:eastAsiaTheme="minorEastAsia" w:hAnsiTheme="minorHAnsi" w:cstheme="minorBidi"/>
            <w:b w:val="0"/>
            <w:noProof/>
            <w:sz w:val="22"/>
            <w:szCs w:val="22"/>
            <w:lang w:val="en-US" w:eastAsia="en-US"/>
          </w:rPr>
          <w:tab/>
        </w:r>
        <w:r w:rsidRPr="00AE7367">
          <w:rPr>
            <w:rStyle w:val="Hyperlink"/>
            <w:noProof/>
          </w:rPr>
          <w:t>Identifier Reference</w:t>
        </w:r>
        <w:r>
          <w:rPr>
            <w:noProof/>
            <w:webHidden/>
          </w:rPr>
          <w:tab/>
        </w:r>
        <w:r>
          <w:rPr>
            <w:noProof/>
            <w:webHidden/>
          </w:rPr>
          <w:fldChar w:fldCharType="begin"/>
        </w:r>
        <w:r>
          <w:rPr>
            <w:noProof/>
            <w:webHidden/>
          </w:rPr>
          <w:instrText xml:space="preserve"> PAGEREF _Toc368050363 \h </w:instrText>
        </w:r>
        <w:r>
          <w:rPr>
            <w:noProof/>
            <w:webHidden/>
          </w:rPr>
        </w:r>
        <w:r>
          <w:rPr>
            <w:noProof/>
            <w:webHidden/>
          </w:rPr>
          <w:fldChar w:fldCharType="separate"/>
        </w:r>
        <w:r w:rsidR="00460CAC">
          <w:rPr>
            <w:noProof/>
            <w:webHidden/>
          </w:rPr>
          <w:t>118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4" w:history="1">
        <w:r w:rsidRPr="00AE7367">
          <w:rPr>
            <w:rStyle w:val="Hyperlink"/>
            <w:noProof/>
          </w:rPr>
          <w:t>12.1.3</w:t>
        </w:r>
        <w:r>
          <w:rPr>
            <w:rFonts w:asciiTheme="minorHAnsi" w:eastAsiaTheme="minorEastAsia" w:hAnsiTheme="minorHAnsi" w:cstheme="minorBidi"/>
            <w:b w:val="0"/>
            <w:noProof/>
            <w:sz w:val="22"/>
            <w:szCs w:val="22"/>
            <w:lang w:val="en-US" w:eastAsia="en-US"/>
          </w:rPr>
          <w:tab/>
        </w:r>
        <w:r w:rsidRPr="00AE7367">
          <w:rPr>
            <w:rStyle w:val="Hyperlink"/>
            <w:noProof/>
          </w:rPr>
          <w:t>Literals</w:t>
        </w:r>
        <w:r>
          <w:rPr>
            <w:noProof/>
            <w:webHidden/>
          </w:rPr>
          <w:tab/>
        </w:r>
        <w:r>
          <w:rPr>
            <w:noProof/>
            <w:webHidden/>
          </w:rPr>
          <w:fldChar w:fldCharType="begin"/>
        </w:r>
        <w:r>
          <w:rPr>
            <w:noProof/>
            <w:webHidden/>
          </w:rPr>
          <w:instrText xml:space="preserve"> PAGEREF _Toc368050364 \h </w:instrText>
        </w:r>
        <w:r>
          <w:rPr>
            <w:noProof/>
            <w:webHidden/>
          </w:rPr>
        </w:r>
        <w:r>
          <w:rPr>
            <w:noProof/>
            <w:webHidden/>
          </w:rPr>
          <w:fldChar w:fldCharType="separate"/>
        </w:r>
        <w:r w:rsidR="00460CAC">
          <w:rPr>
            <w:noProof/>
            <w:webHidden/>
          </w:rPr>
          <w:t>119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5" w:history="1">
        <w:r w:rsidRPr="00AE7367">
          <w:rPr>
            <w:rStyle w:val="Hyperlink"/>
            <w:noProof/>
          </w:rPr>
          <w:t>12.1.4</w:t>
        </w:r>
        <w:r>
          <w:rPr>
            <w:rFonts w:asciiTheme="minorHAnsi" w:eastAsiaTheme="minorEastAsia" w:hAnsiTheme="minorHAnsi" w:cstheme="minorBidi"/>
            <w:b w:val="0"/>
            <w:noProof/>
            <w:sz w:val="22"/>
            <w:szCs w:val="22"/>
            <w:lang w:val="en-US" w:eastAsia="en-US"/>
          </w:rPr>
          <w:tab/>
        </w:r>
        <w:r w:rsidRPr="00AE7367">
          <w:rPr>
            <w:rStyle w:val="Hyperlink"/>
            <w:noProof/>
          </w:rPr>
          <w:t>Array Initialiser</w:t>
        </w:r>
        <w:r>
          <w:rPr>
            <w:noProof/>
            <w:webHidden/>
          </w:rPr>
          <w:tab/>
        </w:r>
        <w:r>
          <w:rPr>
            <w:noProof/>
            <w:webHidden/>
          </w:rPr>
          <w:fldChar w:fldCharType="begin"/>
        </w:r>
        <w:r>
          <w:rPr>
            <w:noProof/>
            <w:webHidden/>
          </w:rPr>
          <w:instrText xml:space="preserve"> PAGEREF _Toc368050365 \h </w:instrText>
        </w:r>
        <w:r>
          <w:rPr>
            <w:noProof/>
            <w:webHidden/>
          </w:rPr>
        </w:r>
        <w:r>
          <w:rPr>
            <w:noProof/>
            <w:webHidden/>
          </w:rPr>
          <w:fldChar w:fldCharType="separate"/>
        </w:r>
        <w:r w:rsidR="00460CAC">
          <w:rPr>
            <w:noProof/>
            <w:webHidden/>
          </w:rPr>
          <w:t>119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6" w:history="1">
        <w:r w:rsidRPr="00AE7367">
          <w:rPr>
            <w:rStyle w:val="Hyperlink"/>
            <w:noProof/>
          </w:rPr>
          <w:t>12.1.5</w:t>
        </w:r>
        <w:r>
          <w:rPr>
            <w:rFonts w:asciiTheme="minorHAnsi" w:eastAsiaTheme="minorEastAsia" w:hAnsiTheme="minorHAnsi" w:cstheme="minorBidi"/>
            <w:b w:val="0"/>
            <w:noProof/>
            <w:sz w:val="22"/>
            <w:szCs w:val="22"/>
            <w:lang w:val="en-US" w:eastAsia="en-US"/>
          </w:rPr>
          <w:tab/>
        </w:r>
        <w:r w:rsidRPr="00AE7367">
          <w:rPr>
            <w:rStyle w:val="Hyperlink"/>
            <w:noProof/>
          </w:rPr>
          <w:t>Object Initialiser</w:t>
        </w:r>
        <w:r>
          <w:rPr>
            <w:noProof/>
            <w:webHidden/>
          </w:rPr>
          <w:tab/>
        </w:r>
        <w:r>
          <w:rPr>
            <w:noProof/>
            <w:webHidden/>
          </w:rPr>
          <w:fldChar w:fldCharType="begin"/>
        </w:r>
        <w:r>
          <w:rPr>
            <w:noProof/>
            <w:webHidden/>
          </w:rPr>
          <w:instrText xml:space="preserve"> PAGEREF _Toc368050366 \h </w:instrText>
        </w:r>
        <w:r>
          <w:rPr>
            <w:noProof/>
            <w:webHidden/>
          </w:rPr>
        </w:r>
        <w:r>
          <w:rPr>
            <w:noProof/>
            <w:webHidden/>
          </w:rPr>
          <w:fldChar w:fldCharType="separate"/>
        </w:r>
        <w:r w:rsidR="00460CAC">
          <w:rPr>
            <w:noProof/>
            <w:webHidden/>
          </w:rPr>
          <w:t>124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7" w:history="1">
        <w:r w:rsidRPr="00AE7367">
          <w:rPr>
            <w:rStyle w:val="Hyperlink"/>
            <w:noProof/>
          </w:rPr>
          <w:t>12.1.6</w:t>
        </w:r>
        <w:r>
          <w:rPr>
            <w:rFonts w:asciiTheme="minorHAnsi" w:eastAsiaTheme="minorEastAsia" w:hAnsiTheme="minorHAnsi" w:cstheme="minorBidi"/>
            <w:b w:val="0"/>
            <w:noProof/>
            <w:sz w:val="22"/>
            <w:szCs w:val="22"/>
            <w:lang w:val="en-US" w:eastAsia="en-US"/>
          </w:rPr>
          <w:tab/>
        </w:r>
        <w:r w:rsidRPr="00AE7367">
          <w:rPr>
            <w:rStyle w:val="Hyperlink"/>
            <w:noProof/>
          </w:rPr>
          <w:t>Function Defining Expressions</w:t>
        </w:r>
        <w:r>
          <w:rPr>
            <w:noProof/>
            <w:webHidden/>
          </w:rPr>
          <w:tab/>
        </w:r>
        <w:r>
          <w:rPr>
            <w:noProof/>
            <w:webHidden/>
          </w:rPr>
          <w:fldChar w:fldCharType="begin"/>
        </w:r>
        <w:r>
          <w:rPr>
            <w:noProof/>
            <w:webHidden/>
          </w:rPr>
          <w:instrText xml:space="preserve"> PAGEREF _Toc368050367 \h </w:instrText>
        </w:r>
        <w:r>
          <w:rPr>
            <w:noProof/>
            <w:webHidden/>
          </w:rPr>
        </w:r>
        <w:r>
          <w:rPr>
            <w:noProof/>
            <w:webHidden/>
          </w:rPr>
          <w:fldChar w:fldCharType="separate"/>
        </w:r>
        <w:r w:rsidR="00460CAC">
          <w:rPr>
            <w:noProof/>
            <w:webHidden/>
          </w:rPr>
          <w:t>128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8" w:history="1">
        <w:r w:rsidRPr="00AE7367">
          <w:rPr>
            <w:rStyle w:val="Hyperlink"/>
            <w:noProof/>
          </w:rPr>
          <w:t>12.1.7</w:t>
        </w:r>
        <w:r>
          <w:rPr>
            <w:rFonts w:asciiTheme="minorHAnsi" w:eastAsiaTheme="minorEastAsia" w:hAnsiTheme="minorHAnsi" w:cstheme="minorBidi"/>
            <w:b w:val="0"/>
            <w:noProof/>
            <w:sz w:val="22"/>
            <w:szCs w:val="22"/>
            <w:lang w:val="en-US" w:eastAsia="en-US"/>
          </w:rPr>
          <w:tab/>
        </w:r>
        <w:r w:rsidRPr="00AE7367">
          <w:rPr>
            <w:rStyle w:val="Hyperlink"/>
            <w:noProof/>
          </w:rPr>
          <w:t>Generator Comprehensions</w:t>
        </w:r>
        <w:r>
          <w:rPr>
            <w:noProof/>
            <w:webHidden/>
          </w:rPr>
          <w:tab/>
        </w:r>
        <w:r>
          <w:rPr>
            <w:noProof/>
            <w:webHidden/>
          </w:rPr>
          <w:fldChar w:fldCharType="begin"/>
        </w:r>
        <w:r>
          <w:rPr>
            <w:noProof/>
            <w:webHidden/>
          </w:rPr>
          <w:instrText xml:space="preserve"> PAGEREF _Toc368050368 \h </w:instrText>
        </w:r>
        <w:r>
          <w:rPr>
            <w:noProof/>
            <w:webHidden/>
          </w:rPr>
        </w:r>
        <w:r>
          <w:rPr>
            <w:noProof/>
            <w:webHidden/>
          </w:rPr>
          <w:fldChar w:fldCharType="separate"/>
        </w:r>
        <w:r w:rsidR="00460CAC">
          <w:rPr>
            <w:noProof/>
            <w:webHidden/>
          </w:rPr>
          <w:t>128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69" w:history="1">
        <w:r w:rsidRPr="00AE7367">
          <w:rPr>
            <w:rStyle w:val="Hyperlink"/>
            <w:noProof/>
          </w:rPr>
          <w:t>12.1.8</w:t>
        </w:r>
        <w:r>
          <w:rPr>
            <w:rFonts w:asciiTheme="minorHAnsi" w:eastAsiaTheme="minorEastAsia" w:hAnsiTheme="minorHAnsi" w:cstheme="minorBidi"/>
            <w:b w:val="0"/>
            <w:noProof/>
            <w:sz w:val="22"/>
            <w:szCs w:val="22"/>
            <w:lang w:val="en-US" w:eastAsia="en-US"/>
          </w:rPr>
          <w:tab/>
        </w:r>
        <w:r w:rsidRPr="00AE7367">
          <w:rPr>
            <w:rStyle w:val="Hyperlink"/>
            <w:noProof/>
          </w:rPr>
          <w:t>Regular Expression Literals</w:t>
        </w:r>
        <w:r>
          <w:rPr>
            <w:noProof/>
            <w:webHidden/>
          </w:rPr>
          <w:tab/>
        </w:r>
        <w:r>
          <w:rPr>
            <w:noProof/>
            <w:webHidden/>
          </w:rPr>
          <w:fldChar w:fldCharType="begin"/>
        </w:r>
        <w:r>
          <w:rPr>
            <w:noProof/>
            <w:webHidden/>
          </w:rPr>
          <w:instrText xml:space="preserve"> PAGEREF _Toc368050369 \h </w:instrText>
        </w:r>
        <w:r>
          <w:rPr>
            <w:noProof/>
            <w:webHidden/>
          </w:rPr>
        </w:r>
        <w:r>
          <w:rPr>
            <w:noProof/>
            <w:webHidden/>
          </w:rPr>
          <w:fldChar w:fldCharType="separate"/>
        </w:r>
        <w:r w:rsidR="00460CAC">
          <w:rPr>
            <w:noProof/>
            <w:webHidden/>
          </w:rPr>
          <w:t>129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0" w:history="1">
        <w:r w:rsidRPr="00AE7367">
          <w:rPr>
            <w:rStyle w:val="Hyperlink"/>
            <w:noProof/>
          </w:rPr>
          <w:t>12.1.9</w:t>
        </w:r>
        <w:r>
          <w:rPr>
            <w:rFonts w:asciiTheme="minorHAnsi" w:eastAsiaTheme="minorEastAsia" w:hAnsiTheme="minorHAnsi" w:cstheme="minorBidi"/>
            <w:b w:val="0"/>
            <w:noProof/>
            <w:sz w:val="22"/>
            <w:szCs w:val="22"/>
            <w:lang w:val="en-US" w:eastAsia="en-US"/>
          </w:rPr>
          <w:tab/>
        </w:r>
        <w:r w:rsidRPr="00AE7367">
          <w:rPr>
            <w:rStyle w:val="Hyperlink"/>
            <w:noProof/>
          </w:rPr>
          <w:t>Template Literals</w:t>
        </w:r>
        <w:r>
          <w:rPr>
            <w:noProof/>
            <w:webHidden/>
          </w:rPr>
          <w:tab/>
        </w:r>
        <w:r>
          <w:rPr>
            <w:noProof/>
            <w:webHidden/>
          </w:rPr>
          <w:fldChar w:fldCharType="begin"/>
        </w:r>
        <w:r>
          <w:rPr>
            <w:noProof/>
            <w:webHidden/>
          </w:rPr>
          <w:instrText xml:space="preserve"> PAGEREF _Toc368050370 \h </w:instrText>
        </w:r>
        <w:r>
          <w:rPr>
            <w:noProof/>
            <w:webHidden/>
          </w:rPr>
        </w:r>
        <w:r>
          <w:rPr>
            <w:noProof/>
            <w:webHidden/>
          </w:rPr>
          <w:fldChar w:fldCharType="separate"/>
        </w:r>
        <w:r w:rsidR="00460CAC">
          <w:rPr>
            <w:noProof/>
            <w:webHidden/>
          </w:rPr>
          <w:t>130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1" w:history="1">
        <w:r w:rsidRPr="00AE7367">
          <w:rPr>
            <w:rStyle w:val="Hyperlink"/>
            <w:noProof/>
          </w:rPr>
          <w:t>12.1.10</w:t>
        </w:r>
        <w:r>
          <w:rPr>
            <w:rFonts w:asciiTheme="minorHAnsi" w:eastAsiaTheme="minorEastAsia" w:hAnsiTheme="minorHAnsi" w:cstheme="minorBidi"/>
            <w:b w:val="0"/>
            <w:noProof/>
            <w:sz w:val="22"/>
            <w:szCs w:val="22"/>
            <w:lang w:val="en-US" w:eastAsia="en-US"/>
          </w:rPr>
          <w:tab/>
        </w:r>
        <w:r w:rsidRPr="00AE7367">
          <w:rPr>
            <w:rStyle w:val="Hyperlink"/>
            <w:noProof/>
          </w:rPr>
          <w:t>The Grouping Operator</w:t>
        </w:r>
        <w:r>
          <w:rPr>
            <w:noProof/>
            <w:webHidden/>
          </w:rPr>
          <w:tab/>
        </w:r>
        <w:r>
          <w:rPr>
            <w:noProof/>
            <w:webHidden/>
          </w:rPr>
          <w:fldChar w:fldCharType="begin"/>
        </w:r>
        <w:r>
          <w:rPr>
            <w:noProof/>
            <w:webHidden/>
          </w:rPr>
          <w:instrText xml:space="preserve"> PAGEREF _Toc368050371 \h </w:instrText>
        </w:r>
        <w:r>
          <w:rPr>
            <w:noProof/>
            <w:webHidden/>
          </w:rPr>
        </w:r>
        <w:r>
          <w:rPr>
            <w:noProof/>
            <w:webHidden/>
          </w:rPr>
          <w:fldChar w:fldCharType="separate"/>
        </w:r>
        <w:r w:rsidR="00460CAC">
          <w:rPr>
            <w:noProof/>
            <w:webHidden/>
          </w:rPr>
          <w:t>133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72" w:history="1">
        <w:r w:rsidRPr="00AE7367">
          <w:rPr>
            <w:rStyle w:val="Hyperlink"/>
            <w:noProof/>
          </w:rPr>
          <w:t>12.2</w:t>
        </w:r>
        <w:r>
          <w:rPr>
            <w:rFonts w:asciiTheme="minorHAnsi" w:eastAsiaTheme="minorEastAsia" w:hAnsiTheme="minorHAnsi" w:cstheme="minorBidi"/>
            <w:b w:val="0"/>
            <w:noProof/>
            <w:sz w:val="22"/>
            <w:szCs w:val="22"/>
            <w:lang w:val="en-US" w:eastAsia="en-US"/>
          </w:rPr>
          <w:tab/>
        </w:r>
        <w:r w:rsidRPr="00AE7367">
          <w:rPr>
            <w:rStyle w:val="Hyperlink"/>
            <w:noProof/>
          </w:rPr>
          <w:t>Left-Hand-Side Expressions</w:t>
        </w:r>
        <w:r>
          <w:rPr>
            <w:noProof/>
            <w:webHidden/>
          </w:rPr>
          <w:tab/>
        </w:r>
        <w:r>
          <w:rPr>
            <w:noProof/>
            <w:webHidden/>
          </w:rPr>
          <w:fldChar w:fldCharType="begin"/>
        </w:r>
        <w:r>
          <w:rPr>
            <w:noProof/>
            <w:webHidden/>
          </w:rPr>
          <w:instrText xml:space="preserve"> PAGEREF _Toc368050372 \h </w:instrText>
        </w:r>
        <w:r>
          <w:rPr>
            <w:noProof/>
            <w:webHidden/>
          </w:rPr>
        </w:r>
        <w:r>
          <w:rPr>
            <w:noProof/>
            <w:webHidden/>
          </w:rPr>
          <w:fldChar w:fldCharType="separate"/>
        </w:r>
        <w:r w:rsidR="00460CAC">
          <w:rPr>
            <w:noProof/>
            <w:webHidden/>
          </w:rPr>
          <w:t>134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3" w:history="1">
        <w:r w:rsidRPr="00AE7367">
          <w:rPr>
            <w:rStyle w:val="Hyperlink"/>
            <w:noProof/>
          </w:rPr>
          <w:t>12.2.1</w:t>
        </w:r>
        <w:r>
          <w:rPr>
            <w:rFonts w:asciiTheme="minorHAnsi" w:eastAsiaTheme="minorEastAsia" w:hAnsiTheme="minorHAnsi" w:cstheme="minorBidi"/>
            <w:b w:val="0"/>
            <w:noProof/>
            <w:sz w:val="22"/>
            <w:szCs w:val="22"/>
            <w:lang w:val="en-US" w:eastAsia="en-US"/>
          </w:rPr>
          <w:tab/>
        </w:r>
        <w:r w:rsidRPr="00AE7367">
          <w:rPr>
            <w:rStyle w:val="Hyperlink"/>
            <w:noProof/>
          </w:rPr>
          <w:t>Static Semantics</w:t>
        </w:r>
        <w:r>
          <w:rPr>
            <w:noProof/>
            <w:webHidden/>
          </w:rPr>
          <w:tab/>
        </w:r>
        <w:r>
          <w:rPr>
            <w:noProof/>
            <w:webHidden/>
          </w:rPr>
          <w:fldChar w:fldCharType="begin"/>
        </w:r>
        <w:r>
          <w:rPr>
            <w:noProof/>
            <w:webHidden/>
          </w:rPr>
          <w:instrText xml:space="preserve"> PAGEREF _Toc368050373 \h </w:instrText>
        </w:r>
        <w:r>
          <w:rPr>
            <w:noProof/>
            <w:webHidden/>
          </w:rPr>
        </w:r>
        <w:r>
          <w:rPr>
            <w:noProof/>
            <w:webHidden/>
          </w:rPr>
          <w:fldChar w:fldCharType="separate"/>
        </w:r>
        <w:r w:rsidR="00460CAC">
          <w:rPr>
            <w:noProof/>
            <w:webHidden/>
          </w:rPr>
          <w:t>134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4" w:history="1">
        <w:r w:rsidRPr="00AE7367">
          <w:rPr>
            <w:rStyle w:val="Hyperlink"/>
            <w:noProof/>
          </w:rPr>
          <w:t>12.2.2</w:t>
        </w:r>
        <w:r>
          <w:rPr>
            <w:rFonts w:asciiTheme="minorHAnsi" w:eastAsiaTheme="minorEastAsia" w:hAnsiTheme="minorHAnsi" w:cstheme="minorBidi"/>
            <w:b w:val="0"/>
            <w:noProof/>
            <w:sz w:val="22"/>
            <w:szCs w:val="22"/>
            <w:lang w:val="en-US" w:eastAsia="en-US"/>
          </w:rPr>
          <w:tab/>
        </w:r>
        <w:r w:rsidRPr="00AE7367">
          <w:rPr>
            <w:rStyle w:val="Hyperlink"/>
            <w:noProof/>
          </w:rPr>
          <w:t>Property Accessors</w:t>
        </w:r>
        <w:r>
          <w:rPr>
            <w:noProof/>
            <w:webHidden/>
          </w:rPr>
          <w:tab/>
        </w:r>
        <w:r>
          <w:rPr>
            <w:noProof/>
            <w:webHidden/>
          </w:rPr>
          <w:fldChar w:fldCharType="begin"/>
        </w:r>
        <w:r>
          <w:rPr>
            <w:noProof/>
            <w:webHidden/>
          </w:rPr>
          <w:instrText xml:space="preserve"> PAGEREF _Toc368050374 \h </w:instrText>
        </w:r>
        <w:r>
          <w:rPr>
            <w:noProof/>
            <w:webHidden/>
          </w:rPr>
        </w:r>
        <w:r>
          <w:rPr>
            <w:noProof/>
            <w:webHidden/>
          </w:rPr>
          <w:fldChar w:fldCharType="separate"/>
        </w:r>
        <w:r w:rsidR="00460CAC">
          <w:rPr>
            <w:noProof/>
            <w:webHidden/>
          </w:rPr>
          <w:t>136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5" w:history="1">
        <w:r w:rsidRPr="00AE7367">
          <w:rPr>
            <w:rStyle w:val="Hyperlink"/>
            <w:noProof/>
          </w:rPr>
          <w:t>12.2.3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new</w:t>
        </w:r>
        <w:r w:rsidRPr="00AE7367">
          <w:rPr>
            <w:rStyle w:val="Hyperlink"/>
            <w:noProof/>
          </w:rPr>
          <w:t xml:space="preserve"> Operator</w:t>
        </w:r>
        <w:r>
          <w:rPr>
            <w:noProof/>
            <w:webHidden/>
          </w:rPr>
          <w:tab/>
        </w:r>
        <w:r>
          <w:rPr>
            <w:noProof/>
            <w:webHidden/>
          </w:rPr>
          <w:fldChar w:fldCharType="begin"/>
        </w:r>
        <w:r>
          <w:rPr>
            <w:noProof/>
            <w:webHidden/>
          </w:rPr>
          <w:instrText xml:space="preserve"> PAGEREF _Toc368050375 \h </w:instrText>
        </w:r>
        <w:r>
          <w:rPr>
            <w:noProof/>
            <w:webHidden/>
          </w:rPr>
        </w:r>
        <w:r>
          <w:rPr>
            <w:noProof/>
            <w:webHidden/>
          </w:rPr>
          <w:fldChar w:fldCharType="separate"/>
        </w:r>
        <w:r w:rsidR="00460CAC">
          <w:rPr>
            <w:noProof/>
            <w:webHidden/>
          </w:rPr>
          <w:t>137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6" w:history="1">
        <w:r w:rsidRPr="00AE7367">
          <w:rPr>
            <w:rStyle w:val="Hyperlink"/>
            <w:noProof/>
          </w:rPr>
          <w:t>12.2.4</w:t>
        </w:r>
        <w:r>
          <w:rPr>
            <w:rFonts w:asciiTheme="minorHAnsi" w:eastAsiaTheme="minorEastAsia" w:hAnsiTheme="minorHAnsi" w:cstheme="minorBidi"/>
            <w:b w:val="0"/>
            <w:noProof/>
            <w:sz w:val="22"/>
            <w:szCs w:val="22"/>
            <w:lang w:val="en-US" w:eastAsia="en-US"/>
          </w:rPr>
          <w:tab/>
        </w:r>
        <w:r w:rsidRPr="00AE7367">
          <w:rPr>
            <w:rStyle w:val="Hyperlink"/>
            <w:noProof/>
          </w:rPr>
          <w:t>Function Calls</w:t>
        </w:r>
        <w:r>
          <w:rPr>
            <w:noProof/>
            <w:webHidden/>
          </w:rPr>
          <w:tab/>
        </w:r>
        <w:r>
          <w:rPr>
            <w:noProof/>
            <w:webHidden/>
          </w:rPr>
          <w:fldChar w:fldCharType="begin"/>
        </w:r>
        <w:r>
          <w:rPr>
            <w:noProof/>
            <w:webHidden/>
          </w:rPr>
          <w:instrText xml:space="preserve"> PAGEREF _Toc368050376 \h </w:instrText>
        </w:r>
        <w:r>
          <w:rPr>
            <w:noProof/>
            <w:webHidden/>
          </w:rPr>
        </w:r>
        <w:r>
          <w:rPr>
            <w:noProof/>
            <w:webHidden/>
          </w:rPr>
          <w:fldChar w:fldCharType="separate"/>
        </w:r>
        <w:r w:rsidR="00460CAC">
          <w:rPr>
            <w:noProof/>
            <w:webHidden/>
          </w:rPr>
          <w:t>137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7" w:history="1">
        <w:r w:rsidRPr="00AE7367">
          <w:rPr>
            <w:rStyle w:val="Hyperlink"/>
            <w:noProof/>
          </w:rPr>
          <w:t>12.2.5</w:t>
        </w:r>
        <w:r>
          <w:rPr>
            <w:rFonts w:asciiTheme="minorHAnsi" w:eastAsiaTheme="minorEastAsia" w:hAnsiTheme="minorHAnsi" w:cstheme="minorBidi"/>
            <w:b w:val="0"/>
            <w:noProof/>
            <w:sz w:val="22"/>
            <w:szCs w:val="22"/>
            <w:lang w:val="en-US" w:eastAsia="en-US"/>
          </w:rPr>
          <w:tab/>
        </w:r>
        <w:r w:rsidRPr="00AE7367">
          <w:rPr>
            <w:rStyle w:val="Hyperlink"/>
            <w:noProof/>
          </w:rPr>
          <w:t>The</w:t>
        </w:r>
        <w:r w:rsidRPr="00AE7367">
          <w:rPr>
            <w:rStyle w:val="Hyperlink"/>
            <w:rFonts w:cs="Arial"/>
            <w:noProof/>
          </w:rPr>
          <w:t xml:space="preserve"> </w:t>
        </w:r>
        <w:r w:rsidRPr="00AE7367">
          <w:rPr>
            <w:rStyle w:val="Hyperlink"/>
            <w:rFonts w:ascii="Courier New" w:hAnsi="Courier New"/>
            <w:noProof/>
          </w:rPr>
          <w:t>super</w:t>
        </w:r>
        <w:r w:rsidRPr="00AE7367">
          <w:rPr>
            <w:rStyle w:val="Hyperlink"/>
            <w:noProof/>
          </w:rPr>
          <w:t xml:space="preserve"> Keyword</w:t>
        </w:r>
        <w:r>
          <w:rPr>
            <w:noProof/>
            <w:webHidden/>
          </w:rPr>
          <w:tab/>
        </w:r>
        <w:r>
          <w:rPr>
            <w:noProof/>
            <w:webHidden/>
          </w:rPr>
          <w:fldChar w:fldCharType="begin"/>
        </w:r>
        <w:r>
          <w:rPr>
            <w:noProof/>
            <w:webHidden/>
          </w:rPr>
          <w:instrText xml:space="preserve"> PAGEREF _Toc368050377 \h </w:instrText>
        </w:r>
        <w:r>
          <w:rPr>
            <w:noProof/>
            <w:webHidden/>
          </w:rPr>
        </w:r>
        <w:r>
          <w:rPr>
            <w:noProof/>
            <w:webHidden/>
          </w:rPr>
          <w:fldChar w:fldCharType="separate"/>
        </w:r>
        <w:r w:rsidR="00460CAC">
          <w:rPr>
            <w:noProof/>
            <w:webHidden/>
          </w:rPr>
          <w:t>138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8" w:history="1">
        <w:r w:rsidRPr="00AE7367">
          <w:rPr>
            <w:rStyle w:val="Hyperlink"/>
            <w:noProof/>
          </w:rPr>
          <w:t>12.2.6</w:t>
        </w:r>
        <w:r>
          <w:rPr>
            <w:rFonts w:asciiTheme="minorHAnsi" w:eastAsiaTheme="minorEastAsia" w:hAnsiTheme="minorHAnsi" w:cstheme="minorBidi"/>
            <w:b w:val="0"/>
            <w:noProof/>
            <w:sz w:val="22"/>
            <w:szCs w:val="22"/>
            <w:lang w:val="en-US" w:eastAsia="en-US"/>
          </w:rPr>
          <w:tab/>
        </w:r>
        <w:r w:rsidRPr="00AE7367">
          <w:rPr>
            <w:rStyle w:val="Hyperlink"/>
            <w:noProof/>
          </w:rPr>
          <w:t>Argument Lists</w:t>
        </w:r>
        <w:r>
          <w:rPr>
            <w:noProof/>
            <w:webHidden/>
          </w:rPr>
          <w:tab/>
        </w:r>
        <w:r>
          <w:rPr>
            <w:noProof/>
            <w:webHidden/>
          </w:rPr>
          <w:fldChar w:fldCharType="begin"/>
        </w:r>
        <w:r>
          <w:rPr>
            <w:noProof/>
            <w:webHidden/>
          </w:rPr>
          <w:instrText xml:space="preserve"> PAGEREF _Toc368050378 \h </w:instrText>
        </w:r>
        <w:r>
          <w:rPr>
            <w:noProof/>
            <w:webHidden/>
          </w:rPr>
        </w:r>
        <w:r>
          <w:rPr>
            <w:noProof/>
            <w:webHidden/>
          </w:rPr>
          <w:fldChar w:fldCharType="separate"/>
        </w:r>
        <w:r w:rsidR="00460CAC">
          <w:rPr>
            <w:noProof/>
            <w:webHidden/>
          </w:rPr>
          <w:t>139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79" w:history="1">
        <w:r w:rsidRPr="00AE7367">
          <w:rPr>
            <w:rStyle w:val="Hyperlink"/>
            <w:noProof/>
          </w:rPr>
          <w:t>12.2.7</w:t>
        </w:r>
        <w:r>
          <w:rPr>
            <w:rFonts w:asciiTheme="minorHAnsi" w:eastAsiaTheme="minorEastAsia" w:hAnsiTheme="minorHAnsi" w:cstheme="minorBidi"/>
            <w:b w:val="0"/>
            <w:noProof/>
            <w:sz w:val="22"/>
            <w:szCs w:val="22"/>
            <w:lang w:val="en-US" w:eastAsia="en-US"/>
          </w:rPr>
          <w:tab/>
        </w:r>
        <w:r w:rsidRPr="00AE7367">
          <w:rPr>
            <w:rStyle w:val="Hyperlink"/>
            <w:noProof/>
          </w:rPr>
          <w:t>Tagged Templates</w:t>
        </w:r>
        <w:r>
          <w:rPr>
            <w:noProof/>
            <w:webHidden/>
          </w:rPr>
          <w:tab/>
        </w:r>
        <w:r>
          <w:rPr>
            <w:noProof/>
            <w:webHidden/>
          </w:rPr>
          <w:fldChar w:fldCharType="begin"/>
        </w:r>
        <w:r>
          <w:rPr>
            <w:noProof/>
            <w:webHidden/>
          </w:rPr>
          <w:instrText xml:space="preserve"> PAGEREF _Toc368050379 \h </w:instrText>
        </w:r>
        <w:r>
          <w:rPr>
            <w:noProof/>
            <w:webHidden/>
          </w:rPr>
        </w:r>
        <w:r>
          <w:rPr>
            <w:noProof/>
            <w:webHidden/>
          </w:rPr>
          <w:fldChar w:fldCharType="separate"/>
        </w:r>
        <w:r w:rsidR="00460CAC">
          <w:rPr>
            <w:noProof/>
            <w:webHidden/>
          </w:rPr>
          <w:t>141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80" w:history="1">
        <w:r w:rsidRPr="00AE7367">
          <w:rPr>
            <w:rStyle w:val="Hyperlink"/>
            <w:noProof/>
          </w:rPr>
          <w:t>12.3</w:t>
        </w:r>
        <w:r>
          <w:rPr>
            <w:rFonts w:asciiTheme="minorHAnsi" w:eastAsiaTheme="minorEastAsia" w:hAnsiTheme="minorHAnsi" w:cstheme="minorBidi"/>
            <w:b w:val="0"/>
            <w:noProof/>
            <w:sz w:val="22"/>
            <w:szCs w:val="22"/>
            <w:lang w:val="en-US" w:eastAsia="en-US"/>
          </w:rPr>
          <w:tab/>
        </w:r>
        <w:r w:rsidRPr="00AE7367">
          <w:rPr>
            <w:rStyle w:val="Hyperlink"/>
            <w:noProof/>
          </w:rPr>
          <w:t>Postfix Expressions</w:t>
        </w:r>
        <w:r>
          <w:rPr>
            <w:noProof/>
            <w:webHidden/>
          </w:rPr>
          <w:tab/>
        </w:r>
        <w:r>
          <w:rPr>
            <w:noProof/>
            <w:webHidden/>
          </w:rPr>
          <w:fldChar w:fldCharType="begin"/>
        </w:r>
        <w:r>
          <w:rPr>
            <w:noProof/>
            <w:webHidden/>
          </w:rPr>
          <w:instrText xml:space="preserve"> PAGEREF _Toc368050380 \h </w:instrText>
        </w:r>
        <w:r>
          <w:rPr>
            <w:noProof/>
            <w:webHidden/>
          </w:rPr>
        </w:r>
        <w:r>
          <w:rPr>
            <w:noProof/>
            <w:webHidden/>
          </w:rPr>
          <w:fldChar w:fldCharType="separate"/>
        </w:r>
        <w:r w:rsidR="00460CAC">
          <w:rPr>
            <w:noProof/>
            <w:webHidden/>
          </w:rPr>
          <w:t>141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82" w:history="1">
        <w:r w:rsidRPr="00AE7367">
          <w:rPr>
            <w:rStyle w:val="Hyperlink"/>
            <w:noProof/>
          </w:rPr>
          <w:t>12.3.1</w:t>
        </w:r>
        <w:r>
          <w:rPr>
            <w:rFonts w:asciiTheme="minorHAnsi" w:eastAsiaTheme="minorEastAsia" w:hAnsiTheme="minorHAnsi" w:cstheme="minorBidi"/>
            <w:b w:val="0"/>
            <w:noProof/>
            <w:sz w:val="22"/>
            <w:szCs w:val="22"/>
            <w:lang w:val="en-US" w:eastAsia="en-US"/>
          </w:rPr>
          <w:tab/>
        </w:r>
        <w:r w:rsidRPr="00AE7367">
          <w:rPr>
            <w:rStyle w:val="Hyperlink"/>
            <w:noProof/>
          </w:rPr>
          <w:t>Static Semantics:  Early Errors</w:t>
        </w:r>
        <w:r>
          <w:rPr>
            <w:noProof/>
            <w:webHidden/>
          </w:rPr>
          <w:tab/>
        </w:r>
        <w:r>
          <w:rPr>
            <w:noProof/>
            <w:webHidden/>
          </w:rPr>
          <w:fldChar w:fldCharType="begin"/>
        </w:r>
        <w:r>
          <w:rPr>
            <w:noProof/>
            <w:webHidden/>
          </w:rPr>
          <w:instrText xml:space="preserve"> PAGEREF _Toc368050382 \h </w:instrText>
        </w:r>
        <w:r>
          <w:rPr>
            <w:noProof/>
            <w:webHidden/>
          </w:rPr>
        </w:r>
        <w:r>
          <w:rPr>
            <w:noProof/>
            <w:webHidden/>
          </w:rPr>
          <w:fldChar w:fldCharType="separate"/>
        </w:r>
        <w:r w:rsidR="00460CAC">
          <w:rPr>
            <w:noProof/>
            <w:webHidden/>
          </w:rPr>
          <w:t>141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83" w:history="1">
        <w:r w:rsidRPr="00AE7367">
          <w:rPr>
            <w:rStyle w:val="Hyperlink"/>
            <w:noProof/>
          </w:rPr>
          <w:t>12.3.2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_Toc368050383 \h </w:instrText>
        </w:r>
        <w:r>
          <w:rPr>
            <w:noProof/>
            <w:webHidden/>
          </w:rPr>
        </w:r>
        <w:r>
          <w:rPr>
            <w:noProof/>
            <w:webHidden/>
          </w:rPr>
          <w:fldChar w:fldCharType="separate"/>
        </w:r>
        <w:r w:rsidR="00460CAC">
          <w:rPr>
            <w:noProof/>
            <w:webHidden/>
          </w:rPr>
          <w:t>141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84" w:history="1">
        <w:r w:rsidRPr="00AE7367">
          <w:rPr>
            <w:rStyle w:val="Hyperlink"/>
            <w:noProof/>
          </w:rPr>
          <w:t>12.3.3</w:t>
        </w:r>
        <w:r>
          <w:rPr>
            <w:rFonts w:asciiTheme="minorHAnsi" w:eastAsiaTheme="minorEastAsia" w:hAnsiTheme="minorHAnsi" w:cstheme="minorBidi"/>
            <w:b w:val="0"/>
            <w:noProof/>
            <w:sz w:val="22"/>
            <w:szCs w:val="22"/>
            <w:lang w:val="en-US" w:eastAsia="en-US"/>
          </w:rPr>
          <w:tab/>
        </w:r>
        <w:r w:rsidRPr="00AE7367">
          <w:rPr>
            <w:rStyle w:val="Hyperlink"/>
            <w:noProof/>
          </w:rPr>
          <w:t>Postfix Increment Operator</w:t>
        </w:r>
        <w:r>
          <w:rPr>
            <w:noProof/>
            <w:webHidden/>
          </w:rPr>
          <w:tab/>
        </w:r>
        <w:r>
          <w:rPr>
            <w:noProof/>
            <w:webHidden/>
          </w:rPr>
          <w:fldChar w:fldCharType="begin"/>
        </w:r>
        <w:r>
          <w:rPr>
            <w:noProof/>
            <w:webHidden/>
          </w:rPr>
          <w:instrText xml:space="preserve"> PAGEREF _Toc368050384 \h </w:instrText>
        </w:r>
        <w:r>
          <w:rPr>
            <w:noProof/>
            <w:webHidden/>
          </w:rPr>
        </w:r>
        <w:r>
          <w:rPr>
            <w:noProof/>
            <w:webHidden/>
          </w:rPr>
          <w:fldChar w:fldCharType="separate"/>
        </w:r>
        <w:r w:rsidR="00460CAC">
          <w:rPr>
            <w:noProof/>
            <w:webHidden/>
          </w:rPr>
          <w:t>141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85" w:history="1">
        <w:r w:rsidRPr="00AE7367">
          <w:rPr>
            <w:rStyle w:val="Hyperlink"/>
            <w:noProof/>
          </w:rPr>
          <w:t>12.3.4</w:t>
        </w:r>
        <w:r>
          <w:rPr>
            <w:rFonts w:asciiTheme="minorHAnsi" w:eastAsiaTheme="minorEastAsia" w:hAnsiTheme="minorHAnsi" w:cstheme="minorBidi"/>
            <w:b w:val="0"/>
            <w:noProof/>
            <w:sz w:val="22"/>
            <w:szCs w:val="22"/>
            <w:lang w:val="en-US" w:eastAsia="en-US"/>
          </w:rPr>
          <w:tab/>
        </w:r>
        <w:r w:rsidRPr="00AE7367">
          <w:rPr>
            <w:rStyle w:val="Hyperlink"/>
            <w:noProof/>
          </w:rPr>
          <w:t>Postfix Decrement Operator</w:t>
        </w:r>
        <w:r>
          <w:rPr>
            <w:noProof/>
            <w:webHidden/>
          </w:rPr>
          <w:tab/>
        </w:r>
        <w:r>
          <w:rPr>
            <w:noProof/>
            <w:webHidden/>
          </w:rPr>
          <w:fldChar w:fldCharType="begin"/>
        </w:r>
        <w:r>
          <w:rPr>
            <w:noProof/>
            <w:webHidden/>
          </w:rPr>
          <w:instrText xml:space="preserve"> PAGEREF _Toc368050385 \h </w:instrText>
        </w:r>
        <w:r>
          <w:rPr>
            <w:noProof/>
            <w:webHidden/>
          </w:rPr>
        </w:r>
        <w:r>
          <w:rPr>
            <w:noProof/>
            <w:webHidden/>
          </w:rPr>
          <w:fldChar w:fldCharType="separate"/>
        </w:r>
        <w:r w:rsidR="00460CAC">
          <w:rPr>
            <w:noProof/>
            <w:webHidden/>
          </w:rPr>
          <w:t>142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86" w:history="1">
        <w:r w:rsidRPr="00AE7367">
          <w:rPr>
            <w:rStyle w:val="Hyperlink"/>
            <w:noProof/>
          </w:rPr>
          <w:t>12.4</w:t>
        </w:r>
        <w:r>
          <w:rPr>
            <w:rFonts w:asciiTheme="minorHAnsi" w:eastAsiaTheme="minorEastAsia" w:hAnsiTheme="minorHAnsi" w:cstheme="minorBidi"/>
            <w:b w:val="0"/>
            <w:noProof/>
            <w:sz w:val="22"/>
            <w:szCs w:val="22"/>
            <w:lang w:val="en-US" w:eastAsia="en-US"/>
          </w:rPr>
          <w:tab/>
        </w:r>
        <w:r w:rsidRPr="00AE7367">
          <w:rPr>
            <w:rStyle w:val="Hyperlink"/>
            <w:noProof/>
          </w:rPr>
          <w:t>Unary Operators</w:t>
        </w:r>
        <w:r>
          <w:rPr>
            <w:noProof/>
            <w:webHidden/>
          </w:rPr>
          <w:tab/>
        </w:r>
        <w:r>
          <w:rPr>
            <w:noProof/>
            <w:webHidden/>
          </w:rPr>
          <w:fldChar w:fldCharType="begin"/>
        </w:r>
        <w:r>
          <w:rPr>
            <w:noProof/>
            <w:webHidden/>
          </w:rPr>
          <w:instrText xml:space="preserve"> PAGEREF _Toc368050386 \h </w:instrText>
        </w:r>
        <w:r>
          <w:rPr>
            <w:noProof/>
            <w:webHidden/>
          </w:rPr>
        </w:r>
        <w:r>
          <w:rPr>
            <w:noProof/>
            <w:webHidden/>
          </w:rPr>
          <w:fldChar w:fldCharType="separate"/>
        </w:r>
        <w:r w:rsidR="00460CAC">
          <w:rPr>
            <w:noProof/>
            <w:webHidden/>
          </w:rPr>
          <w:t>142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88" w:history="1">
        <w:r w:rsidRPr="00AE7367">
          <w:rPr>
            <w:rStyle w:val="Hyperlink"/>
            <w:noProof/>
          </w:rPr>
          <w:t>12.4.1</w:t>
        </w:r>
        <w:r>
          <w:rPr>
            <w:rFonts w:asciiTheme="minorHAnsi" w:eastAsiaTheme="minorEastAsia" w:hAnsiTheme="minorHAnsi" w:cstheme="minorBidi"/>
            <w:b w:val="0"/>
            <w:noProof/>
            <w:sz w:val="22"/>
            <w:szCs w:val="22"/>
            <w:lang w:val="en-US" w:eastAsia="en-US"/>
          </w:rPr>
          <w:tab/>
        </w:r>
        <w:r w:rsidRPr="00AE7367">
          <w:rPr>
            <w:rStyle w:val="Hyperlink"/>
            <w:noProof/>
          </w:rPr>
          <w:t>Static Semantics:  Early Errors</w:t>
        </w:r>
        <w:r>
          <w:rPr>
            <w:noProof/>
            <w:webHidden/>
          </w:rPr>
          <w:tab/>
        </w:r>
        <w:r>
          <w:rPr>
            <w:noProof/>
            <w:webHidden/>
          </w:rPr>
          <w:fldChar w:fldCharType="begin"/>
        </w:r>
        <w:r>
          <w:rPr>
            <w:noProof/>
            <w:webHidden/>
          </w:rPr>
          <w:instrText xml:space="preserve"> PAGEREF _Toc368050388 \h </w:instrText>
        </w:r>
        <w:r>
          <w:rPr>
            <w:noProof/>
            <w:webHidden/>
          </w:rPr>
        </w:r>
        <w:r>
          <w:rPr>
            <w:noProof/>
            <w:webHidden/>
          </w:rPr>
          <w:fldChar w:fldCharType="separate"/>
        </w:r>
        <w:r w:rsidR="00460CAC">
          <w:rPr>
            <w:noProof/>
            <w:webHidden/>
          </w:rPr>
          <w:t>142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89" w:history="1">
        <w:r w:rsidRPr="00AE7367">
          <w:rPr>
            <w:rStyle w:val="Hyperlink"/>
            <w:noProof/>
          </w:rPr>
          <w:t>12.4.2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_Toc368050389 \h </w:instrText>
        </w:r>
        <w:r>
          <w:rPr>
            <w:noProof/>
            <w:webHidden/>
          </w:rPr>
        </w:r>
        <w:r>
          <w:rPr>
            <w:noProof/>
            <w:webHidden/>
          </w:rPr>
          <w:fldChar w:fldCharType="separate"/>
        </w:r>
        <w:r w:rsidR="00460CAC">
          <w:rPr>
            <w:noProof/>
            <w:webHidden/>
          </w:rPr>
          <w:t>142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0" w:history="1">
        <w:r w:rsidRPr="00AE7367">
          <w:rPr>
            <w:rStyle w:val="Hyperlink"/>
            <w:noProof/>
          </w:rPr>
          <w:t>12.4.3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delete</w:t>
        </w:r>
        <w:r w:rsidRPr="00AE7367">
          <w:rPr>
            <w:rStyle w:val="Hyperlink"/>
            <w:noProof/>
          </w:rPr>
          <w:t xml:space="preserve"> Operator</w:t>
        </w:r>
        <w:r>
          <w:rPr>
            <w:noProof/>
            <w:webHidden/>
          </w:rPr>
          <w:tab/>
        </w:r>
        <w:r>
          <w:rPr>
            <w:noProof/>
            <w:webHidden/>
          </w:rPr>
          <w:fldChar w:fldCharType="begin"/>
        </w:r>
        <w:r>
          <w:rPr>
            <w:noProof/>
            <w:webHidden/>
          </w:rPr>
          <w:instrText xml:space="preserve"> PAGEREF _Toc368050390 \h </w:instrText>
        </w:r>
        <w:r>
          <w:rPr>
            <w:noProof/>
            <w:webHidden/>
          </w:rPr>
        </w:r>
        <w:r>
          <w:rPr>
            <w:noProof/>
            <w:webHidden/>
          </w:rPr>
          <w:fldChar w:fldCharType="separate"/>
        </w:r>
        <w:r w:rsidR="00460CAC">
          <w:rPr>
            <w:noProof/>
            <w:webHidden/>
          </w:rPr>
          <w:t>143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1" w:history="1">
        <w:r w:rsidRPr="00AE7367">
          <w:rPr>
            <w:rStyle w:val="Hyperlink"/>
            <w:noProof/>
          </w:rPr>
          <w:t>12.4.4</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void</w:t>
        </w:r>
        <w:r w:rsidRPr="00AE7367">
          <w:rPr>
            <w:rStyle w:val="Hyperlink"/>
            <w:noProof/>
          </w:rPr>
          <w:t xml:space="preserve"> Operator</w:t>
        </w:r>
        <w:r>
          <w:rPr>
            <w:noProof/>
            <w:webHidden/>
          </w:rPr>
          <w:tab/>
        </w:r>
        <w:r>
          <w:rPr>
            <w:noProof/>
            <w:webHidden/>
          </w:rPr>
          <w:fldChar w:fldCharType="begin"/>
        </w:r>
        <w:r>
          <w:rPr>
            <w:noProof/>
            <w:webHidden/>
          </w:rPr>
          <w:instrText xml:space="preserve"> PAGEREF _Toc368050391 \h </w:instrText>
        </w:r>
        <w:r>
          <w:rPr>
            <w:noProof/>
            <w:webHidden/>
          </w:rPr>
        </w:r>
        <w:r>
          <w:rPr>
            <w:noProof/>
            <w:webHidden/>
          </w:rPr>
          <w:fldChar w:fldCharType="separate"/>
        </w:r>
        <w:r w:rsidR="00460CAC">
          <w:rPr>
            <w:noProof/>
            <w:webHidden/>
          </w:rPr>
          <w:t>143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2" w:history="1">
        <w:r w:rsidRPr="00AE7367">
          <w:rPr>
            <w:rStyle w:val="Hyperlink"/>
            <w:noProof/>
          </w:rPr>
          <w:t>12.4.5</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typeof</w:t>
        </w:r>
        <w:r w:rsidRPr="00AE7367">
          <w:rPr>
            <w:rStyle w:val="Hyperlink"/>
            <w:noProof/>
          </w:rPr>
          <w:t xml:space="preserve"> Operator</w:t>
        </w:r>
        <w:r>
          <w:rPr>
            <w:noProof/>
            <w:webHidden/>
          </w:rPr>
          <w:tab/>
        </w:r>
        <w:r>
          <w:rPr>
            <w:noProof/>
            <w:webHidden/>
          </w:rPr>
          <w:fldChar w:fldCharType="begin"/>
        </w:r>
        <w:r>
          <w:rPr>
            <w:noProof/>
            <w:webHidden/>
          </w:rPr>
          <w:instrText xml:space="preserve"> PAGEREF _Toc368050392 \h </w:instrText>
        </w:r>
        <w:r>
          <w:rPr>
            <w:noProof/>
            <w:webHidden/>
          </w:rPr>
        </w:r>
        <w:r>
          <w:rPr>
            <w:noProof/>
            <w:webHidden/>
          </w:rPr>
          <w:fldChar w:fldCharType="separate"/>
        </w:r>
        <w:r w:rsidR="00460CAC">
          <w:rPr>
            <w:noProof/>
            <w:webHidden/>
          </w:rPr>
          <w:t>144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3" w:history="1">
        <w:r w:rsidRPr="00AE7367">
          <w:rPr>
            <w:rStyle w:val="Hyperlink"/>
            <w:noProof/>
          </w:rPr>
          <w:t>12.4.6</w:t>
        </w:r>
        <w:r>
          <w:rPr>
            <w:rFonts w:asciiTheme="minorHAnsi" w:eastAsiaTheme="minorEastAsia" w:hAnsiTheme="minorHAnsi" w:cstheme="minorBidi"/>
            <w:b w:val="0"/>
            <w:noProof/>
            <w:sz w:val="22"/>
            <w:szCs w:val="22"/>
            <w:lang w:val="en-US" w:eastAsia="en-US"/>
          </w:rPr>
          <w:tab/>
        </w:r>
        <w:r w:rsidRPr="00AE7367">
          <w:rPr>
            <w:rStyle w:val="Hyperlink"/>
            <w:noProof/>
          </w:rPr>
          <w:t>Prefix Increment Operator</w:t>
        </w:r>
        <w:r>
          <w:rPr>
            <w:noProof/>
            <w:webHidden/>
          </w:rPr>
          <w:tab/>
        </w:r>
        <w:r>
          <w:rPr>
            <w:noProof/>
            <w:webHidden/>
          </w:rPr>
          <w:fldChar w:fldCharType="begin"/>
        </w:r>
        <w:r>
          <w:rPr>
            <w:noProof/>
            <w:webHidden/>
          </w:rPr>
          <w:instrText xml:space="preserve"> PAGEREF _Toc368050393 \h </w:instrText>
        </w:r>
        <w:r>
          <w:rPr>
            <w:noProof/>
            <w:webHidden/>
          </w:rPr>
        </w:r>
        <w:r>
          <w:rPr>
            <w:noProof/>
            <w:webHidden/>
          </w:rPr>
          <w:fldChar w:fldCharType="separate"/>
        </w:r>
        <w:r w:rsidR="00460CAC">
          <w:rPr>
            <w:noProof/>
            <w:webHidden/>
          </w:rPr>
          <w:t>144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4" w:history="1">
        <w:r w:rsidRPr="00AE7367">
          <w:rPr>
            <w:rStyle w:val="Hyperlink"/>
            <w:noProof/>
          </w:rPr>
          <w:t>12.4.7</w:t>
        </w:r>
        <w:r>
          <w:rPr>
            <w:rFonts w:asciiTheme="minorHAnsi" w:eastAsiaTheme="minorEastAsia" w:hAnsiTheme="minorHAnsi" w:cstheme="minorBidi"/>
            <w:b w:val="0"/>
            <w:noProof/>
            <w:sz w:val="22"/>
            <w:szCs w:val="22"/>
            <w:lang w:val="en-US" w:eastAsia="en-US"/>
          </w:rPr>
          <w:tab/>
        </w:r>
        <w:r w:rsidRPr="00AE7367">
          <w:rPr>
            <w:rStyle w:val="Hyperlink"/>
            <w:noProof/>
          </w:rPr>
          <w:t>Prefix Decrement Operator</w:t>
        </w:r>
        <w:r>
          <w:rPr>
            <w:noProof/>
            <w:webHidden/>
          </w:rPr>
          <w:tab/>
        </w:r>
        <w:r>
          <w:rPr>
            <w:noProof/>
            <w:webHidden/>
          </w:rPr>
          <w:fldChar w:fldCharType="begin"/>
        </w:r>
        <w:r>
          <w:rPr>
            <w:noProof/>
            <w:webHidden/>
          </w:rPr>
          <w:instrText xml:space="preserve"> PAGEREF _Toc368050394 \h </w:instrText>
        </w:r>
        <w:r>
          <w:rPr>
            <w:noProof/>
            <w:webHidden/>
          </w:rPr>
        </w:r>
        <w:r>
          <w:rPr>
            <w:noProof/>
            <w:webHidden/>
          </w:rPr>
          <w:fldChar w:fldCharType="separate"/>
        </w:r>
        <w:r w:rsidR="00460CAC">
          <w:rPr>
            <w:noProof/>
            <w:webHidden/>
          </w:rPr>
          <w:t>144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5" w:history="1">
        <w:r w:rsidRPr="00AE7367">
          <w:rPr>
            <w:rStyle w:val="Hyperlink"/>
            <w:noProof/>
          </w:rPr>
          <w:t>12.4.8</w:t>
        </w:r>
        <w:r>
          <w:rPr>
            <w:rFonts w:asciiTheme="minorHAnsi" w:eastAsiaTheme="minorEastAsia" w:hAnsiTheme="minorHAnsi" w:cstheme="minorBidi"/>
            <w:b w:val="0"/>
            <w:noProof/>
            <w:sz w:val="22"/>
            <w:szCs w:val="22"/>
            <w:lang w:val="en-US" w:eastAsia="en-US"/>
          </w:rPr>
          <w:tab/>
        </w:r>
        <w:r w:rsidRPr="00AE7367">
          <w:rPr>
            <w:rStyle w:val="Hyperlink"/>
            <w:noProof/>
          </w:rPr>
          <w:t xml:space="preserve">Unary </w:t>
        </w:r>
        <w:r w:rsidRPr="00AE7367">
          <w:rPr>
            <w:rStyle w:val="Hyperlink"/>
            <w:rFonts w:ascii="Courier New" w:hAnsi="Courier New"/>
            <w:noProof/>
          </w:rPr>
          <w:t>+</w:t>
        </w:r>
        <w:r w:rsidRPr="00AE7367">
          <w:rPr>
            <w:rStyle w:val="Hyperlink"/>
            <w:noProof/>
          </w:rPr>
          <w:t xml:space="preserve"> Operator</w:t>
        </w:r>
        <w:r>
          <w:rPr>
            <w:noProof/>
            <w:webHidden/>
          </w:rPr>
          <w:tab/>
        </w:r>
        <w:r>
          <w:rPr>
            <w:noProof/>
            <w:webHidden/>
          </w:rPr>
          <w:fldChar w:fldCharType="begin"/>
        </w:r>
        <w:r>
          <w:rPr>
            <w:noProof/>
            <w:webHidden/>
          </w:rPr>
          <w:instrText xml:space="preserve"> PAGEREF _Toc368050395 \h </w:instrText>
        </w:r>
        <w:r>
          <w:rPr>
            <w:noProof/>
            <w:webHidden/>
          </w:rPr>
        </w:r>
        <w:r>
          <w:rPr>
            <w:noProof/>
            <w:webHidden/>
          </w:rPr>
          <w:fldChar w:fldCharType="separate"/>
        </w:r>
        <w:r w:rsidR="00460CAC">
          <w:rPr>
            <w:noProof/>
            <w:webHidden/>
          </w:rPr>
          <w:t>145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6" w:history="1">
        <w:r w:rsidRPr="00AE7367">
          <w:rPr>
            <w:rStyle w:val="Hyperlink"/>
            <w:noProof/>
          </w:rPr>
          <w:t>12.4.9</w:t>
        </w:r>
        <w:r>
          <w:rPr>
            <w:rFonts w:asciiTheme="minorHAnsi" w:eastAsiaTheme="minorEastAsia" w:hAnsiTheme="minorHAnsi" w:cstheme="minorBidi"/>
            <w:b w:val="0"/>
            <w:noProof/>
            <w:sz w:val="22"/>
            <w:szCs w:val="22"/>
            <w:lang w:val="en-US" w:eastAsia="en-US"/>
          </w:rPr>
          <w:tab/>
        </w:r>
        <w:r w:rsidRPr="00AE7367">
          <w:rPr>
            <w:rStyle w:val="Hyperlink"/>
            <w:noProof/>
          </w:rPr>
          <w:t xml:space="preserve">Unary </w:t>
        </w:r>
        <w:r w:rsidRPr="00AE7367">
          <w:rPr>
            <w:rStyle w:val="Hyperlink"/>
            <w:rFonts w:ascii="Courier New" w:hAnsi="Courier New"/>
            <w:noProof/>
          </w:rPr>
          <w:t>-</w:t>
        </w:r>
        <w:r w:rsidRPr="00AE7367">
          <w:rPr>
            <w:rStyle w:val="Hyperlink"/>
            <w:noProof/>
          </w:rPr>
          <w:t xml:space="preserve"> Operator</w:t>
        </w:r>
        <w:r>
          <w:rPr>
            <w:noProof/>
            <w:webHidden/>
          </w:rPr>
          <w:tab/>
        </w:r>
        <w:r>
          <w:rPr>
            <w:noProof/>
            <w:webHidden/>
          </w:rPr>
          <w:fldChar w:fldCharType="begin"/>
        </w:r>
        <w:r>
          <w:rPr>
            <w:noProof/>
            <w:webHidden/>
          </w:rPr>
          <w:instrText xml:space="preserve"> PAGEREF _Toc368050396 \h </w:instrText>
        </w:r>
        <w:r>
          <w:rPr>
            <w:noProof/>
            <w:webHidden/>
          </w:rPr>
        </w:r>
        <w:r>
          <w:rPr>
            <w:noProof/>
            <w:webHidden/>
          </w:rPr>
          <w:fldChar w:fldCharType="separate"/>
        </w:r>
        <w:r w:rsidR="00460CAC">
          <w:rPr>
            <w:noProof/>
            <w:webHidden/>
          </w:rPr>
          <w:t>145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7" w:history="1">
        <w:r w:rsidRPr="00AE7367">
          <w:rPr>
            <w:rStyle w:val="Hyperlink"/>
            <w:noProof/>
          </w:rPr>
          <w:t>12.4.10</w:t>
        </w:r>
        <w:r>
          <w:rPr>
            <w:rFonts w:asciiTheme="minorHAnsi" w:eastAsiaTheme="minorEastAsia" w:hAnsiTheme="minorHAnsi" w:cstheme="minorBidi"/>
            <w:b w:val="0"/>
            <w:noProof/>
            <w:sz w:val="22"/>
            <w:szCs w:val="22"/>
            <w:lang w:val="en-US" w:eastAsia="en-US"/>
          </w:rPr>
          <w:tab/>
        </w:r>
        <w:r w:rsidRPr="00AE7367">
          <w:rPr>
            <w:rStyle w:val="Hyperlink"/>
            <w:noProof/>
          </w:rPr>
          <w:t xml:space="preserve">Bitwise NOT Operator ( </w:t>
        </w:r>
        <w:r w:rsidRPr="00AE7367">
          <w:rPr>
            <w:rStyle w:val="Hyperlink"/>
            <w:rFonts w:ascii="Courier New" w:hAnsi="Courier New"/>
            <w:noProof/>
          </w:rPr>
          <w:t>~</w:t>
        </w:r>
        <w:r w:rsidRPr="00AE7367">
          <w:rPr>
            <w:rStyle w:val="Hyperlink"/>
            <w:noProof/>
          </w:rPr>
          <w:t xml:space="preserve"> )</w:t>
        </w:r>
        <w:r>
          <w:rPr>
            <w:noProof/>
            <w:webHidden/>
          </w:rPr>
          <w:tab/>
        </w:r>
        <w:r>
          <w:rPr>
            <w:noProof/>
            <w:webHidden/>
          </w:rPr>
          <w:fldChar w:fldCharType="begin"/>
        </w:r>
        <w:r>
          <w:rPr>
            <w:noProof/>
            <w:webHidden/>
          </w:rPr>
          <w:instrText xml:space="preserve"> PAGEREF _Toc368050397 \h </w:instrText>
        </w:r>
        <w:r>
          <w:rPr>
            <w:noProof/>
            <w:webHidden/>
          </w:rPr>
        </w:r>
        <w:r>
          <w:rPr>
            <w:noProof/>
            <w:webHidden/>
          </w:rPr>
          <w:fldChar w:fldCharType="separate"/>
        </w:r>
        <w:r w:rsidR="00460CAC">
          <w:rPr>
            <w:noProof/>
            <w:webHidden/>
          </w:rPr>
          <w:t>145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398" w:history="1">
        <w:r w:rsidRPr="00AE7367">
          <w:rPr>
            <w:rStyle w:val="Hyperlink"/>
            <w:noProof/>
          </w:rPr>
          <w:t>12.5</w:t>
        </w:r>
        <w:r>
          <w:rPr>
            <w:rFonts w:asciiTheme="minorHAnsi" w:eastAsiaTheme="minorEastAsia" w:hAnsiTheme="minorHAnsi" w:cstheme="minorBidi"/>
            <w:b w:val="0"/>
            <w:noProof/>
            <w:sz w:val="22"/>
            <w:szCs w:val="22"/>
            <w:lang w:val="en-US" w:eastAsia="en-US"/>
          </w:rPr>
          <w:tab/>
        </w:r>
        <w:r w:rsidRPr="00AE7367">
          <w:rPr>
            <w:rStyle w:val="Hyperlink"/>
            <w:noProof/>
          </w:rPr>
          <w:t>Multiplicative Operators</w:t>
        </w:r>
        <w:r>
          <w:rPr>
            <w:noProof/>
            <w:webHidden/>
          </w:rPr>
          <w:tab/>
        </w:r>
        <w:r>
          <w:rPr>
            <w:noProof/>
            <w:webHidden/>
          </w:rPr>
          <w:fldChar w:fldCharType="begin"/>
        </w:r>
        <w:r>
          <w:rPr>
            <w:noProof/>
            <w:webHidden/>
          </w:rPr>
          <w:instrText xml:space="preserve"> PAGEREF _Toc368050398 \h </w:instrText>
        </w:r>
        <w:r>
          <w:rPr>
            <w:noProof/>
            <w:webHidden/>
          </w:rPr>
        </w:r>
        <w:r>
          <w:rPr>
            <w:noProof/>
            <w:webHidden/>
          </w:rPr>
          <w:fldChar w:fldCharType="separate"/>
        </w:r>
        <w:r w:rsidR="00460CAC">
          <w:rPr>
            <w:noProof/>
            <w:webHidden/>
          </w:rPr>
          <w:t>146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399" w:history="1">
        <w:r w:rsidRPr="00AE7367">
          <w:rPr>
            <w:rStyle w:val="Hyperlink"/>
            <w:noProof/>
          </w:rPr>
          <w:t>12.5.1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_Toc368050399 \h </w:instrText>
        </w:r>
        <w:r>
          <w:rPr>
            <w:noProof/>
            <w:webHidden/>
          </w:rPr>
        </w:r>
        <w:r>
          <w:rPr>
            <w:noProof/>
            <w:webHidden/>
          </w:rPr>
          <w:fldChar w:fldCharType="separate"/>
        </w:r>
        <w:r w:rsidR="00460CAC">
          <w:rPr>
            <w:noProof/>
            <w:webHidden/>
          </w:rPr>
          <w:t>146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0" w:history="1">
        <w:r w:rsidRPr="00AE7367">
          <w:rPr>
            <w:rStyle w:val="Hyperlink"/>
            <w:noProof/>
          </w:rPr>
          <w:t>12.5.2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_Toc368050400 \h </w:instrText>
        </w:r>
        <w:r>
          <w:rPr>
            <w:noProof/>
            <w:webHidden/>
          </w:rPr>
        </w:r>
        <w:r>
          <w:rPr>
            <w:noProof/>
            <w:webHidden/>
          </w:rPr>
          <w:fldChar w:fldCharType="separate"/>
        </w:r>
        <w:r w:rsidR="00460CAC">
          <w:rPr>
            <w:noProof/>
            <w:webHidden/>
          </w:rPr>
          <w:t>146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01" w:history="1">
        <w:r w:rsidRPr="00AE7367">
          <w:rPr>
            <w:rStyle w:val="Hyperlink"/>
            <w:noProof/>
          </w:rPr>
          <w:t>12.6</w:t>
        </w:r>
        <w:r>
          <w:rPr>
            <w:rFonts w:asciiTheme="minorHAnsi" w:eastAsiaTheme="minorEastAsia" w:hAnsiTheme="minorHAnsi" w:cstheme="minorBidi"/>
            <w:b w:val="0"/>
            <w:noProof/>
            <w:sz w:val="22"/>
            <w:szCs w:val="22"/>
            <w:lang w:val="en-US" w:eastAsia="en-US"/>
          </w:rPr>
          <w:tab/>
        </w:r>
        <w:r w:rsidRPr="00AE7367">
          <w:rPr>
            <w:rStyle w:val="Hyperlink"/>
            <w:noProof/>
          </w:rPr>
          <w:t>Additive Operators</w:t>
        </w:r>
        <w:r>
          <w:rPr>
            <w:noProof/>
            <w:webHidden/>
          </w:rPr>
          <w:tab/>
        </w:r>
        <w:r>
          <w:rPr>
            <w:noProof/>
            <w:webHidden/>
          </w:rPr>
          <w:fldChar w:fldCharType="begin"/>
        </w:r>
        <w:r>
          <w:rPr>
            <w:noProof/>
            <w:webHidden/>
          </w:rPr>
          <w:instrText xml:space="preserve"> PAGEREF _Toc368050401 \h </w:instrText>
        </w:r>
        <w:r>
          <w:rPr>
            <w:noProof/>
            <w:webHidden/>
          </w:rPr>
        </w:r>
        <w:r>
          <w:rPr>
            <w:noProof/>
            <w:webHidden/>
          </w:rPr>
          <w:fldChar w:fldCharType="separate"/>
        </w:r>
        <w:r w:rsidR="00460CAC">
          <w:rPr>
            <w:noProof/>
            <w:webHidden/>
          </w:rPr>
          <w:t>148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2" w:history="1">
        <w:r w:rsidRPr="00AE7367">
          <w:rPr>
            <w:rStyle w:val="Hyperlink"/>
            <w:noProof/>
          </w:rPr>
          <w:t>12.6.1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_Toc368050402 \h </w:instrText>
        </w:r>
        <w:r>
          <w:rPr>
            <w:noProof/>
            <w:webHidden/>
          </w:rPr>
        </w:r>
        <w:r>
          <w:rPr>
            <w:noProof/>
            <w:webHidden/>
          </w:rPr>
          <w:fldChar w:fldCharType="separate"/>
        </w:r>
        <w:r w:rsidR="00460CAC">
          <w:rPr>
            <w:noProof/>
            <w:webHidden/>
          </w:rPr>
          <w:t>148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3" w:history="1">
        <w:r w:rsidRPr="00AE7367">
          <w:rPr>
            <w:rStyle w:val="Hyperlink"/>
            <w:noProof/>
          </w:rPr>
          <w:t>12.6.2</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Addition operator ( </w:t>
        </w:r>
        <w:r w:rsidRPr="00AE7367">
          <w:rPr>
            <w:rStyle w:val="Hyperlink"/>
            <w:rFonts w:ascii="Courier New" w:hAnsi="Courier New"/>
            <w:noProof/>
          </w:rPr>
          <w:t>+</w:t>
        </w:r>
        <w:r w:rsidRPr="00AE7367">
          <w:rPr>
            <w:rStyle w:val="Hyperlink"/>
            <w:noProof/>
          </w:rPr>
          <w:t xml:space="preserve"> )</w:t>
        </w:r>
        <w:r>
          <w:rPr>
            <w:noProof/>
            <w:webHidden/>
          </w:rPr>
          <w:tab/>
        </w:r>
        <w:r>
          <w:rPr>
            <w:noProof/>
            <w:webHidden/>
          </w:rPr>
          <w:fldChar w:fldCharType="begin"/>
        </w:r>
        <w:r>
          <w:rPr>
            <w:noProof/>
            <w:webHidden/>
          </w:rPr>
          <w:instrText xml:space="preserve"> PAGEREF _Toc368050403 \h </w:instrText>
        </w:r>
        <w:r>
          <w:rPr>
            <w:noProof/>
            <w:webHidden/>
          </w:rPr>
        </w:r>
        <w:r>
          <w:rPr>
            <w:noProof/>
            <w:webHidden/>
          </w:rPr>
          <w:fldChar w:fldCharType="separate"/>
        </w:r>
        <w:r w:rsidR="00460CAC">
          <w:rPr>
            <w:noProof/>
            <w:webHidden/>
          </w:rPr>
          <w:t>148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4" w:history="1">
        <w:r w:rsidRPr="00AE7367">
          <w:rPr>
            <w:rStyle w:val="Hyperlink"/>
            <w:noProof/>
          </w:rPr>
          <w:t>12.6.3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Subtraction Operator ( </w:t>
        </w:r>
        <w:r w:rsidRPr="00AE7367">
          <w:rPr>
            <w:rStyle w:val="Hyperlink"/>
            <w:rFonts w:ascii="Courier New" w:hAnsi="Courier New"/>
            <w:noProof/>
          </w:rPr>
          <w:t>-</w:t>
        </w:r>
        <w:r w:rsidRPr="00AE7367">
          <w:rPr>
            <w:rStyle w:val="Hyperlink"/>
            <w:noProof/>
          </w:rPr>
          <w:t xml:space="preserve"> )</w:t>
        </w:r>
        <w:r>
          <w:rPr>
            <w:noProof/>
            <w:webHidden/>
          </w:rPr>
          <w:tab/>
        </w:r>
        <w:r>
          <w:rPr>
            <w:noProof/>
            <w:webHidden/>
          </w:rPr>
          <w:fldChar w:fldCharType="begin"/>
        </w:r>
        <w:r>
          <w:rPr>
            <w:noProof/>
            <w:webHidden/>
          </w:rPr>
          <w:instrText xml:space="preserve"> PAGEREF _Toc368050404 \h </w:instrText>
        </w:r>
        <w:r>
          <w:rPr>
            <w:noProof/>
            <w:webHidden/>
          </w:rPr>
        </w:r>
        <w:r>
          <w:rPr>
            <w:noProof/>
            <w:webHidden/>
          </w:rPr>
          <w:fldChar w:fldCharType="separate"/>
        </w:r>
        <w:r w:rsidR="00460CAC">
          <w:rPr>
            <w:noProof/>
            <w:webHidden/>
          </w:rPr>
          <w:t>148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5" w:history="1">
        <w:r w:rsidRPr="00AE7367">
          <w:rPr>
            <w:rStyle w:val="Hyperlink"/>
            <w:noProof/>
          </w:rPr>
          <w:t>12.6.4</w:t>
        </w:r>
        <w:r>
          <w:rPr>
            <w:rFonts w:asciiTheme="minorHAnsi" w:eastAsiaTheme="minorEastAsia" w:hAnsiTheme="minorHAnsi" w:cstheme="minorBidi"/>
            <w:b w:val="0"/>
            <w:noProof/>
            <w:sz w:val="22"/>
            <w:szCs w:val="22"/>
            <w:lang w:val="en-US" w:eastAsia="en-US"/>
          </w:rPr>
          <w:tab/>
        </w:r>
        <w:r w:rsidRPr="00AE7367">
          <w:rPr>
            <w:rStyle w:val="Hyperlink"/>
            <w:noProof/>
          </w:rPr>
          <w:t>Applying the Additive Operators to Numbers</w:t>
        </w:r>
        <w:r>
          <w:rPr>
            <w:noProof/>
            <w:webHidden/>
          </w:rPr>
          <w:tab/>
        </w:r>
        <w:r>
          <w:rPr>
            <w:noProof/>
            <w:webHidden/>
          </w:rPr>
          <w:fldChar w:fldCharType="begin"/>
        </w:r>
        <w:r>
          <w:rPr>
            <w:noProof/>
            <w:webHidden/>
          </w:rPr>
          <w:instrText xml:space="preserve"> PAGEREF _Toc368050405 \h </w:instrText>
        </w:r>
        <w:r>
          <w:rPr>
            <w:noProof/>
            <w:webHidden/>
          </w:rPr>
        </w:r>
        <w:r>
          <w:rPr>
            <w:noProof/>
            <w:webHidden/>
          </w:rPr>
          <w:fldChar w:fldCharType="separate"/>
        </w:r>
        <w:r w:rsidR="00460CAC">
          <w:rPr>
            <w:noProof/>
            <w:webHidden/>
          </w:rPr>
          <w:t>149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06" w:history="1">
        <w:r w:rsidRPr="00AE7367">
          <w:rPr>
            <w:rStyle w:val="Hyperlink"/>
            <w:noProof/>
          </w:rPr>
          <w:t>12.7</w:t>
        </w:r>
        <w:r>
          <w:rPr>
            <w:rFonts w:asciiTheme="minorHAnsi" w:eastAsiaTheme="minorEastAsia" w:hAnsiTheme="minorHAnsi" w:cstheme="minorBidi"/>
            <w:b w:val="0"/>
            <w:noProof/>
            <w:sz w:val="22"/>
            <w:szCs w:val="22"/>
            <w:lang w:val="en-US" w:eastAsia="en-US"/>
          </w:rPr>
          <w:tab/>
        </w:r>
        <w:r w:rsidRPr="00AE7367">
          <w:rPr>
            <w:rStyle w:val="Hyperlink"/>
            <w:noProof/>
          </w:rPr>
          <w:t>Bitwise Shift Operators</w:t>
        </w:r>
        <w:r>
          <w:rPr>
            <w:noProof/>
            <w:webHidden/>
          </w:rPr>
          <w:tab/>
        </w:r>
        <w:r>
          <w:rPr>
            <w:noProof/>
            <w:webHidden/>
          </w:rPr>
          <w:fldChar w:fldCharType="begin"/>
        </w:r>
        <w:r>
          <w:rPr>
            <w:noProof/>
            <w:webHidden/>
          </w:rPr>
          <w:instrText xml:space="preserve"> PAGEREF _Toc368050406 \h </w:instrText>
        </w:r>
        <w:r>
          <w:rPr>
            <w:noProof/>
            <w:webHidden/>
          </w:rPr>
        </w:r>
        <w:r>
          <w:rPr>
            <w:noProof/>
            <w:webHidden/>
          </w:rPr>
          <w:fldChar w:fldCharType="separate"/>
        </w:r>
        <w:r w:rsidR="00460CAC">
          <w:rPr>
            <w:noProof/>
            <w:webHidden/>
          </w:rPr>
          <w:t>149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7" w:history="1">
        <w:r w:rsidRPr="00AE7367">
          <w:rPr>
            <w:rStyle w:val="Hyperlink"/>
            <w:noProof/>
          </w:rPr>
          <w:t>12.7.1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_Toc368050407 \h </w:instrText>
        </w:r>
        <w:r>
          <w:rPr>
            <w:noProof/>
            <w:webHidden/>
          </w:rPr>
        </w:r>
        <w:r>
          <w:rPr>
            <w:noProof/>
            <w:webHidden/>
          </w:rPr>
          <w:fldChar w:fldCharType="separate"/>
        </w:r>
        <w:r w:rsidR="00460CAC">
          <w:rPr>
            <w:noProof/>
            <w:webHidden/>
          </w:rPr>
          <w:t>149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8" w:history="1">
        <w:r w:rsidRPr="00AE7367">
          <w:rPr>
            <w:rStyle w:val="Hyperlink"/>
            <w:noProof/>
          </w:rPr>
          <w:t>12.7.2</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Left Shift Operator ( </w:t>
        </w:r>
        <w:r w:rsidRPr="00AE7367">
          <w:rPr>
            <w:rStyle w:val="Hyperlink"/>
            <w:rFonts w:ascii="Courier New" w:hAnsi="Courier New"/>
            <w:noProof/>
          </w:rPr>
          <w:t>&lt;&lt;</w:t>
        </w:r>
        <w:r w:rsidRPr="00AE7367">
          <w:rPr>
            <w:rStyle w:val="Hyperlink"/>
            <w:noProof/>
          </w:rPr>
          <w:t xml:space="preserve"> )</w:t>
        </w:r>
        <w:r>
          <w:rPr>
            <w:noProof/>
            <w:webHidden/>
          </w:rPr>
          <w:tab/>
        </w:r>
        <w:r>
          <w:rPr>
            <w:noProof/>
            <w:webHidden/>
          </w:rPr>
          <w:fldChar w:fldCharType="begin"/>
        </w:r>
        <w:r>
          <w:rPr>
            <w:noProof/>
            <w:webHidden/>
          </w:rPr>
          <w:instrText xml:space="preserve"> PAGEREF _Toc368050408 \h </w:instrText>
        </w:r>
        <w:r>
          <w:rPr>
            <w:noProof/>
            <w:webHidden/>
          </w:rPr>
        </w:r>
        <w:r>
          <w:rPr>
            <w:noProof/>
            <w:webHidden/>
          </w:rPr>
          <w:fldChar w:fldCharType="separate"/>
        </w:r>
        <w:r w:rsidR="00460CAC">
          <w:rPr>
            <w:noProof/>
            <w:webHidden/>
          </w:rPr>
          <w:t>150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09" w:history="1">
        <w:r w:rsidRPr="00AE7367">
          <w:rPr>
            <w:rStyle w:val="Hyperlink"/>
            <w:noProof/>
          </w:rPr>
          <w:t>12.7.3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Signed Right Shift Operator ( </w:t>
        </w:r>
        <w:r w:rsidRPr="00AE7367">
          <w:rPr>
            <w:rStyle w:val="Hyperlink"/>
            <w:rFonts w:ascii="Courier New" w:hAnsi="Courier New"/>
            <w:noProof/>
          </w:rPr>
          <w:t>&gt;&gt;</w:t>
        </w:r>
        <w:r w:rsidRPr="00AE7367">
          <w:rPr>
            <w:rStyle w:val="Hyperlink"/>
            <w:noProof/>
          </w:rPr>
          <w:t xml:space="preserve"> )</w:t>
        </w:r>
        <w:r>
          <w:rPr>
            <w:noProof/>
            <w:webHidden/>
          </w:rPr>
          <w:tab/>
        </w:r>
        <w:r>
          <w:rPr>
            <w:noProof/>
            <w:webHidden/>
          </w:rPr>
          <w:fldChar w:fldCharType="begin"/>
        </w:r>
        <w:r>
          <w:rPr>
            <w:noProof/>
            <w:webHidden/>
          </w:rPr>
          <w:instrText xml:space="preserve"> PAGEREF _Toc368050409 \h </w:instrText>
        </w:r>
        <w:r>
          <w:rPr>
            <w:noProof/>
            <w:webHidden/>
          </w:rPr>
        </w:r>
        <w:r>
          <w:rPr>
            <w:noProof/>
            <w:webHidden/>
          </w:rPr>
          <w:fldChar w:fldCharType="separate"/>
        </w:r>
        <w:r w:rsidR="00460CAC">
          <w:rPr>
            <w:noProof/>
            <w:webHidden/>
          </w:rPr>
          <w:t>150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10" w:history="1">
        <w:r w:rsidRPr="00AE7367">
          <w:rPr>
            <w:rStyle w:val="Hyperlink"/>
            <w:noProof/>
          </w:rPr>
          <w:t>12.7.4</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Unsigned Right Shift Operator ( </w:t>
        </w:r>
        <w:r w:rsidRPr="00AE7367">
          <w:rPr>
            <w:rStyle w:val="Hyperlink"/>
            <w:rFonts w:ascii="Courier New" w:hAnsi="Courier New"/>
            <w:noProof/>
          </w:rPr>
          <w:t>&gt;&gt;&gt;</w:t>
        </w:r>
        <w:r w:rsidRPr="00AE7367">
          <w:rPr>
            <w:rStyle w:val="Hyperlink"/>
            <w:noProof/>
          </w:rPr>
          <w:t xml:space="preserve"> )</w:t>
        </w:r>
        <w:r>
          <w:rPr>
            <w:noProof/>
            <w:webHidden/>
          </w:rPr>
          <w:tab/>
        </w:r>
        <w:r>
          <w:rPr>
            <w:noProof/>
            <w:webHidden/>
          </w:rPr>
          <w:fldChar w:fldCharType="begin"/>
        </w:r>
        <w:r>
          <w:rPr>
            <w:noProof/>
            <w:webHidden/>
          </w:rPr>
          <w:instrText xml:space="preserve"> PAGEREF _Toc368050410 \h </w:instrText>
        </w:r>
        <w:r>
          <w:rPr>
            <w:noProof/>
            <w:webHidden/>
          </w:rPr>
        </w:r>
        <w:r>
          <w:rPr>
            <w:noProof/>
            <w:webHidden/>
          </w:rPr>
          <w:fldChar w:fldCharType="separate"/>
        </w:r>
        <w:r w:rsidR="00460CAC">
          <w:rPr>
            <w:noProof/>
            <w:webHidden/>
          </w:rPr>
          <w:t>150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11" w:history="1">
        <w:r w:rsidRPr="00AE7367">
          <w:rPr>
            <w:rStyle w:val="Hyperlink"/>
            <w:noProof/>
          </w:rPr>
          <w:t>12.8</w:t>
        </w:r>
        <w:r>
          <w:rPr>
            <w:rFonts w:asciiTheme="minorHAnsi" w:eastAsiaTheme="minorEastAsia" w:hAnsiTheme="minorHAnsi" w:cstheme="minorBidi"/>
            <w:b w:val="0"/>
            <w:noProof/>
            <w:sz w:val="22"/>
            <w:szCs w:val="22"/>
            <w:lang w:val="en-US" w:eastAsia="en-US"/>
          </w:rPr>
          <w:tab/>
        </w:r>
        <w:r w:rsidRPr="00AE7367">
          <w:rPr>
            <w:rStyle w:val="Hyperlink"/>
            <w:noProof/>
          </w:rPr>
          <w:t>Relational Operators</w:t>
        </w:r>
        <w:r>
          <w:rPr>
            <w:noProof/>
            <w:webHidden/>
          </w:rPr>
          <w:tab/>
        </w:r>
        <w:r>
          <w:rPr>
            <w:noProof/>
            <w:webHidden/>
          </w:rPr>
          <w:fldChar w:fldCharType="begin"/>
        </w:r>
        <w:r>
          <w:rPr>
            <w:noProof/>
            <w:webHidden/>
          </w:rPr>
          <w:instrText xml:space="preserve"> PAGEREF _Toc368050411 \h </w:instrText>
        </w:r>
        <w:r>
          <w:rPr>
            <w:noProof/>
            <w:webHidden/>
          </w:rPr>
        </w:r>
        <w:r>
          <w:rPr>
            <w:noProof/>
            <w:webHidden/>
          </w:rPr>
          <w:fldChar w:fldCharType="separate"/>
        </w:r>
        <w:r w:rsidR="00460CAC">
          <w:rPr>
            <w:noProof/>
            <w:webHidden/>
          </w:rPr>
          <w:t>151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12" w:history="1">
        <w:r w:rsidRPr="00AE7367">
          <w:rPr>
            <w:rStyle w:val="Hyperlink"/>
            <w:noProof/>
          </w:rPr>
          <w:t>12.8.1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_Toc368050412 \h </w:instrText>
        </w:r>
        <w:r>
          <w:rPr>
            <w:noProof/>
            <w:webHidden/>
          </w:rPr>
        </w:r>
        <w:r>
          <w:rPr>
            <w:noProof/>
            <w:webHidden/>
          </w:rPr>
          <w:fldChar w:fldCharType="separate"/>
        </w:r>
        <w:r w:rsidR="00460CAC">
          <w:rPr>
            <w:noProof/>
            <w:webHidden/>
          </w:rPr>
          <w:t>151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14" w:history="1">
        <w:r w:rsidRPr="00AE7367">
          <w:rPr>
            <w:rStyle w:val="Hyperlink"/>
            <w:noProof/>
          </w:rPr>
          <w:t>12.8.2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_Toc368050414 \h </w:instrText>
        </w:r>
        <w:r>
          <w:rPr>
            <w:noProof/>
            <w:webHidden/>
          </w:rPr>
        </w:r>
        <w:r>
          <w:rPr>
            <w:noProof/>
            <w:webHidden/>
          </w:rPr>
          <w:fldChar w:fldCharType="separate"/>
        </w:r>
        <w:r w:rsidR="00460CAC">
          <w:rPr>
            <w:noProof/>
            <w:webHidden/>
          </w:rPr>
          <w:t>152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15" w:history="1">
        <w:r w:rsidRPr="00AE7367">
          <w:rPr>
            <w:rStyle w:val="Hyperlink"/>
            <w:noProof/>
          </w:rPr>
          <w:t>12.8.3</w:t>
        </w:r>
        <w:r>
          <w:rPr>
            <w:rFonts w:asciiTheme="minorHAnsi" w:eastAsiaTheme="minorEastAsia" w:hAnsiTheme="minorHAnsi" w:cstheme="minorBidi"/>
            <w:b w:val="0"/>
            <w:noProof/>
            <w:sz w:val="22"/>
            <w:szCs w:val="22"/>
            <w:lang w:val="en-US" w:eastAsia="en-US"/>
          </w:rPr>
          <w:tab/>
        </w:r>
        <w:r w:rsidRPr="00AE7367">
          <w:rPr>
            <w:rStyle w:val="Hyperlink"/>
            <w:noProof/>
          </w:rPr>
          <w:t>Runtime Semantics: InstanceofOperator(O, C)</w:t>
        </w:r>
        <w:r>
          <w:rPr>
            <w:noProof/>
            <w:webHidden/>
          </w:rPr>
          <w:tab/>
        </w:r>
        <w:r>
          <w:rPr>
            <w:noProof/>
            <w:webHidden/>
          </w:rPr>
          <w:fldChar w:fldCharType="begin"/>
        </w:r>
        <w:r>
          <w:rPr>
            <w:noProof/>
            <w:webHidden/>
          </w:rPr>
          <w:instrText xml:space="preserve"> PAGEREF _Toc368050415 \h </w:instrText>
        </w:r>
        <w:r>
          <w:rPr>
            <w:noProof/>
            <w:webHidden/>
          </w:rPr>
        </w:r>
        <w:r>
          <w:rPr>
            <w:noProof/>
            <w:webHidden/>
          </w:rPr>
          <w:fldChar w:fldCharType="separate"/>
        </w:r>
        <w:r w:rsidR="00460CAC">
          <w:rPr>
            <w:noProof/>
            <w:webHidden/>
          </w:rPr>
          <w:t>153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16" w:history="1">
        <w:r w:rsidRPr="00AE7367">
          <w:rPr>
            <w:rStyle w:val="Hyperlink"/>
            <w:noProof/>
          </w:rPr>
          <w:t>12.9</w:t>
        </w:r>
        <w:r>
          <w:rPr>
            <w:rFonts w:asciiTheme="minorHAnsi" w:eastAsiaTheme="minorEastAsia" w:hAnsiTheme="minorHAnsi" w:cstheme="minorBidi"/>
            <w:b w:val="0"/>
            <w:noProof/>
            <w:sz w:val="22"/>
            <w:szCs w:val="22"/>
            <w:lang w:val="en-US" w:eastAsia="en-US"/>
          </w:rPr>
          <w:tab/>
        </w:r>
        <w:r w:rsidRPr="00AE7367">
          <w:rPr>
            <w:rStyle w:val="Hyperlink"/>
            <w:noProof/>
          </w:rPr>
          <w:t>Equality Operators</w:t>
        </w:r>
        <w:r>
          <w:rPr>
            <w:noProof/>
            <w:webHidden/>
          </w:rPr>
          <w:tab/>
        </w:r>
        <w:r>
          <w:rPr>
            <w:noProof/>
            <w:webHidden/>
          </w:rPr>
          <w:fldChar w:fldCharType="begin"/>
        </w:r>
        <w:r>
          <w:rPr>
            <w:noProof/>
            <w:webHidden/>
          </w:rPr>
          <w:instrText xml:space="preserve"> PAGEREF _Toc368050416 \h </w:instrText>
        </w:r>
        <w:r>
          <w:rPr>
            <w:noProof/>
            <w:webHidden/>
          </w:rPr>
        </w:r>
        <w:r>
          <w:rPr>
            <w:noProof/>
            <w:webHidden/>
          </w:rPr>
          <w:fldChar w:fldCharType="separate"/>
        </w:r>
        <w:r w:rsidR="00460CAC">
          <w:rPr>
            <w:noProof/>
            <w:webHidden/>
          </w:rPr>
          <w:t>153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17" w:history="1">
        <w:r w:rsidRPr="00AE7367">
          <w:rPr>
            <w:rStyle w:val="Hyperlink"/>
            <w:noProof/>
          </w:rPr>
          <w:t>12.9.1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_Toc368050417 \h </w:instrText>
        </w:r>
        <w:r>
          <w:rPr>
            <w:noProof/>
            <w:webHidden/>
          </w:rPr>
        </w:r>
        <w:r>
          <w:rPr>
            <w:noProof/>
            <w:webHidden/>
          </w:rPr>
          <w:fldChar w:fldCharType="separate"/>
        </w:r>
        <w:r w:rsidR="00460CAC">
          <w:rPr>
            <w:noProof/>
            <w:webHidden/>
          </w:rPr>
          <w:t>153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19" w:history="1">
        <w:r w:rsidRPr="00AE7367">
          <w:rPr>
            <w:rStyle w:val="Hyperlink"/>
            <w:rFonts w:ascii="Helvetica" w:hAnsi="Helvetica"/>
            <w:noProof/>
          </w:rPr>
          <w:t>12.9.2</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_Toc368050419 \h </w:instrText>
        </w:r>
        <w:r>
          <w:rPr>
            <w:noProof/>
            <w:webHidden/>
          </w:rPr>
        </w:r>
        <w:r>
          <w:rPr>
            <w:noProof/>
            <w:webHidden/>
          </w:rPr>
          <w:fldChar w:fldCharType="separate"/>
        </w:r>
        <w:r w:rsidR="00460CAC">
          <w:rPr>
            <w:noProof/>
            <w:webHidden/>
          </w:rPr>
          <w:t>154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20" w:history="1">
        <w:r w:rsidRPr="00AE7367">
          <w:rPr>
            <w:rStyle w:val="Hyperlink"/>
            <w:noProof/>
          </w:rPr>
          <w:t>12.10</w:t>
        </w:r>
        <w:r>
          <w:rPr>
            <w:rFonts w:asciiTheme="minorHAnsi" w:eastAsiaTheme="minorEastAsia" w:hAnsiTheme="minorHAnsi" w:cstheme="minorBidi"/>
            <w:b w:val="0"/>
            <w:noProof/>
            <w:sz w:val="22"/>
            <w:szCs w:val="22"/>
            <w:lang w:val="en-US" w:eastAsia="en-US"/>
          </w:rPr>
          <w:tab/>
        </w:r>
        <w:r w:rsidRPr="00AE7367">
          <w:rPr>
            <w:rStyle w:val="Hyperlink"/>
            <w:noProof/>
          </w:rPr>
          <w:t>Binary Bitwise Operators</w:t>
        </w:r>
        <w:r>
          <w:rPr>
            <w:noProof/>
            <w:webHidden/>
          </w:rPr>
          <w:tab/>
        </w:r>
        <w:r>
          <w:rPr>
            <w:noProof/>
            <w:webHidden/>
          </w:rPr>
          <w:fldChar w:fldCharType="begin"/>
        </w:r>
        <w:r>
          <w:rPr>
            <w:noProof/>
            <w:webHidden/>
          </w:rPr>
          <w:instrText xml:space="preserve"> PAGEREF _Toc368050420 \h </w:instrText>
        </w:r>
        <w:r>
          <w:rPr>
            <w:noProof/>
            <w:webHidden/>
          </w:rPr>
        </w:r>
        <w:r>
          <w:rPr>
            <w:noProof/>
            <w:webHidden/>
          </w:rPr>
          <w:fldChar w:fldCharType="separate"/>
        </w:r>
        <w:r w:rsidR="00460CAC">
          <w:rPr>
            <w:noProof/>
            <w:webHidden/>
          </w:rPr>
          <w:t>155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21" w:history="1">
        <w:r w:rsidRPr="00AE7367">
          <w:rPr>
            <w:rStyle w:val="Hyperlink"/>
            <w:noProof/>
          </w:rPr>
          <w:t>12.10.1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_Toc368050421 \h </w:instrText>
        </w:r>
        <w:r>
          <w:rPr>
            <w:noProof/>
            <w:webHidden/>
          </w:rPr>
        </w:r>
        <w:r>
          <w:rPr>
            <w:noProof/>
            <w:webHidden/>
          </w:rPr>
          <w:fldChar w:fldCharType="separate"/>
        </w:r>
        <w:r w:rsidR="00460CAC">
          <w:rPr>
            <w:noProof/>
            <w:webHidden/>
          </w:rPr>
          <w:t>155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22" w:history="1">
        <w:r w:rsidRPr="00AE7367">
          <w:rPr>
            <w:rStyle w:val="Hyperlink"/>
            <w:noProof/>
          </w:rPr>
          <w:t>12.10.2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_Toc368050422 \h </w:instrText>
        </w:r>
        <w:r>
          <w:rPr>
            <w:noProof/>
            <w:webHidden/>
          </w:rPr>
        </w:r>
        <w:r>
          <w:rPr>
            <w:noProof/>
            <w:webHidden/>
          </w:rPr>
          <w:fldChar w:fldCharType="separate"/>
        </w:r>
        <w:r w:rsidR="00460CAC">
          <w:rPr>
            <w:noProof/>
            <w:webHidden/>
          </w:rPr>
          <w:t>156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23" w:history="1">
        <w:r w:rsidRPr="00AE7367">
          <w:rPr>
            <w:rStyle w:val="Hyperlink"/>
            <w:noProof/>
          </w:rPr>
          <w:t>12.11</w:t>
        </w:r>
        <w:r>
          <w:rPr>
            <w:rFonts w:asciiTheme="minorHAnsi" w:eastAsiaTheme="minorEastAsia" w:hAnsiTheme="minorHAnsi" w:cstheme="minorBidi"/>
            <w:b w:val="0"/>
            <w:noProof/>
            <w:sz w:val="22"/>
            <w:szCs w:val="22"/>
            <w:lang w:val="en-US" w:eastAsia="en-US"/>
          </w:rPr>
          <w:tab/>
        </w:r>
        <w:r w:rsidRPr="00AE7367">
          <w:rPr>
            <w:rStyle w:val="Hyperlink"/>
            <w:noProof/>
          </w:rPr>
          <w:t>Binary Logical Operators</w:t>
        </w:r>
        <w:r>
          <w:rPr>
            <w:noProof/>
            <w:webHidden/>
          </w:rPr>
          <w:tab/>
        </w:r>
        <w:r>
          <w:rPr>
            <w:noProof/>
            <w:webHidden/>
          </w:rPr>
          <w:fldChar w:fldCharType="begin"/>
        </w:r>
        <w:r>
          <w:rPr>
            <w:noProof/>
            <w:webHidden/>
          </w:rPr>
          <w:instrText xml:space="preserve"> PAGEREF _Toc368050423 \h </w:instrText>
        </w:r>
        <w:r>
          <w:rPr>
            <w:noProof/>
            <w:webHidden/>
          </w:rPr>
        </w:r>
        <w:r>
          <w:rPr>
            <w:noProof/>
            <w:webHidden/>
          </w:rPr>
          <w:fldChar w:fldCharType="separate"/>
        </w:r>
        <w:r w:rsidR="00460CAC">
          <w:rPr>
            <w:noProof/>
            <w:webHidden/>
          </w:rPr>
          <w:t>156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24" w:history="1">
        <w:r w:rsidRPr="00AE7367">
          <w:rPr>
            <w:rStyle w:val="Hyperlink"/>
            <w:noProof/>
          </w:rPr>
          <w:t>12.11.1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_Toc368050424 \h </w:instrText>
        </w:r>
        <w:r>
          <w:rPr>
            <w:noProof/>
            <w:webHidden/>
          </w:rPr>
        </w:r>
        <w:r>
          <w:rPr>
            <w:noProof/>
            <w:webHidden/>
          </w:rPr>
          <w:fldChar w:fldCharType="separate"/>
        </w:r>
        <w:r w:rsidR="00460CAC">
          <w:rPr>
            <w:noProof/>
            <w:webHidden/>
          </w:rPr>
          <w:t>156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25" w:history="1">
        <w:r w:rsidRPr="00AE7367">
          <w:rPr>
            <w:rStyle w:val="Hyperlink"/>
            <w:noProof/>
          </w:rPr>
          <w:t>12.11.2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_Toc368050425 \h </w:instrText>
        </w:r>
        <w:r>
          <w:rPr>
            <w:noProof/>
            <w:webHidden/>
          </w:rPr>
        </w:r>
        <w:r>
          <w:rPr>
            <w:noProof/>
            <w:webHidden/>
          </w:rPr>
          <w:fldChar w:fldCharType="separate"/>
        </w:r>
        <w:r w:rsidR="00460CAC">
          <w:rPr>
            <w:noProof/>
            <w:webHidden/>
          </w:rPr>
          <w:t>156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26" w:history="1">
        <w:r w:rsidRPr="00AE7367">
          <w:rPr>
            <w:rStyle w:val="Hyperlink"/>
            <w:noProof/>
          </w:rPr>
          <w:t>12.12</w:t>
        </w:r>
        <w:r>
          <w:rPr>
            <w:rFonts w:asciiTheme="minorHAnsi" w:eastAsiaTheme="minorEastAsia" w:hAnsiTheme="minorHAnsi" w:cstheme="minorBidi"/>
            <w:b w:val="0"/>
            <w:noProof/>
            <w:sz w:val="22"/>
            <w:szCs w:val="22"/>
            <w:lang w:val="en-US" w:eastAsia="en-US"/>
          </w:rPr>
          <w:tab/>
        </w:r>
        <w:r w:rsidRPr="00AE7367">
          <w:rPr>
            <w:rStyle w:val="Hyperlink"/>
            <w:noProof/>
          </w:rPr>
          <w:t>Conditional Operator (</w:t>
        </w:r>
        <w:r w:rsidRPr="00AE7367">
          <w:rPr>
            <w:rStyle w:val="Hyperlink"/>
            <w:rFonts w:ascii="Courier New" w:hAnsi="Courier New"/>
            <w:caps/>
            <w:noProof/>
          </w:rPr>
          <w:t xml:space="preserve"> ? : )</w:t>
        </w:r>
        <w:r>
          <w:rPr>
            <w:noProof/>
            <w:webHidden/>
          </w:rPr>
          <w:tab/>
        </w:r>
        <w:r>
          <w:rPr>
            <w:noProof/>
            <w:webHidden/>
          </w:rPr>
          <w:fldChar w:fldCharType="begin"/>
        </w:r>
        <w:r>
          <w:rPr>
            <w:noProof/>
            <w:webHidden/>
          </w:rPr>
          <w:instrText xml:space="preserve"> PAGEREF _Toc368050426 \h </w:instrText>
        </w:r>
        <w:r>
          <w:rPr>
            <w:noProof/>
            <w:webHidden/>
          </w:rPr>
        </w:r>
        <w:r>
          <w:rPr>
            <w:noProof/>
            <w:webHidden/>
          </w:rPr>
          <w:fldChar w:fldCharType="separate"/>
        </w:r>
        <w:r w:rsidR="00460CAC">
          <w:rPr>
            <w:noProof/>
            <w:webHidden/>
          </w:rPr>
          <w:t>157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27" w:history="1">
        <w:r w:rsidRPr="00AE7367">
          <w:rPr>
            <w:rStyle w:val="Hyperlink"/>
            <w:noProof/>
          </w:rPr>
          <w:t>12.12.1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_Toc368050427 \h </w:instrText>
        </w:r>
        <w:r>
          <w:rPr>
            <w:noProof/>
            <w:webHidden/>
          </w:rPr>
        </w:r>
        <w:r>
          <w:rPr>
            <w:noProof/>
            <w:webHidden/>
          </w:rPr>
          <w:fldChar w:fldCharType="separate"/>
        </w:r>
        <w:r w:rsidR="00460CAC">
          <w:rPr>
            <w:noProof/>
            <w:webHidden/>
          </w:rPr>
          <w:t>157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28" w:history="1">
        <w:r w:rsidRPr="00AE7367">
          <w:rPr>
            <w:rStyle w:val="Hyperlink"/>
            <w:noProof/>
          </w:rPr>
          <w:t>12.12.2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_Toc368050428 \h </w:instrText>
        </w:r>
        <w:r>
          <w:rPr>
            <w:noProof/>
            <w:webHidden/>
          </w:rPr>
        </w:r>
        <w:r>
          <w:rPr>
            <w:noProof/>
            <w:webHidden/>
          </w:rPr>
          <w:fldChar w:fldCharType="separate"/>
        </w:r>
        <w:r w:rsidR="00460CAC">
          <w:rPr>
            <w:noProof/>
            <w:webHidden/>
          </w:rPr>
          <w:t>157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29" w:history="1">
        <w:r w:rsidRPr="00AE7367">
          <w:rPr>
            <w:rStyle w:val="Hyperlink"/>
            <w:noProof/>
          </w:rPr>
          <w:t>12.13</w:t>
        </w:r>
        <w:r>
          <w:rPr>
            <w:rFonts w:asciiTheme="minorHAnsi" w:eastAsiaTheme="minorEastAsia" w:hAnsiTheme="minorHAnsi" w:cstheme="minorBidi"/>
            <w:b w:val="0"/>
            <w:noProof/>
            <w:sz w:val="22"/>
            <w:szCs w:val="22"/>
            <w:lang w:val="en-US" w:eastAsia="en-US"/>
          </w:rPr>
          <w:tab/>
        </w:r>
        <w:r w:rsidRPr="00AE7367">
          <w:rPr>
            <w:rStyle w:val="Hyperlink"/>
            <w:noProof/>
          </w:rPr>
          <w:t>Assignment Operators</w:t>
        </w:r>
        <w:r>
          <w:rPr>
            <w:noProof/>
            <w:webHidden/>
          </w:rPr>
          <w:tab/>
        </w:r>
        <w:r>
          <w:rPr>
            <w:noProof/>
            <w:webHidden/>
          </w:rPr>
          <w:fldChar w:fldCharType="begin"/>
        </w:r>
        <w:r>
          <w:rPr>
            <w:noProof/>
            <w:webHidden/>
          </w:rPr>
          <w:instrText xml:space="preserve"> PAGEREF _Toc368050429 \h </w:instrText>
        </w:r>
        <w:r>
          <w:rPr>
            <w:noProof/>
            <w:webHidden/>
          </w:rPr>
        </w:r>
        <w:r>
          <w:rPr>
            <w:noProof/>
            <w:webHidden/>
          </w:rPr>
          <w:fldChar w:fldCharType="separate"/>
        </w:r>
        <w:r w:rsidR="00460CAC">
          <w:rPr>
            <w:noProof/>
            <w:webHidden/>
          </w:rPr>
          <w:t>158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31" w:history="1">
        <w:r w:rsidRPr="00AE7367">
          <w:rPr>
            <w:rStyle w:val="Hyperlink"/>
            <w:rFonts w:ascii="Helvetica" w:hAnsi="Helvetica"/>
            <w:noProof/>
          </w:rPr>
          <w:t>12.13.1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_Toc368050431 \h </w:instrText>
        </w:r>
        <w:r>
          <w:rPr>
            <w:noProof/>
            <w:webHidden/>
          </w:rPr>
        </w:r>
        <w:r>
          <w:rPr>
            <w:noProof/>
            <w:webHidden/>
          </w:rPr>
          <w:fldChar w:fldCharType="separate"/>
        </w:r>
        <w:r w:rsidR="00460CAC">
          <w:rPr>
            <w:noProof/>
            <w:webHidden/>
          </w:rPr>
          <w:t>158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32" w:history="1">
        <w:r w:rsidRPr="00AE7367">
          <w:rPr>
            <w:rStyle w:val="Hyperlink"/>
            <w:noProof/>
          </w:rPr>
          <w:t>12.13.2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_Toc368050432 \h </w:instrText>
        </w:r>
        <w:r>
          <w:rPr>
            <w:noProof/>
            <w:webHidden/>
          </w:rPr>
        </w:r>
        <w:r>
          <w:rPr>
            <w:noProof/>
            <w:webHidden/>
          </w:rPr>
          <w:fldChar w:fldCharType="separate"/>
        </w:r>
        <w:r w:rsidR="00460CAC">
          <w:rPr>
            <w:noProof/>
            <w:webHidden/>
          </w:rPr>
          <w:t>158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34" w:history="1">
        <w:r w:rsidRPr="00AE7367">
          <w:rPr>
            <w:rStyle w:val="Hyperlink"/>
            <w:noProof/>
          </w:rPr>
          <w:t>12.13.3</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_Toc368050434 \h </w:instrText>
        </w:r>
        <w:r>
          <w:rPr>
            <w:noProof/>
            <w:webHidden/>
          </w:rPr>
        </w:r>
        <w:r>
          <w:rPr>
            <w:noProof/>
            <w:webHidden/>
          </w:rPr>
          <w:fldChar w:fldCharType="separate"/>
        </w:r>
        <w:r w:rsidR="00460CAC">
          <w:rPr>
            <w:noProof/>
            <w:webHidden/>
          </w:rPr>
          <w:t>159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35" w:history="1">
        <w:r w:rsidRPr="00AE7367">
          <w:rPr>
            <w:rStyle w:val="Hyperlink"/>
            <w:noProof/>
          </w:rPr>
          <w:t>12.13.4</w:t>
        </w:r>
        <w:r>
          <w:rPr>
            <w:rFonts w:asciiTheme="minorHAnsi" w:eastAsiaTheme="minorEastAsia" w:hAnsiTheme="minorHAnsi" w:cstheme="minorBidi"/>
            <w:b w:val="0"/>
            <w:noProof/>
            <w:sz w:val="22"/>
            <w:szCs w:val="22"/>
            <w:lang w:val="en-US" w:eastAsia="en-US"/>
          </w:rPr>
          <w:tab/>
        </w:r>
        <w:r w:rsidRPr="00AE7367">
          <w:rPr>
            <w:rStyle w:val="Hyperlink"/>
            <w:noProof/>
          </w:rPr>
          <w:t>Destructuring Assignment</w:t>
        </w:r>
        <w:r>
          <w:rPr>
            <w:noProof/>
            <w:webHidden/>
          </w:rPr>
          <w:tab/>
        </w:r>
        <w:r>
          <w:rPr>
            <w:noProof/>
            <w:webHidden/>
          </w:rPr>
          <w:fldChar w:fldCharType="begin"/>
        </w:r>
        <w:r>
          <w:rPr>
            <w:noProof/>
            <w:webHidden/>
          </w:rPr>
          <w:instrText xml:space="preserve"> PAGEREF _Toc368050435 \h </w:instrText>
        </w:r>
        <w:r>
          <w:rPr>
            <w:noProof/>
            <w:webHidden/>
          </w:rPr>
        </w:r>
        <w:r>
          <w:rPr>
            <w:noProof/>
            <w:webHidden/>
          </w:rPr>
          <w:fldChar w:fldCharType="separate"/>
        </w:r>
        <w:r w:rsidR="00460CAC">
          <w:rPr>
            <w:noProof/>
            <w:webHidden/>
          </w:rPr>
          <w:t>159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36" w:history="1">
        <w:r w:rsidRPr="00AE7367">
          <w:rPr>
            <w:rStyle w:val="Hyperlink"/>
            <w:noProof/>
          </w:rPr>
          <w:t>12.14</w:t>
        </w:r>
        <w:r>
          <w:rPr>
            <w:rFonts w:asciiTheme="minorHAnsi" w:eastAsiaTheme="minorEastAsia" w:hAnsiTheme="minorHAnsi" w:cstheme="minorBidi"/>
            <w:b w:val="0"/>
            <w:noProof/>
            <w:sz w:val="22"/>
            <w:szCs w:val="22"/>
            <w:lang w:val="en-US" w:eastAsia="en-US"/>
          </w:rPr>
          <w:tab/>
        </w:r>
        <w:r w:rsidRPr="00AE7367">
          <w:rPr>
            <w:rStyle w:val="Hyperlink"/>
            <w:noProof/>
          </w:rPr>
          <w:t>Comma Operator (</w:t>
        </w:r>
        <w:r w:rsidRPr="00AE7367">
          <w:rPr>
            <w:rStyle w:val="Hyperlink"/>
            <w:rFonts w:ascii="Courier New" w:hAnsi="Courier New"/>
            <w:smallCaps/>
            <w:noProof/>
          </w:rPr>
          <w:t xml:space="preserve"> , )</w:t>
        </w:r>
        <w:r>
          <w:rPr>
            <w:noProof/>
            <w:webHidden/>
          </w:rPr>
          <w:tab/>
        </w:r>
        <w:r>
          <w:rPr>
            <w:noProof/>
            <w:webHidden/>
          </w:rPr>
          <w:fldChar w:fldCharType="begin"/>
        </w:r>
        <w:r>
          <w:rPr>
            <w:noProof/>
            <w:webHidden/>
          </w:rPr>
          <w:instrText xml:space="preserve"> PAGEREF _Toc368050436 \h </w:instrText>
        </w:r>
        <w:r>
          <w:rPr>
            <w:noProof/>
            <w:webHidden/>
          </w:rPr>
        </w:r>
        <w:r>
          <w:rPr>
            <w:noProof/>
            <w:webHidden/>
          </w:rPr>
          <w:fldChar w:fldCharType="separate"/>
        </w:r>
        <w:r w:rsidR="00460CAC">
          <w:rPr>
            <w:noProof/>
            <w:webHidden/>
          </w:rPr>
          <w:t>163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37" w:history="1">
        <w:r w:rsidRPr="00AE7367">
          <w:rPr>
            <w:rStyle w:val="Hyperlink"/>
            <w:noProof/>
          </w:rPr>
          <w:t>12.14.1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_Toc368050437 \h </w:instrText>
        </w:r>
        <w:r>
          <w:rPr>
            <w:noProof/>
            <w:webHidden/>
          </w:rPr>
        </w:r>
        <w:r>
          <w:rPr>
            <w:noProof/>
            <w:webHidden/>
          </w:rPr>
          <w:fldChar w:fldCharType="separate"/>
        </w:r>
        <w:r w:rsidR="00460CAC">
          <w:rPr>
            <w:noProof/>
            <w:webHidden/>
          </w:rPr>
          <w:t>163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38" w:history="1">
        <w:r w:rsidRPr="00AE7367">
          <w:rPr>
            <w:rStyle w:val="Hyperlink"/>
            <w:noProof/>
          </w:rPr>
          <w:t>12.14.2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_Toc368050438 \h </w:instrText>
        </w:r>
        <w:r>
          <w:rPr>
            <w:noProof/>
            <w:webHidden/>
          </w:rPr>
        </w:r>
        <w:r>
          <w:rPr>
            <w:noProof/>
            <w:webHidden/>
          </w:rPr>
          <w:fldChar w:fldCharType="separate"/>
        </w:r>
        <w:r w:rsidR="00460CAC">
          <w:rPr>
            <w:noProof/>
            <w:webHidden/>
          </w:rPr>
          <w:t>163</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439" w:history="1">
        <w:r w:rsidRPr="00AE7367">
          <w:rPr>
            <w:rStyle w:val="Hyperlink"/>
            <w:noProof/>
          </w:rPr>
          <w:t>13</w:t>
        </w:r>
        <w:r>
          <w:rPr>
            <w:rFonts w:asciiTheme="minorHAnsi" w:eastAsiaTheme="minorEastAsia" w:hAnsiTheme="minorHAnsi" w:cstheme="minorBidi"/>
            <w:b w:val="0"/>
            <w:noProof/>
            <w:sz w:val="22"/>
            <w:szCs w:val="22"/>
            <w:lang w:val="en-US" w:eastAsia="en-US"/>
          </w:rPr>
          <w:tab/>
        </w:r>
        <w:r w:rsidRPr="00AE7367">
          <w:rPr>
            <w:rStyle w:val="Hyperlink"/>
            <w:noProof/>
          </w:rPr>
          <w:t>ECMAScript Language: Statements and Declarations</w:t>
        </w:r>
        <w:r>
          <w:rPr>
            <w:noProof/>
            <w:webHidden/>
          </w:rPr>
          <w:tab/>
        </w:r>
        <w:r>
          <w:rPr>
            <w:noProof/>
            <w:webHidden/>
          </w:rPr>
          <w:fldChar w:fldCharType="begin"/>
        </w:r>
        <w:r>
          <w:rPr>
            <w:noProof/>
            <w:webHidden/>
          </w:rPr>
          <w:instrText xml:space="preserve"> PAGEREF _Toc368050439 \h </w:instrText>
        </w:r>
        <w:r>
          <w:rPr>
            <w:noProof/>
            <w:webHidden/>
          </w:rPr>
        </w:r>
        <w:r>
          <w:rPr>
            <w:noProof/>
            <w:webHidden/>
          </w:rPr>
          <w:fldChar w:fldCharType="separate"/>
        </w:r>
        <w:r w:rsidR="00460CAC">
          <w:rPr>
            <w:noProof/>
            <w:webHidden/>
          </w:rPr>
          <w:t>164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40" w:history="1">
        <w:r w:rsidRPr="00AE7367">
          <w:rPr>
            <w:rStyle w:val="Hyperlink"/>
            <w:noProof/>
          </w:rPr>
          <w:t>13.0</w:t>
        </w:r>
        <w:r>
          <w:rPr>
            <w:rFonts w:asciiTheme="minorHAnsi" w:eastAsiaTheme="minorEastAsia" w:hAnsiTheme="minorHAnsi" w:cstheme="minorBidi"/>
            <w:b w:val="0"/>
            <w:noProof/>
            <w:sz w:val="22"/>
            <w:szCs w:val="22"/>
            <w:lang w:val="en-US" w:eastAsia="en-US"/>
          </w:rPr>
          <w:tab/>
        </w:r>
        <w:r w:rsidRPr="00AE7367">
          <w:rPr>
            <w:rStyle w:val="Hyperlink"/>
            <w:noProof/>
          </w:rPr>
          <w:t>Statement Semantics</w:t>
        </w:r>
        <w:r>
          <w:rPr>
            <w:noProof/>
            <w:webHidden/>
          </w:rPr>
          <w:tab/>
        </w:r>
        <w:r>
          <w:rPr>
            <w:noProof/>
            <w:webHidden/>
          </w:rPr>
          <w:fldChar w:fldCharType="begin"/>
        </w:r>
        <w:r>
          <w:rPr>
            <w:noProof/>
            <w:webHidden/>
          </w:rPr>
          <w:instrText xml:space="preserve"> PAGEREF _Toc368050440 \h </w:instrText>
        </w:r>
        <w:r>
          <w:rPr>
            <w:noProof/>
            <w:webHidden/>
          </w:rPr>
        </w:r>
        <w:r>
          <w:rPr>
            <w:noProof/>
            <w:webHidden/>
          </w:rPr>
          <w:fldChar w:fldCharType="separate"/>
        </w:r>
        <w:r w:rsidR="00460CAC">
          <w:rPr>
            <w:noProof/>
            <w:webHidden/>
          </w:rPr>
          <w:t>164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41" w:history="1">
        <w:r w:rsidRPr="00AE7367">
          <w:rPr>
            <w:rStyle w:val="Hyperlink"/>
            <w:noProof/>
          </w:rPr>
          <w:t>13.0.1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_Toc368050441 \h </w:instrText>
        </w:r>
        <w:r>
          <w:rPr>
            <w:noProof/>
            <w:webHidden/>
          </w:rPr>
        </w:r>
        <w:r>
          <w:rPr>
            <w:noProof/>
            <w:webHidden/>
          </w:rPr>
          <w:fldChar w:fldCharType="separate"/>
        </w:r>
        <w:r w:rsidR="00460CAC">
          <w:rPr>
            <w:noProof/>
            <w:webHidden/>
          </w:rPr>
          <w:t>164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43" w:history="1">
        <w:r w:rsidRPr="00AE7367">
          <w:rPr>
            <w:rStyle w:val="Hyperlink"/>
            <w:noProof/>
            <w:spacing w:val="6"/>
          </w:rPr>
          <w:t>13.0.2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LabelledEvaluation</w:t>
        </w:r>
        <w:r>
          <w:rPr>
            <w:noProof/>
            <w:webHidden/>
          </w:rPr>
          <w:tab/>
        </w:r>
        <w:r>
          <w:rPr>
            <w:noProof/>
            <w:webHidden/>
          </w:rPr>
          <w:fldChar w:fldCharType="begin"/>
        </w:r>
        <w:r>
          <w:rPr>
            <w:noProof/>
            <w:webHidden/>
          </w:rPr>
          <w:instrText xml:space="preserve"> PAGEREF _Toc368050443 \h </w:instrText>
        </w:r>
        <w:r>
          <w:rPr>
            <w:noProof/>
            <w:webHidden/>
          </w:rPr>
        </w:r>
        <w:r>
          <w:rPr>
            <w:noProof/>
            <w:webHidden/>
          </w:rPr>
          <w:fldChar w:fldCharType="separate"/>
        </w:r>
        <w:r w:rsidR="00460CAC">
          <w:rPr>
            <w:noProof/>
            <w:webHidden/>
          </w:rPr>
          <w:t>164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44" w:history="1">
        <w:r w:rsidRPr="00AE7367">
          <w:rPr>
            <w:rStyle w:val="Hyperlink"/>
            <w:noProof/>
          </w:rPr>
          <w:t>13.0.3</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_Toc368050444 \h </w:instrText>
        </w:r>
        <w:r>
          <w:rPr>
            <w:noProof/>
            <w:webHidden/>
          </w:rPr>
        </w:r>
        <w:r>
          <w:rPr>
            <w:noProof/>
            <w:webHidden/>
          </w:rPr>
          <w:fldChar w:fldCharType="separate"/>
        </w:r>
        <w:r w:rsidR="00460CAC">
          <w:rPr>
            <w:noProof/>
            <w:webHidden/>
          </w:rPr>
          <w:t>165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45" w:history="1">
        <w:r w:rsidRPr="00AE7367">
          <w:rPr>
            <w:rStyle w:val="Hyperlink"/>
            <w:noProof/>
          </w:rPr>
          <w:t>13.1</w:t>
        </w:r>
        <w:r>
          <w:rPr>
            <w:rFonts w:asciiTheme="minorHAnsi" w:eastAsiaTheme="minorEastAsia" w:hAnsiTheme="minorHAnsi" w:cstheme="minorBidi"/>
            <w:b w:val="0"/>
            <w:noProof/>
            <w:sz w:val="22"/>
            <w:szCs w:val="22"/>
            <w:lang w:val="en-US" w:eastAsia="en-US"/>
          </w:rPr>
          <w:tab/>
        </w:r>
        <w:r w:rsidRPr="00AE7367">
          <w:rPr>
            <w:rStyle w:val="Hyperlink"/>
            <w:noProof/>
          </w:rPr>
          <w:t>Block</w:t>
        </w:r>
        <w:r>
          <w:rPr>
            <w:noProof/>
            <w:webHidden/>
          </w:rPr>
          <w:tab/>
        </w:r>
        <w:r>
          <w:rPr>
            <w:noProof/>
            <w:webHidden/>
          </w:rPr>
          <w:fldChar w:fldCharType="begin"/>
        </w:r>
        <w:r>
          <w:rPr>
            <w:noProof/>
            <w:webHidden/>
          </w:rPr>
          <w:instrText xml:space="preserve"> PAGEREF _Toc368050445 \h </w:instrText>
        </w:r>
        <w:r>
          <w:rPr>
            <w:noProof/>
            <w:webHidden/>
          </w:rPr>
        </w:r>
        <w:r>
          <w:rPr>
            <w:noProof/>
            <w:webHidden/>
          </w:rPr>
          <w:fldChar w:fldCharType="separate"/>
        </w:r>
        <w:r w:rsidR="00460CAC">
          <w:rPr>
            <w:noProof/>
            <w:webHidden/>
          </w:rPr>
          <w:t>165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47" w:history="1">
        <w:r w:rsidRPr="00AE7367">
          <w:rPr>
            <w:rStyle w:val="Hyperlink"/>
            <w:rFonts w:ascii="Helvetica" w:hAnsi="Helvetica"/>
            <w:noProof/>
          </w:rPr>
          <w:t>13.1.1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_Toc368050447 \h </w:instrText>
        </w:r>
        <w:r>
          <w:rPr>
            <w:noProof/>
            <w:webHidden/>
          </w:rPr>
        </w:r>
        <w:r>
          <w:rPr>
            <w:noProof/>
            <w:webHidden/>
          </w:rPr>
          <w:fldChar w:fldCharType="separate"/>
        </w:r>
        <w:r w:rsidR="00460CAC">
          <w:rPr>
            <w:noProof/>
            <w:webHidden/>
          </w:rPr>
          <w:t>165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48" w:history="1">
        <w:r w:rsidRPr="00AE7367">
          <w:rPr>
            <w:rStyle w:val="Hyperlink"/>
            <w:noProof/>
          </w:rPr>
          <w:t>13.1.2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LexicalDeclarations</w:t>
        </w:r>
        <w:r>
          <w:rPr>
            <w:noProof/>
            <w:webHidden/>
          </w:rPr>
          <w:tab/>
        </w:r>
        <w:r>
          <w:rPr>
            <w:noProof/>
            <w:webHidden/>
          </w:rPr>
          <w:fldChar w:fldCharType="begin"/>
        </w:r>
        <w:r>
          <w:rPr>
            <w:noProof/>
            <w:webHidden/>
          </w:rPr>
          <w:instrText xml:space="preserve"> PAGEREF _Toc368050448 \h </w:instrText>
        </w:r>
        <w:r>
          <w:rPr>
            <w:noProof/>
            <w:webHidden/>
          </w:rPr>
        </w:r>
        <w:r>
          <w:rPr>
            <w:noProof/>
            <w:webHidden/>
          </w:rPr>
          <w:fldChar w:fldCharType="separate"/>
        </w:r>
        <w:r w:rsidR="00460CAC">
          <w:rPr>
            <w:noProof/>
            <w:webHidden/>
          </w:rPr>
          <w:t>165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49" w:history="1">
        <w:r w:rsidRPr="00AE7367">
          <w:rPr>
            <w:rStyle w:val="Hyperlink"/>
            <w:noProof/>
          </w:rPr>
          <w:t>13.1.3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_Toc368050449 \h </w:instrText>
        </w:r>
        <w:r>
          <w:rPr>
            <w:noProof/>
            <w:webHidden/>
          </w:rPr>
        </w:r>
        <w:r>
          <w:rPr>
            <w:noProof/>
            <w:webHidden/>
          </w:rPr>
          <w:fldChar w:fldCharType="separate"/>
        </w:r>
        <w:r w:rsidR="00460CAC">
          <w:rPr>
            <w:noProof/>
            <w:webHidden/>
          </w:rPr>
          <w:t>166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0" w:history="1">
        <w:r w:rsidRPr="00AE7367">
          <w:rPr>
            <w:rStyle w:val="Hyperlink"/>
            <w:noProof/>
          </w:rPr>
          <w:t>13.1.4</w:t>
        </w:r>
        <w:r>
          <w:rPr>
            <w:rFonts w:asciiTheme="minorHAnsi" w:eastAsiaTheme="minorEastAsia" w:hAnsiTheme="minorHAnsi" w:cstheme="minorBidi"/>
            <w:b w:val="0"/>
            <w:noProof/>
            <w:sz w:val="22"/>
            <w:szCs w:val="22"/>
            <w:lang w:val="en-US" w:eastAsia="en-US"/>
          </w:rPr>
          <w:tab/>
        </w:r>
        <w:r w:rsidRPr="00AE7367">
          <w:rPr>
            <w:rStyle w:val="Hyperlink"/>
            <w:noProof/>
          </w:rPr>
          <w:t>Static Semantics:  TopLevel</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_Toc368050450 \h </w:instrText>
        </w:r>
        <w:r>
          <w:rPr>
            <w:noProof/>
            <w:webHidden/>
          </w:rPr>
        </w:r>
        <w:r>
          <w:rPr>
            <w:noProof/>
            <w:webHidden/>
          </w:rPr>
          <w:fldChar w:fldCharType="separate"/>
        </w:r>
        <w:r w:rsidR="00460CAC">
          <w:rPr>
            <w:noProof/>
            <w:webHidden/>
          </w:rPr>
          <w:t>166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1" w:history="1">
        <w:r w:rsidRPr="00AE7367">
          <w:rPr>
            <w:rStyle w:val="Hyperlink"/>
            <w:noProof/>
          </w:rPr>
          <w:t>13.1.5</w:t>
        </w:r>
        <w:r>
          <w:rPr>
            <w:rFonts w:asciiTheme="minorHAnsi" w:eastAsiaTheme="minorEastAsia" w:hAnsiTheme="minorHAnsi" w:cstheme="minorBidi"/>
            <w:b w:val="0"/>
            <w:noProof/>
            <w:sz w:val="22"/>
            <w:szCs w:val="22"/>
            <w:lang w:val="en-US" w:eastAsia="en-US"/>
          </w:rPr>
          <w:tab/>
        </w:r>
        <w:r w:rsidRPr="00AE7367">
          <w:rPr>
            <w:rStyle w:val="Hyperlink"/>
            <w:noProof/>
          </w:rPr>
          <w:t>Static Semantics:  TopLevel</w:t>
        </w:r>
        <w:r w:rsidRPr="00AE7367">
          <w:rPr>
            <w:rStyle w:val="Hyperlink"/>
            <w:noProof/>
            <w:lang w:eastAsia="en-US"/>
          </w:rPr>
          <w:t>LexicallyScopedDeclarations</w:t>
        </w:r>
        <w:r>
          <w:rPr>
            <w:noProof/>
            <w:webHidden/>
          </w:rPr>
          <w:tab/>
        </w:r>
        <w:r>
          <w:rPr>
            <w:noProof/>
            <w:webHidden/>
          </w:rPr>
          <w:fldChar w:fldCharType="begin"/>
        </w:r>
        <w:r>
          <w:rPr>
            <w:noProof/>
            <w:webHidden/>
          </w:rPr>
          <w:instrText xml:space="preserve"> PAGEREF _Toc368050451 \h </w:instrText>
        </w:r>
        <w:r>
          <w:rPr>
            <w:noProof/>
            <w:webHidden/>
          </w:rPr>
        </w:r>
        <w:r>
          <w:rPr>
            <w:noProof/>
            <w:webHidden/>
          </w:rPr>
          <w:fldChar w:fldCharType="separate"/>
        </w:r>
        <w:r w:rsidR="00460CAC">
          <w:rPr>
            <w:noProof/>
            <w:webHidden/>
          </w:rPr>
          <w:t>166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2" w:history="1">
        <w:r w:rsidRPr="00AE7367">
          <w:rPr>
            <w:rStyle w:val="Hyperlink"/>
            <w:noProof/>
          </w:rPr>
          <w:t>13.1.6</w:t>
        </w:r>
        <w:r>
          <w:rPr>
            <w:rFonts w:asciiTheme="minorHAnsi" w:eastAsiaTheme="minorEastAsia" w:hAnsiTheme="minorHAnsi" w:cstheme="minorBidi"/>
            <w:b w:val="0"/>
            <w:noProof/>
            <w:sz w:val="22"/>
            <w:szCs w:val="22"/>
            <w:lang w:val="en-US" w:eastAsia="en-US"/>
          </w:rPr>
          <w:tab/>
        </w:r>
        <w:r w:rsidRPr="00AE7367">
          <w:rPr>
            <w:rStyle w:val="Hyperlink"/>
            <w:noProof/>
          </w:rPr>
          <w:t>Static Semantics:  TopLevel</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_Toc368050452 \h </w:instrText>
        </w:r>
        <w:r>
          <w:rPr>
            <w:noProof/>
            <w:webHidden/>
          </w:rPr>
        </w:r>
        <w:r>
          <w:rPr>
            <w:noProof/>
            <w:webHidden/>
          </w:rPr>
          <w:fldChar w:fldCharType="separate"/>
        </w:r>
        <w:r w:rsidR="00460CAC">
          <w:rPr>
            <w:noProof/>
            <w:webHidden/>
          </w:rPr>
          <w:t>167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3" w:history="1">
        <w:r w:rsidRPr="00AE7367">
          <w:rPr>
            <w:rStyle w:val="Hyperlink"/>
            <w:noProof/>
          </w:rPr>
          <w:t>13.1.7</w:t>
        </w:r>
        <w:r>
          <w:rPr>
            <w:rFonts w:asciiTheme="minorHAnsi" w:eastAsiaTheme="minorEastAsia" w:hAnsiTheme="minorHAnsi" w:cstheme="minorBidi"/>
            <w:b w:val="0"/>
            <w:noProof/>
            <w:sz w:val="22"/>
            <w:szCs w:val="22"/>
            <w:lang w:val="en-US" w:eastAsia="en-US"/>
          </w:rPr>
          <w:tab/>
        </w:r>
        <w:r w:rsidRPr="00AE7367">
          <w:rPr>
            <w:rStyle w:val="Hyperlink"/>
            <w:noProof/>
          </w:rPr>
          <w:t>Static Semantics:  TopLevel</w:t>
        </w:r>
        <w:r w:rsidRPr="00AE7367">
          <w:rPr>
            <w:rStyle w:val="Hyperlink"/>
            <w:noProof/>
            <w:lang w:eastAsia="en-US"/>
          </w:rPr>
          <w:t>VarScopedDeclarations</w:t>
        </w:r>
        <w:r>
          <w:rPr>
            <w:noProof/>
            <w:webHidden/>
          </w:rPr>
          <w:tab/>
        </w:r>
        <w:r>
          <w:rPr>
            <w:noProof/>
            <w:webHidden/>
          </w:rPr>
          <w:fldChar w:fldCharType="begin"/>
        </w:r>
        <w:r>
          <w:rPr>
            <w:noProof/>
            <w:webHidden/>
          </w:rPr>
          <w:instrText xml:space="preserve"> PAGEREF _Toc368050453 \h </w:instrText>
        </w:r>
        <w:r>
          <w:rPr>
            <w:noProof/>
            <w:webHidden/>
          </w:rPr>
        </w:r>
        <w:r>
          <w:rPr>
            <w:noProof/>
            <w:webHidden/>
          </w:rPr>
          <w:fldChar w:fldCharType="separate"/>
        </w:r>
        <w:r w:rsidR="00460CAC">
          <w:rPr>
            <w:noProof/>
            <w:webHidden/>
          </w:rPr>
          <w:t>167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4" w:history="1">
        <w:r w:rsidRPr="00AE7367">
          <w:rPr>
            <w:rStyle w:val="Hyperlink"/>
            <w:noProof/>
          </w:rPr>
          <w:t>13.1.8</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_Toc368050454 \h </w:instrText>
        </w:r>
        <w:r>
          <w:rPr>
            <w:noProof/>
            <w:webHidden/>
          </w:rPr>
        </w:r>
        <w:r>
          <w:rPr>
            <w:noProof/>
            <w:webHidden/>
          </w:rPr>
          <w:fldChar w:fldCharType="separate"/>
        </w:r>
        <w:r w:rsidR="00460CAC">
          <w:rPr>
            <w:noProof/>
            <w:webHidden/>
          </w:rPr>
          <w:t>167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6" w:history="1">
        <w:r w:rsidRPr="00AE7367">
          <w:rPr>
            <w:rStyle w:val="Hyperlink"/>
            <w:rFonts w:ascii="Helvetica" w:hAnsi="Helvetica"/>
            <w:noProof/>
          </w:rPr>
          <w:t>13.1.9</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_Toc368050456 \h </w:instrText>
        </w:r>
        <w:r>
          <w:rPr>
            <w:noProof/>
            <w:webHidden/>
          </w:rPr>
        </w:r>
        <w:r>
          <w:rPr>
            <w:noProof/>
            <w:webHidden/>
          </w:rPr>
          <w:fldChar w:fldCharType="separate"/>
        </w:r>
        <w:r w:rsidR="00460CAC">
          <w:rPr>
            <w:noProof/>
            <w:webHidden/>
          </w:rPr>
          <w:t>168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7" w:history="1">
        <w:r w:rsidRPr="00AE7367">
          <w:rPr>
            <w:rStyle w:val="Hyperlink"/>
            <w:noProof/>
          </w:rPr>
          <w:t>13.1.10</w:t>
        </w:r>
        <w:r>
          <w:rPr>
            <w:rFonts w:asciiTheme="minorHAnsi" w:eastAsiaTheme="minorEastAsia" w:hAnsiTheme="minorHAnsi" w:cstheme="minorBidi"/>
            <w:b w:val="0"/>
            <w:noProof/>
            <w:sz w:val="22"/>
            <w:szCs w:val="22"/>
            <w:lang w:val="en-US" w:eastAsia="en-US"/>
          </w:rPr>
          <w:tab/>
        </w:r>
        <w:r w:rsidRPr="00AE7367">
          <w:rPr>
            <w:rStyle w:val="Hyperlink"/>
            <w:noProof/>
          </w:rPr>
          <w:t>Runtime Semantics: Block Declaration Instantiation</w:t>
        </w:r>
        <w:r>
          <w:rPr>
            <w:noProof/>
            <w:webHidden/>
          </w:rPr>
          <w:tab/>
        </w:r>
        <w:r>
          <w:rPr>
            <w:noProof/>
            <w:webHidden/>
          </w:rPr>
          <w:fldChar w:fldCharType="begin"/>
        </w:r>
        <w:r>
          <w:rPr>
            <w:noProof/>
            <w:webHidden/>
          </w:rPr>
          <w:instrText xml:space="preserve"> PAGEREF _Toc368050457 \h </w:instrText>
        </w:r>
        <w:r>
          <w:rPr>
            <w:noProof/>
            <w:webHidden/>
          </w:rPr>
        </w:r>
        <w:r>
          <w:rPr>
            <w:noProof/>
            <w:webHidden/>
          </w:rPr>
          <w:fldChar w:fldCharType="separate"/>
        </w:r>
        <w:r w:rsidR="00460CAC">
          <w:rPr>
            <w:noProof/>
            <w:webHidden/>
          </w:rPr>
          <w:t>168</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58" w:history="1">
        <w:r w:rsidRPr="00AE7367">
          <w:rPr>
            <w:rStyle w:val="Hyperlink"/>
            <w:noProof/>
          </w:rPr>
          <w:t>13.2</w:t>
        </w:r>
        <w:r>
          <w:rPr>
            <w:rFonts w:asciiTheme="minorHAnsi" w:eastAsiaTheme="minorEastAsia" w:hAnsiTheme="minorHAnsi" w:cstheme="minorBidi"/>
            <w:b w:val="0"/>
            <w:noProof/>
            <w:sz w:val="22"/>
            <w:szCs w:val="22"/>
            <w:lang w:val="en-US" w:eastAsia="en-US"/>
          </w:rPr>
          <w:tab/>
        </w:r>
        <w:r w:rsidRPr="00AE7367">
          <w:rPr>
            <w:rStyle w:val="Hyperlink"/>
            <w:noProof/>
          </w:rPr>
          <w:t>Declarations and the Variable Statement</w:t>
        </w:r>
        <w:r>
          <w:rPr>
            <w:noProof/>
            <w:webHidden/>
          </w:rPr>
          <w:tab/>
        </w:r>
        <w:r>
          <w:rPr>
            <w:noProof/>
            <w:webHidden/>
          </w:rPr>
          <w:fldChar w:fldCharType="begin"/>
        </w:r>
        <w:r>
          <w:rPr>
            <w:noProof/>
            <w:webHidden/>
          </w:rPr>
          <w:instrText xml:space="preserve"> PAGEREF _Toc368050458 \h </w:instrText>
        </w:r>
        <w:r>
          <w:rPr>
            <w:noProof/>
            <w:webHidden/>
          </w:rPr>
        </w:r>
        <w:r>
          <w:rPr>
            <w:noProof/>
            <w:webHidden/>
          </w:rPr>
          <w:fldChar w:fldCharType="separate"/>
        </w:r>
        <w:r w:rsidR="00460CAC">
          <w:rPr>
            <w:noProof/>
            <w:webHidden/>
          </w:rPr>
          <w:t>169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59" w:history="1">
        <w:r w:rsidRPr="00AE7367">
          <w:rPr>
            <w:rStyle w:val="Hyperlink"/>
            <w:noProof/>
          </w:rPr>
          <w:t>13.2.1</w:t>
        </w:r>
        <w:r>
          <w:rPr>
            <w:rFonts w:asciiTheme="minorHAnsi" w:eastAsiaTheme="minorEastAsia" w:hAnsiTheme="minorHAnsi" w:cstheme="minorBidi"/>
            <w:b w:val="0"/>
            <w:noProof/>
            <w:sz w:val="22"/>
            <w:szCs w:val="22"/>
            <w:lang w:val="en-US" w:eastAsia="en-US"/>
          </w:rPr>
          <w:tab/>
        </w:r>
        <w:r w:rsidRPr="00AE7367">
          <w:rPr>
            <w:rStyle w:val="Hyperlink"/>
            <w:noProof/>
          </w:rPr>
          <w:t>Let and Const Declarations</w:t>
        </w:r>
        <w:r>
          <w:rPr>
            <w:noProof/>
            <w:webHidden/>
          </w:rPr>
          <w:tab/>
        </w:r>
        <w:r>
          <w:rPr>
            <w:noProof/>
            <w:webHidden/>
          </w:rPr>
          <w:fldChar w:fldCharType="begin"/>
        </w:r>
        <w:r>
          <w:rPr>
            <w:noProof/>
            <w:webHidden/>
          </w:rPr>
          <w:instrText xml:space="preserve"> PAGEREF _Toc368050459 \h </w:instrText>
        </w:r>
        <w:r>
          <w:rPr>
            <w:noProof/>
            <w:webHidden/>
          </w:rPr>
        </w:r>
        <w:r>
          <w:rPr>
            <w:noProof/>
            <w:webHidden/>
          </w:rPr>
          <w:fldChar w:fldCharType="separate"/>
        </w:r>
        <w:r w:rsidR="00460CAC">
          <w:rPr>
            <w:noProof/>
            <w:webHidden/>
          </w:rPr>
          <w:t>169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60" w:history="1">
        <w:r w:rsidRPr="00AE7367">
          <w:rPr>
            <w:rStyle w:val="Hyperlink"/>
            <w:noProof/>
          </w:rPr>
          <w:t>13.2.2</w:t>
        </w:r>
        <w:r>
          <w:rPr>
            <w:rFonts w:asciiTheme="minorHAnsi" w:eastAsiaTheme="minorEastAsia" w:hAnsiTheme="minorHAnsi" w:cstheme="minorBidi"/>
            <w:b w:val="0"/>
            <w:noProof/>
            <w:sz w:val="22"/>
            <w:szCs w:val="22"/>
            <w:lang w:val="en-US" w:eastAsia="en-US"/>
          </w:rPr>
          <w:tab/>
        </w:r>
        <w:r w:rsidRPr="00AE7367">
          <w:rPr>
            <w:rStyle w:val="Hyperlink"/>
            <w:noProof/>
          </w:rPr>
          <w:t>Variable Statement</w:t>
        </w:r>
        <w:r>
          <w:rPr>
            <w:noProof/>
            <w:webHidden/>
          </w:rPr>
          <w:tab/>
        </w:r>
        <w:r>
          <w:rPr>
            <w:noProof/>
            <w:webHidden/>
          </w:rPr>
          <w:fldChar w:fldCharType="begin"/>
        </w:r>
        <w:r>
          <w:rPr>
            <w:noProof/>
            <w:webHidden/>
          </w:rPr>
          <w:instrText xml:space="preserve"> PAGEREF _Toc368050460 \h </w:instrText>
        </w:r>
        <w:r>
          <w:rPr>
            <w:noProof/>
            <w:webHidden/>
          </w:rPr>
        </w:r>
        <w:r>
          <w:rPr>
            <w:noProof/>
            <w:webHidden/>
          </w:rPr>
          <w:fldChar w:fldCharType="separate"/>
        </w:r>
        <w:r w:rsidR="00460CAC">
          <w:rPr>
            <w:noProof/>
            <w:webHidden/>
          </w:rPr>
          <w:t>172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61" w:history="1">
        <w:r w:rsidRPr="00AE7367">
          <w:rPr>
            <w:rStyle w:val="Hyperlink"/>
            <w:noProof/>
          </w:rPr>
          <w:t>13.2.3</w:t>
        </w:r>
        <w:r>
          <w:rPr>
            <w:rFonts w:asciiTheme="minorHAnsi" w:eastAsiaTheme="minorEastAsia" w:hAnsiTheme="minorHAnsi" w:cstheme="minorBidi"/>
            <w:b w:val="0"/>
            <w:noProof/>
            <w:sz w:val="22"/>
            <w:szCs w:val="22"/>
            <w:lang w:val="en-US" w:eastAsia="en-US"/>
          </w:rPr>
          <w:tab/>
        </w:r>
        <w:r w:rsidRPr="00AE7367">
          <w:rPr>
            <w:rStyle w:val="Hyperlink"/>
            <w:noProof/>
          </w:rPr>
          <w:t>Destructuring Binding Patterns</w:t>
        </w:r>
        <w:r>
          <w:rPr>
            <w:noProof/>
            <w:webHidden/>
          </w:rPr>
          <w:tab/>
        </w:r>
        <w:r>
          <w:rPr>
            <w:noProof/>
            <w:webHidden/>
          </w:rPr>
          <w:fldChar w:fldCharType="begin"/>
        </w:r>
        <w:r>
          <w:rPr>
            <w:noProof/>
            <w:webHidden/>
          </w:rPr>
          <w:instrText xml:space="preserve"> PAGEREF _Toc368050461 \h </w:instrText>
        </w:r>
        <w:r>
          <w:rPr>
            <w:noProof/>
            <w:webHidden/>
          </w:rPr>
        </w:r>
        <w:r>
          <w:rPr>
            <w:noProof/>
            <w:webHidden/>
          </w:rPr>
          <w:fldChar w:fldCharType="separate"/>
        </w:r>
        <w:r w:rsidR="00460CAC">
          <w:rPr>
            <w:noProof/>
            <w:webHidden/>
          </w:rPr>
          <w:t>174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62" w:history="1">
        <w:r w:rsidRPr="00AE7367">
          <w:rPr>
            <w:rStyle w:val="Hyperlink"/>
            <w:noProof/>
          </w:rPr>
          <w:t>13.3</w:t>
        </w:r>
        <w:r>
          <w:rPr>
            <w:rFonts w:asciiTheme="minorHAnsi" w:eastAsiaTheme="minorEastAsia" w:hAnsiTheme="minorHAnsi" w:cstheme="minorBidi"/>
            <w:b w:val="0"/>
            <w:noProof/>
            <w:sz w:val="22"/>
            <w:szCs w:val="22"/>
            <w:lang w:val="en-US" w:eastAsia="en-US"/>
          </w:rPr>
          <w:tab/>
        </w:r>
        <w:r w:rsidRPr="00AE7367">
          <w:rPr>
            <w:rStyle w:val="Hyperlink"/>
            <w:noProof/>
          </w:rPr>
          <w:t>Empty Statement</w:t>
        </w:r>
        <w:r>
          <w:rPr>
            <w:noProof/>
            <w:webHidden/>
          </w:rPr>
          <w:tab/>
        </w:r>
        <w:r>
          <w:rPr>
            <w:noProof/>
            <w:webHidden/>
          </w:rPr>
          <w:fldChar w:fldCharType="begin"/>
        </w:r>
        <w:r>
          <w:rPr>
            <w:noProof/>
            <w:webHidden/>
          </w:rPr>
          <w:instrText xml:space="preserve"> PAGEREF _Toc368050462 \h </w:instrText>
        </w:r>
        <w:r>
          <w:rPr>
            <w:noProof/>
            <w:webHidden/>
          </w:rPr>
        </w:r>
        <w:r>
          <w:rPr>
            <w:noProof/>
            <w:webHidden/>
          </w:rPr>
          <w:fldChar w:fldCharType="separate"/>
        </w:r>
        <w:r w:rsidR="00460CAC">
          <w:rPr>
            <w:noProof/>
            <w:webHidden/>
          </w:rPr>
          <w:t>179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64" w:history="1">
        <w:r w:rsidRPr="00AE7367">
          <w:rPr>
            <w:rStyle w:val="Hyperlink"/>
            <w:rFonts w:ascii="Helvetica" w:hAnsi="Helvetica"/>
            <w:noProof/>
          </w:rPr>
          <w:t>13.3.1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_Toc368050464 \h </w:instrText>
        </w:r>
        <w:r>
          <w:rPr>
            <w:noProof/>
            <w:webHidden/>
          </w:rPr>
        </w:r>
        <w:r>
          <w:rPr>
            <w:noProof/>
            <w:webHidden/>
          </w:rPr>
          <w:fldChar w:fldCharType="separate"/>
        </w:r>
        <w:r w:rsidR="00460CAC">
          <w:rPr>
            <w:noProof/>
            <w:webHidden/>
          </w:rPr>
          <w:t>179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65" w:history="1">
        <w:r w:rsidRPr="00AE7367">
          <w:rPr>
            <w:rStyle w:val="Hyperlink"/>
            <w:noProof/>
          </w:rPr>
          <w:t>13.4</w:t>
        </w:r>
        <w:r>
          <w:rPr>
            <w:rFonts w:asciiTheme="minorHAnsi" w:eastAsiaTheme="minorEastAsia" w:hAnsiTheme="minorHAnsi" w:cstheme="minorBidi"/>
            <w:b w:val="0"/>
            <w:noProof/>
            <w:sz w:val="22"/>
            <w:szCs w:val="22"/>
            <w:lang w:val="en-US" w:eastAsia="en-US"/>
          </w:rPr>
          <w:tab/>
        </w:r>
        <w:r w:rsidRPr="00AE7367">
          <w:rPr>
            <w:rStyle w:val="Hyperlink"/>
            <w:noProof/>
          </w:rPr>
          <w:t>Expression Statement</w:t>
        </w:r>
        <w:r>
          <w:rPr>
            <w:noProof/>
            <w:webHidden/>
          </w:rPr>
          <w:tab/>
        </w:r>
        <w:r>
          <w:rPr>
            <w:noProof/>
            <w:webHidden/>
          </w:rPr>
          <w:fldChar w:fldCharType="begin"/>
        </w:r>
        <w:r>
          <w:rPr>
            <w:noProof/>
            <w:webHidden/>
          </w:rPr>
          <w:instrText xml:space="preserve"> PAGEREF _Toc368050465 \h </w:instrText>
        </w:r>
        <w:r>
          <w:rPr>
            <w:noProof/>
            <w:webHidden/>
          </w:rPr>
        </w:r>
        <w:r>
          <w:rPr>
            <w:noProof/>
            <w:webHidden/>
          </w:rPr>
          <w:fldChar w:fldCharType="separate"/>
        </w:r>
        <w:r w:rsidR="00460CAC">
          <w:rPr>
            <w:noProof/>
            <w:webHidden/>
          </w:rPr>
          <w:t>179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67" w:history="1">
        <w:r w:rsidRPr="00AE7367">
          <w:rPr>
            <w:rStyle w:val="Hyperlink"/>
            <w:rFonts w:ascii="Helvetica" w:hAnsi="Helvetica"/>
            <w:noProof/>
          </w:rPr>
          <w:t>13.4.1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_Toc368050467 \h </w:instrText>
        </w:r>
        <w:r>
          <w:rPr>
            <w:noProof/>
            <w:webHidden/>
          </w:rPr>
        </w:r>
        <w:r>
          <w:rPr>
            <w:noProof/>
            <w:webHidden/>
          </w:rPr>
          <w:fldChar w:fldCharType="separate"/>
        </w:r>
        <w:r w:rsidR="00460CAC">
          <w:rPr>
            <w:noProof/>
            <w:webHidden/>
          </w:rPr>
          <w:t>179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68" w:history="1">
        <w:r w:rsidRPr="00AE7367">
          <w:rPr>
            <w:rStyle w:val="Hyperlink"/>
            <w:noProof/>
          </w:rPr>
          <w:t>13.5</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if</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_Toc368050468 \h </w:instrText>
        </w:r>
        <w:r>
          <w:rPr>
            <w:noProof/>
            <w:webHidden/>
          </w:rPr>
        </w:r>
        <w:r>
          <w:rPr>
            <w:noProof/>
            <w:webHidden/>
          </w:rPr>
          <w:fldChar w:fldCharType="separate"/>
        </w:r>
        <w:r w:rsidR="00460CAC">
          <w:rPr>
            <w:noProof/>
            <w:webHidden/>
          </w:rPr>
          <w:t>179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69" w:history="1">
        <w:r w:rsidRPr="00AE7367">
          <w:rPr>
            <w:rStyle w:val="Hyperlink"/>
            <w:noProof/>
          </w:rPr>
          <w:t>13.5.1</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_Toc368050469 \h </w:instrText>
        </w:r>
        <w:r>
          <w:rPr>
            <w:noProof/>
            <w:webHidden/>
          </w:rPr>
        </w:r>
        <w:r>
          <w:rPr>
            <w:noProof/>
            <w:webHidden/>
          </w:rPr>
          <w:fldChar w:fldCharType="separate"/>
        </w:r>
        <w:r w:rsidR="00460CAC">
          <w:rPr>
            <w:noProof/>
            <w:webHidden/>
          </w:rPr>
          <w:t>180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71" w:history="1">
        <w:r w:rsidRPr="00AE7367">
          <w:rPr>
            <w:rStyle w:val="Hyperlink"/>
            <w:rFonts w:ascii="Helvetica" w:hAnsi="Helvetica"/>
            <w:noProof/>
          </w:rPr>
          <w:t>13.5.2</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_Toc368050471 \h </w:instrText>
        </w:r>
        <w:r>
          <w:rPr>
            <w:noProof/>
            <w:webHidden/>
          </w:rPr>
        </w:r>
        <w:r>
          <w:rPr>
            <w:noProof/>
            <w:webHidden/>
          </w:rPr>
          <w:fldChar w:fldCharType="separate"/>
        </w:r>
        <w:r w:rsidR="00460CAC">
          <w:rPr>
            <w:noProof/>
            <w:webHidden/>
          </w:rPr>
          <w:t>180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72" w:history="1">
        <w:r w:rsidRPr="00AE7367">
          <w:rPr>
            <w:rStyle w:val="Hyperlink"/>
            <w:noProof/>
          </w:rPr>
          <w:t>13.6</w:t>
        </w:r>
        <w:r>
          <w:rPr>
            <w:rFonts w:asciiTheme="minorHAnsi" w:eastAsiaTheme="minorEastAsia" w:hAnsiTheme="minorHAnsi" w:cstheme="minorBidi"/>
            <w:b w:val="0"/>
            <w:noProof/>
            <w:sz w:val="22"/>
            <w:szCs w:val="22"/>
            <w:lang w:val="en-US" w:eastAsia="en-US"/>
          </w:rPr>
          <w:tab/>
        </w:r>
        <w:r w:rsidRPr="00AE7367">
          <w:rPr>
            <w:rStyle w:val="Hyperlink"/>
            <w:noProof/>
          </w:rPr>
          <w:t>Iteration Statements</w:t>
        </w:r>
        <w:r>
          <w:rPr>
            <w:noProof/>
            <w:webHidden/>
          </w:rPr>
          <w:tab/>
        </w:r>
        <w:r>
          <w:rPr>
            <w:noProof/>
            <w:webHidden/>
          </w:rPr>
          <w:fldChar w:fldCharType="begin"/>
        </w:r>
        <w:r>
          <w:rPr>
            <w:noProof/>
            <w:webHidden/>
          </w:rPr>
          <w:instrText xml:space="preserve"> PAGEREF _Toc368050472 \h </w:instrText>
        </w:r>
        <w:r>
          <w:rPr>
            <w:noProof/>
            <w:webHidden/>
          </w:rPr>
        </w:r>
        <w:r>
          <w:rPr>
            <w:noProof/>
            <w:webHidden/>
          </w:rPr>
          <w:fldChar w:fldCharType="separate"/>
        </w:r>
        <w:r w:rsidR="00460CAC">
          <w:rPr>
            <w:noProof/>
            <w:webHidden/>
          </w:rPr>
          <w:t>180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73" w:history="1">
        <w:r w:rsidRPr="00AE7367">
          <w:rPr>
            <w:rStyle w:val="Hyperlink"/>
            <w:rFonts w:ascii="Helvetica" w:hAnsi="Helvetica"/>
            <w:noProof/>
            <w:spacing w:val="6"/>
          </w:rPr>
          <w:t>13.6.0</w:t>
        </w:r>
        <w:r>
          <w:rPr>
            <w:rFonts w:asciiTheme="minorHAnsi" w:eastAsiaTheme="minorEastAsia" w:hAnsiTheme="minorHAnsi" w:cstheme="minorBidi"/>
            <w:b w:val="0"/>
            <w:noProof/>
            <w:sz w:val="22"/>
            <w:szCs w:val="22"/>
            <w:lang w:val="en-US" w:eastAsia="en-US"/>
          </w:rPr>
          <w:tab/>
        </w:r>
        <w:r w:rsidRPr="00AE7367">
          <w:rPr>
            <w:rStyle w:val="Hyperlink"/>
            <w:noProof/>
          </w:rPr>
          <w:t>Semantics</w:t>
        </w:r>
        <w:r>
          <w:rPr>
            <w:noProof/>
            <w:webHidden/>
          </w:rPr>
          <w:tab/>
        </w:r>
        <w:r>
          <w:rPr>
            <w:noProof/>
            <w:webHidden/>
          </w:rPr>
          <w:fldChar w:fldCharType="begin"/>
        </w:r>
        <w:r>
          <w:rPr>
            <w:noProof/>
            <w:webHidden/>
          </w:rPr>
          <w:instrText xml:space="preserve"> PAGEREF _Toc368050473 \h </w:instrText>
        </w:r>
        <w:r>
          <w:rPr>
            <w:noProof/>
            <w:webHidden/>
          </w:rPr>
        </w:r>
        <w:r>
          <w:rPr>
            <w:noProof/>
            <w:webHidden/>
          </w:rPr>
          <w:fldChar w:fldCharType="separate"/>
        </w:r>
        <w:r w:rsidR="00460CAC">
          <w:rPr>
            <w:noProof/>
            <w:webHidden/>
          </w:rPr>
          <w:t>181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74" w:history="1">
        <w:r w:rsidRPr="00AE7367">
          <w:rPr>
            <w:rStyle w:val="Hyperlink"/>
            <w:noProof/>
          </w:rPr>
          <w:t>13.6.1</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do</w:t>
        </w:r>
        <w:r w:rsidRPr="00AE7367">
          <w:rPr>
            <w:rStyle w:val="Hyperlink"/>
            <w:noProof/>
          </w:rPr>
          <w:t>-</w:t>
        </w:r>
        <w:r w:rsidRPr="00AE7367">
          <w:rPr>
            <w:rStyle w:val="Hyperlink"/>
            <w:rFonts w:ascii="Courier New" w:hAnsi="Courier New"/>
            <w:noProof/>
          </w:rPr>
          <w:t>while</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_Toc368050474 \h </w:instrText>
        </w:r>
        <w:r>
          <w:rPr>
            <w:noProof/>
            <w:webHidden/>
          </w:rPr>
        </w:r>
        <w:r>
          <w:rPr>
            <w:noProof/>
            <w:webHidden/>
          </w:rPr>
          <w:fldChar w:fldCharType="separate"/>
        </w:r>
        <w:r w:rsidR="00460CAC">
          <w:rPr>
            <w:noProof/>
            <w:webHidden/>
          </w:rPr>
          <w:t>181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75" w:history="1">
        <w:r w:rsidRPr="00AE7367">
          <w:rPr>
            <w:rStyle w:val="Hyperlink"/>
            <w:noProof/>
          </w:rPr>
          <w:t>13.6.2</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while</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_Toc368050475 \h </w:instrText>
        </w:r>
        <w:r>
          <w:rPr>
            <w:noProof/>
            <w:webHidden/>
          </w:rPr>
        </w:r>
        <w:r>
          <w:rPr>
            <w:noProof/>
            <w:webHidden/>
          </w:rPr>
          <w:fldChar w:fldCharType="separate"/>
        </w:r>
        <w:r w:rsidR="00460CAC">
          <w:rPr>
            <w:noProof/>
            <w:webHidden/>
          </w:rPr>
          <w:t>181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76" w:history="1">
        <w:r w:rsidRPr="00AE7367">
          <w:rPr>
            <w:rStyle w:val="Hyperlink"/>
            <w:noProof/>
          </w:rPr>
          <w:t>13.6.3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for</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_Toc368050476 \h </w:instrText>
        </w:r>
        <w:r>
          <w:rPr>
            <w:noProof/>
            <w:webHidden/>
          </w:rPr>
        </w:r>
        <w:r>
          <w:rPr>
            <w:noProof/>
            <w:webHidden/>
          </w:rPr>
          <w:fldChar w:fldCharType="separate"/>
        </w:r>
        <w:r w:rsidR="00460CAC">
          <w:rPr>
            <w:noProof/>
            <w:webHidden/>
          </w:rPr>
          <w:t>182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77" w:history="1">
        <w:r w:rsidRPr="00AE7367">
          <w:rPr>
            <w:rStyle w:val="Hyperlink"/>
            <w:noProof/>
          </w:rPr>
          <w:t>13.6.4</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for</w:t>
        </w:r>
        <w:r w:rsidRPr="00AE7367">
          <w:rPr>
            <w:rStyle w:val="Hyperlink"/>
            <w:noProof/>
          </w:rPr>
          <w:t>-</w:t>
        </w:r>
        <w:r w:rsidRPr="00AE7367">
          <w:rPr>
            <w:rStyle w:val="Hyperlink"/>
            <w:rFonts w:ascii="Courier New" w:hAnsi="Courier New"/>
            <w:noProof/>
          </w:rPr>
          <w:t>in</w:t>
        </w:r>
        <w:r w:rsidRPr="00AE7367">
          <w:rPr>
            <w:rStyle w:val="Hyperlink"/>
            <w:noProof/>
          </w:rPr>
          <w:t xml:space="preserve"> and </w:t>
        </w:r>
        <w:r w:rsidRPr="00AE7367">
          <w:rPr>
            <w:rStyle w:val="Hyperlink"/>
            <w:rFonts w:ascii="Courier New" w:hAnsi="Courier New"/>
            <w:noProof/>
          </w:rPr>
          <w:t>for</w:t>
        </w:r>
        <w:r w:rsidRPr="00AE7367">
          <w:rPr>
            <w:rStyle w:val="Hyperlink"/>
            <w:noProof/>
          </w:rPr>
          <w:t>-</w:t>
        </w:r>
        <w:r w:rsidRPr="00AE7367">
          <w:rPr>
            <w:rStyle w:val="Hyperlink"/>
            <w:rFonts w:ascii="Courier New" w:hAnsi="Courier New"/>
            <w:noProof/>
          </w:rPr>
          <w:t>of</w:t>
        </w:r>
        <w:r w:rsidRPr="00AE7367">
          <w:rPr>
            <w:rStyle w:val="Hyperlink"/>
            <w:noProof/>
          </w:rPr>
          <w:t xml:space="preserve"> Statements</w:t>
        </w:r>
        <w:r>
          <w:rPr>
            <w:noProof/>
            <w:webHidden/>
          </w:rPr>
          <w:tab/>
        </w:r>
        <w:r>
          <w:rPr>
            <w:noProof/>
            <w:webHidden/>
          </w:rPr>
          <w:fldChar w:fldCharType="begin"/>
        </w:r>
        <w:r>
          <w:rPr>
            <w:noProof/>
            <w:webHidden/>
          </w:rPr>
          <w:instrText xml:space="preserve"> PAGEREF _Toc368050477 \h </w:instrText>
        </w:r>
        <w:r>
          <w:rPr>
            <w:noProof/>
            <w:webHidden/>
          </w:rPr>
        </w:r>
        <w:r>
          <w:rPr>
            <w:noProof/>
            <w:webHidden/>
          </w:rPr>
          <w:fldChar w:fldCharType="separate"/>
        </w:r>
        <w:r w:rsidR="00460CAC">
          <w:rPr>
            <w:noProof/>
            <w:webHidden/>
          </w:rPr>
          <w:t>183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78" w:history="1">
        <w:r w:rsidRPr="00AE7367">
          <w:rPr>
            <w:rStyle w:val="Hyperlink"/>
            <w:noProof/>
          </w:rPr>
          <w:t>13.7</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continue</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_Toc368050478 \h </w:instrText>
        </w:r>
        <w:r>
          <w:rPr>
            <w:noProof/>
            <w:webHidden/>
          </w:rPr>
        </w:r>
        <w:r>
          <w:rPr>
            <w:noProof/>
            <w:webHidden/>
          </w:rPr>
          <w:fldChar w:fldCharType="separate"/>
        </w:r>
        <w:r w:rsidR="00460CAC">
          <w:rPr>
            <w:noProof/>
            <w:webHidden/>
          </w:rPr>
          <w:t>187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80" w:history="1">
        <w:r w:rsidRPr="00AE7367">
          <w:rPr>
            <w:rStyle w:val="Hyperlink"/>
            <w:rFonts w:ascii="Helvetica" w:hAnsi="Helvetica"/>
            <w:noProof/>
          </w:rPr>
          <w:t>13.7.1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_Toc368050480 \h </w:instrText>
        </w:r>
        <w:r>
          <w:rPr>
            <w:noProof/>
            <w:webHidden/>
          </w:rPr>
        </w:r>
        <w:r>
          <w:rPr>
            <w:noProof/>
            <w:webHidden/>
          </w:rPr>
          <w:fldChar w:fldCharType="separate"/>
        </w:r>
        <w:r w:rsidR="00460CAC">
          <w:rPr>
            <w:noProof/>
            <w:webHidden/>
          </w:rPr>
          <w:t>187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82" w:history="1">
        <w:r w:rsidRPr="00AE7367">
          <w:rPr>
            <w:rStyle w:val="Hyperlink"/>
            <w:rFonts w:ascii="Helvetica" w:hAnsi="Helvetica"/>
            <w:noProof/>
          </w:rPr>
          <w:t>13.7.2</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_Toc368050482 \h </w:instrText>
        </w:r>
        <w:r>
          <w:rPr>
            <w:noProof/>
            <w:webHidden/>
          </w:rPr>
        </w:r>
        <w:r>
          <w:rPr>
            <w:noProof/>
            <w:webHidden/>
          </w:rPr>
          <w:fldChar w:fldCharType="separate"/>
        </w:r>
        <w:r w:rsidR="00460CAC">
          <w:rPr>
            <w:noProof/>
            <w:webHidden/>
          </w:rPr>
          <w:t>187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83" w:history="1">
        <w:r w:rsidRPr="00AE7367">
          <w:rPr>
            <w:rStyle w:val="Hyperlink"/>
            <w:noProof/>
          </w:rPr>
          <w:t>13.8</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break</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_Toc368050483 \h </w:instrText>
        </w:r>
        <w:r>
          <w:rPr>
            <w:noProof/>
            <w:webHidden/>
          </w:rPr>
        </w:r>
        <w:r>
          <w:rPr>
            <w:noProof/>
            <w:webHidden/>
          </w:rPr>
          <w:fldChar w:fldCharType="separate"/>
        </w:r>
        <w:r w:rsidR="00460CAC">
          <w:rPr>
            <w:noProof/>
            <w:webHidden/>
          </w:rPr>
          <w:t>188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85" w:history="1">
        <w:r w:rsidRPr="00AE7367">
          <w:rPr>
            <w:rStyle w:val="Hyperlink"/>
            <w:rFonts w:ascii="Helvetica" w:hAnsi="Helvetica"/>
            <w:noProof/>
          </w:rPr>
          <w:t>13.8.1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_Toc368050485 \h </w:instrText>
        </w:r>
        <w:r>
          <w:rPr>
            <w:noProof/>
            <w:webHidden/>
          </w:rPr>
        </w:r>
        <w:r>
          <w:rPr>
            <w:noProof/>
            <w:webHidden/>
          </w:rPr>
          <w:fldChar w:fldCharType="separate"/>
        </w:r>
        <w:r w:rsidR="00460CAC">
          <w:rPr>
            <w:noProof/>
            <w:webHidden/>
          </w:rPr>
          <w:t>188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87" w:history="1">
        <w:r w:rsidRPr="00AE7367">
          <w:rPr>
            <w:rStyle w:val="Hyperlink"/>
            <w:rFonts w:ascii="Helvetica" w:hAnsi="Helvetica"/>
            <w:noProof/>
          </w:rPr>
          <w:t>13.8.2</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_Toc368050487 \h </w:instrText>
        </w:r>
        <w:r>
          <w:rPr>
            <w:noProof/>
            <w:webHidden/>
          </w:rPr>
        </w:r>
        <w:r>
          <w:rPr>
            <w:noProof/>
            <w:webHidden/>
          </w:rPr>
          <w:fldChar w:fldCharType="separate"/>
        </w:r>
        <w:r w:rsidR="00460CAC">
          <w:rPr>
            <w:noProof/>
            <w:webHidden/>
          </w:rPr>
          <w:t>188</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88" w:history="1">
        <w:r w:rsidRPr="00AE7367">
          <w:rPr>
            <w:rStyle w:val="Hyperlink"/>
            <w:noProof/>
          </w:rPr>
          <w:t>13.9</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return</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_Toc368050488 \h </w:instrText>
        </w:r>
        <w:r>
          <w:rPr>
            <w:noProof/>
            <w:webHidden/>
          </w:rPr>
        </w:r>
        <w:r>
          <w:rPr>
            <w:noProof/>
            <w:webHidden/>
          </w:rPr>
          <w:fldChar w:fldCharType="separate"/>
        </w:r>
        <w:r w:rsidR="00460CAC">
          <w:rPr>
            <w:noProof/>
            <w:webHidden/>
          </w:rPr>
          <w:t>188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90" w:history="1">
        <w:r w:rsidRPr="00AE7367">
          <w:rPr>
            <w:rStyle w:val="Hyperlink"/>
            <w:rFonts w:ascii="Helvetica" w:hAnsi="Helvetica"/>
            <w:noProof/>
          </w:rPr>
          <w:t>13.9.1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_Toc368050490 \h </w:instrText>
        </w:r>
        <w:r>
          <w:rPr>
            <w:noProof/>
            <w:webHidden/>
          </w:rPr>
        </w:r>
        <w:r>
          <w:rPr>
            <w:noProof/>
            <w:webHidden/>
          </w:rPr>
          <w:fldChar w:fldCharType="separate"/>
        </w:r>
        <w:r w:rsidR="00460CAC">
          <w:rPr>
            <w:noProof/>
            <w:webHidden/>
          </w:rPr>
          <w:t>188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92" w:history="1">
        <w:r w:rsidRPr="00AE7367">
          <w:rPr>
            <w:rStyle w:val="Hyperlink"/>
            <w:rFonts w:ascii="Helvetica" w:hAnsi="Helvetica"/>
            <w:noProof/>
          </w:rPr>
          <w:t>13.9.2</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_Toc368050492 \h </w:instrText>
        </w:r>
        <w:r>
          <w:rPr>
            <w:noProof/>
            <w:webHidden/>
          </w:rPr>
        </w:r>
        <w:r>
          <w:rPr>
            <w:noProof/>
            <w:webHidden/>
          </w:rPr>
          <w:fldChar w:fldCharType="separate"/>
        </w:r>
        <w:r w:rsidR="00460CAC">
          <w:rPr>
            <w:noProof/>
            <w:webHidden/>
          </w:rPr>
          <w:t>188</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93" w:history="1">
        <w:r w:rsidRPr="00AE7367">
          <w:rPr>
            <w:rStyle w:val="Hyperlink"/>
            <w:noProof/>
          </w:rPr>
          <w:t>13.10</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with</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_Toc368050493 \h </w:instrText>
        </w:r>
        <w:r>
          <w:rPr>
            <w:noProof/>
            <w:webHidden/>
          </w:rPr>
        </w:r>
        <w:r>
          <w:rPr>
            <w:noProof/>
            <w:webHidden/>
          </w:rPr>
          <w:fldChar w:fldCharType="separate"/>
        </w:r>
        <w:r w:rsidR="00460CAC">
          <w:rPr>
            <w:noProof/>
            <w:webHidden/>
          </w:rPr>
          <w:t>189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95" w:history="1">
        <w:r w:rsidRPr="00AE7367">
          <w:rPr>
            <w:rStyle w:val="Hyperlink"/>
            <w:rFonts w:ascii="Helvetica" w:hAnsi="Helvetica"/>
            <w:noProof/>
          </w:rPr>
          <w:t>13.10.1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_Toc368050495 \h </w:instrText>
        </w:r>
        <w:r>
          <w:rPr>
            <w:noProof/>
            <w:webHidden/>
          </w:rPr>
        </w:r>
        <w:r>
          <w:rPr>
            <w:noProof/>
            <w:webHidden/>
          </w:rPr>
          <w:fldChar w:fldCharType="separate"/>
        </w:r>
        <w:r w:rsidR="00460CAC">
          <w:rPr>
            <w:noProof/>
            <w:webHidden/>
          </w:rPr>
          <w:t>189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96" w:history="1">
        <w:r w:rsidRPr="00AE7367">
          <w:rPr>
            <w:rStyle w:val="Hyperlink"/>
            <w:noProof/>
          </w:rPr>
          <w:t>13.10.2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_Toc368050496 \h </w:instrText>
        </w:r>
        <w:r>
          <w:rPr>
            <w:noProof/>
            <w:webHidden/>
          </w:rPr>
        </w:r>
        <w:r>
          <w:rPr>
            <w:noProof/>
            <w:webHidden/>
          </w:rPr>
          <w:fldChar w:fldCharType="separate"/>
        </w:r>
        <w:r w:rsidR="00460CAC">
          <w:rPr>
            <w:noProof/>
            <w:webHidden/>
          </w:rPr>
          <w:t>189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498" w:history="1">
        <w:r w:rsidRPr="00AE7367">
          <w:rPr>
            <w:rStyle w:val="Hyperlink"/>
            <w:rFonts w:ascii="Helvetica" w:hAnsi="Helvetica"/>
            <w:noProof/>
          </w:rPr>
          <w:t>13.10.3</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_Toc368050498 \h </w:instrText>
        </w:r>
        <w:r>
          <w:rPr>
            <w:noProof/>
            <w:webHidden/>
          </w:rPr>
        </w:r>
        <w:r>
          <w:rPr>
            <w:noProof/>
            <w:webHidden/>
          </w:rPr>
          <w:fldChar w:fldCharType="separate"/>
        </w:r>
        <w:r w:rsidR="00460CAC">
          <w:rPr>
            <w:noProof/>
            <w:webHidden/>
          </w:rPr>
          <w:t>189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499" w:history="1">
        <w:r w:rsidRPr="00AE7367">
          <w:rPr>
            <w:rStyle w:val="Hyperlink"/>
            <w:noProof/>
          </w:rPr>
          <w:t>13.11</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switch</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_Toc368050499 \h </w:instrText>
        </w:r>
        <w:r>
          <w:rPr>
            <w:noProof/>
            <w:webHidden/>
          </w:rPr>
        </w:r>
        <w:r>
          <w:rPr>
            <w:noProof/>
            <w:webHidden/>
          </w:rPr>
          <w:fldChar w:fldCharType="separate"/>
        </w:r>
        <w:r w:rsidR="00460CAC">
          <w:rPr>
            <w:noProof/>
            <w:webHidden/>
          </w:rPr>
          <w:t>189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1" w:history="1">
        <w:r w:rsidRPr="00AE7367">
          <w:rPr>
            <w:rStyle w:val="Hyperlink"/>
            <w:rFonts w:ascii="Helvetica" w:hAnsi="Helvetica"/>
            <w:noProof/>
          </w:rPr>
          <w:t>13.11.1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_Toc368050501 \h </w:instrText>
        </w:r>
        <w:r>
          <w:rPr>
            <w:noProof/>
            <w:webHidden/>
          </w:rPr>
        </w:r>
        <w:r>
          <w:rPr>
            <w:noProof/>
            <w:webHidden/>
          </w:rPr>
          <w:fldChar w:fldCharType="separate"/>
        </w:r>
        <w:r w:rsidR="00460CAC">
          <w:rPr>
            <w:noProof/>
            <w:webHidden/>
          </w:rPr>
          <w:t>190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2" w:history="1">
        <w:r w:rsidRPr="00AE7367">
          <w:rPr>
            <w:rStyle w:val="Hyperlink"/>
            <w:noProof/>
          </w:rPr>
          <w:t>13.11.2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LexicalDeclarations</w:t>
        </w:r>
        <w:r>
          <w:rPr>
            <w:noProof/>
            <w:webHidden/>
          </w:rPr>
          <w:tab/>
        </w:r>
        <w:r>
          <w:rPr>
            <w:noProof/>
            <w:webHidden/>
          </w:rPr>
          <w:fldChar w:fldCharType="begin"/>
        </w:r>
        <w:r>
          <w:rPr>
            <w:noProof/>
            <w:webHidden/>
          </w:rPr>
          <w:instrText xml:space="preserve"> PAGEREF _Toc368050502 \h </w:instrText>
        </w:r>
        <w:r>
          <w:rPr>
            <w:noProof/>
            <w:webHidden/>
          </w:rPr>
        </w:r>
        <w:r>
          <w:rPr>
            <w:noProof/>
            <w:webHidden/>
          </w:rPr>
          <w:fldChar w:fldCharType="separate"/>
        </w:r>
        <w:r w:rsidR="00460CAC">
          <w:rPr>
            <w:noProof/>
            <w:webHidden/>
          </w:rPr>
          <w:t>190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3" w:history="1">
        <w:r w:rsidRPr="00AE7367">
          <w:rPr>
            <w:rStyle w:val="Hyperlink"/>
            <w:noProof/>
          </w:rPr>
          <w:t>13.11.3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_Toc368050503 \h </w:instrText>
        </w:r>
        <w:r>
          <w:rPr>
            <w:noProof/>
            <w:webHidden/>
          </w:rPr>
        </w:r>
        <w:r>
          <w:rPr>
            <w:noProof/>
            <w:webHidden/>
          </w:rPr>
          <w:fldChar w:fldCharType="separate"/>
        </w:r>
        <w:r w:rsidR="00460CAC">
          <w:rPr>
            <w:noProof/>
            <w:webHidden/>
          </w:rPr>
          <w:t>190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4" w:history="1">
        <w:r w:rsidRPr="00AE7367">
          <w:rPr>
            <w:rStyle w:val="Hyperlink"/>
            <w:noProof/>
          </w:rPr>
          <w:t>13.11.4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_Toc368050504 \h </w:instrText>
        </w:r>
        <w:r>
          <w:rPr>
            <w:noProof/>
            <w:webHidden/>
          </w:rPr>
        </w:r>
        <w:r>
          <w:rPr>
            <w:noProof/>
            <w:webHidden/>
          </w:rPr>
          <w:fldChar w:fldCharType="separate"/>
        </w:r>
        <w:r w:rsidR="00460CAC">
          <w:rPr>
            <w:noProof/>
            <w:webHidden/>
          </w:rPr>
          <w:t>191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6" w:history="1">
        <w:r w:rsidRPr="00AE7367">
          <w:rPr>
            <w:rStyle w:val="Hyperlink"/>
            <w:rFonts w:ascii="Helvetica" w:hAnsi="Helvetica"/>
            <w:noProof/>
            <w:spacing w:val="6"/>
          </w:rPr>
          <w:t>13.11.5</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Runtime Semantics: CaseBlock</w:t>
        </w:r>
        <w:r w:rsidRPr="00AE7367">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_Toc368050506 \h </w:instrText>
        </w:r>
        <w:r>
          <w:rPr>
            <w:noProof/>
            <w:webHidden/>
          </w:rPr>
        </w:r>
        <w:r>
          <w:rPr>
            <w:noProof/>
            <w:webHidden/>
          </w:rPr>
          <w:fldChar w:fldCharType="separate"/>
        </w:r>
        <w:r w:rsidR="00460CAC">
          <w:rPr>
            <w:noProof/>
            <w:webHidden/>
          </w:rPr>
          <w:t>192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7" w:history="1">
        <w:r w:rsidRPr="00AE7367">
          <w:rPr>
            <w:rStyle w:val="Hyperlink"/>
            <w:noProof/>
            <w:spacing w:val="6"/>
          </w:rPr>
          <w:t>13.11.6</w:t>
        </w:r>
        <w:r>
          <w:rPr>
            <w:rFonts w:asciiTheme="minorHAnsi" w:eastAsiaTheme="minorEastAsia" w:hAnsiTheme="minorHAnsi" w:cstheme="minorBidi"/>
            <w:b w:val="0"/>
            <w:noProof/>
            <w:sz w:val="22"/>
            <w:szCs w:val="22"/>
            <w:lang w:val="en-US" w:eastAsia="en-US"/>
          </w:rPr>
          <w:tab/>
        </w:r>
        <w:r w:rsidRPr="00AE7367">
          <w:rPr>
            <w:rStyle w:val="Hyperlink"/>
            <w:noProof/>
          </w:rPr>
          <w:t>Runtime Semantics: CaseSelector</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_Toc368050507 \h </w:instrText>
        </w:r>
        <w:r>
          <w:rPr>
            <w:noProof/>
            <w:webHidden/>
          </w:rPr>
        </w:r>
        <w:r>
          <w:rPr>
            <w:noProof/>
            <w:webHidden/>
          </w:rPr>
          <w:fldChar w:fldCharType="separate"/>
        </w:r>
        <w:r w:rsidR="00460CAC">
          <w:rPr>
            <w:noProof/>
            <w:webHidden/>
          </w:rPr>
          <w:t>193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08" w:history="1">
        <w:r w:rsidRPr="00AE7367">
          <w:rPr>
            <w:rStyle w:val="Hyperlink"/>
            <w:noProof/>
          </w:rPr>
          <w:t>13.11.7</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_Toc368050508 \h </w:instrText>
        </w:r>
        <w:r>
          <w:rPr>
            <w:noProof/>
            <w:webHidden/>
          </w:rPr>
        </w:r>
        <w:r>
          <w:rPr>
            <w:noProof/>
            <w:webHidden/>
          </w:rPr>
          <w:fldChar w:fldCharType="separate"/>
        </w:r>
        <w:r w:rsidR="00460CAC">
          <w:rPr>
            <w:noProof/>
            <w:webHidden/>
          </w:rPr>
          <w:t>193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09" w:history="1">
        <w:r w:rsidRPr="00AE7367">
          <w:rPr>
            <w:rStyle w:val="Hyperlink"/>
            <w:noProof/>
          </w:rPr>
          <w:t>13.12</w:t>
        </w:r>
        <w:r>
          <w:rPr>
            <w:rFonts w:asciiTheme="minorHAnsi" w:eastAsiaTheme="minorEastAsia" w:hAnsiTheme="minorHAnsi" w:cstheme="minorBidi"/>
            <w:b w:val="0"/>
            <w:noProof/>
            <w:sz w:val="22"/>
            <w:szCs w:val="22"/>
            <w:lang w:val="en-US" w:eastAsia="en-US"/>
          </w:rPr>
          <w:tab/>
        </w:r>
        <w:r w:rsidRPr="00AE7367">
          <w:rPr>
            <w:rStyle w:val="Hyperlink"/>
            <w:noProof/>
          </w:rPr>
          <w:t>Labelled Statements</w:t>
        </w:r>
        <w:r>
          <w:rPr>
            <w:noProof/>
            <w:webHidden/>
          </w:rPr>
          <w:tab/>
        </w:r>
        <w:r>
          <w:rPr>
            <w:noProof/>
            <w:webHidden/>
          </w:rPr>
          <w:fldChar w:fldCharType="begin"/>
        </w:r>
        <w:r>
          <w:rPr>
            <w:noProof/>
            <w:webHidden/>
          </w:rPr>
          <w:instrText xml:space="preserve"> PAGEREF _Toc368050509 \h </w:instrText>
        </w:r>
        <w:r>
          <w:rPr>
            <w:noProof/>
            <w:webHidden/>
          </w:rPr>
        </w:r>
        <w:r>
          <w:rPr>
            <w:noProof/>
            <w:webHidden/>
          </w:rPr>
          <w:fldChar w:fldCharType="separate"/>
        </w:r>
        <w:r w:rsidR="00460CAC">
          <w:rPr>
            <w:noProof/>
            <w:webHidden/>
          </w:rPr>
          <w:t>194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11" w:history="1">
        <w:r w:rsidRPr="00AE7367">
          <w:rPr>
            <w:rStyle w:val="Hyperlink"/>
            <w:rFonts w:ascii="Helvetica" w:hAnsi="Helvetica"/>
            <w:noProof/>
          </w:rPr>
          <w:t>13.12.1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_Toc368050511 \h </w:instrText>
        </w:r>
        <w:r>
          <w:rPr>
            <w:noProof/>
            <w:webHidden/>
          </w:rPr>
        </w:r>
        <w:r>
          <w:rPr>
            <w:noProof/>
            <w:webHidden/>
          </w:rPr>
          <w:fldChar w:fldCharType="separate"/>
        </w:r>
        <w:r w:rsidR="00460CAC">
          <w:rPr>
            <w:noProof/>
            <w:webHidden/>
          </w:rPr>
          <w:t>194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12" w:history="1">
        <w:r w:rsidRPr="00AE7367">
          <w:rPr>
            <w:rStyle w:val="Hyperlink"/>
            <w:noProof/>
          </w:rPr>
          <w:t>13.12.2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_Toc368050512 \h </w:instrText>
        </w:r>
        <w:r>
          <w:rPr>
            <w:noProof/>
            <w:webHidden/>
          </w:rPr>
        </w:r>
        <w:r>
          <w:rPr>
            <w:noProof/>
            <w:webHidden/>
          </w:rPr>
          <w:fldChar w:fldCharType="separate"/>
        </w:r>
        <w:r w:rsidR="00460CAC">
          <w:rPr>
            <w:noProof/>
            <w:webHidden/>
          </w:rPr>
          <w:t>194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14" w:history="1">
        <w:r w:rsidRPr="00AE7367">
          <w:rPr>
            <w:rStyle w:val="Hyperlink"/>
            <w:rFonts w:ascii="Helvetica" w:hAnsi="Helvetica"/>
            <w:noProof/>
            <w:spacing w:val="6"/>
          </w:rPr>
          <w:t>13.12.3</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LabelledEvaluation</w:t>
        </w:r>
        <w:r>
          <w:rPr>
            <w:noProof/>
            <w:webHidden/>
          </w:rPr>
          <w:tab/>
        </w:r>
        <w:r>
          <w:rPr>
            <w:noProof/>
            <w:webHidden/>
          </w:rPr>
          <w:fldChar w:fldCharType="begin"/>
        </w:r>
        <w:r>
          <w:rPr>
            <w:noProof/>
            <w:webHidden/>
          </w:rPr>
          <w:instrText xml:space="preserve"> PAGEREF _Toc368050514 \h </w:instrText>
        </w:r>
        <w:r>
          <w:rPr>
            <w:noProof/>
            <w:webHidden/>
          </w:rPr>
        </w:r>
        <w:r>
          <w:rPr>
            <w:noProof/>
            <w:webHidden/>
          </w:rPr>
          <w:fldChar w:fldCharType="separate"/>
        </w:r>
        <w:r w:rsidR="00460CAC">
          <w:rPr>
            <w:noProof/>
            <w:webHidden/>
          </w:rPr>
          <w:t>194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15" w:history="1">
        <w:r w:rsidRPr="00AE7367">
          <w:rPr>
            <w:rStyle w:val="Hyperlink"/>
            <w:noProof/>
            <w:spacing w:val="6"/>
          </w:rPr>
          <w:t>13.12.4</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_Toc368050515 \h </w:instrText>
        </w:r>
        <w:r>
          <w:rPr>
            <w:noProof/>
            <w:webHidden/>
          </w:rPr>
        </w:r>
        <w:r>
          <w:rPr>
            <w:noProof/>
            <w:webHidden/>
          </w:rPr>
          <w:fldChar w:fldCharType="separate"/>
        </w:r>
        <w:r w:rsidR="00460CAC">
          <w:rPr>
            <w:noProof/>
            <w:webHidden/>
          </w:rPr>
          <w:t>194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16" w:history="1">
        <w:r w:rsidRPr="00AE7367">
          <w:rPr>
            <w:rStyle w:val="Hyperlink"/>
            <w:noProof/>
          </w:rPr>
          <w:t>13.13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throw</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_Toc368050516 \h </w:instrText>
        </w:r>
        <w:r>
          <w:rPr>
            <w:noProof/>
            <w:webHidden/>
          </w:rPr>
        </w:r>
        <w:r>
          <w:rPr>
            <w:noProof/>
            <w:webHidden/>
          </w:rPr>
          <w:fldChar w:fldCharType="separate"/>
        </w:r>
        <w:r w:rsidR="00460CAC">
          <w:rPr>
            <w:noProof/>
            <w:webHidden/>
          </w:rPr>
          <w:t>195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17" w:history="1">
        <w:r w:rsidRPr="00AE7367">
          <w:rPr>
            <w:rStyle w:val="Hyperlink"/>
            <w:noProof/>
            <w:spacing w:val="6"/>
          </w:rPr>
          <w:t>13.13.1</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_Toc368050517 \h </w:instrText>
        </w:r>
        <w:r>
          <w:rPr>
            <w:noProof/>
            <w:webHidden/>
          </w:rPr>
        </w:r>
        <w:r>
          <w:rPr>
            <w:noProof/>
            <w:webHidden/>
          </w:rPr>
          <w:fldChar w:fldCharType="separate"/>
        </w:r>
        <w:r w:rsidR="00460CAC">
          <w:rPr>
            <w:noProof/>
            <w:webHidden/>
          </w:rPr>
          <w:t>195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18" w:history="1">
        <w:r w:rsidRPr="00AE7367">
          <w:rPr>
            <w:rStyle w:val="Hyperlink"/>
            <w:noProof/>
          </w:rPr>
          <w:t>13.14</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try</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_Toc368050518 \h </w:instrText>
        </w:r>
        <w:r>
          <w:rPr>
            <w:noProof/>
            <w:webHidden/>
          </w:rPr>
        </w:r>
        <w:r>
          <w:rPr>
            <w:noProof/>
            <w:webHidden/>
          </w:rPr>
          <w:fldChar w:fldCharType="separate"/>
        </w:r>
        <w:r w:rsidR="00460CAC">
          <w:rPr>
            <w:noProof/>
            <w:webHidden/>
          </w:rPr>
          <w:t>195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20" w:history="1">
        <w:r w:rsidRPr="00AE7367">
          <w:rPr>
            <w:rStyle w:val="Hyperlink"/>
            <w:rFonts w:ascii="Helvetica" w:hAnsi="Helvetica"/>
            <w:noProof/>
          </w:rPr>
          <w:t>13.14.1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_Toc368050520 \h </w:instrText>
        </w:r>
        <w:r>
          <w:rPr>
            <w:noProof/>
            <w:webHidden/>
          </w:rPr>
        </w:r>
        <w:r>
          <w:rPr>
            <w:noProof/>
            <w:webHidden/>
          </w:rPr>
          <w:fldChar w:fldCharType="separate"/>
        </w:r>
        <w:r w:rsidR="00460CAC">
          <w:rPr>
            <w:noProof/>
            <w:webHidden/>
          </w:rPr>
          <w:t>195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21" w:history="1">
        <w:r w:rsidRPr="00AE7367">
          <w:rPr>
            <w:rStyle w:val="Hyperlink"/>
            <w:noProof/>
          </w:rPr>
          <w:t>13.14.2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_Toc368050521 \h </w:instrText>
        </w:r>
        <w:r>
          <w:rPr>
            <w:noProof/>
            <w:webHidden/>
          </w:rPr>
        </w:r>
        <w:r>
          <w:rPr>
            <w:noProof/>
            <w:webHidden/>
          </w:rPr>
          <w:fldChar w:fldCharType="separate"/>
        </w:r>
        <w:r w:rsidR="00460CAC">
          <w:rPr>
            <w:noProof/>
            <w:webHidden/>
          </w:rPr>
          <w:t>195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23" w:history="1">
        <w:r w:rsidRPr="00AE7367">
          <w:rPr>
            <w:rStyle w:val="Hyperlink"/>
            <w:rFonts w:ascii="Helvetica" w:hAnsi="Helvetica"/>
            <w:noProof/>
            <w:spacing w:val="6"/>
          </w:rPr>
          <w:t>13.14.3</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BindingInitialisation</w:t>
        </w:r>
        <w:r>
          <w:rPr>
            <w:noProof/>
            <w:webHidden/>
          </w:rPr>
          <w:tab/>
        </w:r>
        <w:r>
          <w:rPr>
            <w:noProof/>
            <w:webHidden/>
          </w:rPr>
          <w:fldChar w:fldCharType="begin"/>
        </w:r>
        <w:r>
          <w:rPr>
            <w:noProof/>
            <w:webHidden/>
          </w:rPr>
          <w:instrText xml:space="preserve"> PAGEREF _Toc368050523 \h </w:instrText>
        </w:r>
        <w:r>
          <w:rPr>
            <w:noProof/>
            <w:webHidden/>
          </w:rPr>
        </w:r>
        <w:r>
          <w:rPr>
            <w:noProof/>
            <w:webHidden/>
          </w:rPr>
          <w:fldChar w:fldCharType="separate"/>
        </w:r>
        <w:r w:rsidR="00460CAC">
          <w:rPr>
            <w:noProof/>
            <w:webHidden/>
          </w:rPr>
          <w:t>196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24" w:history="1">
        <w:r w:rsidRPr="00AE7367">
          <w:rPr>
            <w:rStyle w:val="Hyperlink"/>
            <w:noProof/>
          </w:rPr>
          <w:t>13.14.4</w:t>
        </w:r>
        <w:r>
          <w:rPr>
            <w:rFonts w:asciiTheme="minorHAnsi" w:eastAsiaTheme="minorEastAsia" w:hAnsiTheme="minorHAnsi" w:cstheme="minorBidi"/>
            <w:b w:val="0"/>
            <w:noProof/>
            <w:sz w:val="22"/>
            <w:szCs w:val="22"/>
            <w:lang w:val="en-US" w:eastAsia="en-US"/>
          </w:rPr>
          <w:tab/>
        </w:r>
        <w:r w:rsidRPr="00AE7367">
          <w:rPr>
            <w:rStyle w:val="Hyperlink"/>
            <w:noProof/>
          </w:rPr>
          <w:t>Runtime Semantics: CatchClauseEvaluation</w:t>
        </w:r>
        <w:r>
          <w:rPr>
            <w:noProof/>
            <w:webHidden/>
          </w:rPr>
          <w:tab/>
        </w:r>
        <w:r>
          <w:rPr>
            <w:noProof/>
            <w:webHidden/>
          </w:rPr>
          <w:fldChar w:fldCharType="begin"/>
        </w:r>
        <w:r>
          <w:rPr>
            <w:noProof/>
            <w:webHidden/>
          </w:rPr>
          <w:instrText xml:space="preserve"> PAGEREF _Toc368050524 \h </w:instrText>
        </w:r>
        <w:r>
          <w:rPr>
            <w:noProof/>
            <w:webHidden/>
          </w:rPr>
        </w:r>
        <w:r>
          <w:rPr>
            <w:noProof/>
            <w:webHidden/>
          </w:rPr>
          <w:fldChar w:fldCharType="separate"/>
        </w:r>
        <w:r w:rsidR="00460CAC">
          <w:rPr>
            <w:noProof/>
            <w:webHidden/>
          </w:rPr>
          <w:t>196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25" w:history="1">
        <w:r w:rsidRPr="00AE7367">
          <w:rPr>
            <w:rStyle w:val="Hyperlink"/>
            <w:noProof/>
          </w:rPr>
          <w:t>13.14.5</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_Toc368050525 \h </w:instrText>
        </w:r>
        <w:r>
          <w:rPr>
            <w:noProof/>
            <w:webHidden/>
          </w:rPr>
        </w:r>
        <w:r>
          <w:rPr>
            <w:noProof/>
            <w:webHidden/>
          </w:rPr>
          <w:fldChar w:fldCharType="separate"/>
        </w:r>
        <w:r w:rsidR="00460CAC">
          <w:rPr>
            <w:noProof/>
            <w:webHidden/>
          </w:rPr>
          <w:t>196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26" w:history="1">
        <w:r w:rsidRPr="00AE7367">
          <w:rPr>
            <w:rStyle w:val="Hyperlink"/>
            <w:noProof/>
          </w:rPr>
          <w:t>13.15</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rFonts w:ascii="Courier New" w:hAnsi="Courier New"/>
            <w:noProof/>
          </w:rPr>
          <w:t>debugger</w:t>
        </w:r>
        <w:r w:rsidRPr="00AE7367">
          <w:rPr>
            <w:rStyle w:val="Hyperlink"/>
            <w:noProof/>
          </w:rPr>
          <w:t xml:space="preserve"> statement</w:t>
        </w:r>
        <w:r>
          <w:rPr>
            <w:noProof/>
            <w:webHidden/>
          </w:rPr>
          <w:tab/>
        </w:r>
        <w:r>
          <w:rPr>
            <w:noProof/>
            <w:webHidden/>
          </w:rPr>
          <w:fldChar w:fldCharType="begin"/>
        </w:r>
        <w:r>
          <w:rPr>
            <w:noProof/>
            <w:webHidden/>
          </w:rPr>
          <w:instrText xml:space="preserve"> PAGEREF _Toc368050526 \h </w:instrText>
        </w:r>
        <w:r>
          <w:rPr>
            <w:noProof/>
            <w:webHidden/>
          </w:rPr>
        </w:r>
        <w:r>
          <w:rPr>
            <w:noProof/>
            <w:webHidden/>
          </w:rPr>
          <w:fldChar w:fldCharType="separate"/>
        </w:r>
        <w:r w:rsidR="00460CAC">
          <w:rPr>
            <w:noProof/>
            <w:webHidden/>
          </w:rPr>
          <w:t>197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27" w:history="1">
        <w:r w:rsidRPr="00AE7367">
          <w:rPr>
            <w:rStyle w:val="Hyperlink"/>
            <w:noProof/>
          </w:rPr>
          <w:t>13.15.1</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_Toc368050527 \h </w:instrText>
        </w:r>
        <w:r>
          <w:rPr>
            <w:noProof/>
            <w:webHidden/>
          </w:rPr>
        </w:r>
        <w:r>
          <w:rPr>
            <w:noProof/>
            <w:webHidden/>
          </w:rPr>
          <w:fldChar w:fldCharType="separate"/>
        </w:r>
        <w:r w:rsidR="00460CAC">
          <w:rPr>
            <w:noProof/>
            <w:webHidden/>
          </w:rPr>
          <w:t>197</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528" w:history="1">
        <w:r w:rsidRPr="00AE7367">
          <w:rPr>
            <w:rStyle w:val="Hyperlink"/>
            <w:noProof/>
          </w:rPr>
          <w:t>14</w:t>
        </w:r>
        <w:r>
          <w:rPr>
            <w:rFonts w:asciiTheme="minorHAnsi" w:eastAsiaTheme="minorEastAsia" w:hAnsiTheme="minorHAnsi" w:cstheme="minorBidi"/>
            <w:b w:val="0"/>
            <w:noProof/>
            <w:sz w:val="22"/>
            <w:szCs w:val="22"/>
            <w:lang w:val="en-US" w:eastAsia="en-US"/>
          </w:rPr>
          <w:tab/>
        </w:r>
        <w:r w:rsidRPr="00AE7367">
          <w:rPr>
            <w:rStyle w:val="Hyperlink"/>
            <w:noProof/>
          </w:rPr>
          <w:t>ECMAScript Language: Functions and Classes</w:t>
        </w:r>
        <w:r>
          <w:rPr>
            <w:noProof/>
            <w:webHidden/>
          </w:rPr>
          <w:tab/>
        </w:r>
        <w:r>
          <w:rPr>
            <w:noProof/>
            <w:webHidden/>
          </w:rPr>
          <w:fldChar w:fldCharType="begin"/>
        </w:r>
        <w:r>
          <w:rPr>
            <w:noProof/>
            <w:webHidden/>
          </w:rPr>
          <w:instrText xml:space="preserve"> PAGEREF _Toc368050528 \h </w:instrText>
        </w:r>
        <w:r>
          <w:rPr>
            <w:noProof/>
            <w:webHidden/>
          </w:rPr>
        </w:r>
        <w:r>
          <w:rPr>
            <w:noProof/>
            <w:webHidden/>
          </w:rPr>
          <w:fldChar w:fldCharType="separate"/>
        </w:r>
        <w:r w:rsidR="00460CAC">
          <w:rPr>
            <w:noProof/>
            <w:webHidden/>
          </w:rPr>
          <w:t>197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29" w:history="1">
        <w:r w:rsidRPr="00AE7367">
          <w:rPr>
            <w:rStyle w:val="Hyperlink"/>
            <w:noProof/>
          </w:rPr>
          <w:t>14.1</w:t>
        </w:r>
        <w:r>
          <w:rPr>
            <w:rFonts w:asciiTheme="minorHAnsi" w:eastAsiaTheme="minorEastAsia" w:hAnsiTheme="minorHAnsi" w:cstheme="minorBidi"/>
            <w:b w:val="0"/>
            <w:noProof/>
            <w:sz w:val="22"/>
            <w:szCs w:val="22"/>
            <w:lang w:val="en-US" w:eastAsia="en-US"/>
          </w:rPr>
          <w:tab/>
        </w:r>
        <w:r w:rsidRPr="00AE7367">
          <w:rPr>
            <w:rStyle w:val="Hyperlink"/>
            <w:noProof/>
          </w:rPr>
          <w:t>Function Definitions</w:t>
        </w:r>
        <w:r>
          <w:rPr>
            <w:noProof/>
            <w:webHidden/>
          </w:rPr>
          <w:tab/>
        </w:r>
        <w:r>
          <w:rPr>
            <w:noProof/>
            <w:webHidden/>
          </w:rPr>
          <w:fldChar w:fldCharType="begin"/>
        </w:r>
        <w:r>
          <w:rPr>
            <w:noProof/>
            <w:webHidden/>
          </w:rPr>
          <w:instrText xml:space="preserve"> PAGEREF _Toc368050529 \h </w:instrText>
        </w:r>
        <w:r>
          <w:rPr>
            <w:noProof/>
            <w:webHidden/>
          </w:rPr>
        </w:r>
        <w:r>
          <w:rPr>
            <w:noProof/>
            <w:webHidden/>
          </w:rPr>
          <w:fldChar w:fldCharType="separate"/>
        </w:r>
        <w:r w:rsidR="00460CAC">
          <w:rPr>
            <w:noProof/>
            <w:webHidden/>
          </w:rPr>
          <w:t>197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1" w:history="1">
        <w:r w:rsidRPr="00AE7367">
          <w:rPr>
            <w:rStyle w:val="Hyperlink"/>
            <w:rFonts w:ascii="Helvetica" w:hAnsi="Helvetica"/>
            <w:noProof/>
          </w:rPr>
          <w:t>14.1.1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_Toc368050531 \h </w:instrText>
        </w:r>
        <w:r>
          <w:rPr>
            <w:noProof/>
            <w:webHidden/>
          </w:rPr>
        </w:r>
        <w:r>
          <w:rPr>
            <w:noProof/>
            <w:webHidden/>
          </w:rPr>
          <w:fldChar w:fldCharType="separate"/>
        </w:r>
        <w:r w:rsidR="00460CAC">
          <w:rPr>
            <w:noProof/>
            <w:webHidden/>
          </w:rPr>
          <w:t>198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2" w:history="1">
        <w:r w:rsidRPr="00AE7367">
          <w:rPr>
            <w:rStyle w:val="Hyperlink"/>
            <w:noProof/>
          </w:rPr>
          <w:t>14.1.2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BoundNames</w:t>
        </w:r>
        <w:r>
          <w:rPr>
            <w:noProof/>
            <w:webHidden/>
          </w:rPr>
          <w:tab/>
        </w:r>
        <w:r>
          <w:rPr>
            <w:noProof/>
            <w:webHidden/>
          </w:rPr>
          <w:fldChar w:fldCharType="begin"/>
        </w:r>
        <w:r>
          <w:rPr>
            <w:noProof/>
            <w:webHidden/>
          </w:rPr>
          <w:instrText xml:space="preserve"> PAGEREF _Toc368050532 \h </w:instrText>
        </w:r>
        <w:r>
          <w:rPr>
            <w:noProof/>
            <w:webHidden/>
          </w:rPr>
        </w:r>
        <w:r>
          <w:rPr>
            <w:noProof/>
            <w:webHidden/>
          </w:rPr>
          <w:fldChar w:fldCharType="separate"/>
        </w:r>
        <w:r w:rsidR="00460CAC">
          <w:rPr>
            <w:noProof/>
            <w:webHidden/>
          </w:rPr>
          <w:t>199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3" w:history="1">
        <w:r w:rsidRPr="00AE7367">
          <w:rPr>
            <w:rStyle w:val="Hyperlink"/>
            <w:noProof/>
          </w:rPr>
          <w:t>14.1.3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Contains</w:t>
        </w:r>
        <w:r>
          <w:rPr>
            <w:noProof/>
            <w:webHidden/>
          </w:rPr>
          <w:tab/>
        </w:r>
        <w:r>
          <w:rPr>
            <w:noProof/>
            <w:webHidden/>
          </w:rPr>
          <w:fldChar w:fldCharType="begin"/>
        </w:r>
        <w:r>
          <w:rPr>
            <w:noProof/>
            <w:webHidden/>
          </w:rPr>
          <w:instrText xml:space="preserve"> PAGEREF _Toc368050533 \h </w:instrText>
        </w:r>
        <w:r>
          <w:rPr>
            <w:noProof/>
            <w:webHidden/>
          </w:rPr>
        </w:r>
        <w:r>
          <w:rPr>
            <w:noProof/>
            <w:webHidden/>
          </w:rPr>
          <w:fldChar w:fldCharType="separate"/>
        </w:r>
        <w:r w:rsidR="00460CAC">
          <w:rPr>
            <w:noProof/>
            <w:webHidden/>
          </w:rPr>
          <w:t>199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4" w:history="1">
        <w:r w:rsidRPr="00AE7367">
          <w:rPr>
            <w:rStyle w:val="Hyperlink"/>
            <w:noProof/>
          </w:rPr>
          <w:t>14.1.4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ExpectedArgumentCount</w:t>
        </w:r>
        <w:r>
          <w:rPr>
            <w:noProof/>
            <w:webHidden/>
          </w:rPr>
          <w:tab/>
        </w:r>
        <w:r>
          <w:rPr>
            <w:noProof/>
            <w:webHidden/>
          </w:rPr>
          <w:fldChar w:fldCharType="begin"/>
        </w:r>
        <w:r>
          <w:rPr>
            <w:noProof/>
            <w:webHidden/>
          </w:rPr>
          <w:instrText xml:space="preserve"> PAGEREF _Toc368050534 \h </w:instrText>
        </w:r>
        <w:r>
          <w:rPr>
            <w:noProof/>
            <w:webHidden/>
          </w:rPr>
        </w:r>
        <w:r>
          <w:rPr>
            <w:noProof/>
            <w:webHidden/>
          </w:rPr>
          <w:fldChar w:fldCharType="separate"/>
        </w:r>
        <w:r w:rsidR="00460CAC">
          <w:rPr>
            <w:noProof/>
            <w:webHidden/>
          </w:rPr>
          <w:t>200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5" w:history="1">
        <w:r w:rsidRPr="00AE7367">
          <w:rPr>
            <w:rStyle w:val="Hyperlink"/>
            <w:noProof/>
          </w:rPr>
          <w:t>14.1.5</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HasInitialiser</w:t>
        </w:r>
        <w:r>
          <w:rPr>
            <w:noProof/>
            <w:webHidden/>
          </w:rPr>
          <w:tab/>
        </w:r>
        <w:r>
          <w:rPr>
            <w:noProof/>
            <w:webHidden/>
          </w:rPr>
          <w:fldChar w:fldCharType="begin"/>
        </w:r>
        <w:r>
          <w:rPr>
            <w:noProof/>
            <w:webHidden/>
          </w:rPr>
          <w:instrText xml:space="preserve"> PAGEREF _Toc368050535 \h </w:instrText>
        </w:r>
        <w:r>
          <w:rPr>
            <w:noProof/>
            <w:webHidden/>
          </w:rPr>
        </w:r>
        <w:r>
          <w:rPr>
            <w:noProof/>
            <w:webHidden/>
          </w:rPr>
          <w:fldChar w:fldCharType="separate"/>
        </w:r>
        <w:r w:rsidR="00460CAC">
          <w:rPr>
            <w:noProof/>
            <w:webHidden/>
          </w:rPr>
          <w:t>200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6" w:history="1">
        <w:r w:rsidRPr="00AE7367">
          <w:rPr>
            <w:rStyle w:val="Hyperlink"/>
            <w:noProof/>
          </w:rPr>
          <w:t>14.1.6</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IsConstantDeclaration</w:t>
        </w:r>
        <w:r>
          <w:rPr>
            <w:noProof/>
            <w:webHidden/>
          </w:rPr>
          <w:tab/>
        </w:r>
        <w:r>
          <w:rPr>
            <w:noProof/>
            <w:webHidden/>
          </w:rPr>
          <w:fldChar w:fldCharType="begin"/>
        </w:r>
        <w:r>
          <w:rPr>
            <w:noProof/>
            <w:webHidden/>
          </w:rPr>
          <w:instrText xml:space="preserve"> PAGEREF _Toc368050536 \h </w:instrText>
        </w:r>
        <w:r>
          <w:rPr>
            <w:noProof/>
            <w:webHidden/>
          </w:rPr>
        </w:r>
        <w:r>
          <w:rPr>
            <w:noProof/>
            <w:webHidden/>
          </w:rPr>
          <w:fldChar w:fldCharType="separate"/>
        </w:r>
        <w:r w:rsidR="00460CAC">
          <w:rPr>
            <w:noProof/>
            <w:webHidden/>
          </w:rPr>
          <w:t>200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7" w:history="1">
        <w:r w:rsidRPr="00AE7367">
          <w:rPr>
            <w:rStyle w:val="Hyperlink"/>
            <w:noProof/>
          </w:rPr>
          <w:t>14.1.7</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IsSimpleParameterList</w:t>
        </w:r>
        <w:r>
          <w:rPr>
            <w:noProof/>
            <w:webHidden/>
          </w:rPr>
          <w:tab/>
        </w:r>
        <w:r>
          <w:rPr>
            <w:noProof/>
            <w:webHidden/>
          </w:rPr>
          <w:fldChar w:fldCharType="begin"/>
        </w:r>
        <w:r>
          <w:rPr>
            <w:noProof/>
            <w:webHidden/>
          </w:rPr>
          <w:instrText xml:space="preserve"> PAGEREF _Toc368050537 \h </w:instrText>
        </w:r>
        <w:r>
          <w:rPr>
            <w:noProof/>
            <w:webHidden/>
          </w:rPr>
        </w:r>
        <w:r>
          <w:rPr>
            <w:noProof/>
            <w:webHidden/>
          </w:rPr>
          <w:fldChar w:fldCharType="separate"/>
        </w:r>
        <w:r w:rsidR="00460CAC">
          <w:rPr>
            <w:noProof/>
            <w:webHidden/>
          </w:rPr>
          <w:t>200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8" w:history="1">
        <w:r w:rsidRPr="00AE7367">
          <w:rPr>
            <w:rStyle w:val="Hyperlink"/>
            <w:noProof/>
          </w:rPr>
          <w:t>14.1.8</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IsStrict</w:t>
        </w:r>
        <w:r>
          <w:rPr>
            <w:noProof/>
            <w:webHidden/>
          </w:rPr>
          <w:tab/>
        </w:r>
        <w:r>
          <w:rPr>
            <w:noProof/>
            <w:webHidden/>
          </w:rPr>
          <w:fldChar w:fldCharType="begin"/>
        </w:r>
        <w:r>
          <w:rPr>
            <w:noProof/>
            <w:webHidden/>
          </w:rPr>
          <w:instrText xml:space="preserve"> PAGEREF _Toc368050538 \h </w:instrText>
        </w:r>
        <w:r>
          <w:rPr>
            <w:noProof/>
            <w:webHidden/>
          </w:rPr>
        </w:r>
        <w:r>
          <w:rPr>
            <w:noProof/>
            <w:webHidden/>
          </w:rPr>
          <w:fldChar w:fldCharType="separate"/>
        </w:r>
        <w:r w:rsidR="00460CAC">
          <w:rPr>
            <w:noProof/>
            <w:webHidden/>
          </w:rPr>
          <w:t>201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39" w:history="1">
        <w:r w:rsidRPr="00AE7367">
          <w:rPr>
            <w:rStyle w:val="Hyperlink"/>
            <w:noProof/>
          </w:rPr>
          <w:t>14.1.9</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_Toc368050539 \h </w:instrText>
        </w:r>
        <w:r>
          <w:rPr>
            <w:noProof/>
            <w:webHidden/>
          </w:rPr>
        </w:r>
        <w:r>
          <w:rPr>
            <w:noProof/>
            <w:webHidden/>
          </w:rPr>
          <w:fldChar w:fldCharType="separate"/>
        </w:r>
        <w:r w:rsidR="00460CAC">
          <w:rPr>
            <w:noProof/>
            <w:webHidden/>
          </w:rPr>
          <w:t>201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0" w:history="1">
        <w:r w:rsidRPr="00AE7367">
          <w:rPr>
            <w:rStyle w:val="Hyperlink"/>
            <w:noProof/>
          </w:rPr>
          <w:t>14.1.10</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_Toc368050540 \h </w:instrText>
        </w:r>
        <w:r>
          <w:rPr>
            <w:noProof/>
            <w:webHidden/>
          </w:rPr>
        </w:r>
        <w:r>
          <w:rPr>
            <w:noProof/>
            <w:webHidden/>
          </w:rPr>
          <w:fldChar w:fldCharType="separate"/>
        </w:r>
        <w:r w:rsidR="00460CAC">
          <w:rPr>
            <w:noProof/>
            <w:webHidden/>
          </w:rPr>
          <w:t>201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2" w:history="1">
        <w:r w:rsidRPr="00AE7367">
          <w:rPr>
            <w:rStyle w:val="Hyperlink"/>
            <w:rFonts w:ascii="Helvetica" w:hAnsi="Helvetica"/>
            <w:noProof/>
            <w:spacing w:val="6"/>
          </w:rPr>
          <w:t>14.1.11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BindingInitialisation</w:t>
        </w:r>
        <w:r>
          <w:rPr>
            <w:noProof/>
            <w:webHidden/>
          </w:rPr>
          <w:tab/>
        </w:r>
        <w:r>
          <w:rPr>
            <w:noProof/>
            <w:webHidden/>
          </w:rPr>
          <w:fldChar w:fldCharType="begin"/>
        </w:r>
        <w:r>
          <w:rPr>
            <w:noProof/>
            <w:webHidden/>
          </w:rPr>
          <w:instrText xml:space="preserve"> PAGEREF _Toc368050542 \h </w:instrText>
        </w:r>
        <w:r>
          <w:rPr>
            <w:noProof/>
            <w:webHidden/>
          </w:rPr>
        </w:r>
        <w:r>
          <w:rPr>
            <w:noProof/>
            <w:webHidden/>
          </w:rPr>
          <w:fldChar w:fldCharType="separate"/>
        </w:r>
        <w:r w:rsidR="00460CAC">
          <w:rPr>
            <w:noProof/>
            <w:webHidden/>
          </w:rPr>
          <w:t>202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3" w:history="1">
        <w:r w:rsidRPr="00AE7367">
          <w:rPr>
            <w:rStyle w:val="Hyperlink"/>
            <w:noProof/>
          </w:rPr>
          <w:t>14.1.12</w:t>
        </w:r>
        <w:r>
          <w:rPr>
            <w:rFonts w:asciiTheme="minorHAnsi" w:eastAsiaTheme="minorEastAsia" w:hAnsiTheme="minorHAnsi" w:cstheme="minorBidi"/>
            <w:b w:val="0"/>
            <w:noProof/>
            <w:sz w:val="22"/>
            <w:szCs w:val="22"/>
            <w:lang w:val="en-US" w:eastAsia="en-US"/>
          </w:rPr>
          <w:tab/>
        </w:r>
        <w:r w:rsidRPr="00AE7367">
          <w:rPr>
            <w:rStyle w:val="Hyperlink"/>
            <w:noProof/>
          </w:rPr>
          <w:t>Runtime Semantics: Evaluate</w:t>
        </w:r>
        <w:r w:rsidRPr="00AE7367">
          <w:rPr>
            <w:rStyle w:val="Hyperlink"/>
            <w:noProof/>
            <w:spacing w:val="6"/>
          </w:rPr>
          <w:t>Body</w:t>
        </w:r>
        <w:r>
          <w:rPr>
            <w:noProof/>
            <w:webHidden/>
          </w:rPr>
          <w:tab/>
        </w:r>
        <w:r>
          <w:rPr>
            <w:noProof/>
            <w:webHidden/>
          </w:rPr>
          <w:fldChar w:fldCharType="begin"/>
        </w:r>
        <w:r>
          <w:rPr>
            <w:noProof/>
            <w:webHidden/>
          </w:rPr>
          <w:instrText xml:space="preserve"> PAGEREF _Toc368050543 \h </w:instrText>
        </w:r>
        <w:r>
          <w:rPr>
            <w:noProof/>
            <w:webHidden/>
          </w:rPr>
        </w:r>
        <w:r>
          <w:rPr>
            <w:noProof/>
            <w:webHidden/>
          </w:rPr>
          <w:fldChar w:fldCharType="separate"/>
        </w:r>
        <w:r w:rsidR="00460CAC">
          <w:rPr>
            <w:noProof/>
            <w:webHidden/>
          </w:rPr>
          <w:t>202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4" w:history="1">
        <w:r w:rsidRPr="00AE7367">
          <w:rPr>
            <w:rStyle w:val="Hyperlink"/>
            <w:noProof/>
            <w:spacing w:val="6"/>
          </w:rPr>
          <w:t>14.1.13</w:t>
        </w:r>
        <w:r>
          <w:rPr>
            <w:rFonts w:asciiTheme="minorHAnsi" w:eastAsiaTheme="minorEastAsia" w:hAnsiTheme="minorHAnsi" w:cstheme="minorBidi"/>
            <w:b w:val="0"/>
            <w:noProof/>
            <w:sz w:val="22"/>
            <w:szCs w:val="22"/>
            <w:lang w:val="en-US" w:eastAsia="en-US"/>
          </w:rPr>
          <w:tab/>
        </w:r>
        <w:r w:rsidRPr="00AE7367">
          <w:rPr>
            <w:rStyle w:val="Hyperlink"/>
            <w:noProof/>
          </w:rPr>
          <w:t>Runtime Semantics: Indexed</w:t>
        </w:r>
        <w:r w:rsidRPr="00AE7367">
          <w:rPr>
            <w:rStyle w:val="Hyperlink"/>
            <w:noProof/>
            <w:spacing w:val="6"/>
          </w:rPr>
          <w:t>BindingInitialisation</w:t>
        </w:r>
        <w:r>
          <w:rPr>
            <w:noProof/>
            <w:webHidden/>
          </w:rPr>
          <w:tab/>
        </w:r>
        <w:r>
          <w:rPr>
            <w:noProof/>
            <w:webHidden/>
          </w:rPr>
          <w:fldChar w:fldCharType="begin"/>
        </w:r>
        <w:r>
          <w:rPr>
            <w:noProof/>
            <w:webHidden/>
          </w:rPr>
          <w:instrText xml:space="preserve"> PAGEREF _Toc368050544 \h </w:instrText>
        </w:r>
        <w:r>
          <w:rPr>
            <w:noProof/>
            <w:webHidden/>
          </w:rPr>
        </w:r>
        <w:r>
          <w:rPr>
            <w:noProof/>
            <w:webHidden/>
          </w:rPr>
          <w:fldChar w:fldCharType="separate"/>
        </w:r>
        <w:r w:rsidR="00460CAC">
          <w:rPr>
            <w:noProof/>
            <w:webHidden/>
          </w:rPr>
          <w:t>203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5" w:history="1">
        <w:r w:rsidRPr="00AE7367">
          <w:rPr>
            <w:rStyle w:val="Hyperlink"/>
            <w:noProof/>
          </w:rPr>
          <w:t>14.1.14</w:t>
        </w:r>
        <w:r>
          <w:rPr>
            <w:rFonts w:asciiTheme="minorHAnsi" w:eastAsiaTheme="minorEastAsia" w:hAnsiTheme="minorHAnsi" w:cstheme="minorBidi"/>
            <w:b w:val="0"/>
            <w:noProof/>
            <w:sz w:val="22"/>
            <w:szCs w:val="22"/>
            <w:lang w:val="en-US" w:eastAsia="en-US"/>
          </w:rPr>
          <w:tab/>
        </w:r>
        <w:r w:rsidRPr="00AE7367">
          <w:rPr>
            <w:rStyle w:val="Hyperlink"/>
            <w:noProof/>
          </w:rPr>
          <w:t>Runtime Semantics: InstantiateFunctionObject</w:t>
        </w:r>
        <w:r>
          <w:rPr>
            <w:noProof/>
            <w:webHidden/>
          </w:rPr>
          <w:tab/>
        </w:r>
        <w:r>
          <w:rPr>
            <w:noProof/>
            <w:webHidden/>
          </w:rPr>
          <w:fldChar w:fldCharType="begin"/>
        </w:r>
        <w:r>
          <w:rPr>
            <w:noProof/>
            <w:webHidden/>
          </w:rPr>
          <w:instrText xml:space="preserve"> PAGEREF _Toc368050545 \h </w:instrText>
        </w:r>
        <w:r>
          <w:rPr>
            <w:noProof/>
            <w:webHidden/>
          </w:rPr>
        </w:r>
        <w:r>
          <w:rPr>
            <w:noProof/>
            <w:webHidden/>
          </w:rPr>
          <w:fldChar w:fldCharType="separate"/>
        </w:r>
        <w:r w:rsidR="00460CAC">
          <w:rPr>
            <w:noProof/>
            <w:webHidden/>
          </w:rPr>
          <w:t>203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6" w:history="1">
        <w:r w:rsidRPr="00AE7367">
          <w:rPr>
            <w:rStyle w:val="Hyperlink"/>
            <w:noProof/>
          </w:rPr>
          <w:t>14.1.15</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_Toc368050546 \h </w:instrText>
        </w:r>
        <w:r>
          <w:rPr>
            <w:noProof/>
            <w:webHidden/>
          </w:rPr>
        </w:r>
        <w:r>
          <w:rPr>
            <w:noProof/>
            <w:webHidden/>
          </w:rPr>
          <w:fldChar w:fldCharType="separate"/>
        </w:r>
        <w:r w:rsidR="00460CAC">
          <w:rPr>
            <w:noProof/>
            <w:webHidden/>
          </w:rPr>
          <w:t>204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47" w:history="1">
        <w:r w:rsidRPr="00AE7367">
          <w:rPr>
            <w:rStyle w:val="Hyperlink"/>
            <w:noProof/>
          </w:rPr>
          <w:t>14.2</w:t>
        </w:r>
        <w:r>
          <w:rPr>
            <w:rFonts w:asciiTheme="minorHAnsi" w:eastAsiaTheme="minorEastAsia" w:hAnsiTheme="minorHAnsi" w:cstheme="minorBidi"/>
            <w:b w:val="0"/>
            <w:noProof/>
            <w:sz w:val="22"/>
            <w:szCs w:val="22"/>
            <w:lang w:val="en-US" w:eastAsia="en-US"/>
          </w:rPr>
          <w:tab/>
        </w:r>
        <w:r w:rsidRPr="00AE7367">
          <w:rPr>
            <w:rStyle w:val="Hyperlink"/>
            <w:noProof/>
          </w:rPr>
          <w:t>Arrow Function Definitions</w:t>
        </w:r>
        <w:r>
          <w:rPr>
            <w:noProof/>
            <w:webHidden/>
          </w:rPr>
          <w:tab/>
        </w:r>
        <w:r>
          <w:rPr>
            <w:noProof/>
            <w:webHidden/>
          </w:rPr>
          <w:fldChar w:fldCharType="begin"/>
        </w:r>
        <w:r>
          <w:rPr>
            <w:noProof/>
            <w:webHidden/>
          </w:rPr>
          <w:instrText xml:space="preserve"> PAGEREF _Toc368050547 \h </w:instrText>
        </w:r>
        <w:r>
          <w:rPr>
            <w:noProof/>
            <w:webHidden/>
          </w:rPr>
        </w:r>
        <w:r>
          <w:rPr>
            <w:noProof/>
            <w:webHidden/>
          </w:rPr>
          <w:fldChar w:fldCharType="separate"/>
        </w:r>
        <w:r w:rsidR="00460CAC">
          <w:rPr>
            <w:noProof/>
            <w:webHidden/>
          </w:rPr>
          <w:t>204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49" w:history="1">
        <w:r w:rsidRPr="00AE7367">
          <w:rPr>
            <w:rStyle w:val="Hyperlink"/>
            <w:rFonts w:ascii="Helvetica" w:hAnsi="Helvetica"/>
            <w:noProof/>
          </w:rPr>
          <w:t>14.2.1</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_Toc368050549 \h </w:instrText>
        </w:r>
        <w:r>
          <w:rPr>
            <w:noProof/>
            <w:webHidden/>
          </w:rPr>
        </w:r>
        <w:r>
          <w:rPr>
            <w:noProof/>
            <w:webHidden/>
          </w:rPr>
          <w:fldChar w:fldCharType="separate"/>
        </w:r>
        <w:r w:rsidR="00460CAC">
          <w:rPr>
            <w:noProof/>
            <w:webHidden/>
          </w:rPr>
          <w:t>205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0" w:history="1">
        <w:r w:rsidRPr="00AE7367">
          <w:rPr>
            <w:rStyle w:val="Hyperlink"/>
            <w:noProof/>
          </w:rPr>
          <w:t>14.2.2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BoundNames</w:t>
        </w:r>
        <w:r>
          <w:rPr>
            <w:noProof/>
            <w:webHidden/>
          </w:rPr>
          <w:tab/>
        </w:r>
        <w:r>
          <w:rPr>
            <w:noProof/>
            <w:webHidden/>
          </w:rPr>
          <w:fldChar w:fldCharType="begin"/>
        </w:r>
        <w:r>
          <w:rPr>
            <w:noProof/>
            <w:webHidden/>
          </w:rPr>
          <w:instrText xml:space="preserve"> PAGEREF _Toc368050550 \h </w:instrText>
        </w:r>
        <w:r>
          <w:rPr>
            <w:noProof/>
            <w:webHidden/>
          </w:rPr>
        </w:r>
        <w:r>
          <w:rPr>
            <w:noProof/>
            <w:webHidden/>
          </w:rPr>
          <w:fldChar w:fldCharType="separate"/>
        </w:r>
        <w:r w:rsidR="00460CAC">
          <w:rPr>
            <w:noProof/>
            <w:webHidden/>
          </w:rPr>
          <w:t>205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1" w:history="1">
        <w:r w:rsidRPr="00AE7367">
          <w:rPr>
            <w:rStyle w:val="Hyperlink"/>
            <w:noProof/>
          </w:rPr>
          <w:t>14.2.3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Contains</w:t>
        </w:r>
        <w:r>
          <w:rPr>
            <w:noProof/>
            <w:webHidden/>
          </w:rPr>
          <w:tab/>
        </w:r>
        <w:r>
          <w:rPr>
            <w:noProof/>
            <w:webHidden/>
          </w:rPr>
          <w:fldChar w:fldCharType="begin"/>
        </w:r>
        <w:r>
          <w:rPr>
            <w:noProof/>
            <w:webHidden/>
          </w:rPr>
          <w:instrText xml:space="preserve"> PAGEREF _Toc368050551 \h </w:instrText>
        </w:r>
        <w:r>
          <w:rPr>
            <w:noProof/>
            <w:webHidden/>
          </w:rPr>
        </w:r>
        <w:r>
          <w:rPr>
            <w:noProof/>
            <w:webHidden/>
          </w:rPr>
          <w:fldChar w:fldCharType="separate"/>
        </w:r>
        <w:r w:rsidR="00460CAC">
          <w:rPr>
            <w:noProof/>
            <w:webHidden/>
          </w:rPr>
          <w:t>205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2" w:history="1">
        <w:r w:rsidRPr="00AE7367">
          <w:rPr>
            <w:rStyle w:val="Hyperlink"/>
            <w:noProof/>
          </w:rPr>
          <w:t>14.2.4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CoveredFormalsList</w:t>
        </w:r>
        <w:r>
          <w:rPr>
            <w:noProof/>
            <w:webHidden/>
          </w:rPr>
          <w:tab/>
        </w:r>
        <w:r>
          <w:rPr>
            <w:noProof/>
            <w:webHidden/>
          </w:rPr>
          <w:fldChar w:fldCharType="begin"/>
        </w:r>
        <w:r>
          <w:rPr>
            <w:noProof/>
            <w:webHidden/>
          </w:rPr>
          <w:instrText xml:space="preserve"> PAGEREF _Toc368050552 \h </w:instrText>
        </w:r>
        <w:r>
          <w:rPr>
            <w:noProof/>
            <w:webHidden/>
          </w:rPr>
        </w:r>
        <w:r>
          <w:rPr>
            <w:noProof/>
            <w:webHidden/>
          </w:rPr>
          <w:fldChar w:fldCharType="separate"/>
        </w:r>
        <w:r w:rsidR="00460CAC">
          <w:rPr>
            <w:noProof/>
            <w:webHidden/>
          </w:rPr>
          <w:t>206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3" w:history="1">
        <w:r w:rsidRPr="00AE7367">
          <w:rPr>
            <w:rStyle w:val="Hyperlink"/>
            <w:noProof/>
          </w:rPr>
          <w:t>14.2.5</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ExpectedArgumentCount</w:t>
        </w:r>
        <w:r>
          <w:rPr>
            <w:noProof/>
            <w:webHidden/>
          </w:rPr>
          <w:tab/>
        </w:r>
        <w:r>
          <w:rPr>
            <w:noProof/>
            <w:webHidden/>
          </w:rPr>
          <w:fldChar w:fldCharType="begin"/>
        </w:r>
        <w:r>
          <w:rPr>
            <w:noProof/>
            <w:webHidden/>
          </w:rPr>
          <w:instrText xml:space="preserve"> PAGEREF _Toc368050553 \h </w:instrText>
        </w:r>
        <w:r>
          <w:rPr>
            <w:noProof/>
            <w:webHidden/>
          </w:rPr>
        </w:r>
        <w:r>
          <w:rPr>
            <w:noProof/>
            <w:webHidden/>
          </w:rPr>
          <w:fldChar w:fldCharType="separate"/>
        </w:r>
        <w:r w:rsidR="00460CAC">
          <w:rPr>
            <w:noProof/>
            <w:webHidden/>
          </w:rPr>
          <w:t>206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4" w:history="1">
        <w:r w:rsidRPr="00AE7367">
          <w:rPr>
            <w:rStyle w:val="Hyperlink"/>
            <w:noProof/>
          </w:rPr>
          <w:t>14.2.6</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IsSimpleParameterList</w:t>
        </w:r>
        <w:r>
          <w:rPr>
            <w:noProof/>
            <w:webHidden/>
          </w:rPr>
          <w:tab/>
        </w:r>
        <w:r>
          <w:rPr>
            <w:noProof/>
            <w:webHidden/>
          </w:rPr>
          <w:fldChar w:fldCharType="begin"/>
        </w:r>
        <w:r>
          <w:rPr>
            <w:noProof/>
            <w:webHidden/>
          </w:rPr>
          <w:instrText xml:space="preserve"> PAGEREF _Toc368050554 \h </w:instrText>
        </w:r>
        <w:r>
          <w:rPr>
            <w:noProof/>
            <w:webHidden/>
          </w:rPr>
        </w:r>
        <w:r>
          <w:rPr>
            <w:noProof/>
            <w:webHidden/>
          </w:rPr>
          <w:fldChar w:fldCharType="separate"/>
        </w:r>
        <w:r w:rsidR="00460CAC">
          <w:rPr>
            <w:noProof/>
            <w:webHidden/>
          </w:rPr>
          <w:t>206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5" w:history="1">
        <w:r w:rsidRPr="00AE7367">
          <w:rPr>
            <w:rStyle w:val="Hyperlink"/>
            <w:noProof/>
          </w:rPr>
          <w:t>14.2.7</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_Toc368050555 \h </w:instrText>
        </w:r>
        <w:r>
          <w:rPr>
            <w:noProof/>
            <w:webHidden/>
          </w:rPr>
        </w:r>
        <w:r>
          <w:rPr>
            <w:noProof/>
            <w:webHidden/>
          </w:rPr>
          <w:fldChar w:fldCharType="separate"/>
        </w:r>
        <w:r w:rsidR="00460CAC">
          <w:rPr>
            <w:noProof/>
            <w:webHidden/>
          </w:rPr>
          <w:t>206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7" w:history="1">
        <w:r w:rsidRPr="00AE7367">
          <w:rPr>
            <w:rStyle w:val="Hyperlink"/>
            <w:rFonts w:ascii="Helvetica" w:hAnsi="Helvetica"/>
            <w:noProof/>
            <w:spacing w:val="6"/>
          </w:rPr>
          <w:t>14.2.8</w:t>
        </w:r>
        <w:r>
          <w:rPr>
            <w:rFonts w:asciiTheme="minorHAnsi" w:eastAsiaTheme="minorEastAsia" w:hAnsiTheme="minorHAnsi" w:cstheme="minorBidi"/>
            <w:b w:val="0"/>
            <w:noProof/>
            <w:sz w:val="22"/>
            <w:szCs w:val="22"/>
            <w:lang w:val="en-US" w:eastAsia="en-US"/>
          </w:rPr>
          <w:tab/>
        </w:r>
        <w:r w:rsidRPr="00AE7367">
          <w:rPr>
            <w:rStyle w:val="Hyperlink"/>
            <w:rFonts w:ascii="Helvetica" w:hAnsi="Helvetica"/>
            <w:noProof/>
          </w:rPr>
          <w:t xml:space="preserve">Runtime Semantics: </w:t>
        </w:r>
        <w:r w:rsidRPr="00AE7367">
          <w:rPr>
            <w:rStyle w:val="Hyperlink"/>
            <w:rFonts w:ascii="Helvetica" w:hAnsi="Helvetica"/>
            <w:noProof/>
            <w:spacing w:val="6"/>
          </w:rPr>
          <w:t>BindingInitialisation</w:t>
        </w:r>
        <w:r>
          <w:rPr>
            <w:noProof/>
            <w:webHidden/>
          </w:rPr>
          <w:tab/>
        </w:r>
        <w:r>
          <w:rPr>
            <w:noProof/>
            <w:webHidden/>
          </w:rPr>
          <w:fldChar w:fldCharType="begin"/>
        </w:r>
        <w:r>
          <w:rPr>
            <w:noProof/>
            <w:webHidden/>
          </w:rPr>
          <w:instrText xml:space="preserve"> PAGEREF _Toc368050557 \h </w:instrText>
        </w:r>
        <w:r>
          <w:rPr>
            <w:noProof/>
            <w:webHidden/>
          </w:rPr>
        </w:r>
        <w:r>
          <w:rPr>
            <w:noProof/>
            <w:webHidden/>
          </w:rPr>
          <w:fldChar w:fldCharType="separate"/>
        </w:r>
        <w:r w:rsidR="00460CAC">
          <w:rPr>
            <w:noProof/>
            <w:webHidden/>
          </w:rPr>
          <w:t>206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8" w:history="1">
        <w:r w:rsidRPr="00AE7367">
          <w:rPr>
            <w:rStyle w:val="Hyperlink"/>
            <w:noProof/>
          </w:rPr>
          <w:t>14.2.9</w:t>
        </w:r>
        <w:r>
          <w:rPr>
            <w:rFonts w:asciiTheme="minorHAnsi" w:eastAsiaTheme="minorEastAsia" w:hAnsiTheme="minorHAnsi" w:cstheme="minorBidi"/>
            <w:b w:val="0"/>
            <w:noProof/>
            <w:sz w:val="22"/>
            <w:szCs w:val="22"/>
            <w:lang w:val="en-US" w:eastAsia="en-US"/>
          </w:rPr>
          <w:tab/>
        </w:r>
        <w:r w:rsidRPr="00AE7367">
          <w:rPr>
            <w:rStyle w:val="Hyperlink"/>
            <w:noProof/>
          </w:rPr>
          <w:t>Runtime Semantics: Evaluate</w:t>
        </w:r>
        <w:r w:rsidRPr="00AE7367">
          <w:rPr>
            <w:rStyle w:val="Hyperlink"/>
            <w:noProof/>
            <w:spacing w:val="6"/>
          </w:rPr>
          <w:t>Body</w:t>
        </w:r>
        <w:r>
          <w:rPr>
            <w:noProof/>
            <w:webHidden/>
          </w:rPr>
          <w:tab/>
        </w:r>
        <w:r>
          <w:rPr>
            <w:noProof/>
            <w:webHidden/>
          </w:rPr>
          <w:fldChar w:fldCharType="begin"/>
        </w:r>
        <w:r>
          <w:rPr>
            <w:noProof/>
            <w:webHidden/>
          </w:rPr>
          <w:instrText xml:space="preserve"> PAGEREF _Toc368050558 \h </w:instrText>
        </w:r>
        <w:r>
          <w:rPr>
            <w:noProof/>
            <w:webHidden/>
          </w:rPr>
        </w:r>
        <w:r>
          <w:rPr>
            <w:noProof/>
            <w:webHidden/>
          </w:rPr>
          <w:fldChar w:fldCharType="separate"/>
        </w:r>
        <w:r w:rsidR="00460CAC">
          <w:rPr>
            <w:noProof/>
            <w:webHidden/>
          </w:rPr>
          <w:t>207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59" w:history="1">
        <w:r w:rsidRPr="00AE7367">
          <w:rPr>
            <w:rStyle w:val="Hyperlink"/>
            <w:noProof/>
          </w:rPr>
          <w:t>14.2.10</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_Toc368050559 \h </w:instrText>
        </w:r>
        <w:r>
          <w:rPr>
            <w:noProof/>
            <w:webHidden/>
          </w:rPr>
        </w:r>
        <w:r>
          <w:rPr>
            <w:noProof/>
            <w:webHidden/>
          </w:rPr>
          <w:fldChar w:fldCharType="separate"/>
        </w:r>
        <w:r w:rsidR="00460CAC">
          <w:rPr>
            <w:noProof/>
            <w:webHidden/>
          </w:rPr>
          <w:t>207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60" w:history="1">
        <w:r w:rsidRPr="00AE7367">
          <w:rPr>
            <w:rStyle w:val="Hyperlink"/>
            <w:noProof/>
          </w:rPr>
          <w:t>14.3</w:t>
        </w:r>
        <w:r>
          <w:rPr>
            <w:rFonts w:asciiTheme="minorHAnsi" w:eastAsiaTheme="minorEastAsia" w:hAnsiTheme="minorHAnsi" w:cstheme="minorBidi"/>
            <w:b w:val="0"/>
            <w:noProof/>
            <w:sz w:val="22"/>
            <w:szCs w:val="22"/>
            <w:lang w:val="en-US" w:eastAsia="en-US"/>
          </w:rPr>
          <w:tab/>
        </w:r>
        <w:r w:rsidRPr="00AE7367">
          <w:rPr>
            <w:rStyle w:val="Hyperlink"/>
            <w:noProof/>
          </w:rPr>
          <w:t>Method Definitions</w:t>
        </w:r>
        <w:r>
          <w:rPr>
            <w:noProof/>
            <w:webHidden/>
          </w:rPr>
          <w:tab/>
        </w:r>
        <w:r>
          <w:rPr>
            <w:noProof/>
            <w:webHidden/>
          </w:rPr>
          <w:fldChar w:fldCharType="begin"/>
        </w:r>
        <w:r>
          <w:rPr>
            <w:noProof/>
            <w:webHidden/>
          </w:rPr>
          <w:instrText xml:space="preserve"> PAGEREF _Toc368050560 \h </w:instrText>
        </w:r>
        <w:r>
          <w:rPr>
            <w:noProof/>
            <w:webHidden/>
          </w:rPr>
        </w:r>
        <w:r>
          <w:rPr>
            <w:noProof/>
            <w:webHidden/>
          </w:rPr>
          <w:fldChar w:fldCharType="separate"/>
        </w:r>
        <w:r w:rsidR="00460CAC">
          <w:rPr>
            <w:noProof/>
            <w:webHidden/>
          </w:rPr>
          <w:t>208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2" w:history="1">
        <w:r w:rsidRPr="00AE7367">
          <w:rPr>
            <w:rStyle w:val="Hyperlink"/>
            <w:noProof/>
          </w:rPr>
          <w:t>14.3.1</w:t>
        </w:r>
        <w:r>
          <w:rPr>
            <w:rFonts w:asciiTheme="minorHAnsi" w:eastAsiaTheme="minorEastAsia" w:hAnsiTheme="minorHAnsi" w:cstheme="minorBidi"/>
            <w:b w:val="0"/>
            <w:noProof/>
            <w:sz w:val="22"/>
            <w:szCs w:val="22"/>
            <w:lang w:val="en-US" w:eastAsia="en-US"/>
          </w:rPr>
          <w:tab/>
        </w:r>
        <w:r w:rsidRPr="00AE7367">
          <w:rPr>
            <w:rStyle w:val="Hyperlink"/>
            <w:noProof/>
          </w:rPr>
          <w:t>Static Semantics:  Early Errors</w:t>
        </w:r>
        <w:r>
          <w:rPr>
            <w:noProof/>
            <w:webHidden/>
          </w:rPr>
          <w:tab/>
        </w:r>
        <w:r>
          <w:rPr>
            <w:noProof/>
            <w:webHidden/>
          </w:rPr>
          <w:fldChar w:fldCharType="begin"/>
        </w:r>
        <w:r>
          <w:rPr>
            <w:noProof/>
            <w:webHidden/>
          </w:rPr>
          <w:instrText xml:space="preserve"> PAGEREF _Toc368050562 \h </w:instrText>
        </w:r>
        <w:r>
          <w:rPr>
            <w:noProof/>
            <w:webHidden/>
          </w:rPr>
        </w:r>
        <w:r>
          <w:rPr>
            <w:noProof/>
            <w:webHidden/>
          </w:rPr>
          <w:fldChar w:fldCharType="separate"/>
        </w:r>
        <w:r w:rsidR="00460CAC">
          <w:rPr>
            <w:noProof/>
            <w:webHidden/>
          </w:rPr>
          <w:t>208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3" w:history="1">
        <w:r w:rsidRPr="00AE7367">
          <w:rPr>
            <w:rStyle w:val="Hyperlink"/>
            <w:noProof/>
          </w:rPr>
          <w:t>14.3.2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ExpectedArgumentCount</w:t>
        </w:r>
        <w:r>
          <w:rPr>
            <w:noProof/>
            <w:webHidden/>
          </w:rPr>
          <w:tab/>
        </w:r>
        <w:r>
          <w:rPr>
            <w:noProof/>
            <w:webHidden/>
          </w:rPr>
          <w:fldChar w:fldCharType="begin"/>
        </w:r>
        <w:r>
          <w:rPr>
            <w:noProof/>
            <w:webHidden/>
          </w:rPr>
          <w:instrText xml:space="preserve"> PAGEREF _Toc368050563 \h </w:instrText>
        </w:r>
        <w:r>
          <w:rPr>
            <w:noProof/>
            <w:webHidden/>
          </w:rPr>
        </w:r>
        <w:r>
          <w:rPr>
            <w:noProof/>
            <w:webHidden/>
          </w:rPr>
          <w:fldChar w:fldCharType="separate"/>
        </w:r>
        <w:r w:rsidR="00460CAC">
          <w:rPr>
            <w:noProof/>
            <w:webHidden/>
          </w:rPr>
          <w:t>208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4" w:history="1">
        <w:r w:rsidRPr="00AE7367">
          <w:rPr>
            <w:rStyle w:val="Hyperlink"/>
            <w:noProof/>
          </w:rPr>
          <w:t>14.3.3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IsSimpleParameterList</w:t>
        </w:r>
        <w:r>
          <w:rPr>
            <w:noProof/>
            <w:webHidden/>
          </w:rPr>
          <w:tab/>
        </w:r>
        <w:r>
          <w:rPr>
            <w:noProof/>
            <w:webHidden/>
          </w:rPr>
          <w:fldChar w:fldCharType="begin"/>
        </w:r>
        <w:r>
          <w:rPr>
            <w:noProof/>
            <w:webHidden/>
          </w:rPr>
          <w:instrText xml:space="preserve"> PAGEREF _Toc368050564 \h </w:instrText>
        </w:r>
        <w:r>
          <w:rPr>
            <w:noProof/>
            <w:webHidden/>
          </w:rPr>
        </w:r>
        <w:r>
          <w:rPr>
            <w:noProof/>
            <w:webHidden/>
          </w:rPr>
          <w:fldChar w:fldCharType="separate"/>
        </w:r>
        <w:r w:rsidR="00460CAC">
          <w:rPr>
            <w:noProof/>
            <w:webHidden/>
          </w:rPr>
          <w:t>208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5" w:history="1">
        <w:r w:rsidRPr="00AE7367">
          <w:rPr>
            <w:rStyle w:val="Hyperlink"/>
            <w:noProof/>
          </w:rPr>
          <w:t>14.3.4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ascii="Helvetica" w:hAnsi="Helvetica"/>
            <w:noProof/>
          </w:rPr>
          <w:t>PropName</w:t>
        </w:r>
        <w:r>
          <w:rPr>
            <w:noProof/>
            <w:webHidden/>
          </w:rPr>
          <w:tab/>
        </w:r>
        <w:r>
          <w:rPr>
            <w:noProof/>
            <w:webHidden/>
          </w:rPr>
          <w:fldChar w:fldCharType="begin"/>
        </w:r>
        <w:r>
          <w:rPr>
            <w:noProof/>
            <w:webHidden/>
          </w:rPr>
          <w:instrText xml:space="preserve"> PAGEREF _Toc368050565 \h </w:instrText>
        </w:r>
        <w:r>
          <w:rPr>
            <w:noProof/>
            <w:webHidden/>
          </w:rPr>
        </w:r>
        <w:r>
          <w:rPr>
            <w:noProof/>
            <w:webHidden/>
          </w:rPr>
          <w:fldChar w:fldCharType="separate"/>
        </w:r>
        <w:r w:rsidR="00460CAC">
          <w:rPr>
            <w:noProof/>
            <w:webHidden/>
          </w:rPr>
          <w:t>209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6" w:history="1">
        <w:r w:rsidRPr="00AE7367">
          <w:rPr>
            <w:rStyle w:val="Hyperlink"/>
            <w:noProof/>
          </w:rPr>
          <w:t>14.3.5</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cs="Arial"/>
            <w:noProof/>
          </w:rPr>
          <w:t>ReferencesSuper</w:t>
        </w:r>
        <w:r>
          <w:rPr>
            <w:noProof/>
            <w:webHidden/>
          </w:rPr>
          <w:tab/>
        </w:r>
        <w:r>
          <w:rPr>
            <w:noProof/>
            <w:webHidden/>
          </w:rPr>
          <w:fldChar w:fldCharType="begin"/>
        </w:r>
        <w:r>
          <w:rPr>
            <w:noProof/>
            <w:webHidden/>
          </w:rPr>
          <w:instrText xml:space="preserve"> PAGEREF _Toc368050566 \h </w:instrText>
        </w:r>
        <w:r>
          <w:rPr>
            <w:noProof/>
            <w:webHidden/>
          </w:rPr>
        </w:r>
        <w:r>
          <w:rPr>
            <w:noProof/>
            <w:webHidden/>
          </w:rPr>
          <w:fldChar w:fldCharType="separate"/>
        </w:r>
        <w:r w:rsidR="00460CAC">
          <w:rPr>
            <w:noProof/>
            <w:webHidden/>
          </w:rPr>
          <w:t>209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7" w:history="1">
        <w:r w:rsidRPr="00AE7367">
          <w:rPr>
            <w:rStyle w:val="Hyperlink"/>
            <w:noProof/>
          </w:rPr>
          <w:t>14.3.6</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cs="Arial"/>
            <w:noProof/>
          </w:rPr>
          <w:t>SpecialMethod</w:t>
        </w:r>
        <w:r>
          <w:rPr>
            <w:noProof/>
            <w:webHidden/>
          </w:rPr>
          <w:tab/>
        </w:r>
        <w:r>
          <w:rPr>
            <w:noProof/>
            <w:webHidden/>
          </w:rPr>
          <w:fldChar w:fldCharType="begin"/>
        </w:r>
        <w:r>
          <w:rPr>
            <w:noProof/>
            <w:webHidden/>
          </w:rPr>
          <w:instrText xml:space="preserve"> PAGEREF _Toc368050567 \h </w:instrText>
        </w:r>
        <w:r>
          <w:rPr>
            <w:noProof/>
            <w:webHidden/>
          </w:rPr>
        </w:r>
        <w:r>
          <w:rPr>
            <w:noProof/>
            <w:webHidden/>
          </w:rPr>
          <w:fldChar w:fldCharType="separate"/>
        </w:r>
        <w:r w:rsidR="00460CAC">
          <w:rPr>
            <w:noProof/>
            <w:webHidden/>
          </w:rPr>
          <w:t>209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69" w:history="1">
        <w:r w:rsidRPr="00AE7367">
          <w:rPr>
            <w:rStyle w:val="Hyperlink"/>
            <w:noProof/>
          </w:rPr>
          <w:t>14.3.7</w:t>
        </w:r>
        <w:r>
          <w:rPr>
            <w:rFonts w:asciiTheme="minorHAnsi" w:eastAsiaTheme="minorEastAsia" w:hAnsiTheme="minorHAnsi" w:cstheme="minorBidi"/>
            <w:b w:val="0"/>
            <w:noProof/>
            <w:sz w:val="22"/>
            <w:szCs w:val="22"/>
            <w:lang w:val="en-US" w:eastAsia="en-US"/>
          </w:rPr>
          <w:tab/>
        </w:r>
        <w:r w:rsidRPr="00AE7367">
          <w:rPr>
            <w:rStyle w:val="Hyperlink"/>
            <w:noProof/>
          </w:rPr>
          <w:t>Runtime Semantics: PropertyDefinition</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_Toc368050569 \h </w:instrText>
        </w:r>
        <w:r>
          <w:rPr>
            <w:noProof/>
            <w:webHidden/>
          </w:rPr>
        </w:r>
        <w:r>
          <w:rPr>
            <w:noProof/>
            <w:webHidden/>
          </w:rPr>
          <w:fldChar w:fldCharType="separate"/>
        </w:r>
        <w:r w:rsidR="00460CAC">
          <w:rPr>
            <w:noProof/>
            <w:webHidden/>
          </w:rPr>
          <w:t>209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70" w:history="1">
        <w:r w:rsidRPr="00AE7367">
          <w:rPr>
            <w:rStyle w:val="Hyperlink"/>
            <w:noProof/>
          </w:rPr>
          <w:t>14.4</w:t>
        </w:r>
        <w:r>
          <w:rPr>
            <w:rFonts w:asciiTheme="minorHAnsi" w:eastAsiaTheme="minorEastAsia" w:hAnsiTheme="minorHAnsi" w:cstheme="minorBidi"/>
            <w:b w:val="0"/>
            <w:noProof/>
            <w:sz w:val="22"/>
            <w:szCs w:val="22"/>
            <w:lang w:val="en-US" w:eastAsia="en-US"/>
          </w:rPr>
          <w:tab/>
        </w:r>
        <w:r w:rsidRPr="00AE7367">
          <w:rPr>
            <w:rStyle w:val="Hyperlink"/>
            <w:noProof/>
          </w:rPr>
          <w:t>Generator Function Definitions</w:t>
        </w:r>
        <w:r>
          <w:rPr>
            <w:noProof/>
            <w:webHidden/>
          </w:rPr>
          <w:tab/>
        </w:r>
        <w:r>
          <w:rPr>
            <w:noProof/>
            <w:webHidden/>
          </w:rPr>
          <w:fldChar w:fldCharType="begin"/>
        </w:r>
        <w:r>
          <w:rPr>
            <w:noProof/>
            <w:webHidden/>
          </w:rPr>
          <w:instrText xml:space="preserve"> PAGEREF _Toc368050570 \h </w:instrText>
        </w:r>
        <w:r>
          <w:rPr>
            <w:noProof/>
            <w:webHidden/>
          </w:rPr>
        </w:r>
        <w:r>
          <w:rPr>
            <w:noProof/>
            <w:webHidden/>
          </w:rPr>
          <w:fldChar w:fldCharType="separate"/>
        </w:r>
        <w:r w:rsidR="00460CAC">
          <w:rPr>
            <w:noProof/>
            <w:webHidden/>
          </w:rPr>
          <w:t>211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2" w:history="1">
        <w:r w:rsidRPr="00AE7367">
          <w:rPr>
            <w:rStyle w:val="Hyperlink"/>
            <w:noProof/>
          </w:rPr>
          <w:t>14.4.1</w:t>
        </w:r>
        <w:r>
          <w:rPr>
            <w:rFonts w:asciiTheme="minorHAnsi" w:eastAsiaTheme="minorEastAsia" w:hAnsiTheme="minorHAnsi" w:cstheme="minorBidi"/>
            <w:b w:val="0"/>
            <w:noProof/>
            <w:sz w:val="22"/>
            <w:szCs w:val="22"/>
            <w:lang w:val="en-US" w:eastAsia="en-US"/>
          </w:rPr>
          <w:tab/>
        </w:r>
        <w:r w:rsidRPr="00AE7367">
          <w:rPr>
            <w:rStyle w:val="Hyperlink"/>
            <w:noProof/>
          </w:rPr>
          <w:t>Static Semantics:  Early Errors</w:t>
        </w:r>
        <w:r>
          <w:rPr>
            <w:noProof/>
            <w:webHidden/>
          </w:rPr>
          <w:tab/>
        </w:r>
        <w:r>
          <w:rPr>
            <w:noProof/>
            <w:webHidden/>
          </w:rPr>
          <w:fldChar w:fldCharType="begin"/>
        </w:r>
        <w:r>
          <w:rPr>
            <w:noProof/>
            <w:webHidden/>
          </w:rPr>
          <w:instrText xml:space="preserve"> PAGEREF _Toc368050572 \h </w:instrText>
        </w:r>
        <w:r>
          <w:rPr>
            <w:noProof/>
            <w:webHidden/>
          </w:rPr>
        </w:r>
        <w:r>
          <w:rPr>
            <w:noProof/>
            <w:webHidden/>
          </w:rPr>
          <w:fldChar w:fldCharType="separate"/>
        </w:r>
        <w:r w:rsidR="00460CAC">
          <w:rPr>
            <w:noProof/>
            <w:webHidden/>
          </w:rPr>
          <w:t>211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3" w:history="1">
        <w:r w:rsidRPr="00AE7367">
          <w:rPr>
            <w:rStyle w:val="Hyperlink"/>
            <w:noProof/>
          </w:rPr>
          <w:t>14.4.2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BoundNames</w:t>
        </w:r>
        <w:r>
          <w:rPr>
            <w:noProof/>
            <w:webHidden/>
          </w:rPr>
          <w:tab/>
        </w:r>
        <w:r>
          <w:rPr>
            <w:noProof/>
            <w:webHidden/>
          </w:rPr>
          <w:fldChar w:fldCharType="begin"/>
        </w:r>
        <w:r>
          <w:rPr>
            <w:noProof/>
            <w:webHidden/>
          </w:rPr>
          <w:instrText xml:space="preserve"> PAGEREF _Toc368050573 \h </w:instrText>
        </w:r>
        <w:r>
          <w:rPr>
            <w:noProof/>
            <w:webHidden/>
          </w:rPr>
        </w:r>
        <w:r>
          <w:rPr>
            <w:noProof/>
            <w:webHidden/>
          </w:rPr>
          <w:fldChar w:fldCharType="separate"/>
        </w:r>
        <w:r w:rsidR="00460CAC">
          <w:rPr>
            <w:noProof/>
            <w:webHidden/>
          </w:rPr>
          <w:t>212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4" w:history="1">
        <w:r w:rsidRPr="00AE7367">
          <w:rPr>
            <w:rStyle w:val="Hyperlink"/>
            <w:noProof/>
          </w:rPr>
          <w:t>14.4.3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Contains</w:t>
        </w:r>
        <w:r>
          <w:rPr>
            <w:noProof/>
            <w:webHidden/>
          </w:rPr>
          <w:tab/>
        </w:r>
        <w:r>
          <w:rPr>
            <w:noProof/>
            <w:webHidden/>
          </w:rPr>
          <w:fldChar w:fldCharType="begin"/>
        </w:r>
        <w:r>
          <w:rPr>
            <w:noProof/>
            <w:webHidden/>
          </w:rPr>
          <w:instrText xml:space="preserve"> PAGEREF _Toc368050574 \h </w:instrText>
        </w:r>
        <w:r>
          <w:rPr>
            <w:noProof/>
            <w:webHidden/>
          </w:rPr>
        </w:r>
        <w:r>
          <w:rPr>
            <w:noProof/>
            <w:webHidden/>
          </w:rPr>
          <w:fldChar w:fldCharType="separate"/>
        </w:r>
        <w:r w:rsidR="00460CAC">
          <w:rPr>
            <w:noProof/>
            <w:webHidden/>
          </w:rPr>
          <w:t>212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5" w:history="1">
        <w:r w:rsidRPr="00AE7367">
          <w:rPr>
            <w:rStyle w:val="Hyperlink"/>
            <w:noProof/>
          </w:rPr>
          <w:t>14.4.4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IsConstantDeclaration</w:t>
        </w:r>
        <w:r>
          <w:rPr>
            <w:noProof/>
            <w:webHidden/>
          </w:rPr>
          <w:tab/>
        </w:r>
        <w:r>
          <w:rPr>
            <w:noProof/>
            <w:webHidden/>
          </w:rPr>
          <w:fldChar w:fldCharType="begin"/>
        </w:r>
        <w:r>
          <w:rPr>
            <w:noProof/>
            <w:webHidden/>
          </w:rPr>
          <w:instrText xml:space="preserve"> PAGEREF _Toc368050575 \h </w:instrText>
        </w:r>
        <w:r>
          <w:rPr>
            <w:noProof/>
            <w:webHidden/>
          </w:rPr>
        </w:r>
        <w:r>
          <w:rPr>
            <w:noProof/>
            <w:webHidden/>
          </w:rPr>
          <w:fldChar w:fldCharType="separate"/>
        </w:r>
        <w:r w:rsidR="00460CAC">
          <w:rPr>
            <w:noProof/>
            <w:webHidden/>
          </w:rPr>
          <w:t>212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6" w:history="1">
        <w:r w:rsidRPr="00AE7367">
          <w:rPr>
            <w:rStyle w:val="Hyperlink"/>
            <w:noProof/>
          </w:rPr>
          <w:t>14.4.5</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_Toc368050576 \h </w:instrText>
        </w:r>
        <w:r>
          <w:rPr>
            <w:noProof/>
            <w:webHidden/>
          </w:rPr>
        </w:r>
        <w:r>
          <w:rPr>
            <w:noProof/>
            <w:webHidden/>
          </w:rPr>
          <w:fldChar w:fldCharType="separate"/>
        </w:r>
        <w:r w:rsidR="00460CAC">
          <w:rPr>
            <w:noProof/>
            <w:webHidden/>
          </w:rPr>
          <w:t>212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7" w:history="1">
        <w:r w:rsidRPr="00AE7367">
          <w:rPr>
            <w:rStyle w:val="Hyperlink"/>
            <w:noProof/>
          </w:rPr>
          <w:t>14.4.6</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cs="Arial"/>
            <w:noProof/>
          </w:rPr>
          <w:t>PropName</w:t>
        </w:r>
        <w:r>
          <w:rPr>
            <w:noProof/>
            <w:webHidden/>
          </w:rPr>
          <w:tab/>
        </w:r>
        <w:r>
          <w:rPr>
            <w:noProof/>
            <w:webHidden/>
          </w:rPr>
          <w:fldChar w:fldCharType="begin"/>
        </w:r>
        <w:r>
          <w:rPr>
            <w:noProof/>
            <w:webHidden/>
          </w:rPr>
          <w:instrText xml:space="preserve"> PAGEREF _Toc368050577 \h </w:instrText>
        </w:r>
        <w:r>
          <w:rPr>
            <w:noProof/>
            <w:webHidden/>
          </w:rPr>
        </w:r>
        <w:r>
          <w:rPr>
            <w:noProof/>
            <w:webHidden/>
          </w:rPr>
          <w:fldChar w:fldCharType="separate"/>
        </w:r>
        <w:r w:rsidR="00460CAC">
          <w:rPr>
            <w:noProof/>
            <w:webHidden/>
          </w:rPr>
          <w:t>212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8" w:history="1">
        <w:r w:rsidRPr="00AE7367">
          <w:rPr>
            <w:rStyle w:val="Hyperlink"/>
            <w:noProof/>
          </w:rPr>
          <w:t>14.4.7</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cs="Arial"/>
            <w:noProof/>
          </w:rPr>
          <w:t>ReferencesSuper</w:t>
        </w:r>
        <w:r>
          <w:rPr>
            <w:noProof/>
            <w:webHidden/>
          </w:rPr>
          <w:tab/>
        </w:r>
        <w:r>
          <w:rPr>
            <w:noProof/>
            <w:webHidden/>
          </w:rPr>
          <w:fldChar w:fldCharType="begin"/>
        </w:r>
        <w:r>
          <w:rPr>
            <w:noProof/>
            <w:webHidden/>
          </w:rPr>
          <w:instrText xml:space="preserve"> PAGEREF _Toc368050578 \h </w:instrText>
        </w:r>
        <w:r>
          <w:rPr>
            <w:noProof/>
            <w:webHidden/>
          </w:rPr>
        </w:r>
        <w:r>
          <w:rPr>
            <w:noProof/>
            <w:webHidden/>
          </w:rPr>
          <w:fldChar w:fldCharType="separate"/>
        </w:r>
        <w:r w:rsidR="00460CAC">
          <w:rPr>
            <w:noProof/>
            <w:webHidden/>
          </w:rPr>
          <w:t>212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79" w:history="1">
        <w:r w:rsidRPr="00AE7367">
          <w:rPr>
            <w:rStyle w:val="Hyperlink"/>
            <w:noProof/>
          </w:rPr>
          <w:t>14.4.8</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_Toc368050579 \h </w:instrText>
        </w:r>
        <w:r>
          <w:rPr>
            <w:noProof/>
            <w:webHidden/>
          </w:rPr>
        </w:r>
        <w:r>
          <w:rPr>
            <w:noProof/>
            <w:webHidden/>
          </w:rPr>
          <w:fldChar w:fldCharType="separate"/>
        </w:r>
        <w:r w:rsidR="00460CAC">
          <w:rPr>
            <w:noProof/>
            <w:webHidden/>
          </w:rPr>
          <w:t>213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82" w:history="1">
        <w:r w:rsidRPr="00AE7367">
          <w:rPr>
            <w:rStyle w:val="Hyperlink"/>
            <w:noProof/>
          </w:rPr>
          <w:t>14.4.9</w:t>
        </w:r>
        <w:r>
          <w:rPr>
            <w:rFonts w:asciiTheme="minorHAnsi" w:eastAsiaTheme="minorEastAsia" w:hAnsiTheme="minorHAnsi" w:cstheme="minorBidi"/>
            <w:b w:val="0"/>
            <w:noProof/>
            <w:sz w:val="22"/>
            <w:szCs w:val="22"/>
            <w:lang w:val="en-US" w:eastAsia="en-US"/>
          </w:rPr>
          <w:tab/>
        </w:r>
        <w:r w:rsidRPr="00AE7367">
          <w:rPr>
            <w:rStyle w:val="Hyperlink"/>
            <w:noProof/>
          </w:rPr>
          <w:t>Runtime Semantics: Evaluate</w:t>
        </w:r>
        <w:r w:rsidRPr="00AE7367">
          <w:rPr>
            <w:rStyle w:val="Hyperlink"/>
            <w:noProof/>
            <w:spacing w:val="6"/>
          </w:rPr>
          <w:t>Body</w:t>
        </w:r>
        <w:r>
          <w:rPr>
            <w:noProof/>
            <w:webHidden/>
          </w:rPr>
          <w:tab/>
        </w:r>
        <w:r>
          <w:rPr>
            <w:noProof/>
            <w:webHidden/>
          </w:rPr>
          <w:fldChar w:fldCharType="begin"/>
        </w:r>
        <w:r>
          <w:rPr>
            <w:noProof/>
            <w:webHidden/>
          </w:rPr>
          <w:instrText xml:space="preserve"> PAGEREF _Toc368050582 \h </w:instrText>
        </w:r>
        <w:r>
          <w:rPr>
            <w:noProof/>
            <w:webHidden/>
          </w:rPr>
        </w:r>
        <w:r>
          <w:rPr>
            <w:noProof/>
            <w:webHidden/>
          </w:rPr>
          <w:fldChar w:fldCharType="separate"/>
        </w:r>
        <w:r w:rsidR="00460CAC">
          <w:rPr>
            <w:noProof/>
            <w:webHidden/>
          </w:rPr>
          <w:t>213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83" w:history="1">
        <w:r w:rsidRPr="00AE7367">
          <w:rPr>
            <w:rStyle w:val="Hyperlink"/>
            <w:noProof/>
          </w:rPr>
          <w:t>14.4.10</w:t>
        </w:r>
        <w:r>
          <w:rPr>
            <w:rFonts w:asciiTheme="minorHAnsi" w:eastAsiaTheme="minorEastAsia" w:hAnsiTheme="minorHAnsi" w:cstheme="minorBidi"/>
            <w:b w:val="0"/>
            <w:noProof/>
            <w:sz w:val="22"/>
            <w:szCs w:val="22"/>
            <w:lang w:val="en-US" w:eastAsia="en-US"/>
          </w:rPr>
          <w:tab/>
        </w:r>
        <w:r w:rsidRPr="00AE7367">
          <w:rPr>
            <w:rStyle w:val="Hyperlink"/>
            <w:noProof/>
          </w:rPr>
          <w:t>Runtime Semantics: InstantiateFunctionObject</w:t>
        </w:r>
        <w:r>
          <w:rPr>
            <w:noProof/>
            <w:webHidden/>
          </w:rPr>
          <w:tab/>
        </w:r>
        <w:r>
          <w:rPr>
            <w:noProof/>
            <w:webHidden/>
          </w:rPr>
          <w:fldChar w:fldCharType="begin"/>
        </w:r>
        <w:r>
          <w:rPr>
            <w:noProof/>
            <w:webHidden/>
          </w:rPr>
          <w:instrText xml:space="preserve"> PAGEREF _Toc368050583 \h </w:instrText>
        </w:r>
        <w:r>
          <w:rPr>
            <w:noProof/>
            <w:webHidden/>
          </w:rPr>
        </w:r>
        <w:r>
          <w:rPr>
            <w:noProof/>
            <w:webHidden/>
          </w:rPr>
          <w:fldChar w:fldCharType="separate"/>
        </w:r>
        <w:r w:rsidR="00460CAC">
          <w:rPr>
            <w:noProof/>
            <w:webHidden/>
          </w:rPr>
          <w:t>213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84" w:history="1">
        <w:r w:rsidRPr="00AE7367">
          <w:rPr>
            <w:rStyle w:val="Hyperlink"/>
            <w:noProof/>
          </w:rPr>
          <w:t>14.4.11</w:t>
        </w:r>
        <w:r>
          <w:rPr>
            <w:rFonts w:asciiTheme="minorHAnsi" w:eastAsiaTheme="minorEastAsia" w:hAnsiTheme="minorHAnsi" w:cstheme="minorBidi"/>
            <w:b w:val="0"/>
            <w:noProof/>
            <w:sz w:val="22"/>
            <w:szCs w:val="22"/>
            <w:lang w:val="en-US" w:eastAsia="en-US"/>
          </w:rPr>
          <w:tab/>
        </w:r>
        <w:r w:rsidRPr="00AE7367">
          <w:rPr>
            <w:rStyle w:val="Hyperlink"/>
            <w:noProof/>
          </w:rPr>
          <w:t>Runtime Semantics: PropertyDefinition</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_Toc368050584 \h </w:instrText>
        </w:r>
        <w:r>
          <w:rPr>
            <w:noProof/>
            <w:webHidden/>
          </w:rPr>
        </w:r>
        <w:r>
          <w:rPr>
            <w:noProof/>
            <w:webHidden/>
          </w:rPr>
          <w:fldChar w:fldCharType="separate"/>
        </w:r>
        <w:r w:rsidR="00460CAC">
          <w:rPr>
            <w:noProof/>
            <w:webHidden/>
          </w:rPr>
          <w:t>213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85" w:history="1">
        <w:r w:rsidRPr="00AE7367">
          <w:rPr>
            <w:rStyle w:val="Hyperlink"/>
            <w:noProof/>
          </w:rPr>
          <w:t>14.4.12</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_Toc368050585 \h </w:instrText>
        </w:r>
        <w:r>
          <w:rPr>
            <w:noProof/>
            <w:webHidden/>
          </w:rPr>
        </w:r>
        <w:r>
          <w:rPr>
            <w:noProof/>
            <w:webHidden/>
          </w:rPr>
          <w:fldChar w:fldCharType="separate"/>
        </w:r>
        <w:r w:rsidR="00460CAC">
          <w:rPr>
            <w:noProof/>
            <w:webHidden/>
          </w:rPr>
          <w:t>214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586" w:history="1">
        <w:r w:rsidRPr="00AE7367">
          <w:rPr>
            <w:rStyle w:val="Hyperlink"/>
            <w:noProof/>
          </w:rPr>
          <w:t>14.5</w:t>
        </w:r>
        <w:r>
          <w:rPr>
            <w:rFonts w:asciiTheme="minorHAnsi" w:eastAsiaTheme="minorEastAsia" w:hAnsiTheme="minorHAnsi" w:cstheme="minorBidi"/>
            <w:b w:val="0"/>
            <w:noProof/>
            <w:sz w:val="22"/>
            <w:szCs w:val="22"/>
            <w:lang w:val="en-US" w:eastAsia="en-US"/>
          </w:rPr>
          <w:tab/>
        </w:r>
        <w:r w:rsidRPr="00AE7367">
          <w:rPr>
            <w:rStyle w:val="Hyperlink"/>
            <w:noProof/>
          </w:rPr>
          <w:t>Class Definitions</w:t>
        </w:r>
        <w:r>
          <w:rPr>
            <w:noProof/>
            <w:webHidden/>
          </w:rPr>
          <w:tab/>
        </w:r>
        <w:r>
          <w:rPr>
            <w:noProof/>
            <w:webHidden/>
          </w:rPr>
          <w:fldChar w:fldCharType="begin"/>
        </w:r>
        <w:r>
          <w:rPr>
            <w:noProof/>
            <w:webHidden/>
          </w:rPr>
          <w:instrText xml:space="preserve"> PAGEREF _Toc368050586 \h </w:instrText>
        </w:r>
        <w:r>
          <w:rPr>
            <w:noProof/>
            <w:webHidden/>
          </w:rPr>
        </w:r>
        <w:r>
          <w:rPr>
            <w:noProof/>
            <w:webHidden/>
          </w:rPr>
          <w:fldChar w:fldCharType="separate"/>
        </w:r>
        <w:r w:rsidR="00460CAC">
          <w:rPr>
            <w:noProof/>
            <w:webHidden/>
          </w:rPr>
          <w:t>215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88" w:history="1">
        <w:r w:rsidRPr="00AE7367">
          <w:rPr>
            <w:rStyle w:val="Hyperlink"/>
            <w:noProof/>
          </w:rPr>
          <w:t>14.5.1</w:t>
        </w:r>
        <w:r>
          <w:rPr>
            <w:rFonts w:asciiTheme="minorHAnsi" w:eastAsiaTheme="minorEastAsia" w:hAnsiTheme="minorHAnsi" w:cstheme="minorBidi"/>
            <w:b w:val="0"/>
            <w:noProof/>
            <w:sz w:val="22"/>
            <w:szCs w:val="22"/>
            <w:lang w:val="en-US" w:eastAsia="en-US"/>
          </w:rPr>
          <w:tab/>
        </w:r>
        <w:r w:rsidRPr="00AE7367">
          <w:rPr>
            <w:rStyle w:val="Hyperlink"/>
            <w:noProof/>
          </w:rPr>
          <w:t>Static Semantics:  Early Errors</w:t>
        </w:r>
        <w:r>
          <w:rPr>
            <w:noProof/>
            <w:webHidden/>
          </w:rPr>
          <w:tab/>
        </w:r>
        <w:r>
          <w:rPr>
            <w:noProof/>
            <w:webHidden/>
          </w:rPr>
          <w:fldChar w:fldCharType="begin"/>
        </w:r>
        <w:r>
          <w:rPr>
            <w:noProof/>
            <w:webHidden/>
          </w:rPr>
          <w:instrText xml:space="preserve"> PAGEREF _Toc368050588 \h </w:instrText>
        </w:r>
        <w:r>
          <w:rPr>
            <w:noProof/>
            <w:webHidden/>
          </w:rPr>
        </w:r>
        <w:r>
          <w:rPr>
            <w:noProof/>
            <w:webHidden/>
          </w:rPr>
          <w:fldChar w:fldCharType="separate"/>
        </w:r>
        <w:r w:rsidR="00460CAC">
          <w:rPr>
            <w:noProof/>
            <w:webHidden/>
          </w:rPr>
          <w:t>216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89" w:history="1">
        <w:r w:rsidRPr="00AE7367">
          <w:rPr>
            <w:rStyle w:val="Hyperlink"/>
            <w:noProof/>
          </w:rPr>
          <w:t>14.5.2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BoundNames</w:t>
        </w:r>
        <w:r>
          <w:rPr>
            <w:noProof/>
            <w:webHidden/>
          </w:rPr>
          <w:tab/>
        </w:r>
        <w:r>
          <w:rPr>
            <w:noProof/>
            <w:webHidden/>
          </w:rPr>
          <w:fldChar w:fldCharType="begin"/>
        </w:r>
        <w:r>
          <w:rPr>
            <w:noProof/>
            <w:webHidden/>
          </w:rPr>
          <w:instrText xml:space="preserve"> PAGEREF _Toc368050589 \h </w:instrText>
        </w:r>
        <w:r>
          <w:rPr>
            <w:noProof/>
            <w:webHidden/>
          </w:rPr>
        </w:r>
        <w:r>
          <w:rPr>
            <w:noProof/>
            <w:webHidden/>
          </w:rPr>
          <w:fldChar w:fldCharType="separate"/>
        </w:r>
        <w:r w:rsidR="00460CAC">
          <w:rPr>
            <w:noProof/>
            <w:webHidden/>
          </w:rPr>
          <w:t>216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0" w:history="1">
        <w:r w:rsidRPr="00AE7367">
          <w:rPr>
            <w:rStyle w:val="Hyperlink"/>
            <w:noProof/>
          </w:rPr>
          <w:t>14.5.3</w:t>
        </w:r>
        <w:r>
          <w:rPr>
            <w:rFonts w:asciiTheme="minorHAnsi" w:eastAsiaTheme="minorEastAsia" w:hAnsiTheme="minorHAnsi" w:cstheme="minorBidi"/>
            <w:b w:val="0"/>
            <w:noProof/>
            <w:sz w:val="22"/>
            <w:szCs w:val="22"/>
            <w:lang w:val="en-US" w:eastAsia="en-US"/>
          </w:rPr>
          <w:tab/>
        </w:r>
        <w:r w:rsidRPr="00AE7367">
          <w:rPr>
            <w:rStyle w:val="Hyperlink"/>
            <w:noProof/>
          </w:rPr>
          <w:t>Static Semantics:  Constructor</w:t>
        </w:r>
        <w:r w:rsidRPr="00AE7367">
          <w:rPr>
            <w:rStyle w:val="Hyperlink"/>
            <w:noProof/>
            <w:lang w:eastAsia="en-US"/>
          </w:rPr>
          <w:t>Method</w:t>
        </w:r>
        <w:r>
          <w:rPr>
            <w:noProof/>
            <w:webHidden/>
          </w:rPr>
          <w:tab/>
        </w:r>
        <w:r>
          <w:rPr>
            <w:noProof/>
            <w:webHidden/>
          </w:rPr>
          <w:fldChar w:fldCharType="begin"/>
        </w:r>
        <w:r>
          <w:rPr>
            <w:noProof/>
            <w:webHidden/>
          </w:rPr>
          <w:instrText xml:space="preserve"> PAGEREF _Toc368050590 \h </w:instrText>
        </w:r>
        <w:r>
          <w:rPr>
            <w:noProof/>
            <w:webHidden/>
          </w:rPr>
        </w:r>
        <w:r>
          <w:rPr>
            <w:noProof/>
            <w:webHidden/>
          </w:rPr>
          <w:fldChar w:fldCharType="separate"/>
        </w:r>
        <w:r w:rsidR="00460CAC">
          <w:rPr>
            <w:noProof/>
            <w:webHidden/>
          </w:rPr>
          <w:t>216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1" w:history="1">
        <w:r w:rsidRPr="00AE7367">
          <w:rPr>
            <w:rStyle w:val="Hyperlink"/>
            <w:noProof/>
          </w:rPr>
          <w:t>14.5.4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Contains</w:t>
        </w:r>
        <w:r>
          <w:rPr>
            <w:noProof/>
            <w:webHidden/>
          </w:rPr>
          <w:tab/>
        </w:r>
        <w:r>
          <w:rPr>
            <w:noProof/>
            <w:webHidden/>
          </w:rPr>
          <w:fldChar w:fldCharType="begin"/>
        </w:r>
        <w:r>
          <w:rPr>
            <w:noProof/>
            <w:webHidden/>
          </w:rPr>
          <w:instrText xml:space="preserve"> PAGEREF _Toc368050591 \h </w:instrText>
        </w:r>
        <w:r>
          <w:rPr>
            <w:noProof/>
            <w:webHidden/>
          </w:rPr>
        </w:r>
        <w:r>
          <w:rPr>
            <w:noProof/>
            <w:webHidden/>
          </w:rPr>
          <w:fldChar w:fldCharType="separate"/>
        </w:r>
        <w:r w:rsidR="00460CAC">
          <w:rPr>
            <w:noProof/>
            <w:webHidden/>
          </w:rPr>
          <w:t>217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2" w:history="1">
        <w:r w:rsidRPr="00AE7367">
          <w:rPr>
            <w:rStyle w:val="Hyperlink"/>
            <w:noProof/>
          </w:rPr>
          <w:t>14.5.5</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IsConstantDeclaration</w:t>
        </w:r>
        <w:r>
          <w:rPr>
            <w:noProof/>
            <w:webHidden/>
          </w:rPr>
          <w:tab/>
        </w:r>
        <w:r>
          <w:rPr>
            <w:noProof/>
            <w:webHidden/>
          </w:rPr>
          <w:fldChar w:fldCharType="begin"/>
        </w:r>
        <w:r>
          <w:rPr>
            <w:noProof/>
            <w:webHidden/>
          </w:rPr>
          <w:instrText xml:space="preserve"> PAGEREF _Toc368050592 \h </w:instrText>
        </w:r>
        <w:r>
          <w:rPr>
            <w:noProof/>
            <w:webHidden/>
          </w:rPr>
        </w:r>
        <w:r>
          <w:rPr>
            <w:noProof/>
            <w:webHidden/>
          </w:rPr>
          <w:fldChar w:fldCharType="separate"/>
        </w:r>
        <w:r w:rsidR="00460CAC">
          <w:rPr>
            <w:noProof/>
            <w:webHidden/>
          </w:rPr>
          <w:t>217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3" w:history="1">
        <w:r w:rsidRPr="00AE7367">
          <w:rPr>
            <w:rStyle w:val="Hyperlink"/>
            <w:noProof/>
          </w:rPr>
          <w:t>14.5.6</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IsStatic</w:t>
        </w:r>
        <w:r>
          <w:rPr>
            <w:noProof/>
            <w:webHidden/>
          </w:rPr>
          <w:tab/>
        </w:r>
        <w:r>
          <w:rPr>
            <w:noProof/>
            <w:webHidden/>
          </w:rPr>
          <w:fldChar w:fldCharType="begin"/>
        </w:r>
        <w:r>
          <w:rPr>
            <w:noProof/>
            <w:webHidden/>
          </w:rPr>
          <w:instrText xml:space="preserve"> PAGEREF _Toc368050593 \h </w:instrText>
        </w:r>
        <w:r>
          <w:rPr>
            <w:noProof/>
            <w:webHidden/>
          </w:rPr>
        </w:r>
        <w:r>
          <w:rPr>
            <w:noProof/>
            <w:webHidden/>
          </w:rPr>
          <w:fldChar w:fldCharType="separate"/>
        </w:r>
        <w:r w:rsidR="00460CAC">
          <w:rPr>
            <w:noProof/>
            <w:webHidden/>
          </w:rPr>
          <w:t>217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4" w:history="1">
        <w:r w:rsidRPr="00AE7367">
          <w:rPr>
            <w:rStyle w:val="Hyperlink"/>
            <w:noProof/>
          </w:rPr>
          <w:t>14.5.7</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_Toc368050594 \h </w:instrText>
        </w:r>
        <w:r>
          <w:rPr>
            <w:noProof/>
            <w:webHidden/>
          </w:rPr>
        </w:r>
        <w:r>
          <w:rPr>
            <w:noProof/>
            <w:webHidden/>
          </w:rPr>
          <w:fldChar w:fldCharType="separate"/>
        </w:r>
        <w:r w:rsidR="00460CAC">
          <w:rPr>
            <w:noProof/>
            <w:webHidden/>
          </w:rPr>
          <w:t>217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5" w:history="1">
        <w:r w:rsidRPr="00AE7367">
          <w:rPr>
            <w:rStyle w:val="Hyperlink"/>
            <w:noProof/>
          </w:rPr>
          <w:t>14.5.8</w:t>
        </w:r>
        <w:r>
          <w:rPr>
            <w:rFonts w:asciiTheme="minorHAnsi" w:eastAsiaTheme="minorEastAsia" w:hAnsiTheme="minorHAnsi" w:cstheme="minorBidi"/>
            <w:b w:val="0"/>
            <w:noProof/>
            <w:sz w:val="22"/>
            <w:szCs w:val="22"/>
            <w:lang w:val="en-US" w:eastAsia="en-US"/>
          </w:rPr>
          <w:tab/>
        </w:r>
        <w:r w:rsidRPr="00AE7367">
          <w:rPr>
            <w:rStyle w:val="Hyperlink"/>
            <w:noProof/>
          </w:rPr>
          <w:t>Static Semantics:  Prototype</w:t>
        </w:r>
        <w:r w:rsidRPr="00AE7367">
          <w:rPr>
            <w:rStyle w:val="Hyperlink"/>
            <w:noProof/>
            <w:lang w:eastAsia="en-US"/>
          </w:rPr>
          <w:t>MethodDefinitions</w:t>
        </w:r>
        <w:r>
          <w:rPr>
            <w:noProof/>
            <w:webHidden/>
          </w:rPr>
          <w:tab/>
        </w:r>
        <w:r>
          <w:rPr>
            <w:noProof/>
            <w:webHidden/>
          </w:rPr>
          <w:fldChar w:fldCharType="begin"/>
        </w:r>
        <w:r>
          <w:rPr>
            <w:noProof/>
            <w:webHidden/>
          </w:rPr>
          <w:instrText xml:space="preserve"> PAGEREF _Toc368050595 \h </w:instrText>
        </w:r>
        <w:r>
          <w:rPr>
            <w:noProof/>
            <w:webHidden/>
          </w:rPr>
        </w:r>
        <w:r>
          <w:rPr>
            <w:noProof/>
            <w:webHidden/>
          </w:rPr>
          <w:fldChar w:fldCharType="separate"/>
        </w:r>
        <w:r w:rsidR="00460CAC">
          <w:rPr>
            <w:noProof/>
            <w:webHidden/>
          </w:rPr>
          <w:t>218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6" w:history="1">
        <w:r w:rsidRPr="00AE7367">
          <w:rPr>
            <w:rStyle w:val="Hyperlink"/>
            <w:noProof/>
          </w:rPr>
          <w:t>14.5.9</w:t>
        </w:r>
        <w:r>
          <w:rPr>
            <w:rFonts w:asciiTheme="minorHAnsi" w:eastAsiaTheme="minorEastAsia" w:hAnsiTheme="minorHAnsi" w:cstheme="minorBidi"/>
            <w:b w:val="0"/>
            <w:noProof/>
            <w:sz w:val="22"/>
            <w:szCs w:val="22"/>
            <w:lang w:val="en-US" w:eastAsia="en-US"/>
          </w:rPr>
          <w:tab/>
        </w:r>
        <w:r w:rsidRPr="00AE7367">
          <w:rPr>
            <w:rStyle w:val="Hyperlink"/>
            <w:noProof/>
          </w:rPr>
          <w:t>Static Semantics:  Prototype</w:t>
        </w:r>
        <w:r w:rsidRPr="00AE7367">
          <w:rPr>
            <w:rStyle w:val="Hyperlink"/>
            <w:noProof/>
            <w:lang w:eastAsia="en-US"/>
          </w:rPr>
          <w:t>PropertyNameList</w:t>
        </w:r>
        <w:r>
          <w:rPr>
            <w:noProof/>
            <w:webHidden/>
          </w:rPr>
          <w:tab/>
        </w:r>
        <w:r>
          <w:rPr>
            <w:noProof/>
            <w:webHidden/>
          </w:rPr>
          <w:fldChar w:fldCharType="begin"/>
        </w:r>
        <w:r>
          <w:rPr>
            <w:noProof/>
            <w:webHidden/>
          </w:rPr>
          <w:instrText xml:space="preserve"> PAGEREF _Toc368050596 \h </w:instrText>
        </w:r>
        <w:r>
          <w:rPr>
            <w:noProof/>
            <w:webHidden/>
          </w:rPr>
        </w:r>
        <w:r>
          <w:rPr>
            <w:noProof/>
            <w:webHidden/>
          </w:rPr>
          <w:fldChar w:fldCharType="separate"/>
        </w:r>
        <w:r w:rsidR="00460CAC">
          <w:rPr>
            <w:noProof/>
            <w:webHidden/>
          </w:rPr>
          <w:t>218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7" w:history="1">
        <w:r w:rsidRPr="00AE7367">
          <w:rPr>
            <w:rStyle w:val="Hyperlink"/>
            <w:noProof/>
          </w:rPr>
          <w:t>14.5.10</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rFonts w:cs="Arial"/>
            <w:noProof/>
          </w:rPr>
          <w:t>PropName</w:t>
        </w:r>
        <w:r>
          <w:rPr>
            <w:noProof/>
            <w:webHidden/>
          </w:rPr>
          <w:tab/>
        </w:r>
        <w:r>
          <w:rPr>
            <w:noProof/>
            <w:webHidden/>
          </w:rPr>
          <w:fldChar w:fldCharType="begin"/>
        </w:r>
        <w:r>
          <w:rPr>
            <w:noProof/>
            <w:webHidden/>
          </w:rPr>
          <w:instrText xml:space="preserve"> PAGEREF _Toc368050597 \h </w:instrText>
        </w:r>
        <w:r>
          <w:rPr>
            <w:noProof/>
            <w:webHidden/>
          </w:rPr>
        </w:r>
        <w:r>
          <w:rPr>
            <w:noProof/>
            <w:webHidden/>
          </w:rPr>
          <w:fldChar w:fldCharType="separate"/>
        </w:r>
        <w:r w:rsidR="00460CAC">
          <w:rPr>
            <w:noProof/>
            <w:webHidden/>
          </w:rPr>
          <w:t>218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8" w:history="1">
        <w:r w:rsidRPr="00AE7367">
          <w:rPr>
            <w:rStyle w:val="Hyperlink"/>
            <w:noProof/>
          </w:rPr>
          <w:t>14.5.11</w:t>
        </w:r>
        <w:r>
          <w:rPr>
            <w:rFonts w:asciiTheme="minorHAnsi" w:eastAsiaTheme="minorEastAsia" w:hAnsiTheme="minorHAnsi" w:cstheme="minorBidi"/>
            <w:b w:val="0"/>
            <w:noProof/>
            <w:sz w:val="22"/>
            <w:szCs w:val="22"/>
            <w:lang w:val="en-US" w:eastAsia="en-US"/>
          </w:rPr>
          <w:tab/>
        </w:r>
        <w:r w:rsidRPr="00AE7367">
          <w:rPr>
            <w:rStyle w:val="Hyperlink"/>
            <w:noProof/>
          </w:rPr>
          <w:t>Static Semantics:  Static</w:t>
        </w:r>
        <w:r w:rsidRPr="00AE7367">
          <w:rPr>
            <w:rStyle w:val="Hyperlink"/>
            <w:noProof/>
            <w:lang w:eastAsia="en-US"/>
          </w:rPr>
          <w:t>PropertyNameList</w:t>
        </w:r>
        <w:r>
          <w:rPr>
            <w:noProof/>
            <w:webHidden/>
          </w:rPr>
          <w:tab/>
        </w:r>
        <w:r>
          <w:rPr>
            <w:noProof/>
            <w:webHidden/>
          </w:rPr>
          <w:fldChar w:fldCharType="begin"/>
        </w:r>
        <w:r>
          <w:rPr>
            <w:noProof/>
            <w:webHidden/>
          </w:rPr>
          <w:instrText xml:space="preserve"> PAGEREF _Toc368050598 \h </w:instrText>
        </w:r>
        <w:r>
          <w:rPr>
            <w:noProof/>
            <w:webHidden/>
          </w:rPr>
        </w:r>
        <w:r>
          <w:rPr>
            <w:noProof/>
            <w:webHidden/>
          </w:rPr>
          <w:fldChar w:fldCharType="separate"/>
        </w:r>
        <w:r w:rsidR="00460CAC">
          <w:rPr>
            <w:noProof/>
            <w:webHidden/>
          </w:rPr>
          <w:t>218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599" w:history="1">
        <w:r w:rsidRPr="00AE7367">
          <w:rPr>
            <w:rStyle w:val="Hyperlink"/>
            <w:noProof/>
          </w:rPr>
          <w:t>14.5.12</w:t>
        </w:r>
        <w:r>
          <w:rPr>
            <w:rFonts w:asciiTheme="minorHAnsi" w:eastAsiaTheme="minorEastAsia" w:hAnsiTheme="minorHAnsi" w:cstheme="minorBidi"/>
            <w:b w:val="0"/>
            <w:noProof/>
            <w:sz w:val="22"/>
            <w:szCs w:val="22"/>
            <w:lang w:val="en-US" w:eastAsia="en-US"/>
          </w:rPr>
          <w:tab/>
        </w:r>
        <w:r w:rsidRPr="00AE7367">
          <w:rPr>
            <w:rStyle w:val="Hyperlink"/>
            <w:noProof/>
          </w:rPr>
          <w:t>Static Semantics:  Static</w:t>
        </w:r>
        <w:r w:rsidRPr="00AE7367">
          <w:rPr>
            <w:rStyle w:val="Hyperlink"/>
            <w:noProof/>
            <w:lang w:eastAsia="en-US"/>
          </w:rPr>
          <w:t>MethodDefinitions</w:t>
        </w:r>
        <w:r>
          <w:rPr>
            <w:noProof/>
            <w:webHidden/>
          </w:rPr>
          <w:tab/>
        </w:r>
        <w:r>
          <w:rPr>
            <w:noProof/>
            <w:webHidden/>
          </w:rPr>
          <w:fldChar w:fldCharType="begin"/>
        </w:r>
        <w:r>
          <w:rPr>
            <w:noProof/>
            <w:webHidden/>
          </w:rPr>
          <w:instrText xml:space="preserve"> PAGEREF _Toc368050599 \h </w:instrText>
        </w:r>
        <w:r>
          <w:rPr>
            <w:noProof/>
            <w:webHidden/>
          </w:rPr>
        </w:r>
        <w:r>
          <w:rPr>
            <w:noProof/>
            <w:webHidden/>
          </w:rPr>
          <w:fldChar w:fldCharType="separate"/>
        </w:r>
        <w:r w:rsidR="00460CAC">
          <w:rPr>
            <w:noProof/>
            <w:webHidden/>
          </w:rPr>
          <w:t>219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00" w:history="1">
        <w:r w:rsidRPr="00AE7367">
          <w:rPr>
            <w:rStyle w:val="Hyperlink"/>
            <w:noProof/>
          </w:rPr>
          <w:t>14.5.13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_Toc368050600 \h </w:instrText>
        </w:r>
        <w:r>
          <w:rPr>
            <w:noProof/>
            <w:webHidden/>
          </w:rPr>
        </w:r>
        <w:r>
          <w:rPr>
            <w:noProof/>
            <w:webHidden/>
          </w:rPr>
          <w:fldChar w:fldCharType="separate"/>
        </w:r>
        <w:r w:rsidR="00460CAC">
          <w:rPr>
            <w:noProof/>
            <w:webHidden/>
          </w:rPr>
          <w:t>219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02" w:history="1">
        <w:r w:rsidRPr="00AE7367">
          <w:rPr>
            <w:rStyle w:val="Hyperlink"/>
            <w:noProof/>
          </w:rPr>
          <w:t>14.5.14</w:t>
        </w:r>
        <w:r>
          <w:rPr>
            <w:rFonts w:asciiTheme="minorHAnsi" w:eastAsiaTheme="minorEastAsia" w:hAnsiTheme="minorHAnsi" w:cstheme="minorBidi"/>
            <w:b w:val="0"/>
            <w:noProof/>
            <w:sz w:val="22"/>
            <w:szCs w:val="22"/>
            <w:lang w:val="en-US" w:eastAsia="en-US"/>
          </w:rPr>
          <w:tab/>
        </w:r>
        <w:r w:rsidRPr="00AE7367">
          <w:rPr>
            <w:rStyle w:val="Hyperlink"/>
            <w:noProof/>
          </w:rPr>
          <w:t>Runtime Semantics: ClassDefinitionEvaluation</w:t>
        </w:r>
        <w:r>
          <w:rPr>
            <w:noProof/>
            <w:webHidden/>
          </w:rPr>
          <w:tab/>
        </w:r>
        <w:r>
          <w:rPr>
            <w:noProof/>
            <w:webHidden/>
          </w:rPr>
          <w:fldChar w:fldCharType="begin"/>
        </w:r>
        <w:r>
          <w:rPr>
            <w:noProof/>
            <w:webHidden/>
          </w:rPr>
          <w:instrText xml:space="preserve"> PAGEREF _Toc368050602 \h </w:instrText>
        </w:r>
        <w:r>
          <w:rPr>
            <w:noProof/>
            <w:webHidden/>
          </w:rPr>
        </w:r>
        <w:r>
          <w:rPr>
            <w:noProof/>
            <w:webHidden/>
          </w:rPr>
          <w:fldChar w:fldCharType="separate"/>
        </w:r>
        <w:r w:rsidR="00460CAC">
          <w:rPr>
            <w:noProof/>
            <w:webHidden/>
          </w:rPr>
          <w:t>219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03" w:history="1">
        <w:r w:rsidRPr="00AE7367">
          <w:rPr>
            <w:rStyle w:val="Hyperlink"/>
            <w:noProof/>
          </w:rPr>
          <w:t>14.5.15</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_Toc368050603 \h </w:instrText>
        </w:r>
        <w:r>
          <w:rPr>
            <w:noProof/>
            <w:webHidden/>
          </w:rPr>
        </w:r>
        <w:r>
          <w:rPr>
            <w:noProof/>
            <w:webHidden/>
          </w:rPr>
          <w:fldChar w:fldCharType="separate"/>
        </w:r>
        <w:r w:rsidR="00460CAC">
          <w:rPr>
            <w:noProof/>
            <w:webHidden/>
          </w:rPr>
          <w:t>220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04" w:history="1">
        <w:r w:rsidRPr="00AE7367">
          <w:rPr>
            <w:rStyle w:val="Hyperlink"/>
            <w:noProof/>
          </w:rPr>
          <w:t>14.6</w:t>
        </w:r>
        <w:r>
          <w:rPr>
            <w:rFonts w:asciiTheme="minorHAnsi" w:eastAsiaTheme="minorEastAsia" w:hAnsiTheme="minorHAnsi" w:cstheme="minorBidi"/>
            <w:b w:val="0"/>
            <w:noProof/>
            <w:sz w:val="22"/>
            <w:szCs w:val="22"/>
            <w:lang w:val="en-US" w:eastAsia="en-US"/>
          </w:rPr>
          <w:tab/>
        </w:r>
        <w:r w:rsidRPr="00AE7367">
          <w:rPr>
            <w:rStyle w:val="Hyperlink"/>
            <w:noProof/>
          </w:rPr>
          <w:t>Tail Position Calls</w:t>
        </w:r>
        <w:r>
          <w:rPr>
            <w:noProof/>
            <w:webHidden/>
          </w:rPr>
          <w:tab/>
        </w:r>
        <w:r>
          <w:rPr>
            <w:noProof/>
            <w:webHidden/>
          </w:rPr>
          <w:fldChar w:fldCharType="begin"/>
        </w:r>
        <w:r>
          <w:rPr>
            <w:noProof/>
            <w:webHidden/>
          </w:rPr>
          <w:instrText xml:space="preserve"> PAGEREF _Toc368050604 \h </w:instrText>
        </w:r>
        <w:r>
          <w:rPr>
            <w:noProof/>
            <w:webHidden/>
          </w:rPr>
        </w:r>
        <w:r>
          <w:rPr>
            <w:noProof/>
            <w:webHidden/>
          </w:rPr>
          <w:fldChar w:fldCharType="separate"/>
        </w:r>
        <w:r w:rsidR="00460CAC">
          <w:rPr>
            <w:noProof/>
            <w:webHidden/>
          </w:rPr>
          <w:t>220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06" w:history="1">
        <w:r w:rsidRPr="00AE7367">
          <w:rPr>
            <w:rStyle w:val="Hyperlink"/>
            <w:noProof/>
            <w:spacing w:val="6"/>
          </w:rPr>
          <w:t>14.6.1</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PrepareForTailCall</w:t>
        </w:r>
        <w:r>
          <w:rPr>
            <w:noProof/>
            <w:webHidden/>
          </w:rPr>
          <w:tab/>
        </w:r>
        <w:r>
          <w:rPr>
            <w:noProof/>
            <w:webHidden/>
          </w:rPr>
          <w:fldChar w:fldCharType="begin"/>
        </w:r>
        <w:r>
          <w:rPr>
            <w:noProof/>
            <w:webHidden/>
          </w:rPr>
          <w:instrText xml:space="preserve"> PAGEREF _Toc368050606 \h </w:instrText>
        </w:r>
        <w:r>
          <w:rPr>
            <w:noProof/>
            <w:webHidden/>
          </w:rPr>
        </w:r>
        <w:r>
          <w:rPr>
            <w:noProof/>
            <w:webHidden/>
          </w:rPr>
          <w:fldChar w:fldCharType="separate"/>
        </w:r>
        <w:r w:rsidR="00460CAC">
          <w:rPr>
            <w:noProof/>
            <w:webHidden/>
          </w:rPr>
          <w:t>220</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607" w:history="1">
        <w:r w:rsidRPr="00AE7367">
          <w:rPr>
            <w:rStyle w:val="Hyperlink"/>
            <w:noProof/>
          </w:rPr>
          <w:t>15</w:t>
        </w:r>
        <w:r>
          <w:rPr>
            <w:rFonts w:asciiTheme="minorHAnsi" w:eastAsiaTheme="minorEastAsia" w:hAnsiTheme="minorHAnsi" w:cstheme="minorBidi"/>
            <w:b w:val="0"/>
            <w:noProof/>
            <w:sz w:val="22"/>
            <w:szCs w:val="22"/>
            <w:lang w:val="en-US" w:eastAsia="en-US"/>
          </w:rPr>
          <w:tab/>
        </w:r>
        <w:r w:rsidRPr="00AE7367">
          <w:rPr>
            <w:rStyle w:val="Hyperlink"/>
            <w:noProof/>
          </w:rPr>
          <w:t>ECMAScript Language: Modules and Scripts</w:t>
        </w:r>
        <w:r>
          <w:rPr>
            <w:noProof/>
            <w:webHidden/>
          </w:rPr>
          <w:tab/>
        </w:r>
        <w:r>
          <w:rPr>
            <w:noProof/>
            <w:webHidden/>
          </w:rPr>
          <w:fldChar w:fldCharType="begin"/>
        </w:r>
        <w:r>
          <w:rPr>
            <w:noProof/>
            <w:webHidden/>
          </w:rPr>
          <w:instrText xml:space="preserve"> PAGEREF _Toc368050607 \h </w:instrText>
        </w:r>
        <w:r>
          <w:rPr>
            <w:noProof/>
            <w:webHidden/>
          </w:rPr>
        </w:r>
        <w:r>
          <w:rPr>
            <w:noProof/>
            <w:webHidden/>
          </w:rPr>
          <w:fldChar w:fldCharType="separate"/>
        </w:r>
        <w:r w:rsidR="00460CAC">
          <w:rPr>
            <w:noProof/>
            <w:webHidden/>
          </w:rPr>
          <w:t>221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08" w:history="1">
        <w:r w:rsidRPr="00AE7367">
          <w:rPr>
            <w:rStyle w:val="Hyperlink"/>
            <w:noProof/>
          </w:rPr>
          <w:t>15.1</w:t>
        </w:r>
        <w:r>
          <w:rPr>
            <w:rFonts w:asciiTheme="minorHAnsi" w:eastAsiaTheme="minorEastAsia" w:hAnsiTheme="minorHAnsi" w:cstheme="minorBidi"/>
            <w:b w:val="0"/>
            <w:noProof/>
            <w:sz w:val="22"/>
            <w:szCs w:val="22"/>
            <w:lang w:val="en-US" w:eastAsia="en-US"/>
          </w:rPr>
          <w:tab/>
        </w:r>
        <w:r w:rsidRPr="00AE7367">
          <w:rPr>
            <w:rStyle w:val="Hyperlink"/>
            <w:noProof/>
          </w:rPr>
          <w:t>Modules</w:t>
        </w:r>
        <w:r>
          <w:rPr>
            <w:noProof/>
            <w:webHidden/>
          </w:rPr>
          <w:tab/>
        </w:r>
        <w:r>
          <w:rPr>
            <w:noProof/>
            <w:webHidden/>
          </w:rPr>
          <w:fldChar w:fldCharType="begin"/>
        </w:r>
        <w:r>
          <w:rPr>
            <w:noProof/>
            <w:webHidden/>
          </w:rPr>
          <w:instrText xml:space="preserve"> PAGEREF _Toc368050608 \h </w:instrText>
        </w:r>
        <w:r>
          <w:rPr>
            <w:noProof/>
            <w:webHidden/>
          </w:rPr>
        </w:r>
        <w:r>
          <w:rPr>
            <w:noProof/>
            <w:webHidden/>
          </w:rPr>
          <w:fldChar w:fldCharType="separate"/>
        </w:r>
        <w:r w:rsidR="00460CAC">
          <w:rPr>
            <w:noProof/>
            <w:webHidden/>
          </w:rPr>
          <w:t>221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09" w:history="1">
        <w:r w:rsidRPr="00AE7367">
          <w:rPr>
            <w:rStyle w:val="Hyperlink"/>
            <w:noProof/>
          </w:rPr>
          <w:t>15.1.0</w:t>
        </w:r>
        <w:r>
          <w:rPr>
            <w:rFonts w:asciiTheme="minorHAnsi" w:eastAsiaTheme="minorEastAsia" w:hAnsiTheme="minorHAnsi" w:cstheme="minorBidi"/>
            <w:b w:val="0"/>
            <w:noProof/>
            <w:sz w:val="22"/>
            <w:szCs w:val="22"/>
            <w:lang w:val="en-US" w:eastAsia="en-US"/>
          </w:rPr>
          <w:tab/>
        </w:r>
        <w:r w:rsidRPr="00AE7367">
          <w:rPr>
            <w:rStyle w:val="Hyperlink"/>
            <w:noProof/>
          </w:rPr>
          <w:t>Module Semantics</w:t>
        </w:r>
        <w:r>
          <w:rPr>
            <w:noProof/>
            <w:webHidden/>
          </w:rPr>
          <w:tab/>
        </w:r>
        <w:r>
          <w:rPr>
            <w:noProof/>
            <w:webHidden/>
          </w:rPr>
          <w:fldChar w:fldCharType="begin"/>
        </w:r>
        <w:r>
          <w:rPr>
            <w:noProof/>
            <w:webHidden/>
          </w:rPr>
          <w:instrText xml:space="preserve"> PAGEREF _Toc368050609 \h </w:instrText>
        </w:r>
        <w:r>
          <w:rPr>
            <w:noProof/>
            <w:webHidden/>
          </w:rPr>
        </w:r>
        <w:r>
          <w:rPr>
            <w:noProof/>
            <w:webHidden/>
          </w:rPr>
          <w:fldChar w:fldCharType="separate"/>
        </w:r>
        <w:r w:rsidR="00460CAC">
          <w:rPr>
            <w:noProof/>
            <w:webHidden/>
          </w:rPr>
          <w:t>221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10" w:history="1">
        <w:r w:rsidRPr="00AE7367">
          <w:rPr>
            <w:rStyle w:val="Hyperlink"/>
            <w:noProof/>
          </w:rPr>
          <w:t>15.1.1</w:t>
        </w:r>
        <w:r>
          <w:rPr>
            <w:rFonts w:asciiTheme="minorHAnsi" w:eastAsiaTheme="minorEastAsia" w:hAnsiTheme="minorHAnsi" w:cstheme="minorBidi"/>
            <w:b w:val="0"/>
            <w:noProof/>
            <w:sz w:val="22"/>
            <w:szCs w:val="22"/>
            <w:lang w:val="en-US" w:eastAsia="en-US"/>
          </w:rPr>
          <w:tab/>
        </w:r>
        <w:r w:rsidRPr="00AE7367">
          <w:rPr>
            <w:rStyle w:val="Hyperlink"/>
            <w:noProof/>
          </w:rPr>
          <w:t>Imports</w:t>
        </w:r>
        <w:r>
          <w:rPr>
            <w:noProof/>
            <w:webHidden/>
          </w:rPr>
          <w:tab/>
        </w:r>
        <w:r>
          <w:rPr>
            <w:noProof/>
            <w:webHidden/>
          </w:rPr>
          <w:fldChar w:fldCharType="begin"/>
        </w:r>
        <w:r>
          <w:rPr>
            <w:noProof/>
            <w:webHidden/>
          </w:rPr>
          <w:instrText xml:space="preserve"> PAGEREF _Toc368050610 \h </w:instrText>
        </w:r>
        <w:r>
          <w:rPr>
            <w:noProof/>
            <w:webHidden/>
          </w:rPr>
        </w:r>
        <w:r>
          <w:rPr>
            <w:noProof/>
            <w:webHidden/>
          </w:rPr>
          <w:fldChar w:fldCharType="separate"/>
        </w:r>
        <w:r w:rsidR="00460CAC">
          <w:rPr>
            <w:noProof/>
            <w:webHidden/>
          </w:rPr>
          <w:t>223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11" w:history="1">
        <w:r w:rsidRPr="00AE7367">
          <w:rPr>
            <w:rStyle w:val="Hyperlink"/>
            <w:noProof/>
          </w:rPr>
          <w:t>15.1.2</w:t>
        </w:r>
        <w:r>
          <w:rPr>
            <w:rFonts w:asciiTheme="minorHAnsi" w:eastAsiaTheme="minorEastAsia" w:hAnsiTheme="minorHAnsi" w:cstheme="minorBidi"/>
            <w:b w:val="0"/>
            <w:noProof/>
            <w:sz w:val="22"/>
            <w:szCs w:val="22"/>
            <w:lang w:val="en-US" w:eastAsia="en-US"/>
          </w:rPr>
          <w:tab/>
        </w:r>
        <w:r w:rsidRPr="00AE7367">
          <w:rPr>
            <w:rStyle w:val="Hyperlink"/>
            <w:noProof/>
          </w:rPr>
          <w:t>Exports</w:t>
        </w:r>
        <w:r>
          <w:rPr>
            <w:noProof/>
            <w:webHidden/>
          </w:rPr>
          <w:tab/>
        </w:r>
        <w:r>
          <w:rPr>
            <w:noProof/>
            <w:webHidden/>
          </w:rPr>
          <w:fldChar w:fldCharType="begin"/>
        </w:r>
        <w:r>
          <w:rPr>
            <w:noProof/>
            <w:webHidden/>
          </w:rPr>
          <w:instrText xml:space="preserve"> PAGEREF _Toc368050611 \h </w:instrText>
        </w:r>
        <w:r>
          <w:rPr>
            <w:noProof/>
            <w:webHidden/>
          </w:rPr>
        </w:r>
        <w:r>
          <w:rPr>
            <w:noProof/>
            <w:webHidden/>
          </w:rPr>
          <w:fldChar w:fldCharType="separate"/>
        </w:r>
        <w:r w:rsidR="00460CAC">
          <w:rPr>
            <w:noProof/>
            <w:webHidden/>
          </w:rPr>
          <w:t>225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12" w:history="1">
        <w:r w:rsidRPr="00AE7367">
          <w:rPr>
            <w:rStyle w:val="Hyperlink"/>
            <w:noProof/>
          </w:rPr>
          <w:t>15.2</w:t>
        </w:r>
        <w:r>
          <w:rPr>
            <w:rFonts w:asciiTheme="minorHAnsi" w:eastAsiaTheme="minorEastAsia" w:hAnsiTheme="minorHAnsi" w:cstheme="minorBidi"/>
            <w:b w:val="0"/>
            <w:noProof/>
            <w:sz w:val="22"/>
            <w:szCs w:val="22"/>
            <w:lang w:val="en-US" w:eastAsia="en-US"/>
          </w:rPr>
          <w:tab/>
        </w:r>
        <w:r w:rsidRPr="00AE7367">
          <w:rPr>
            <w:rStyle w:val="Hyperlink"/>
            <w:noProof/>
          </w:rPr>
          <w:t>Scripts</w:t>
        </w:r>
        <w:r>
          <w:rPr>
            <w:noProof/>
            <w:webHidden/>
          </w:rPr>
          <w:tab/>
        </w:r>
        <w:r>
          <w:rPr>
            <w:noProof/>
            <w:webHidden/>
          </w:rPr>
          <w:fldChar w:fldCharType="begin"/>
        </w:r>
        <w:r>
          <w:rPr>
            <w:noProof/>
            <w:webHidden/>
          </w:rPr>
          <w:instrText xml:space="preserve"> PAGEREF _Toc368050612 \h </w:instrText>
        </w:r>
        <w:r>
          <w:rPr>
            <w:noProof/>
            <w:webHidden/>
          </w:rPr>
        </w:r>
        <w:r>
          <w:rPr>
            <w:noProof/>
            <w:webHidden/>
          </w:rPr>
          <w:fldChar w:fldCharType="separate"/>
        </w:r>
        <w:r w:rsidR="00460CAC">
          <w:rPr>
            <w:noProof/>
            <w:webHidden/>
          </w:rPr>
          <w:t>225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16" w:history="1">
        <w:r w:rsidRPr="00AE7367">
          <w:rPr>
            <w:rStyle w:val="Hyperlink"/>
            <w:noProof/>
          </w:rPr>
          <w:t>15.2.1</w:t>
        </w:r>
        <w:r>
          <w:rPr>
            <w:rFonts w:asciiTheme="minorHAnsi" w:eastAsiaTheme="minorEastAsia" w:hAnsiTheme="minorHAnsi" w:cstheme="minorBidi"/>
            <w:b w:val="0"/>
            <w:noProof/>
            <w:sz w:val="22"/>
            <w:szCs w:val="22"/>
            <w:lang w:val="en-US" w:eastAsia="en-US"/>
          </w:rPr>
          <w:tab/>
        </w:r>
        <w:r w:rsidRPr="00AE7367">
          <w:rPr>
            <w:rStyle w:val="Hyperlink"/>
            <w:noProof/>
          </w:rPr>
          <w:t>Static Semantics:  Early Errors</w:t>
        </w:r>
        <w:r>
          <w:rPr>
            <w:noProof/>
            <w:webHidden/>
          </w:rPr>
          <w:tab/>
        </w:r>
        <w:r>
          <w:rPr>
            <w:noProof/>
            <w:webHidden/>
          </w:rPr>
          <w:fldChar w:fldCharType="begin"/>
        </w:r>
        <w:r>
          <w:rPr>
            <w:noProof/>
            <w:webHidden/>
          </w:rPr>
          <w:instrText xml:space="preserve"> PAGEREF _Toc368050616 \h </w:instrText>
        </w:r>
        <w:r>
          <w:rPr>
            <w:noProof/>
            <w:webHidden/>
          </w:rPr>
        </w:r>
        <w:r>
          <w:rPr>
            <w:noProof/>
            <w:webHidden/>
          </w:rPr>
          <w:fldChar w:fldCharType="separate"/>
        </w:r>
        <w:r w:rsidR="00460CAC">
          <w:rPr>
            <w:noProof/>
            <w:webHidden/>
          </w:rPr>
          <w:t>225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17" w:history="1">
        <w:r w:rsidRPr="00AE7367">
          <w:rPr>
            <w:rStyle w:val="Hyperlink"/>
            <w:noProof/>
          </w:rPr>
          <w:t>15.2.2</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IsStrict</w:t>
        </w:r>
        <w:r>
          <w:rPr>
            <w:noProof/>
            <w:webHidden/>
          </w:rPr>
          <w:tab/>
        </w:r>
        <w:r>
          <w:rPr>
            <w:noProof/>
            <w:webHidden/>
          </w:rPr>
          <w:fldChar w:fldCharType="begin"/>
        </w:r>
        <w:r>
          <w:rPr>
            <w:noProof/>
            <w:webHidden/>
          </w:rPr>
          <w:instrText xml:space="preserve"> PAGEREF _Toc368050617 \h </w:instrText>
        </w:r>
        <w:r>
          <w:rPr>
            <w:noProof/>
            <w:webHidden/>
          </w:rPr>
        </w:r>
        <w:r>
          <w:rPr>
            <w:noProof/>
            <w:webHidden/>
          </w:rPr>
          <w:fldChar w:fldCharType="separate"/>
        </w:r>
        <w:r w:rsidR="00460CAC">
          <w:rPr>
            <w:noProof/>
            <w:webHidden/>
          </w:rPr>
          <w:t>226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18" w:history="1">
        <w:r w:rsidRPr="00AE7367">
          <w:rPr>
            <w:rStyle w:val="Hyperlink"/>
            <w:noProof/>
          </w:rPr>
          <w:t>15.2.3</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LexicallyDeclaredNames</w:t>
        </w:r>
        <w:r>
          <w:rPr>
            <w:noProof/>
            <w:webHidden/>
          </w:rPr>
          <w:tab/>
        </w:r>
        <w:r>
          <w:rPr>
            <w:noProof/>
            <w:webHidden/>
          </w:rPr>
          <w:fldChar w:fldCharType="begin"/>
        </w:r>
        <w:r>
          <w:rPr>
            <w:noProof/>
            <w:webHidden/>
          </w:rPr>
          <w:instrText xml:space="preserve"> PAGEREF _Toc368050618 \h </w:instrText>
        </w:r>
        <w:r>
          <w:rPr>
            <w:noProof/>
            <w:webHidden/>
          </w:rPr>
        </w:r>
        <w:r>
          <w:rPr>
            <w:noProof/>
            <w:webHidden/>
          </w:rPr>
          <w:fldChar w:fldCharType="separate"/>
        </w:r>
        <w:r w:rsidR="00460CAC">
          <w:rPr>
            <w:noProof/>
            <w:webHidden/>
          </w:rPr>
          <w:t>226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19" w:history="1">
        <w:r w:rsidRPr="00AE7367">
          <w:rPr>
            <w:rStyle w:val="Hyperlink"/>
            <w:noProof/>
          </w:rPr>
          <w:t>15.2.4</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LexicallyScopedDeclarations</w:t>
        </w:r>
        <w:r>
          <w:rPr>
            <w:noProof/>
            <w:webHidden/>
          </w:rPr>
          <w:tab/>
        </w:r>
        <w:r>
          <w:rPr>
            <w:noProof/>
            <w:webHidden/>
          </w:rPr>
          <w:fldChar w:fldCharType="begin"/>
        </w:r>
        <w:r>
          <w:rPr>
            <w:noProof/>
            <w:webHidden/>
          </w:rPr>
          <w:instrText xml:space="preserve"> PAGEREF _Toc368050619 \h </w:instrText>
        </w:r>
        <w:r>
          <w:rPr>
            <w:noProof/>
            <w:webHidden/>
          </w:rPr>
        </w:r>
        <w:r>
          <w:rPr>
            <w:noProof/>
            <w:webHidden/>
          </w:rPr>
          <w:fldChar w:fldCharType="separate"/>
        </w:r>
        <w:r w:rsidR="00460CAC">
          <w:rPr>
            <w:noProof/>
            <w:webHidden/>
          </w:rPr>
          <w:t>226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26" w:history="1">
        <w:r w:rsidRPr="00AE7367">
          <w:rPr>
            <w:rStyle w:val="Hyperlink"/>
            <w:noProof/>
          </w:rPr>
          <w:t>15.2.5</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VarDeclaredNames</w:t>
        </w:r>
        <w:r>
          <w:rPr>
            <w:noProof/>
            <w:webHidden/>
          </w:rPr>
          <w:tab/>
        </w:r>
        <w:r>
          <w:rPr>
            <w:noProof/>
            <w:webHidden/>
          </w:rPr>
          <w:fldChar w:fldCharType="begin"/>
        </w:r>
        <w:r>
          <w:rPr>
            <w:noProof/>
            <w:webHidden/>
          </w:rPr>
          <w:instrText xml:space="preserve"> PAGEREF _Toc368050626 \h </w:instrText>
        </w:r>
        <w:r>
          <w:rPr>
            <w:noProof/>
            <w:webHidden/>
          </w:rPr>
        </w:r>
        <w:r>
          <w:rPr>
            <w:noProof/>
            <w:webHidden/>
          </w:rPr>
          <w:fldChar w:fldCharType="separate"/>
        </w:r>
        <w:r w:rsidR="00460CAC">
          <w:rPr>
            <w:noProof/>
            <w:webHidden/>
          </w:rPr>
          <w:t>226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33" w:history="1">
        <w:r w:rsidRPr="00AE7367">
          <w:rPr>
            <w:rStyle w:val="Hyperlink"/>
            <w:noProof/>
          </w:rPr>
          <w:t>15.2.6</w:t>
        </w:r>
        <w:r>
          <w:rPr>
            <w:rFonts w:asciiTheme="minorHAnsi" w:eastAsiaTheme="minorEastAsia" w:hAnsiTheme="minorHAnsi" w:cstheme="minorBidi"/>
            <w:b w:val="0"/>
            <w:noProof/>
            <w:sz w:val="22"/>
            <w:szCs w:val="22"/>
            <w:lang w:val="en-US" w:eastAsia="en-US"/>
          </w:rPr>
          <w:tab/>
        </w:r>
        <w:r w:rsidRPr="00AE7367">
          <w:rPr>
            <w:rStyle w:val="Hyperlink"/>
            <w:noProof/>
          </w:rPr>
          <w:t xml:space="preserve">Static Semantics:  </w:t>
        </w:r>
        <w:r w:rsidRPr="00AE7367">
          <w:rPr>
            <w:rStyle w:val="Hyperlink"/>
            <w:noProof/>
            <w:lang w:eastAsia="en-US"/>
          </w:rPr>
          <w:t>VarScopedDeclarations</w:t>
        </w:r>
        <w:r>
          <w:rPr>
            <w:noProof/>
            <w:webHidden/>
          </w:rPr>
          <w:tab/>
        </w:r>
        <w:r>
          <w:rPr>
            <w:noProof/>
            <w:webHidden/>
          </w:rPr>
          <w:fldChar w:fldCharType="begin"/>
        </w:r>
        <w:r>
          <w:rPr>
            <w:noProof/>
            <w:webHidden/>
          </w:rPr>
          <w:instrText xml:space="preserve"> PAGEREF _Toc368050633 \h </w:instrText>
        </w:r>
        <w:r>
          <w:rPr>
            <w:noProof/>
            <w:webHidden/>
          </w:rPr>
        </w:r>
        <w:r>
          <w:rPr>
            <w:noProof/>
            <w:webHidden/>
          </w:rPr>
          <w:fldChar w:fldCharType="separate"/>
        </w:r>
        <w:r w:rsidR="00460CAC">
          <w:rPr>
            <w:noProof/>
            <w:webHidden/>
          </w:rPr>
          <w:t>226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41" w:history="1">
        <w:r w:rsidRPr="00AE7367">
          <w:rPr>
            <w:rStyle w:val="Hyperlink"/>
            <w:noProof/>
            <w:spacing w:val="6"/>
          </w:rPr>
          <w:t>15.2.7</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Script  Evaluation</w:t>
        </w:r>
        <w:r>
          <w:rPr>
            <w:noProof/>
            <w:webHidden/>
          </w:rPr>
          <w:tab/>
        </w:r>
        <w:r>
          <w:rPr>
            <w:noProof/>
            <w:webHidden/>
          </w:rPr>
          <w:fldChar w:fldCharType="begin"/>
        </w:r>
        <w:r>
          <w:rPr>
            <w:noProof/>
            <w:webHidden/>
          </w:rPr>
          <w:instrText xml:space="preserve"> PAGEREF _Toc368050641 \h </w:instrText>
        </w:r>
        <w:r>
          <w:rPr>
            <w:noProof/>
            <w:webHidden/>
          </w:rPr>
        </w:r>
        <w:r>
          <w:rPr>
            <w:noProof/>
            <w:webHidden/>
          </w:rPr>
          <w:fldChar w:fldCharType="separate"/>
        </w:r>
        <w:r w:rsidR="00460CAC">
          <w:rPr>
            <w:noProof/>
            <w:webHidden/>
          </w:rPr>
          <w:t>227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42" w:history="1">
        <w:r w:rsidRPr="00AE7367">
          <w:rPr>
            <w:rStyle w:val="Hyperlink"/>
            <w:noProof/>
          </w:rPr>
          <w:t>15.2.8</w:t>
        </w:r>
        <w:r>
          <w:rPr>
            <w:rFonts w:asciiTheme="minorHAnsi" w:eastAsiaTheme="minorEastAsia" w:hAnsiTheme="minorHAnsi" w:cstheme="minorBidi"/>
            <w:b w:val="0"/>
            <w:noProof/>
            <w:sz w:val="22"/>
            <w:szCs w:val="22"/>
            <w:lang w:val="en-US" w:eastAsia="en-US"/>
          </w:rPr>
          <w:tab/>
        </w:r>
        <w:r w:rsidRPr="00AE7367">
          <w:rPr>
            <w:rStyle w:val="Hyperlink"/>
            <w:noProof/>
          </w:rPr>
          <w:t xml:space="preserve">Runtime Semantics: </w:t>
        </w:r>
        <w:r w:rsidRPr="00AE7367">
          <w:rPr>
            <w:rStyle w:val="Hyperlink"/>
            <w:noProof/>
            <w:spacing w:val="6"/>
          </w:rPr>
          <w:t>Evaluation</w:t>
        </w:r>
        <w:r>
          <w:rPr>
            <w:noProof/>
            <w:webHidden/>
          </w:rPr>
          <w:tab/>
        </w:r>
        <w:r>
          <w:rPr>
            <w:noProof/>
            <w:webHidden/>
          </w:rPr>
          <w:fldChar w:fldCharType="begin"/>
        </w:r>
        <w:r>
          <w:rPr>
            <w:noProof/>
            <w:webHidden/>
          </w:rPr>
          <w:instrText xml:space="preserve"> PAGEREF _Toc368050642 \h </w:instrText>
        </w:r>
        <w:r>
          <w:rPr>
            <w:noProof/>
            <w:webHidden/>
          </w:rPr>
        </w:r>
        <w:r>
          <w:rPr>
            <w:noProof/>
            <w:webHidden/>
          </w:rPr>
          <w:fldChar w:fldCharType="separate"/>
        </w:r>
        <w:r w:rsidR="00460CAC">
          <w:rPr>
            <w:noProof/>
            <w:webHidden/>
          </w:rPr>
          <w:t>227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43" w:history="1">
        <w:r w:rsidRPr="00AE7367">
          <w:rPr>
            <w:rStyle w:val="Hyperlink"/>
            <w:noProof/>
          </w:rPr>
          <w:t>15.2.9</w:t>
        </w:r>
        <w:r>
          <w:rPr>
            <w:rFonts w:asciiTheme="minorHAnsi" w:eastAsiaTheme="minorEastAsia" w:hAnsiTheme="minorHAnsi" w:cstheme="minorBidi"/>
            <w:b w:val="0"/>
            <w:noProof/>
            <w:sz w:val="22"/>
            <w:szCs w:val="22"/>
            <w:lang w:val="en-US" w:eastAsia="en-US"/>
          </w:rPr>
          <w:tab/>
        </w:r>
        <w:r w:rsidRPr="00AE7367">
          <w:rPr>
            <w:rStyle w:val="Hyperlink"/>
            <w:noProof/>
          </w:rPr>
          <w:t>Runtime Semantics: GlobalDeclarationInstantiation</w:t>
        </w:r>
        <w:r>
          <w:rPr>
            <w:noProof/>
            <w:webHidden/>
          </w:rPr>
          <w:tab/>
        </w:r>
        <w:r>
          <w:rPr>
            <w:noProof/>
            <w:webHidden/>
          </w:rPr>
          <w:fldChar w:fldCharType="begin"/>
        </w:r>
        <w:r>
          <w:rPr>
            <w:noProof/>
            <w:webHidden/>
          </w:rPr>
          <w:instrText xml:space="preserve"> PAGEREF _Toc368050643 \h </w:instrText>
        </w:r>
        <w:r>
          <w:rPr>
            <w:noProof/>
            <w:webHidden/>
          </w:rPr>
        </w:r>
        <w:r>
          <w:rPr>
            <w:noProof/>
            <w:webHidden/>
          </w:rPr>
          <w:fldChar w:fldCharType="separate"/>
        </w:r>
        <w:r w:rsidR="00460CAC">
          <w:rPr>
            <w:noProof/>
            <w:webHidden/>
          </w:rPr>
          <w:t>227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44" w:history="1">
        <w:r w:rsidRPr="00AE7367">
          <w:rPr>
            <w:rStyle w:val="Hyperlink"/>
            <w:noProof/>
          </w:rPr>
          <w:t>15.3</w:t>
        </w:r>
        <w:r>
          <w:rPr>
            <w:rFonts w:asciiTheme="minorHAnsi" w:eastAsiaTheme="minorEastAsia" w:hAnsiTheme="minorHAnsi" w:cstheme="minorBidi"/>
            <w:b w:val="0"/>
            <w:noProof/>
            <w:sz w:val="22"/>
            <w:szCs w:val="22"/>
            <w:lang w:val="en-US" w:eastAsia="en-US"/>
          </w:rPr>
          <w:tab/>
        </w:r>
        <w:r w:rsidRPr="00AE7367">
          <w:rPr>
            <w:rStyle w:val="Hyperlink"/>
            <w:noProof/>
          </w:rPr>
          <w:t>Directive Prologues and the Use Strict Directive</w:t>
        </w:r>
        <w:r>
          <w:rPr>
            <w:noProof/>
            <w:webHidden/>
          </w:rPr>
          <w:tab/>
        </w:r>
        <w:r>
          <w:rPr>
            <w:noProof/>
            <w:webHidden/>
          </w:rPr>
          <w:fldChar w:fldCharType="begin"/>
        </w:r>
        <w:r>
          <w:rPr>
            <w:noProof/>
            <w:webHidden/>
          </w:rPr>
          <w:instrText xml:space="preserve"> PAGEREF _Toc368050644 \h </w:instrText>
        </w:r>
        <w:r>
          <w:rPr>
            <w:noProof/>
            <w:webHidden/>
          </w:rPr>
        </w:r>
        <w:r>
          <w:rPr>
            <w:noProof/>
            <w:webHidden/>
          </w:rPr>
          <w:fldChar w:fldCharType="separate"/>
        </w:r>
        <w:r w:rsidR="00460CAC">
          <w:rPr>
            <w:noProof/>
            <w:webHidden/>
          </w:rPr>
          <w:t>229</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648" w:history="1">
        <w:r w:rsidRPr="00AE7367">
          <w:rPr>
            <w:rStyle w:val="Hyperlink"/>
            <w:noProof/>
          </w:rPr>
          <w:t>16</w:t>
        </w:r>
        <w:r>
          <w:rPr>
            <w:rFonts w:asciiTheme="minorHAnsi" w:eastAsiaTheme="minorEastAsia" w:hAnsiTheme="minorHAnsi" w:cstheme="minorBidi"/>
            <w:b w:val="0"/>
            <w:noProof/>
            <w:sz w:val="22"/>
            <w:szCs w:val="22"/>
            <w:lang w:val="en-US" w:eastAsia="en-US"/>
          </w:rPr>
          <w:tab/>
        </w:r>
        <w:r w:rsidRPr="00AE7367">
          <w:rPr>
            <w:rStyle w:val="Hyperlink"/>
            <w:noProof/>
          </w:rPr>
          <w:t>Error Handling and Language Extensions</w:t>
        </w:r>
        <w:r>
          <w:rPr>
            <w:noProof/>
            <w:webHidden/>
          </w:rPr>
          <w:tab/>
        </w:r>
        <w:r>
          <w:rPr>
            <w:noProof/>
            <w:webHidden/>
          </w:rPr>
          <w:fldChar w:fldCharType="begin"/>
        </w:r>
        <w:r>
          <w:rPr>
            <w:noProof/>
            <w:webHidden/>
          </w:rPr>
          <w:instrText xml:space="preserve"> PAGEREF _Toc368050648 \h </w:instrText>
        </w:r>
        <w:r>
          <w:rPr>
            <w:noProof/>
            <w:webHidden/>
          </w:rPr>
        </w:r>
        <w:r>
          <w:rPr>
            <w:noProof/>
            <w:webHidden/>
          </w:rPr>
          <w:fldChar w:fldCharType="separate"/>
        </w:r>
        <w:r w:rsidR="00460CAC">
          <w:rPr>
            <w:noProof/>
            <w:webHidden/>
          </w:rPr>
          <w:t>229</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649" w:history="1">
        <w:r w:rsidRPr="00AE7367">
          <w:rPr>
            <w:rStyle w:val="Hyperlink"/>
            <w:noProof/>
          </w:rPr>
          <w:t>17</w:t>
        </w:r>
        <w:r>
          <w:rPr>
            <w:rFonts w:asciiTheme="minorHAnsi" w:eastAsiaTheme="minorEastAsia" w:hAnsiTheme="minorHAnsi" w:cstheme="minorBidi"/>
            <w:b w:val="0"/>
            <w:noProof/>
            <w:sz w:val="22"/>
            <w:szCs w:val="22"/>
            <w:lang w:val="en-US" w:eastAsia="en-US"/>
          </w:rPr>
          <w:tab/>
        </w:r>
        <w:r w:rsidRPr="00AE7367">
          <w:rPr>
            <w:rStyle w:val="Hyperlink"/>
            <w:noProof/>
          </w:rPr>
          <w:t>Standard Built-in ECMAScript Objects</w:t>
        </w:r>
        <w:r>
          <w:rPr>
            <w:noProof/>
            <w:webHidden/>
          </w:rPr>
          <w:tab/>
        </w:r>
        <w:r>
          <w:rPr>
            <w:noProof/>
            <w:webHidden/>
          </w:rPr>
          <w:fldChar w:fldCharType="begin"/>
        </w:r>
        <w:r>
          <w:rPr>
            <w:noProof/>
            <w:webHidden/>
          </w:rPr>
          <w:instrText xml:space="preserve"> PAGEREF _Toc368050649 \h </w:instrText>
        </w:r>
        <w:r>
          <w:rPr>
            <w:noProof/>
            <w:webHidden/>
          </w:rPr>
        </w:r>
        <w:r>
          <w:rPr>
            <w:noProof/>
            <w:webHidden/>
          </w:rPr>
          <w:fldChar w:fldCharType="separate"/>
        </w:r>
        <w:r w:rsidR="00460CAC">
          <w:rPr>
            <w:noProof/>
            <w:webHidden/>
          </w:rPr>
          <w:t>231</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650" w:history="1">
        <w:r w:rsidRPr="00AE7367">
          <w:rPr>
            <w:rStyle w:val="Hyperlink"/>
            <w:noProof/>
          </w:rPr>
          <w:t>18</w:t>
        </w:r>
        <w:r>
          <w:rPr>
            <w:rFonts w:asciiTheme="minorHAnsi" w:eastAsiaTheme="minorEastAsia" w:hAnsiTheme="minorHAnsi" w:cstheme="minorBidi"/>
            <w:b w:val="0"/>
            <w:noProof/>
            <w:sz w:val="22"/>
            <w:szCs w:val="22"/>
            <w:lang w:val="en-US" w:eastAsia="en-US"/>
          </w:rPr>
          <w:tab/>
        </w:r>
        <w:r w:rsidRPr="00AE7367">
          <w:rPr>
            <w:rStyle w:val="Hyperlink"/>
            <w:noProof/>
          </w:rPr>
          <w:t>The Global Object</w:t>
        </w:r>
        <w:r>
          <w:rPr>
            <w:noProof/>
            <w:webHidden/>
          </w:rPr>
          <w:tab/>
        </w:r>
        <w:r>
          <w:rPr>
            <w:noProof/>
            <w:webHidden/>
          </w:rPr>
          <w:fldChar w:fldCharType="begin"/>
        </w:r>
        <w:r>
          <w:rPr>
            <w:noProof/>
            <w:webHidden/>
          </w:rPr>
          <w:instrText xml:space="preserve"> PAGEREF _Toc368050650 \h </w:instrText>
        </w:r>
        <w:r>
          <w:rPr>
            <w:noProof/>
            <w:webHidden/>
          </w:rPr>
        </w:r>
        <w:r>
          <w:rPr>
            <w:noProof/>
            <w:webHidden/>
          </w:rPr>
          <w:fldChar w:fldCharType="separate"/>
        </w:r>
        <w:r w:rsidR="00460CAC">
          <w:rPr>
            <w:noProof/>
            <w:webHidden/>
          </w:rPr>
          <w:t>232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51" w:history="1">
        <w:r w:rsidRPr="00AE7367">
          <w:rPr>
            <w:rStyle w:val="Hyperlink"/>
            <w:noProof/>
          </w:rPr>
          <w:t>18.1</w:t>
        </w:r>
        <w:r>
          <w:rPr>
            <w:rFonts w:asciiTheme="minorHAnsi" w:eastAsiaTheme="minorEastAsia" w:hAnsiTheme="minorHAnsi" w:cstheme="minorBidi"/>
            <w:b w:val="0"/>
            <w:noProof/>
            <w:sz w:val="22"/>
            <w:szCs w:val="22"/>
            <w:lang w:val="en-US" w:eastAsia="en-US"/>
          </w:rPr>
          <w:tab/>
        </w:r>
        <w:r w:rsidRPr="00AE7367">
          <w:rPr>
            <w:rStyle w:val="Hyperlink"/>
            <w:noProof/>
          </w:rPr>
          <w:t>Value Properties of the Global Object</w:t>
        </w:r>
        <w:r>
          <w:rPr>
            <w:noProof/>
            <w:webHidden/>
          </w:rPr>
          <w:tab/>
        </w:r>
        <w:r>
          <w:rPr>
            <w:noProof/>
            <w:webHidden/>
          </w:rPr>
          <w:fldChar w:fldCharType="begin"/>
        </w:r>
        <w:r>
          <w:rPr>
            <w:noProof/>
            <w:webHidden/>
          </w:rPr>
          <w:instrText xml:space="preserve"> PAGEREF _Toc368050651 \h </w:instrText>
        </w:r>
        <w:r>
          <w:rPr>
            <w:noProof/>
            <w:webHidden/>
          </w:rPr>
        </w:r>
        <w:r>
          <w:rPr>
            <w:noProof/>
            <w:webHidden/>
          </w:rPr>
          <w:fldChar w:fldCharType="separate"/>
        </w:r>
        <w:r w:rsidR="00460CAC">
          <w:rPr>
            <w:noProof/>
            <w:webHidden/>
          </w:rPr>
          <w:t>232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2" w:history="1">
        <w:r w:rsidRPr="00AE7367">
          <w:rPr>
            <w:rStyle w:val="Hyperlink"/>
            <w:noProof/>
          </w:rPr>
          <w:t>18.1.1</w:t>
        </w:r>
        <w:r>
          <w:rPr>
            <w:rFonts w:asciiTheme="minorHAnsi" w:eastAsiaTheme="minorEastAsia" w:hAnsiTheme="minorHAnsi" w:cstheme="minorBidi"/>
            <w:b w:val="0"/>
            <w:noProof/>
            <w:sz w:val="22"/>
            <w:szCs w:val="22"/>
            <w:lang w:val="en-US" w:eastAsia="en-US"/>
          </w:rPr>
          <w:tab/>
        </w:r>
        <w:r w:rsidRPr="00AE7367">
          <w:rPr>
            <w:rStyle w:val="Hyperlink"/>
            <w:noProof/>
          </w:rPr>
          <w:t>Infinity</w:t>
        </w:r>
        <w:r>
          <w:rPr>
            <w:noProof/>
            <w:webHidden/>
          </w:rPr>
          <w:tab/>
        </w:r>
        <w:r>
          <w:rPr>
            <w:noProof/>
            <w:webHidden/>
          </w:rPr>
          <w:fldChar w:fldCharType="begin"/>
        </w:r>
        <w:r>
          <w:rPr>
            <w:noProof/>
            <w:webHidden/>
          </w:rPr>
          <w:instrText xml:space="preserve"> PAGEREF _Toc368050652 \h </w:instrText>
        </w:r>
        <w:r>
          <w:rPr>
            <w:noProof/>
            <w:webHidden/>
          </w:rPr>
        </w:r>
        <w:r>
          <w:rPr>
            <w:noProof/>
            <w:webHidden/>
          </w:rPr>
          <w:fldChar w:fldCharType="separate"/>
        </w:r>
        <w:r w:rsidR="00460CAC">
          <w:rPr>
            <w:noProof/>
            <w:webHidden/>
          </w:rPr>
          <w:t>232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3" w:history="1">
        <w:r w:rsidRPr="00AE7367">
          <w:rPr>
            <w:rStyle w:val="Hyperlink"/>
            <w:noProof/>
          </w:rPr>
          <w:t>18.1.2</w:t>
        </w:r>
        <w:r>
          <w:rPr>
            <w:rFonts w:asciiTheme="minorHAnsi" w:eastAsiaTheme="minorEastAsia" w:hAnsiTheme="minorHAnsi" w:cstheme="minorBidi"/>
            <w:b w:val="0"/>
            <w:noProof/>
            <w:sz w:val="22"/>
            <w:szCs w:val="22"/>
            <w:lang w:val="en-US" w:eastAsia="en-US"/>
          </w:rPr>
          <w:tab/>
        </w:r>
        <w:r w:rsidRPr="00AE7367">
          <w:rPr>
            <w:rStyle w:val="Hyperlink"/>
            <w:noProof/>
          </w:rPr>
          <w:t>NaN</w:t>
        </w:r>
        <w:r>
          <w:rPr>
            <w:noProof/>
            <w:webHidden/>
          </w:rPr>
          <w:tab/>
        </w:r>
        <w:r>
          <w:rPr>
            <w:noProof/>
            <w:webHidden/>
          </w:rPr>
          <w:fldChar w:fldCharType="begin"/>
        </w:r>
        <w:r>
          <w:rPr>
            <w:noProof/>
            <w:webHidden/>
          </w:rPr>
          <w:instrText xml:space="preserve"> PAGEREF _Toc368050653 \h </w:instrText>
        </w:r>
        <w:r>
          <w:rPr>
            <w:noProof/>
            <w:webHidden/>
          </w:rPr>
        </w:r>
        <w:r>
          <w:rPr>
            <w:noProof/>
            <w:webHidden/>
          </w:rPr>
          <w:fldChar w:fldCharType="separate"/>
        </w:r>
        <w:r w:rsidR="00460CAC">
          <w:rPr>
            <w:noProof/>
            <w:webHidden/>
          </w:rPr>
          <w:t>232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4" w:history="1">
        <w:r w:rsidRPr="00AE7367">
          <w:rPr>
            <w:rStyle w:val="Hyperlink"/>
            <w:noProof/>
          </w:rPr>
          <w:t>18.1.3</w:t>
        </w:r>
        <w:r>
          <w:rPr>
            <w:rFonts w:asciiTheme="minorHAnsi" w:eastAsiaTheme="minorEastAsia" w:hAnsiTheme="minorHAnsi" w:cstheme="minorBidi"/>
            <w:b w:val="0"/>
            <w:noProof/>
            <w:sz w:val="22"/>
            <w:szCs w:val="22"/>
            <w:lang w:val="en-US" w:eastAsia="en-US"/>
          </w:rPr>
          <w:tab/>
        </w:r>
        <w:r w:rsidRPr="00AE7367">
          <w:rPr>
            <w:rStyle w:val="Hyperlink"/>
            <w:noProof/>
          </w:rPr>
          <w:t>undefined</w:t>
        </w:r>
        <w:r>
          <w:rPr>
            <w:noProof/>
            <w:webHidden/>
          </w:rPr>
          <w:tab/>
        </w:r>
        <w:r>
          <w:rPr>
            <w:noProof/>
            <w:webHidden/>
          </w:rPr>
          <w:fldChar w:fldCharType="begin"/>
        </w:r>
        <w:r>
          <w:rPr>
            <w:noProof/>
            <w:webHidden/>
          </w:rPr>
          <w:instrText xml:space="preserve"> PAGEREF _Toc368050654 \h </w:instrText>
        </w:r>
        <w:r>
          <w:rPr>
            <w:noProof/>
            <w:webHidden/>
          </w:rPr>
        </w:r>
        <w:r>
          <w:rPr>
            <w:noProof/>
            <w:webHidden/>
          </w:rPr>
          <w:fldChar w:fldCharType="separate"/>
        </w:r>
        <w:r w:rsidR="00460CAC">
          <w:rPr>
            <w:noProof/>
            <w:webHidden/>
          </w:rPr>
          <w:t>232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55" w:history="1">
        <w:r w:rsidRPr="00AE7367">
          <w:rPr>
            <w:rStyle w:val="Hyperlink"/>
            <w:noProof/>
          </w:rPr>
          <w:t>18.2</w:t>
        </w:r>
        <w:r>
          <w:rPr>
            <w:rFonts w:asciiTheme="minorHAnsi" w:eastAsiaTheme="minorEastAsia" w:hAnsiTheme="minorHAnsi" w:cstheme="minorBidi"/>
            <w:b w:val="0"/>
            <w:noProof/>
            <w:sz w:val="22"/>
            <w:szCs w:val="22"/>
            <w:lang w:val="en-US" w:eastAsia="en-US"/>
          </w:rPr>
          <w:tab/>
        </w:r>
        <w:r w:rsidRPr="00AE7367">
          <w:rPr>
            <w:rStyle w:val="Hyperlink"/>
            <w:noProof/>
          </w:rPr>
          <w:t>Function Properties of the Global Object</w:t>
        </w:r>
        <w:r>
          <w:rPr>
            <w:noProof/>
            <w:webHidden/>
          </w:rPr>
          <w:tab/>
        </w:r>
        <w:r>
          <w:rPr>
            <w:noProof/>
            <w:webHidden/>
          </w:rPr>
          <w:fldChar w:fldCharType="begin"/>
        </w:r>
        <w:r>
          <w:rPr>
            <w:noProof/>
            <w:webHidden/>
          </w:rPr>
          <w:instrText xml:space="preserve"> PAGEREF _Toc368050655 \h </w:instrText>
        </w:r>
        <w:r>
          <w:rPr>
            <w:noProof/>
            <w:webHidden/>
          </w:rPr>
        </w:r>
        <w:r>
          <w:rPr>
            <w:noProof/>
            <w:webHidden/>
          </w:rPr>
          <w:fldChar w:fldCharType="separate"/>
        </w:r>
        <w:r w:rsidR="00460CAC">
          <w:rPr>
            <w:noProof/>
            <w:webHidden/>
          </w:rPr>
          <w:t>233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6" w:history="1">
        <w:r w:rsidRPr="00AE7367">
          <w:rPr>
            <w:rStyle w:val="Hyperlink"/>
            <w:noProof/>
          </w:rPr>
          <w:t>18.2.1</w:t>
        </w:r>
        <w:r>
          <w:rPr>
            <w:rFonts w:asciiTheme="minorHAnsi" w:eastAsiaTheme="minorEastAsia" w:hAnsiTheme="minorHAnsi" w:cstheme="minorBidi"/>
            <w:b w:val="0"/>
            <w:noProof/>
            <w:sz w:val="22"/>
            <w:szCs w:val="22"/>
            <w:lang w:val="en-US" w:eastAsia="en-US"/>
          </w:rPr>
          <w:tab/>
        </w:r>
        <w:r w:rsidRPr="00AE7367">
          <w:rPr>
            <w:rStyle w:val="Hyperlink"/>
            <w:noProof/>
          </w:rPr>
          <w:t>eval (x)</w:t>
        </w:r>
        <w:r>
          <w:rPr>
            <w:noProof/>
            <w:webHidden/>
          </w:rPr>
          <w:tab/>
        </w:r>
        <w:r>
          <w:rPr>
            <w:noProof/>
            <w:webHidden/>
          </w:rPr>
          <w:fldChar w:fldCharType="begin"/>
        </w:r>
        <w:r>
          <w:rPr>
            <w:noProof/>
            <w:webHidden/>
          </w:rPr>
          <w:instrText xml:space="preserve"> PAGEREF _Toc368050656 \h </w:instrText>
        </w:r>
        <w:r>
          <w:rPr>
            <w:noProof/>
            <w:webHidden/>
          </w:rPr>
        </w:r>
        <w:r>
          <w:rPr>
            <w:noProof/>
            <w:webHidden/>
          </w:rPr>
          <w:fldChar w:fldCharType="separate"/>
        </w:r>
        <w:r w:rsidR="00460CAC">
          <w:rPr>
            <w:noProof/>
            <w:webHidden/>
          </w:rPr>
          <w:t>233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7" w:history="1">
        <w:r w:rsidRPr="00AE7367">
          <w:rPr>
            <w:rStyle w:val="Hyperlink"/>
            <w:noProof/>
          </w:rPr>
          <w:t>18.2.2</w:t>
        </w:r>
        <w:r>
          <w:rPr>
            <w:rFonts w:asciiTheme="minorHAnsi" w:eastAsiaTheme="minorEastAsia" w:hAnsiTheme="minorHAnsi" w:cstheme="minorBidi"/>
            <w:b w:val="0"/>
            <w:noProof/>
            <w:sz w:val="22"/>
            <w:szCs w:val="22"/>
            <w:lang w:val="en-US" w:eastAsia="en-US"/>
          </w:rPr>
          <w:tab/>
        </w:r>
        <w:r w:rsidRPr="00AE7367">
          <w:rPr>
            <w:rStyle w:val="Hyperlink"/>
            <w:noProof/>
          </w:rPr>
          <w:t>isFinite (number)</w:t>
        </w:r>
        <w:r>
          <w:rPr>
            <w:noProof/>
            <w:webHidden/>
          </w:rPr>
          <w:tab/>
        </w:r>
        <w:r>
          <w:rPr>
            <w:noProof/>
            <w:webHidden/>
          </w:rPr>
          <w:fldChar w:fldCharType="begin"/>
        </w:r>
        <w:r>
          <w:rPr>
            <w:noProof/>
            <w:webHidden/>
          </w:rPr>
          <w:instrText xml:space="preserve"> PAGEREF _Toc368050657 \h </w:instrText>
        </w:r>
        <w:r>
          <w:rPr>
            <w:noProof/>
            <w:webHidden/>
          </w:rPr>
        </w:r>
        <w:r>
          <w:rPr>
            <w:noProof/>
            <w:webHidden/>
          </w:rPr>
          <w:fldChar w:fldCharType="separate"/>
        </w:r>
        <w:r w:rsidR="00460CAC">
          <w:rPr>
            <w:noProof/>
            <w:webHidden/>
          </w:rPr>
          <w:t>234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8" w:history="1">
        <w:r w:rsidRPr="00AE7367">
          <w:rPr>
            <w:rStyle w:val="Hyperlink"/>
            <w:noProof/>
          </w:rPr>
          <w:t>18.2.3</w:t>
        </w:r>
        <w:r>
          <w:rPr>
            <w:rFonts w:asciiTheme="minorHAnsi" w:eastAsiaTheme="minorEastAsia" w:hAnsiTheme="minorHAnsi" w:cstheme="minorBidi"/>
            <w:b w:val="0"/>
            <w:noProof/>
            <w:sz w:val="22"/>
            <w:szCs w:val="22"/>
            <w:lang w:val="en-US" w:eastAsia="en-US"/>
          </w:rPr>
          <w:tab/>
        </w:r>
        <w:r w:rsidRPr="00AE7367">
          <w:rPr>
            <w:rStyle w:val="Hyperlink"/>
            <w:noProof/>
          </w:rPr>
          <w:t>isNaN (number)</w:t>
        </w:r>
        <w:r>
          <w:rPr>
            <w:noProof/>
            <w:webHidden/>
          </w:rPr>
          <w:tab/>
        </w:r>
        <w:r>
          <w:rPr>
            <w:noProof/>
            <w:webHidden/>
          </w:rPr>
          <w:fldChar w:fldCharType="begin"/>
        </w:r>
        <w:r>
          <w:rPr>
            <w:noProof/>
            <w:webHidden/>
          </w:rPr>
          <w:instrText xml:space="preserve"> PAGEREF _Toc368050658 \h </w:instrText>
        </w:r>
        <w:r>
          <w:rPr>
            <w:noProof/>
            <w:webHidden/>
          </w:rPr>
        </w:r>
        <w:r>
          <w:rPr>
            <w:noProof/>
            <w:webHidden/>
          </w:rPr>
          <w:fldChar w:fldCharType="separate"/>
        </w:r>
        <w:r w:rsidR="00460CAC">
          <w:rPr>
            <w:noProof/>
            <w:webHidden/>
          </w:rPr>
          <w:t>234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59" w:history="1">
        <w:r w:rsidRPr="00AE7367">
          <w:rPr>
            <w:rStyle w:val="Hyperlink"/>
            <w:noProof/>
          </w:rPr>
          <w:t>18.2.4</w:t>
        </w:r>
        <w:r>
          <w:rPr>
            <w:rFonts w:asciiTheme="minorHAnsi" w:eastAsiaTheme="minorEastAsia" w:hAnsiTheme="minorHAnsi" w:cstheme="minorBidi"/>
            <w:b w:val="0"/>
            <w:noProof/>
            <w:sz w:val="22"/>
            <w:szCs w:val="22"/>
            <w:lang w:val="en-US" w:eastAsia="en-US"/>
          </w:rPr>
          <w:tab/>
        </w:r>
        <w:r w:rsidRPr="00AE7367">
          <w:rPr>
            <w:rStyle w:val="Hyperlink"/>
            <w:noProof/>
          </w:rPr>
          <w:t>parseFloat (string)</w:t>
        </w:r>
        <w:r>
          <w:rPr>
            <w:noProof/>
            <w:webHidden/>
          </w:rPr>
          <w:tab/>
        </w:r>
        <w:r>
          <w:rPr>
            <w:noProof/>
            <w:webHidden/>
          </w:rPr>
          <w:fldChar w:fldCharType="begin"/>
        </w:r>
        <w:r>
          <w:rPr>
            <w:noProof/>
            <w:webHidden/>
          </w:rPr>
          <w:instrText xml:space="preserve"> PAGEREF _Toc368050659 \h </w:instrText>
        </w:r>
        <w:r>
          <w:rPr>
            <w:noProof/>
            <w:webHidden/>
          </w:rPr>
        </w:r>
        <w:r>
          <w:rPr>
            <w:noProof/>
            <w:webHidden/>
          </w:rPr>
          <w:fldChar w:fldCharType="separate"/>
        </w:r>
        <w:r w:rsidR="00460CAC">
          <w:rPr>
            <w:noProof/>
            <w:webHidden/>
          </w:rPr>
          <w:t>234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0" w:history="1">
        <w:r w:rsidRPr="00AE7367">
          <w:rPr>
            <w:rStyle w:val="Hyperlink"/>
            <w:noProof/>
          </w:rPr>
          <w:t>18.2.5</w:t>
        </w:r>
        <w:r>
          <w:rPr>
            <w:rFonts w:asciiTheme="minorHAnsi" w:eastAsiaTheme="minorEastAsia" w:hAnsiTheme="minorHAnsi" w:cstheme="minorBidi"/>
            <w:b w:val="0"/>
            <w:noProof/>
            <w:sz w:val="22"/>
            <w:szCs w:val="22"/>
            <w:lang w:val="en-US" w:eastAsia="en-US"/>
          </w:rPr>
          <w:tab/>
        </w:r>
        <w:r w:rsidRPr="00AE7367">
          <w:rPr>
            <w:rStyle w:val="Hyperlink"/>
            <w:noProof/>
          </w:rPr>
          <w:t>parseInt (string , radix)</w:t>
        </w:r>
        <w:r>
          <w:rPr>
            <w:noProof/>
            <w:webHidden/>
          </w:rPr>
          <w:tab/>
        </w:r>
        <w:r>
          <w:rPr>
            <w:noProof/>
            <w:webHidden/>
          </w:rPr>
          <w:fldChar w:fldCharType="begin"/>
        </w:r>
        <w:r>
          <w:rPr>
            <w:noProof/>
            <w:webHidden/>
          </w:rPr>
          <w:instrText xml:space="preserve"> PAGEREF _Toc368050660 \h </w:instrText>
        </w:r>
        <w:r>
          <w:rPr>
            <w:noProof/>
            <w:webHidden/>
          </w:rPr>
        </w:r>
        <w:r>
          <w:rPr>
            <w:noProof/>
            <w:webHidden/>
          </w:rPr>
          <w:fldChar w:fldCharType="separate"/>
        </w:r>
        <w:r w:rsidR="00460CAC">
          <w:rPr>
            <w:noProof/>
            <w:webHidden/>
          </w:rPr>
          <w:t>235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61" w:history="1">
        <w:r w:rsidRPr="00AE7367">
          <w:rPr>
            <w:rStyle w:val="Hyperlink"/>
            <w:noProof/>
          </w:rPr>
          <w:t>18.3</w:t>
        </w:r>
        <w:r>
          <w:rPr>
            <w:rFonts w:asciiTheme="minorHAnsi" w:eastAsiaTheme="minorEastAsia" w:hAnsiTheme="minorHAnsi" w:cstheme="minorBidi"/>
            <w:b w:val="0"/>
            <w:noProof/>
            <w:sz w:val="22"/>
            <w:szCs w:val="22"/>
            <w:lang w:val="en-US" w:eastAsia="en-US"/>
          </w:rPr>
          <w:tab/>
        </w:r>
        <w:r w:rsidRPr="00AE7367">
          <w:rPr>
            <w:rStyle w:val="Hyperlink"/>
            <w:noProof/>
          </w:rPr>
          <w:t>URI Handling Function Properties</w:t>
        </w:r>
        <w:r>
          <w:rPr>
            <w:noProof/>
            <w:webHidden/>
          </w:rPr>
          <w:tab/>
        </w:r>
        <w:r>
          <w:rPr>
            <w:noProof/>
            <w:webHidden/>
          </w:rPr>
          <w:fldChar w:fldCharType="begin"/>
        </w:r>
        <w:r>
          <w:rPr>
            <w:noProof/>
            <w:webHidden/>
          </w:rPr>
          <w:instrText xml:space="preserve"> PAGEREF _Toc368050661 \h </w:instrText>
        </w:r>
        <w:r>
          <w:rPr>
            <w:noProof/>
            <w:webHidden/>
          </w:rPr>
        </w:r>
        <w:r>
          <w:rPr>
            <w:noProof/>
            <w:webHidden/>
          </w:rPr>
          <w:fldChar w:fldCharType="separate"/>
        </w:r>
        <w:r w:rsidR="00460CAC">
          <w:rPr>
            <w:noProof/>
            <w:webHidden/>
          </w:rPr>
          <w:t>235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2" w:history="1">
        <w:r w:rsidRPr="00AE7367">
          <w:rPr>
            <w:rStyle w:val="Hyperlink"/>
            <w:noProof/>
          </w:rPr>
          <w:t>18.3.1</w:t>
        </w:r>
        <w:r>
          <w:rPr>
            <w:rFonts w:asciiTheme="minorHAnsi" w:eastAsiaTheme="minorEastAsia" w:hAnsiTheme="minorHAnsi" w:cstheme="minorBidi"/>
            <w:b w:val="0"/>
            <w:noProof/>
            <w:sz w:val="22"/>
            <w:szCs w:val="22"/>
            <w:lang w:val="en-US" w:eastAsia="en-US"/>
          </w:rPr>
          <w:tab/>
        </w:r>
        <w:r w:rsidRPr="00AE7367">
          <w:rPr>
            <w:rStyle w:val="Hyperlink"/>
            <w:noProof/>
          </w:rPr>
          <w:t>decodeURI (encodedURI)</w:t>
        </w:r>
        <w:r>
          <w:rPr>
            <w:noProof/>
            <w:webHidden/>
          </w:rPr>
          <w:tab/>
        </w:r>
        <w:r>
          <w:rPr>
            <w:noProof/>
            <w:webHidden/>
          </w:rPr>
          <w:fldChar w:fldCharType="begin"/>
        </w:r>
        <w:r>
          <w:rPr>
            <w:noProof/>
            <w:webHidden/>
          </w:rPr>
          <w:instrText xml:space="preserve"> PAGEREF _Toc368050662 \h </w:instrText>
        </w:r>
        <w:r>
          <w:rPr>
            <w:noProof/>
            <w:webHidden/>
          </w:rPr>
        </w:r>
        <w:r>
          <w:rPr>
            <w:noProof/>
            <w:webHidden/>
          </w:rPr>
          <w:fldChar w:fldCharType="separate"/>
        </w:r>
        <w:r w:rsidR="00460CAC">
          <w:rPr>
            <w:noProof/>
            <w:webHidden/>
          </w:rPr>
          <w:t>239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3" w:history="1">
        <w:r w:rsidRPr="00AE7367">
          <w:rPr>
            <w:rStyle w:val="Hyperlink"/>
            <w:noProof/>
          </w:rPr>
          <w:t>18.3.2</w:t>
        </w:r>
        <w:r>
          <w:rPr>
            <w:rFonts w:asciiTheme="minorHAnsi" w:eastAsiaTheme="minorEastAsia" w:hAnsiTheme="minorHAnsi" w:cstheme="minorBidi"/>
            <w:b w:val="0"/>
            <w:noProof/>
            <w:sz w:val="22"/>
            <w:szCs w:val="22"/>
            <w:lang w:val="en-US" w:eastAsia="en-US"/>
          </w:rPr>
          <w:tab/>
        </w:r>
        <w:r w:rsidRPr="00AE7367">
          <w:rPr>
            <w:rStyle w:val="Hyperlink"/>
            <w:noProof/>
          </w:rPr>
          <w:t>decodeURIComponent (encodedURIComponent)</w:t>
        </w:r>
        <w:r>
          <w:rPr>
            <w:noProof/>
            <w:webHidden/>
          </w:rPr>
          <w:tab/>
        </w:r>
        <w:r>
          <w:rPr>
            <w:noProof/>
            <w:webHidden/>
          </w:rPr>
          <w:fldChar w:fldCharType="begin"/>
        </w:r>
        <w:r>
          <w:rPr>
            <w:noProof/>
            <w:webHidden/>
          </w:rPr>
          <w:instrText xml:space="preserve"> PAGEREF _Toc368050663 \h </w:instrText>
        </w:r>
        <w:r>
          <w:rPr>
            <w:noProof/>
            <w:webHidden/>
          </w:rPr>
        </w:r>
        <w:r>
          <w:rPr>
            <w:noProof/>
            <w:webHidden/>
          </w:rPr>
          <w:fldChar w:fldCharType="separate"/>
        </w:r>
        <w:r w:rsidR="00460CAC">
          <w:rPr>
            <w:noProof/>
            <w:webHidden/>
          </w:rPr>
          <w:t>239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4" w:history="1">
        <w:r w:rsidRPr="00AE7367">
          <w:rPr>
            <w:rStyle w:val="Hyperlink"/>
            <w:noProof/>
          </w:rPr>
          <w:t>18.3.3</w:t>
        </w:r>
        <w:r>
          <w:rPr>
            <w:rFonts w:asciiTheme="minorHAnsi" w:eastAsiaTheme="minorEastAsia" w:hAnsiTheme="minorHAnsi" w:cstheme="minorBidi"/>
            <w:b w:val="0"/>
            <w:noProof/>
            <w:sz w:val="22"/>
            <w:szCs w:val="22"/>
            <w:lang w:val="en-US" w:eastAsia="en-US"/>
          </w:rPr>
          <w:tab/>
        </w:r>
        <w:r w:rsidRPr="00AE7367">
          <w:rPr>
            <w:rStyle w:val="Hyperlink"/>
            <w:noProof/>
          </w:rPr>
          <w:t>encodeURI (uri)</w:t>
        </w:r>
        <w:r>
          <w:rPr>
            <w:noProof/>
            <w:webHidden/>
          </w:rPr>
          <w:tab/>
        </w:r>
        <w:r>
          <w:rPr>
            <w:noProof/>
            <w:webHidden/>
          </w:rPr>
          <w:fldChar w:fldCharType="begin"/>
        </w:r>
        <w:r>
          <w:rPr>
            <w:noProof/>
            <w:webHidden/>
          </w:rPr>
          <w:instrText xml:space="preserve"> PAGEREF _Toc368050664 \h </w:instrText>
        </w:r>
        <w:r>
          <w:rPr>
            <w:noProof/>
            <w:webHidden/>
          </w:rPr>
        </w:r>
        <w:r>
          <w:rPr>
            <w:noProof/>
            <w:webHidden/>
          </w:rPr>
          <w:fldChar w:fldCharType="separate"/>
        </w:r>
        <w:r w:rsidR="00460CAC">
          <w:rPr>
            <w:noProof/>
            <w:webHidden/>
          </w:rPr>
          <w:t>239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5" w:history="1">
        <w:r w:rsidRPr="00AE7367">
          <w:rPr>
            <w:rStyle w:val="Hyperlink"/>
            <w:noProof/>
          </w:rPr>
          <w:t>18.3.4</w:t>
        </w:r>
        <w:r>
          <w:rPr>
            <w:rFonts w:asciiTheme="minorHAnsi" w:eastAsiaTheme="minorEastAsia" w:hAnsiTheme="minorHAnsi" w:cstheme="minorBidi"/>
            <w:b w:val="0"/>
            <w:noProof/>
            <w:sz w:val="22"/>
            <w:szCs w:val="22"/>
            <w:lang w:val="en-US" w:eastAsia="en-US"/>
          </w:rPr>
          <w:tab/>
        </w:r>
        <w:r w:rsidRPr="00AE7367">
          <w:rPr>
            <w:rStyle w:val="Hyperlink"/>
            <w:noProof/>
          </w:rPr>
          <w:t>encodeURIComponent (uriComponent)</w:t>
        </w:r>
        <w:r>
          <w:rPr>
            <w:noProof/>
            <w:webHidden/>
          </w:rPr>
          <w:tab/>
        </w:r>
        <w:r>
          <w:rPr>
            <w:noProof/>
            <w:webHidden/>
          </w:rPr>
          <w:fldChar w:fldCharType="begin"/>
        </w:r>
        <w:r>
          <w:rPr>
            <w:noProof/>
            <w:webHidden/>
          </w:rPr>
          <w:instrText xml:space="preserve"> PAGEREF _Toc368050665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66" w:history="1">
        <w:r w:rsidRPr="00AE7367">
          <w:rPr>
            <w:rStyle w:val="Hyperlink"/>
            <w:noProof/>
          </w:rPr>
          <w:t>18.4</w:t>
        </w:r>
        <w:r>
          <w:rPr>
            <w:rFonts w:asciiTheme="minorHAnsi" w:eastAsiaTheme="minorEastAsia" w:hAnsiTheme="minorHAnsi" w:cstheme="minorBidi"/>
            <w:b w:val="0"/>
            <w:noProof/>
            <w:sz w:val="22"/>
            <w:szCs w:val="22"/>
            <w:lang w:val="en-US" w:eastAsia="en-US"/>
          </w:rPr>
          <w:tab/>
        </w:r>
        <w:r w:rsidRPr="00AE7367">
          <w:rPr>
            <w:rStyle w:val="Hyperlink"/>
            <w:noProof/>
          </w:rPr>
          <w:t>Constructor Properties of the Global Object</w:t>
        </w:r>
        <w:r>
          <w:rPr>
            <w:noProof/>
            <w:webHidden/>
          </w:rPr>
          <w:tab/>
        </w:r>
        <w:r>
          <w:rPr>
            <w:noProof/>
            <w:webHidden/>
          </w:rPr>
          <w:fldChar w:fldCharType="begin"/>
        </w:r>
        <w:r>
          <w:rPr>
            <w:noProof/>
            <w:webHidden/>
          </w:rPr>
          <w:instrText xml:space="preserve"> PAGEREF _Toc368050666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7" w:history="1">
        <w:r w:rsidRPr="00AE7367">
          <w:rPr>
            <w:rStyle w:val="Hyperlink"/>
            <w:noProof/>
          </w:rPr>
          <w:t>18.4.1</w:t>
        </w:r>
        <w:r>
          <w:rPr>
            <w:rFonts w:asciiTheme="minorHAnsi" w:eastAsiaTheme="minorEastAsia" w:hAnsiTheme="minorHAnsi" w:cstheme="minorBidi"/>
            <w:b w:val="0"/>
            <w:noProof/>
            <w:sz w:val="22"/>
            <w:szCs w:val="22"/>
            <w:lang w:val="en-US" w:eastAsia="en-US"/>
          </w:rPr>
          <w:tab/>
        </w:r>
        <w:r w:rsidRPr="00AE7367">
          <w:rPr>
            <w:rStyle w:val="Hyperlink"/>
            <w:noProof/>
          </w:rPr>
          <w:t>Array ( . . . )</w:t>
        </w:r>
        <w:r>
          <w:rPr>
            <w:noProof/>
            <w:webHidden/>
          </w:rPr>
          <w:tab/>
        </w:r>
        <w:r>
          <w:rPr>
            <w:noProof/>
            <w:webHidden/>
          </w:rPr>
          <w:fldChar w:fldCharType="begin"/>
        </w:r>
        <w:r>
          <w:rPr>
            <w:noProof/>
            <w:webHidden/>
          </w:rPr>
          <w:instrText xml:space="preserve"> PAGEREF _Toc368050667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8" w:history="1">
        <w:r w:rsidRPr="00AE7367">
          <w:rPr>
            <w:rStyle w:val="Hyperlink"/>
            <w:noProof/>
          </w:rPr>
          <w:t>18.4.2</w:t>
        </w:r>
        <w:r>
          <w:rPr>
            <w:rFonts w:asciiTheme="minorHAnsi" w:eastAsiaTheme="minorEastAsia" w:hAnsiTheme="minorHAnsi" w:cstheme="minorBidi"/>
            <w:b w:val="0"/>
            <w:noProof/>
            <w:sz w:val="22"/>
            <w:szCs w:val="22"/>
            <w:lang w:val="en-US" w:eastAsia="en-US"/>
          </w:rPr>
          <w:tab/>
        </w:r>
        <w:r w:rsidRPr="00AE7367">
          <w:rPr>
            <w:rStyle w:val="Hyperlink"/>
            <w:noProof/>
          </w:rPr>
          <w:t>ArrayBuffer ( . . . )</w:t>
        </w:r>
        <w:r>
          <w:rPr>
            <w:noProof/>
            <w:webHidden/>
          </w:rPr>
          <w:tab/>
        </w:r>
        <w:r>
          <w:rPr>
            <w:noProof/>
            <w:webHidden/>
          </w:rPr>
          <w:fldChar w:fldCharType="begin"/>
        </w:r>
        <w:r>
          <w:rPr>
            <w:noProof/>
            <w:webHidden/>
          </w:rPr>
          <w:instrText xml:space="preserve"> PAGEREF _Toc368050668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69" w:history="1">
        <w:r w:rsidRPr="00AE7367">
          <w:rPr>
            <w:rStyle w:val="Hyperlink"/>
            <w:noProof/>
          </w:rPr>
          <w:t>18.4.3</w:t>
        </w:r>
        <w:r>
          <w:rPr>
            <w:rFonts w:asciiTheme="minorHAnsi" w:eastAsiaTheme="minorEastAsia" w:hAnsiTheme="minorHAnsi" w:cstheme="minorBidi"/>
            <w:b w:val="0"/>
            <w:noProof/>
            <w:sz w:val="22"/>
            <w:szCs w:val="22"/>
            <w:lang w:val="en-US" w:eastAsia="en-US"/>
          </w:rPr>
          <w:tab/>
        </w:r>
        <w:r w:rsidRPr="00AE7367">
          <w:rPr>
            <w:rStyle w:val="Hyperlink"/>
            <w:noProof/>
          </w:rPr>
          <w:t>Boolean ( . . . )</w:t>
        </w:r>
        <w:r>
          <w:rPr>
            <w:noProof/>
            <w:webHidden/>
          </w:rPr>
          <w:tab/>
        </w:r>
        <w:r>
          <w:rPr>
            <w:noProof/>
            <w:webHidden/>
          </w:rPr>
          <w:fldChar w:fldCharType="begin"/>
        </w:r>
        <w:r>
          <w:rPr>
            <w:noProof/>
            <w:webHidden/>
          </w:rPr>
          <w:instrText xml:space="preserve"> PAGEREF _Toc368050669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0" w:history="1">
        <w:r w:rsidRPr="00AE7367">
          <w:rPr>
            <w:rStyle w:val="Hyperlink"/>
            <w:noProof/>
          </w:rPr>
          <w:t>18.4.4</w:t>
        </w:r>
        <w:r>
          <w:rPr>
            <w:rFonts w:asciiTheme="minorHAnsi" w:eastAsiaTheme="minorEastAsia" w:hAnsiTheme="minorHAnsi" w:cstheme="minorBidi"/>
            <w:b w:val="0"/>
            <w:noProof/>
            <w:sz w:val="22"/>
            <w:szCs w:val="22"/>
            <w:lang w:val="en-US" w:eastAsia="en-US"/>
          </w:rPr>
          <w:tab/>
        </w:r>
        <w:r w:rsidRPr="00AE7367">
          <w:rPr>
            <w:rStyle w:val="Hyperlink"/>
            <w:noProof/>
          </w:rPr>
          <w:t>DataView ( . . . )</w:t>
        </w:r>
        <w:r>
          <w:rPr>
            <w:noProof/>
            <w:webHidden/>
          </w:rPr>
          <w:tab/>
        </w:r>
        <w:r>
          <w:rPr>
            <w:noProof/>
            <w:webHidden/>
          </w:rPr>
          <w:fldChar w:fldCharType="begin"/>
        </w:r>
        <w:r>
          <w:rPr>
            <w:noProof/>
            <w:webHidden/>
          </w:rPr>
          <w:instrText xml:space="preserve"> PAGEREF _Toc368050670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1" w:history="1">
        <w:r w:rsidRPr="00AE7367">
          <w:rPr>
            <w:rStyle w:val="Hyperlink"/>
            <w:noProof/>
          </w:rPr>
          <w:t>18.4.5</w:t>
        </w:r>
        <w:r>
          <w:rPr>
            <w:rFonts w:asciiTheme="minorHAnsi" w:eastAsiaTheme="minorEastAsia" w:hAnsiTheme="minorHAnsi" w:cstheme="minorBidi"/>
            <w:b w:val="0"/>
            <w:noProof/>
            <w:sz w:val="22"/>
            <w:szCs w:val="22"/>
            <w:lang w:val="en-US" w:eastAsia="en-US"/>
          </w:rPr>
          <w:tab/>
        </w:r>
        <w:r w:rsidRPr="00AE7367">
          <w:rPr>
            <w:rStyle w:val="Hyperlink"/>
            <w:noProof/>
          </w:rPr>
          <w:t>Date ( . . . )</w:t>
        </w:r>
        <w:r>
          <w:rPr>
            <w:noProof/>
            <w:webHidden/>
          </w:rPr>
          <w:tab/>
        </w:r>
        <w:r>
          <w:rPr>
            <w:noProof/>
            <w:webHidden/>
          </w:rPr>
          <w:fldChar w:fldCharType="begin"/>
        </w:r>
        <w:r>
          <w:rPr>
            <w:noProof/>
            <w:webHidden/>
          </w:rPr>
          <w:instrText xml:space="preserve"> PAGEREF _Toc368050671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2" w:history="1">
        <w:r w:rsidRPr="00AE7367">
          <w:rPr>
            <w:rStyle w:val="Hyperlink"/>
            <w:noProof/>
          </w:rPr>
          <w:t>18.4.6</w:t>
        </w:r>
        <w:r>
          <w:rPr>
            <w:rFonts w:asciiTheme="minorHAnsi" w:eastAsiaTheme="minorEastAsia" w:hAnsiTheme="minorHAnsi" w:cstheme="minorBidi"/>
            <w:b w:val="0"/>
            <w:noProof/>
            <w:sz w:val="22"/>
            <w:szCs w:val="22"/>
            <w:lang w:val="en-US" w:eastAsia="en-US"/>
          </w:rPr>
          <w:tab/>
        </w:r>
        <w:r w:rsidRPr="00AE7367">
          <w:rPr>
            <w:rStyle w:val="Hyperlink"/>
            <w:noProof/>
          </w:rPr>
          <w:t>Error ( . . . )</w:t>
        </w:r>
        <w:r>
          <w:rPr>
            <w:noProof/>
            <w:webHidden/>
          </w:rPr>
          <w:tab/>
        </w:r>
        <w:r>
          <w:rPr>
            <w:noProof/>
            <w:webHidden/>
          </w:rPr>
          <w:fldChar w:fldCharType="begin"/>
        </w:r>
        <w:r>
          <w:rPr>
            <w:noProof/>
            <w:webHidden/>
          </w:rPr>
          <w:instrText xml:space="preserve"> PAGEREF _Toc368050672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3" w:history="1">
        <w:r w:rsidRPr="00AE7367">
          <w:rPr>
            <w:rStyle w:val="Hyperlink"/>
            <w:noProof/>
          </w:rPr>
          <w:t>18.4.7</w:t>
        </w:r>
        <w:r>
          <w:rPr>
            <w:rFonts w:asciiTheme="minorHAnsi" w:eastAsiaTheme="minorEastAsia" w:hAnsiTheme="minorHAnsi" w:cstheme="minorBidi"/>
            <w:b w:val="0"/>
            <w:noProof/>
            <w:sz w:val="22"/>
            <w:szCs w:val="22"/>
            <w:lang w:val="en-US" w:eastAsia="en-US"/>
          </w:rPr>
          <w:tab/>
        </w:r>
        <w:r w:rsidRPr="00AE7367">
          <w:rPr>
            <w:rStyle w:val="Hyperlink"/>
            <w:noProof/>
          </w:rPr>
          <w:t>EvalError ( . . . )</w:t>
        </w:r>
        <w:r>
          <w:rPr>
            <w:noProof/>
            <w:webHidden/>
          </w:rPr>
          <w:tab/>
        </w:r>
        <w:r>
          <w:rPr>
            <w:noProof/>
            <w:webHidden/>
          </w:rPr>
          <w:fldChar w:fldCharType="begin"/>
        </w:r>
        <w:r>
          <w:rPr>
            <w:noProof/>
            <w:webHidden/>
          </w:rPr>
          <w:instrText xml:space="preserve"> PAGEREF _Toc368050673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4" w:history="1">
        <w:r w:rsidRPr="00AE7367">
          <w:rPr>
            <w:rStyle w:val="Hyperlink"/>
            <w:noProof/>
          </w:rPr>
          <w:t>18.4.8</w:t>
        </w:r>
        <w:r>
          <w:rPr>
            <w:rFonts w:asciiTheme="minorHAnsi" w:eastAsiaTheme="minorEastAsia" w:hAnsiTheme="minorHAnsi" w:cstheme="minorBidi"/>
            <w:b w:val="0"/>
            <w:noProof/>
            <w:sz w:val="22"/>
            <w:szCs w:val="22"/>
            <w:lang w:val="en-US" w:eastAsia="en-US"/>
          </w:rPr>
          <w:tab/>
        </w:r>
        <w:r w:rsidRPr="00AE7367">
          <w:rPr>
            <w:rStyle w:val="Hyperlink"/>
            <w:noProof/>
          </w:rPr>
          <w:t>Float32Array ( . . . )</w:t>
        </w:r>
        <w:r>
          <w:rPr>
            <w:noProof/>
            <w:webHidden/>
          </w:rPr>
          <w:tab/>
        </w:r>
        <w:r>
          <w:rPr>
            <w:noProof/>
            <w:webHidden/>
          </w:rPr>
          <w:fldChar w:fldCharType="begin"/>
        </w:r>
        <w:r>
          <w:rPr>
            <w:noProof/>
            <w:webHidden/>
          </w:rPr>
          <w:instrText xml:space="preserve"> PAGEREF _Toc368050674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5" w:history="1">
        <w:r w:rsidRPr="00AE7367">
          <w:rPr>
            <w:rStyle w:val="Hyperlink"/>
            <w:noProof/>
          </w:rPr>
          <w:t>18.4.9</w:t>
        </w:r>
        <w:r>
          <w:rPr>
            <w:rFonts w:asciiTheme="minorHAnsi" w:eastAsiaTheme="minorEastAsia" w:hAnsiTheme="minorHAnsi" w:cstheme="minorBidi"/>
            <w:b w:val="0"/>
            <w:noProof/>
            <w:sz w:val="22"/>
            <w:szCs w:val="22"/>
            <w:lang w:val="en-US" w:eastAsia="en-US"/>
          </w:rPr>
          <w:tab/>
        </w:r>
        <w:r w:rsidRPr="00AE7367">
          <w:rPr>
            <w:rStyle w:val="Hyperlink"/>
            <w:noProof/>
          </w:rPr>
          <w:t>Float64Array ( . . . )</w:t>
        </w:r>
        <w:r>
          <w:rPr>
            <w:noProof/>
            <w:webHidden/>
          </w:rPr>
          <w:tab/>
        </w:r>
        <w:r>
          <w:rPr>
            <w:noProof/>
            <w:webHidden/>
          </w:rPr>
          <w:fldChar w:fldCharType="begin"/>
        </w:r>
        <w:r>
          <w:rPr>
            <w:noProof/>
            <w:webHidden/>
          </w:rPr>
          <w:instrText xml:space="preserve"> PAGEREF _Toc368050675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6" w:history="1">
        <w:r w:rsidRPr="00AE7367">
          <w:rPr>
            <w:rStyle w:val="Hyperlink"/>
            <w:noProof/>
          </w:rPr>
          <w:t>18.4.10</w:t>
        </w:r>
        <w:r>
          <w:rPr>
            <w:rFonts w:asciiTheme="minorHAnsi" w:eastAsiaTheme="minorEastAsia" w:hAnsiTheme="minorHAnsi" w:cstheme="minorBidi"/>
            <w:b w:val="0"/>
            <w:noProof/>
            <w:sz w:val="22"/>
            <w:szCs w:val="22"/>
            <w:lang w:val="en-US" w:eastAsia="en-US"/>
          </w:rPr>
          <w:tab/>
        </w:r>
        <w:r w:rsidRPr="00AE7367">
          <w:rPr>
            <w:rStyle w:val="Hyperlink"/>
            <w:noProof/>
          </w:rPr>
          <w:t>Function ( . . . )</w:t>
        </w:r>
        <w:r>
          <w:rPr>
            <w:noProof/>
            <w:webHidden/>
          </w:rPr>
          <w:tab/>
        </w:r>
        <w:r>
          <w:rPr>
            <w:noProof/>
            <w:webHidden/>
          </w:rPr>
          <w:fldChar w:fldCharType="begin"/>
        </w:r>
        <w:r>
          <w:rPr>
            <w:noProof/>
            <w:webHidden/>
          </w:rPr>
          <w:instrText xml:space="preserve"> PAGEREF _Toc368050676 \h </w:instrText>
        </w:r>
        <w:r>
          <w:rPr>
            <w:noProof/>
            <w:webHidden/>
          </w:rPr>
        </w:r>
        <w:r>
          <w:rPr>
            <w:noProof/>
            <w:webHidden/>
          </w:rPr>
          <w:fldChar w:fldCharType="separate"/>
        </w:r>
        <w:r w:rsidR="00460CAC">
          <w:rPr>
            <w:noProof/>
            <w:webHidden/>
          </w:rPr>
          <w:t>240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7" w:history="1">
        <w:r w:rsidRPr="00AE7367">
          <w:rPr>
            <w:rStyle w:val="Hyperlink"/>
            <w:noProof/>
          </w:rPr>
          <w:t>18.4.11</w:t>
        </w:r>
        <w:r>
          <w:rPr>
            <w:rFonts w:asciiTheme="minorHAnsi" w:eastAsiaTheme="minorEastAsia" w:hAnsiTheme="minorHAnsi" w:cstheme="minorBidi"/>
            <w:b w:val="0"/>
            <w:noProof/>
            <w:sz w:val="22"/>
            <w:szCs w:val="22"/>
            <w:lang w:val="en-US" w:eastAsia="en-US"/>
          </w:rPr>
          <w:tab/>
        </w:r>
        <w:r w:rsidRPr="00AE7367">
          <w:rPr>
            <w:rStyle w:val="Hyperlink"/>
            <w:noProof/>
          </w:rPr>
          <w:t>Int8Array ( . . . )</w:t>
        </w:r>
        <w:r>
          <w:rPr>
            <w:noProof/>
            <w:webHidden/>
          </w:rPr>
          <w:tab/>
        </w:r>
        <w:r>
          <w:rPr>
            <w:noProof/>
            <w:webHidden/>
          </w:rPr>
          <w:fldChar w:fldCharType="begin"/>
        </w:r>
        <w:r>
          <w:rPr>
            <w:noProof/>
            <w:webHidden/>
          </w:rPr>
          <w:instrText xml:space="preserve"> PAGEREF _Toc368050677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8" w:history="1">
        <w:r w:rsidRPr="00AE7367">
          <w:rPr>
            <w:rStyle w:val="Hyperlink"/>
            <w:noProof/>
          </w:rPr>
          <w:t>18.4.12</w:t>
        </w:r>
        <w:r>
          <w:rPr>
            <w:rFonts w:asciiTheme="minorHAnsi" w:eastAsiaTheme="minorEastAsia" w:hAnsiTheme="minorHAnsi" w:cstheme="minorBidi"/>
            <w:b w:val="0"/>
            <w:noProof/>
            <w:sz w:val="22"/>
            <w:szCs w:val="22"/>
            <w:lang w:val="en-US" w:eastAsia="en-US"/>
          </w:rPr>
          <w:tab/>
        </w:r>
        <w:r w:rsidRPr="00AE7367">
          <w:rPr>
            <w:rStyle w:val="Hyperlink"/>
            <w:noProof/>
          </w:rPr>
          <w:t>Int16Array ( . . . )</w:t>
        </w:r>
        <w:r>
          <w:rPr>
            <w:noProof/>
            <w:webHidden/>
          </w:rPr>
          <w:tab/>
        </w:r>
        <w:r>
          <w:rPr>
            <w:noProof/>
            <w:webHidden/>
          </w:rPr>
          <w:fldChar w:fldCharType="begin"/>
        </w:r>
        <w:r>
          <w:rPr>
            <w:noProof/>
            <w:webHidden/>
          </w:rPr>
          <w:instrText xml:space="preserve"> PAGEREF _Toc368050678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79" w:history="1">
        <w:r w:rsidRPr="00AE7367">
          <w:rPr>
            <w:rStyle w:val="Hyperlink"/>
            <w:noProof/>
          </w:rPr>
          <w:t>18.4.13</w:t>
        </w:r>
        <w:r>
          <w:rPr>
            <w:rFonts w:asciiTheme="minorHAnsi" w:eastAsiaTheme="minorEastAsia" w:hAnsiTheme="minorHAnsi" w:cstheme="minorBidi"/>
            <w:b w:val="0"/>
            <w:noProof/>
            <w:sz w:val="22"/>
            <w:szCs w:val="22"/>
            <w:lang w:val="en-US" w:eastAsia="en-US"/>
          </w:rPr>
          <w:tab/>
        </w:r>
        <w:r w:rsidRPr="00AE7367">
          <w:rPr>
            <w:rStyle w:val="Hyperlink"/>
            <w:noProof/>
          </w:rPr>
          <w:t>Int32Array ( . . . )</w:t>
        </w:r>
        <w:r>
          <w:rPr>
            <w:noProof/>
            <w:webHidden/>
          </w:rPr>
          <w:tab/>
        </w:r>
        <w:r>
          <w:rPr>
            <w:noProof/>
            <w:webHidden/>
          </w:rPr>
          <w:fldChar w:fldCharType="begin"/>
        </w:r>
        <w:r>
          <w:rPr>
            <w:noProof/>
            <w:webHidden/>
          </w:rPr>
          <w:instrText xml:space="preserve"> PAGEREF _Toc368050679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0" w:history="1">
        <w:r w:rsidRPr="00AE7367">
          <w:rPr>
            <w:rStyle w:val="Hyperlink"/>
            <w:noProof/>
          </w:rPr>
          <w:t>18.4.14</w:t>
        </w:r>
        <w:r>
          <w:rPr>
            <w:rFonts w:asciiTheme="minorHAnsi" w:eastAsiaTheme="minorEastAsia" w:hAnsiTheme="minorHAnsi" w:cstheme="minorBidi"/>
            <w:b w:val="0"/>
            <w:noProof/>
            <w:sz w:val="22"/>
            <w:szCs w:val="22"/>
            <w:lang w:val="en-US" w:eastAsia="en-US"/>
          </w:rPr>
          <w:tab/>
        </w:r>
        <w:r w:rsidRPr="00AE7367">
          <w:rPr>
            <w:rStyle w:val="Hyperlink"/>
            <w:noProof/>
          </w:rPr>
          <w:t>Map ( . . . )</w:t>
        </w:r>
        <w:r>
          <w:rPr>
            <w:noProof/>
            <w:webHidden/>
          </w:rPr>
          <w:tab/>
        </w:r>
        <w:r>
          <w:rPr>
            <w:noProof/>
            <w:webHidden/>
          </w:rPr>
          <w:fldChar w:fldCharType="begin"/>
        </w:r>
        <w:r>
          <w:rPr>
            <w:noProof/>
            <w:webHidden/>
          </w:rPr>
          <w:instrText xml:space="preserve"> PAGEREF _Toc368050680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1" w:history="1">
        <w:r w:rsidRPr="00AE7367">
          <w:rPr>
            <w:rStyle w:val="Hyperlink"/>
            <w:noProof/>
          </w:rPr>
          <w:t>18.4.15</w:t>
        </w:r>
        <w:r>
          <w:rPr>
            <w:rFonts w:asciiTheme="minorHAnsi" w:eastAsiaTheme="minorEastAsia" w:hAnsiTheme="minorHAnsi" w:cstheme="minorBidi"/>
            <w:b w:val="0"/>
            <w:noProof/>
            <w:sz w:val="22"/>
            <w:szCs w:val="22"/>
            <w:lang w:val="en-US" w:eastAsia="en-US"/>
          </w:rPr>
          <w:tab/>
        </w:r>
        <w:r w:rsidRPr="00AE7367">
          <w:rPr>
            <w:rStyle w:val="Hyperlink"/>
            <w:noProof/>
          </w:rPr>
          <w:t>Number ( . . . )</w:t>
        </w:r>
        <w:r>
          <w:rPr>
            <w:noProof/>
            <w:webHidden/>
          </w:rPr>
          <w:tab/>
        </w:r>
        <w:r>
          <w:rPr>
            <w:noProof/>
            <w:webHidden/>
          </w:rPr>
          <w:fldChar w:fldCharType="begin"/>
        </w:r>
        <w:r>
          <w:rPr>
            <w:noProof/>
            <w:webHidden/>
          </w:rPr>
          <w:instrText xml:space="preserve"> PAGEREF _Toc368050681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2" w:history="1">
        <w:r w:rsidRPr="00AE7367">
          <w:rPr>
            <w:rStyle w:val="Hyperlink"/>
            <w:noProof/>
          </w:rPr>
          <w:t>18.4.16</w:t>
        </w:r>
        <w:r>
          <w:rPr>
            <w:rFonts w:asciiTheme="minorHAnsi" w:eastAsiaTheme="minorEastAsia" w:hAnsiTheme="minorHAnsi" w:cstheme="minorBidi"/>
            <w:b w:val="0"/>
            <w:noProof/>
            <w:sz w:val="22"/>
            <w:szCs w:val="22"/>
            <w:lang w:val="en-US" w:eastAsia="en-US"/>
          </w:rPr>
          <w:tab/>
        </w:r>
        <w:r w:rsidRPr="00AE7367">
          <w:rPr>
            <w:rStyle w:val="Hyperlink"/>
            <w:noProof/>
          </w:rPr>
          <w:t>Object ( . . . )</w:t>
        </w:r>
        <w:r>
          <w:rPr>
            <w:noProof/>
            <w:webHidden/>
          </w:rPr>
          <w:tab/>
        </w:r>
        <w:r>
          <w:rPr>
            <w:noProof/>
            <w:webHidden/>
          </w:rPr>
          <w:fldChar w:fldCharType="begin"/>
        </w:r>
        <w:r>
          <w:rPr>
            <w:noProof/>
            <w:webHidden/>
          </w:rPr>
          <w:instrText xml:space="preserve"> PAGEREF _Toc368050682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3" w:history="1">
        <w:r w:rsidRPr="00AE7367">
          <w:rPr>
            <w:rStyle w:val="Hyperlink"/>
            <w:noProof/>
          </w:rPr>
          <w:t>18.4.17</w:t>
        </w:r>
        <w:r>
          <w:rPr>
            <w:rFonts w:asciiTheme="minorHAnsi" w:eastAsiaTheme="minorEastAsia" w:hAnsiTheme="minorHAnsi" w:cstheme="minorBidi"/>
            <w:b w:val="0"/>
            <w:noProof/>
            <w:sz w:val="22"/>
            <w:szCs w:val="22"/>
            <w:lang w:val="en-US" w:eastAsia="en-US"/>
          </w:rPr>
          <w:tab/>
        </w:r>
        <w:r w:rsidRPr="00AE7367">
          <w:rPr>
            <w:rStyle w:val="Hyperlink"/>
            <w:noProof/>
          </w:rPr>
          <w:t>RangeError ( . . . )</w:t>
        </w:r>
        <w:r>
          <w:rPr>
            <w:noProof/>
            <w:webHidden/>
          </w:rPr>
          <w:tab/>
        </w:r>
        <w:r>
          <w:rPr>
            <w:noProof/>
            <w:webHidden/>
          </w:rPr>
          <w:fldChar w:fldCharType="begin"/>
        </w:r>
        <w:r>
          <w:rPr>
            <w:noProof/>
            <w:webHidden/>
          </w:rPr>
          <w:instrText xml:space="preserve"> PAGEREF _Toc368050683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4" w:history="1">
        <w:r w:rsidRPr="00AE7367">
          <w:rPr>
            <w:rStyle w:val="Hyperlink"/>
            <w:noProof/>
          </w:rPr>
          <w:t>18.4.18</w:t>
        </w:r>
        <w:r>
          <w:rPr>
            <w:rFonts w:asciiTheme="minorHAnsi" w:eastAsiaTheme="minorEastAsia" w:hAnsiTheme="minorHAnsi" w:cstheme="minorBidi"/>
            <w:b w:val="0"/>
            <w:noProof/>
            <w:sz w:val="22"/>
            <w:szCs w:val="22"/>
            <w:lang w:val="en-US" w:eastAsia="en-US"/>
          </w:rPr>
          <w:tab/>
        </w:r>
        <w:r w:rsidRPr="00AE7367">
          <w:rPr>
            <w:rStyle w:val="Hyperlink"/>
            <w:noProof/>
          </w:rPr>
          <w:t>ReferenceError ( . . . )</w:t>
        </w:r>
        <w:r>
          <w:rPr>
            <w:noProof/>
            <w:webHidden/>
          </w:rPr>
          <w:tab/>
        </w:r>
        <w:r>
          <w:rPr>
            <w:noProof/>
            <w:webHidden/>
          </w:rPr>
          <w:fldChar w:fldCharType="begin"/>
        </w:r>
        <w:r>
          <w:rPr>
            <w:noProof/>
            <w:webHidden/>
          </w:rPr>
          <w:instrText xml:space="preserve"> PAGEREF _Toc368050684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5" w:history="1">
        <w:r w:rsidRPr="00AE7367">
          <w:rPr>
            <w:rStyle w:val="Hyperlink"/>
            <w:noProof/>
          </w:rPr>
          <w:t>18.4.19</w:t>
        </w:r>
        <w:r>
          <w:rPr>
            <w:rFonts w:asciiTheme="minorHAnsi" w:eastAsiaTheme="minorEastAsia" w:hAnsiTheme="minorHAnsi" w:cstheme="minorBidi"/>
            <w:b w:val="0"/>
            <w:noProof/>
            <w:sz w:val="22"/>
            <w:szCs w:val="22"/>
            <w:lang w:val="en-US" w:eastAsia="en-US"/>
          </w:rPr>
          <w:tab/>
        </w:r>
        <w:r w:rsidRPr="00AE7367">
          <w:rPr>
            <w:rStyle w:val="Hyperlink"/>
            <w:noProof/>
          </w:rPr>
          <w:t>RegExp ( . . . )</w:t>
        </w:r>
        <w:r>
          <w:rPr>
            <w:noProof/>
            <w:webHidden/>
          </w:rPr>
          <w:tab/>
        </w:r>
        <w:r>
          <w:rPr>
            <w:noProof/>
            <w:webHidden/>
          </w:rPr>
          <w:fldChar w:fldCharType="begin"/>
        </w:r>
        <w:r>
          <w:rPr>
            <w:noProof/>
            <w:webHidden/>
          </w:rPr>
          <w:instrText xml:space="preserve"> PAGEREF _Toc368050685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6" w:history="1">
        <w:r w:rsidRPr="00AE7367">
          <w:rPr>
            <w:rStyle w:val="Hyperlink"/>
            <w:noProof/>
          </w:rPr>
          <w:t>18.4.20</w:t>
        </w:r>
        <w:r>
          <w:rPr>
            <w:rFonts w:asciiTheme="minorHAnsi" w:eastAsiaTheme="minorEastAsia" w:hAnsiTheme="minorHAnsi" w:cstheme="minorBidi"/>
            <w:b w:val="0"/>
            <w:noProof/>
            <w:sz w:val="22"/>
            <w:szCs w:val="22"/>
            <w:lang w:val="en-US" w:eastAsia="en-US"/>
          </w:rPr>
          <w:tab/>
        </w:r>
        <w:r w:rsidRPr="00AE7367">
          <w:rPr>
            <w:rStyle w:val="Hyperlink"/>
            <w:noProof/>
          </w:rPr>
          <w:t>Set ( . . . )</w:t>
        </w:r>
        <w:r>
          <w:rPr>
            <w:noProof/>
            <w:webHidden/>
          </w:rPr>
          <w:tab/>
        </w:r>
        <w:r>
          <w:rPr>
            <w:noProof/>
            <w:webHidden/>
          </w:rPr>
          <w:fldChar w:fldCharType="begin"/>
        </w:r>
        <w:r>
          <w:rPr>
            <w:noProof/>
            <w:webHidden/>
          </w:rPr>
          <w:instrText xml:space="preserve"> PAGEREF _Toc368050686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7" w:history="1">
        <w:r w:rsidRPr="00AE7367">
          <w:rPr>
            <w:rStyle w:val="Hyperlink"/>
            <w:noProof/>
          </w:rPr>
          <w:t>18.4.21</w:t>
        </w:r>
        <w:r>
          <w:rPr>
            <w:rFonts w:asciiTheme="minorHAnsi" w:eastAsiaTheme="minorEastAsia" w:hAnsiTheme="minorHAnsi" w:cstheme="minorBidi"/>
            <w:b w:val="0"/>
            <w:noProof/>
            <w:sz w:val="22"/>
            <w:szCs w:val="22"/>
            <w:lang w:val="en-US" w:eastAsia="en-US"/>
          </w:rPr>
          <w:tab/>
        </w:r>
        <w:r w:rsidRPr="00AE7367">
          <w:rPr>
            <w:rStyle w:val="Hyperlink"/>
            <w:noProof/>
          </w:rPr>
          <w:t>String ( . . . )</w:t>
        </w:r>
        <w:r>
          <w:rPr>
            <w:noProof/>
            <w:webHidden/>
          </w:rPr>
          <w:tab/>
        </w:r>
        <w:r>
          <w:rPr>
            <w:noProof/>
            <w:webHidden/>
          </w:rPr>
          <w:fldChar w:fldCharType="begin"/>
        </w:r>
        <w:r>
          <w:rPr>
            <w:noProof/>
            <w:webHidden/>
          </w:rPr>
          <w:instrText xml:space="preserve"> PAGEREF _Toc368050687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8" w:history="1">
        <w:r w:rsidRPr="00AE7367">
          <w:rPr>
            <w:rStyle w:val="Hyperlink"/>
            <w:noProof/>
          </w:rPr>
          <w:t>18.4.22</w:t>
        </w:r>
        <w:r>
          <w:rPr>
            <w:rFonts w:asciiTheme="minorHAnsi" w:eastAsiaTheme="minorEastAsia" w:hAnsiTheme="minorHAnsi" w:cstheme="minorBidi"/>
            <w:b w:val="0"/>
            <w:noProof/>
            <w:sz w:val="22"/>
            <w:szCs w:val="22"/>
            <w:lang w:val="en-US" w:eastAsia="en-US"/>
          </w:rPr>
          <w:tab/>
        </w:r>
        <w:r w:rsidRPr="00AE7367">
          <w:rPr>
            <w:rStyle w:val="Hyperlink"/>
            <w:noProof/>
          </w:rPr>
          <w:t>SyntaxError ( . . . )</w:t>
        </w:r>
        <w:r>
          <w:rPr>
            <w:noProof/>
            <w:webHidden/>
          </w:rPr>
          <w:tab/>
        </w:r>
        <w:r>
          <w:rPr>
            <w:noProof/>
            <w:webHidden/>
          </w:rPr>
          <w:fldChar w:fldCharType="begin"/>
        </w:r>
        <w:r>
          <w:rPr>
            <w:noProof/>
            <w:webHidden/>
          </w:rPr>
          <w:instrText xml:space="preserve"> PAGEREF _Toc368050688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89" w:history="1">
        <w:r w:rsidRPr="00AE7367">
          <w:rPr>
            <w:rStyle w:val="Hyperlink"/>
            <w:noProof/>
          </w:rPr>
          <w:t>18.4.23</w:t>
        </w:r>
        <w:r>
          <w:rPr>
            <w:rFonts w:asciiTheme="minorHAnsi" w:eastAsiaTheme="minorEastAsia" w:hAnsiTheme="minorHAnsi" w:cstheme="minorBidi"/>
            <w:b w:val="0"/>
            <w:noProof/>
            <w:sz w:val="22"/>
            <w:szCs w:val="22"/>
            <w:lang w:val="en-US" w:eastAsia="en-US"/>
          </w:rPr>
          <w:tab/>
        </w:r>
        <w:r w:rsidRPr="00AE7367">
          <w:rPr>
            <w:rStyle w:val="Hyperlink"/>
            <w:noProof/>
          </w:rPr>
          <w:t>TypeError ( . . . )</w:t>
        </w:r>
        <w:r>
          <w:rPr>
            <w:noProof/>
            <w:webHidden/>
          </w:rPr>
          <w:tab/>
        </w:r>
        <w:r>
          <w:rPr>
            <w:noProof/>
            <w:webHidden/>
          </w:rPr>
          <w:fldChar w:fldCharType="begin"/>
        </w:r>
        <w:r>
          <w:rPr>
            <w:noProof/>
            <w:webHidden/>
          </w:rPr>
          <w:instrText xml:space="preserve"> PAGEREF _Toc368050689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0" w:history="1">
        <w:r w:rsidRPr="00AE7367">
          <w:rPr>
            <w:rStyle w:val="Hyperlink"/>
            <w:noProof/>
          </w:rPr>
          <w:t>18.4.24</w:t>
        </w:r>
        <w:r>
          <w:rPr>
            <w:rFonts w:asciiTheme="minorHAnsi" w:eastAsiaTheme="minorEastAsia" w:hAnsiTheme="minorHAnsi" w:cstheme="minorBidi"/>
            <w:b w:val="0"/>
            <w:noProof/>
            <w:sz w:val="22"/>
            <w:szCs w:val="22"/>
            <w:lang w:val="en-US" w:eastAsia="en-US"/>
          </w:rPr>
          <w:tab/>
        </w:r>
        <w:r w:rsidRPr="00AE7367">
          <w:rPr>
            <w:rStyle w:val="Hyperlink"/>
            <w:noProof/>
          </w:rPr>
          <w:t>Uint8Array ( . . . )</w:t>
        </w:r>
        <w:r>
          <w:rPr>
            <w:noProof/>
            <w:webHidden/>
          </w:rPr>
          <w:tab/>
        </w:r>
        <w:r>
          <w:rPr>
            <w:noProof/>
            <w:webHidden/>
          </w:rPr>
          <w:fldChar w:fldCharType="begin"/>
        </w:r>
        <w:r>
          <w:rPr>
            <w:noProof/>
            <w:webHidden/>
          </w:rPr>
          <w:instrText xml:space="preserve"> PAGEREF _Toc368050690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1" w:history="1">
        <w:r w:rsidRPr="00AE7367">
          <w:rPr>
            <w:rStyle w:val="Hyperlink"/>
            <w:noProof/>
          </w:rPr>
          <w:t>18.4.25</w:t>
        </w:r>
        <w:r>
          <w:rPr>
            <w:rFonts w:asciiTheme="minorHAnsi" w:eastAsiaTheme="minorEastAsia" w:hAnsiTheme="minorHAnsi" w:cstheme="minorBidi"/>
            <w:b w:val="0"/>
            <w:noProof/>
            <w:sz w:val="22"/>
            <w:szCs w:val="22"/>
            <w:lang w:val="en-US" w:eastAsia="en-US"/>
          </w:rPr>
          <w:tab/>
        </w:r>
        <w:r w:rsidRPr="00AE7367">
          <w:rPr>
            <w:rStyle w:val="Hyperlink"/>
            <w:noProof/>
          </w:rPr>
          <w:t>Uint8ClampedArray ( . . . )</w:t>
        </w:r>
        <w:r>
          <w:rPr>
            <w:noProof/>
            <w:webHidden/>
          </w:rPr>
          <w:tab/>
        </w:r>
        <w:r>
          <w:rPr>
            <w:noProof/>
            <w:webHidden/>
          </w:rPr>
          <w:fldChar w:fldCharType="begin"/>
        </w:r>
        <w:r>
          <w:rPr>
            <w:noProof/>
            <w:webHidden/>
          </w:rPr>
          <w:instrText xml:space="preserve"> PAGEREF _Toc368050691 \h </w:instrText>
        </w:r>
        <w:r>
          <w:rPr>
            <w:noProof/>
            <w:webHidden/>
          </w:rPr>
        </w:r>
        <w:r>
          <w:rPr>
            <w:noProof/>
            <w:webHidden/>
          </w:rPr>
          <w:fldChar w:fldCharType="separate"/>
        </w:r>
        <w:r w:rsidR="00460CAC">
          <w:rPr>
            <w:noProof/>
            <w:webHidden/>
          </w:rPr>
          <w:t>241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2" w:history="1">
        <w:r w:rsidRPr="00AE7367">
          <w:rPr>
            <w:rStyle w:val="Hyperlink"/>
            <w:noProof/>
          </w:rPr>
          <w:t>18.4.26</w:t>
        </w:r>
        <w:r>
          <w:rPr>
            <w:rFonts w:asciiTheme="minorHAnsi" w:eastAsiaTheme="minorEastAsia" w:hAnsiTheme="minorHAnsi" w:cstheme="minorBidi"/>
            <w:b w:val="0"/>
            <w:noProof/>
            <w:sz w:val="22"/>
            <w:szCs w:val="22"/>
            <w:lang w:val="en-US" w:eastAsia="en-US"/>
          </w:rPr>
          <w:tab/>
        </w:r>
        <w:r w:rsidRPr="00AE7367">
          <w:rPr>
            <w:rStyle w:val="Hyperlink"/>
            <w:noProof/>
          </w:rPr>
          <w:t>Uint16Array ( . . . )</w:t>
        </w:r>
        <w:r>
          <w:rPr>
            <w:noProof/>
            <w:webHidden/>
          </w:rPr>
          <w:tab/>
        </w:r>
        <w:r>
          <w:rPr>
            <w:noProof/>
            <w:webHidden/>
          </w:rPr>
          <w:fldChar w:fldCharType="begin"/>
        </w:r>
        <w:r>
          <w:rPr>
            <w:noProof/>
            <w:webHidden/>
          </w:rPr>
          <w:instrText xml:space="preserve"> PAGEREF _Toc368050692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3" w:history="1">
        <w:r w:rsidRPr="00AE7367">
          <w:rPr>
            <w:rStyle w:val="Hyperlink"/>
            <w:noProof/>
          </w:rPr>
          <w:t>18.4.27</w:t>
        </w:r>
        <w:r>
          <w:rPr>
            <w:rFonts w:asciiTheme="minorHAnsi" w:eastAsiaTheme="minorEastAsia" w:hAnsiTheme="minorHAnsi" w:cstheme="minorBidi"/>
            <w:b w:val="0"/>
            <w:noProof/>
            <w:sz w:val="22"/>
            <w:szCs w:val="22"/>
            <w:lang w:val="en-US" w:eastAsia="en-US"/>
          </w:rPr>
          <w:tab/>
        </w:r>
        <w:r w:rsidRPr="00AE7367">
          <w:rPr>
            <w:rStyle w:val="Hyperlink"/>
            <w:noProof/>
          </w:rPr>
          <w:t>Uint32Array ( . . . )</w:t>
        </w:r>
        <w:r>
          <w:rPr>
            <w:noProof/>
            <w:webHidden/>
          </w:rPr>
          <w:tab/>
        </w:r>
        <w:r>
          <w:rPr>
            <w:noProof/>
            <w:webHidden/>
          </w:rPr>
          <w:fldChar w:fldCharType="begin"/>
        </w:r>
        <w:r>
          <w:rPr>
            <w:noProof/>
            <w:webHidden/>
          </w:rPr>
          <w:instrText xml:space="preserve"> PAGEREF _Toc368050693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4" w:history="1">
        <w:r w:rsidRPr="00AE7367">
          <w:rPr>
            <w:rStyle w:val="Hyperlink"/>
            <w:noProof/>
          </w:rPr>
          <w:t>18.4.28</w:t>
        </w:r>
        <w:r>
          <w:rPr>
            <w:rFonts w:asciiTheme="minorHAnsi" w:eastAsiaTheme="minorEastAsia" w:hAnsiTheme="minorHAnsi" w:cstheme="minorBidi"/>
            <w:b w:val="0"/>
            <w:noProof/>
            <w:sz w:val="22"/>
            <w:szCs w:val="22"/>
            <w:lang w:val="en-US" w:eastAsia="en-US"/>
          </w:rPr>
          <w:tab/>
        </w:r>
        <w:r w:rsidRPr="00AE7367">
          <w:rPr>
            <w:rStyle w:val="Hyperlink"/>
            <w:noProof/>
          </w:rPr>
          <w:t>URIError ( . . . )</w:t>
        </w:r>
        <w:r>
          <w:rPr>
            <w:noProof/>
            <w:webHidden/>
          </w:rPr>
          <w:tab/>
        </w:r>
        <w:r>
          <w:rPr>
            <w:noProof/>
            <w:webHidden/>
          </w:rPr>
          <w:fldChar w:fldCharType="begin"/>
        </w:r>
        <w:r>
          <w:rPr>
            <w:noProof/>
            <w:webHidden/>
          </w:rPr>
          <w:instrText xml:space="preserve"> PAGEREF _Toc368050694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5" w:history="1">
        <w:r w:rsidRPr="00AE7367">
          <w:rPr>
            <w:rStyle w:val="Hyperlink"/>
            <w:noProof/>
          </w:rPr>
          <w:t>18.4.29</w:t>
        </w:r>
        <w:r>
          <w:rPr>
            <w:rFonts w:asciiTheme="minorHAnsi" w:eastAsiaTheme="minorEastAsia" w:hAnsiTheme="minorHAnsi" w:cstheme="minorBidi"/>
            <w:b w:val="0"/>
            <w:noProof/>
            <w:sz w:val="22"/>
            <w:szCs w:val="22"/>
            <w:lang w:val="en-US" w:eastAsia="en-US"/>
          </w:rPr>
          <w:tab/>
        </w:r>
        <w:r w:rsidRPr="00AE7367">
          <w:rPr>
            <w:rStyle w:val="Hyperlink"/>
            <w:noProof/>
          </w:rPr>
          <w:t>WeakMap ( . . . )</w:t>
        </w:r>
        <w:r>
          <w:rPr>
            <w:noProof/>
            <w:webHidden/>
          </w:rPr>
          <w:tab/>
        </w:r>
        <w:r>
          <w:rPr>
            <w:noProof/>
            <w:webHidden/>
          </w:rPr>
          <w:fldChar w:fldCharType="begin"/>
        </w:r>
        <w:r>
          <w:rPr>
            <w:noProof/>
            <w:webHidden/>
          </w:rPr>
          <w:instrText xml:space="preserve"> PAGEREF _Toc368050695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6" w:history="1">
        <w:r w:rsidRPr="00AE7367">
          <w:rPr>
            <w:rStyle w:val="Hyperlink"/>
            <w:noProof/>
          </w:rPr>
          <w:t>18.4.30</w:t>
        </w:r>
        <w:r>
          <w:rPr>
            <w:rFonts w:asciiTheme="minorHAnsi" w:eastAsiaTheme="minorEastAsia" w:hAnsiTheme="minorHAnsi" w:cstheme="minorBidi"/>
            <w:b w:val="0"/>
            <w:noProof/>
            <w:sz w:val="22"/>
            <w:szCs w:val="22"/>
            <w:lang w:val="en-US" w:eastAsia="en-US"/>
          </w:rPr>
          <w:tab/>
        </w:r>
        <w:r w:rsidRPr="00AE7367">
          <w:rPr>
            <w:rStyle w:val="Hyperlink"/>
            <w:noProof/>
          </w:rPr>
          <w:t>WeakSet ( . . . )</w:t>
        </w:r>
        <w:r>
          <w:rPr>
            <w:noProof/>
            <w:webHidden/>
          </w:rPr>
          <w:tab/>
        </w:r>
        <w:r>
          <w:rPr>
            <w:noProof/>
            <w:webHidden/>
          </w:rPr>
          <w:fldChar w:fldCharType="begin"/>
        </w:r>
        <w:r>
          <w:rPr>
            <w:noProof/>
            <w:webHidden/>
          </w:rPr>
          <w:instrText xml:space="preserve"> PAGEREF _Toc368050696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697" w:history="1">
        <w:r w:rsidRPr="00AE7367">
          <w:rPr>
            <w:rStyle w:val="Hyperlink"/>
            <w:noProof/>
          </w:rPr>
          <w:t>18.5</w:t>
        </w:r>
        <w:r>
          <w:rPr>
            <w:rFonts w:asciiTheme="minorHAnsi" w:eastAsiaTheme="minorEastAsia" w:hAnsiTheme="minorHAnsi" w:cstheme="minorBidi"/>
            <w:b w:val="0"/>
            <w:noProof/>
            <w:sz w:val="22"/>
            <w:szCs w:val="22"/>
            <w:lang w:val="en-US" w:eastAsia="en-US"/>
          </w:rPr>
          <w:tab/>
        </w:r>
        <w:r w:rsidRPr="00AE7367">
          <w:rPr>
            <w:rStyle w:val="Hyperlink"/>
            <w:noProof/>
          </w:rPr>
          <w:t>Other Properties of the Global Object</w:t>
        </w:r>
        <w:r>
          <w:rPr>
            <w:noProof/>
            <w:webHidden/>
          </w:rPr>
          <w:tab/>
        </w:r>
        <w:r>
          <w:rPr>
            <w:noProof/>
            <w:webHidden/>
          </w:rPr>
          <w:fldChar w:fldCharType="begin"/>
        </w:r>
        <w:r>
          <w:rPr>
            <w:noProof/>
            <w:webHidden/>
          </w:rPr>
          <w:instrText xml:space="preserve"> PAGEREF _Toc368050697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8" w:history="1">
        <w:r w:rsidRPr="00AE7367">
          <w:rPr>
            <w:rStyle w:val="Hyperlink"/>
            <w:noProof/>
          </w:rPr>
          <w:t>18.5.1</w:t>
        </w:r>
        <w:r>
          <w:rPr>
            <w:rFonts w:asciiTheme="minorHAnsi" w:eastAsiaTheme="minorEastAsia" w:hAnsiTheme="minorHAnsi" w:cstheme="minorBidi"/>
            <w:b w:val="0"/>
            <w:noProof/>
            <w:sz w:val="22"/>
            <w:szCs w:val="22"/>
            <w:lang w:val="en-US" w:eastAsia="en-US"/>
          </w:rPr>
          <w:tab/>
        </w:r>
        <w:r w:rsidRPr="00AE7367">
          <w:rPr>
            <w:rStyle w:val="Hyperlink"/>
            <w:noProof/>
          </w:rPr>
          <w:t>JSON</w:t>
        </w:r>
        <w:r>
          <w:rPr>
            <w:noProof/>
            <w:webHidden/>
          </w:rPr>
          <w:tab/>
        </w:r>
        <w:r>
          <w:rPr>
            <w:noProof/>
            <w:webHidden/>
          </w:rPr>
          <w:fldChar w:fldCharType="begin"/>
        </w:r>
        <w:r>
          <w:rPr>
            <w:noProof/>
            <w:webHidden/>
          </w:rPr>
          <w:instrText xml:space="preserve"> PAGEREF _Toc368050698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699" w:history="1">
        <w:r w:rsidRPr="00AE7367">
          <w:rPr>
            <w:rStyle w:val="Hyperlink"/>
            <w:noProof/>
          </w:rPr>
          <w:t>18.5.2</w:t>
        </w:r>
        <w:r>
          <w:rPr>
            <w:rFonts w:asciiTheme="minorHAnsi" w:eastAsiaTheme="minorEastAsia" w:hAnsiTheme="minorHAnsi" w:cstheme="minorBidi"/>
            <w:b w:val="0"/>
            <w:noProof/>
            <w:sz w:val="22"/>
            <w:szCs w:val="22"/>
            <w:lang w:val="en-US" w:eastAsia="en-US"/>
          </w:rPr>
          <w:tab/>
        </w:r>
        <w:r w:rsidRPr="00AE7367">
          <w:rPr>
            <w:rStyle w:val="Hyperlink"/>
            <w:noProof/>
          </w:rPr>
          <w:t>Math</w:t>
        </w:r>
        <w:r>
          <w:rPr>
            <w:noProof/>
            <w:webHidden/>
          </w:rPr>
          <w:tab/>
        </w:r>
        <w:r>
          <w:rPr>
            <w:noProof/>
            <w:webHidden/>
          </w:rPr>
          <w:fldChar w:fldCharType="begin"/>
        </w:r>
        <w:r>
          <w:rPr>
            <w:noProof/>
            <w:webHidden/>
          </w:rPr>
          <w:instrText xml:space="preserve"> PAGEREF _Toc368050699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700" w:history="1">
        <w:r w:rsidRPr="00AE7367">
          <w:rPr>
            <w:rStyle w:val="Hyperlink"/>
            <w:noProof/>
          </w:rPr>
          <w:t>19</w:t>
        </w:r>
        <w:r>
          <w:rPr>
            <w:rFonts w:asciiTheme="minorHAnsi" w:eastAsiaTheme="minorEastAsia" w:hAnsiTheme="minorHAnsi" w:cstheme="minorBidi"/>
            <w:b w:val="0"/>
            <w:noProof/>
            <w:sz w:val="22"/>
            <w:szCs w:val="22"/>
            <w:lang w:val="en-US" w:eastAsia="en-US"/>
          </w:rPr>
          <w:tab/>
        </w:r>
        <w:r w:rsidRPr="00AE7367">
          <w:rPr>
            <w:rStyle w:val="Hyperlink"/>
            <w:noProof/>
          </w:rPr>
          <w:t>Fundamental Objects</w:t>
        </w:r>
        <w:r>
          <w:rPr>
            <w:noProof/>
            <w:webHidden/>
          </w:rPr>
          <w:tab/>
        </w:r>
        <w:r>
          <w:rPr>
            <w:noProof/>
            <w:webHidden/>
          </w:rPr>
          <w:fldChar w:fldCharType="begin"/>
        </w:r>
        <w:r>
          <w:rPr>
            <w:noProof/>
            <w:webHidden/>
          </w:rPr>
          <w:instrText xml:space="preserve"> PAGEREF _Toc368050700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01" w:history="1">
        <w:r w:rsidRPr="00AE7367">
          <w:rPr>
            <w:rStyle w:val="Hyperlink"/>
            <w:noProof/>
          </w:rPr>
          <w:t>19.1</w:t>
        </w:r>
        <w:r>
          <w:rPr>
            <w:rFonts w:asciiTheme="minorHAnsi" w:eastAsiaTheme="minorEastAsia" w:hAnsiTheme="minorHAnsi" w:cstheme="minorBidi"/>
            <w:b w:val="0"/>
            <w:noProof/>
            <w:sz w:val="22"/>
            <w:szCs w:val="22"/>
            <w:lang w:val="en-US" w:eastAsia="en-US"/>
          </w:rPr>
          <w:tab/>
        </w:r>
        <w:r w:rsidRPr="00AE7367">
          <w:rPr>
            <w:rStyle w:val="Hyperlink"/>
            <w:noProof/>
          </w:rPr>
          <w:t>Object Objects</w:t>
        </w:r>
        <w:r>
          <w:rPr>
            <w:noProof/>
            <w:webHidden/>
          </w:rPr>
          <w:tab/>
        </w:r>
        <w:r>
          <w:rPr>
            <w:noProof/>
            <w:webHidden/>
          </w:rPr>
          <w:fldChar w:fldCharType="begin"/>
        </w:r>
        <w:r>
          <w:rPr>
            <w:noProof/>
            <w:webHidden/>
          </w:rPr>
          <w:instrText xml:space="preserve"> PAGEREF _Toc368050701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2" w:history="1">
        <w:r w:rsidRPr="00AE7367">
          <w:rPr>
            <w:rStyle w:val="Hyperlink"/>
            <w:noProof/>
          </w:rPr>
          <w:t>19.1.1</w:t>
        </w:r>
        <w:r>
          <w:rPr>
            <w:rFonts w:asciiTheme="minorHAnsi" w:eastAsiaTheme="minorEastAsia" w:hAnsiTheme="minorHAnsi" w:cstheme="minorBidi"/>
            <w:b w:val="0"/>
            <w:noProof/>
            <w:sz w:val="22"/>
            <w:szCs w:val="22"/>
            <w:lang w:val="en-US" w:eastAsia="en-US"/>
          </w:rPr>
          <w:tab/>
        </w:r>
        <w:r w:rsidRPr="00AE7367">
          <w:rPr>
            <w:rStyle w:val="Hyperlink"/>
            <w:noProof/>
          </w:rPr>
          <w:t>The Object Constructor Called as a Function</w:t>
        </w:r>
        <w:r>
          <w:rPr>
            <w:noProof/>
            <w:webHidden/>
          </w:rPr>
          <w:tab/>
        </w:r>
        <w:r>
          <w:rPr>
            <w:noProof/>
            <w:webHidden/>
          </w:rPr>
          <w:fldChar w:fldCharType="begin"/>
        </w:r>
        <w:r>
          <w:rPr>
            <w:noProof/>
            <w:webHidden/>
          </w:rPr>
          <w:instrText xml:space="preserve"> PAGEREF _Toc368050702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3" w:history="1">
        <w:r w:rsidRPr="00AE7367">
          <w:rPr>
            <w:rStyle w:val="Hyperlink"/>
            <w:noProof/>
          </w:rPr>
          <w:t>19.1.2</w:t>
        </w:r>
        <w:r>
          <w:rPr>
            <w:rFonts w:asciiTheme="minorHAnsi" w:eastAsiaTheme="minorEastAsia" w:hAnsiTheme="minorHAnsi" w:cstheme="minorBidi"/>
            <w:b w:val="0"/>
            <w:noProof/>
            <w:sz w:val="22"/>
            <w:szCs w:val="22"/>
            <w:lang w:val="en-US" w:eastAsia="en-US"/>
          </w:rPr>
          <w:tab/>
        </w:r>
        <w:r w:rsidRPr="00AE7367">
          <w:rPr>
            <w:rStyle w:val="Hyperlink"/>
            <w:noProof/>
          </w:rPr>
          <w:t>The Object Constructor</w:t>
        </w:r>
        <w:r>
          <w:rPr>
            <w:noProof/>
            <w:webHidden/>
          </w:rPr>
          <w:tab/>
        </w:r>
        <w:r>
          <w:rPr>
            <w:noProof/>
            <w:webHidden/>
          </w:rPr>
          <w:fldChar w:fldCharType="begin"/>
        </w:r>
        <w:r>
          <w:rPr>
            <w:noProof/>
            <w:webHidden/>
          </w:rPr>
          <w:instrText xml:space="preserve"> PAGEREF _Toc368050703 \h </w:instrText>
        </w:r>
        <w:r>
          <w:rPr>
            <w:noProof/>
            <w:webHidden/>
          </w:rPr>
        </w:r>
        <w:r>
          <w:rPr>
            <w:noProof/>
            <w:webHidden/>
          </w:rPr>
          <w:fldChar w:fldCharType="separate"/>
        </w:r>
        <w:r w:rsidR="00460CAC">
          <w:rPr>
            <w:noProof/>
            <w:webHidden/>
          </w:rPr>
          <w:t>242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4" w:history="1">
        <w:r w:rsidRPr="00AE7367">
          <w:rPr>
            <w:rStyle w:val="Hyperlink"/>
            <w:noProof/>
          </w:rPr>
          <w:t>19.1.3</w:t>
        </w:r>
        <w:r>
          <w:rPr>
            <w:rFonts w:asciiTheme="minorHAnsi" w:eastAsiaTheme="minorEastAsia" w:hAnsiTheme="minorHAnsi" w:cstheme="minorBidi"/>
            <w:b w:val="0"/>
            <w:noProof/>
            <w:sz w:val="22"/>
            <w:szCs w:val="22"/>
            <w:lang w:val="en-US" w:eastAsia="en-US"/>
          </w:rPr>
          <w:tab/>
        </w:r>
        <w:r w:rsidRPr="00AE7367">
          <w:rPr>
            <w:rStyle w:val="Hyperlink"/>
            <w:noProof/>
          </w:rPr>
          <w:t>Properties of the Object Constructor</w:t>
        </w:r>
        <w:r>
          <w:rPr>
            <w:noProof/>
            <w:webHidden/>
          </w:rPr>
          <w:tab/>
        </w:r>
        <w:r>
          <w:rPr>
            <w:noProof/>
            <w:webHidden/>
          </w:rPr>
          <w:fldChar w:fldCharType="begin"/>
        </w:r>
        <w:r>
          <w:rPr>
            <w:noProof/>
            <w:webHidden/>
          </w:rPr>
          <w:instrText xml:space="preserve"> PAGEREF _Toc368050704 \h </w:instrText>
        </w:r>
        <w:r>
          <w:rPr>
            <w:noProof/>
            <w:webHidden/>
          </w:rPr>
        </w:r>
        <w:r>
          <w:rPr>
            <w:noProof/>
            <w:webHidden/>
          </w:rPr>
          <w:fldChar w:fldCharType="separate"/>
        </w:r>
        <w:r w:rsidR="00460CAC">
          <w:rPr>
            <w:noProof/>
            <w:webHidden/>
          </w:rPr>
          <w:t>243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5" w:history="1">
        <w:r w:rsidRPr="00AE7367">
          <w:rPr>
            <w:rStyle w:val="Hyperlink"/>
            <w:noProof/>
          </w:rPr>
          <w:t>19.1.4</w:t>
        </w:r>
        <w:r>
          <w:rPr>
            <w:rFonts w:asciiTheme="minorHAnsi" w:eastAsiaTheme="minorEastAsia" w:hAnsiTheme="minorHAnsi" w:cstheme="minorBidi"/>
            <w:b w:val="0"/>
            <w:noProof/>
            <w:sz w:val="22"/>
            <w:szCs w:val="22"/>
            <w:lang w:val="en-US" w:eastAsia="en-US"/>
          </w:rPr>
          <w:tab/>
        </w:r>
        <w:r w:rsidRPr="00AE7367">
          <w:rPr>
            <w:rStyle w:val="Hyperlink"/>
            <w:noProof/>
          </w:rPr>
          <w:t>Properties of the Object Prototype Object</w:t>
        </w:r>
        <w:r>
          <w:rPr>
            <w:noProof/>
            <w:webHidden/>
          </w:rPr>
          <w:tab/>
        </w:r>
        <w:r>
          <w:rPr>
            <w:noProof/>
            <w:webHidden/>
          </w:rPr>
          <w:fldChar w:fldCharType="begin"/>
        </w:r>
        <w:r>
          <w:rPr>
            <w:noProof/>
            <w:webHidden/>
          </w:rPr>
          <w:instrText xml:space="preserve"> PAGEREF _Toc368050705 \h </w:instrText>
        </w:r>
        <w:r>
          <w:rPr>
            <w:noProof/>
            <w:webHidden/>
          </w:rPr>
        </w:r>
        <w:r>
          <w:rPr>
            <w:noProof/>
            <w:webHidden/>
          </w:rPr>
          <w:fldChar w:fldCharType="separate"/>
        </w:r>
        <w:r w:rsidR="00460CAC">
          <w:rPr>
            <w:noProof/>
            <w:webHidden/>
          </w:rPr>
          <w:t>248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6" w:history="1">
        <w:r w:rsidRPr="00AE7367">
          <w:rPr>
            <w:rStyle w:val="Hyperlink"/>
            <w:noProof/>
          </w:rPr>
          <w:t>19.1.5</w:t>
        </w:r>
        <w:r>
          <w:rPr>
            <w:rFonts w:asciiTheme="minorHAnsi" w:eastAsiaTheme="minorEastAsia" w:hAnsiTheme="minorHAnsi" w:cstheme="minorBidi"/>
            <w:b w:val="0"/>
            <w:noProof/>
            <w:sz w:val="22"/>
            <w:szCs w:val="22"/>
            <w:lang w:val="en-US" w:eastAsia="en-US"/>
          </w:rPr>
          <w:tab/>
        </w:r>
        <w:r w:rsidRPr="00AE7367">
          <w:rPr>
            <w:rStyle w:val="Hyperlink"/>
            <w:noProof/>
          </w:rPr>
          <w:t>Properties of Object Instances</w:t>
        </w:r>
        <w:r>
          <w:rPr>
            <w:noProof/>
            <w:webHidden/>
          </w:rPr>
          <w:tab/>
        </w:r>
        <w:r>
          <w:rPr>
            <w:noProof/>
            <w:webHidden/>
          </w:rPr>
          <w:fldChar w:fldCharType="begin"/>
        </w:r>
        <w:r>
          <w:rPr>
            <w:noProof/>
            <w:webHidden/>
          </w:rPr>
          <w:instrText xml:space="preserve"> PAGEREF _Toc368050706 \h </w:instrText>
        </w:r>
        <w:r>
          <w:rPr>
            <w:noProof/>
            <w:webHidden/>
          </w:rPr>
        </w:r>
        <w:r>
          <w:rPr>
            <w:noProof/>
            <w:webHidden/>
          </w:rPr>
          <w:fldChar w:fldCharType="separate"/>
        </w:r>
        <w:r w:rsidR="00460CAC">
          <w:rPr>
            <w:noProof/>
            <w:webHidden/>
          </w:rPr>
          <w:t>250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07" w:history="1">
        <w:r w:rsidRPr="00AE7367">
          <w:rPr>
            <w:rStyle w:val="Hyperlink"/>
            <w:noProof/>
          </w:rPr>
          <w:t>19.2</w:t>
        </w:r>
        <w:r>
          <w:rPr>
            <w:rFonts w:asciiTheme="minorHAnsi" w:eastAsiaTheme="minorEastAsia" w:hAnsiTheme="minorHAnsi" w:cstheme="minorBidi"/>
            <w:b w:val="0"/>
            <w:noProof/>
            <w:sz w:val="22"/>
            <w:szCs w:val="22"/>
            <w:lang w:val="en-US" w:eastAsia="en-US"/>
          </w:rPr>
          <w:tab/>
        </w:r>
        <w:r w:rsidRPr="00AE7367">
          <w:rPr>
            <w:rStyle w:val="Hyperlink"/>
            <w:noProof/>
          </w:rPr>
          <w:t>Function Objects</w:t>
        </w:r>
        <w:r>
          <w:rPr>
            <w:noProof/>
            <w:webHidden/>
          </w:rPr>
          <w:tab/>
        </w:r>
        <w:r>
          <w:rPr>
            <w:noProof/>
            <w:webHidden/>
          </w:rPr>
          <w:fldChar w:fldCharType="begin"/>
        </w:r>
        <w:r>
          <w:rPr>
            <w:noProof/>
            <w:webHidden/>
          </w:rPr>
          <w:instrText xml:space="preserve"> PAGEREF _Toc368050707 \h </w:instrText>
        </w:r>
        <w:r>
          <w:rPr>
            <w:noProof/>
            <w:webHidden/>
          </w:rPr>
        </w:r>
        <w:r>
          <w:rPr>
            <w:noProof/>
            <w:webHidden/>
          </w:rPr>
          <w:fldChar w:fldCharType="separate"/>
        </w:r>
        <w:r w:rsidR="00460CAC">
          <w:rPr>
            <w:noProof/>
            <w:webHidden/>
          </w:rPr>
          <w:t>250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8" w:history="1">
        <w:r w:rsidRPr="00AE7367">
          <w:rPr>
            <w:rStyle w:val="Hyperlink"/>
            <w:noProof/>
          </w:rPr>
          <w:t>19.2.1</w:t>
        </w:r>
        <w:r>
          <w:rPr>
            <w:rFonts w:asciiTheme="minorHAnsi" w:eastAsiaTheme="minorEastAsia" w:hAnsiTheme="minorHAnsi" w:cstheme="minorBidi"/>
            <w:b w:val="0"/>
            <w:noProof/>
            <w:sz w:val="22"/>
            <w:szCs w:val="22"/>
            <w:lang w:val="en-US" w:eastAsia="en-US"/>
          </w:rPr>
          <w:tab/>
        </w:r>
        <w:r w:rsidRPr="00AE7367">
          <w:rPr>
            <w:rStyle w:val="Hyperlink"/>
            <w:noProof/>
          </w:rPr>
          <w:t>The Function Constructor</w:t>
        </w:r>
        <w:r>
          <w:rPr>
            <w:noProof/>
            <w:webHidden/>
          </w:rPr>
          <w:tab/>
        </w:r>
        <w:r>
          <w:rPr>
            <w:noProof/>
            <w:webHidden/>
          </w:rPr>
          <w:fldChar w:fldCharType="begin"/>
        </w:r>
        <w:r>
          <w:rPr>
            <w:noProof/>
            <w:webHidden/>
          </w:rPr>
          <w:instrText xml:space="preserve"> PAGEREF _Toc368050708 \h </w:instrText>
        </w:r>
        <w:r>
          <w:rPr>
            <w:noProof/>
            <w:webHidden/>
          </w:rPr>
        </w:r>
        <w:r>
          <w:rPr>
            <w:noProof/>
            <w:webHidden/>
          </w:rPr>
          <w:fldChar w:fldCharType="separate"/>
        </w:r>
        <w:r w:rsidR="00460CAC">
          <w:rPr>
            <w:noProof/>
            <w:webHidden/>
          </w:rPr>
          <w:t>250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09" w:history="1">
        <w:r w:rsidRPr="00AE7367">
          <w:rPr>
            <w:rStyle w:val="Hyperlink"/>
            <w:noProof/>
          </w:rPr>
          <w:t>19.2.2</w:t>
        </w:r>
        <w:r>
          <w:rPr>
            <w:rFonts w:asciiTheme="minorHAnsi" w:eastAsiaTheme="minorEastAsia" w:hAnsiTheme="minorHAnsi" w:cstheme="minorBidi"/>
            <w:b w:val="0"/>
            <w:noProof/>
            <w:sz w:val="22"/>
            <w:szCs w:val="22"/>
            <w:lang w:val="en-US" w:eastAsia="en-US"/>
          </w:rPr>
          <w:tab/>
        </w:r>
        <w:r w:rsidRPr="00AE7367">
          <w:rPr>
            <w:rStyle w:val="Hyperlink"/>
            <w:noProof/>
          </w:rPr>
          <w:t>Properties of the Function Constructor</w:t>
        </w:r>
        <w:r>
          <w:rPr>
            <w:noProof/>
            <w:webHidden/>
          </w:rPr>
          <w:tab/>
        </w:r>
        <w:r>
          <w:rPr>
            <w:noProof/>
            <w:webHidden/>
          </w:rPr>
          <w:fldChar w:fldCharType="begin"/>
        </w:r>
        <w:r>
          <w:rPr>
            <w:noProof/>
            <w:webHidden/>
          </w:rPr>
          <w:instrText xml:space="preserve"> PAGEREF _Toc368050709 \h </w:instrText>
        </w:r>
        <w:r>
          <w:rPr>
            <w:noProof/>
            <w:webHidden/>
          </w:rPr>
        </w:r>
        <w:r>
          <w:rPr>
            <w:noProof/>
            <w:webHidden/>
          </w:rPr>
          <w:fldChar w:fldCharType="separate"/>
        </w:r>
        <w:r w:rsidR="00460CAC">
          <w:rPr>
            <w:noProof/>
            <w:webHidden/>
          </w:rPr>
          <w:t>252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0" w:history="1">
        <w:r w:rsidRPr="00AE7367">
          <w:rPr>
            <w:rStyle w:val="Hyperlink"/>
            <w:noProof/>
          </w:rPr>
          <w:t>19.2.3</w:t>
        </w:r>
        <w:r>
          <w:rPr>
            <w:rFonts w:asciiTheme="minorHAnsi" w:eastAsiaTheme="minorEastAsia" w:hAnsiTheme="minorHAnsi" w:cstheme="minorBidi"/>
            <w:b w:val="0"/>
            <w:noProof/>
            <w:sz w:val="22"/>
            <w:szCs w:val="22"/>
            <w:lang w:val="en-US" w:eastAsia="en-US"/>
          </w:rPr>
          <w:tab/>
        </w:r>
        <w:r w:rsidRPr="00AE7367">
          <w:rPr>
            <w:rStyle w:val="Hyperlink"/>
            <w:noProof/>
          </w:rPr>
          <w:t>Properties of the Function Prototype Object</w:t>
        </w:r>
        <w:r>
          <w:rPr>
            <w:noProof/>
            <w:webHidden/>
          </w:rPr>
          <w:tab/>
        </w:r>
        <w:r>
          <w:rPr>
            <w:noProof/>
            <w:webHidden/>
          </w:rPr>
          <w:fldChar w:fldCharType="begin"/>
        </w:r>
        <w:r>
          <w:rPr>
            <w:noProof/>
            <w:webHidden/>
          </w:rPr>
          <w:instrText xml:space="preserve"> PAGEREF _Toc368050710 \h </w:instrText>
        </w:r>
        <w:r>
          <w:rPr>
            <w:noProof/>
            <w:webHidden/>
          </w:rPr>
        </w:r>
        <w:r>
          <w:rPr>
            <w:noProof/>
            <w:webHidden/>
          </w:rPr>
          <w:fldChar w:fldCharType="separate"/>
        </w:r>
        <w:r w:rsidR="00460CAC">
          <w:rPr>
            <w:noProof/>
            <w:webHidden/>
          </w:rPr>
          <w:t>252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1" w:history="1">
        <w:r w:rsidRPr="00AE7367">
          <w:rPr>
            <w:rStyle w:val="Hyperlink"/>
            <w:noProof/>
          </w:rPr>
          <w:t>19.2.4</w:t>
        </w:r>
        <w:r>
          <w:rPr>
            <w:rFonts w:asciiTheme="minorHAnsi" w:eastAsiaTheme="minorEastAsia" w:hAnsiTheme="minorHAnsi" w:cstheme="minorBidi"/>
            <w:b w:val="0"/>
            <w:noProof/>
            <w:sz w:val="22"/>
            <w:szCs w:val="22"/>
            <w:lang w:val="en-US" w:eastAsia="en-US"/>
          </w:rPr>
          <w:tab/>
        </w:r>
        <w:r w:rsidRPr="00AE7367">
          <w:rPr>
            <w:rStyle w:val="Hyperlink"/>
            <w:noProof/>
          </w:rPr>
          <w:t>Function Instances</w:t>
        </w:r>
        <w:r>
          <w:rPr>
            <w:noProof/>
            <w:webHidden/>
          </w:rPr>
          <w:tab/>
        </w:r>
        <w:r>
          <w:rPr>
            <w:noProof/>
            <w:webHidden/>
          </w:rPr>
          <w:fldChar w:fldCharType="begin"/>
        </w:r>
        <w:r>
          <w:rPr>
            <w:noProof/>
            <w:webHidden/>
          </w:rPr>
          <w:instrText xml:space="preserve"> PAGEREF _Toc368050711 \h </w:instrText>
        </w:r>
        <w:r>
          <w:rPr>
            <w:noProof/>
            <w:webHidden/>
          </w:rPr>
        </w:r>
        <w:r>
          <w:rPr>
            <w:noProof/>
            <w:webHidden/>
          </w:rPr>
          <w:fldChar w:fldCharType="separate"/>
        </w:r>
        <w:r w:rsidR="00460CAC">
          <w:rPr>
            <w:noProof/>
            <w:webHidden/>
          </w:rPr>
          <w:t>254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12" w:history="1">
        <w:r w:rsidRPr="00AE7367">
          <w:rPr>
            <w:rStyle w:val="Hyperlink"/>
            <w:noProof/>
          </w:rPr>
          <w:t>19.3</w:t>
        </w:r>
        <w:r>
          <w:rPr>
            <w:rFonts w:asciiTheme="minorHAnsi" w:eastAsiaTheme="minorEastAsia" w:hAnsiTheme="minorHAnsi" w:cstheme="minorBidi"/>
            <w:b w:val="0"/>
            <w:noProof/>
            <w:sz w:val="22"/>
            <w:szCs w:val="22"/>
            <w:lang w:val="en-US" w:eastAsia="en-US"/>
          </w:rPr>
          <w:tab/>
        </w:r>
        <w:r w:rsidRPr="00AE7367">
          <w:rPr>
            <w:rStyle w:val="Hyperlink"/>
            <w:noProof/>
          </w:rPr>
          <w:t>Boolean Objects</w:t>
        </w:r>
        <w:r>
          <w:rPr>
            <w:noProof/>
            <w:webHidden/>
          </w:rPr>
          <w:tab/>
        </w:r>
        <w:r>
          <w:rPr>
            <w:noProof/>
            <w:webHidden/>
          </w:rPr>
          <w:fldChar w:fldCharType="begin"/>
        </w:r>
        <w:r>
          <w:rPr>
            <w:noProof/>
            <w:webHidden/>
          </w:rPr>
          <w:instrText xml:space="preserve"> PAGEREF _Toc368050712 \h </w:instrText>
        </w:r>
        <w:r>
          <w:rPr>
            <w:noProof/>
            <w:webHidden/>
          </w:rPr>
        </w:r>
        <w:r>
          <w:rPr>
            <w:noProof/>
            <w:webHidden/>
          </w:rPr>
          <w:fldChar w:fldCharType="separate"/>
        </w:r>
        <w:r w:rsidR="00460CAC">
          <w:rPr>
            <w:noProof/>
            <w:webHidden/>
          </w:rPr>
          <w:t>255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3" w:history="1">
        <w:r w:rsidRPr="00AE7367">
          <w:rPr>
            <w:rStyle w:val="Hyperlink"/>
            <w:noProof/>
          </w:rPr>
          <w:t>19.3.1</w:t>
        </w:r>
        <w:r>
          <w:rPr>
            <w:rFonts w:asciiTheme="minorHAnsi" w:eastAsiaTheme="minorEastAsia" w:hAnsiTheme="minorHAnsi" w:cstheme="minorBidi"/>
            <w:b w:val="0"/>
            <w:noProof/>
            <w:sz w:val="22"/>
            <w:szCs w:val="22"/>
            <w:lang w:val="en-US" w:eastAsia="en-US"/>
          </w:rPr>
          <w:tab/>
        </w:r>
        <w:r w:rsidRPr="00AE7367">
          <w:rPr>
            <w:rStyle w:val="Hyperlink"/>
            <w:noProof/>
          </w:rPr>
          <w:t>The Boolean Constructor</w:t>
        </w:r>
        <w:r>
          <w:rPr>
            <w:noProof/>
            <w:webHidden/>
          </w:rPr>
          <w:tab/>
        </w:r>
        <w:r>
          <w:rPr>
            <w:noProof/>
            <w:webHidden/>
          </w:rPr>
          <w:fldChar w:fldCharType="begin"/>
        </w:r>
        <w:r>
          <w:rPr>
            <w:noProof/>
            <w:webHidden/>
          </w:rPr>
          <w:instrText xml:space="preserve"> PAGEREF _Toc368050713 \h </w:instrText>
        </w:r>
        <w:r>
          <w:rPr>
            <w:noProof/>
            <w:webHidden/>
          </w:rPr>
        </w:r>
        <w:r>
          <w:rPr>
            <w:noProof/>
            <w:webHidden/>
          </w:rPr>
          <w:fldChar w:fldCharType="separate"/>
        </w:r>
        <w:r w:rsidR="00460CAC">
          <w:rPr>
            <w:noProof/>
            <w:webHidden/>
          </w:rPr>
          <w:t>255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4" w:history="1">
        <w:r w:rsidRPr="00AE7367">
          <w:rPr>
            <w:rStyle w:val="Hyperlink"/>
            <w:noProof/>
          </w:rPr>
          <w:t>19.3.2</w:t>
        </w:r>
        <w:r>
          <w:rPr>
            <w:rFonts w:asciiTheme="minorHAnsi" w:eastAsiaTheme="minorEastAsia" w:hAnsiTheme="minorHAnsi" w:cstheme="minorBidi"/>
            <w:b w:val="0"/>
            <w:noProof/>
            <w:sz w:val="22"/>
            <w:szCs w:val="22"/>
            <w:lang w:val="en-US" w:eastAsia="en-US"/>
          </w:rPr>
          <w:tab/>
        </w:r>
        <w:r w:rsidRPr="00AE7367">
          <w:rPr>
            <w:rStyle w:val="Hyperlink"/>
            <w:noProof/>
          </w:rPr>
          <w:t>Properties of the Boolean Constructor</w:t>
        </w:r>
        <w:r>
          <w:rPr>
            <w:noProof/>
            <w:webHidden/>
          </w:rPr>
          <w:tab/>
        </w:r>
        <w:r>
          <w:rPr>
            <w:noProof/>
            <w:webHidden/>
          </w:rPr>
          <w:fldChar w:fldCharType="begin"/>
        </w:r>
        <w:r>
          <w:rPr>
            <w:noProof/>
            <w:webHidden/>
          </w:rPr>
          <w:instrText xml:space="preserve"> PAGEREF _Toc368050714 \h </w:instrText>
        </w:r>
        <w:r>
          <w:rPr>
            <w:noProof/>
            <w:webHidden/>
          </w:rPr>
        </w:r>
        <w:r>
          <w:rPr>
            <w:noProof/>
            <w:webHidden/>
          </w:rPr>
          <w:fldChar w:fldCharType="separate"/>
        </w:r>
        <w:r w:rsidR="00460CAC">
          <w:rPr>
            <w:noProof/>
            <w:webHidden/>
          </w:rPr>
          <w:t>256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5" w:history="1">
        <w:r w:rsidRPr="00AE7367">
          <w:rPr>
            <w:rStyle w:val="Hyperlink"/>
            <w:noProof/>
          </w:rPr>
          <w:t>19.3.3</w:t>
        </w:r>
        <w:r>
          <w:rPr>
            <w:rFonts w:asciiTheme="minorHAnsi" w:eastAsiaTheme="minorEastAsia" w:hAnsiTheme="minorHAnsi" w:cstheme="minorBidi"/>
            <w:b w:val="0"/>
            <w:noProof/>
            <w:sz w:val="22"/>
            <w:szCs w:val="22"/>
            <w:lang w:val="en-US" w:eastAsia="en-US"/>
          </w:rPr>
          <w:tab/>
        </w:r>
        <w:r w:rsidRPr="00AE7367">
          <w:rPr>
            <w:rStyle w:val="Hyperlink"/>
            <w:noProof/>
          </w:rPr>
          <w:t>Properties of the Boolean Prototype Object</w:t>
        </w:r>
        <w:r>
          <w:rPr>
            <w:noProof/>
            <w:webHidden/>
          </w:rPr>
          <w:tab/>
        </w:r>
        <w:r>
          <w:rPr>
            <w:noProof/>
            <w:webHidden/>
          </w:rPr>
          <w:fldChar w:fldCharType="begin"/>
        </w:r>
        <w:r>
          <w:rPr>
            <w:noProof/>
            <w:webHidden/>
          </w:rPr>
          <w:instrText xml:space="preserve"> PAGEREF _Toc368050715 \h </w:instrText>
        </w:r>
        <w:r>
          <w:rPr>
            <w:noProof/>
            <w:webHidden/>
          </w:rPr>
        </w:r>
        <w:r>
          <w:rPr>
            <w:noProof/>
            <w:webHidden/>
          </w:rPr>
          <w:fldChar w:fldCharType="separate"/>
        </w:r>
        <w:r w:rsidR="00460CAC">
          <w:rPr>
            <w:noProof/>
            <w:webHidden/>
          </w:rPr>
          <w:t>256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6" w:history="1">
        <w:r w:rsidRPr="00AE7367">
          <w:rPr>
            <w:rStyle w:val="Hyperlink"/>
            <w:noProof/>
          </w:rPr>
          <w:t>19.3.4</w:t>
        </w:r>
        <w:r>
          <w:rPr>
            <w:rFonts w:asciiTheme="minorHAnsi" w:eastAsiaTheme="minorEastAsia" w:hAnsiTheme="minorHAnsi" w:cstheme="minorBidi"/>
            <w:b w:val="0"/>
            <w:noProof/>
            <w:sz w:val="22"/>
            <w:szCs w:val="22"/>
            <w:lang w:val="en-US" w:eastAsia="en-US"/>
          </w:rPr>
          <w:tab/>
        </w:r>
        <w:r w:rsidRPr="00AE7367">
          <w:rPr>
            <w:rStyle w:val="Hyperlink"/>
            <w:noProof/>
          </w:rPr>
          <w:t>Properties of Boolean Instances</w:t>
        </w:r>
        <w:r>
          <w:rPr>
            <w:noProof/>
            <w:webHidden/>
          </w:rPr>
          <w:tab/>
        </w:r>
        <w:r>
          <w:rPr>
            <w:noProof/>
            <w:webHidden/>
          </w:rPr>
          <w:fldChar w:fldCharType="begin"/>
        </w:r>
        <w:r>
          <w:rPr>
            <w:noProof/>
            <w:webHidden/>
          </w:rPr>
          <w:instrText xml:space="preserve"> PAGEREF _Toc368050716 \h </w:instrText>
        </w:r>
        <w:r>
          <w:rPr>
            <w:noProof/>
            <w:webHidden/>
          </w:rPr>
        </w:r>
        <w:r>
          <w:rPr>
            <w:noProof/>
            <w:webHidden/>
          </w:rPr>
          <w:fldChar w:fldCharType="separate"/>
        </w:r>
        <w:r w:rsidR="00460CAC">
          <w:rPr>
            <w:noProof/>
            <w:webHidden/>
          </w:rPr>
          <w:t>257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17" w:history="1">
        <w:r w:rsidRPr="00AE7367">
          <w:rPr>
            <w:rStyle w:val="Hyperlink"/>
            <w:noProof/>
          </w:rPr>
          <w:t>19.4</w:t>
        </w:r>
        <w:r>
          <w:rPr>
            <w:rFonts w:asciiTheme="minorHAnsi" w:eastAsiaTheme="minorEastAsia" w:hAnsiTheme="minorHAnsi" w:cstheme="minorBidi"/>
            <w:b w:val="0"/>
            <w:noProof/>
            <w:sz w:val="22"/>
            <w:szCs w:val="22"/>
            <w:lang w:val="en-US" w:eastAsia="en-US"/>
          </w:rPr>
          <w:tab/>
        </w:r>
        <w:r w:rsidRPr="00AE7367">
          <w:rPr>
            <w:rStyle w:val="Hyperlink"/>
            <w:noProof/>
          </w:rPr>
          <w:t>Symbol Objects</w:t>
        </w:r>
        <w:r>
          <w:rPr>
            <w:noProof/>
            <w:webHidden/>
          </w:rPr>
          <w:tab/>
        </w:r>
        <w:r>
          <w:rPr>
            <w:noProof/>
            <w:webHidden/>
          </w:rPr>
          <w:fldChar w:fldCharType="begin"/>
        </w:r>
        <w:r>
          <w:rPr>
            <w:noProof/>
            <w:webHidden/>
          </w:rPr>
          <w:instrText xml:space="preserve"> PAGEREF _Toc368050717 \h </w:instrText>
        </w:r>
        <w:r>
          <w:rPr>
            <w:noProof/>
            <w:webHidden/>
          </w:rPr>
        </w:r>
        <w:r>
          <w:rPr>
            <w:noProof/>
            <w:webHidden/>
          </w:rPr>
          <w:fldChar w:fldCharType="separate"/>
        </w:r>
        <w:r w:rsidR="00460CAC">
          <w:rPr>
            <w:noProof/>
            <w:webHidden/>
          </w:rPr>
          <w:t>257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8" w:history="1">
        <w:r w:rsidRPr="00AE7367">
          <w:rPr>
            <w:rStyle w:val="Hyperlink"/>
            <w:noProof/>
          </w:rPr>
          <w:t>19.4.1</w:t>
        </w:r>
        <w:r>
          <w:rPr>
            <w:rFonts w:asciiTheme="minorHAnsi" w:eastAsiaTheme="minorEastAsia" w:hAnsiTheme="minorHAnsi" w:cstheme="minorBidi"/>
            <w:b w:val="0"/>
            <w:noProof/>
            <w:sz w:val="22"/>
            <w:szCs w:val="22"/>
            <w:lang w:val="en-US" w:eastAsia="en-US"/>
          </w:rPr>
          <w:tab/>
        </w:r>
        <w:r w:rsidRPr="00AE7367">
          <w:rPr>
            <w:rStyle w:val="Hyperlink"/>
            <w:noProof/>
          </w:rPr>
          <w:t>The Symbol Constructor</w:t>
        </w:r>
        <w:r>
          <w:rPr>
            <w:noProof/>
            <w:webHidden/>
          </w:rPr>
          <w:tab/>
        </w:r>
        <w:r>
          <w:rPr>
            <w:noProof/>
            <w:webHidden/>
          </w:rPr>
          <w:fldChar w:fldCharType="begin"/>
        </w:r>
        <w:r>
          <w:rPr>
            <w:noProof/>
            <w:webHidden/>
          </w:rPr>
          <w:instrText xml:space="preserve"> PAGEREF _Toc368050718 \h </w:instrText>
        </w:r>
        <w:r>
          <w:rPr>
            <w:noProof/>
            <w:webHidden/>
          </w:rPr>
        </w:r>
        <w:r>
          <w:rPr>
            <w:noProof/>
            <w:webHidden/>
          </w:rPr>
          <w:fldChar w:fldCharType="separate"/>
        </w:r>
        <w:r w:rsidR="00460CAC">
          <w:rPr>
            <w:noProof/>
            <w:webHidden/>
          </w:rPr>
          <w:t>257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19" w:history="1">
        <w:r w:rsidRPr="00AE7367">
          <w:rPr>
            <w:rStyle w:val="Hyperlink"/>
            <w:noProof/>
          </w:rPr>
          <w:t>19.4.2</w:t>
        </w:r>
        <w:r>
          <w:rPr>
            <w:rFonts w:asciiTheme="minorHAnsi" w:eastAsiaTheme="minorEastAsia" w:hAnsiTheme="minorHAnsi" w:cstheme="minorBidi"/>
            <w:b w:val="0"/>
            <w:noProof/>
            <w:sz w:val="22"/>
            <w:szCs w:val="22"/>
            <w:lang w:val="en-US" w:eastAsia="en-US"/>
          </w:rPr>
          <w:tab/>
        </w:r>
        <w:r w:rsidRPr="00AE7367">
          <w:rPr>
            <w:rStyle w:val="Hyperlink"/>
            <w:noProof/>
          </w:rPr>
          <w:t>Properties of the Symbol Constructor</w:t>
        </w:r>
        <w:r>
          <w:rPr>
            <w:noProof/>
            <w:webHidden/>
          </w:rPr>
          <w:tab/>
        </w:r>
        <w:r>
          <w:rPr>
            <w:noProof/>
            <w:webHidden/>
          </w:rPr>
          <w:fldChar w:fldCharType="begin"/>
        </w:r>
        <w:r>
          <w:rPr>
            <w:noProof/>
            <w:webHidden/>
          </w:rPr>
          <w:instrText xml:space="preserve"> PAGEREF _Toc368050719 \h </w:instrText>
        </w:r>
        <w:r>
          <w:rPr>
            <w:noProof/>
            <w:webHidden/>
          </w:rPr>
        </w:r>
        <w:r>
          <w:rPr>
            <w:noProof/>
            <w:webHidden/>
          </w:rPr>
          <w:fldChar w:fldCharType="separate"/>
        </w:r>
        <w:r w:rsidR="00460CAC">
          <w:rPr>
            <w:noProof/>
            <w:webHidden/>
          </w:rPr>
          <w:t>257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0" w:history="1">
        <w:r w:rsidRPr="00AE7367">
          <w:rPr>
            <w:rStyle w:val="Hyperlink"/>
            <w:noProof/>
          </w:rPr>
          <w:t>19.4.3</w:t>
        </w:r>
        <w:r>
          <w:rPr>
            <w:rFonts w:asciiTheme="minorHAnsi" w:eastAsiaTheme="minorEastAsia" w:hAnsiTheme="minorHAnsi" w:cstheme="minorBidi"/>
            <w:b w:val="0"/>
            <w:noProof/>
            <w:sz w:val="22"/>
            <w:szCs w:val="22"/>
            <w:lang w:val="en-US" w:eastAsia="en-US"/>
          </w:rPr>
          <w:tab/>
        </w:r>
        <w:r w:rsidRPr="00AE7367">
          <w:rPr>
            <w:rStyle w:val="Hyperlink"/>
            <w:noProof/>
          </w:rPr>
          <w:t>Properties of the Symbol Prototype Object</w:t>
        </w:r>
        <w:r>
          <w:rPr>
            <w:noProof/>
            <w:webHidden/>
          </w:rPr>
          <w:tab/>
        </w:r>
        <w:r>
          <w:rPr>
            <w:noProof/>
            <w:webHidden/>
          </w:rPr>
          <w:fldChar w:fldCharType="begin"/>
        </w:r>
        <w:r>
          <w:rPr>
            <w:noProof/>
            <w:webHidden/>
          </w:rPr>
          <w:instrText xml:space="preserve"> PAGEREF _Toc368050720 \h </w:instrText>
        </w:r>
        <w:r>
          <w:rPr>
            <w:noProof/>
            <w:webHidden/>
          </w:rPr>
        </w:r>
        <w:r>
          <w:rPr>
            <w:noProof/>
            <w:webHidden/>
          </w:rPr>
          <w:fldChar w:fldCharType="separate"/>
        </w:r>
        <w:r w:rsidR="00460CAC">
          <w:rPr>
            <w:noProof/>
            <w:webHidden/>
          </w:rPr>
          <w:t>258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1" w:history="1">
        <w:r w:rsidRPr="00AE7367">
          <w:rPr>
            <w:rStyle w:val="Hyperlink"/>
            <w:noProof/>
          </w:rPr>
          <w:t>19.4.4</w:t>
        </w:r>
        <w:r>
          <w:rPr>
            <w:rFonts w:asciiTheme="minorHAnsi" w:eastAsiaTheme="minorEastAsia" w:hAnsiTheme="minorHAnsi" w:cstheme="minorBidi"/>
            <w:b w:val="0"/>
            <w:noProof/>
            <w:sz w:val="22"/>
            <w:szCs w:val="22"/>
            <w:lang w:val="en-US" w:eastAsia="en-US"/>
          </w:rPr>
          <w:tab/>
        </w:r>
        <w:r w:rsidRPr="00AE7367">
          <w:rPr>
            <w:rStyle w:val="Hyperlink"/>
            <w:noProof/>
          </w:rPr>
          <w:t>Properties of Symbol Instances</w:t>
        </w:r>
        <w:r>
          <w:rPr>
            <w:noProof/>
            <w:webHidden/>
          </w:rPr>
          <w:tab/>
        </w:r>
        <w:r>
          <w:rPr>
            <w:noProof/>
            <w:webHidden/>
          </w:rPr>
          <w:fldChar w:fldCharType="begin"/>
        </w:r>
        <w:r>
          <w:rPr>
            <w:noProof/>
            <w:webHidden/>
          </w:rPr>
          <w:instrText xml:space="preserve"> PAGEREF _Toc368050721 \h </w:instrText>
        </w:r>
        <w:r>
          <w:rPr>
            <w:noProof/>
            <w:webHidden/>
          </w:rPr>
        </w:r>
        <w:r>
          <w:rPr>
            <w:noProof/>
            <w:webHidden/>
          </w:rPr>
          <w:fldChar w:fldCharType="separate"/>
        </w:r>
        <w:r w:rsidR="00460CAC">
          <w:rPr>
            <w:noProof/>
            <w:webHidden/>
          </w:rPr>
          <w:t>259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22" w:history="1">
        <w:r w:rsidRPr="00AE7367">
          <w:rPr>
            <w:rStyle w:val="Hyperlink"/>
            <w:noProof/>
          </w:rPr>
          <w:t>19.5</w:t>
        </w:r>
        <w:r>
          <w:rPr>
            <w:rFonts w:asciiTheme="minorHAnsi" w:eastAsiaTheme="minorEastAsia" w:hAnsiTheme="minorHAnsi" w:cstheme="minorBidi"/>
            <w:b w:val="0"/>
            <w:noProof/>
            <w:sz w:val="22"/>
            <w:szCs w:val="22"/>
            <w:lang w:val="en-US" w:eastAsia="en-US"/>
          </w:rPr>
          <w:tab/>
        </w:r>
        <w:r w:rsidRPr="00AE7367">
          <w:rPr>
            <w:rStyle w:val="Hyperlink"/>
            <w:noProof/>
          </w:rPr>
          <w:t>Error Objects</w:t>
        </w:r>
        <w:r>
          <w:rPr>
            <w:noProof/>
            <w:webHidden/>
          </w:rPr>
          <w:tab/>
        </w:r>
        <w:r>
          <w:rPr>
            <w:noProof/>
            <w:webHidden/>
          </w:rPr>
          <w:fldChar w:fldCharType="begin"/>
        </w:r>
        <w:r>
          <w:rPr>
            <w:noProof/>
            <w:webHidden/>
          </w:rPr>
          <w:instrText xml:space="preserve"> PAGEREF _Toc368050722 \h </w:instrText>
        </w:r>
        <w:r>
          <w:rPr>
            <w:noProof/>
            <w:webHidden/>
          </w:rPr>
        </w:r>
        <w:r>
          <w:rPr>
            <w:noProof/>
            <w:webHidden/>
          </w:rPr>
          <w:fldChar w:fldCharType="separate"/>
        </w:r>
        <w:r w:rsidR="00460CAC">
          <w:rPr>
            <w:noProof/>
            <w:webHidden/>
          </w:rPr>
          <w:t>259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3" w:history="1">
        <w:r w:rsidRPr="00AE7367">
          <w:rPr>
            <w:rStyle w:val="Hyperlink"/>
            <w:noProof/>
          </w:rPr>
          <w:t>19.5.1</w:t>
        </w:r>
        <w:r>
          <w:rPr>
            <w:rFonts w:asciiTheme="minorHAnsi" w:eastAsiaTheme="minorEastAsia" w:hAnsiTheme="minorHAnsi" w:cstheme="minorBidi"/>
            <w:b w:val="0"/>
            <w:noProof/>
            <w:sz w:val="22"/>
            <w:szCs w:val="22"/>
            <w:lang w:val="en-US" w:eastAsia="en-US"/>
          </w:rPr>
          <w:tab/>
        </w:r>
        <w:r w:rsidRPr="00AE7367">
          <w:rPr>
            <w:rStyle w:val="Hyperlink"/>
            <w:noProof/>
          </w:rPr>
          <w:t>The Error Constructor</w:t>
        </w:r>
        <w:r>
          <w:rPr>
            <w:noProof/>
            <w:webHidden/>
          </w:rPr>
          <w:tab/>
        </w:r>
        <w:r>
          <w:rPr>
            <w:noProof/>
            <w:webHidden/>
          </w:rPr>
          <w:fldChar w:fldCharType="begin"/>
        </w:r>
        <w:r>
          <w:rPr>
            <w:noProof/>
            <w:webHidden/>
          </w:rPr>
          <w:instrText xml:space="preserve"> PAGEREF _Toc368050723 \h </w:instrText>
        </w:r>
        <w:r>
          <w:rPr>
            <w:noProof/>
            <w:webHidden/>
          </w:rPr>
        </w:r>
        <w:r>
          <w:rPr>
            <w:noProof/>
            <w:webHidden/>
          </w:rPr>
          <w:fldChar w:fldCharType="separate"/>
        </w:r>
        <w:r w:rsidR="00460CAC">
          <w:rPr>
            <w:noProof/>
            <w:webHidden/>
          </w:rPr>
          <w:t>259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4" w:history="1">
        <w:r w:rsidRPr="00AE7367">
          <w:rPr>
            <w:rStyle w:val="Hyperlink"/>
            <w:noProof/>
          </w:rPr>
          <w:t>19.5.2</w:t>
        </w:r>
        <w:r>
          <w:rPr>
            <w:rFonts w:asciiTheme="minorHAnsi" w:eastAsiaTheme="minorEastAsia" w:hAnsiTheme="minorHAnsi" w:cstheme="minorBidi"/>
            <w:b w:val="0"/>
            <w:noProof/>
            <w:sz w:val="22"/>
            <w:szCs w:val="22"/>
            <w:lang w:val="en-US" w:eastAsia="en-US"/>
          </w:rPr>
          <w:tab/>
        </w:r>
        <w:r w:rsidRPr="00AE7367">
          <w:rPr>
            <w:rStyle w:val="Hyperlink"/>
            <w:noProof/>
          </w:rPr>
          <w:t>Properties of the Error Constructor</w:t>
        </w:r>
        <w:r>
          <w:rPr>
            <w:noProof/>
            <w:webHidden/>
          </w:rPr>
          <w:tab/>
        </w:r>
        <w:r>
          <w:rPr>
            <w:noProof/>
            <w:webHidden/>
          </w:rPr>
          <w:fldChar w:fldCharType="begin"/>
        </w:r>
        <w:r>
          <w:rPr>
            <w:noProof/>
            <w:webHidden/>
          </w:rPr>
          <w:instrText xml:space="preserve"> PAGEREF _Toc368050724 \h </w:instrText>
        </w:r>
        <w:r>
          <w:rPr>
            <w:noProof/>
            <w:webHidden/>
          </w:rPr>
        </w:r>
        <w:r>
          <w:rPr>
            <w:noProof/>
            <w:webHidden/>
          </w:rPr>
          <w:fldChar w:fldCharType="separate"/>
        </w:r>
        <w:r w:rsidR="00460CAC">
          <w:rPr>
            <w:noProof/>
            <w:webHidden/>
          </w:rPr>
          <w:t>260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5" w:history="1">
        <w:r w:rsidRPr="00AE7367">
          <w:rPr>
            <w:rStyle w:val="Hyperlink"/>
            <w:noProof/>
          </w:rPr>
          <w:t>19.5.3</w:t>
        </w:r>
        <w:r>
          <w:rPr>
            <w:rFonts w:asciiTheme="minorHAnsi" w:eastAsiaTheme="minorEastAsia" w:hAnsiTheme="minorHAnsi" w:cstheme="minorBidi"/>
            <w:b w:val="0"/>
            <w:noProof/>
            <w:sz w:val="22"/>
            <w:szCs w:val="22"/>
            <w:lang w:val="en-US" w:eastAsia="en-US"/>
          </w:rPr>
          <w:tab/>
        </w:r>
        <w:r w:rsidRPr="00AE7367">
          <w:rPr>
            <w:rStyle w:val="Hyperlink"/>
            <w:noProof/>
          </w:rPr>
          <w:t>Properties of the Error Prototype Object</w:t>
        </w:r>
        <w:r>
          <w:rPr>
            <w:noProof/>
            <w:webHidden/>
          </w:rPr>
          <w:tab/>
        </w:r>
        <w:r>
          <w:rPr>
            <w:noProof/>
            <w:webHidden/>
          </w:rPr>
          <w:fldChar w:fldCharType="begin"/>
        </w:r>
        <w:r>
          <w:rPr>
            <w:noProof/>
            <w:webHidden/>
          </w:rPr>
          <w:instrText xml:space="preserve"> PAGEREF _Toc368050725 \h </w:instrText>
        </w:r>
        <w:r>
          <w:rPr>
            <w:noProof/>
            <w:webHidden/>
          </w:rPr>
        </w:r>
        <w:r>
          <w:rPr>
            <w:noProof/>
            <w:webHidden/>
          </w:rPr>
          <w:fldChar w:fldCharType="separate"/>
        </w:r>
        <w:r w:rsidR="00460CAC">
          <w:rPr>
            <w:noProof/>
            <w:webHidden/>
          </w:rPr>
          <w:t>261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6" w:history="1">
        <w:r w:rsidRPr="00AE7367">
          <w:rPr>
            <w:rStyle w:val="Hyperlink"/>
            <w:noProof/>
          </w:rPr>
          <w:t>19.5.4</w:t>
        </w:r>
        <w:r>
          <w:rPr>
            <w:rFonts w:asciiTheme="minorHAnsi" w:eastAsiaTheme="minorEastAsia" w:hAnsiTheme="minorHAnsi" w:cstheme="minorBidi"/>
            <w:b w:val="0"/>
            <w:noProof/>
            <w:sz w:val="22"/>
            <w:szCs w:val="22"/>
            <w:lang w:val="en-US" w:eastAsia="en-US"/>
          </w:rPr>
          <w:tab/>
        </w:r>
        <w:r w:rsidRPr="00AE7367">
          <w:rPr>
            <w:rStyle w:val="Hyperlink"/>
            <w:noProof/>
          </w:rPr>
          <w:t>Properties of Error Instances</w:t>
        </w:r>
        <w:r>
          <w:rPr>
            <w:noProof/>
            <w:webHidden/>
          </w:rPr>
          <w:tab/>
        </w:r>
        <w:r>
          <w:rPr>
            <w:noProof/>
            <w:webHidden/>
          </w:rPr>
          <w:fldChar w:fldCharType="begin"/>
        </w:r>
        <w:r>
          <w:rPr>
            <w:noProof/>
            <w:webHidden/>
          </w:rPr>
          <w:instrText xml:space="preserve"> PAGEREF _Toc368050726 \h </w:instrText>
        </w:r>
        <w:r>
          <w:rPr>
            <w:noProof/>
            <w:webHidden/>
          </w:rPr>
        </w:r>
        <w:r>
          <w:rPr>
            <w:noProof/>
            <w:webHidden/>
          </w:rPr>
          <w:fldChar w:fldCharType="separate"/>
        </w:r>
        <w:r w:rsidR="00460CAC">
          <w:rPr>
            <w:noProof/>
            <w:webHidden/>
          </w:rPr>
          <w:t>261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7" w:history="1">
        <w:r w:rsidRPr="00AE7367">
          <w:rPr>
            <w:rStyle w:val="Hyperlink"/>
            <w:noProof/>
          </w:rPr>
          <w:t>19.5.5</w:t>
        </w:r>
        <w:r>
          <w:rPr>
            <w:rFonts w:asciiTheme="minorHAnsi" w:eastAsiaTheme="minorEastAsia" w:hAnsiTheme="minorHAnsi" w:cstheme="minorBidi"/>
            <w:b w:val="0"/>
            <w:noProof/>
            <w:sz w:val="22"/>
            <w:szCs w:val="22"/>
            <w:lang w:val="en-US" w:eastAsia="en-US"/>
          </w:rPr>
          <w:tab/>
        </w:r>
        <w:r w:rsidRPr="00AE7367">
          <w:rPr>
            <w:rStyle w:val="Hyperlink"/>
            <w:noProof/>
          </w:rPr>
          <w:t>Native Error Types Used in This Standard</w:t>
        </w:r>
        <w:r>
          <w:rPr>
            <w:noProof/>
            <w:webHidden/>
          </w:rPr>
          <w:tab/>
        </w:r>
        <w:r>
          <w:rPr>
            <w:noProof/>
            <w:webHidden/>
          </w:rPr>
          <w:fldChar w:fldCharType="begin"/>
        </w:r>
        <w:r>
          <w:rPr>
            <w:noProof/>
            <w:webHidden/>
          </w:rPr>
          <w:instrText xml:space="preserve"> PAGEREF _Toc368050727 \h </w:instrText>
        </w:r>
        <w:r>
          <w:rPr>
            <w:noProof/>
            <w:webHidden/>
          </w:rPr>
        </w:r>
        <w:r>
          <w:rPr>
            <w:noProof/>
            <w:webHidden/>
          </w:rPr>
          <w:fldChar w:fldCharType="separate"/>
        </w:r>
        <w:r w:rsidR="00460CAC">
          <w:rPr>
            <w:noProof/>
            <w:webHidden/>
          </w:rPr>
          <w:t>261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28" w:history="1">
        <w:r w:rsidRPr="00AE7367">
          <w:rPr>
            <w:rStyle w:val="Hyperlink"/>
            <w:noProof/>
          </w:rPr>
          <w:t>19.5.6</w:t>
        </w:r>
        <w:r>
          <w:rPr>
            <w:rFonts w:asciiTheme="minorHAnsi" w:eastAsiaTheme="minorEastAsia" w:hAnsiTheme="minorHAnsi" w:cstheme="minorBidi"/>
            <w:b w:val="0"/>
            <w:noProof/>
            <w:sz w:val="22"/>
            <w:szCs w:val="22"/>
            <w:lang w:val="en-US" w:eastAsia="en-US"/>
          </w:rPr>
          <w:tab/>
        </w:r>
        <w:r w:rsidRPr="00AE7367">
          <w:rPr>
            <w:rStyle w:val="Hyperlink"/>
            <w:i/>
            <w:noProof/>
          </w:rPr>
          <w:t>NativeError</w:t>
        </w:r>
        <w:r w:rsidRPr="00AE7367">
          <w:rPr>
            <w:rStyle w:val="Hyperlink"/>
            <w:noProof/>
          </w:rPr>
          <w:t xml:space="preserve"> Object Structure</w:t>
        </w:r>
        <w:r>
          <w:rPr>
            <w:noProof/>
            <w:webHidden/>
          </w:rPr>
          <w:tab/>
        </w:r>
        <w:r>
          <w:rPr>
            <w:noProof/>
            <w:webHidden/>
          </w:rPr>
          <w:fldChar w:fldCharType="begin"/>
        </w:r>
        <w:r>
          <w:rPr>
            <w:noProof/>
            <w:webHidden/>
          </w:rPr>
          <w:instrText xml:space="preserve"> PAGEREF _Toc368050728 \h </w:instrText>
        </w:r>
        <w:r>
          <w:rPr>
            <w:noProof/>
            <w:webHidden/>
          </w:rPr>
        </w:r>
        <w:r>
          <w:rPr>
            <w:noProof/>
            <w:webHidden/>
          </w:rPr>
          <w:fldChar w:fldCharType="separate"/>
        </w:r>
        <w:r w:rsidR="00460CAC">
          <w:rPr>
            <w:noProof/>
            <w:webHidden/>
          </w:rPr>
          <w:t>262</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729" w:history="1">
        <w:r w:rsidRPr="00AE7367">
          <w:rPr>
            <w:rStyle w:val="Hyperlink"/>
            <w:noProof/>
          </w:rPr>
          <w:t>20</w:t>
        </w:r>
        <w:r>
          <w:rPr>
            <w:rFonts w:asciiTheme="minorHAnsi" w:eastAsiaTheme="minorEastAsia" w:hAnsiTheme="minorHAnsi" w:cstheme="minorBidi"/>
            <w:b w:val="0"/>
            <w:noProof/>
            <w:sz w:val="22"/>
            <w:szCs w:val="22"/>
            <w:lang w:val="en-US" w:eastAsia="en-US"/>
          </w:rPr>
          <w:tab/>
        </w:r>
        <w:r w:rsidRPr="00AE7367">
          <w:rPr>
            <w:rStyle w:val="Hyperlink"/>
            <w:noProof/>
          </w:rPr>
          <w:t>Numbers and Dates</w:t>
        </w:r>
        <w:r>
          <w:rPr>
            <w:noProof/>
            <w:webHidden/>
          </w:rPr>
          <w:tab/>
        </w:r>
        <w:r>
          <w:rPr>
            <w:noProof/>
            <w:webHidden/>
          </w:rPr>
          <w:fldChar w:fldCharType="begin"/>
        </w:r>
        <w:r>
          <w:rPr>
            <w:noProof/>
            <w:webHidden/>
          </w:rPr>
          <w:instrText xml:space="preserve"> PAGEREF _Toc368050729 \h </w:instrText>
        </w:r>
        <w:r>
          <w:rPr>
            <w:noProof/>
            <w:webHidden/>
          </w:rPr>
        </w:r>
        <w:r>
          <w:rPr>
            <w:noProof/>
            <w:webHidden/>
          </w:rPr>
          <w:fldChar w:fldCharType="separate"/>
        </w:r>
        <w:r w:rsidR="00460CAC">
          <w:rPr>
            <w:noProof/>
            <w:webHidden/>
          </w:rPr>
          <w:t>264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30" w:history="1">
        <w:r w:rsidRPr="00AE7367">
          <w:rPr>
            <w:rStyle w:val="Hyperlink"/>
            <w:noProof/>
          </w:rPr>
          <w:t>20.1</w:t>
        </w:r>
        <w:r>
          <w:rPr>
            <w:rFonts w:asciiTheme="minorHAnsi" w:eastAsiaTheme="minorEastAsia" w:hAnsiTheme="minorHAnsi" w:cstheme="minorBidi"/>
            <w:b w:val="0"/>
            <w:noProof/>
            <w:sz w:val="22"/>
            <w:szCs w:val="22"/>
            <w:lang w:val="en-US" w:eastAsia="en-US"/>
          </w:rPr>
          <w:tab/>
        </w:r>
        <w:r w:rsidRPr="00AE7367">
          <w:rPr>
            <w:rStyle w:val="Hyperlink"/>
            <w:noProof/>
          </w:rPr>
          <w:t>Number Objects</w:t>
        </w:r>
        <w:r>
          <w:rPr>
            <w:noProof/>
            <w:webHidden/>
          </w:rPr>
          <w:tab/>
        </w:r>
        <w:r>
          <w:rPr>
            <w:noProof/>
            <w:webHidden/>
          </w:rPr>
          <w:fldChar w:fldCharType="begin"/>
        </w:r>
        <w:r>
          <w:rPr>
            <w:noProof/>
            <w:webHidden/>
          </w:rPr>
          <w:instrText xml:space="preserve"> PAGEREF _Toc368050730 \h </w:instrText>
        </w:r>
        <w:r>
          <w:rPr>
            <w:noProof/>
            <w:webHidden/>
          </w:rPr>
        </w:r>
        <w:r>
          <w:rPr>
            <w:noProof/>
            <w:webHidden/>
          </w:rPr>
          <w:fldChar w:fldCharType="separate"/>
        </w:r>
        <w:r w:rsidR="00460CAC">
          <w:rPr>
            <w:noProof/>
            <w:webHidden/>
          </w:rPr>
          <w:t>264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1" w:history="1">
        <w:r w:rsidRPr="00AE7367">
          <w:rPr>
            <w:rStyle w:val="Hyperlink"/>
            <w:noProof/>
          </w:rPr>
          <w:t>20.1.1</w:t>
        </w:r>
        <w:r>
          <w:rPr>
            <w:rFonts w:asciiTheme="minorHAnsi" w:eastAsiaTheme="minorEastAsia" w:hAnsiTheme="minorHAnsi" w:cstheme="minorBidi"/>
            <w:b w:val="0"/>
            <w:noProof/>
            <w:sz w:val="22"/>
            <w:szCs w:val="22"/>
            <w:lang w:val="en-US" w:eastAsia="en-US"/>
          </w:rPr>
          <w:tab/>
        </w:r>
        <w:r w:rsidRPr="00AE7367">
          <w:rPr>
            <w:rStyle w:val="Hyperlink"/>
            <w:noProof/>
          </w:rPr>
          <w:t>The Number Constructor</w:t>
        </w:r>
        <w:r>
          <w:rPr>
            <w:noProof/>
            <w:webHidden/>
          </w:rPr>
          <w:tab/>
        </w:r>
        <w:r>
          <w:rPr>
            <w:noProof/>
            <w:webHidden/>
          </w:rPr>
          <w:fldChar w:fldCharType="begin"/>
        </w:r>
        <w:r>
          <w:rPr>
            <w:noProof/>
            <w:webHidden/>
          </w:rPr>
          <w:instrText xml:space="preserve"> PAGEREF _Toc368050731 \h </w:instrText>
        </w:r>
        <w:r>
          <w:rPr>
            <w:noProof/>
            <w:webHidden/>
          </w:rPr>
        </w:r>
        <w:r>
          <w:rPr>
            <w:noProof/>
            <w:webHidden/>
          </w:rPr>
          <w:fldChar w:fldCharType="separate"/>
        </w:r>
        <w:r w:rsidR="00460CAC">
          <w:rPr>
            <w:noProof/>
            <w:webHidden/>
          </w:rPr>
          <w:t>264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2" w:history="1">
        <w:r w:rsidRPr="00AE7367">
          <w:rPr>
            <w:rStyle w:val="Hyperlink"/>
            <w:noProof/>
          </w:rPr>
          <w:t>20.1.2</w:t>
        </w:r>
        <w:r>
          <w:rPr>
            <w:rFonts w:asciiTheme="minorHAnsi" w:eastAsiaTheme="minorEastAsia" w:hAnsiTheme="minorHAnsi" w:cstheme="minorBidi"/>
            <w:b w:val="0"/>
            <w:noProof/>
            <w:sz w:val="22"/>
            <w:szCs w:val="22"/>
            <w:lang w:val="en-US" w:eastAsia="en-US"/>
          </w:rPr>
          <w:tab/>
        </w:r>
        <w:r w:rsidRPr="00AE7367">
          <w:rPr>
            <w:rStyle w:val="Hyperlink"/>
            <w:noProof/>
          </w:rPr>
          <w:t>Properties of the Number Constructor</w:t>
        </w:r>
        <w:r>
          <w:rPr>
            <w:noProof/>
            <w:webHidden/>
          </w:rPr>
          <w:tab/>
        </w:r>
        <w:r>
          <w:rPr>
            <w:noProof/>
            <w:webHidden/>
          </w:rPr>
          <w:fldChar w:fldCharType="begin"/>
        </w:r>
        <w:r>
          <w:rPr>
            <w:noProof/>
            <w:webHidden/>
          </w:rPr>
          <w:instrText xml:space="preserve"> PAGEREF _Toc368050732 \h </w:instrText>
        </w:r>
        <w:r>
          <w:rPr>
            <w:noProof/>
            <w:webHidden/>
          </w:rPr>
        </w:r>
        <w:r>
          <w:rPr>
            <w:noProof/>
            <w:webHidden/>
          </w:rPr>
          <w:fldChar w:fldCharType="separate"/>
        </w:r>
        <w:r w:rsidR="00460CAC">
          <w:rPr>
            <w:noProof/>
            <w:webHidden/>
          </w:rPr>
          <w:t>265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3" w:history="1">
        <w:r w:rsidRPr="00AE7367">
          <w:rPr>
            <w:rStyle w:val="Hyperlink"/>
            <w:noProof/>
          </w:rPr>
          <w:t>20.1.3</w:t>
        </w:r>
        <w:r>
          <w:rPr>
            <w:rFonts w:asciiTheme="minorHAnsi" w:eastAsiaTheme="minorEastAsia" w:hAnsiTheme="minorHAnsi" w:cstheme="minorBidi"/>
            <w:b w:val="0"/>
            <w:noProof/>
            <w:sz w:val="22"/>
            <w:szCs w:val="22"/>
            <w:lang w:val="en-US" w:eastAsia="en-US"/>
          </w:rPr>
          <w:tab/>
        </w:r>
        <w:r w:rsidRPr="00AE7367">
          <w:rPr>
            <w:rStyle w:val="Hyperlink"/>
            <w:noProof/>
          </w:rPr>
          <w:t>Properties of the Number Prototype Object</w:t>
        </w:r>
        <w:r>
          <w:rPr>
            <w:noProof/>
            <w:webHidden/>
          </w:rPr>
          <w:tab/>
        </w:r>
        <w:r>
          <w:rPr>
            <w:noProof/>
            <w:webHidden/>
          </w:rPr>
          <w:fldChar w:fldCharType="begin"/>
        </w:r>
        <w:r>
          <w:rPr>
            <w:noProof/>
            <w:webHidden/>
          </w:rPr>
          <w:instrText xml:space="preserve"> PAGEREF _Toc368050733 \h </w:instrText>
        </w:r>
        <w:r>
          <w:rPr>
            <w:noProof/>
            <w:webHidden/>
          </w:rPr>
        </w:r>
        <w:r>
          <w:rPr>
            <w:noProof/>
            <w:webHidden/>
          </w:rPr>
          <w:fldChar w:fldCharType="separate"/>
        </w:r>
        <w:r w:rsidR="00460CAC">
          <w:rPr>
            <w:noProof/>
            <w:webHidden/>
          </w:rPr>
          <w:t>267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4" w:history="1">
        <w:r w:rsidRPr="00AE7367">
          <w:rPr>
            <w:rStyle w:val="Hyperlink"/>
            <w:noProof/>
          </w:rPr>
          <w:t>20.1.4</w:t>
        </w:r>
        <w:r>
          <w:rPr>
            <w:rFonts w:asciiTheme="minorHAnsi" w:eastAsiaTheme="minorEastAsia" w:hAnsiTheme="minorHAnsi" w:cstheme="minorBidi"/>
            <w:b w:val="0"/>
            <w:noProof/>
            <w:sz w:val="22"/>
            <w:szCs w:val="22"/>
            <w:lang w:val="en-US" w:eastAsia="en-US"/>
          </w:rPr>
          <w:tab/>
        </w:r>
        <w:r w:rsidRPr="00AE7367">
          <w:rPr>
            <w:rStyle w:val="Hyperlink"/>
            <w:noProof/>
          </w:rPr>
          <w:t>Properties of Number Instances</w:t>
        </w:r>
        <w:r>
          <w:rPr>
            <w:noProof/>
            <w:webHidden/>
          </w:rPr>
          <w:tab/>
        </w:r>
        <w:r>
          <w:rPr>
            <w:noProof/>
            <w:webHidden/>
          </w:rPr>
          <w:fldChar w:fldCharType="begin"/>
        </w:r>
        <w:r>
          <w:rPr>
            <w:noProof/>
            <w:webHidden/>
          </w:rPr>
          <w:instrText xml:space="preserve"> PAGEREF _Toc368050734 \h </w:instrText>
        </w:r>
        <w:r>
          <w:rPr>
            <w:noProof/>
            <w:webHidden/>
          </w:rPr>
        </w:r>
        <w:r>
          <w:rPr>
            <w:noProof/>
            <w:webHidden/>
          </w:rPr>
          <w:fldChar w:fldCharType="separate"/>
        </w:r>
        <w:r w:rsidR="00460CAC">
          <w:rPr>
            <w:noProof/>
            <w:webHidden/>
          </w:rPr>
          <w:t>271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35" w:history="1">
        <w:r w:rsidRPr="00AE7367">
          <w:rPr>
            <w:rStyle w:val="Hyperlink"/>
            <w:noProof/>
          </w:rPr>
          <w:t>20.2</w:t>
        </w:r>
        <w:r>
          <w:rPr>
            <w:rFonts w:asciiTheme="minorHAnsi" w:eastAsiaTheme="minorEastAsia" w:hAnsiTheme="minorHAnsi" w:cstheme="minorBidi"/>
            <w:b w:val="0"/>
            <w:noProof/>
            <w:sz w:val="22"/>
            <w:szCs w:val="22"/>
            <w:lang w:val="en-US" w:eastAsia="en-US"/>
          </w:rPr>
          <w:tab/>
        </w:r>
        <w:r w:rsidRPr="00AE7367">
          <w:rPr>
            <w:rStyle w:val="Hyperlink"/>
            <w:noProof/>
          </w:rPr>
          <w:t>The Math Object</w:t>
        </w:r>
        <w:r>
          <w:rPr>
            <w:noProof/>
            <w:webHidden/>
          </w:rPr>
          <w:tab/>
        </w:r>
        <w:r>
          <w:rPr>
            <w:noProof/>
            <w:webHidden/>
          </w:rPr>
          <w:fldChar w:fldCharType="begin"/>
        </w:r>
        <w:r>
          <w:rPr>
            <w:noProof/>
            <w:webHidden/>
          </w:rPr>
          <w:instrText xml:space="preserve"> PAGEREF _Toc368050735 \h </w:instrText>
        </w:r>
        <w:r>
          <w:rPr>
            <w:noProof/>
            <w:webHidden/>
          </w:rPr>
        </w:r>
        <w:r>
          <w:rPr>
            <w:noProof/>
            <w:webHidden/>
          </w:rPr>
          <w:fldChar w:fldCharType="separate"/>
        </w:r>
        <w:r w:rsidR="00460CAC">
          <w:rPr>
            <w:noProof/>
            <w:webHidden/>
          </w:rPr>
          <w:t>271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6" w:history="1">
        <w:r w:rsidRPr="00AE7367">
          <w:rPr>
            <w:rStyle w:val="Hyperlink"/>
            <w:noProof/>
          </w:rPr>
          <w:t>20.2.1</w:t>
        </w:r>
        <w:r>
          <w:rPr>
            <w:rFonts w:asciiTheme="minorHAnsi" w:eastAsiaTheme="minorEastAsia" w:hAnsiTheme="minorHAnsi" w:cstheme="minorBidi"/>
            <w:b w:val="0"/>
            <w:noProof/>
            <w:sz w:val="22"/>
            <w:szCs w:val="22"/>
            <w:lang w:val="en-US" w:eastAsia="en-US"/>
          </w:rPr>
          <w:tab/>
        </w:r>
        <w:r w:rsidRPr="00AE7367">
          <w:rPr>
            <w:rStyle w:val="Hyperlink"/>
            <w:noProof/>
          </w:rPr>
          <w:t>Value Properties of the Math Object</w:t>
        </w:r>
        <w:r>
          <w:rPr>
            <w:noProof/>
            <w:webHidden/>
          </w:rPr>
          <w:tab/>
        </w:r>
        <w:r>
          <w:rPr>
            <w:noProof/>
            <w:webHidden/>
          </w:rPr>
          <w:fldChar w:fldCharType="begin"/>
        </w:r>
        <w:r>
          <w:rPr>
            <w:noProof/>
            <w:webHidden/>
          </w:rPr>
          <w:instrText xml:space="preserve"> PAGEREF _Toc368050736 \h </w:instrText>
        </w:r>
        <w:r>
          <w:rPr>
            <w:noProof/>
            <w:webHidden/>
          </w:rPr>
        </w:r>
        <w:r>
          <w:rPr>
            <w:noProof/>
            <w:webHidden/>
          </w:rPr>
          <w:fldChar w:fldCharType="separate"/>
        </w:r>
        <w:r w:rsidR="00460CAC">
          <w:rPr>
            <w:noProof/>
            <w:webHidden/>
          </w:rPr>
          <w:t>272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7" w:history="1">
        <w:r w:rsidRPr="00AE7367">
          <w:rPr>
            <w:rStyle w:val="Hyperlink"/>
            <w:noProof/>
          </w:rPr>
          <w:t>20.2.2</w:t>
        </w:r>
        <w:r>
          <w:rPr>
            <w:rFonts w:asciiTheme="minorHAnsi" w:eastAsiaTheme="minorEastAsia" w:hAnsiTheme="minorHAnsi" w:cstheme="minorBidi"/>
            <w:b w:val="0"/>
            <w:noProof/>
            <w:sz w:val="22"/>
            <w:szCs w:val="22"/>
            <w:lang w:val="en-US" w:eastAsia="en-US"/>
          </w:rPr>
          <w:tab/>
        </w:r>
        <w:r w:rsidRPr="00AE7367">
          <w:rPr>
            <w:rStyle w:val="Hyperlink"/>
            <w:noProof/>
          </w:rPr>
          <w:t>Function Properties of the Math Object</w:t>
        </w:r>
        <w:r>
          <w:rPr>
            <w:noProof/>
            <w:webHidden/>
          </w:rPr>
          <w:tab/>
        </w:r>
        <w:r>
          <w:rPr>
            <w:noProof/>
            <w:webHidden/>
          </w:rPr>
          <w:fldChar w:fldCharType="begin"/>
        </w:r>
        <w:r>
          <w:rPr>
            <w:noProof/>
            <w:webHidden/>
          </w:rPr>
          <w:instrText xml:space="preserve"> PAGEREF _Toc368050737 \h </w:instrText>
        </w:r>
        <w:r>
          <w:rPr>
            <w:noProof/>
            <w:webHidden/>
          </w:rPr>
        </w:r>
        <w:r>
          <w:rPr>
            <w:noProof/>
            <w:webHidden/>
          </w:rPr>
          <w:fldChar w:fldCharType="separate"/>
        </w:r>
        <w:r w:rsidR="00460CAC">
          <w:rPr>
            <w:noProof/>
            <w:webHidden/>
          </w:rPr>
          <w:t>273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38" w:history="1">
        <w:r w:rsidRPr="00AE7367">
          <w:rPr>
            <w:rStyle w:val="Hyperlink"/>
            <w:noProof/>
          </w:rPr>
          <w:t>20.3</w:t>
        </w:r>
        <w:r>
          <w:rPr>
            <w:rFonts w:asciiTheme="minorHAnsi" w:eastAsiaTheme="minorEastAsia" w:hAnsiTheme="minorHAnsi" w:cstheme="minorBidi"/>
            <w:b w:val="0"/>
            <w:noProof/>
            <w:sz w:val="22"/>
            <w:szCs w:val="22"/>
            <w:lang w:val="en-US" w:eastAsia="en-US"/>
          </w:rPr>
          <w:tab/>
        </w:r>
        <w:r w:rsidRPr="00AE7367">
          <w:rPr>
            <w:rStyle w:val="Hyperlink"/>
            <w:noProof/>
          </w:rPr>
          <w:t>Date Objects</w:t>
        </w:r>
        <w:r>
          <w:rPr>
            <w:noProof/>
            <w:webHidden/>
          </w:rPr>
          <w:tab/>
        </w:r>
        <w:r>
          <w:rPr>
            <w:noProof/>
            <w:webHidden/>
          </w:rPr>
          <w:fldChar w:fldCharType="begin"/>
        </w:r>
        <w:r>
          <w:rPr>
            <w:noProof/>
            <w:webHidden/>
          </w:rPr>
          <w:instrText xml:space="preserve"> PAGEREF _Toc368050738 \h </w:instrText>
        </w:r>
        <w:r>
          <w:rPr>
            <w:noProof/>
            <w:webHidden/>
          </w:rPr>
        </w:r>
        <w:r>
          <w:rPr>
            <w:noProof/>
            <w:webHidden/>
          </w:rPr>
          <w:fldChar w:fldCharType="separate"/>
        </w:r>
        <w:r w:rsidR="00460CAC">
          <w:rPr>
            <w:noProof/>
            <w:webHidden/>
          </w:rPr>
          <w:t>281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39" w:history="1">
        <w:r w:rsidRPr="00AE7367">
          <w:rPr>
            <w:rStyle w:val="Hyperlink"/>
            <w:noProof/>
          </w:rPr>
          <w:t>20.3.1</w:t>
        </w:r>
        <w:r>
          <w:rPr>
            <w:rFonts w:asciiTheme="minorHAnsi" w:eastAsiaTheme="minorEastAsia" w:hAnsiTheme="minorHAnsi" w:cstheme="minorBidi"/>
            <w:b w:val="0"/>
            <w:noProof/>
            <w:sz w:val="22"/>
            <w:szCs w:val="22"/>
            <w:lang w:val="en-US" w:eastAsia="en-US"/>
          </w:rPr>
          <w:tab/>
        </w:r>
        <w:r w:rsidRPr="00AE7367">
          <w:rPr>
            <w:rStyle w:val="Hyperlink"/>
            <w:noProof/>
          </w:rPr>
          <w:t>Overview of Date Objects and Definitions of Abstract Operations</w:t>
        </w:r>
        <w:r>
          <w:rPr>
            <w:noProof/>
            <w:webHidden/>
          </w:rPr>
          <w:tab/>
        </w:r>
        <w:r>
          <w:rPr>
            <w:noProof/>
            <w:webHidden/>
          </w:rPr>
          <w:fldChar w:fldCharType="begin"/>
        </w:r>
        <w:r>
          <w:rPr>
            <w:noProof/>
            <w:webHidden/>
          </w:rPr>
          <w:instrText xml:space="preserve"> PAGEREF _Toc368050739 \h </w:instrText>
        </w:r>
        <w:r>
          <w:rPr>
            <w:noProof/>
            <w:webHidden/>
          </w:rPr>
        </w:r>
        <w:r>
          <w:rPr>
            <w:noProof/>
            <w:webHidden/>
          </w:rPr>
          <w:fldChar w:fldCharType="separate"/>
        </w:r>
        <w:r w:rsidR="00460CAC">
          <w:rPr>
            <w:noProof/>
            <w:webHidden/>
          </w:rPr>
          <w:t>281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0" w:history="1">
        <w:r w:rsidRPr="00AE7367">
          <w:rPr>
            <w:rStyle w:val="Hyperlink"/>
            <w:noProof/>
          </w:rPr>
          <w:t>20.3.2</w:t>
        </w:r>
        <w:r>
          <w:rPr>
            <w:rFonts w:asciiTheme="minorHAnsi" w:eastAsiaTheme="minorEastAsia" w:hAnsiTheme="minorHAnsi" w:cstheme="minorBidi"/>
            <w:b w:val="0"/>
            <w:noProof/>
            <w:sz w:val="22"/>
            <w:szCs w:val="22"/>
            <w:lang w:val="en-US" w:eastAsia="en-US"/>
          </w:rPr>
          <w:tab/>
        </w:r>
        <w:r w:rsidRPr="00AE7367">
          <w:rPr>
            <w:rStyle w:val="Hyperlink"/>
            <w:noProof/>
          </w:rPr>
          <w:t>The Date Constructor</w:t>
        </w:r>
        <w:r>
          <w:rPr>
            <w:noProof/>
            <w:webHidden/>
          </w:rPr>
          <w:tab/>
        </w:r>
        <w:r>
          <w:rPr>
            <w:noProof/>
            <w:webHidden/>
          </w:rPr>
          <w:fldChar w:fldCharType="begin"/>
        </w:r>
        <w:r>
          <w:rPr>
            <w:noProof/>
            <w:webHidden/>
          </w:rPr>
          <w:instrText xml:space="preserve"> PAGEREF _Toc368050740 \h </w:instrText>
        </w:r>
        <w:r>
          <w:rPr>
            <w:noProof/>
            <w:webHidden/>
          </w:rPr>
        </w:r>
        <w:r>
          <w:rPr>
            <w:noProof/>
            <w:webHidden/>
          </w:rPr>
          <w:fldChar w:fldCharType="separate"/>
        </w:r>
        <w:r w:rsidR="00460CAC">
          <w:rPr>
            <w:noProof/>
            <w:webHidden/>
          </w:rPr>
          <w:t>285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1" w:history="1">
        <w:r w:rsidRPr="00AE7367">
          <w:rPr>
            <w:rStyle w:val="Hyperlink"/>
            <w:noProof/>
          </w:rPr>
          <w:t>20.3.3</w:t>
        </w:r>
        <w:r>
          <w:rPr>
            <w:rFonts w:asciiTheme="minorHAnsi" w:eastAsiaTheme="minorEastAsia" w:hAnsiTheme="minorHAnsi" w:cstheme="minorBidi"/>
            <w:b w:val="0"/>
            <w:noProof/>
            <w:sz w:val="22"/>
            <w:szCs w:val="22"/>
            <w:lang w:val="en-US" w:eastAsia="en-US"/>
          </w:rPr>
          <w:tab/>
        </w:r>
        <w:r w:rsidRPr="00AE7367">
          <w:rPr>
            <w:rStyle w:val="Hyperlink"/>
            <w:noProof/>
          </w:rPr>
          <w:t>Properties of the Date Constructor</w:t>
        </w:r>
        <w:r>
          <w:rPr>
            <w:noProof/>
            <w:webHidden/>
          </w:rPr>
          <w:tab/>
        </w:r>
        <w:r>
          <w:rPr>
            <w:noProof/>
            <w:webHidden/>
          </w:rPr>
          <w:fldChar w:fldCharType="begin"/>
        </w:r>
        <w:r>
          <w:rPr>
            <w:noProof/>
            <w:webHidden/>
          </w:rPr>
          <w:instrText xml:space="preserve"> PAGEREF _Toc368050741 \h </w:instrText>
        </w:r>
        <w:r>
          <w:rPr>
            <w:noProof/>
            <w:webHidden/>
          </w:rPr>
        </w:r>
        <w:r>
          <w:rPr>
            <w:noProof/>
            <w:webHidden/>
          </w:rPr>
          <w:fldChar w:fldCharType="separate"/>
        </w:r>
        <w:r w:rsidR="00460CAC">
          <w:rPr>
            <w:noProof/>
            <w:webHidden/>
          </w:rPr>
          <w:t>287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2" w:history="1">
        <w:r w:rsidRPr="00AE7367">
          <w:rPr>
            <w:rStyle w:val="Hyperlink"/>
            <w:noProof/>
          </w:rPr>
          <w:t>20.3.4</w:t>
        </w:r>
        <w:r>
          <w:rPr>
            <w:rFonts w:asciiTheme="minorHAnsi" w:eastAsiaTheme="minorEastAsia" w:hAnsiTheme="minorHAnsi" w:cstheme="minorBidi"/>
            <w:b w:val="0"/>
            <w:noProof/>
            <w:sz w:val="22"/>
            <w:szCs w:val="22"/>
            <w:lang w:val="en-US" w:eastAsia="en-US"/>
          </w:rPr>
          <w:tab/>
        </w:r>
        <w:r w:rsidRPr="00AE7367">
          <w:rPr>
            <w:rStyle w:val="Hyperlink"/>
            <w:noProof/>
          </w:rPr>
          <w:t>Properties of the Date Prototype Object</w:t>
        </w:r>
        <w:r>
          <w:rPr>
            <w:noProof/>
            <w:webHidden/>
          </w:rPr>
          <w:tab/>
        </w:r>
        <w:r>
          <w:rPr>
            <w:noProof/>
            <w:webHidden/>
          </w:rPr>
          <w:fldChar w:fldCharType="begin"/>
        </w:r>
        <w:r>
          <w:rPr>
            <w:noProof/>
            <w:webHidden/>
          </w:rPr>
          <w:instrText xml:space="preserve"> PAGEREF _Toc368050742 \h </w:instrText>
        </w:r>
        <w:r>
          <w:rPr>
            <w:noProof/>
            <w:webHidden/>
          </w:rPr>
        </w:r>
        <w:r>
          <w:rPr>
            <w:noProof/>
            <w:webHidden/>
          </w:rPr>
          <w:fldChar w:fldCharType="separate"/>
        </w:r>
        <w:r w:rsidR="00460CAC">
          <w:rPr>
            <w:noProof/>
            <w:webHidden/>
          </w:rPr>
          <w:t>289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3" w:history="1">
        <w:r w:rsidRPr="00AE7367">
          <w:rPr>
            <w:rStyle w:val="Hyperlink"/>
            <w:noProof/>
          </w:rPr>
          <w:t>20.3.5</w:t>
        </w:r>
        <w:r>
          <w:rPr>
            <w:rFonts w:asciiTheme="minorHAnsi" w:eastAsiaTheme="minorEastAsia" w:hAnsiTheme="minorHAnsi" w:cstheme="minorBidi"/>
            <w:b w:val="0"/>
            <w:noProof/>
            <w:sz w:val="22"/>
            <w:szCs w:val="22"/>
            <w:lang w:val="en-US" w:eastAsia="en-US"/>
          </w:rPr>
          <w:tab/>
        </w:r>
        <w:r w:rsidRPr="00AE7367">
          <w:rPr>
            <w:rStyle w:val="Hyperlink"/>
            <w:noProof/>
          </w:rPr>
          <w:t>Properties of Date Instances</w:t>
        </w:r>
        <w:r>
          <w:rPr>
            <w:noProof/>
            <w:webHidden/>
          </w:rPr>
          <w:tab/>
        </w:r>
        <w:r>
          <w:rPr>
            <w:noProof/>
            <w:webHidden/>
          </w:rPr>
          <w:fldChar w:fldCharType="begin"/>
        </w:r>
        <w:r>
          <w:rPr>
            <w:noProof/>
            <w:webHidden/>
          </w:rPr>
          <w:instrText xml:space="preserve"> PAGEREF _Toc368050743 \h </w:instrText>
        </w:r>
        <w:r>
          <w:rPr>
            <w:noProof/>
            <w:webHidden/>
          </w:rPr>
        </w:r>
        <w:r>
          <w:rPr>
            <w:noProof/>
            <w:webHidden/>
          </w:rPr>
          <w:fldChar w:fldCharType="separate"/>
        </w:r>
        <w:r w:rsidR="00460CAC">
          <w:rPr>
            <w:noProof/>
            <w:webHidden/>
          </w:rPr>
          <w:t>297</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744" w:history="1">
        <w:r w:rsidRPr="00AE7367">
          <w:rPr>
            <w:rStyle w:val="Hyperlink"/>
            <w:noProof/>
          </w:rPr>
          <w:t>21</w:t>
        </w:r>
        <w:r>
          <w:rPr>
            <w:rFonts w:asciiTheme="minorHAnsi" w:eastAsiaTheme="minorEastAsia" w:hAnsiTheme="minorHAnsi" w:cstheme="minorBidi"/>
            <w:b w:val="0"/>
            <w:noProof/>
            <w:sz w:val="22"/>
            <w:szCs w:val="22"/>
            <w:lang w:val="en-US" w:eastAsia="en-US"/>
          </w:rPr>
          <w:tab/>
        </w:r>
        <w:r w:rsidRPr="00AE7367">
          <w:rPr>
            <w:rStyle w:val="Hyperlink"/>
            <w:noProof/>
          </w:rPr>
          <w:t>Text Processing</w:t>
        </w:r>
        <w:r>
          <w:rPr>
            <w:noProof/>
            <w:webHidden/>
          </w:rPr>
          <w:tab/>
        </w:r>
        <w:r>
          <w:rPr>
            <w:noProof/>
            <w:webHidden/>
          </w:rPr>
          <w:fldChar w:fldCharType="begin"/>
        </w:r>
        <w:r>
          <w:rPr>
            <w:noProof/>
            <w:webHidden/>
          </w:rPr>
          <w:instrText xml:space="preserve"> PAGEREF _Toc368050744 \h </w:instrText>
        </w:r>
        <w:r>
          <w:rPr>
            <w:noProof/>
            <w:webHidden/>
          </w:rPr>
        </w:r>
        <w:r>
          <w:rPr>
            <w:noProof/>
            <w:webHidden/>
          </w:rPr>
          <w:fldChar w:fldCharType="separate"/>
        </w:r>
        <w:r w:rsidR="00460CAC">
          <w:rPr>
            <w:noProof/>
            <w:webHidden/>
          </w:rPr>
          <w:t>297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45" w:history="1">
        <w:r w:rsidRPr="00AE7367">
          <w:rPr>
            <w:rStyle w:val="Hyperlink"/>
            <w:noProof/>
          </w:rPr>
          <w:t>21.1</w:t>
        </w:r>
        <w:r>
          <w:rPr>
            <w:rFonts w:asciiTheme="minorHAnsi" w:eastAsiaTheme="minorEastAsia" w:hAnsiTheme="minorHAnsi" w:cstheme="minorBidi"/>
            <w:b w:val="0"/>
            <w:noProof/>
            <w:sz w:val="22"/>
            <w:szCs w:val="22"/>
            <w:lang w:val="en-US" w:eastAsia="en-US"/>
          </w:rPr>
          <w:tab/>
        </w:r>
        <w:r w:rsidRPr="00AE7367">
          <w:rPr>
            <w:rStyle w:val="Hyperlink"/>
            <w:noProof/>
          </w:rPr>
          <w:t>String Objects</w:t>
        </w:r>
        <w:r>
          <w:rPr>
            <w:noProof/>
            <w:webHidden/>
          </w:rPr>
          <w:tab/>
        </w:r>
        <w:r>
          <w:rPr>
            <w:noProof/>
            <w:webHidden/>
          </w:rPr>
          <w:fldChar w:fldCharType="begin"/>
        </w:r>
        <w:r>
          <w:rPr>
            <w:noProof/>
            <w:webHidden/>
          </w:rPr>
          <w:instrText xml:space="preserve"> PAGEREF _Toc368050745 \h </w:instrText>
        </w:r>
        <w:r>
          <w:rPr>
            <w:noProof/>
            <w:webHidden/>
          </w:rPr>
        </w:r>
        <w:r>
          <w:rPr>
            <w:noProof/>
            <w:webHidden/>
          </w:rPr>
          <w:fldChar w:fldCharType="separate"/>
        </w:r>
        <w:r w:rsidR="00460CAC">
          <w:rPr>
            <w:noProof/>
            <w:webHidden/>
          </w:rPr>
          <w:t>297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6" w:history="1">
        <w:r w:rsidRPr="00AE7367">
          <w:rPr>
            <w:rStyle w:val="Hyperlink"/>
            <w:noProof/>
          </w:rPr>
          <w:t>21.1.1</w:t>
        </w:r>
        <w:r>
          <w:rPr>
            <w:rFonts w:asciiTheme="minorHAnsi" w:eastAsiaTheme="minorEastAsia" w:hAnsiTheme="minorHAnsi" w:cstheme="minorBidi"/>
            <w:b w:val="0"/>
            <w:noProof/>
            <w:sz w:val="22"/>
            <w:szCs w:val="22"/>
            <w:lang w:val="en-US" w:eastAsia="en-US"/>
          </w:rPr>
          <w:tab/>
        </w:r>
        <w:r w:rsidRPr="00AE7367">
          <w:rPr>
            <w:rStyle w:val="Hyperlink"/>
            <w:noProof/>
          </w:rPr>
          <w:t>The String Constructor</w:t>
        </w:r>
        <w:r>
          <w:rPr>
            <w:noProof/>
            <w:webHidden/>
          </w:rPr>
          <w:tab/>
        </w:r>
        <w:r>
          <w:rPr>
            <w:noProof/>
            <w:webHidden/>
          </w:rPr>
          <w:fldChar w:fldCharType="begin"/>
        </w:r>
        <w:r>
          <w:rPr>
            <w:noProof/>
            <w:webHidden/>
          </w:rPr>
          <w:instrText xml:space="preserve"> PAGEREF _Toc368050746 \h </w:instrText>
        </w:r>
        <w:r>
          <w:rPr>
            <w:noProof/>
            <w:webHidden/>
          </w:rPr>
        </w:r>
        <w:r>
          <w:rPr>
            <w:noProof/>
            <w:webHidden/>
          </w:rPr>
          <w:fldChar w:fldCharType="separate"/>
        </w:r>
        <w:r w:rsidR="00460CAC">
          <w:rPr>
            <w:noProof/>
            <w:webHidden/>
          </w:rPr>
          <w:t>297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7" w:history="1">
        <w:r w:rsidRPr="00AE7367">
          <w:rPr>
            <w:rStyle w:val="Hyperlink"/>
            <w:noProof/>
          </w:rPr>
          <w:t>21.1.2</w:t>
        </w:r>
        <w:r>
          <w:rPr>
            <w:rFonts w:asciiTheme="minorHAnsi" w:eastAsiaTheme="minorEastAsia" w:hAnsiTheme="minorHAnsi" w:cstheme="minorBidi"/>
            <w:b w:val="0"/>
            <w:noProof/>
            <w:sz w:val="22"/>
            <w:szCs w:val="22"/>
            <w:lang w:val="en-US" w:eastAsia="en-US"/>
          </w:rPr>
          <w:tab/>
        </w:r>
        <w:r w:rsidRPr="00AE7367">
          <w:rPr>
            <w:rStyle w:val="Hyperlink"/>
            <w:noProof/>
          </w:rPr>
          <w:t>Properties of the String Constructor</w:t>
        </w:r>
        <w:r>
          <w:rPr>
            <w:noProof/>
            <w:webHidden/>
          </w:rPr>
          <w:tab/>
        </w:r>
        <w:r>
          <w:rPr>
            <w:noProof/>
            <w:webHidden/>
          </w:rPr>
          <w:fldChar w:fldCharType="begin"/>
        </w:r>
        <w:r>
          <w:rPr>
            <w:noProof/>
            <w:webHidden/>
          </w:rPr>
          <w:instrText xml:space="preserve"> PAGEREF _Toc368050747 \h </w:instrText>
        </w:r>
        <w:r>
          <w:rPr>
            <w:noProof/>
            <w:webHidden/>
          </w:rPr>
        </w:r>
        <w:r>
          <w:rPr>
            <w:noProof/>
            <w:webHidden/>
          </w:rPr>
          <w:fldChar w:fldCharType="separate"/>
        </w:r>
        <w:r w:rsidR="00460CAC">
          <w:rPr>
            <w:noProof/>
            <w:webHidden/>
          </w:rPr>
          <w:t>297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8" w:history="1">
        <w:r w:rsidRPr="00AE7367">
          <w:rPr>
            <w:rStyle w:val="Hyperlink"/>
            <w:noProof/>
          </w:rPr>
          <w:t>21.1.3</w:t>
        </w:r>
        <w:r>
          <w:rPr>
            <w:rFonts w:asciiTheme="minorHAnsi" w:eastAsiaTheme="minorEastAsia" w:hAnsiTheme="minorHAnsi" w:cstheme="minorBidi"/>
            <w:b w:val="0"/>
            <w:noProof/>
            <w:sz w:val="22"/>
            <w:szCs w:val="22"/>
            <w:lang w:val="en-US" w:eastAsia="en-US"/>
          </w:rPr>
          <w:tab/>
        </w:r>
        <w:r w:rsidRPr="00AE7367">
          <w:rPr>
            <w:rStyle w:val="Hyperlink"/>
            <w:noProof/>
          </w:rPr>
          <w:t>Properties of the String Prototype Object</w:t>
        </w:r>
        <w:r>
          <w:rPr>
            <w:noProof/>
            <w:webHidden/>
          </w:rPr>
          <w:tab/>
        </w:r>
        <w:r>
          <w:rPr>
            <w:noProof/>
            <w:webHidden/>
          </w:rPr>
          <w:fldChar w:fldCharType="begin"/>
        </w:r>
        <w:r>
          <w:rPr>
            <w:noProof/>
            <w:webHidden/>
          </w:rPr>
          <w:instrText xml:space="preserve"> PAGEREF _Toc368050748 \h </w:instrText>
        </w:r>
        <w:r>
          <w:rPr>
            <w:noProof/>
            <w:webHidden/>
          </w:rPr>
        </w:r>
        <w:r>
          <w:rPr>
            <w:noProof/>
            <w:webHidden/>
          </w:rPr>
          <w:fldChar w:fldCharType="separate"/>
        </w:r>
        <w:r w:rsidR="00460CAC">
          <w:rPr>
            <w:noProof/>
            <w:webHidden/>
          </w:rPr>
          <w:t>299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49" w:history="1">
        <w:r w:rsidRPr="00AE7367">
          <w:rPr>
            <w:rStyle w:val="Hyperlink"/>
            <w:noProof/>
          </w:rPr>
          <w:t>21.1.4</w:t>
        </w:r>
        <w:r>
          <w:rPr>
            <w:rFonts w:asciiTheme="minorHAnsi" w:eastAsiaTheme="minorEastAsia" w:hAnsiTheme="minorHAnsi" w:cstheme="minorBidi"/>
            <w:b w:val="0"/>
            <w:noProof/>
            <w:sz w:val="22"/>
            <w:szCs w:val="22"/>
            <w:lang w:val="en-US" w:eastAsia="en-US"/>
          </w:rPr>
          <w:tab/>
        </w:r>
        <w:r w:rsidRPr="00AE7367">
          <w:rPr>
            <w:rStyle w:val="Hyperlink"/>
            <w:noProof/>
          </w:rPr>
          <w:t>Properties of String Instances</w:t>
        </w:r>
        <w:r>
          <w:rPr>
            <w:noProof/>
            <w:webHidden/>
          </w:rPr>
          <w:tab/>
        </w:r>
        <w:r>
          <w:rPr>
            <w:noProof/>
            <w:webHidden/>
          </w:rPr>
          <w:fldChar w:fldCharType="begin"/>
        </w:r>
        <w:r>
          <w:rPr>
            <w:noProof/>
            <w:webHidden/>
          </w:rPr>
          <w:instrText xml:space="preserve"> PAGEREF _Toc368050749 \h </w:instrText>
        </w:r>
        <w:r>
          <w:rPr>
            <w:noProof/>
            <w:webHidden/>
          </w:rPr>
        </w:r>
        <w:r>
          <w:rPr>
            <w:noProof/>
            <w:webHidden/>
          </w:rPr>
          <w:fldChar w:fldCharType="separate"/>
        </w:r>
        <w:r w:rsidR="00460CAC">
          <w:rPr>
            <w:noProof/>
            <w:webHidden/>
          </w:rPr>
          <w:t>312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50" w:history="1">
        <w:r w:rsidRPr="00AE7367">
          <w:rPr>
            <w:rStyle w:val="Hyperlink"/>
            <w:noProof/>
          </w:rPr>
          <w:t>21.2</w:t>
        </w:r>
        <w:r>
          <w:rPr>
            <w:rFonts w:asciiTheme="minorHAnsi" w:eastAsiaTheme="minorEastAsia" w:hAnsiTheme="minorHAnsi" w:cstheme="minorBidi"/>
            <w:b w:val="0"/>
            <w:noProof/>
            <w:sz w:val="22"/>
            <w:szCs w:val="22"/>
            <w:lang w:val="en-US" w:eastAsia="en-US"/>
          </w:rPr>
          <w:tab/>
        </w:r>
        <w:r w:rsidRPr="00AE7367">
          <w:rPr>
            <w:rStyle w:val="Hyperlink"/>
            <w:noProof/>
          </w:rPr>
          <w:t>RegExp (Regular Expression) Objects</w:t>
        </w:r>
        <w:r>
          <w:rPr>
            <w:noProof/>
            <w:webHidden/>
          </w:rPr>
          <w:tab/>
        </w:r>
        <w:r>
          <w:rPr>
            <w:noProof/>
            <w:webHidden/>
          </w:rPr>
          <w:fldChar w:fldCharType="begin"/>
        </w:r>
        <w:r>
          <w:rPr>
            <w:noProof/>
            <w:webHidden/>
          </w:rPr>
          <w:instrText xml:space="preserve"> PAGEREF _Toc368050750 \h </w:instrText>
        </w:r>
        <w:r>
          <w:rPr>
            <w:noProof/>
            <w:webHidden/>
          </w:rPr>
        </w:r>
        <w:r>
          <w:rPr>
            <w:noProof/>
            <w:webHidden/>
          </w:rPr>
          <w:fldChar w:fldCharType="separate"/>
        </w:r>
        <w:r w:rsidR="00460CAC">
          <w:rPr>
            <w:noProof/>
            <w:webHidden/>
          </w:rPr>
          <w:t>312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1" w:history="1">
        <w:r w:rsidRPr="00AE7367">
          <w:rPr>
            <w:rStyle w:val="Hyperlink"/>
            <w:noProof/>
          </w:rPr>
          <w:t>21.2.1</w:t>
        </w:r>
        <w:r>
          <w:rPr>
            <w:rFonts w:asciiTheme="minorHAnsi" w:eastAsiaTheme="minorEastAsia" w:hAnsiTheme="minorHAnsi" w:cstheme="minorBidi"/>
            <w:b w:val="0"/>
            <w:noProof/>
            <w:sz w:val="22"/>
            <w:szCs w:val="22"/>
            <w:lang w:val="en-US" w:eastAsia="en-US"/>
          </w:rPr>
          <w:tab/>
        </w:r>
        <w:r w:rsidRPr="00AE7367">
          <w:rPr>
            <w:rStyle w:val="Hyperlink"/>
            <w:noProof/>
          </w:rPr>
          <w:t>Patterns</w:t>
        </w:r>
        <w:r>
          <w:rPr>
            <w:noProof/>
            <w:webHidden/>
          </w:rPr>
          <w:tab/>
        </w:r>
        <w:r>
          <w:rPr>
            <w:noProof/>
            <w:webHidden/>
          </w:rPr>
          <w:fldChar w:fldCharType="begin"/>
        </w:r>
        <w:r>
          <w:rPr>
            <w:noProof/>
            <w:webHidden/>
          </w:rPr>
          <w:instrText xml:space="preserve"> PAGEREF _Toc368050751 \h </w:instrText>
        </w:r>
        <w:r>
          <w:rPr>
            <w:noProof/>
            <w:webHidden/>
          </w:rPr>
        </w:r>
        <w:r>
          <w:rPr>
            <w:noProof/>
            <w:webHidden/>
          </w:rPr>
          <w:fldChar w:fldCharType="separate"/>
        </w:r>
        <w:r w:rsidR="00460CAC">
          <w:rPr>
            <w:noProof/>
            <w:webHidden/>
          </w:rPr>
          <w:t>312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2" w:history="1">
        <w:r w:rsidRPr="00AE7367">
          <w:rPr>
            <w:rStyle w:val="Hyperlink"/>
            <w:noProof/>
          </w:rPr>
          <w:t>21.2.2</w:t>
        </w:r>
        <w:r>
          <w:rPr>
            <w:rFonts w:asciiTheme="minorHAnsi" w:eastAsiaTheme="minorEastAsia" w:hAnsiTheme="minorHAnsi" w:cstheme="minorBidi"/>
            <w:b w:val="0"/>
            <w:noProof/>
            <w:sz w:val="22"/>
            <w:szCs w:val="22"/>
            <w:lang w:val="en-US" w:eastAsia="en-US"/>
          </w:rPr>
          <w:tab/>
        </w:r>
        <w:r w:rsidRPr="00AE7367">
          <w:rPr>
            <w:rStyle w:val="Hyperlink"/>
            <w:noProof/>
          </w:rPr>
          <w:t>Pattern Semantics</w:t>
        </w:r>
        <w:r>
          <w:rPr>
            <w:noProof/>
            <w:webHidden/>
          </w:rPr>
          <w:tab/>
        </w:r>
        <w:r>
          <w:rPr>
            <w:noProof/>
            <w:webHidden/>
          </w:rPr>
          <w:fldChar w:fldCharType="begin"/>
        </w:r>
        <w:r>
          <w:rPr>
            <w:noProof/>
            <w:webHidden/>
          </w:rPr>
          <w:instrText xml:space="preserve"> PAGEREF _Toc368050752 \h </w:instrText>
        </w:r>
        <w:r>
          <w:rPr>
            <w:noProof/>
            <w:webHidden/>
          </w:rPr>
        </w:r>
        <w:r>
          <w:rPr>
            <w:noProof/>
            <w:webHidden/>
          </w:rPr>
          <w:fldChar w:fldCharType="separate"/>
        </w:r>
        <w:r w:rsidR="00460CAC">
          <w:rPr>
            <w:noProof/>
            <w:webHidden/>
          </w:rPr>
          <w:t>314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3" w:history="1">
        <w:r w:rsidRPr="00AE7367">
          <w:rPr>
            <w:rStyle w:val="Hyperlink"/>
            <w:noProof/>
          </w:rPr>
          <w:t>21.2.3</w:t>
        </w:r>
        <w:r>
          <w:rPr>
            <w:rFonts w:asciiTheme="minorHAnsi" w:eastAsiaTheme="minorEastAsia" w:hAnsiTheme="minorHAnsi" w:cstheme="minorBidi"/>
            <w:b w:val="0"/>
            <w:noProof/>
            <w:sz w:val="22"/>
            <w:szCs w:val="22"/>
            <w:lang w:val="en-US" w:eastAsia="en-US"/>
          </w:rPr>
          <w:tab/>
        </w:r>
        <w:r w:rsidRPr="00AE7367">
          <w:rPr>
            <w:rStyle w:val="Hyperlink"/>
            <w:noProof/>
          </w:rPr>
          <w:t>The RegExp Constructor</w:t>
        </w:r>
        <w:r>
          <w:rPr>
            <w:noProof/>
            <w:webHidden/>
          </w:rPr>
          <w:tab/>
        </w:r>
        <w:r>
          <w:rPr>
            <w:noProof/>
            <w:webHidden/>
          </w:rPr>
          <w:fldChar w:fldCharType="begin"/>
        </w:r>
        <w:r>
          <w:rPr>
            <w:noProof/>
            <w:webHidden/>
          </w:rPr>
          <w:instrText xml:space="preserve"> PAGEREF _Toc368050753 \h </w:instrText>
        </w:r>
        <w:r>
          <w:rPr>
            <w:noProof/>
            <w:webHidden/>
          </w:rPr>
        </w:r>
        <w:r>
          <w:rPr>
            <w:noProof/>
            <w:webHidden/>
          </w:rPr>
          <w:fldChar w:fldCharType="separate"/>
        </w:r>
        <w:r w:rsidR="00460CAC">
          <w:rPr>
            <w:noProof/>
            <w:webHidden/>
          </w:rPr>
          <w:t>326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4" w:history="1">
        <w:r w:rsidRPr="00AE7367">
          <w:rPr>
            <w:rStyle w:val="Hyperlink"/>
            <w:noProof/>
          </w:rPr>
          <w:t>21.2.4</w:t>
        </w:r>
        <w:r>
          <w:rPr>
            <w:rFonts w:asciiTheme="minorHAnsi" w:eastAsiaTheme="minorEastAsia" w:hAnsiTheme="minorHAnsi" w:cstheme="minorBidi"/>
            <w:b w:val="0"/>
            <w:noProof/>
            <w:sz w:val="22"/>
            <w:szCs w:val="22"/>
            <w:lang w:val="en-US" w:eastAsia="en-US"/>
          </w:rPr>
          <w:tab/>
        </w:r>
        <w:r w:rsidRPr="00AE7367">
          <w:rPr>
            <w:rStyle w:val="Hyperlink"/>
            <w:noProof/>
          </w:rPr>
          <w:t>Properties of the RegExp Constructor</w:t>
        </w:r>
        <w:r>
          <w:rPr>
            <w:noProof/>
            <w:webHidden/>
          </w:rPr>
          <w:tab/>
        </w:r>
        <w:r>
          <w:rPr>
            <w:noProof/>
            <w:webHidden/>
          </w:rPr>
          <w:fldChar w:fldCharType="begin"/>
        </w:r>
        <w:r>
          <w:rPr>
            <w:noProof/>
            <w:webHidden/>
          </w:rPr>
          <w:instrText xml:space="preserve"> PAGEREF _Toc368050754 \h </w:instrText>
        </w:r>
        <w:r>
          <w:rPr>
            <w:noProof/>
            <w:webHidden/>
          </w:rPr>
        </w:r>
        <w:r>
          <w:rPr>
            <w:noProof/>
            <w:webHidden/>
          </w:rPr>
          <w:fldChar w:fldCharType="separate"/>
        </w:r>
        <w:r w:rsidR="00460CAC">
          <w:rPr>
            <w:noProof/>
            <w:webHidden/>
          </w:rPr>
          <w:t>328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5" w:history="1">
        <w:r w:rsidRPr="00AE7367">
          <w:rPr>
            <w:rStyle w:val="Hyperlink"/>
            <w:noProof/>
          </w:rPr>
          <w:t>21.2.5</w:t>
        </w:r>
        <w:r>
          <w:rPr>
            <w:rFonts w:asciiTheme="minorHAnsi" w:eastAsiaTheme="minorEastAsia" w:hAnsiTheme="minorHAnsi" w:cstheme="minorBidi"/>
            <w:b w:val="0"/>
            <w:noProof/>
            <w:sz w:val="22"/>
            <w:szCs w:val="22"/>
            <w:lang w:val="en-US" w:eastAsia="en-US"/>
          </w:rPr>
          <w:tab/>
        </w:r>
        <w:r w:rsidRPr="00AE7367">
          <w:rPr>
            <w:rStyle w:val="Hyperlink"/>
            <w:noProof/>
          </w:rPr>
          <w:t>Properties of the RegExp Prototype Object</w:t>
        </w:r>
        <w:r>
          <w:rPr>
            <w:noProof/>
            <w:webHidden/>
          </w:rPr>
          <w:tab/>
        </w:r>
        <w:r>
          <w:rPr>
            <w:noProof/>
            <w:webHidden/>
          </w:rPr>
          <w:fldChar w:fldCharType="begin"/>
        </w:r>
        <w:r>
          <w:rPr>
            <w:noProof/>
            <w:webHidden/>
          </w:rPr>
          <w:instrText xml:space="preserve"> PAGEREF _Toc368050755 \h </w:instrText>
        </w:r>
        <w:r>
          <w:rPr>
            <w:noProof/>
            <w:webHidden/>
          </w:rPr>
        </w:r>
        <w:r>
          <w:rPr>
            <w:noProof/>
            <w:webHidden/>
          </w:rPr>
          <w:fldChar w:fldCharType="separate"/>
        </w:r>
        <w:r w:rsidR="00460CAC">
          <w:rPr>
            <w:noProof/>
            <w:webHidden/>
          </w:rPr>
          <w:t>328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6" w:history="1">
        <w:r w:rsidRPr="00AE7367">
          <w:rPr>
            <w:rStyle w:val="Hyperlink"/>
            <w:noProof/>
          </w:rPr>
          <w:t>21.2.6</w:t>
        </w:r>
        <w:r>
          <w:rPr>
            <w:rFonts w:asciiTheme="minorHAnsi" w:eastAsiaTheme="minorEastAsia" w:hAnsiTheme="minorHAnsi" w:cstheme="minorBidi"/>
            <w:b w:val="0"/>
            <w:noProof/>
            <w:sz w:val="22"/>
            <w:szCs w:val="22"/>
            <w:lang w:val="en-US" w:eastAsia="en-US"/>
          </w:rPr>
          <w:tab/>
        </w:r>
        <w:r w:rsidRPr="00AE7367">
          <w:rPr>
            <w:rStyle w:val="Hyperlink"/>
            <w:noProof/>
          </w:rPr>
          <w:t>Properties of RegExp Instances</w:t>
        </w:r>
        <w:r>
          <w:rPr>
            <w:noProof/>
            <w:webHidden/>
          </w:rPr>
          <w:tab/>
        </w:r>
        <w:r>
          <w:rPr>
            <w:noProof/>
            <w:webHidden/>
          </w:rPr>
          <w:fldChar w:fldCharType="begin"/>
        </w:r>
        <w:r>
          <w:rPr>
            <w:noProof/>
            <w:webHidden/>
          </w:rPr>
          <w:instrText xml:space="preserve"> PAGEREF _Toc368050756 \h </w:instrText>
        </w:r>
        <w:r>
          <w:rPr>
            <w:noProof/>
            <w:webHidden/>
          </w:rPr>
        </w:r>
        <w:r>
          <w:rPr>
            <w:noProof/>
            <w:webHidden/>
          </w:rPr>
          <w:fldChar w:fldCharType="separate"/>
        </w:r>
        <w:r w:rsidR="00460CAC">
          <w:rPr>
            <w:noProof/>
            <w:webHidden/>
          </w:rPr>
          <w:t>335</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757" w:history="1">
        <w:r w:rsidRPr="00AE7367">
          <w:rPr>
            <w:rStyle w:val="Hyperlink"/>
            <w:noProof/>
          </w:rPr>
          <w:t>22</w:t>
        </w:r>
        <w:r>
          <w:rPr>
            <w:rFonts w:asciiTheme="minorHAnsi" w:eastAsiaTheme="minorEastAsia" w:hAnsiTheme="minorHAnsi" w:cstheme="minorBidi"/>
            <w:b w:val="0"/>
            <w:noProof/>
            <w:sz w:val="22"/>
            <w:szCs w:val="22"/>
            <w:lang w:val="en-US" w:eastAsia="en-US"/>
          </w:rPr>
          <w:tab/>
        </w:r>
        <w:r w:rsidRPr="00AE7367">
          <w:rPr>
            <w:rStyle w:val="Hyperlink"/>
            <w:noProof/>
          </w:rPr>
          <w:t>Indexed Collections</w:t>
        </w:r>
        <w:r>
          <w:rPr>
            <w:noProof/>
            <w:webHidden/>
          </w:rPr>
          <w:tab/>
        </w:r>
        <w:r>
          <w:rPr>
            <w:noProof/>
            <w:webHidden/>
          </w:rPr>
          <w:fldChar w:fldCharType="begin"/>
        </w:r>
        <w:r>
          <w:rPr>
            <w:noProof/>
            <w:webHidden/>
          </w:rPr>
          <w:instrText xml:space="preserve"> PAGEREF _Toc368050757 \h </w:instrText>
        </w:r>
        <w:r>
          <w:rPr>
            <w:noProof/>
            <w:webHidden/>
          </w:rPr>
        </w:r>
        <w:r>
          <w:rPr>
            <w:noProof/>
            <w:webHidden/>
          </w:rPr>
          <w:fldChar w:fldCharType="separate"/>
        </w:r>
        <w:r w:rsidR="00460CAC">
          <w:rPr>
            <w:noProof/>
            <w:webHidden/>
          </w:rPr>
          <w:t>336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58" w:history="1">
        <w:r w:rsidRPr="00AE7367">
          <w:rPr>
            <w:rStyle w:val="Hyperlink"/>
            <w:noProof/>
          </w:rPr>
          <w:t>22.1</w:t>
        </w:r>
        <w:r>
          <w:rPr>
            <w:rFonts w:asciiTheme="minorHAnsi" w:eastAsiaTheme="minorEastAsia" w:hAnsiTheme="minorHAnsi" w:cstheme="minorBidi"/>
            <w:b w:val="0"/>
            <w:noProof/>
            <w:sz w:val="22"/>
            <w:szCs w:val="22"/>
            <w:lang w:val="en-US" w:eastAsia="en-US"/>
          </w:rPr>
          <w:tab/>
        </w:r>
        <w:r w:rsidRPr="00AE7367">
          <w:rPr>
            <w:rStyle w:val="Hyperlink"/>
            <w:noProof/>
          </w:rPr>
          <w:t>Array Objects</w:t>
        </w:r>
        <w:r>
          <w:rPr>
            <w:noProof/>
            <w:webHidden/>
          </w:rPr>
          <w:tab/>
        </w:r>
        <w:r>
          <w:rPr>
            <w:noProof/>
            <w:webHidden/>
          </w:rPr>
          <w:fldChar w:fldCharType="begin"/>
        </w:r>
        <w:r>
          <w:rPr>
            <w:noProof/>
            <w:webHidden/>
          </w:rPr>
          <w:instrText xml:space="preserve"> PAGEREF _Toc368050758 \h </w:instrText>
        </w:r>
        <w:r>
          <w:rPr>
            <w:noProof/>
            <w:webHidden/>
          </w:rPr>
        </w:r>
        <w:r>
          <w:rPr>
            <w:noProof/>
            <w:webHidden/>
          </w:rPr>
          <w:fldChar w:fldCharType="separate"/>
        </w:r>
        <w:r w:rsidR="00460CAC">
          <w:rPr>
            <w:noProof/>
            <w:webHidden/>
          </w:rPr>
          <w:t>336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59" w:history="1">
        <w:r w:rsidRPr="00AE7367">
          <w:rPr>
            <w:rStyle w:val="Hyperlink"/>
            <w:noProof/>
          </w:rPr>
          <w:t>22.1.1</w:t>
        </w:r>
        <w:r>
          <w:rPr>
            <w:rFonts w:asciiTheme="minorHAnsi" w:eastAsiaTheme="minorEastAsia" w:hAnsiTheme="minorHAnsi" w:cstheme="minorBidi"/>
            <w:b w:val="0"/>
            <w:noProof/>
            <w:sz w:val="22"/>
            <w:szCs w:val="22"/>
            <w:lang w:val="en-US" w:eastAsia="en-US"/>
          </w:rPr>
          <w:tab/>
        </w:r>
        <w:r w:rsidRPr="00AE7367">
          <w:rPr>
            <w:rStyle w:val="Hyperlink"/>
            <w:noProof/>
          </w:rPr>
          <w:t>The Array Constructor</w:t>
        </w:r>
        <w:r>
          <w:rPr>
            <w:noProof/>
            <w:webHidden/>
          </w:rPr>
          <w:tab/>
        </w:r>
        <w:r>
          <w:rPr>
            <w:noProof/>
            <w:webHidden/>
          </w:rPr>
          <w:fldChar w:fldCharType="begin"/>
        </w:r>
        <w:r>
          <w:rPr>
            <w:noProof/>
            <w:webHidden/>
          </w:rPr>
          <w:instrText xml:space="preserve"> PAGEREF _Toc368050759 \h </w:instrText>
        </w:r>
        <w:r>
          <w:rPr>
            <w:noProof/>
            <w:webHidden/>
          </w:rPr>
        </w:r>
        <w:r>
          <w:rPr>
            <w:noProof/>
            <w:webHidden/>
          </w:rPr>
          <w:fldChar w:fldCharType="separate"/>
        </w:r>
        <w:r w:rsidR="00460CAC">
          <w:rPr>
            <w:noProof/>
            <w:webHidden/>
          </w:rPr>
          <w:t>336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0" w:history="1">
        <w:r w:rsidRPr="00AE7367">
          <w:rPr>
            <w:rStyle w:val="Hyperlink"/>
            <w:noProof/>
          </w:rPr>
          <w:t>22.1.2</w:t>
        </w:r>
        <w:r>
          <w:rPr>
            <w:rFonts w:asciiTheme="minorHAnsi" w:eastAsiaTheme="minorEastAsia" w:hAnsiTheme="minorHAnsi" w:cstheme="minorBidi"/>
            <w:b w:val="0"/>
            <w:noProof/>
            <w:sz w:val="22"/>
            <w:szCs w:val="22"/>
            <w:lang w:val="en-US" w:eastAsia="en-US"/>
          </w:rPr>
          <w:tab/>
        </w:r>
        <w:r w:rsidRPr="00AE7367">
          <w:rPr>
            <w:rStyle w:val="Hyperlink"/>
            <w:noProof/>
          </w:rPr>
          <w:t>Properties of the Array Constructor</w:t>
        </w:r>
        <w:r>
          <w:rPr>
            <w:noProof/>
            <w:webHidden/>
          </w:rPr>
          <w:tab/>
        </w:r>
        <w:r>
          <w:rPr>
            <w:noProof/>
            <w:webHidden/>
          </w:rPr>
          <w:fldChar w:fldCharType="begin"/>
        </w:r>
        <w:r>
          <w:rPr>
            <w:noProof/>
            <w:webHidden/>
          </w:rPr>
          <w:instrText xml:space="preserve"> PAGEREF _Toc368050760 \h </w:instrText>
        </w:r>
        <w:r>
          <w:rPr>
            <w:noProof/>
            <w:webHidden/>
          </w:rPr>
        </w:r>
        <w:r>
          <w:rPr>
            <w:noProof/>
            <w:webHidden/>
          </w:rPr>
          <w:fldChar w:fldCharType="separate"/>
        </w:r>
        <w:r w:rsidR="00460CAC">
          <w:rPr>
            <w:noProof/>
            <w:webHidden/>
          </w:rPr>
          <w:t>337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1" w:history="1">
        <w:r w:rsidRPr="00AE7367">
          <w:rPr>
            <w:rStyle w:val="Hyperlink"/>
            <w:noProof/>
          </w:rPr>
          <w:t>22.1.3</w:t>
        </w:r>
        <w:r>
          <w:rPr>
            <w:rFonts w:asciiTheme="minorHAnsi" w:eastAsiaTheme="minorEastAsia" w:hAnsiTheme="minorHAnsi" w:cstheme="minorBidi"/>
            <w:b w:val="0"/>
            <w:noProof/>
            <w:sz w:val="22"/>
            <w:szCs w:val="22"/>
            <w:lang w:val="en-US" w:eastAsia="en-US"/>
          </w:rPr>
          <w:tab/>
        </w:r>
        <w:r w:rsidRPr="00AE7367">
          <w:rPr>
            <w:rStyle w:val="Hyperlink"/>
            <w:noProof/>
          </w:rPr>
          <w:t>Properties of the Array Prototype Object</w:t>
        </w:r>
        <w:r>
          <w:rPr>
            <w:noProof/>
            <w:webHidden/>
          </w:rPr>
          <w:tab/>
        </w:r>
        <w:r>
          <w:rPr>
            <w:noProof/>
            <w:webHidden/>
          </w:rPr>
          <w:fldChar w:fldCharType="begin"/>
        </w:r>
        <w:r>
          <w:rPr>
            <w:noProof/>
            <w:webHidden/>
          </w:rPr>
          <w:instrText xml:space="preserve"> PAGEREF _Toc368050761 \h </w:instrText>
        </w:r>
        <w:r>
          <w:rPr>
            <w:noProof/>
            <w:webHidden/>
          </w:rPr>
        </w:r>
        <w:r>
          <w:rPr>
            <w:noProof/>
            <w:webHidden/>
          </w:rPr>
          <w:fldChar w:fldCharType="separate"/>
        </w:r>
        <w:r w:rsidR="00460CAC">
          <w:rPr>
            <w:noProof/>
            <w:webHidden/>
          </w:rPr>
          <w:t>340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2" w:history="1">
        <w:r w:rsidRPr="00AE7367">
          <w:rPr>
            <w:rStyle w:val="Hyperlink"/>
            <w:noProof/>
          </w:rPr>
          <w:t>22.1.4</w:t>
        </w:r>
        <w:r>
          <w:rPr>
            <w:rFonts w:asciiTheme="minorHAnsi" w:eastAsiaTheme="minorEastAsia" w:hAnsiTheme="minorHAnsi" w:cstheme="minorBidi"/>
            <w:b w:val="0"/>
            <w:noProof/>
            <w:sz w:val="22"/>
            <w:szCs w:val="22"/>
            <w:lang w:val="en-US" w:eastAsia="en-US"/>
          </w:rPr>
          <w:tab/>
        </w:r>
        <w:r w:rsidRPr="00AE7367">
          <w:rPr>
            <w:rStyle w:val="Hyperlink"/>
            <w:noProof/>
          </w:rPr>
          <w:t>Properties of Array Instances</w:t>
        </w:r>
        <w:r>
          <w:rPr>
            <w:noProof/>
            <w:webHidden/>
          </w:rPr>
          <w:tab/>
        </w:r>
        <w:r>
          <w:rPr>
            <w:noProof/>
            <w:webHidden/>
          </w:rPr>
          <w:fldChar w:fldCharType="begin"/>
        </w:r>
        <w:r>
          <w:rPr>
            <w:noProof/>
            <w:webHidden/>
          </w:rPr>
          <w:instrText xml:space="preserve"> PAGEREF _Toc368050762 \h </w:instrText>
        </w:r>
        <w:r>
          <w:rPr>
            <w:noProof/>
            <w:webHidden/>
          </w:rPr>
        </w:r>
        <w:r>
          <w:rPr>
            <w:noProof/>
            <w:webHidden/>
          </w:rPr>
          <w:fldChar w:fldCharType="separate"/>
        </w:r>
        <w:r w:rsidR="00460CAC">
          <w:rPr>
            <w:noProof/>
            <w:webHidden/>
          </w:rPr>
          <w:t>364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3" w:history="1">
        <w:r w:rsidRPr="00AE7367">
          <w:rPr>
            <w:rStyle w:val="Hyperlink"/>
            <w:noProof/>
          </w:rPr>
          <w:t>22.1.5</w:t>
        </w:r>
        <w:r>
          <w:rPr>
            <w:rFonts w:asciiTheme="minorHAnsi" w:eastAsiaTheme="minorEastAsia" w:hAnsiTheme="minorHAnsi" w:cstheme="minorBidi"/>
            <w:b w:val="0"/>
            <w:noProof/>
            <w:sz w:val="22"/>
            <w:szCs w:val="22"/>
            <w:lang w:val="en-US" w:eastAsia="en-US"/>
          </w:rPr>
          <w:tab/>
        </w:r>
        <w:r w:rsidRPr="00AE7367">
          <w:rPr>
            <w:rStyle w:val="Hyperlink"/>
            <w:noProof/>
          </w:rPr>
          <w:t>Array Iterator Object Structure</w:t>
        </w:r>
        <w:r>
          <w:rPr>
            <w:noProof/>
            <w:webHidden/>
          </w:rPr>
          <w:tab/>
        </w:r>
        <w:r>
          <w:rPr>
            <w:noProof/>
            <w:webHidden/>
          </w:rPr>
          <w:fldChar w:fldCharType="begin"/>
        </w:r>
        <w:r>
          <w:rPr>
            <w:noProof/>
            <w:webHidden/>
          </w:rPr>
          <w:instrText xml:space="preserve"> PAGEREF _Toc368050763 \h </w:instrText>
        </w:r>
        <w:r>
          <w:rPr>
            <w:noProof/>
            <w:webHidden/>
          </w:rPr>
        </w:r>
        <w:r>
          <w:rPr>
            <w:noProof/>
            <w:webHidden/>
          </w:rPr>
          <w:fldChar w:fldCharType="separate"/>
        </w:r>
        <w:r w:rsidR="00460CAC">
          <w:rPr>
            <w:noProof/>
            <w:webHidden/>
          </w:rPr>
          <w:t>364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64" w:history="1">
        <w:r w:rsidRPr="00AE7367">
          <w:rPr>
            <w:rStyle w:val="Hyperlink"/>
            <w:noProof/>
          </w:rPr>
          <w:t>22.2</w:t>
        </w:r>
        <w:r>
          <w:rPr>
            <w:rFonts w:asciiTheme="minorHAnsi" w:eastAsiaTheme="minorEastAsia" w:hAnsiTheme="minorHAnsi" w:cstheme="minorBidi"/>
            <w:b w:val="0"/>
            <w:noProof/>
            <w:sz w:val="22"/>
            <w:szCs w:val="22"/>
            <w:lang w:val="en-US" w:eastAsia="en-US"/>
          </w:rPr>
          <w:tab/>
        </w:r>
        <w:r w:rsidRPr="00AE7367">
          <w:rPr>
            <w:rStyle w:val="Hyperlink"/>
            <w:i/>
            <w:noProof/>
          </w:rPr>
          <w:t>TypedArray</w:t>
        </w:r>
        <w:r w:rsidRPr="00AE7367">
          <w:rPr>
            <w:rStyle w:val="Hyperlink"/>
            <w:noProof/>
          </w:rPr>
          <w:t xml:space="preserve"> Objects</w:t>
        </w:r>
        <w:r>
          <w:rPr>
            <w:noProof/>
            <w:webHidden/>
          </w:rPr>
          <w:tab/>
        </w:r>
        <w:r>
          <w:rPr>
            <w:noProof/>
            <w:webHidden/>
          </w:rPr>
          <w:fldChar w:fldCharType="begin"/>
        </w:r>
        <w:r>
          <w:rPr>
            <w:noProof/>
            <w:webHidden/>
          </w:rPr>
          <w:instrText xml:space="preserve"> PAGEREF _Toc368050764 \h </w:instrText>
        </w:r>
        <w:r>
          <w:rPr>
            <w:noProof/>
            <w:webHidden/>
          </w:rPr>
        </w:r>
        <w:r>
          <w:rPr>
            <w:noProof/>
            <w:webHidden/>
          </w:rPr>
          <w:fldChar w:fldCharType="separate"/>
        </w:r>
        <w:r w:rsidR="00460CAC">
          <w:rPr>
            <w:noProof/>
            <w:webHidden/>
          </w:rPr>
          <w:t>366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5" w:history="1">
        <w:r w:rsidRPr="00AE7367">
          <w:rPr>
            <w:rStyle w:val="Hyperlink"/>
            <w:noProof/>
          </w:rPr>
          <w:t>22.2.1</w:t>
        </w:r>
        <w:r>
          <w:rPr>
            <w:rFonts w:asciiTheme="minorHAnsi" w:eastAsiaTheme="minorEastAsia" w:hAnsiTheme="minorHAnsi" w:cstheme="minorBidi"/>
            <w:b w:val="0"/>
            <w:noProof/>
            <w:sz w:val="22"/>
            <w:szCs w:val="22"/>
            <w:lang w:val="en-US" w:eastAsia="en-US"/>
          </w:rPr>
          <w:tab/>
        </w:r>
        <w:r w:rsidRPr="00AE7367">
          <w:rPr>
            <w:rStyle w:val="Hyperlink"/>
            <w:noProof/>
          </w:rPr>
          <w:t>The %</w:t>
        </w:r>
        <w:r w:rsidRPr="00AE7367">
          <w:rPr>
            <w:rStyle w:val="Hyperlink"/>
            <w:iCs/>
            <w:noProof/>
          </w:rPr>
          <w:t>TypedArray%</w:t>
        </w:r>
        <w:r w:rsidRPr="00AE7367">
          <w:rPr>
            <w:rStyle w:val="Hyperlink"/>
            <w:noProof/>
          </w:rPr>
          <w:t xml:space="preserve"> Intrinsic Object</w:t>
        </w:r>
        <w:r>
          <w:rPr>
            <w:noProof/>
            <w:webHidden/>
          </w:rPr>
          <w:tab/>
        </w:r>
        <w:r>
          <w:rPr>
            <w:noProof/>
            <w:webHidden/>
          </w:rPr>
          <w:fldChar w:fldCharType="begin"/>
        </w:r>
        <w:r>
          <w:rPr>
            <w:noProof/>
            <w:webHidden/>
          </w:rPr>
          <w:instrText xml:space="preserve"> PAGEREF _Toc368050765 \h </w:instrText>
        </w:r>
        <w:r>
          <w:rPr>
            <w:noProof/>
            <w:webHidden/>
          </w:rPr>
        </w:r>
        <w:r>
          <w:rPr>
            <w:noProof/>
            <w:webHidden/>
          </w:rPr>
          <w:fldChar w:fldCharType="separate"/>
        </w:r>
        <w:r w:rsidR="00460CAC">
          <w:rPr>
            <w:noProof/>
            <w:webHidden/>
          </w:rPr>
          <w:t>366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6" w:history="1">
        <w:r w:rsidRPr="00AE7367">
          <w:rPr>
            <w:rStyle w:val="Hyperlink"/>
            <w:noProof/>
          </w:rPr>
          <w:t>22.2.2</w:t>
        </w:r>
        <w:r>
          <w:rPr>
            <w:rFonts w:asciiTheme="minorHAnsi" w:eastAsiaTheme="minorEastAsia" w:hAnsiTheme="minorHAnsi" w:cstheme="minorBidi"/>
            <w:b w:val="0"/>
            <w:noProof/>
            <w:sz w:val="22"/>
            <w:szCs w:val="22"/>
            <w:lang w:val="en-US" w:eastAsia="en-US"/>
          </w:rPr>
          <w:tab/>
        </w:r>
        <w:r w:rsidRPr="00AE7367">
          <w:rPr>
            <w:rStyle w:val="Hyperlink"/>
            <w:noProof/>
          </w:rPr>
          <w:t>Properties of the %TypedArray%</w:t>
        </w:r>
        <w:r w:rsidRPr="00AE7367">
          <w:rPr>
            <w:rStyle w:val="Hyperlink"/>
            <w:iCs/>
            <w:noProof/>
          </w:rPr>
          <w:t xml:space="preserve"> Intrinsic Object</w:t>
        </w:r>
        <w:r>
          <w:rPr>
            <w:noProof/>
            <w:webHidden/>
          </w:rPr>
          <w:tab/>
        </w:r>
        <w:r>
          <w:rPr>
            <w:noProof/>
            <w:webHidden/>
          </w:rPr>
          <w:fldChar w:fldCharType="begin"/>
        </w:r>
        <w:r>
          <w:rPr>
            <w:noProof/>
            <w:webHidden/>
          </w:rPr>
          <w:instrText xml:space="preserve"> PAGEREF _Toc368050766 \h </w:instrText>
        </w:r>
        <w:r>
          <w:rPr>
            <w:noProof/>
            <w:webHidden/>
          </w:rPr>
        </w:r>
        <w:r>
          <w:rPr>
            <w:noProof/>
            <w:webHidden/>
          </w:rPr>
          <w:fldChar w:fldCharType="separate"/>
        </w:r>
        <w:r w:rsidR="00460CAC">
          <w:rPr>
            <w:noProof/>
            <w:webHidden/>
          </w:rPr>
          <w:t>369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7" w:history="1">
        <w:r w:rsidRPr="00AE7367">
          <w:rPr>
            <w:rStyle w:val="Hyperlink"/>
            <w:noProof/>
          </w:rPr>
          <w:t>22.2.3</w:t>
        </w:r>
        <w:r>
          <w:rPr>
            <w:rFonts w:asciiTheme="minorHAnsi" w:eastAsiaTheme="minorEastAsia" w:hAnsiTheme="minorHAnsi" w:cstheme="minorBidi"/>
            <w:b w:val="0"/>
            <w:noProof/>
            <w:sz w:val="22"/>
            <w:szCs w:val="22"/>
            <w:lang w:val="en-US" w:eastAsia="en-US"/>
          </w:rPr>
          <w:tab/>
        </w:r>
        <w:r w:rsidRPr="00AE7367">
          <w:rPr>
            <w:rStyle w:val="Hyperlink"/>
            <w:noProof/>
          </w:rPr>
          <w:t>Properties of the %TypedArrayPrototype% Object</w:t>
        </w:r>
        <w:r>
          <w:rPr>
            <w:noProof/>
            <w:webHidden/>
          </w:rPr>
          <w:tab/>
        </w:r>
        <w:r>
          <w:rPr>
            <w:noProof/>
            <w:webHidden/>
          </w:rPr>
          <w:fldChar w:fldCharType="begin"/>
        </w:r>
        <w:r>
          <w:rPr>
            <w:noProof/>
            <w:webHidden/>
          </w:rPr>
          <w:instrText xml:space="preserve"> PAGEREF _Toc368050767 \h </w:instrText>
        </w:r>
        <w:r>
          <w:rPr>
            <w:noProof/>
            <w:webHidden/>
          </w:rPr>
        </w:r>
        <w:r>
          <w:rPr>
            <w:noProof/>
            <w:webHidden/>
          </w:rPr>
          <w:fldChar w:fldCharType="separate"/>
        </w:r>
        <w:r w:rsidR="00460CAC">
          <w:rPr>
            <w:noProof/>
            <w:webHidden/>
          </w:rPr>
          <w:t>371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8" w:history="1">
        <w:r w:rsidRPr="00AE7367">
          <w:rPr>
            <w:rStyle w:val="Hyperlink"/>
            <w:noProof/>
          </w:rPr>
          <w:t>22.2.4</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i/>
            <w:noProof/>
          </w:rPr>
          <w:t>TypedArray</w:t>
        </w:r>
        <w:r w:rsidRPr="00AE7367">
          <w:rPr>
            <w:rStyle w:val="Hyperlink"/>
            <w:noProof/>
          </w:rPr>
          <w:t xml:space="preserve"> Constructors</w:t>
        </w:r>
        <w:r>
          <w:rPr>
            <w:noProof/>
            <w:webHidden/>
          </w:rPr>
          <w:tab/>
        </w:r>
        <w:r>
          <w:rPr>
            <w:noProof/>
            <w:webHidden/>
          </w:rPr>
          <w:fldChar w:fldCharType="begin"/>
        </w:r>
        <w:r>
          <w:rPr>
            <w:noProof/>
            <w:webHidden/>
          </w:rPr>
          <w:instrText xml:space="preserve"> PAGEREF _Toc368050768 \h </w:instrText>
        </w:r>
        <w:r>
          <w:rPr>
            <w:noProof/>
            <w:webHidden/>
          </w:rPr>
        </w:r>
        <w:r>
          <w:rPr>
            <w:noProof/>
            <w:webHidden/>
          </w:rPr>
          <w:fldChar w:fldCharType="separate"/>
        </w:r>
        <w:r w:rsidR="00460CAC">
          <w:rPr>
            <w:noProof/>
            <w:webHidden/>
          </w:rPr>
          <w:t>381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69" w:history="1">
        <w:r w:rsidRPr="00AE7367">
          <w:rPr>
            <w:rStyle w:val="Hyperlink"/>
            <w:noProof/>
          </w:rPr>
          <w:t>22.2.5</w:t>
        </w:r>
        <w:r>
          <w:rPr>
            <w:rFonts w:asciiTheme="minorHAnsi" w:eastAsiaTheme="minorEastAsia" w:hAnsiTheme="minorHAnsi" w:cstheme="minorBidi"/>
            <w:b w:val="0"/>
            <w:noProof/>
            <w:sz w:val="22"/>
            <w:szCs w:val="22"/>
            <w:lang w:val="en-US" w:eastAsia="en-US"/>
          </w:rPr>
          <w:tab/>
        </w:r>
        <w:r w:rsidRPr="00AE7367">
          <w:rPr>
            <w:rStyle w:val="Hyperlink"/>
            <w:noProof/>
          </w:rPr>
          <w:t xml:space="preserve">Properties of the </w:t>
        </w:r>
        <w:r w:rsidRPr="00AE7367">
          <w:rPr>
            <w:rStyle w:val="Hyperlink"/>
            <w:i/>
            <w:noProof/>
          </w:rPr>
          <w:t>TypedArray</w:t>
        </w:r>
        <w:r w:rsidRPr="00AE7367">
          <w:rPr>
            <w:rStyle w:val="Hyperlink"/>
            <w:noProof/>
          </w:rPr>
          <w:t xml:space="preserve"> Constructors</w:t>
        </w:r>
        <w:r>
          <w:rPr>
            <w:noProof/>
            <w:webHidden/>
          </w:rPr>
          <w:tab/>
        </w:r>
        <w:r>
          <w:rPr>
            <w:noProof/>
            <w:webHidden/>
          </w:rPr>
          <w:fldChar w:fldCharType="begin"/>
        </w:r>
        <w:r>
          <w:rPr>
            <w:noProof/>
            <w:webHidden/>
          </w:rPr>
          <w:instrText xml:space="preserve"> PAGEREF _Toc368050769 \h </w:instrText>
        </w:r>
        <w:r>
          <w:rPr>
            <w:noProof/>
            <w:webHidden/>
          </w:rPr>
        </w:r>
        <w:r>
          <w:rPr>
            <w:noProof/>
            <w:webHidden/>
          </w:rPr>
          <w:fldChar w:fldCharType="separate"/>
        </w:r>
        <w:r w:rsidR="00460CAC">
          <w:rPr>
            <w:noProof/>
            <w:webHidden/>
          </w:rPr>
          <w:t>382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0" w:history="1">
        <w:r w:rsidRPr="00AE7367">
          <w:rPr>
            <w:rStyle w:val="Hyperlink"/>
            <w:noProof/>
          </w:rPr>
          <w:t>22.2.6</w:t>
        </w:r>
        <w:r>
          <w:rPr>
            <w:rFonts w:asciiTheme="minorHAnsi" w:eastAsiaTheme="minorEastAsia" w:hAnsiTheme="minorHAnsi" w:cstheme="minorBidi"/>
            <w:b w:val="0"/>
            <w:noProof/>
            <w:sz w:val="22"/>
            <w:szCs w:val="22"/>
            <w:lang w:val="en-US" w:eastAsia="en-US"/>
          </w:rPr>
          <w:tab/>
        </w:r>
        <w:r w:rsidRPr="00AE7367">
          <w:rPr>
            <w:rStyle w:val="Hyperlink"/>
            <w:noProof/>
          </w:rPr>
          <w:t xml:space="preserve">Properties of </w:t>
        </w:r>
        <w:r w:rsidRPr="00AE7367">
          <w:rPr>
            <w:rStyle w:val="Hyperlink"/>
            <w:i/>
            <w:noProof/>
          </w:rPr>
          <w:t>TypedArray</w:t>
        </w:r>
        <w:r w:rsidRPr="00AE7367">
          <w:rPr>
            <w:rStyle w:val="Hyperlink"/>
            <w:noProof/>
          </w:rPr>
          <w:t xml:space="preserve"> Prototype Objects</w:t>
        </w:r>
        <w:r>
          <w:rPr>
            <w:noProof/>
            <w:webHidden/>
          </w:rPr>
          <w:tab/>
        </w:r>
        <w:r>
          <w:rPr>
            <w:noProof/>
            <w:webHidden/>
          </w:rPr>
          <w:fldChar w:fldCharType="begin"/>
        </w:r>
        <w:r>
          <w:rPr>
            <w:noProof/>
            <w:webHidden/>
          </w:rPr>
          <w:instrText xml:space="preserve"> PAGEREF _Toc368050770 \h </w:instrText>
        </w:r>
        <w:r>
          <w:rPr>
            <w:noProof/>
            <w:webHidden/>
          </w:rPr>
        </w:r>
        <w:r>
          <w:rPr>
            <w:noProof/>
            <w:webHidden/>
          </w:rPr>
          <w:fldChar w:fldCharType="separate"/>
        </w:r>
        <w:r w:rsidR="00460CAC">
          <w:rPr>
            <w:noProof/>
            <w:webHidden/>
          </w:rPr>
          <w:t>382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1" w:history="1">
        <w:r w:rsidRPr="00AE7367">
          <w:rPr>
            <w:rStyle w:val="Hyperlink"/>
            <w:noProof/>
          </w:rPr>
          <w:t>22.2.7</w:t>
        </w:r>
        <w:r>
          <w:rPr>
            <w:rFonts w:asciiTheme="minorHAnsi" w:eastAsiaTheme="minorEastAsia" w:hAnsiTheme="minorHAnsi" w:cstheme="minorBidi"/>
            <w:b w:val="0"/>
            <w:noProof/>
            <w:sz w:val="22"/>
            <w:szCs w:val="22"/>
            <w:lang w:val="en-US" w:eastAsia="en-US"/>
          </w:rPr>
          <w:tab/>
        </w:r>
        <w:r w:rsidRPr="00AE7367">
          <w:rPr>
            <w:rStyle w:val="Hyperlink"/>
            <w:noProof/>
          </w:rPr>
          <w:t xml:space="preserve">Properties of </w:t>
        </w:r>
        <w:r w:rsidRPr="00AE7367">
          <w:rPr>
            <w:rStyle w:val="Hyperlink"/>
            <w:i/>
            <w:noProof/>
          </w:rPr>
          <w:t>TypedArray</w:t>
        </w:r>
        <w:r w:rsidRPr="00AE7367">
          <w:rPr>
            <w:rStyle w:val="Hyperlink"/>
            <w:noProof/>
          </w:rPr>
          <w:t xml:space="preserve"> Instances</w:t>
        </w:r>
        <w:r>
          <w:rPr>
            <w:noProof/>
            <w:webHidden/>
          </w:rPr>
          <w:tab/>
        </w:r>
        <w:r>
          <w:rPr>
            <w:noProof/>
            <w:webHidden/>
          </w:rPr>
          <w:fldChar w:fldCharType="begin"/>
        </w:r>
        <w:r>
          <w:rPr>
            <w:noProof/>
            <w:webHidden/>
          </w:rPr>
          <w:instrText xml:space="preserve"> PAGEREF _Toc368050771 \h </w:instrText>
        </w:r>
        <w:r>
          <w:rPr>
            <w:noProof/>
            <w:webHidden/>
          </w:rPr>
        </w:r>
        <w:r>
          <w:rPr>
            <w:noProof/>
            <w:webHidden/>
          </w:rPr>
          <w:fldChar w:fldCharType="separate"/>
        </w:r>
        <w:r w:rsidR="00460CAC">
          <w:rPr>
            <w:noProof/>
            <w:webHidden/>
          </w:rPr>
          <w:t>382</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772" w:history="1">
        <w:r w:rsidRPr="00AE7367">
          <w:rPr>
            <w:rStyle w:val="Hyperlink"/>
            <w:noProof/>
          </w:rPr>
          <w:t>23</w:t>
        </w:r>
        <w:r>
          <w:rPr>
            <w:rFonts w:asciiTheme="minorHAnsi" w:eastAsiaTheme="minorEastAsia" w:hAnsiTheme="minorHAnsi" w:cstheme="minorBidi"/>
            <w:b w:val="0"/>
            <w:noProof/>
            <w:sz w:val="22"/>
            <w:szCs w:val="22"/>
            <w:lang w:val="en-US" w:eastAsia="en-US"/>
          </w:rPr>
          <w:tab/>
        </w:r>
        <w:r w:rsidRPr="00AE7367">
          <w:rPr>
            <w:rStyle w:val="Hyperlink"/>
            <w:noProof/>
          </w:rPr>
          <w:t>Keyed Collection</w:t>
        </w:r>
        <w:r>
          <w:rPr>
            <w:noProof/>
            <w:webHidden/>
          </w:rPr>
          <w:tab/>
        </w:r>
        <w:r>
          <w:rPr>
            <w:noProof/>
            <w:webHidden/>
          </w:rPr>
          <w:fldChar w:fldCharType="begin"/>
        </w:r>
        <w:r>
          <w:rPr>
            <w:noProof/>
            <w:webHidden/>
          </w:rPr>
          <w:instrText xml:space="preserve"> PAGEREF _Toc368050772 \h </w:instrText>
        </w:r>
        <w:r>
          <w:rPr>
            <w:noProof/>
            <w:webHidden/>
          </w:rPr>
        </w:r>
        <w:r>
          <w:rPr>
            <w:noProof/>
            <w:webHidden/>
          </w:rPr>
          <w:fldChar w:fldCharType="separate"/>
        </w:r>
        <w:r w:rsidR="00460CAC">
          <w:rPr>
            <w:noProof/>
            <w:webHidden/>
          </w:rPr>
          <w:t>382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73" w:history="1">
        <w:r w:rsidRPr="00AE7367">
          <w:rPr>
            <w:rStyle w:val="Hyperlink"/>
            <w:noProof/>
          </w:rPr>
          <w:t>23.1</w:t>
        </w:r>
        <w:r>
          <w:rPr>
            <w:rFonts w:asciiTheme="minorHAnsi" w:eastAsiaTheme="minorEastAsia" w:hAnsiTheme="minorHAnsi" w:cstheme="minorBidi"/>
            <w:b w:val="0"/>
            <w:noProof/>
            <w:sz w:val="22"/>
            <w:szCs w:val="22"/>
            <w:lang w:val="en-US" w:eastAsia="en-US"/>
          </w:rPr>
          <w:tab/>
        </w:r>
        <w:r w:rsidRPr="00AE7367">
          <w:rPr>
            <w:rStyle w:val="Hyperlink"/>
            <w:noProof/>
          </w:rPr>
          <w:t>Map Objects</w:t>
        </w:r>
        <w:r>
          <w:rPr>
            <w:noProof/>
            <w:webHidden/>
          </w:rPr>
          <w:tab/>
        </w:r>
        <w:r>
          <w:rPr>
            <w:noProof/>
            <w:webHidden/>
          </w:rPr>
          <w:fldChar w:fldCharType="begin"/>
        </w:r>
        <w:r>
          <w:rPr>
            <w:noProof/>
            <w:webHidden/>
          </w:rPr>
          <w:instrText xml:space="preserve"> PAGEREF _Toc368050773 \h </w:instrText>
        </w:r>
        <w:r>
          <w:rPr>
            <w:noProof/>
            <w:webHidden/>
          </w:rPr>
        </w:r>
        <w:r>
          <w:rPr>
            <w:noProof/>
            <w:webHidden/>
          </w:rPr>
          <w:fldChar w:fldCharType="separate"/>
        </w:r>
        <w:r w:rsidR="00460CAC">
          <w:rPr>
            <w:noProof/>
            <w:webHidden/>
          </w:rPr>
          <w:t>382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4" w:history="1">
        <w:r w:rsidRPr="00AE7367">
          <w:rPr>
            <w:rStyle w:val="Hyperlink"/>
            <w:noProof/>
          </w:rPr>
          <w:t>23.1.1</w:t>
        </w:r>
        <w:r>
          <w:rPr>
            <w:rFonts w:asciiTheme="minorHAnsi" w:eastAsiaTheme="minorEastAsia" w:hAnsiTheme="minorHAnsi" w:cstheme="minorBidi"/>
            <w:b w:val="0"/>
            <w:noProof/>
            <w:sz w:val="22"/>
            <w:szCs w:val="22"/>
            <w:lang w:val="en-US" w:eastAsia="en-US"/>
          </w:rPr>
          <w:tab/>
        </w:r>
        <w:r w:rsidRPr="00AE7367">
          <w:rPr>
            <w:rStyle w:val="Hyperlink"/>
            <w:noProof/>
          </w:rPr>
          <w:t>The Map Constructor</w:t>
        </w:r>
        <w:r>
          <w:rPr>
            <w:noProof/>
            <w:webHidden/>
          </w:rPr>
          <w:tab/>
        </w:r>
        <w:r>
          <w:rPr>
            <w:noProof/>
            <w:webHidden/>
          </w:rPr>
          <w:fldChar w:fldCharType="begin"/>
        </w:r>
        <w:r>
          <w:rPr>
            <w:noProof/>
            <w:webHidden/>
          </w:rPr>
          <w:instrText xml:space="preserve"> PAGEREF _Toc368050774 \h </w:instrText>
        </w:r>
        <w:r>
          <w:rPr>
            <w:noProof/>
            <w:webHidden/>
          </w:rPr>
        </w:r>
        <w:r>
          <w:rPr>
            <w:noProof/>
            <w:webHidden/>
          </w:rPr>
          <w:fldChar w:fldCharType="separate"/>
        </w:r>
        <w:r w:rsidR="00460CAC">
          <w:rPr>
            <w:noProof/>
            <w:webHidden/>
          </w:rPr>
          <w:t>383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5" w:history="1">
        <w:r w:rsidRPr="00AE7367">
          <w:rPr>
            <w:rStyle w:val="Hyperlink"/>
            <w:noProof/>
          </w:rPr>
          <w:t>23.1.2</w:t>
        </w:r>
        <w:r>
          <w:rPr>
            <w:rFonts w:asciiTheme="minorHAnsi" w:eastAsiaTheme="minorEastAsia" w:hAnsiTheme="minorHAnsi" w:cstheme="minorBidi"/>
            <w:b w:val="0"/>
            <w:noProof/>
            <w:sz w:val="22"/>
            <w:szCs w:val="22"/>
            <w:lang w:val="en-US" w:eastAsia="en-US"/>
          </w:rPr>
          <w:tab/>
        </w:r>
        <w:r w:rsidRPr="00AE7367">
          <w:rPr>
            <w:rStyle w:val="Hyperlink"/>
            <w:noProof/>
          </w:rPr>
          <w:t>Properties of the Map Constructor</w:t>
        </w:r>
        <w:r>
          <w:rPr>
            <w:noProof/>
            <w:webHidden/>
          </w:rPr>
          <w:tab/>
        </w:r>
        <w:r>
          <w:rPr>
            <w:noProof/>
            <w:webHidden/>
          </w:rPr>
          <w:fldChar w:fldCharType="begin"/>
        </w:r>
        <w:r>
          <w:rPr>
            <w:noProof/>
            <w:webHidden/>
          </w:rPr>
          <w:instrText xml:space="preserve"> PAGEREF _Toc368050775 \h </w:instrText>
        </w:r>
        <w:r>
          <w:rPr>
            <w:noProof/>
            <w:webHidden/>
          </w:rPr>
        </w:r>
        <w:r>
          <w:rPr>
            <w:noProof/>
            <w:webHidden/>
          </w:rPr>
          <w:fldChar w:fldCharType="separate"/>
        </w:r>
        <w:r w:rsidR="00460CAC">
          <w:rPr>
            <w:noProof/>
            <w:webHidden/>
          </w:rPr>
          <w:t>384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6" w:history="1">
        <w:r w:rsidRPr="00AE7367">
          <w:rPr>
            <w:rStyle w:val="Hyperlink"/>
            <w:noProof/>
          </w:rPr>
          <w:t>23.1.3</w:t>
        </w:r>
        <w:r>
          <w:rPr>
            <w:rFonts w:asciiTheme="minorHAnsi" w:eastAsiaTheme="minorEastAsia" w:hAnsiTheme="minorHAnsi" w:cstheme="minorBidi"/>
            <w:b w:val="0"/>
            <w:noProof/>
            <w:sz w:val="22"/>
            <w:szCs w:val="22"/>
            <w:lang w:val="en-US" w:eastAsia="en-US"/>
          </w:rPr>
          <w:tab/>
        </w:r>
        <w:r w:rsidRPr="00AE7367">
          <w:rPr>
            <w:rStyle w:val="Hyperlink"/>
            <w:noProof/>
          </w:rPr>
          <w:t>Properties of the Map Prototype Object</w:t>
        </w:r>
        <w:r>
          <w:rPr>
            <w:noProof/>
            <w:webHidden/>
          </w:rPr>
          <w:tab/>
        </w:r>
        <w:r>
          <w:rPr>
            <w:noProof/>
            <w:webHidden/>
          </w:rPr>
          <w:fldChar w:fldCharType="begin"/>
        </w:r>
        <w:r>
          <w:rPr>
            <w:noProof/>
            <w:webHidden/>
          </w:rPr>
          <w:instrText xml:space="preserve"> PAGEREF _Toc368050776 \h </w:instrText>
        </w:r>
        <w:r>
          <w:rPr>
            <w:noProof/>
            <w:webHidden/>
          </w:rPr>
        </w:r>
        <w:r>
          <w:rPr>
            <w:noProof/>
            <w:webHidden/>
          </w:rPr>
          <w:fldChar w:fldCharType="separate"/>
        </w:r>
        <w:r w:rsidR="00460CAC">
          <w:rPr>
            <w:noProof/>
            <w:webHidden/>
          </w:rPr>
          <w:t>384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7" w:history="1">
        <w:r w:rsidRPr="00AE7367">
          <w:rPr>
            <w:rStyle w:val="Hyperlink"/>
            <w:noProof/>
          </w:rPr>
          <w:t>23.1.4</w:t>
        </w:r>
        <w:r>
          <w:rPr>
            <w:rFonts w:asciiTheme="minorHAnsi" w:eastAsiaTheme="minorEastAsia" w:hAnsiTheme="minorHAnsi" w:cstheme="minorBidi"/>
            <w:b w:val="0"/>
            <w:noProof/>
            <w:sz w:val="22"/>
            <w:szCs w:val="22"/>
            <w:lang w:val="en-US" w:eastAsia="en-US"/>
          </w:rPr>
          <w:tab/>
        </w:r>
        <w:r w:rsidRPr="00AE7367">
          <w:rPr>
            <w:rStyle w:val="Hyperlink"/>
            <w:noProof/>
          </w:rPr>
          <w:t>Properties of Map Instances</w:t>
        </w:r>
        <w:r>
          <w:rPr>
            <w:noProof/>
            <w:webHidden/>
          </w:rPr>
          <w:tab/>
        </w:r>
        <w:r>
          <w:rPr>
            <w:noProof/>
            <w:webHidden/>
          </w:rPr>
          <w:fldChar w:fldCharType="begin"/>
        </w:r>
        <w:r>
          <w:rPr>
            <w:noProof/>
            <w:webHidden/>
          </w:rPr>
          <w:instrText xml:space="preserve"> PAGEREF _Toc368050777 \h </w:instrText>
        </w:r>
        <w:r>
          <w:rPr>
            <w:noProof/>
            <w:webHidden/>
          </w:rPr>
        </w:r>
        <w:r>
          <w:rPr>
            <w:noProof/>
            <w:webHidden/>
          </w:rPr>
          <w:fldChar w:fldCharType="separate"/>
        </w:r>
        <w:r w:rsidR="00460CAC">
          <w:rPr>
            <w:noProof/>
            <w:webHidden/>
          </w:rPr>
          <w:t>387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78" w:history="1">
        <w:r w:rsidRPr="00AE7367">
          <w:rPr>
            <w:rStyle w:val="Hyperlink"/>
            <w:noProof/>
          </w:rPr>
          <w:t>23.1.5</w:t>
        </w:r>
        <w:r>
          <w:rPr>
            <w:rFonts w:asciiTheme="minorHAnsi" w:eastAsiaTheme="minorEastAsia" w:hAnsiTheme="minorHAnsi" w:cstheme="minorBidi"/>
            <w:b w:val="0"/>
            <w:noProof/>
            <w:sz w:val="22"/>
            <w:szCs w:val="22"/>
            <w:lang w:val="en-US" w:eastAsia="en-US"/>
          </w:rPr>
          <w:tab/>
        </w:r>
        <w:r w:rsidRPr="00AE7367">
          <w:rPr>
            <w:rStyle w:val="Hyperlink"/>
            <w:noProof/>
          </w:rPr>
          <w:t>Map Iterator Object Structure</w:t>
        </w:r>
        <w:r>
          <w:rPr>
            <w:noProof/>
            <w:webHidden/>
          </w:rPr>
          <w:tab/>
        </w:r>
        <w:r>
          <w:rPr>
            <w:noProof/>
            <w:webHidden/>
          </w:rPr>
          <w:fldChar w:fldCharType="begin"/>
        </w:r>
        <w:r>
          <w:rPr>
            <w:noProof/>
            <w:webHidden/>
          </w:rPr>
          <w:instrText xml:space="preserve"> PAGEREF _Toc368050778 \h </w:instrText>
        </w:r>
        <w:r>
          <w:rPr>
            <w:noProof/>
            <w:webHidden/>
          </w:rPr>
        </w:r>
        <w:r>
          <w:rPr>
            <w:noProof/>
            <w:webHidden/>
          </w:rPr>
          <w:fldChar w:fldCharType="separate"/>
        </w:r>
        <w:r w:rsidR="00460CAC">
          <w:rPr>
            <w:noProof/>
            <w:webHidden/>
          </w:rPr>
          <w:t>387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79" w:history="1">
        <w:r w:rsidRPr="00AE7367">
          <w:rPr>
            <w:rStyle w:val="Hyperlink"/>
            <w:noProof/>
          </w:rPr>
          <w:t>23.2</w:t>
        </w:r>
        <w:r>
          <w:rPr>
            <w:rFonts w:asciiTheme="minorHAnsi" w:eastAsiaTheme="minorEastAsia" w:hAnsiTheme="minorHAnsi" w:cstheme="minorBidi"/>
            <w:b w:val="0"/>
            <w:noProof/>
            <w:sz w:val="22"/>
            <w:szCs w:val="22"/>
            <w:lang w:val="en-US" w:eastAsia="en-US"/>
          </w:rPr>
          <w:tab/>
        </w:r>
        <w:r w:rsidRPr="00AE7367">
          <w:rPr>
            <w:rStyle w:val="Hyperlink"/>
            <w:noProof/>
          </w:rPr>
          <w:t>Set Objects</w:t>
        </w:r>
        <w:r>
          <w:rPr>
            <w:noProof/>
            <w:webHidden/>
          </w:rPr>
          <w:tab/>
        </w:r>
        <w:r>
          <w:rPr>
            <w:noProof/>
            <w:webHidden/>
          </w:rPr>
          <w:fldChar w:fldCharType="begin"/>
        </w:r>
        <w:r>
          <w:rPr>
            <w:noProof/>
            <w:webHidden/>
          </w:rPr>
          <w:instrText xml:space="preserve"> PAGEREF _Toc368050779 \h </w:instrText>
        </w:r>
        <w:r>
          <w:rPr>
            <w:noProof/>
            <w:webHidden/>
          </w:rPr>
        </w:r>
        <w:r>
          <w:rPr>
            <w:noProof/>
            <w:webHidden/>
          </w:rPr>
          <w:fldChar w:fldCharType="separate"/>
        </w:r>
        <w:r w:rsidR="00460CAC">
          <w:rPr>
            <w:noProof/>
            <w:webHidden/>
          </w:rPr>
          <w:t>389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0" w:history="1">
        <w:r w:rsidRPr="00AE7367">
          <w:rPr>
            <w:rStyle w:val="Hyperlink"/>
            <w:noProof/>
          </w:rPr>
          <w:t>23.2.1</w:t>
        </w:r>
        <w:r>
          <w:rPr>
            <w:rFonts w:asciiTheme="minorHAnsi" w:eastAsiaTheme="minorEastAsia" w:hAnsiTheme="minorHAnsi" w:cstheme="minorBidi"/>
            <w:b w:val="0"/>
            <w:noProof/>
            <w:sz w:val="22"/>
            <w:szCs w:val="22"/>
            <w:lang w:val="en-US" w:eastAsia="en-US"/>
          </w:rPr>
          <w:tab/>
        </w:r>
        <w:r w:rsidRPr="00AE7367">
          <w:rPr>
            <w:rStyle w:val="Hyperlink"/>
            <w:noProof/>
          </w:rPr>
          <w:t>The Set Constructor</w:t>
        </w:r>
        <w:r>
          <w:rPr>
            <w:noProof/>
            <w:webHidden/>
          </w:rPr>
          <w:tab/>
        </w:r>
        <w:r>
          <w:rPr>
            <w:noProof/>
            <w:webHidden/>
          </w:rPr>
          <w:fldChar w:fldCharType="begin"/>
        </w:r>
        <w:r>
          <w:rPr>
            <w:noProof/>
            <w:webHidden/>
          </w:rPr>
          <w:instrText xml:space="preserve"> PAGEREF _Toc368050780 \h </w:instrText>
        </w:r>
        <w:r>
          <w:rPr>
            <w:noProof/>
            <w:webHidden/>
          </w:rPr>
        </w:r>
        <w:r>
          <w:rPr>
            <w:noProof/>
            <w:webHidden/>
          </w:rPr>
          <w:fldChar w:fldCharType="separate"/>
        </w:r>
        <w:r w:rsidR="00460CAC">
          <w:rPr>
            <w:noProof/>
            <w:webHidden/>
          </w:rPr>
          <w:t>389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1" w:history="1">
        <w:r w:rsidRPr="00AE7367">
          <w:rPr>
            <w:rStyle w:val="Hyperlink"/>
            <w:noProof/>
          </w:rPr>
          <w:t>23.2.2</w:t>
        </w:r>
        <w:r>
          <w:rPr>
            <w:rFonts w:asciiTheme="minorHAnsi" w:eastAsiaTheme="minorEastAsia" w:hAnsiTheme="minorHAnsi" w:cstheme="minorBidi"/>
            <w:b w:val="0"/>
            <w:noProof/>
            <w:sz w:val="22"/>
            <w:szCs w:val="22"/>
            <w:lang w:val="en-US" w:eastAsia="en-US"/>
          </w:rPr>
          <w:tab/>
        </w:r>
        <w:r w:rsidRPr="00AE7367">
          <w:rPr>
            <w:rStyle w:val="Hyperlink"/>
            <w:noProof/>
          </w:rPr>
          <w:t>Properties of the Set Constructor</w:t>
        </w:r>
        <w:r>
          <w:rPr>
            <w:noProof/>
            <w:webHidden/>
          </w:rPr>
          <w:tab/>
        </w:r>
        <w:r>
          <w:rPr>
            <w:noProof/>
            <w:webHidden/>
          </w:rPr>
          <w:fldChar w:fldCharType="begin"/>
        </w:r>
        <w:r>
          <w:rPr>
            <w:noProof/>
            <w:webHidden/>
          </w:rPr>
          <w:instrText xml:space="preserve"> PAGEREF _Toc368050781 \h </w:instrText>
        </w:r>
        <w:r>
          <w:rPr>
            <w:noProof/>
            <w:webHidden/>
          </w:rPr>
        </w:r>
        <w:r>
          <w:rPr>
            <w:noProof/>
            <w:webHidden/>
          </w:rPr>
          <w:fldChar w:fldCharType="separate"/>
        </w:r>
        <w:r w:rsidR="00460CAC">
          <w:rPr>
            <w:noProof/>
            <w:webHidden/>
          </w:rPr>
          <w:t>390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2" w:history="1">
        <w:r w:rsidRPr="00AE7367">
          <w:rPr>
            <w:rStyle w:val="Hyperlink"/>
            <w:noProof/>
          </w:rPr>
          <w:t>23.2.3</w:t>
        </w:r>
        <w:r>
          <w:rPr>
            <w:rFonts w:asciiTheme="minorHAnsi" w:eastAsiaTheme="minorEastAsia" w:hAnsiTheme="minorHAnsi" w:cstheme="minorBidi"/>
            <w:b w:val="0"/>
            <w:noProof/>
            <w:sz w:val="22"/>
            <w:szCs w:val="22"/>
            <w:lang w:val="en-US" w:eastAsia="en-US"/>
          </w:rPr>
          <w:tab/>
        </w:r>
        <w:r w:rsidRPr="00AE7367">
          <w:rPr>
            <w:rStyle w:val="Hyperlink"/>
            <w:noProof/>
          </w:rPr>
          <w:t>Properties of the Set Prototype Object</w:t>
        </w:r>
        <w:r>
          <w:rPr>
            <w:noProof/>
            <w:webHidden/>
          </w:rPr>
          <w:tab/>
        </w:r>
        <w:r>
          <w:rPr>
            <w:noProof/>
            <w:webHidden/>
          </w:rPr>
          <w:fldChar w:fldCharType="begin"/>
        </w:r>
        <w:r>
          <w:rPr>
            <w:noProof/>
            <w:webHidden/>
          </w:rPr>
          <w:instrText xml:space="preserve"> PAGEREF _Toc368050782 \h </w:instrText>
        </w:r>
        <w:r>
          <w:rPr>
            <w:noProof/>
            <w:webHidden/>
          </w:rPr>
        </w:r>
        <w:r>
          <w:rPr>
            <w:noProof/>
            <w:webHidden/>
          </w:rPr>
          <w:fldChar w:fldCharType="separate"/>
        </w:r>
        <w:r w:rsidR="00460CAC">
          <w:rPr>
            <w:noProof/>
            <w:webHidden/>
          </w:rPr>
          <w:t>390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3" w:history="1">
        <w:r w:rsidRPr="00AE7367">
          <w:rPr>
            <w:rStyle w:val="Hyperlink"/>
            <w:noProof/>
          </w:rPr>
          <w:t>23.2.4</w:t>
        </w:r>
        <w:r>
          <w:rPr>
            <w:rFonts w:asciiTheme="minorHAnsi" w:eastAsiaTheme="minorEastAsia" w:hAnsiTheme="minorHAnsi" w:cstheme="minorBidi"/>
            <w:b w:val="0"/>
            <w:noProof/>
            <w:sz w:val="22"/>
            <w:szCs w:val="22"/>
            <w:lang w:val="en-US" w:eastAsia="en-US"/>
          </w:rPr>
          <w:tab/>
        </w:r>
        <w:r w:rsidRPr="00AE7367">
          <w:rPr>
            <w:rStyle w:val="Hyperlink"/>
            <w:noProof/>
          </w:rPr>
          <w:t>Properties of Set Instances</w:t>
        </w:r>
        <w:r>
          <w:rPr>
            <w:noProof/>
            <w:webHidden/>
          </w:rPr>
          <w:tab/>
        </w:r>
        <w:r>
          <w:rPr>
            <w:noProof/>
            <w:webHidden/>
          </w:rPr>
          <w:fldChar w:fldCharType="begin"/>
        </w:r>
        <w:r>
          <w:rPr>
            <w:noProof/>
            <w:webHidden/>
          </w:rPr>
          <w:instrText xml:space="preserve"> PAGEREF _Toc368050783 \h </w:instrText>
        </w:r>
        <w:r>
          <w:rPr>
            <w:noProof/>
            <w:webHidden/>
          </w:rPr>
        </w:r>
        <w:r>
          <w:rPr>
            <w:noProof/>
            <w:webHidden/>
          </w:rPr>
          <w:fldChar w:fldCharType="separate"/>
        </w:r>
        <w:r w:rsidR="00460CAC">
          <w:rPr>
            <w:noProof/>
            <w:webHidden/>
          </w:rPr>
          <w:t>393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4" w:history="1">
        <w:r w:rsidRPr="00AE7367">
          <w:rPr>
            <w:rStyle w:val="Hyperlink"/>
            <w:noProof/>
          </w:rPr>
          <w:t>23.2.5</w:t>
        </w:r>
        <w:r>
          <w:rPr>
            <w:rFonts w:asciiTheme="minorHAnsi" w:eastAsiaTheme="minorEastAsia" w:hAnsiTheme="minorHAnsi" w:cstheme="minorBidi"/>
            <w:b w:val="0"/>
            <w:noProof/>
            <w:sz w:val="22"/>
            <w:szCs w:val="22"/>
            <w:lang w:val="en-US" w:eastAsia="en-US"/>
          </w:rPr>
          <w:tab/>
        </w:r>
        <w:r w:rsidRPr="00AE7367">
          <w:rPr>
            <w:rStyle w:val="Hyperlink"/>
            <w:noProof/>
          </w:rPr>
          <w:t>Set Iterator Object Structure</w:t>
        </w:r>
        <w:r>
          <w:rPr>
            <w:noProof/>
            <w:webHidden/>
          </w:rPr>
          <w:tab/>
        </w:r>
        <w:r>
          <w:rPr>
            <w:noProof/>
            <w:webHidden/>
          </w:rPr>
          <w:fldChar w:fldCharType="begin"/>
        </w:r>
        <w:r>
          <w:rPr>
            <w:noProof/>
            <w:webHidden/>
          </w:rPr>
          <w:instrText xml:space="preserve"> PAGEREF _Toc368050784 \h </w:instrText>
        </w:r>
        <w:r>
          <w:rPr>
            <w:noProof/>
            <w:webHidden/>
          </w:rPr>
        </w:r>
        <w:r>
          <w:rPr>
            <w:noProof/>
            <w:webHidden/>
          </w:rPr>
          <w:fldChar w:fldCharType="separate"/>
        </w:r>
        <w:r w:rsidR="00460CAC">
          <w:rPr>
            <w:noProof/>
            <w:webHidden/>
          </w:rPr>
          <w:t>394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85" w:history="1">
        <w:r w:rsidRPr="00AE7367">
          <w:rPr>
            <w:rStyle w:val="Hyperlink"/>
            <w:noProof/>
          </w:rPr>
          <w:t>23.3</w:t>
        </w:r>
        <w:r>
          <w:rPr>
            <w:rFonts w:asciiTheme="minorHAnsi" w:eastAsiaTheme="minorEastAsia" w:hAnsiTheme="minorHAnsi" w:cstheme="minorBidi"/>
            <w:b w:val="0"/>
            <w:noProof/>
            <w:sz w:val="22"/>
            <w:szCs w:val="22"/>
            <w:lang w:val="en-US" w:eastAsia="en-US"/>
          </w:rPr>
          <w:tab/>
        </w:r>
        <w:r w:rsidRPr="00AE7367">
          <w:rPr>
            <w:rStyle w:val="Hyperlink"/>
            <w:noProof/>
          </w:rPr>
          <w:t>WeakMap Objects</w:t>
        </w:r>
        <w:r>
          <w:rPr>
            <w:noProof/>
            <w:webHidden/>
          </w:rPr>
          <w:tab/>
        </w:r>
        <w:r>
          <w:rPr>
            <w:noProof/>
            <w:webHidden/>
          </w:rPr>
          <w:fldChar w:fldCharType="begin"/>
        </w:r>
        <w:r>
          <w:rPr>
            <w:noProof/>
            <w:webHidden/>
          </w:rPr>
          <w:instrText xml:space="preserve"> PAGEREF _Toc368050785 \h </w:instrText>
        </w:r>
        <w:r>
          <w:rPr>
            <w:noProof/>
            <w:webHidden/>
          </w:rPr>
        </w:r>
        <w:r>
          <w:rPr>
            <w:noProof/>
            <w:webHidden/>
          </w:rPr>
          <w:fldChar w:fldCharType="separate"/>
        </w:r>
        <w:r w:rsidR="00460CAC">
          <w:rPr>
            <w:noProof/>
            <w:webHidden/>
          </w:rPr>
          <w:t>395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6" w:history="1">
        <w:r w:rsidRPr="00AE7367">
          <w:rPr>
            <w:rStyle w:val="Hyperlink"/>
            <w:noProof/>
          </w:rPr>
          <w:t>23.3.1</w:t>
        </w:r>
        <w:r>
          <w:rPr>
            <w:rFonts w:asciiTheme="minorHAnsi" w:eastAsiaTheme="minorEastAsia" w:hAnsiTheme="minorHAnsi" w:cstheme="minorBidi"/>
            <w:b w:val="0"/>
            <w:noProof/>
            <w:sz w:val="22"/>
            <w:szCs w:val="22"/>
            <w:lang w:val="en-US" w:eastAsia="en-US"/>
          </w:rPr>
          <w:tab/>
        </w:r>
        <w:r w:rsidRPr="00AE7367">
          <w:rPr>
            <w:rStyle w:val="Hyperlink"/>
            <w:noProof/>
          </w:rPr>
          <w:t>The WeakMap Constructor</w:t>
        </w:r>
        <w:r>
          <w:rPr>
            <w:noProof/>
            <w:webHidden/>
          </w:rPr>
          <w:tab/>
        </w:r>
        <w:r>
          <w:rPr>
            <w:noProof/>
            <w:webHidden/>
          </w:rPr>
          <w:fldChar w:fldCharType="begin"/>
        </w:r>
        <w:r>
          <w:rPr>
            <w:noProof/>
            <w:webHidden/>
          </w:rPr>
          <w:instrText xml:space="preserve"> PAGEREF _Toc368050786 \h </w:instrText>
        </w:r>
        <w:r>
          <w:rPr>
            <w:noProof/>
            <w:webHidden/>
          </w:rPr>
        </w:r>
        <w:r>
          <w:rPr>
            <w:noProof/>
            <w:webHidden/>
          </w:rPr>
          <w:fldChar w:fldCharType="separate"/>
        </w:r>
        <w:r w:rsidR="00460CAC">
          <w:rPr>
            <w:noProof/>
            <w:webHidden/>
          </w:rPr>
          <w:t>396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7" w:history="1">
        <w:r w:rsidRPr="00AE7367">
          <w:rPr>
            <w:rStyle w:val="Hyperlink"/>
            <w:noProof/>
          </w:rPr>
          <w:t>23.3.2</w:t>
        </w:r>
        <w:r>
          <w:rPr>
            <w:rFonts w:asciiTheme="minorHAnsi" w:eastAsiaTheme="minorEastAsia" w:hAnsiTheme="minorHAnsi" w:cstheme="minorBidi"/>
            <w:b w:val="0"/>
            <w:noProof/>
            <w:sz w:val="22"/>
            <w:szCs w:val="22"/>
            <w:lang w:val="en-US" w:eastAsia="en-US"/>
          </w:rPr>
          <w:tab/>
        </w:r>
        <w:r w:rsidRPr="00AE7367">
          <w:rPr>
            <w:rStyle w:val="Hyperlink"/>
            <w:noProof/>
          </w:rPr>
          <w:t>Properties of the WeakMap Constructor</w:t>
        </w:r>
        <w:r>
          <w:rPr>
            <w:noProof/>
            <w:webHidden/>
          </w:rPr>
          <w:tab/>
        </w:r>
        <w:r>
          <w:rPr>
            <w:noProof/>
            <w:webHidden/>
          </w:rPr>
          <w:fldChar w:fldCharType="begin"/>
        </w:r>
        <w:r>
          <w:rPr>
            <w:noProof/>
            <w:webHidden/>
          </w:rPr>
          <w:instrText xml:space="preserve"> PAGEREF _Toc368050787 \h </w:instrText>
        </w:r>
        <w:r>
          <w:rPr>
            <w:noProof/>
            <w:webHidden/>
          </w:rPr>
        </w:r>
        <w:r>
          <w:rPr>
            <w:noProof/>
            <w:webHidden/>
          </w:rPr>
          <w:fldChar w:fldCharType="separate"/>
        </w:r>
        <w:r w:rsidR="00460CAC">
          <w:rPr>
            <w:noProof/>
            <w:webHidden/>
          </w:rPr>
          <w:t>397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8" w:history="1">
        <w:r w:rsidRPr="00AE7367">
          <w:rPr>
            <w:rStyle w:val="Hyperlink"/>
            <w:noProof/>
          </w:rPr>
          <w:t>23.3.3</w:t>
        </w:r>
        <w:r>
          <w:rPr>
            <w:rFonts w:asciiTheme="minorHAnsi" w:eastAsiaTheme="minorEastAsia" w:hAnsiTheme="minorHAnsi" w:cstheme="minorBidi"/>
            <w:b w:val="0"/>
            <w:noProof/>
            <w:sz w:val="22"/>
            <w:szCs w:val="22"/>
            <w:lang w:val="en-US" w:eastAsia="en-US"/>
          </w:rPr>
          <w:tab/>
        </w:r>
        <w:r w:rsidRPr="00AE7367">
          <w:rPr>
            <w:rStyle w:val="Hyperlink"/>
            <w:noProof/>
          </w:rPr>
          <w:t>Properties of the WeakMap Prototype Object</w:t>
        </w:r>
        <w:r>
          <w:rPr>
            <w:noProof/>
            <w:webHidden/>
          </w:rPr>
          <w:tab/>
        </w:r>
        <w:r>
          <w:rPr>
            <w:noProof/>
            <w:webHidden/>
          </w:rPr>
          <w:fldChar w:fldCharType="begin"/>
        </w:r>
        <w:r>
          <w:rPr>
            <w:noProof/>
            <w:webHidden/>
          </w:rPr>
          <w:instrText xml:space="preserve"> PAGEREF _Toc368050788 \h </w:instrText>
        </w:r>
        <w:r>
          <w:rPr>
            <w:noProof/>
            <w:webHidden/>
          </w:rPr>
        </w:r>
        <w:r>
          <w:rPr>
            <w:noProof/>
            <w:webHidden/>
          </w:rPr>
          <w:fldChar w:fldCharType="separate"/>
        </w:r>
        <w:r w:rsidR="00460CAC">
          <w:rPr>
            <w:noProof/>
            <w:webHidden/>
          </w:rPr>
          <w:t>397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89" w:history="1">
        <w:r w:rsidRPr="00AE7367">
          <w:rPr>
            <w:rStyle w:val="Hyperlink"/>
            <w:noProof/>
          </w:rPr>
          <w:t>23.3.4</w:t>
        </w:r>
        <w:r>
          <w:rPr>
            <w:rFonts w:asciiTheme="minorHAnsi" w:eastAsiaTheme="minorEastAsia" w:hAnsiTheme="minorHAnsi" w:cstheme="minorBidi"/>
            <w:b w:val="0"/>
            <w:noProof/>
            <w:sz w:val="22"/>
            <w:szCs w:val="22"/>
            <w:lang w:val="en-US" w:eastAsia="en-US"/>
          </w:rPr>
          <w:tab/>
        </w:r>
        <w:r w:rsidRPr="00AE7367">
          <w:rPr>
            <w:rStyle w:val="Hyperlink"/>
            <w:noProof/>
          </w:rPr>
          <w:t>Properties of WeakMap Instances</w:t>
        </w:r>
        <w:r>
          <w:rPr>
            <w:noProof/>
            <w:webHidden/>
          </w:rPr>
          <w:tab/>
        </w:r>
        <w:r>
          <w:rPr>
            <w:noProof/>
            <w:webHidden/>
          </w:rPr>
          <w:fldChar w:fldCharType="begin"/>
        </w:r>
        <w:r>
          <w:rPr>
            <w:noProof/>
            <w:webHidden/>
          </w:rPr>
          <w:instrText xml:space="preserve"> PAGEREF _Toc368050789 \h </w:instrText>
        </w:r>
        <w:r>
          <w:rPr>
            <w:noProof/>
            <w:webHidden/>
          </w:rPr>
        </w:r>
        <w:r>
          <w:rPr>
            <w:noProof/>
            <w:webHidden/>
          </w:rPr>
          <w:fldChar w:fldCharType="separate"/>
        </w:r>
        <w:r w:rsidR="00460CAC">
          <w:rPr>
            <w:noProof/>
            <w:webHidden/>
          </w:rPr>
          <w:t>399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90" w:history="1">
        <w:r w:rsidRPr="00AE7367">
          <w:rPr>
            <w:rStyle w:val="Hyperlink"/>
            <w:noProof/>
          </w:rPr>
          <w:t>23.4</w:t>
        </w:r>
        <w:r>
          <w:rPr>
            <w:rFonts w:asciiTheme="minorHAnsi" w:eastAsiaTheme="minorEastAsia" w:hAnsiTheme="minorHAnsi" w:cstheme="minorBidi"/>
            <w:b w:val="0"/>
            <w:noProof/>
            <w:sz w:val="22"/>
            <w:szCs w:val="22"/>
            <w:lang w:val="en-US" w:eastAsia="en-US"/>
          </w:rPr>
          <w:tab/>
        </w:r>
        <w:r w:rsidRPr="00AE7367">
          <w:rPr>
            <w:rStyle w:val="Hyperlink"/>
            <w:noProof/>
          </w:rPr>
          <w:t>WeakSet Objects</w:t>
        </w:r>
        <w:r>
          <w:rPr>
            <w:noProof/>
            <w:webHidden/>
          </w:rPr>
          <w:tab/>
        </w:r>
        <w:r>
          <w:rPr>
            <w:noProof/>
            <w:webHidden/>
          </w:rPr>
          <w:fldChar w:fldCharType="begin"/>
        </w:r>
        <w:r>
          <w:rPr>
            <w:noProof/>
            <w:webHidden/>
          </w:rPr>
          <w:instrText xml:space="preserve"> PAGEREF _Toc368050790 \h </w:instrText>
        </w:r>
        <w:r>
          <w:rPr>
            <w:noProof/>
            <w:webHidden/>
          </w:rPr>
        </w:r>
        <w:r>
          <w:rPr>
            <w:noProof/>
            <w:webHidden/>
          </w:rPr>
          <w:fldChar w:fldCharType="separate"/>
        </w:r>
        <w:r w:rsidR="00460CAC">
          <w:rPr>
            <w:noProof/>
            <w:webHidden/>
          </w:rPr>
          <w:t>399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1" w:history="1">
        <w:r w:rsidRPr="00AE7367">
          <w:rPr>
            <w:rStyle w:val="Hyperlink"/>
            <w:noProof/>
          </w:rPr>
          <w:t>23.4.1</w:t>
        </w:r>
        <w:r>
          <w:rPr>
            <w:rFonts w:asciiTheme="minorHAnsi" w:eastAsiaTheme="minorEastAsia" w:hAnsiTheme="minorHAnsi" w:cstheme="minorBidi"/>
            <w:b w:val="0"/>
            <w:noProof/>
            <w:sz w:val="22"/>
            <w:szCs w:val="22"/>
            <w:lang w:val="en-US" w:eastAsia="en-US"/>
          </w:rPr>
          <w:tab/>
        </w:r>
        <w:r w:rsidRPr="00AE7367">
          <w:rPr>
            <w:rStyle w:val="Hyperlink"/>
            <w:noProof/>
          </w:rPr>
          <w:t>The WeakSet Constructor</w:t>
        </w:r>
        <w:r>
          <w:rPr>
            <w:noProof/>
            <w:webHidden/>
          </w:rPr>
          <w:tab/>
        </w:r>
        <w:r>
          <w:rPr>
            <w:noProof/>
            <w:webHidden/>
          </w:rPr>
          <w:fldChar w:fldCharType="begin"/>
        </w:r>
        <w:r>
          <w:rPr>
            <w:noProof/>
            <w:webHidden/>
          </w:rPr>
          <w:instrText xml:space="preserve"> PAGEREF _Toc368050791 \h </w:instrText>
        </w:r>
        <w:r>
          <w:rPr>
            <w:noProof/>
            <w:webHidden/>
          </w:rPr>
        </w:r>
        <w:r>
          <w:rPr>
            <w:noProof/>
            <w:webHidden/>
          </w:rPr>
          <w:fldChar w:fldCharType="separate"/>
        </w:r>
        <w:r w:rsidR="00460CAC">
          <w:rPr>
            <w:noProof/>
            <w:webHidden/>
          </w:rPr>
          <w:t>399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2" w:history="1">
        <w:r w:rsidRPr="00AE7367">
          <w:rPr>
            <w:rStyle w:val="Hyperlink"/>
            <w:noProof/>
          </w:rPr>
          <w:t>23.4.2</w:t>
        </w:r>
        <w:r>
          <w:rPr>
            <w:rFonts w:asciiTheme="minorHAnsi" w:eastAsiaTheme="minorEastAsia" w:hAnsiTheme="minorHAnsi" w:cstheme="minorBidi"/>
            <w:b w:val="0"/>
            <w:noProof/>
            <w:sz w:val="22"/>
            <w:szCs w:val="22"/>
            <w:lang w:val="en-US" w:eastAsia="en-US"/>
          </w:rPr>
          <w:tab/>
        </w:r>
        <w:r w:rsidRPr="00AE7367">
          <w:rPr>
            <w:rStyle w:val="Hyperlink"/>
            <w:noProof/>
          </w:rPr>
          <w:t>Properties of the WeakSet Constructor</w:t>
        </w:r>
        <w:r>
          <w:rPr>
            <w:noProof/>
            <w:webHidden/>
          </w:rPr>
          <w:tab/>
        </w:r>
        <w:r>
          <w:rPr>
            <w:noProof/>
            <w:webHidden/>
          </w:rPr>
          <w:fldChar w:fldCharType="begin"/>
        </w:r>
        <w:r>
          <w:rPr>
            <w:noProof/>
            <w:webHidden/>
          </w:rPr>
          <w:instrText xml:space="preserve"> PAGEREF _Toc368050792 \h </w:instrText>
        </w:r>
        <w:r>
          <w:rPr>
            <w:noProof/>
            <w:webHidden/>
          </w:rPr>
        </w:r>
        <w:r>
          <w:rPr>
            <w:noProof/>
            <w:webHidden/>
          </w:rPr>
          <w:fldChar w:fldCharType="separate"/>
        </w:r>
        <w:r w:rsidR="00460CAC">
          <w:rPr>
            <w:noProof/>
            <w:webHidden/>
          </w:rPr>
          <w:t>400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3" w:history="1">
        <w:r w:rsidRPr="00AE7367">
          <w:rPr>
            <w:rStyle w:val="Hyperlink"/>
            <w:noProof/>
          </w:rPr>
          <w:t>23.4.3</w:t>
        </w:r>
        <w:r>
          <w:rPr>
            <w:rFonts w:asciiTheme="minorHAnsi" w:eastAsiaTheme="minorEastAsia" w:hAnsiTheme="minorHAnsi" w:cstheme="minorBidi"/>
            <w:b w:val="0"/>
            <w:noProof/>
            <w:sz w:val="22"/>
            <w:szCs w:val="22"/>
            <w:lang w:val="en-US" w:eastAsia="en-US"/>
          </w:rPr>
          <w:tab/>
        </w:r>
        <w:r w:rsidRPr="00AE7367">
          <w:rPr>
            <w:rStyle w:val="Hyperlink"/>
            <w:noProof/>
          </w:rPr>
          <w:t>Properties of the WeakSet Prototype Object</w:t>
        </w:r>
        <w:r>
          <w:rPr>
            <w:noProof/>
            <w:webHidden/>
          </w:rPr>
          <w:tab/>
        </w:r>
        <w:r>
          <w:rPr>
            <w:noProof/>
            <w:webHidden/>
          </w:rPr>
          <w:fldChar w:fldCharType="begin"/>
        </w:r>
        <w:r>
          <w:rPr>
            <w:noProof/>
            <w:webHidden/>
          </w:rPr>
          <w:instrText xml:space="preserve"> PAGEREF _Toc368050793 \h </w:instrText>
        </w:r>
        <w:r>
          <w:rPr>
            <w:noProof/>
            <w:webHidden/>
          </w:rPr>
        </w:r>
        <w:r>
          <w:rPr>
            <w:noProof/>
            <w:webHidden/>
          </w:rPr>
          <w:fldChar w:fldCharType="separate"/>
        </w:r>
        <w:r w:rsidR="00460CAC">
          <w:rPr>
            <w:noProof/>
            <w:webHidden/>
          </w:rPr>
          <w:t>400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4" w:history="1">
        <w:r w:rsidRPr="00AE7367">
          <w:rPr>
            <w:rStyle w:val="Hyperlink"/>
            <w:noProof/>
          </w:rPr>
          <w:t>23.4.4</w:t>
        </w:r>
        <w:r>
          <w:rPr>
            <w:rFonts w:asciiTheme="minorHAnsi" w:eastAsiaTheme="minorEastAsia" w:hAnsiTheme="minorHAnsi" w:cstheme="minorBidi"/>
            <w:b w:val="0"/>
            <w:noProof/>
            <w:sz w:val="22"/>
            <w:szCs w:val="22"/>
            <w:lang w:val="en-US" w:eastAsia="en-US"/>
          </w:rPr>
          <w:tab/>
        </w:r>
        <w:r w:rsidRPr="00AE7367">
          <w:rPr>
            <w:rStyle w:val="Hyperlink"/>
            <w:noProof/>
          </w:rPr>
          <w:t>Properties of WeakSet Instances</w:t>
        </w:r>
        <w:r>
          <w:rPr>
            <w:noProof/>
            <w:webHidden/>
          </w:rPr>
          <w:tab/>
        </w:r>
        <w:r>
          <w:rPr>
            <w:noProof/>
            <w:webHidden/>
          </w:rPr>
          <w:fldChar w:fldCharType="begin"/>
        </w:r>
        <w:r>
          <w:rPr>
            <w:noProof/>
            <w:webHidden/>
          </w:rPr>
          <w:instrText xml:space="preserve"> PAGEREF _Toc368050794 \h </w:instrText>
        </w:r>
        <w:r>
          <w:rPr>
            <w:noProof/>
            <w:webHidden/>
          </w:rPr>
        </w:r>
        <w:r>
          <w:rPr>
            <w:noProof/>
            <w:webHidden/>
          </w:rPr>
          <w:fldChar w:fldCharType="separate"/>
        </w:r>
        <w:r w:rsidR="00460CAC">
          <w:rPr>
            <w:noProof/>
            <w:webHidden/>
          </w:rPr>
          <w:t>402</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795" w:history="1">
        <w:r w:rsidRPr="00AE7367">
          <w:rPr>
            <w:rStyle w:val="Hyperlink"/>
            <w:noProof/>
          </w:rPr>
          <w:t>24</w:t>
        </w:r>
        <w:r>
          <w:rPr>
            <w:rFonts w:asciiTheme="minorHAnsi" w:eastAsiaTheme="minorEastAsia" w:hAnsiTheme="minorHAnsi" w:cstheme="minorBidi"/>
            <w:b w:val="0"/>
            <w:noProof/>
            <w:sz w:val="22"/>
            <w:szCs w:val="22"/>
            <w:lang w:val="en-US" w:eastAsia="en-US"/>
          </w:rPr>
          <w:tab/>
        </w:r>
        <w:r w:rsidRPr="00AE7367">
          <w:rPr>
            <w:rStyle w:val="Hyperlink"/>
            <w:noProof/>
          </w:rPr>
          <w:t>Structured Data</w:t>
        </w:r>
        <w:r>
          <w:rPr>
            <w:noProof/>
            <w:webHidden/>
          </w:rPr>
          <w:tab/>
        </w:r>
        <w:r>
          <w:rPr>
            <w:noProof/>
            <w:webHidden/>
          </w:rPr>
          <w:fldChar w:fldCharType="begin"/>
        </w:r>
        <w:r>
          <w:rPr>
            <w:noProof/>
            <w:webHidden/>
          </w:rPr>
          <w:instrText xml:space="preserve"> PAGEREF _Toc368050795 \h </w:instrText>
        </w:r>
        <w:r>
          <w:rPr>
            <w:noProof/>
            <w:webHidden/>
          </w:rPr>
        </w:r>
        <w:r>
          <w:rPr>
            <w:noProof/>
            <w:webHidden/>
          </w:rPr>
          <w:fldChar w:fldCharType="separate"/>
        </w:r>
        <w:r w:rsidR="00460CAC">
          <w:rPr>
            <w:noProof/>
            <w:webHidden/>
          </w:rPr>
          <w:t>402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796" w:history="1">
        <w:r w:rsidRPr="00AE7367">
          <w:rPr>
            <w:rStyle w:val="Hyperlink"/>
            <w:noProof/>
          </w:rPr>
          <w:t>24.1</w:t>
        </w:r>
        <w:r>
          <w:rPr>
            <w:rFonts w:asciiTheme="minorHAnsi" w:eastAsiaTheme="minorEastAsia" w:hAnsiTheme="minorHAnsi" w:cstheme="minorBidi"/>
            <w:b w:val="0"/>
            <w:noProof/>
            <w:sz w:val="22"/>
            <w:szCs w:val="22"/>
            <w:lang w:val="en-US" w:eastAsia="en-US"/>
          </w:rPr>
          <w:tab/>
        </w:r>
        <w:r w:rsidRPr="00AE7367">
          <w:rPr>
            <w:rStyle w:val="Hyperlink"/>
            <w:noProof/>
          </w:rPr>
          <w:t>ArrayBuffer Objects</w:t>
        </w:r>
        <w:r>
          <w:rPr>
            <w:noProof/>
            <w:webHidden/>
          </w:rPr>
          <w:tab/>
        </w:r>
        <w:r>
          <w:rPr>
            <w:noProof/>
            <w:webHidden/>
          </w:rPr>
          <w:fldChar w:fldCharType="begin"/>
        </w:r>
        <w:r>
          <w:rPr>
            <w:noProof/>
            <w:webHidden/>
          </w:rPr>
          <w:instrText xml:space="preserve"> PAGEREF _Toc368050796 \h </w:instrText>
        </w:r>
        <w:r>
          <w:rPr>
            <w:noProof/>
            <w:webHidden/>
          </w:rPr>
        </w:r>
        <w:r>
          <w:rPr>
            <w:noProof/>
            <w:webHidden/>
          </w:rPr>
          <w:fldChar w:fldCharType="separate"/>
        </w:r>
        <w:r w:rsidR="00460CAC">
          <w:rPr>
            <w:noProof/>
            <w:webHidden/>
          </w:rPr>
          <w:t>402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7" w:history="1">
        <w:r w:rsidRPr="00AE7367">
          <w:rPr>
            <w:rStyle w:val="Hyperlink"/>
            <w:noProof/>
          </w:rPr>
          <w:t>24.1.1</w:t>
        </w:r>
        <w:r>
          <w:rPr>
            <w:rFonts w:asciiTheme="minorHAnsi" w:eastAsiaTheme="minorEastAsia" w:hAnsiTheme="minorHAnsi" w:cstheme="minorBidi"/>
            <w:b w:val="0"/>
            <w:noProof/>
            <w:sz w:val="22"/>
            <w:szCs w:val="22"/>
            <w:lang w:val="en-US" w:eastAsia="en-US"/>
          </w:rPr>
          <w:tab/>
        </w:r>
        <w:r w:rsidRPr="00AE7367">
          <w:rPr>
            <w:rStyle w:val="Hyperlink"/>
            <w:noProof/>
          </w:rPr>
          <w:t>Abstract Operations For ArrayBuffer Objects</w:t>
        </w:r>
        <w:r>
          <w:rPr>
            <w:noProof/>
            <w:webHidden/>
          </w:rPr>
          <w:tab/>
        </w:r>
        <w:r>
          <w:rPr>
            <w:noProof/>
            <w:webHidden/>
          </w:rPr>
          <w:fldChar w:fldCharType="begin"/>
        </w:r>
        <w:r>
          <w:rPr>
            <w:noProof/>
            <w:webHidden/>
          </w:rPr>
          <w:instrText xml:space="preserve"> PAGEREF _Toc368050797 \h </w:instrText>
        </w:r>
        <w:r>
          <w:rPr>
            <w:noProof/>
            <w:webHidden/>
          </w:rPr>
        </w:r>
        <w:r>
          <w:rPr>
            <w:noProof/>
            <w:webHidden/>
          </w:rPr>
          <w:fldChar w:fldCharType="separate"/>
        </w:r>
        <w:r w:rsidR="00460CAC">
          <w:rPr>
            <w:noProof/>
            <w:webHidden/>
          </w:rPr>
          <w:t>402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8" w:history="1">
        <w:r w:rsidRPr="00AE7367">
          <w:rPr>
            <w:rStyle w:val="Hyperlink"/>
            <w:noProof/>
          </w:rPr>
          <w:t>24.1.2</w:t>
        </w:r>
        <w:r>
          <w:rPr>
            <w:rFonts w:asciiTheme="minorHAnsi" w:eastAsiaTheme="minorEastAsia" w:hAnsiTheme="minorHAnsi" w:cstheme="minorBidi"/>
            <w:b w:val="0"/>
            <w:noProof/>
            <w:sz w:val="22"/>
            <w:szCs w:val="22"/>
            <w:lang w:val="en-US" w:eastAsia="en-US"/>
          </w:rPr>
          <w:tab/>
        </w:r>
        <w:r w:rsidRPr="00AE7367">
          <w:rPr>
            <w:rStyle w:val="Hyperlink"/>
            <w:noProof/>
          </w:rPr>
          <w:t>The ArrayBuffer Constructor</w:t>
        </w:r>
        <w:r>
          <w:rPr>
            <w:noProof/>
            <w:webHidden/>
          </w:rPr>
          <w:tab/>
        </w:r>
        <w:r>
          <w:rPr>
            <w:noProof/>
            <w:webHidden/>
          </w:rPr>
          <w:fldChar w:fldCharType="begin"/>
        </w:r>
        <w:r>
          <w:rPr>
            <w:noProof/>
            <w:webHidden/>
          </w:rPr>
          <w:instrText xml:space="preserve"> PAGEREF _Toc368050798 \h </w:instrText>
        </w:r>
        <w:r>
          <w:rPr>
            <w:noProof/>
            <w:webHidden/>
          </w:rPr>
        </w:r>
        <w:r>
          <w:rPr>
            <w:noProof/>
            <w:webHidden/>
          </w:rPr>
          <w:fldChar w:fldCharType="separate"/>
        </w:r>
        <w:r w:rsidR="00460CAC">
          <w:rPr>
            <w:noProof/>
            <w:webHidden/>
          </w:rPr>
          <w:t>404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799" w:history="1">
        <w:r w:rsidRPr="00AE7367">
          <w:rPr>
            <w:rStyle w:val="Hyperlink"/>
            <w:noProof/>
          </w:rPr>
          <w:t>24.1.3</w:t>
        </w:r>
        <w:r>
          <w:rPr>
            <w:rFonts w:asciiTheme="minorHAnsi" w:eastAsiaTheme="minorEastAsia" w:hAnsiTheme="minorHAnsi" w:cstheme="minorBidi"/>
            <w:b w:val="0"/>
            <w:noProof/>
            <w:sz w:val="22"/>
            <w:szCs w:val="22"/>
            <w:lang w:val="en-US" w:eastAsia="en-US"/>
          </w:rPr>
          <w:tab/>
        </w:r>
        <w:r w:rsidRPr="00AE7367">
          <w:rPr>
            <w:rStyle w:val="Hyperlink"/>
            <w:noProof/>
          </w:rPr>
          <w:t>Properties of the ArrayBuffer Constructor</w:t>
        </w:r>
        <w:r>
          <w:rPr>
            <w:noProof/>
            <w:webHidden/>
          </w:rPr>
          <w:tab/>
        </w:r>
        <w:r>
          <w:rPr>
            <w:noProof/>
            <w:webHidden/>
          </w:rPr>
          <w:fldChar w:fldCharType="begin"/>
        </w:r>
        <w:r>
          <w:rPr>
            <w:noProof/>
            <w:webHidden/>
          </w:rPr>
          <w:instrText xml:space="preserve"> PAGEREF _Toc368050799 \h </w:instrText>
        </w:r>
        <w:r>
          <w:rPr>
            <w:noProof/>
            <w:webHidden/>
          </w:rPr>
        </w:r>
        <w:r>
          <w:rPr>
            <w:noProof/>
            <w:webHidden/>
          </w:rPr>
          <w:fldChar w:fldCharType="separate"/>
        </w:r>
        <w:r w:rsidR="00460CAC">
          <w:rPr>
            <w:noProof/>
            <w:webHidden/>
          </w:rPr>
          <w:t>404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0" w:history="1">
        <w:r w:rsidRPr="00AE7367">
          <w:rPr>
            <w:rStyle w:val="Hyperlink"/>
            <w:noProof/>
          </w:rPr>
          <w:t>24.1.4</w:t>
        </w:r>
        <w:r>
          <w:rPr>
            <w:rFonts w:asciiTheme="minorHAnsi" w:eastAsiaTheme="minorEastAsia" w:hAnsiTheme="minorHAnsi" w:cstheme="minorBidi"/>
            <w:b w:val="0"/>
            <w:noProof/>
            <w:sz w:val="22"/>
            <w:szCs w:val="22"/>
            <w:lang w:val="en-US" w:eastAsia="en-US"/>
          </w:rPr>
          <w:tab/>
        </w:r>
        <w:r w:rsidRPr="00AE7367">
          <w:rPr>
            <w:rStyle w:val="Hyperlink"/>
            <w:noProof/>
          </w:rPr>
          <w:t>Properties of the ArrayBuffer Prototype Object</w:t>
        </w:r>
        <w:r>
          <w:rPr>
            <w:noProof/>
            <w:webHidden/>
          </w:rPr>
          <w:tab/>
        </w:r>
        <w:r>
          <w:rPr>
            <w:noProof/>
            <w:webHidden/>
          </w:rPr>
          <w:fldChar w:fldCharType="begin"/>
        </w:r>
        <w:r>
          <w:rPr>
            <w:noProof/>
            <w:webHidden/>
          </w:rPr>
          <w:instrText xml:space="preserve"> PAGEREF _Toc368050800 \h </w:instrText>
        </w:r>
        <w:r>
          <w:rPr>
            <w:noProof/>
            <w:webHidden/>
          </w:rPr>
        </w:r>
        <w:r>
          <w:rPr>
            <w:noProof/>
            <w:webHidden/>
          </w:rPr>
          <w:fldChar w:fldCharType="separate"/>
        </w:r>
        <w:r w:rsidR="00460CAC">
          <w:rPr>
            <w:noProof/>
            <w:webHidden/>
          </w:rPr>
          <w:t>405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1" w:history="1">
        <w:r w:rsidRPr="00AE7367">
          <w:rPr>
            <w:rStyle w:val="Hyperlink"/>
            <w:noProof/>
          </w:rPr>
          <w:t>24.1.5</w:t>
        </w:r>
        <w:r>
          <w:rPr>
            <w:rFonts w:asciiTheme="minorHAnsi" w:eastAsiaTheme="minorEastAsia" w:hAnsiTheme="minorHAnsi" w:cstheme="minorBidi"/>
            <w:b w:val="0"/>
            <w:noProof/>
            <w:sz w:val="22"/>
            <w:szCs w:val="22"/>
            <w:lang w:val="en-US" w:eastAsia="en-US"/>
          </w:rPr>
          <w:tab/>
        </w:r>
        <w:r w:rsidRPr="00AE7367">
          <w:rPr>
            <w:rStyle w:val="Hyperlink"/>
            <w:noProof/>
          </w:rPr>
          <w:t>Properties of the ArrayBuffer Instances</w:t>
        </w:r>
        <w:r>
          <w:rPr>
            <w:noProof/>
            <w:webHidden/>
          </w:rPr>
          <w:tab/>
        </w:r>
        <w:r>
          <w:rPr>
            <w:noProof/>
            <w:webHidden/>
          </w:rPr>
          <w:fldChar w:fldCharType="begin"/>
        </w:r>
        <w:r>
          <w:rPr>
            <w:noProof/>
            <w:webHidden/>
          </w:rPr>
          <w:instrText xml:space="preserve"> PAGEREF _Toc368050801 \h </w:instrText>
        </w:r>
        <w:r>
          <w:rPr>
            <w:noProof/>
            <w:webHidden/>
          </w:rPr>
        </w:r>
        <w:r>
          <w:rPr>
            <w:noProof/>
            <w:webHidden/>
          </w:rPr>
          <w:fldChar w:fldCharType="separate"/>
        </w:r>
        <w:r w:rsidR="00460CAC">
          <w:rPr>
            <w:noProof/>
            <w:webHidden/>
          </w:rPr>
          <w:t>406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02" w:history="1">
        <w:r w:rsidRPr="00AE7367">
          <w:rPr>
            <w:rStyle w:val="Hyperlink"/>
            <w:noProof/>
          </w:rPr>
          <w:t>24.2</w:t>
        </w:r>
        <w:r>
          <w:rPr>
            <w:rFonts w:asciiTheme="minorHAnsi" w:eastAsiaTheme="minorEastAsia" w:hAnsiTheme="minorHAnsi" w:cstheme="minorBidi"/>
            <w:b w:val="0"/>
            <w:noProof/>
            <w:sz w:val="22"/>
            <w:szCs w:val="22"/>
            <w:lang w:val="en-US" w:eastAsia="en-US"/>
          </w:rPr>
          <w:tab/>
        </w:r>
        <w:r w:rsidRPr="00AE7367">
          <w:rPr>
            <w:rStyle w:val="Hyperlink"/>
            <w:noProof/>
          </w:rPr>
          <w:t>DataView Objects</w:t>
        </w:r>
        <w:r>
          <w:rPr>
            <w:noProof/>
            <w:webHidden/>
          </w:rPr>
          <w:tab/>
        </w:r>
        <w:r>
          <w:rPr>
            <w:noProof/>
            <w:webHidden/>
          </w:rPr>
          <w:fldChar w:fldCharType="begin"/>
        </w:r>
        <w:r>
          <w:rPr>
            <w:noProof/>
            <w:webHidden/>
          </w:rPr>
          <w:instrText xml:space="preserve"> PAGEREF _Toc368050802 \h </w:instrText>
        </w:r>
        <w:r>
          <w:rPr>
            <w:noProof/>
            <w:webHidden/>
          </w:rPr>
        </w:r>
        <w:r>
          <w:rPr>
            <w:noProof/>
            <w:webHidden/>
          </w:rPr>
          <w:fldChar w:fldCharType="separate"/>
        </w:r>
        <w:r w:rsidR="00460CAC">
          <w:rPr>
            <w:noProof/>
            <w:webHidden/>
          </w:rPr>
          <w:t>406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3" w:history="1">
        <w:r w:rsidRPr="00AE7367">
          <w:rPr>
            <w:rStyle w:val="Hyperlink"/>
            <w:noProof/>
          </w:rPr>
          <w:t>24.2.1</w:t>
        </w:r>
        <w:r>
          <w:rPr>
            <w:rFonts w:asciiTheme="minorHAnsi" w:eastAsiaTheme="minorEastAsia" w:hAnsiTheme="minorHAnsi" w:cstheme="minorBidi"/>
            <w:b w:val="0"/>
            <w:noProof/>
            <w:sz w:val="22"/>
            <w:szCs w:val="22"/>
            <w:lang w:val="en-US" w:eastAsia="en-US"/>
          </w:rPr>
          <w:tab/>
        </w:r>
        <w:r w:rsidRPr="00AE7367">
          <w:rPr>
            <w:rStyle w:val="Hyperlink"/>
            <w:noProof/>
          </w:rPr>
          <w:t>Abstract Operations For DataView Objects</w:t>
        </w:r>
        <w:r>
          <w:rPr>
            <w:noProof/>
            <w:webHidden/>
          </w:rPr>
          <w:tab/>
        </w:r>
        <w:r>
          <w:rPr>
            <w:noProof/>
            <w:webHidden/>
          </w:rPr>
          <w:fldChar w:fldCharType="begin"/>
        </w:r>
        <w:r>
          <w:rPr>
            <w:noProof/>
            <w:webHidden/>
          </w:rPr>
          <w:instrText xml:space="preserve"> PAGEREF _Toc368050803 \h </w:instrText>
        </w:r>
        <w:r>
          <w:rPr>
            <w:noProof/>
            <w:webHidden/>
          </w:rPr>
        </w:r>
        <w:r>
          <w:rPr>
            <w:noProof/>
            <w:webHidden/>
          </w:rPr>
          <w:fldChar w:fldCharType="separate"/>
        </w:r>
        <w:r w:rsidR="00460CAC">
          <w:rPr>
            <w:noProof/>
            <w:webHidden/>
          </w:rPr>
          <w:t>406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4" w:history="1">
        <w:r w:rsidRPr="00AE7367">
          <w:rPr>
            <w:rStyle w:val="Hyperlink"/>
            <w:noProof/>
          </w:rPr>
          <w:t>24.2.2</w:t>
        </w:r>
        <w:r>
          <w:rPr>
            <w:rFonts w:asciiTheme="minorHAnsi" w:eastAsiaTheme="minorEastAsia" w:hAnsiTheme="minorHAnsi" w:cstheme="minorBidi"/>
            <w:b w:val="0"/>
            <w:noProof/>
            <w:sz w:val="22"/>
            <w:szCs w:val="22"/>
            <w:lang w:val="en-US" w:eastAsia="en-US"/>
          </w:rPr>
          <w:tab/>
        </w:r>
        <w:r w:rsidRPr="00AE7367">
          <w:rPr>
            <w:rStyle w:val="Hyperlink"/>
            <w:noProof/>
          </w:rPr>
          <w:t>The DataView Constructor</w:t>
        </w:r>
        <w:r>
          <w:rPr>
            <w:noProof/>
            <w:webHidden/>
          </w:rPr>
          <w:tab/>
        </w:r>
        <w:r>
          <w:rPr>
            <w:noProof/>
            <w:webHidden/>
          </w:rPr>
          <w:fldChar w:fldCharType="begin"/>
        </w:r>
        <w:r>
          <w:rPr>
            <w:noProof/>
            <w:webHidden/>
          </w:rPr>
          <w:instrText xml:space="preserve"> PAGEREF _Toc368050804 \h </w:instrText>
        </w:r>
        <w:r>
          <w:rPr>
            <w:noProof/>
            <w:webHidden/>
          </w:rPr>
        </w:r>
        <w:r>
          <w:rPr>
            <w:noProof/>
            <w:webHidden/>
          </w:rPr>
          <w:fldChar w:fldCharType="separate"/>
        </w:r>
        <w:r w:rsidR="00460CAC">
          <w:rPr>
            <w:noProof/>
            <w:webHidden/>
          </w:rPr>
          <w:t>407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5" w:history="1">
        <w:r w:rsidRPr="00AE7367">
          <w:rPr>
            <w:rStyle w:val="Hyperlink"/>
            <w:noProof/>
          </w:rPr>
          <w:t>24.2.3</w:t>
        </w:r>
        <w:r>
          <w:rPr>
            <w:rFonts w:asciiTheme="minorHAnsi" w:eastAsiaTheme="minorEastAsia" w:hAnsiTheme="minorHAnsi" w:cstheme="minorBidi"/>
            <w:b w:val="0"/>
            <w:noProof/>
            <w:sz w:val="22"/>
            <w:szCs w:val="22"/>
            <w:lang w:val="en-US" w:eastAsia="en-US"/>
          </w:rPr>
          <w:tab/>
        </w:r>
        <w:r w:rsidRPr="00AE7367">
          <w:rPr>
            <w:rStyle w:val="Hyperlink"/>
            <w:noProof/>
          </w:rPr>
          <w:t>Properties of the DataView Constructor</w:t>
        </w:r>
        <w:r>
          <w:rPr>
            <w:noProof/>
            <w:webHidden/>
          </w:rPr>
          <w:tab/>
        </w:r>
        <w:r>
          <w:rPr>
            <w:noProof/>
            <w:webHidden/>
          </w:rPr>
          <w:fldChar w:fldCharType="begin"/>
        </w:r>
        <w:r>
          <w:rPr>
            <w:noProof/>
            <w:webHidden/>
          </w:rPr>
          <w:instrText xml:space="preserve"> PAGEREF _Toc368050805 \h </w:instrText>
        </w:r>
        <w:r>
          <w:rPr>
            <w:noProof/>
            <w:webHidden/>
          </w:rPr>
        </w:r>
        <w:r>
          <w:rPr>
            <w:noProof/>
            <w:webHidden/>
          </w:rPr>
          <w:fldChar w:fldCharType="separate"/>
        </w:r>
        <w:r w:rsidR="00460CAC">
          <w:rPr>
            <w:noProof/>
            <w:webHidden/>
          </w:rPr>
          <w:t>408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6" w:history="1">
        <w:r w:rsidRPr="00AE7367">
          <w:rPr>
            <w:rStyle w:val="Hyperlink"/>
            <w:noProof/>
          </w:rPr>
          <w:t>24.2.4</w:t>
        </w:r>
        <w:r>
          <w:rPr>
            <w:rFonts w:asciiTheme="minorHAnsi" w:eastAsiaTheme="minorEastAsia" w:hAnsiTheme="minorHAnsi" w:cstheme="minorBidi"/>
            <w:b w:val="0"/>
            <w:noProof/>
            <w:sz w:val="22"/>
            <w:szCs w:val="22"/>
            <w:lang w:val="en-US" w:eastAsia="en-US"/>
          </w:rPr>
          <w:tab/>
        </w:r>
        <w:r w:rsidRPr="00AE7367">
          <w:rPr>
            <w:rStyle w:val="Hyperlink"/>
            <w:noProof/>
          </w:rPr>
          <w:t>Properties of the DataView Prototype Object</w:t>
        </w:r>
        <w:r>
          <w:rPr>
            <w:noProof/>
            <w:webHidden/>
          </w:rPr>
          <w:tab/>
        </w:r>
        <w:r>
          <w:rPr>
            <w:noProof/>
            <w:webHidden/>
          </w:rPr>
          <w:fldChar w:fldCharType="begin"/>
        </w:r>
        <w:r>
          <w:rPr>
            <w:noProof/>
            <w:webHidden/>
          </w:rPr>
          <w:instrText xml:space="preserve"> PAGEREF _Toc368050806 \h </w:instrText>
        </w:r>
        <w:r>
          <w:rPr>
            <w:noProof/>
            <w:webHidden/>
          </w:rPr>
        </w:r>
        <w:r>
          <w:rPr>
            <w:noProof/>
            <w:webHidden/>
          </w:rPr>
          <w:fldChar w:fldCharType="separate"/>
        </w:r>
        <w:r w:rsidR="00460CAC">
          <w:rPr>
            <w:noProof/>
            <w:webHidden/>
          </w:rPr>
          <w:t>408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7" w:history="1">
        <w:r w:rsidRPr="00AE7367">
          <w:rPr>
            <w:rStyle w:val="Hyperlink"/>
            <w:noProof/>
          </w:rPr>
          <w:t>24.2.5</w:t>
        </w:r>
        <w:r>
          <w:rPr>
            <w:rFonts w:asciiTheme="minorHAnsi" w:eastAsiaTheme="minorEastAsia" w:hAnsiTheme="minorHAnsi" w:cstheme="minorBidi"/>
            <w:b w:val="0"/>
            <w:noProof/>
            <w:sz w:val="22"/>
            <w:szCs w:val="22"/>
            <w:lang w:val="en-US" w:eastAsia="en-US"/>
          </w:rPr>
          <w:tab/>
        </w:r>
        <w:r w:rsidRPr="00AE7367">
          <w:rPr>
            <w:rStyle w:val="Hyperlink"/>
            <w:noProof/>
          </w:rPr>
          <w:t>Properties of DataView Instances</w:t>
        </w:r>
        <w:r>
          <w:rPr>
            <w:noProof/>
            <w:webHidden/>
          </w:rPr>
          <w:tab/>
        </w:r>
        <w:r>
          <w:rPr>
            <w:noProof/>
            <w:webHidden/>
          </w:rPr>
          <w:fldChar w:fldCharType="begin"/>
        </w:r>
        <w:r>
          <w:rPr>
            <w:noProof/>
            <w:webHidden/>
          </w:rPr>
          <w:instrText xml:space="preserve"> PAGEREF _Toc368050807 \h </w:instrText>
        </w:r>
        <w:r>
          <w:rPr>
            <w:noProof/>
            <w:webHidden/>
          </w:rPr>
        </w:r>
        <w:r>
          <w:rPr>
            <w:noProof/>
            <w:webHidden/>
          </w:rPr>
          <w:fldChar w:fldCharType="separate"/>
        </w:r>
        <w:r w:rsidR="00460CAC">
          <w:rPr>
            <w:noProof/>
            <w:webHidden/>
          </w:rPr>
          <w:t>412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08" w:history="1">
        <w:r w:rsidRPr="00AE7367">
          <w:rPr>
            <w:rStyle w:val="Hyperlink"/>
            <w:noProof/>
          </w:rPr>
          <w:t>24.3</w:t>
        </w:r>
        <w:r>
          <w:rPr>
            <w:rFonts w:asciiTheme="minorHAnsi" w:eastAsiaTheme="minorEastAsia" w:hAnsiTheme="minorHAnsi" w:cstheme="minorBidi"/>
            <w:b w:val="0"/>
            <w:noProof/>
            <w:sz w:val="22"/>
            <w:szCs w:val="22"/>
            <w:lang w:val="en-US" w:eastAsia="en-US"/>
          </w:rPr>
          <w:tab/>
        </w:r>
        <w:r w:rsidRPr="00AE7367">
          <w:rPr>
            <w:rStyle w:val="Hyperlink"/>
            <w:noProof/>
          </w:rPr>
          <w:t>The JSON Object</w:t>
        </w:r>
        <w:r>
          <w:rPr>
            <w:noProof/>
            <w:webHidden/>
          </w:rPr>
          <w:tab/>
        </w:r>
        <w:r>
          <w:rPr>
            <w:noProof/>
            <w:webHidden/>
          </w:rPr>
          <w:fldChar w:fldCharType="begin"/>
        </w:r>
        <w:r>
          <w:rPr>
            <w:noProof/>
            <w:webHidden/>
          </w:rPr>
          <w:instrText xml:space="preserve"> PAGEREF _Toc368050808 \h </w:instrText>
        </w:r>
        <w:r>
          <w:rPr>
            <w:noProof/>
            <w:webHidden/>
          </w:rPr>
        </w:r>
        <w:r>
          <w:rPr>
            <w:noProof/>
            <w:webHidden/>
          </w:rPr>
          <w:fldChar w:fldCharType="separate"/>
        </w:r>
        <w:r w:rsidR="00460CAC">
          <w:rPr>
            <w:noProof/>
            <w:webHidden/>
          </w:rPr>
          <w:t>412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09" w:history="1">
        <w:r w:rsidRPr="00AE7367">
          <w:rPr>
            <w:rStyle w:val="Hyperlink"/>
            <w:noProof/>
          </w:rPr>
          <w:t>24.3.1</w:t>
        </w:r>
        <w:r>
          <w:rPr>
            <w:rFonts w:asciiTheme="minorHAnsi" w:eastAsiaTheme="minorEastAsia" w:hAnsiTheme="minorHAnsi" w:cstheme="minorBidi"/>
            <w:b w:val="0"/>
            <w:noProof/>
            <w:sz w:val="22"/>
            <w:szCs w:val="22"/>
            <w:lang w:val="en-US" w:eastAsia="en-US"/>
          </w:rPr>
          <w:tab/>
        </w:r>
        <w:r w:rsidRPr="00AE7367">
          <w:rPr>
            <w:rStyle w:val="Hyperlink"/>
            <w:noProof/>
          </w:rPr>
          <w:t>The JSON Grammar</w:t>
        </w:r>
        <w:r>
          <w:rPr>
            <w:noProof/>
            <w:webHidden/>
          </w:rPr>
          <w:tab/>
        </w:r>
        <w:r>
          <w:rPr>
            <w:noProof/>
            <w:webHidden/>
          </w:rPr>
          <w:fldChar w:fldCharType="begin"/>
        </w:r>
        <w:r>
          <w:rPr>
            <w:noProof/>
            <w:webHidden/>
          </w:rPr>
          <w:instrText xml:space="preserve"> PAGEREF _Toc368050809 \h </w:instrText>
        </w:r>
        <w:r>
          <w:rPr>
            <w:noProof/>
            <w:webHidden/>
          </w:rPr>
        </w:r>
        <w:r>
          <w:rPr>
            <w:noProof/>
            <w:webHidden/>
          </w:rPr>
          <w:fldChar w:fldCharType="separate"/>
        </w:r>
        <w:r w:rsidR="00460CAC">
          <w:rPr>
            <w:noProof/>
            <w:webHidden/>
          </w:rPr>
          <w:t>412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10" w:history="1">
        <w:r w:rsidRPr="00AE7367">
          <w:rPr>
            <w:rStyle w:val="Hyperlink"/>
            <w:noProof/>
          </w:rPr>
          <w:t>24.3.2</w:t>
        </w:r>
        <w:r>
          <w:rPr>
            <w:rFonts w:asciiTheme="minorHAnsi" w:eastAsiaTheme="minorEastAsia" w:hAnsiTheme="minorHAnsi" w:cstheme="minorBidi"/>
            <w:b w:val="0"/>
            <w:noProof/>
            <w:sz w:val="22"/>
            <w:szCs w:val="22"/>
            <w:lang w:val="en-US" w:eastAsia="en-US"/>
          </w:rPr>
          <w:tab/>
        </w:r>
        <w:r w:rsidRPr="00AE7367">
          <w:rPr>
            <w:rStyle w:val="Hyperlink"/>
            <w:noProof/>
          </w:rPr>
          <w:t>JSON.parse ( text [ , reviver ] )</w:t>
        </w:r>
        <w:r>
          <w:rPr>
            <w:noProof/>
            <w:webHidden/>
          </w:rPr>
          <w:tab/>
        </w:r>
        <w:r>
          <w:rPr>
            <w:noProof/>
            <w:webHidden/>
          </w:rPr>
          <w:fldChar w:fldCharType="begin"/>
        </w:r>
        <w:r>
          <w:rPr>
            <w:noProof/>
            <w:webHidden/>
          </w:rPr>
          <w:instrText xml:space="preserve"> PAGEREF _Toc368050810 \h </w:instrText>
        </w:r>
        <w:r>
          <w:rPr>
            <w:noProof/>
            <w:webHidden/>
          </w:rPr>
        </w:r>
        <w:r>
          <w:rPr>
            <w:noProof/>
            <w:webHidden/>
          </w:rPr>
          <w:fldChar w:fldCharType="separate"/>
        </w:r>
        <w:r w:rsidR="00460CAC">
          <w:rPr>
            <w:noProof/>
            <w:webHidden/>
          </w:rPr>
          <w:t>414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11" w:history="1">
        <w:r w:rsidRPr="00AE7367">
          <w:rPr>
            <w:rStyle w:val="Hyperlink"/>
            <w:noProof/>
          </w:rPr>
          <w:t>24.3.3</w:t>
        </w:r>
        <w:r>
          <w:rPr>
            <w:rFonts w:asciiTheme="minorHAnsi" w:eastAsiaTheme="minorEastAsia" w:hAnsiTheme="minorHAnsi" w:cstheme="minorBidi"/>
            <w:b w:val="0"/>
            <w:noProof/>
            <w:sz w:val="22"/>
            <w:szCs w:val="22"/>
            <w:lang w:val="en-US" w:eastAsia="en-US"/>
          </w:rPr>
          <w:tab/>
        </w:r>
        <w:r w:rsidRPr="00AE7367">
          <w:rPr>
            <w:rStyle w:val="Hyperlink"/>
            <w:noProof/>
          </w:rPr>
          <w:t>JSON.stringify ( value [ , replacer [ , space ] ] )</w:t>
        </w:r>
        <w:r>
          <w:rPr>
            <w:noProof/>
            <w:webHidden/>
          </w:rPr>
          <w:tab/>
        </w:r>
        <w:r>
          <w:rPr>
            <w:noProof/>
            <w:webHidden/>
          </w:rPr>
          <w:fldChar w:fldCharType="begin"/>
        </w:r>
        <w:r>
          <w:rPr>
            <w:noProof/>
            <w:webHidden/>
          </w:rPr>
          <w:instrText xml:space="preserve"> PAGEREF _Toc368050811 \h </w:instrText>
        </w:r>
        <w:r>
          <w:rPr>
            <w:noProof/>
            <w:webHidden/>
          </w:rPr>
        </w:r>
        <w:r>
          <w:rPr>
            <w:noProof/>
            <w:webHidden/>
          </w:rPr>
          <w:fldChar w:fldCharType="separate"/>
        </w:r>
        <w:r w:rsidR="00460CAC">
          <w:rPr>
            <w:noProof/>
            <w:webHidden/>
          </w:rPr>
          <w:t>415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12" w:history="1">
        <w:r w:rsidRPr="00AE7367">
          <w:rPr>
            <w:rStyle w:val="Hyperlink"/>
            <w:noProof/>
          </w:rPr>
          <w:t>24.3.4</w:t>
        </w:r>
        <w:r>
          <w:rPr>
            <w:rFonts w:asciiTheme="minorHAnsi" w:eastAsiaTheme="minorEastAsia" w:hAnsiTheme="minorHAnsi" w:cstheme="minorBidi"/>
            <w:b w:val="0"/>
            <w:noProof/>
            <w:sz w:val="22"/>
            <w:szCs w:val="22"/>
            <w:lang w:val="en-US" w:eastAsia="en-US"/>
          </w:rPr>
          <w:tab/>
        </w:r>
        <w:r w:rsidRPr="00AE7367">
          <w:rPr>
            <w:rStyle w:val="Hyperlink"/>
            <w:noProof/>
          </w:rPr>
          <w:t>JSON [ @@toStringTag ]</w:t>
        </w:r>
        <w:r>
          <w:rPr>
            <w:noProof/>
            <w:webHidden/>
          </w:rPr>
          <w:tab/>
        </w:r>
        <w:r>
          <w:rPr>
            <w:noProof/>
            <w:webHidden/>
          </w:rPr>
          <w:fldChar w:fldCharType="begin"/>
        </w:r>
        <w:r>
          <w:rPr>
            <w:noProof/>
            <w:webHidden/>
          </w:rPr>
          <w:instrText xml:space="preserve"> PAGEREF _Toc368050812 \h </w:instrText>
        </w:r>
        <w:r>
          <w:rPr>
            <w:noProof/>
            <w:webHidden/>
          </w:rPr>
        </w:r>
        <w:r>
          <w:rPr>
            <w:noProof/>
            <w:webHidden/>
          </w:rPr>
          <w:fldChar w:fldCharType="separate"/>
        </w:r>
        <w:r w:rsidR="00460CAC">
          <w:rPr>
            <w:noProof/>
            <w:webHidden/>
          </w:rPr>
          <w:t>419</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13" w:history="1">
        <w:r w:rsidRPr="00AE7367">
          <w:rPr>
            <w:rStyle w:val="Hyperlink"/>
            <w:noProof/>
          </w:rPr>
          <w:t>25</w:t>
        </w:r>
        <w:r>
          <w:rPr>
            <w:rFonts w:asciiTheme="minorHAnsi" w:eastAsiaTheme="minorEastAsia" w:hAnsiTheme="minorHAnsi" w:cstheme="minorBidi"/>
            <w:b w:val="0"/>
            <w:noProof/>
            <w:sz w:val="22"/>
            <w:szCs w:val="22"/>
            <w:lang w:val="en-US" w:eastAsia="en-US"/>
          </w:rPr>
          <w:tab/>
        </w:r>
        <w:r w:rsidRPr="00AE7367">
          <w:rPr>
            <w:rStyle w:val="Hyperlink"/>
            <w:noProof/>
          </w:rPr>
          <w:t>Control Abstraction Objects</w:t>
        </w:r>
        <w:r>
          <w:rPr>
            <w:noProof/>
            <w:webHidden/>
          </w:rPr>
          <w:tab/>
        </w:r>
        <w:r>
          <w:rPr>
            <w:noProof/>
            <w:webHidden/>
          </w:rPr>
          <w:fldChar w:fldCharType="begin"/>
        </w:r>
        <w:r>
          <w:rPr>
            <w:noProof/>
            <w:webHidden/>
          </w:rPr>
          <w:instrText xml:space="preserve"> PAGEREF _Toc368050813 \h </w:instrText>
        </w:r>
        <w:r>
          <w:rPr>
            <w:noProof/>
            <w:webHidden/>
          </w:rPr>
        </w:r>
        <w:r>
          <w:rPr>
            <w:noProof/>
            <w:webHidden/>
          </w:rPr>
          <w:fldChar w:fldCharType="separate"/>
        </w:r>
        <w:r w:rsidR="00460CAC">
          <w:rPr>
            <w:noProof/>
            <w:webHidden/>
          </w:rPr>
          <w:t>419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15" w:history="1">
        <w:r w:rsidRPr="00AE7367">
          <w:rPr>
            <w:rStyle w:val="Hyperlink"/>
            <w:noProof/>
          </w:rPr>
          <w:t>25.1</w:t>
        </w:r>
        <w:r>
          <w:rPr>
            <w:rFonts w:asciiTheme="minorHAnsi" w:eastAsiaTheme="minorEastAsia" w:hAnsiTheme="minorHAnsi" w:cstheme="minorBidi"/>
            <w:b w:val="0"/>
            <w:noProof/>
            <w:sz w:val="22"/>
            <w:szCs w:val="22"/>
            <w:lang w:val="en-US" w:eastAsia="en-US"/>
          </w:rPr>
          <w:tab/>
        </w:r>
        <w:r w:rsidRPr="00AE7367">
          <w:rPr>
            <w:rStyle w:val="Hyperlink"/>
            <w:noProof/>
          </w:rPr>
          <w:t>Common Iteration Interfaces</w:t>
        </w:r>
        <w:r>
          <w:rPr>
            <w:noProof/>
            <w:webHidden/>
          </w:rPr>
          <w:tab/>
        </w:r>
        <w:r>
          <w:rPr>
            <w:noProof/>
            <w:webHidden/>
          </w:rPr>
          <w:fldChar w:fldCharType="begin"/>
        </w:r>
        <w:r>
          <w:rPr>
            <w:noProof/>
            <w:webHidden/>
          </w:rPr>
          <w:instrText xml:space="preserve"> PAGEREF _Toc368050815 \h </w:instrText>
        </w:r>
        <w:r>
          <w:rPr>
            <w:noProof/>
            <w:webHidden/>
          </w:rPr>
        </w:r>
        <w:r>
          <w:rPr>
            <w:noProof/>
            <w:webHidden/>
          </w:rPr>
          <w:fldChar w:fldCharType="separate"/>
        </w:r>
        <w:r w:rsidR="00460CAC">
          <w:rPr>
            <w:noProof/>
            <w:webHidden/>
          </w:rPr>
          <w:t>419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16" w:history="1">
        <w:r w:rsidRPr="00AE7367">
          <w:rPr>
            <w:rStyle w:val="Hyperlink"/>
            <w:noProof/>
          </w:rPr>
          <w:t>25.1.1</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i/>
            <w:iCs/>
            <w:noProof/>
          </w:rPr>
          <w:t>Iterable</w:t>
        </w:r>
        <w:r w:rsidRPr="00AE7367">
          <w:rPr>
            <w:rStyle w:val="Hyperlink"/>
            <w:noProof/>
          </w:rPr>
          <w:t xml:space="preserve"> Iterface</w:t>
        </w:r>
        <w:r>
          <w:rPr>
            <w:noProof/>
            <w:webHidden/>
          </w:rPr>
          <w:tab/>
        </w:r>
        <w:r>
          <w:rPr>
            <w:noProof/>
            <w:webHidden/>
          </w:rPr>
          <w:fldChar w:fldCharType="begin"/>
        </w:r>
        <w:r>
          <w:rPr>
            <w:noProof/>
            <w:webHidden/>
          </w:rPr>
          <w:instrText xml:space="preserve"> PAGEREF _Toc368050816 \h </w:instrText>
        </w:r>
        <w:r>
          <w:rPr>
            <w:noProof/>
            <w:webHidden/>
          </w:rPr>
        </w:r>
        <w:r>
          <w:rPr>
            <w:noProof/>
            <w:webHidden/>
          </w:rPr>
          <w:fldChar w:fldCharType="separate"/>
        </w:r>
        <w:r w:rsidR="00460CAC">
          <w:rPr>
            <w:noProof/>
            <w:webHidden/>
          </w:rPr>
          <w:t>419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17" w:history="1">
        <w:r w:rsidRPr="00AE7367">
          <w:rPr>
            <w:rStyle w:val="Hyperlink"/>
            <w:noProof/>
          </w:rPr>
          <w:t>25.1.2</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i/>
            <w:iCs/>
            <w:noProof/>
          </w:rPr>
          <w:t xml:space="preserve">Iterator </w:t>
        </w:r>
        <w:r w:rsidRPr="00AE7367">
          <w:rPr>
            <w:rStyle w:val="Hyperlink"/>
            <w:noProof/>
          </w:rPr>
          <w:t xml:space="preserve"> Iterface</w:t>
        </w:r>
        <w:r>
          <w:rPr>
            <w:noProof/>
            <w:webHidden/>
          </w:rPr>
          <w:tab/>
        </w:r>
        <w:r>
          <w:rPr>
            <w:noProof/>
            <w:webHidden/>
          </w:rPr>
          <w:fldChar w:fldCharType="begin"/>
        </w:r>
        <w:r>
          <w:rPr>
            <w:noProof/>
            <w:webHidden/>
          </w:rPr>
          <w:instrText xml:space="preserve"> PAGEREF _Toc368050817 \h </w:instrText>
        </w:r>
        <w:r>
          <w:rPr>
            <w:noProof/>
            <w:webHidden/>
          </w:rPr>
        </w:r>
        <w:r>
          <w:rPr>
            <w:noProof/>
            <w:webHidden/>
          </w:rPr>
          <w:fldChar w:fldCharType="separate"/>
        </w:r>
        <w:r w:rsidR="00460CAC">
          <w:rPr>
            <w:noProof/>
            <w:webHidden/>
          </w:rPr>
          <w:t>420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18" w:history="1">
        <w:r w:rsidRPr="00AE7367">
          <w:rPr>
            <w:rStyle w:val="Hyperlink"/>
            <w:noProof/>
          </w:rPr>
          <w:t>25.1.3</w:t>
        </w:r>
        <w:r>
          <w:rPr>
            <w:rFonts w:asciiTheme="minorHAnsi" w:eastAsiaTheme="minorEastAsia" w:hAnsiTheme="minorHAnsi" w:cstheme="minorBidi"/>
            <w:b w:val="0"/>
            <w:noProof/>
            <w:sz w:val="22"/>
            <w:szCs w:val="22"/>
            <w:lang w:val="en-US" w:eastAsia="en-US"/>
          </w:rPr>
          <w:tab/>
        </w:r>
        <w:r w:rsidRPr="00AE7367">
          <w:rPr>
            <w:rStyle w:val="Hyperlink"/>
            <w:noProof/>
          </w:rPr>
          <w:t xml:space="preserve">The </w:t>
        </w:r>
        <w:r w:rsidRPr="00AE7367">
          <w:rPr>
            <w:rStyle w:val="Hyperlink"/>
            <w:i/>
            <w:iCs/>
            <w:noProof/>
          </w:rPr>
          <w:t xml:space="preserve">IteratorResult </w:t>
        </w:r>
        <w:r w:rsidRPr="00AE7367">
          <w:rPr>
            <w:rStyle w:val="Hyperlink"/>
            <w:noProof/>
          </w:rPr>
          <w:t xml:space="preserve"> Iterface</w:t>
        </w:r>
        <w:r>
          <w:rPr>
            <w:noProof/>
            <w:webHidden/>
          </w:rPr>
          <w:tab/>
        </w:r>
        <w:r>
          <w:rPr>
            <w:noProof/>
            <w:webHidden/>
          </w:rPr>
          <w:fldChar w:fldCharType="begin"/>
        </w:r>
        <w:r>
          <w:rPr>
            <w:noProof/>
            <w:webHidden/>
          </w:rPr>
          <w:instrText xml:space="preserve"> PAGEREF _Toc368050818 \h </w:instrText>
        </w:r>
        <w:r>
          <w:rPr>
            <w:noProof/>
            <w:webHidden/>
          </w:rPr>
        </w:r>
        <w:r>
          <w:rPr>
            <w:noProof/>
            <w:webHidden/>
          </w:rPr>
          <w:fldChar w:fldCharType="separate"/>
        </w:r>
        <w:r w:rsidR="00460CAC">
          <w:rPr>
            <w:noProof/>
            <w:webHidden/>
          </w:rPr>
          <w:t>420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19" w:history="1">
        <w:r w:rsidRPr="00AE7367">
          <w:rPr>
            <w:rStyle w:val="Hyperlink"/>
            <w:noProof/>
          </w:rPr>
          <w:t>25.2</w:t>
        </w:r>
        <w:r>
          <w:rPr>
            <w:rFonts w:asciiTheme="minorHAnsi" w:eastAsiaTheme="minorEastAsia" w:hAnsiTheme="minorHAnsi" w:cstheme="minorBidi"/>
            <w:b w:val="0"/>
            <w:noProof/>
            <w:sz w:val="22"/>
            <w:szCs w:val="22"/>
            <w:lang w:val="en-US" w:eastAsia="en-US"/>
          </w:rPr>
          <w:tab/>
        </w:r>
        <w:r w:rsidRPr="00AE7367">
          <w:rPr>
            <w:rStyle w:val="Hyperlink"/>
            <w:rFonts w:cs="Arial"/>
            <w:noProof/>
          </w:rPr>
          <w:t>"</w:t>
        </w:r>
        <w:r w:rsidRPr="00AE7367">
          <w:rPr>
            <w:rStyle w:val="Hyperlink"/>
            <w:noProof/>
          </w:rPr>
          <w:t>std:iteration</w:t>
        </w:r>
        <w:r w:rsidRPr="00AE7367">
          <w:rPr>
            <w:rStyle w:val="Hyperlink"/>
            <w:rFonts w:cs="Arial"/>
            <w:noProof/>
          </w:rPr>
          <w:t xml:space="preserve">" </w:t>
        </w:r>
        <w:r w:rsidRPr="00AE7367">
          <w:rPr>
            <w:rStyle w:val="Hyperlink"/>
            <w:noProof/>
          </w:rPr>
          <w:t>Exports</w:t>
        </w:r>
        <w:r>
          <w:rPr>
            <w:noProof/>
            <w:webHidden/>
          </w:rPr>
          <w:tab/>
        </w:r>
        <w:r>
          <w:rPr>
            <w:noProof/>
            <w:webHidden/>
          </w:rPr>
          <w:fldChar w:fldCharType="begin"/>
        </w:r>
        <w:r>
          <w:rPr>
            <w:noProof/>
            <w:webHidden/>
          </w:rPr>
          <w:instrText xml:space="preserve"> PAGEREF _Toc368050819 \h </w:instrText>
        </w:r>
        <w:r>
          <w:rPr>
            <w:noProof/>
            <w:webHidden/>
          </w:rPr>
        </w:r>
        <w:r>
          <w:rPr>
            <w:noProof/>
            <w:webHidden/>
          </w:rPr>
          <w:fldChar w:fldCharType="separate"/>
        </w:r>
        <w:r w:rsidR="00460CAC">
          <w:rPr>
            <w:noProof/>
            <w:webHidden/>
          </w:rPr>
          <w:t>420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20" w:history="1">
        <w:r w:rsidRPr="00AE7367">
          <w:rPr>
            <w:rStyle w:val="Hyperlink"/>
            <w:noProof/>
          </w:rPr>
          <w:t>25.3</w:t>
        </w:r>
        <w:r>
          <w:rPr>
            <w:rFonts w:asciiTheme="minorHAnsi" w:eastAsiaTheme="minorEastAsia" w:hAnsiTheme="minorHAnsi" w:cstheme="minorBidi"/>
            <w:b w:val="0"/>
            <w:noProof/>
            <w:sz w:val="22"/>
            <w:szCs w:val="22"/>
            <w:lang w:val="en-US" w:eastAsia="en-US"/>
          </w:rPr>
          <w:tab/>
        </w:r>
        <w:r w:rsidRPr="00AE7367">
          <w:rPr>
            <w:rStyle w:val="Hyperlink"/>
            <w:noProof/>
          </w:rPr>
          <w:t>GeneratorFunction Objects</w:t>
        </w:r>
        <w:r>
          <w:rPr>
            <w:noProof/>
            <w:webHidden/>
          </w:rPr>
          <w:tab/>
        </w:r>
        <w:r>
          <w:rPr>
            <w:noProof/>
            <w:webHidden/>
          </w:rPr>
          <w:fldChar w:fldCharType="begin"/>
        </w:r>
        <w:r>
          <w:rPr>
            <w:noProof/>
            <w:webHidden/>
          </w:rPr>
          <w:instrText xml:space="preserve"> PAGEREF _Toc368050820 \h </w:instrText>
        </w:r>
        <w:r>
          <w:rPr>
            <w:noProof/>
            <w:webHidden/>
          </w:rPr>
        </w:r>
        <w:r>
          <w:rPr>
            <w:noProof/>
            <w:webHidden/>
          </w:rPr>
          <w:fldChar w:fldCharType="separate"/>
        </w:r>
        <w:r w:rsidR="00460CAC">
          <w:rPr>
            <w:noProof/>
            <w:webHidden/>
          </w:rPr>
          <w:t>420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1" w:history="1">
        <w:r w:rsidRPr="00AE7367">
          <w:rPr>
            <w:rStyle w:val="Hyperlink"/>
            <w:noProof/>
          </w:rPr>
          <w:t>25.3.1</w:t>
        </w:r>
        <w:r>
          <w:rPr>
            <w:rFonts w:asciiTheme="minorHAnsi" w:eastAsiaTheme="minorEastAsia" w:hAnsiTheme="minorHAnsi" w:cstheme="minorBidi"/>
            <w:b w:val="0"/>
            <w:noProof/>
            <w:sz w:val="22"/>
            <w:szCs w:val="22"/>
            <w:lang w:val="en-US" w:eastAsia="en-US"/>
          </w:rPr>
          <w:tab/>
        </w:r>
        <w:r w:rsidRPr="00AE7367">
          <w:rPr>
            <w:rStyle w:val="Hyperlink"/>
            <w:noProof/>
          </w:rPr>
          <w:t>The GeneratorFunction Constructor</w:t>
        </w:r>
        <w:r>
          <w:rPr>
            <w:noProof/>
            <w:webHidden/>
          </w:rPr>
          <w:tab/>
        </w:r>
        <w:r>
          <w:rPr>
            <w:noProof/>
            <w:webHidden/>
          </w:rPr>
          <w:fldChar w:fldCharType="begin"/>
        </w:r>
        <w:r>
          <w:rPr>
            <w:noProof/>
            <w:webHidden/>
          </w:rPr>
          <w:instrText xml:space="preserve"> PAGEREF _Toc368050821 \h </w:instrText>
        </w:r>
        <w:r>
          <w:rPr>
            <w:noProof/>
            <w:webHidden/>
          </w:rPr>
        </w:r>
        <w:r>
          <w:rPr>
            <w:noProof/>
            <w:webHidden/>
          </w:rPr>
          <w:fldChar w:fldCharType="separate"/>
        </w:r>
        <w:r w:rsidR="00460CAC">
          <w:rPr>
            <w:noProof/>
            <w:webHidden/>
          </w:rPr>
          <w:t>421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2" w:history="1">
        <w:r w:rsidRPr="00AE7367">
          <w:rPr>
            <w:rStyle w:val="Hyperlink"/>
            <w:noProof/>
          </w:rPr>
          <w:t>25.3.2</w:t>
        </w:r>
        <w:r>
          <w:rPr>
            <w:rFonts w:asciiTheme="minorHAnsi" w:eastAsiaTheme="minorEastAsia" w:hAnsiTheme="minorHAnsi" w:cstheme="minorBidi"/>
            <w:b w:val="0"/>
            <w:noProof/>
            <w:sz w:val="22"/>
            <w:szCs w:val="22"/>
            <w:lang w:val="en-US" w:eastAsia="en-US"/>
          </w:rPr>
          <w:tab/>
        </w:r>
        <w:r w:rsidRPr="00AE7367">
          <w:rPr>
            <w:rStyle w:val="Hyperlink"/>
            <w:noProof/>
          </w:rPr>
          <w:t>Properties of the GeneratorFunction Constructor</w:t>
        </w:r>
        <w:r>
          <w:rPr>
            <w:noProof/>
            <w:webHidden/>
          </w:rPr>
          <w:tab/>
        </w:r>
        <w:r>
          <w:rPr>
            <w:noProof/>
            <w:webHidden/>
          </w:rPr>
          <w:fldChar w:fldCharType="begin"/>
        </w:r>
        <w:r>
          <w:rPr>
            <w:noProof/>
            <w:webHidden/>
          </w:rPr>
          <w:instrText xml:space="preserve"> PAGEREF _Toc368050822 \h </w:instrText>
        </w:r>
        <w:r>
          <w:rPr>
            <w:noProof/>
            <w:webHidden/>
          </w:rPr>
        </w:r>
        <w:r>
          <w:rPr>
            <w:noProof/>
            <w:webHidden/>
          </w:rPr>
          <w:fldChar w:fldCharType="separate"/>
        </w:r>
        <w:r w:rsidR="00460CAC">
          <w:rPr>
            <w:noProof/>
            <w:webHidden/>
          </w:rPr>
          <w:t>423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3" w:history="1">
        <w:r w:rsidRPr="00AE7367">
          <w:rPr>
            <w:rStyle w:val="Hyperlink"/>
            <w:noProof/>
          </w:rPr>
          <w:t>25.3.3</w:t>
        </w:r>
        <w:r>
          <w:rPr>
            <w:rFonts w:asciiTheme="minorHAnsi" w:eastAsiaTheme="minorEastAsia" w:hAnsiTheme="minorHAnsi" w:cstheme="minorBidi"/>
            <w:b w:val="0"/>
            <w:noProof/>
            <w:sz w:val="22"/>
            <w:szCs w:val="22"/>
            <w:lang w:val="en-US" w:eastAsia="en-US"/>
          </w:rPr>
          <w:tab/>
        </w:r>
        <w:r w:rsidRPr="00AE7367">
          <w:rPr>
            <w:rStyle w:val="Hyperlink"/>
            <w:noProof/>
          </w:rPr>
          <w:t>Properties of the GeneratorFunction Prototype Object</w:t>
        </w:r>
        <w:r>
          <w:rPr>
            <w:noProof/>
            <w:webHidden/>
          </w:rPr>
          <w:tab/>
        </w:r>
        <w:r>
          <w:rPr>
            <w:noProof/>
            <w:webHidden/>
          </w:rPr>
          <w:fldChar w:fldCharType="begin"/>
        </w:r>
        <w:r>
          <w:rPr>
            <w:noProof/>
            <w:webHidden/>
          </w:rPr>
          <w:instrText xml:space="preserve"> PAGEREF _Toc368050823 \h </w:instrText>
        </w:r>
        <w:r>
          <w:rPr>
            <w:noProof/>
            <w:webHidden/>
          </w:rPr>
        </w:r>
        <w:r>
          <w:rPr>
            <w:noProof/>
            <w:webHidden/>
          </w:rPr>
          <w:fldChar w:fldCharType="separate"/>
        </w:r>
        <w:r w:rsidR="00460CAC">
          <w:rPr>
            <w:noProof/>
            <w:webHidden/>
          </w:rPr>
          <w:t>423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4" w:history="1">
        <w:r w:rsidRPr="00AE7367">
          <w:rPr>
            <w:rStyle w:val="Hyperlink"/>
            <w:noProof/>
          </w:rPr>
          <w:t>25.3.4</w:t>
        </w:r>
        <w:r>
          <w:rPr>
            <w:rFonts w:asciiTheme="minorHAnsi" w:eastAsiaTheme="minorEastAsia" w:hAnsiTheme="minorHAnsi" w:cstheme="minorBidi"/>
            <w:b w:val="0"/>
            <w:noProof/>
            <w:sz w:val="22"/>
            <w:szCs w:val="22"/>
            <w:lang w:val="en-US" w:eastAsia="en-US"/>
          </w:rPr>
          <w:tab/>
        </w:r>
        <w:r w:rsidRPr="00AE7367">
          <w:rPr>
            <w:rStyle w:val="Hyperlink"/>
            <w:noProof/>
          </w:rPr>
          <w:t>GeneratorFunction Instances</w:t>
        </w:r>
        <w:r>
          <w:rPr>
            <w:noProof/>
            <w:webHidden/>
          </w:rPr>
          <w:tab/>
        </w:r>
        <w:r>
          <w:rPr>
            <w:noProof/>
            <w:webHidden/>
          </w:rPr>
          <w:fldChar w:fldCharType="begin"/>
        </w:r>
        <w:r>
          <w:rPr>
            <w:noProof/>
            <w:webHidden/>
          </w:rPr>
          <w:instrText xml:space="preserve"> PAGEREF _Toc368050824 \h </w:instrText>
        </w:r>
        <w:r>
          <w:rPr>
            <w:noProof/>
            <w:webHidden/>
          </w:rPr>
        </w:r>
        <w:r>
          <w:rPr>
            <w:noProof/>
            <w:webHidden/>
          </w:rPr>
          <w:fldChar w:fldCharType="separate"/>
        </w:r>
        <w:r w:rsidR="00460CAC">
          <w:rPr>
            <w:noProof/>
            <w:webHidden/>
          </w:rPr>
          <w:t>424</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25" w:history="1">
        <w:r w:rsidRPr="00AE7367">
          <w:rPr>
            <w:rStyle w:val="Hyperlink"/>
            <w:noProof/>
          </w:rPr>
          <w:t>25.4</w:t>
        </w:r>
        <w:r>
          <w:rPr>
            <w:rFonts w:asciiTheme="minorHAnsi" w:eastAsiaTheme="minorEastAsia" w:hAnsiTheme="minorHAnsi" w:cstheme="minorBidi"/>
            <w:b w:val="0"/>
            <w:noProof/>
            <w:sz w:val="22"/>
            <w:szCs w:val="22"/>
            <w:lang w:val="en-US" w:eastAsia="en-US"/>
          </w:rPr>
          <w:tab/>
        </w:r>
        <w:r w:rsidRPr="00AE7367">
          <w:rPr>
            <w:rStyle w:val="Hyperlink"/>
            <w:noProof/>
          </w:rPr>
          <w:t>Generator Objects</w:t>
        </w:r>
        <w:r>
          <w:rPr>
            <w:noProof/>
            <w:webHidden/>
          </w:rPr>
          <w:tab/>
        </w:r>
        <w:r>
          <w:rPr>
            <w:noProof/>
            <w:webHidden/>
          </w:rPr>
          <w:fldChar w:fldCharType="begin"/>
        </w:r>
        <w:r>
          <w:rPr>
            <w:noProof/>
            <w:webHidden/>
          </w:rPr>
          <w:instrText xml:space="preserve"> PAGEREF _Toc368050825 \h </w:instrText>
        </w:r>
        <w:r>
          <w:rPr>
            <w:noProof/>
            <w:webHidden/>
          </w:rPr>
        </w:r>
        <w:r>
          <w:rPr>
            <w:noProof/>
            <w:webHidden/>
          </w:rPr>
          <w:fldChar w:fldCharType="separate"/>
        </w:r>
        <w:r w:rsidR="00460CAC">
          <w:rPr>
            <w:noProof/>
            <w:webHidden/>
          </w:rPr>
          <w:t>425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6" w:history="1">
        <w:r w:rsidRPr="00AE7367">
          <w:rPr>
            <w:rStyle w:val="Hyperlink"/>
            <w:noProof/>
          </w:rPr>
          <w:t>25.4.1</w:t>
        </w:r>
        <w:r>
          <w:rPr>
            <w:rFonts w:asciiTheme="minorHAnsi" w:eastAsiaTheme="minorEastAsia" w:hAnsiTheme="minorHAnsi" w:cstheme="minorBidi"/>
            <w:b w:val="0"/>
            <w:noProof/>
            <w:sz w:val="22"/>
            <w:szCs w:val="22"/>
            <w:lang w:val="en-US" w:eastAsia="en-US"/>
          </w:rPr>
          <w:tab/>
        </w:r>
        <w:r w:rsidRPr="00AE7367">
          <w:rPr>
            <w:rStyle w:val="Hyperlink"/>
            <w:noProof/>
          </w:rPr>
          <w:t>Properties of Generator Prototype</w:t>
        </w:r>
        <w:r>
          <w:rPr>
            <w:noProof/>
            <w:webHidden/>
          </w:rPr>
          <w:tab/>
        </w:r>
        <w:r>
          <w:rPr>
            <w:noProof/>
            <w:webHidden/>
          </w:rPr>
          <w:fldChar w:fldCharType="begin"/>
        </w:r>
        <w:r>
          <w:rPr>
            <w:noProof/>
            <w:webHidden/>
          </w:rPr>
          <w:instrText xml:space="preserve"> PAGEREF _Toc368050826 \h </w:instrText>
        </w:r>
        <w:r>
          <w:rPr>
            <w:noProof/>
            <w:webHidden/>
          </w:rPr>
        </w:r>
        <w:r>
          <w:rPr>
            <w:noProof/>
            <w:webHidden/>
          </w:rPr>
          <w:fldChar w:fldCharType="separate"/>
        </w:r>
        <w:r w:rsidR="00460CAC">
          <w:rPr>
            <w:noProof/>
            <w:webHidden/>
          </w:rPr>
          <w:t>425</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7" w:history="1">
        <w:r w:rsidRPr="00AE7367">
          <w:rPr>
            <w:rStyle w:val="Hyperlink"/>
            <w:noProof/>
          </w:rPr>
          <w:t>25.4.2</w:t>
        </w:r>
        <w:r>
          <w:rPr>
            <w:rFonts w:asciiTheme="minorHAnsi" w:eastAsiaTheme="minorEastAsia" w:hAnsiTheme="minorHAnsi" w:cstheme="minorBidi"/>
            <w:b w:val="0"/>
            <w:noProof/>
            <w:sz w:val="22"/>
            <w:szCs w:val="22"/>
            <w:lang w:val="en-US" w:eastAsia="en-US"/>
          </w:rPr>
          <w:tab/>
        </w:r>
        <w:r w:rsidRPr="00AE7367">
          <w:rPr>
            <w:rStyle w:val="Hyperlink"/>
            <w:noProof/>
          </w:rPr>
          <w:t>Properties of Generator Instances</w:t>
        </w:r>
        <w:r>
          <w:rPr>
            <w:noProof/>
            <w:webHidden/>
          </w:rPr>
          <w:tab/>
        </w:r>
        <w:r>
          <w:rPr>
            <w:noProof/>
            <w:webHidden/>
          </w:rPr>
          <w:fldChar w:fldCharType="begin"/>
        </w:r>
        <w:r>
          <w:rPr>
            <w:noProof/>
            <w:webHidden/>
          </w:rPr>
          <w:instrText xml:space="preserve"> PAGEREF _Toc368050827 \h </w:instrText>
        </w:r>
        <w:r>
          <w:rPr>
            <w:noProof/>
            <w:webHidden/>
          </w:rPr>
        </w:r>
        <w:r>
          <w:rPr>
            <w:noProof/>
            <w:webHidden/>
          </w:rPr>
          <w:fldChar w:fldCharType="separate"/>
        </w:r>
        <w:r w:rsidR="00460CAC">
          <w:rPr>
            <w:noProof/>
            <w:webHidden/>
          </w:rPr>
          <w:t>426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28" w:history="1">
        <w:r w:rsidRPr="00AE7367">
          <w:rPr>
            <w:rStyle w:val="Hyperlink"/>
            <w:noProof/>
          </w:rPr>
          <w:t>25.4.3</w:t>
        </w:r>
        <w:r>
          <w:rPr>
            <w:rFonts w:asciiTheme="minorHAnsi" w:eastAsiaTheme="minorEastAsia" w:hAnsiTheme="minorHAnsi" w:cstheme="minorBidi"/>
            <w:b w:val="0"/>
            <w:noProof/>
            <w:sz w:val="22"/>
            <w:szCs w:val="22"/>
            <w:lang w:val="en-US" w:eastAsia="en-US"/>
          </w:rPr>
          <w:tab/>
        </w:r>
        <w:r w:rsidRPr="00AE7367">
          <w:rPr>
            <w:rStyle w:val="Hyperlink"/>
            <w:noProof/>
          </w:rPr>
          <w:t>Iteration Related Abstract Operations</w:t>
        </w:r>
        <w:r>
          <w:rPr>
            <w:noProof/>
            <w:webHidden/>
          </w:rPr>
          <w:tab/>
        </w:r>
        <w:r>
          <w:rPr>
            <w:noProof/>
            <w:webHidden/>
          </w:rPr>
          <w:fldChar w:fldCharType="begin"/>
        </w:r>
        <w:r>
          <w:rPr>
            <w:noProof/>
            <w:webHidden/>
          </w:rPr>
          <w:instrText xml:space="preserve"> PAGEREF _Toc368050828 \h </w:instrText>
        </w:r>
        <w:r>
          <w:rPr>
            <w:noProof/>
            <w:webHidden/>
          </w:rPr>
        </w:r>
        <w:r>
          <w:rPr>
            <w:noProof/>
            <w:webHidden/>
          </w:rPr>
          <w:fldChar w:fldCharType="separate"/>
        </w:r>
        <w:r w:rsidR="00460CAC">
          <w:rPr>
            <w:noProof/>
            <w:webHidden/>
          </w:rPr>
          <w:t>426</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29" w:history="1">
        <w:r w:rsidRPr="00AE7367">
          <w:rPr>
            <w:rStyle w:val="Hyperlink"/>
            <w:noProof/>
          </w:rPr>
          <w:t>26</w:t>
        </w:r>
        <w:r>
          <w:rPr>
            <w:rFonts w:asciiTheme="minorHAnsi" w:eastAsiaTheme="minorEastAsia" w:hAnsiTheme="minorHAnsi" w:cstheme="minorBidi"/>
            <w:b w:val="0"/>
            <w:noProof/>
            <w:sz w:val="22"/>
            <w:szCs w:val="22"/>
            <w:lang w:val="en-US" w:eastAsia="en-US"/>
          </w:rPr>
          <w:tab/>
        </w:r>
        <w:r w:rsidRPr="00AE7367">
          <w:rPr>
            <w:rStyle w:val="Hyperlink"/>
            <w:noProof/>
          </w:rPr>
          <w:t>Reflection.</w:t>
        </w:r>
        <w:r>
          <w:rPr>
            <w:noProof/>
            <w:webHidden/>
          </w:rPr>
          <w:tab/>
        </w:r>
        <w:r>
          <w:rPr>
            <w:noProof/>
            <w:webHidden/>
          </w:rPr>
          <w:fldChar w:fldCharType="begin"/>
        </w:r>
        <w:r>
          <w:rPr>
            <w:noProof/>
            <w:webHidden/>
          </w:rPr>
          <w:instrText xml:space="preserve"> PAGEREF _Toc368050829 \h </w:instrText>
        </w:r>
        <w:r>
          <w:rPr>
            <w:noProof/>
            <w:webHidden/>
          </w:rPr>
        </w:r>
        <w:r>
          <w:rPr>
            <w:noProof/>
            <w:webHidden/>
          </w:rPr>
          <w:fldChar w:fldCharType="separate"/>
        </w:r>
        <w:r w:rsidR="00460CAC">
          <w:rPr>
            <w:noProof/>
            <w:webHidden/>
          </w:rPr>
          <w:t>429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30" w:history="1">
        <w:r w:rsidRPr="00AE7367">
          <w:rPr>
            <w:rStyle w:val="Hyperlink"/>
            <w:noProof/>
          </w:rPr>
          <w:t>26.1</w:t>
        </w:r>
        <w:r>
          <w:rPr>
            <w:rFonts w:asciiTheme="minorHAnsi" w:eastAsiaTheme="minorEastAsia" w:hAnsiTheme="minorHAnsi" w:cstheme="minorBidi"/>
            <w:b w:val="0"/>
            <w:noProof/>
            <w:sz w:val="22"/>
            <w:szCs w:val="22"/>
            <w:lang w:val="en-US" w:eastAsia="en-US"/>
          </w:rPr>
          <w:tab/>
        </w:r>
        <w:r w:rsidRPr="00AE7367">
          <w:rPr>
            <w:rStyle w:val="Hyperlink"/>
            <w:noProof/>
          </w:rPr>
          <w:t>The Reflect Object</w:t>
        </w:r>
        <w:r>
          <w:rPr>
            <w:noProof/>
            <w:webHidden/>
          </w:rPr>
          <w:tab/>
        </w:r>
        <w:r>
          <w:rPr>
            <w:noProof/>
            <w:webHidden/>
          </w:rPr>
          <w:fldChar w:fldCharType="begin"/>
        </w:r>
        <w:r>
          <w:rPr>
            <w:noProof/>
            <w:webHidden/>
          </w:rPr>
          <w:instrText xml:space="preserve"> PAGEREF _Toc368050830 \h </w:instrText>
        </w:r>
        <w:r>
          <w:rPr>
            <w:noProof/>
            <w:webHidden/>
          </w:rPr>
        </w:r>
        <w:r>
          <w:rPr>
            <w:noProof/>
            <w:webHidden/>
          </w:rPr>
          <w:fldChar w:fldCharType="separate"/>
        </w:r>
        <w:r w:rsidR="00460CAC">
          <w:rPr>
            <w:noProof/>
            <w:webHidden/>
          </w:rPr>
          <w:t>429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2" w:history="1">
        <w:r w:rsidRPr="00AE7367">
          <w:rPr>
            <w:rStyle w:val="Hyperlink"/>
            <w:noProof/>
          </w:rPr>
          <w:t>26.1.1</w:t>
        </w:r>
        <w:r>
          <w:rPr>
            <w:rFonts w:asciiTheme="minorHAnsi" w:eastAsiaTheme="minorEastAsia" w:hAnsiTheme="minorHAnsi" w:cstheme="minorBidi"/>
            <w:b w:val="0"/>
            <w:noProof/>
            <w:sz w:val="22"/>
            <w:szCs w:val="22"/>
            <w:lang w:val="en-US" w:eastAsia="en-US"/>
          </w:rPr>
          <w:tab/>
        </w:r>
        <w:r w:rsidRPr="00AE7367">
          <w:rPr>
            <w:rStyle w:val="Hyperlink"/>
            <w:noProof/>
          </w:rPr>
          <w:t>Reflect.defineProperty(target, propertyKey, attributes)</w:t>
        </w:r>
        <w:r>
          <w:rPr>
            <w:noProof/>
            <w:webHidden/>
          </w:rPr>
          <w:tab/>
        </w:r>
        <w:r>
          <w:rPr>
            <w:noProof/>
            <w:webHidden/>
          </w:rPr>
          <w:fldChar w:fldCharType="begin"/>
        </w:r>
        <w:r>
          <w:rPr>
            <w:noProof/>
            <w:webHidden/>
          </w:rPr>
          <w:instrText xml:space="preserve"> PAGEREF _Toc368050832 \h </w:instrText>
        </w:r>
        <w:r>
          <w:rPr>
            <w:noProof/>
            <w:webHidden/>
          </w:rPr>
        </w:r>
        <w:r>
          <w:rPr>
            <w:noProof/>
            <w:webHidden/>
          </w:rPr>
          <w:fldChar w:fldCharType="separate"/>
        </w:r>
        <w:r w:rsidR="00460CAC">
          <w:rPr>
            <w:noProof/>
            <w:webHidden/>
          </w:rPr>
          <w:t>429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3" w:history="1">
        <w:r w:rsidRPr="00AE7367">
          <w:rPr>
            <w:rStyle w:val="Hyperlink"/>
            <w:noProof/>
          </w:rPr>
          <w:t>26.1.2</w:t>
        </w:r>
        <w:r>
          <w:rPr>
            <w:rFonts w:asciiTheme="minorHAnsi" w:eastAsiaTheme="minorEastAsia" w:hAnsiTheme="minorHAnsi" w:cstheme="minorBidi"/>
            <w:b w:val="0"/>
            <w:noProof/>
            <w:sz w:val="22"/>
            <w:szCs w:val="22"/>
            <w:lang w:val="en-US" w:eastAsia="en-US"/>
          </w:rPr>
          <w:tab/>
        </w:r>
        <w:r w:rsidRPr="00AE7367">
          <w:rPr>
            <w:rStyle w:val="Hyperlink"/>
            <w:noProof/>
          </w:rPr>
          <w:t>Reflect.deleteProperty (target, propertyKey)</w:t>
        </w:r>
        <w:r>
          <w:rPr>
            <w:noProof/>
            <w:webHidden/>
          </w:rPr>
          <w:tab/>
        </w:r>
        <w:r>
          <w:rPr>
            <w:noProof/>
            <w:webHidden/>
          </w:rPr>
          <w:fldChar w:fldCharType="begin"/>
        </w:r>
        <w:r>
          <w:rPr>
            <w:noProof/>
            <w:webHidden/>
          </w:rPr>
          <w:instrText xml:space="preserve"> PAGEREF _Toc368050833 \h </w:instrText>
        </w:r>
        <w:r>
          <w:rPr>
            <w:noProof/>
            <w:webHidden/>
          </w:rPr>
        </w:r>
        <w:r>
          <w:rPr>
            <w:noProof/>
            <w:webHidden/>
          </w:rPr>
          <w:fldChar w:fldCharType="separate"/>
        </w:r>
        <w:r w:rsidR="00460CAC">
          <w:rPr>
            <w:noProof/>
            <w:webHidden/>
          </w:rPr>
          <w:t>429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4" w:history="1">
        <w:r w:rsidRPr="00AE7367">
          <w:rPr>
            <w:rStyle w:val="Hyperlink"/>
            <w:noProof/>
          </w:rPr>
          <w:t>26.1.3</w:t>
        </w:r>
        <w:r>
          <w:rPr>
            <w:rFonts w:asciiTheme="minorHAnsi" w:eastAsiaTheme="minorEastAsia" w:hAnsiTheme="minorHAnsi" w:cstheme="minorBidi"/>
            <w:b w:val="0"/>
            <w:noProof/>
            <w:sz w:val="22"/>
            <w:szCs w:val="22"/>
            <w:lang w:val="en-US" w:eastAsia="en-US"/>
          </w:rPr>
          <w:tab/>
        </w:r>
        <w:r w:rsidRPr="00AE7367">
          <w:rPr>
            <w:rStyle w:val="Hyperlink"/>
            <w:noProof/>
          </w:rPr>
          <w:t>Reflect.enumerate (target)</w:t>
        </w:r>
        <w:r>
          <w:rPr>
            <w:noProof/>
            <w:webHidden/>
          </w:rPr>
          <w:tab/>
        </w:r>
        <w:r>
          <w:rPr>
            <w:noProof/>
            <w:webHidden/>
          </w:rPr>
          <w:fldChar w:fldCharType="begin"/>
        </w:r>
        <w:r>
          <w:rPr>
            <w:noProof/>
            <w:webHidden/>
          </w:rPr>
          <w:instrText xml:space="preserve"> PAGEREF _Toc368050834 \h </w:instrText>
        </w:r>
        <w:r>
          <w:rPr>
            <w:noProof/>
            <w:webHidden/>
          </w:rPr>
        </w:r>
        <w:r>
          <w:rPr>
            <w:noProof/>
            <w:webHidden/>
          </w:rPr>
          <w:fldChar w:fldCharType="separate"/>
        </w:r>
        <w:r w:rsidR="00460CAC">
          <w:rPr>
            <w:noProof/>
            <w:webHidden/>
          </w:rPr>
          <w:t>429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5" w:history="1">
        <w:r w:rsidRPr="00AE7367">
          <w:rPr>
            <w:rStyle w:val="Hyperlink"/>
            <w:noProof/>
          </w:rPr>
          <w:t>26.1.4</w:t>
        </w:r>
        <w:r>
          <w:rPr>
            <w:rFonts w:asciiTheme="minorHAnsi" w:eastAsiaTheme="minorEastAsia" w:hAnsiTheme="minorHAnsi" w:cstheme="minorBidi"/>
            <w:b w:val="0"/>
            <w:noProof/>
            <w:sz w:val="22"/>
            <w:szCs w:val="22"/>
            <w:lang w:val="en-US" w:eastAsia="en-US"/>
          </w:rPr>
          <w:tab/>
        </w:r>
        <w:r w:rsidRPr="00AE7367">
          <w:rPr>
            <w:rStyle w:val="Hyperlink"/>
            <w:noProof/>
          </w:rPr>
          <w:t>Reflect.get (target, propertyKey, receiver=target)</w:t>
        </w:r>
        <w:r>
          <w:rPr>
            <w:noProof/>
            <w:webHidden/>
          </w:rPr>
          <w:tab/>
        </w:r>
        <w:r>
          <w:rPr>
            <w:noProof/>
            <w:webHidden/>
          </w:rPr>
          <w:fldChar w:fldCharType="begin"/>
        </w:r>
        <w:r>
          <w:rPr>
            <w:noProof/>
            <w:webHidden/>
          </w:rPr>
          <w:instrText xml:space="preserve"> PAGEREF _Toc368050835 \h </w:instrText>
        </w:r>
        <w:r>
          <w:rPr>
            <w:noProof/>
            <w:webHidden/>
          </w:rPr>
        </w:r>
        <w:r>
          <w:rPr>
            <w:noProof/>
            <w:webHidden/>
          </w:rPr>
          <w:fldChar w:fldCharType="separate"/>
        </w:r>
        <w:r w:rsidR="00460CAC">
          <w:rPr>
            <w:noProof/>
            <w:webHidden/>
          </w:rPr>
          <w:t>429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6" w:history="1">
        <w:r w:rsidRPr="00AE7367">
          <w:rPr>
            <w:rStyle w:val="Hyperlink"/>
            <w:noProof/>
          </w:rPr>
          <w:t>26.1.5</w:t>
        </w:r>
        <w:r>
          <w:rPr>
            <w:rFonts w:asciiTheme="minorHAnsi" w:eastAsiaTheme="minorEastAsia" w:hAnsiTheme="minorHAnsi" w:cstheme="minorBidi"/>
            <w:b w:val="0"/>
            <w:noProof/>
            <w:sz w:val="22"/>
            <w:szCs w:val="22"/>
            <w:lang w:val="en-US" w:eastAsia="en-US"/>
          </w:rPr>
          <w:tab/>
        </w:r>
        <w:r w:rsidRPr="00AE7367">
          <w:rPr>
            <w:rStyle w:val="Hyperlink"/>
            <w:noProof/>
          </w:rPr>
          <w:t>Reflect.getOwnPropertyDescriptor(target, propertyKey)</w:t>
        </w:r>
        <w:r>
          <w:rPr>
            <w:noProof/>
            <w:webHidden/>
          </w:rPr>
          <w:tab/>
        </w:r>
        <w:r>
          <w:rPr>
            <w:noProof/>
            <w:webHidden/>
          </w:rPr>
          <w:fldChar w:fldCharType="begin"/>
        </w:r>
        <w:r>
          <w:rPr>
            <w:noProof/>
            <w:webHidden/>
          </w:rPr>
          <w:instrText xml:space="preserve"> PAGEREF _Toc368050836 \h </w:instrText>
        </w:r>
        <w:r>
          <w:rPr>
            <w:noProof/>
            <w:webHidden/>
          </w:rPr>
        </w:r>
        <w:r>
          <w:rPr>
            <w:noProof/>
            <w:webHidden/>
          </w:rPr>
          <w:fldChar w:fldCharType="separate"/>
        </w:r>
        <w:r w:rsidR="00460CAC">
          <w:rPr>
            <w:noProof/>
            <w:webHidden/>
          </w:rPr>
          <w:t>430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7" w:history="1">
        <w:r w:rsidRPr="00AE7367">
          <w:rPr>
            <w:rStyle w:val="Hyperlink"/>
            <w:noProof/>
          </w:rPr>
          <w:t>26.1.6</w:t>
        </w:r>
        <w:r>
          <w:rPr>
            <w:rFonts w:asciiTheme="minorHAnsi" w:eastAsiaTheme="minorEastAsia" w:hAnsiTheme="minorHAnsi" w:cstheme="minorBidi"/>
            <w:b w:val="0"/>
            <w:noProof/>
            <w:sz w:val="22"/>
            <w:szCs w:val="22"/>
            <w:lang w:val="en-US" w:eastAsia="en-US"/>
          </w:rPr>
          <w:tab/>
        </w:r>
        <w:r w:rsidRPr="00AE7367">
          <w:rPr>
            <w:rStyle w:val="Hyperlink"/>
            <w:noProof/>
          </w:rPr>
          <w:t>Reflect.getPrototypeOf (target)</w:t>
        </w:r>
        <w:r>
          <w:rPr>
            <w:noProof/>
            <w:webHidden/>
          </w:rPr>
          <w:tab/>
        </w:r>
        <w:r>
          <w:rPr>
            <w:noProof/>
            <w:webHidden/>
          </w:rPr>
          <w:fldChar w:fldCharType="begin"/>
        </w:r>
        <w:r>
          <w:rPr>
            <w:noProof/>
            <w:webHidden/>
          </w:rPr>
          <w:instrText xml:space="preserve"> PAGEREF _Toc368050837 \h </w:instrText>
        </w:r>
        <w:r>
          <w:rPr>
            <w:noProof/>
            <w:webHidden/>
          </w:rPr>
        </w:r>
        <w:r>
          <w:rPr>
            <w:noProof/>
            <w:webHidden/>
          </w:rPr>
          <w:fldChar w:fldCharType="separate"/>
        </w:r>
        <w:r w:rsidR="00460CAC">
          <w:rPr>
            <w:noProof/>
            <w:webHidden/>
          </w:rPr>
          <w:t>430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8" w:history="1">
        <w:r w:rsidRPr="00AE7367">
          <w:rPr>
            <w:rStyle w:val="Hyperlink"/>
            <w:noProof/>
          </w:rPr>
          <w:t>26.1.7</w:t>
        </w:r>
        <w:r>
          <w:rPr>
            <w:rFonts w:asciiTheme="minorHAnsi" w:eastAsiaTheme="minorEastAsia" w:hAnsiTheme="minorHAnsi" w:cstheme="minorBidi"/>
            <w:b w:val="0"/>
            <w:noProof/>
            <w:sz w:val="22"/>
            <w:szCs w:val="22"/>
            <w:lang w:val="en-US" w:eastAsia="en-US"/>
          </w:rPr>
          <w:tab/>
        </w:r>
        <w:r w:rsidRPr="00AE7367">
          <w:rPr>
            <w:rStyle w:val="Hyperlink"/>
            <w:noProof/>
          </w:rPr>
          <w:t>Reflect.has (target, propertyKey)</w:t>
        </w:r>
        <w:r>
          <w:rPr>
            <w:noProof/>
            <w:webHidden/>
          </w:rPr>
          <w:tab/>
        </w:r>
        <w:r>
          <w:rPr>
            <w:noProof/>
            <w:webHidden/>
          </w:rPr>
          <w:fldChar w:fldCharType="begin"/>
        </w:r>
        <w:r>
          <w:rPr>
            <w:noProof/>
            <w:webHidden/>
          </w:rPr>
          <w:instrText xml:space="preserve"> PAGEREF _Toc368050838 \h </w:instrText>
        </w:r>
        <w:r>
          <w:rPr>
            <w:noProof/>
            <w:webHidden/>
          </w:rPr>
        </w:r>
        <w:r>
          <w:rPr>
            <w:noProof/>
            <w:webHidden/>
          </w:rPr>
          <w:fldChar w:fldCharType="separate"/>
        </w:r>
        <w:r w:rsidR="00460CAC">
          <w:rPr>
            <w:noProof/>
            <w:webHidden/>
          </w:rPr>
          <w:t>430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39" w:history="1">
        <w:r w:rsidRPr="00AE7367">
          <w:rPr>
            <w:rStyle w:val="Hyperlink"/>
            <w:noProof/>
          </w:rPr>
          <w:t>26.1.8</w:t>
        </w:r>
        <w:r>
          <w:rPr>
            <w:rFonts w:asciiTheme="minorHAnsi" w:eastAsiaTheme="minorEastAsia" w:hAnsiTheme="minorHAnsi" w:cstheme="minorBidi"/>
            <w:b w:val="0"/>
            <w:noProof/>
            <w:sz w:val="22"/>
            <w:szCs w:val="22"/>
            <w:lang w:val="en-US" w:eastAsia="en-US"/>
          </w:rPr>
          <w:tab/>
        </w:r>
        <w:r w:rsidRPr="00AE7367">
          <w:rPr>
            <w:rStyle w:val="Hyperlink"/>
            <w:noProof/>
          </w:rPr>
          <w:t>Reflect.hasOwn (target, propertyKey)</w:t>
        </w:r>
        <w:r>
          <w:rPr>
            <w:noProof/>
            <w:webHidden/>
          </w:rPr>
          <w:tab/>
        </w:r>
        <w:r>
          <w:rPr>
            <w:noProof/>
            <w:webHidden/>
          </w:rPr>
          <w:fldChar w:fldCharType="begin"/>
        </w:r>
        <w:r>
          <w:rPr>
            <w:noProof/>
            <w:webHidden/>
          </w:rPr>
          <w:instrText xml:space="preserve"> PAGEREF _Toc368050839 \h </w:instrText>
        </w:r>
        <w:r>
          <w:rPr>
            <w:noProof/>
            <w:webHidden/>
          </w:rPr>
        </w:r>
        <w:r>
          <w:rPr>
            <w:noProof/>
            <w:webHidden/>
          </w:rPr>
          <w:fldChar w:fldCharType="separate"/>
        </w:r>
        <w:r w:rsidR="00460CAC">
          <w:rPr>
            <w:noProof/>
            <w:webHidden/>
          </w:rPr>
          <w:t>430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0" w:history="1">
        <w:r w:rsidRPr="00AE7367">
          <w:rPr>
            <w:rStyle w:val="Hyperlink"/>
            <w:noProof/>
          </w:rPr>
          <w:t>26.1.9</w:t>
        </w:r>
        <w:r>
          <w:rPr>
            <w:rFonts w:asciiTheme="minorHAnsi" w:eastAsiaTheme="minorEastAsia" w:hAnsiTheme="minorHAnsi" w:cstheme="minorBidi"/>
            <w:b w:val="0"/>
            <w:noProof/>
            <w:sz w:val="22"/>
            <w:szCs w:val="22"/>
            <w:lang w:val="en-US" w:eastAsia="en-US"/>
          </w:rPr>
          <w:tab/>
        </w:r>
        <w:r w:rsidRPr="00AE7367">
          <w:rPr>
            <w:rStyle w:val="Hyperlink"/>
            <w:noProof/>
          </w:rPr>
          <w:t>Reflect.isExtensible (target)</w:t>
        </w:r>
        <w:r>
          <w:rPr>
            <w:noProof/>
            <w:webHidden/>
          </w:rPr>
          <w:tab/>
        </w:r>
        <w:r>
          <w:rPr>
            <w:noProof/>
            <w:webHidden/>
          </w:rPr>
          <w:fldChar w:fldCharType="begin"/>
        </w:r>
        <w:r>
          <w:rPr>
            <w:noProof/>
            <w:webHidden/>
          </w:rPr>
          <w:instrText xml:space="preserve"> PAGEREF _Toc368050840 \h </w:instrText>
        </w:r>
        <w:r>
          <w:rPr>
            <w:noProof/>
            <w:webHidden/>
          </w:rPr>
        </w:r>
        <w:r>
          <w:rPr>
            <w:noProof/>
            <w:webHidden/>
          </w:rPr>
          <w:fldChar w:fldCharType="separate"/>
        </w:r>
        <w:r w:rsidR="00460CAC">
          <w:rPr>
            <w:noProof/>
            <w:webHidden/>
          </w:rPr>
          <w:t>430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1" w:history="1">
        <w:r w:rsidRPr="00AE7367">
          <w:rPr>
            <w:rStyle w:val="Hyperlink"/>
            <w:noProof/>
          </w:rPr>
          <w:t>26.1.10</w:t>
        </w:r>
        <w:r>
          <w:rPr>
            <w:rFonts w:asciiTheme="minorHAnsi" w:eastAsiaTheme="minorEastAsia" w:hAnsiTheme="minorHAnsi" w:cstheme="minorBidi"/>
            <w:b w:val="0"/>
            <w:noProof/>
            <w:sz w:val="22"/>
            <w:szCs w:val="22"/>
            <w:lang w:val="en-US" w:eastAsia="en-US"/>
          </w:rPr>
          <w:tab/>
        </w:r>
        <w:r w:rsidRPr="00AE7367">
          <w:rPr>
            <w:rStyle w:val="Hyperlink"/>
            <w:noProof/>
          </w:rPr>
          <w:t>Reflect.invoke (target, propertyKey, argumentsList,  receiver=target)</w:t>
        </w:r>
        <w:r>
          <w:rPr>
            <w:noProof/>
            <w:webHidden/>
          </w:rPr>
          <w:tab/>
        </w:r>
        <w:r>
          <w:rPr>
            <w:noProof/>
            <w:webHidden/>
          </w:rPr>
          <w:fldChar w:fldCharType="begin"/>
        </w:r>
        <w:r>
          <w:rPr>
            <w:noProof/>
            <w:webHidden/>
          </w:rPr>
          <w:instrText xml:space="preserve"> PAGEREF _Toc368050841 \h </w:instrText>
        </w:r>
        <w:r>
          <w:rPr>
            <w:noProof/>
            <w:webHidden/>
          </w:rPr>
        </w:r>
        <w:r>
          <w:rPr>
            <w:noProof/>
            <w:webHidden/>
          </w:rPr>
          <w:fldChar w:fldCharType="separate"/>
        </w:r>
        <w:r w:rsidR="00460CAC">
          <w:rPr>
            <w:noProof/>
            <w:webHidden/>
          </w:rPr>
          <w:t>430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2" w:history="1">
        <w:r w:rsidRPr="00AE7367">
          <w:rPr>
            <w:rStyle w:val="Hyperlink"/>
            <w:noProof/>
          </w:rPr>
          <w:t>26.1.11</w:t>
        </w:r>
        <w:r>
          <w:rPr>
            <w:rFonts w:asciiTheme="minorHAnsi" w:eastAsiaTheme="minorEastAsia" w:hAnsiTheme="minorHAnsi" w:cstheme="minorBidi"/>
            <w:b w:val="0"/>
            <w:noProof/>
            <w:sz w:val="22"/>
            <w:szCs w:val="22"/>
            <w:lang w:val="en-US" w:eastAsia="en-US"/>
          </w:rPr>
          <w:tab/>
        </w:r>
        <w:r w:rsidRPr="00AE7367">
          <w:rPr>
            <w:rStyle w:val="Hyperlink"/>
            <w:noProof/>
          </w:rPr>
          <w:t>Reflect.ownKeys (target)</w:t>
        </w:r>
        <w:r>
          <w:rPr>
            <w:noProof/>
            <w:webHidden/>
          </w:rPr>
          <w:tab/>
        </w:r>
        <w:r>
          <w:rPr>
            <w:noProof/>
            <w:webHidden/>
          </w:rPr>
          <w:fldChar w:fldCharType="begin"/>
        </w:r>
        <w:r>
          <w:rPr>
            <w:noProof/>
            <w:webHidden/>
          </w:rPr>
          <w:instrText xml:space="preserve"> PAGEREF _Toc368050842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3" w:history="1">
        <w:r w:rsidRPr="00AE7367">
          <w:rPr>
            <w:rStyle w:val="Hyperlink"/>
            <w:noProof/>
          </w:rPr>
          <w:t>26.1.12</w:t>
        </w:r>
        <w:r>
          <w:rPr>
            <w:rFonts w:asciiTheme="minorHAnsi" w:eastAsiaTheme="minorEastAsia" w:hAnsiTheme="minorHAnsi" w:cstheme="minorBidi"/>
            <w:b w:val="0"/>
            <w:noProof/>
            <w:sz w:val="22"/>
            <w:szCs w:val="22"/>
            <w:lang w:val="en-US" w:eastAsia="en-US"/>
          </w:rPr>
          <w:tab/>
        </w:r>
        <w:r w:rsidRPr="00AE7367">
          <w:rPr>
            <w:rStyle w:val="Hyperlink"/>
            <w:noProof/>
          </w:rPr>
          <w:t>Reflect.preventExtensions (target)</w:t>
        </w:r>
        <w:r>
          <w:rPr>
            <w:noProof/>
            <w:webHidden/>
          </w:rPr>
          <w:tab/>
        </w:r>
        <w:r>
          <w:rPr>
            <w:noProof/>
            <w:webHidden/>
          </w:rPr>
          <w:fldChar w:fldCharType="begin"/>
        </w:r>
        <w:r>
          <w:rPr>
            <w:noProof/>
            <w:webHidden/>
          </w:rPr>
          <w:instrText xml:space="preserve"> PAGEREF _Toc368050843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4" w:history="1">
        <w:r w:rsidRPr="00AE7367">
          <w:rPr>
            <w:rStyle w:val="Hyperlink"/>
            <w:noProof/>
          </w:rPr>
          <w:t>26.1.13</w:t>
        </w:r>
        <w:r>
          <w:rPr>
            <w:rFonts w:asciiTheme="minorHAnsi" w:eastAsiaTheme="minorEastAsia" w:hAnsiTheme="minorHAnsi" w:cstheme="minorBidi"/>
            <w:b w:val="0"/>
            <w:noProof/>
            <w:sz w:val="22"/>
            <w:szCs w:val="22"/>
            <w:lang w:val="en-US" w:eastAsia="en-US"/>
          </w:rPr>
          <w:tab/>
        </w:r>
        <w:r w:rsidRPr="00AE7367">
          <w:rPr>
            <w:rStyle w:val="Hyperlink"/>
            <w:noProof/>
          </w:rPr>
          <w:t>Reflect.set (target, propertyKey, V,  receiver=target)</w:t>
        </w:r>
        <w:r>
          <w:rPr>
            <w:noProof/>
            <w:webHidden/>
          </w:rPr>
          <w:tab/>
        </w:r>
        <w:r>
          <w:rPr>
            <w:noProof/>
            <w:webHidden/>
          </w:rPr>
          <w:fldChar w:fldCharType="begin"/>
        </w:r>
        <w:r>
          <w:rPr>
            <w:noProof/>
            <w:webHidden/>
          </w:rPr>
          <w:instrText xml:space="preserve"> PAGEREF _Toc368050844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5" w:history="1">
        <w:r w:rsidRPr="00AE7367">
          <w:rPr>
            <w:rStyle w:val="Hyperlink"/>
            <w:noProof/>
          </w:rPr>
          <w:t>26.1.14</w:t>
        </w:r>
        <w:r>
          <w:rPr>
            <w:rFonts w:asciiTheme="minorHAnsi" w:eastAsiaTheme="minorEastAsia" w:hAnsiTheme="minorHAnsi" w:cstheme="minorBidi"/>
            <w:b w:val="0"/>
            <w:noProof/>
            <w:sz w:val="22"/>
            <w:szCs w:val="22"/>
            <w:lang w:val="en-US" w:eastAsia="en-US"/>
          </w:rPr>
          <w:tab/>
        </w:r>
        <w:r w:rsidRPr="00AE7367">
          <w:rPr>
            <w:rStyle w:val="Hyperlink"/>
            <w:noProof/>
          </w:rPr>
          <w:t>Reflect.setPrototypeOf (target, proto)</w:t>
        </w:r>
        <w:r>
          <w:rPr>
            <w:noProof/>
            <w:webHidden/>
          </w:rPr>
          <w:tab/>
        </w:r>
        <w:r>
          <w:rPr>
            <w:noProof/>
            <w:webHidden/>
          </w:rPr>
          <w:fldChar w:fldCharType="begin"/>
        </w:r>
        <w:r>
          <w:rPr>
            <w:noProof/>
            <w:webHidden/>
          </w:rPr>
          <w:instrText xml:space="preserve"> PAGEREF _Toc368050845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46" w:history="1">
        <w:r w:rsidRPr="00AE7367">
          <w:rPr>
            <w:rStyle w:val="Hyperlink"/>
            <w:noProof/>
          </w:rPr>
          <w:t>26.2</w:t>
        </w:r>
        <w:r>
          <w:rPr>
            <w:rFonts w:asciiTheme="minorHAnsi" w:eastAsiaTheme="minorEastAsia" w:hAnsiTheme="minorHAnsi" w:cstheme="minorBidi"/>
            <w:b w:val="0"/>
            <w:noProof/>
            <w:sz w:val="22"/>
            <w:szCs w:val="22"/>
            <w:lang w:val="en-US" w:eastAsia="en-US"/>
          </w:rPr>
          <w:tab/>
        </w:r>
        <w:r w:rsidRPr="00AE7367">
          <w:rPr>
            <w:rStyle w:val="Hyperlink"/>
            <w:noProof/>
          </w:rPr>
          <w:t>Proxy Objects</w:t>
        </w:r>
        <w:r>
          <w:rPr>
            <w:noProof/>
            <w:webHidden/>
          </w:rPr>
          <w:tab/>
        </w:r>
        <w:r>
          <w:rPr>
            <w:noProof/>
            <w:webHidden/>
          </w:rPr>
          <w:fldChar w:fldCharType="begin"/>
        </w:r>
        <w:r>
          <w:rPr>
            <w:noProof/>
            <w:webHidden/>
          </w:rPr>
          <w:instrText xml:space="preserve"> PAGEREF _Toc368050846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7" w:history="1">
        <w:r w:rsidRPr="00AE7367">
          <w:rPr>
            <w:rStyle w:val="Hyperlink"/>
            <w:noProof/>
          </w:rPr>
          <w:t>26.2.1</w:t>
        </w:r>
        <w:r>
          <w:rPr>
            <w:rFonts w:asciiTheme="minorHAnsi" w:eastAsiaTheme="minorEastAsia" w:hAnsiTheme="minorHAnsi" w:cstheme="minorBidi"/>
            <w:b w:val="0"/>
            <w:noProof/>
            <w:sz w:val="22"/>
            <w:szCs w:val="22"/>
            <w:lang w:val="en-US" w:eastAsia="en-US"/>
          </w:rPr>
          <w:tab/>
        </w:r>
        <w:r w:rsidRPr="00AE7367">
          <w:rPr>
            <w:rStyle w:val="Hyperlink"/>
            <w:noProof/>
          </w:rPr>
          <w:t>The Proxy Factory Function</w:t>
        </w:r>
        <w:r>
          <w:rPr>
            <w:noProof/>
            <w:webHidden/>
          </w:rPr>
          <w:tab/>
        </w:r>
        <w:r>
          <w:rPr>
            <w:noProof/>
            <w:webHidden/>
          </w:rPr>
          <w:fldChar w:fldCharType="begin"/>
        </w:r>
        <w:r>
          <w:rPr>
            <w:noProof/>
            <w:webHidden/>
          </w:rPr>
          <w:instrText xml:space="preserve"> PAGEREF _Toc368050847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8" w:history="1">
        <w:r w:rsidRPr="00AE7367">
          <w:rPr>
            <w:rStyle w:val="Hyperlink"/>
            <w:noProof/>
          </w:rPr>
          <w:t>26.2.2</w:t>
        </w:r>
        <w:r>
          <w:rPr>
            <w:rFonts w:asciiTheme="minorHAnsi" w:eastAsiaTheme="minorEastAsia" w:hAnsiTheme="minorHAnsi" w:cstheme="minorBidi"/>
            <w:b w:val="0"/>
            <w:noProof/>
            <w:sz w:val="22"/>
            <w:szCs w:val="22"/>
            <w:lang w:val="en-US" w:eastAsia="en-US"/>
          </w:rPr>
          <w:tab/>
        </w:r>
        <w:r w:rsidRPr="00AE7367">
          <w:rPr>
            <w:rStyle w:val="Hyperlink"/>
            <w:noProof/>
          </w:rPr>
          <w:t>Properties of the Proxy Factory Function</w:t>
        </w:r>
        <w:r>
          <w:rPr>
            <w:noProof/>
            <w:webHidden/>
          </w:rPr>
          <w:tab/>
        </w:r>
        <w:r>
          <w:rPr>
            <w:noProof/>
            <w:webHidden/>
          </w:rPr>
          <w:fldChar w:fldCharType="begin"/>
        </w:r>
        <w:r>
          <w:rPr>
            <w:noProof/>
            <w:webHidden/>
          </w:rPr>
          <w:instrText xml:space="preserve"> PAGEREF _Toc368050848 \h </w:instrText>
        </w:r>
        <w:r>
          <w:rPr>
            <w:noProof/>
            <w:webHidden/>
          </w:rPr>
        </w:r>
        <w:r>
          <w:rPr>
            <w:noProof/>
            <w:webHidden/>
          </w:rPr>
          <w:fldChar w:fldCharType="separate"/>
        </w:r>
        <w:r w:rsidR="00460CAC">
          <w:rPr>
            <w:noProof/>
            <w:webHidden/>
          </w:rPr>
          <w:t>431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49" w:history="1">
        <w:r w:rsidRPr="00AE7367">
          <w:rPr>
            <w:rStyle w:val="Hyperlink"/>
            <w:noProof/>
          </w:rPr>
          <w:t>26.2.3</w:t>
        </w:r>
        <w:r>
          <w:rPr>
            <w:rFonts w:asciiTheme="minorHAnsi" w:eastAsiaTheme="minorEastAsia" w:hAnsiTheme="minorHAnsi" w:cstheme="minorBidi"/>
            <w:b w:val="0"/>
            <w:noProof/>
            <w:sz w:val="22"/>
            <w:szCs w:val="22"/>
            <w:lang w:val="en-US" w:eastAsia="en-US"/>
          </w:rPr>
          <w:tab/>
        </w:r>
        <w:r w:rsidRPr="00AE7367">
          <w:rPr>
            <w:rStyle w:val="Hyperlink"/>
            <w:noProof/>
          </w:rPr>
          <w:t>Property of Proxy Instances</w:t>
        </w:r>
        <w:r>
          <w:rPr>
            <w:noProof/>
            <w:webHidden/>
          </w:rPr>
          <w:tab/>
        </w:r>
        <w:r>
          <w:rPr>
            <w:noProof/>
            <w:webHidden/>
          </w:rPr>
          <w:fldChar w:fldCharType="begin"/>
        </w:r>
        <w:r>
          <w:rPr>
            <w:noProof/>
            <w:webHidden/>
          </w:rPr>
          <w:instrText xml:space="preserve"> PAGEREF _Toc368050849 \h </w:instrText>
        </w:r>
        <w:r>
          <w:rPr>
            <w:noProof/>
            <w:webHidden/>
          </w:rPr>
        </w:r>
        <w:r>
          <w:rPr>
            <w:noProof/>
            <w:webHidden/>
          </w:rPr>
          <w:fldChar w:fldCharType="separate"/>
        </w:r>
        <w:r w:rsidR="00460CAC">
          <w:rPr>
            <w:noProof/>
            <w:webHidden/>
          </w:rPr>
          <w:t>432</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51" w:history="1">
        <w:r w:rsidRPr="00AE7367">
          <w:rPr>
            <w:rStyle w:val="Hyperlink"/>
            <w:noProof/>
          </w:rPr>
          <w:t>Annex A (informative)  Grammar Summary</w:t>
        </w:r>
        <w:r>
          <w:rPr>
            <w:noProof/>
            <w:webHidden/>
          </w:rPr>
          <w:tab/>
        </w:r>
        <w:r>
          <w:rPr>
            <w:noProof/>
            <w:webHidden/>
          </w:rPr>
          <w:fldChar w:fldCharType="begin"/>
        </w:r>
        <w:r>
          <w:rPr>
            <w:noProof/>
            <w:webHidden/>
          </w:rPr>
          <w:instrText xml:space="preserve"> PAGEREF _Toc368050851 \h </w:instrText>
        </w:r>
        <w:r>
          <w:rPr>
            <w:noProof/>
            <w:webHidden/>
          </w:rPr>
        </w:r>
        <w:r>
          <w:rPr>
            <w:noProof/>
            <w:webHidden/>
          </w:rPr>
          <w:fldChar w:fldCharType="separate"/>
        </w:r>
        <w:r w:rsidR="00460CAC">
          <w:rPr>
            <w:noProof/>
            <w:webHidden/>
          </w:rPr>
          <w:t>433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2" w:history="1">
        <w:r w:rsidRPr="00AE7367">
          <w:rPr>
            <w:rStyle w:val="Hyperlink"/>
            <w:noProof/>
          </w:rPr>
          <w:t>A.1</w:t>
        </w:r>
        <w:r>
          <w:rPr>
            <w:rFonts w:asciiTheme="minorHAnsi" w:eastAsiaTheme="minorEastAsia" w:hAnsiTheme="minorHAnsi" w:cstheme="minorBidi"/>
            <w:b w:val="0"/>
            <w:noProof/>
            <w:sz w:val="22"/>
            <w:szCs w:val="22"/>
            <w:lang w:val="en-US" w:eastAsia="en-US"/>
          </w:rPr>
          <w:tab/>
        </w:r>
        <w:r w:rsidRPr="00AE7367">
          <w:rPr>
            <w:rStyle w:val="Hyperlink"/>
            <w:noProof/>
          </w:rPr>
          <w:t>Lexical Grammar</w:t>
        </w:r>
        <w:r>
          <w:rPr>
            <w:noProof/>
            <w:webHidden/>
          </w:rPr>
          <w:tab/>
        </w:r>
        <w:r>
          <w:rPr>
            <w:noProof/>
            <w:webHidden/>
          </w:rPr>
          <w:fldChar w:fldCharType="begin"/>
        </w:r>
        <w:r>
          <w:rPr>
            <w:noProof/>
            <w:webHidden/>
          </w:rPr>
          <w:instrText xml:space="preserve"> PAGEREF _Toc368050852 \h </w:instrText>
        </w:r>
        <w:r>
          <w:rPr>
            <w:noProof/>
            <w:webHidden/>
          </w:rPr>
        </w:r>
        <w:r>
          <w:rPr>
            <w:noProof/>
            <w:webHidden/>
          </w:rPr>
          <w:fldChar w:fldCharType="separate"/>
        </w:r>
        <w:r w:rsidR="00460CAC">
          <w:rPr>
            <w:noProof/>
            <w:webHidden/>
          </w:rPr>
          <w:t>433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3" w:history="1">
        <w:r w:rsidRPr="00AE7367">
          <w:rPr>
            <w:rStyle w:val="Hyperlink"/>
            <w:noProof/>
          </w:rPr>
          <w:t>A.2</w:t>
        </w:r>
        <w:r>
          <w:rPr>
            <w:rFonts w:asciiTheme="minorHAnsi" w:eastAsiaTheme="minorEastAsia" w:hAnsiTheme="minorHAnsi" w:cstheme="minorBidi"/>
            <w:b w:val="0"/>
            <w:noProof/>
            <w:sz w:val="22"/>
            <w:szCs w:val="22"/>
            <w:lang w:val="en-US" w:eastAsia="en-US"/>
          </w:rPr>
          <w:tab/>
        </w:r>
        <w:r w:rsidRPr="00AE7367">
          <w:rPr>
            <w:rStyle w:val="Hyperlink"/>
            <w:noProof/>
          </w:rPr>
          <w:t>Number Conversions</w:t>
        </w:r>
        <w:r>
          <w:rPr>
            <w:noProof/>
            <w:webHidden/>
          </w:rPr>
          <w:tab/>
        </w:r>
        <w:r>
          <w:rPr>
            <w:noProof/>
            <w:webHidden/>
          </w:rPr>
          <w:fldChar w:fldCharType="begin"/>
        </w:r>
        <w:r>
          <w:rPr>
            <w:noProof/>
            <w:webHidden/>
          </w:rPr>
          <w:instrText xml:space="preserve"> PAGEREF _Toc368050853 \h </w:instrText>
        </w:r>
        <w:r>
          <w:rPr>
            <w:noProof/>
            <w:webHidden/>
          </w:rPr>
        </w:r>
        <w:r>
          <w:rPr>
            <w:noProof/>
            <w:webHidden/>
          </w:rPr>
          <w:fldChar w:fldCharType="separate"/>
        </w:r>
        <w:r w:rsidR="00460CAC">
          <w:rPr>
            <w:noProof/>
            <w:webHidden/>
          </w:rPr>
          <w:t>439</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4" w:history="1">
        <w:r w:rsidRPr="00AE7367">
          <w:rPr>
            <w:rStyle w:val="Hyperlink"/>
            <w:noProof/>
          </w:rPr>
          <w:t>A.3</w:t>
        </w:r>
        <w:r>
          <w:rPr>
            <w:rFonts w:asciiTheme="minorHAnsi" w:eastAsiaTheme="minorEastAsia" w:hAnsiTheme="minorHAnsi" w:cstheme="minorBidi"/>
            <w:b w:val="0"/>
            <w:noProof/>
            <w:sz w:val="22"/>
            <w:szCs w:val="22"/>
            <w:lang w:val="en-US" w:eastAsia="en-US"/>
          </w:rPr>
          <w:tab/>
        </w:r>
        <w:r w:rsidRPr="00AE7367">
          <w:rPr>
            <w:rStyle w:val="Hyperlink"/>
            <w:noProof/>
          </w:rPr>
          <w:t>Expressions</w:t>
        </w:r>
        <w:r>
          <w:rPr>
            <w:noProof/>
            <w:webHidden/>
          </w:rPr>
          <w:tab/>
        </w:r>
        <w:r>
          <w:rPr>
            <w:noProof/>
            <w:webHidden/>
          </w:rPr>
          <w:fldChar w:fldCharType="begin"/>
        </w:r>
        <w:r>
          <w:rPr>
            <w:noProof/>
            <w:webHidden/>
          </w:rPr>
          <w:instrText xml:space="preserve"> PAGEREF _Toc368050854 \h </w:instrText>
        </w:r>
        <w:r>
          <w:rPr>
            <w:noProof/>
            <w:webHidden/>
          </w:rPr>
        </w:r>
        <w:r>
          <w:rPr>
            <w:noProof/>
            <w:webHidden/>
          </w:rPr>
          <w:fldChar w:fldCharType="separate"/>
        </w:r>
        <w:r w:rsidR="00460CAC">
          <w:rPr>
            <w:noProof/>
            <w:webHidden/>
          </w:rPr>
          <w:t>440</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5" w:history="1">
        <w:r w:rsidRPr="00AE7367">
          <w:rPr>
            <w:rStyle w:val="Hyperlink"/>
            <w:noProof/>
          </w:rPr>
          <w:t>A.4</w:t>
        </w:r>
        <w:r>
          <w:rPr>
            <w:rFonts w:asciiTheme="minorHAnsi" w:eastAsiaTheme="minorEastAsia" w:hAnsiTheme="minorHAnsi" w:cstheme="minorBidi"/>
            <w:b w:val="0"/>
            <w:noProof/>
            <w:sz w:val="22"/>
            <w:szCs w:val="22"/>
            <w:lang w:val="en-US" w:eastAsia="en-US"/>
          </w:rPr>
          <w:tab/>
        </w:r>
        <w:r w:rsidRPr="00AE7367">
          <w:rPr>
            <w:rStyle w:val="Hyperlink"/>
            <w:noProof/>
          </w:rPr>
          <w:t>Statements</w:t>
        </w:r>
        <w:r>
          <w:rPr>
            <w:noProof/>
            <w:webHidden/>
          </w:rPr>
          <w:tab/>
        </w:r>
        <w:r>
          <w:rPr>
            <w:noProof/>
            <w:webHidden/>
          </w:rPr>
          <w:fldChar w:fldCharType="begin"/>
        </w:r>
        <w:r>
          <w:rPr>
            <w:noProof/>
            <w:webHidden/>
          </w:rPr>
          <w:instrText xml:space="preserve"> PAGEREF _Toc368050855 \h </w:instrText>
        </w:r>
        <w:r>
          <w:rPr>
            <w:noProof/>
            <w:webHidden/>
          </w:rPr>
        </w:r>
        <w:r>
          <w:rPr>
            <w:noProof/>
            <w:webHidden/>
          </w:rPr>
          <w:fldChar w:fldCharType="separate"/>
        </w:r>
        <w:r w:rsidR="00460CAC">
          <w:rPr>
            <w:noProof/>
            <w:webHidden/>
          </w:rPr>
          <w:t>443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6" w:history="1">
        <w:r w:rsidRPr="00AE7367">
          <w:rPr>
            <w:rStyle w:val="Hyperlink"/>
            <w:noProof/>
          </w:rPr>
          <w:t>A.5</w:t>
        </w:r>
        <w:r>
          <w:rPr>
            <w:rFonts w:asciiTheme="minorHAnsi" w:eastAsiaTheme="minorEastAsia" w:hAnsiTheme="minorHAnsi" w:cstheme="minorBidi"/>
            <w:b w:val="0"/>
            <w:noProof/>
            <w:sz w:val="22"/>
            <w:szCs w:val="22"/>
            <w:lang w:val="en-US" w:eastAsia="en-US"/>
          </w:rPr>
          <w:tab/>
        </w:r>
        <w:r w:rsidRPr="00AE7367">
          <w:rPr>
            <w:rStyle w:val="Hyperlink"/>
            <w:noProof/>
          </w:rPr>
          <w:t>Functions and Scripts</w:t>
        </w:r>
        <w:r>
          <w:rPr>
            <w:noProof/>
            <w:webHidden/>
          </w:rPr>
          <w:tab/>
        </w:r>
        <w:r>
          <w:rPr>
            <w:noProof/>
            <w:webHidden/>
          </w:rPr>
          <w:fldChar w:fldCharType="begin"/>
        </w:r>
        <w:r>
          <w:rPr>
            <w:noProof/>
            <w:webHidden/>
          </w:rPr>
          <w:instrText xml:space="preserve"> PAGEREF _Toc368050856 \h </w:instrText>
        </w:r>
        <w:r>
          <w:rPr>
            <w:noProof/>
            <w:webHidden/>
          </w:rPr>
        </w:r>
        <w:r>
          <w:rPr>
            <w:noProof/>
            <w:webHidden/>
          </w:rPr>
          <w:fldChar w:fldCharType="separate"/>
        </w:r>
        <w:r w:rsidR="00460CAC">
          <w:rPr>
            <w:noProof/>
            <w:webHidden/>
          </w:rPr>
          <w:t>445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7" w:history="1">
        <w:r w:rsidRPr="00AE7367">
          <w:rPr>
            <w:rStyle w:val="Hyperlink"/>
            <w:noProof/>
          </w:rPr>
          <w:t>A.6</w:t>
        </w:r>
        <w:r>
          <w:rPr>
            <w:rFonts w:asciiTheme="minorHAnsi" w:eastAsiaTheme="minorEastAsia" w:hAnsiTheme="minorHAnsi" w:cstheme="minorBidi"/>
            <w:b w:val="0"/>
            <w:noProof/>
            <w:sz w:val="22"/>
            <w:szCs w:val="22"/>
            <w:lang w:val="en-US" w:eastAsia="en-US"/>
          </w:rPr>
          <w:tab/>
        </w:r>
        <w:r w:rsidRPr="00AE7367">
          <w:rPr>
            <w:rStyle w:val="Hyperlink"/>
            <w:noProof/>
          </w:rPr>
          <w:t>Universal Resource Identifier Character Classes</w:t>
        </w:r>
        <w:r>
          <w:rPr>
            <w:noProof/>
            <w:webHidden/>
          </w:rPr>
          <w:tab/>
        </w:r>
        <w:r>
          <w:rPr>
            <w:noProof/>
            <w:webHidden/>
          </w:rPr>
          <w:fldChar w:fldCharType="begin"/>
        </w:r>
        <w:r>
          <w:rPr>
            <w:noProof/>
            <w:webHidden/>
          </w:rPr>
          <w:instrText xml:space="preserve"> PAGEREF _Toc368050857 \h </w:instrText>
        </w:r>
        <w:r>
          <w:rPr>
            <w:noProof/>
            <w:webHidden/>
          </w:rPr>
        </w:r>
        <w:r>
          <w:rPr>
            <w:noProof/>
            <w:webHidden/>
          </w:rPr>
          <w:fldChar w:fldCharType="separate"/>
        </w:r>
        <w:r w:rsidR="00460CAC">
          <w:rPr>
            <w:noProof/>
            <w:webHidden/>
          </w:rPr>
          <w:t>446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8" w:history="1">
        <w:r w:rsidRPr="00AE7367">
          <w:rPr>
            <w:rStyle w:val="Hyperlink"/>
            <w:noProof/>
          </w:rPr>
          <w:t>A.7</w:t>
        </w:r>
        <w:r>
          <w:rPr>
            <w:rFonts w:asciiTheme="minorHAnsi" w:eastAsiaTheme="minorEastAsia" w:hAnsiTheme="minorHAnsi" w:cstheme="minorBidi"/>
            <w:b w:val="0"/>
            <w:noProof/>
            <w:sz w:val="22"/>
            <w:szCs w:val="22"/>
            <w:lang w:val="en-US" w:eastAsia="en-US"/>
          </w:rPr>
          <w:tab/>
        </w:r>
        <w:r w:rsidRPr="00AE7367">
          <w:rPr>
            <w:rStyle w:val="Hyperlink"/>
            <w:noProof/>
          </w:rPr>
          <w:t>Regular Expressions</w:t>
        </w:r>
        <w:r>
          <w:rPr>
            <w:noProof/>
            <w:webHidden/>
          </w:rPr>
          <w:tab/>
        </w:r>
        <w:r>
          <w:rPr>
            <w:noProof/>
            <w:webHidden/>
          </w:rPr>
          <w:fldChar w:fldCharType="begin"/>
        </w:r>
        <w:r>
          <w:rPr>
            <w:noProof/>
            <w:webHidden/>
          </w:rPr>
          <w:instrText xml:space="preserve"> PAGEREF _Toc368050858 \h </w:instrText>
        </w:r>
        <w:r>
          <w:rPr>
            <w:noProof/>
            <w:webHidden/>
          </w:rPr>
        </w:r>
        <w:r>
          <w:rPr>
            <w:noProof/>
            <w:webHidden/>
          </w:rPr>
          <w:fldChar w:fldCharType="separate"/>
        </w:r>
        <w:r w:rsidR="00460CAC">
          <w:rPr>
            <w:noProof/>
            <w:webHidden/>
          </w:rPr>
          <w:t>446</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59" w:history="1">
        <w:r w:rsidRPr="00AE7367">
          <w:rPr>
            <w:rStyle w:val="Hyperlink"/>
            <w:noProof/>
          </w:rPr>
          <w:t>A.8</w:t>
        </w:r>
        <w:r>
          <w:rPr>
            <w:rFonts w:asciiTheme="minorHAnsi" w:eastAsiaTheme="minorEastAsia" w:hAnsiTheme="minorHAnsi" w:cstheme="minorBidi"/>
            <w:b w:val="0"/>
            <w:noProof/>
            <w:sz w:val="22"/>
            <w:szCs w:val="22"/>
            <w:lang w:val="en-US" w:eastAsia="en-US"/>
          </w:rPr>
          <w:tab/>
        </w:r>
        <w:r w:rsidRPr="00AE7367">
          <w:rPr>
            <w:rStyle w:val="Hyperlink"/>
            <w:noProof/>
          </w:rPr>
          <w:t>JSON</w:t>
        </w:r>
        <w:r>
          <w:rPr>
            <w:noProof/>
            <w:webHidden/>
          </w:rPr>
          <w:tab/>
        </w:r>
        <w:r>
          <w:rPr>
            <w:noProof/>
            <w:webHidden/>
          </w:rPr>
          <w:fldChar w:fldCharType="begin"/>
        </w:r>
        <w:r>
          <w:rPr>
            <w:noProof/>
            <w:webHidden/>
          </w:rPr>
          <w:instrText xml:space="preserve"> PAGEREF _Toc368050859 \h </w:instrText>
        </w:r>
        <w:r>
          <w:rPr>
            <w:noProof/>
            <w:webHidden/>
          </w:rPr>
        </w:r>
        <w:r>
          <w:rPr>
            <w:noProof/>
            <w:webHidden/>
          </w:rPr>
          <w:fldChar w:fldCharType="separate"/>
        </w:r>
        <w:r w:rsidR="00460CAC">
          <w:rPr>
            <w:noProof/>
            <w:webHidden/>
          </w:rPr>
          <w:t>448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0" w:history="1">
        <w:r w:rsidRPr="00AE7367">
          <w:rPr>
            <w:rStyle w:val="Hyperlink"/>
            <w:noProof/>
          </w:rPr>
          <w:t>A.8.1</w:t>
        </w:r>
        <w:r>
          <w:rPr>
            <w:rFonts w:asciiTheme="minorHAnsi" w:eastAsiaTheme="minorEastAsia" w:hAnsiTheme="minorHAnsi" w:cstheme="minorBidi"/>
            <w:b w:val="0"/>
            <w:noProof/>
            <w:sz w:val="22"/>
            <w:szCs w:val="22"/>
            <w:lang w:val="en-US" w:eastAsia="en-US"/>
          </w:rPr>
          <w:tab/>
        </w:r>
        <w:r w:rsidRPr="00AE7367">
          <w:rPr>
            <w:rStyle w:val="Hyperlink"/>
            <w:noProof/>
          </w:rPr>
          <w:t>JSON Lexical Grammar</w:t>
        </w:r>
        <w:r>
          <w:rPr>
            <w:noProof/>
            <w:webHidden/>
          </w:rPr>
          <w:tab/>
        </w:r>
        <w:r>
          <w:rPr>
            <w:noProof/>
            <w:webHidden/>
          </w:rPr>
          <w:fldChar w:fldCharType="begin"/>
        </w:r>
        <w:r>
          <w:rPr>
            <w:noProof/>
            <w:webHidden/>
          </w:rPr>
          <w:instrText xml:space="preserve"> PAGEREF _Toc368050860 \h </w:instrText>
        </w:r>
        <w:r>
          <w:rPr>
            <w:noProof/>
            <w:webHidden/>
          </w:rPr>
        </w:r>
        <w:r>
          <w:rPr>
            <w:noProof/>
            <w:webHidden/>
          </w:rPr>
          <w:fldChar w:fldCharType="separate"/>
        </w:r>
        <w:r w:rsidR="00460CAC">
          <w:rPr>
            <w:noProof/>
            <w:webHidden/>
          </w:rPr>
          <w:t>448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1" w:history="1">
        <w:r w:rsidRPr="00AE7367">
          <w:rPr>
            <w:rStyle w:val="Hyperlink"/>
            <w:noProof/>
          </w:rPr>
          <w:t>A.8.2</w:t>
        </w:r>
        <w:r>
          <w:rPr>
            <w:rFonts w:asciiTheme="minorHAnsi" w:eastAsiaTheme="minorEastAsia" w:hAnsiTheme="minorHAnsi" w:cstheme="minorBidi"/>
            <w:b w:val="0"/>
            <w:noProof/>
            <w:sz w:val="22"/>
            <w:szCs w:val="22"/>
            <w:lang w:val="en-US" w:eastAsia="en-US"/>
          </w:rPr>
          <w:tab/>
        </w:r>
        <w:r w:rsidRPr="00AE7367">
          <w:rPr>
            <w:rStyle w:val="Hyperlink"/>
            <w:noProof/>
          </w:rPr>
          <w:t>JSON Syntactic Grammar</w:t>
        </w:r>
        <w:r>
          <w:rPr>
            <w:noProof/>
            <w:webHidden/>
          </w:rPr>
          <w:tab/>
        </w:r>
        <w:r>
          <w:rPr>
            <w:noProof/>
            <w:webHidden/>
          </w:rPr>
          <w:fldChar w:fldCharType="begin"/>
        </w:r>
        <w:r>
          <w:rPr>
            <w:noProof/>
            <w:webHidden/>
          </w:rPr>
          <w:instrText xml:space="preserve"> PAGEREF _Toc368050861 \h </w:instrText>
        </w:r>
        <w:r>
          <w:rPr>
            <w:noProof/>
            <w:webHidden/>
          </w:rPr>
        </w:r>
        <w:r>
          <w:rPr>
            <w:noProof/>
            <w:webHidden/>
          </w:rPr>
          <w:fldChar w:fldCharType="separate"/>
        </w:r>
        <w:r w:rsidR="00460CAC">
          <w:rPr>
            <w:noProof/>
            <w:webHidden/>
          </w:rPr>
          <w:t>449</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62" w:history="1">
        <w:r w:rsidRPr="00AE7367">
          <w:rPr>
            <w:rStyle w:val="Hyperlink"/>
            <w:noProof/>
          </w:rPr>
          <w:t>Annex B  (normative)  Additional ECMAScript Features for Web Browsers</w:t>
        </w:r>
        <w:r>
          <w:rPr>
            <w:noProof/>
            <w:webHidden/>
          </w:rPr>
          <w:tab/>
        </w:r>
        <w:r>
          <w:rPr>
            <w:noProof/>
            <w:webHidden/>
          </w:rPr>
          <w:fldChar w:fldCharType="begin"/>
        </w:r>
        <w:r>
          <w:rPr>
            <w:noProof/>
            <w:webHidden/>
          </w:rPr>
          <w:instrText xml:space="preserve"> PAGEREF _Toc368050862 \h </w:instrText>
        </w:r>
        <w:r>
          <w:rPr>
            <w:noProof/>
            <w:webHidden/>
          </w:rPr>
        </w:r>
        <w:r>
          <w:rPr>
            <w:noProof/>
            <w:webHidden/>
          </w:rPr>
          <w:fldChar w:fldCharType="separate"/>
        </w:r>
        <w:r w:rsidR="00460CAC">
          <w:rPr>
            <w:noProof/>
            <w:webHidden/>
          </w:rPr>
          <w:t>451</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63" w:history="1">
        <w:r w:rsidRPr="00AE7367">
          <w:rPr>
            <w:rStyle w:val="Hyperlink"/>
            <w:noProof/>
          </w:rPr>
          <w:t>B.1</w:t>
        </w:r>
        <w:r>
          <w:rPr>
            <w:rFonts w:asciiTheme="minorHAnsi" w:eastAsiaTheme="minorEastAsia" w:hAnsiTheme="minorHAnsi" w:cstheme="minorBidi"/>
            <w:b w:val="0"/>
            <w:noProof/>
            <w:sz w:val="22"/>
            <w:szCs w:val="22"/>
            <w:lang w:val="en-US" w:eastAsia="en-US"/>
          </w:rPr>
          <w:tab/>
        </w:r>
        <w:r w:rsidRPr="00AE7367">
          <w:rPr>
            <w:rStyle w:val="Hyperlink"/>
            <w:noProof/>
          </w:rPr>
          <w:t>Additional Syntax</w:t>
        </w:r>
        <w:r>
          <w:rPr>
            <w:noProof/>
            <w:webHidden/>
          </w:rPr>
          <w:tab/>
        </w:r>
        <w:r>
          <w:rPr>
            <w:noProof/>
            <w:webHidden/>
          </w:rPr>
          <w:fldChar w:fldCharType="begin"/>
        </w:r>
        <w:r>
          <w:rPr>
            <w:noProof/>
            <w:webHidden/>
          </w:rPr>
          <w:instrText xml:space="preserve"> PAGEREF _Toc368050863 \h </w:instrText>
        </w:r>
        <w:r>
          <w:rPr>
            <w:noProof/>
            <w:webHidden/>
          </w:rPr>
        </w:r>
        <w:r>
          <w:rPr>
            <w:noProof/>
            <w:webHidden/>
          </w:rPr>
          <w:fldChar w:fldCharType="separate"/>
        </w:r>
        <w:r w:rsidR="00460CAC">
          <w:rPr>
            <w:noProof/>
            <w:webHidden/>
          </w:rPr>
          <w:t>451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4" w:history="1">
        <w:r w:rsidRPr="00AE7367">
          <w:rPr>
            <w:rStyle w:val="Hyperlink"/>
            <w:noProof/>
          </w:rPr>
          <w:t>B.1.1</w:t>
        </w:r>
        <w:r>
          <w:rPr>
            <w:rFonts w:asciiTheme="minorHAnsi" w:eastAsiaTheme="minorEastAsia" w:hAnsiTheme="minorHAnsi" w:cstheme="minorBidi"/>
            <w:b w:val="0"/>
            <w:noProof/>
            <w:sz w:val="22"/>
            <w:szCs w:val="22"/>
            <w:lang w:val="en-US" w:eastAsia="en-US"/>
          </w:rPr>
          <w:tab/>
        </w:r>
        <w:r w:rsidRPr="00AE7367">
          <w:rPr>
            <w:rStyle w:val="Hyperlink"/>
            <w:noProof/>
          </w:rPr>
          <w:t>Numeric Literals</w:t>
        </w:r>
        <w:r>
          <w:rPr>
            <w:noProof/>
            <w:webHidden/>
          </w:rPr>
          <w:tab/>
        </w:r>
        <w:r>
          <w:rPr>
            <w:noProof/>
            <w:webHidden/>
          </w:rPr>
          <w:fldChar w:fldCharType="begin"/>
        </w:r>
        <w:r>
          <w:rPr>
            <w:noProof/>
            <w:webHidden/>
          </w:rPr>
          <w:instrText xml:space="preserve"> PAGEREF _Toc368050864 \h </w:instrText>
        </w:r>
        <w:r>
          <w:rPr>
            <w:noProof/>
            <w:webHidden/>
          </w:rPr>
        </w:r>
        <w:r>
          <w:rPr>
            <w:noProof/>
            <w:webHidden/>
          </w:rPr>
          <w:fldChar w:fldCharType="separate"/>
        </w:r>
        <w:r w:rsidR="00460CAC">
          <w:rPr>
            <w:noProof/>
            <w:webHidden/>
          </w:rPr>
          <w:t>451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5" w:history="1">
        <w:r w:rsidRPr="00AE7367">
          <w:rPr>
            <w:rStyle w:val="Hyperlink"/>
            <w:noProof/>
          </w:rPr>
          <w:t>B.1.2</w:t>
        </w:r>
        <w:r>
          <w:rPr>
            <w:rFonts w:asciiTheme="minorHAnsi" w:eastAsiaTheme="minorEastAsia" w:hAnsiTheme="minorHAnsi" w:cstheme="minorBidi"/>
            <w:b w:val="0"/>
            <w:noProof/>
            <w:sz w:val="22"/>
            <w:szCs w:val="22"/>
            <w:lang w:val="en-US" w:eastAsia="en-US"/>
          </w:rPr>
          <w:tab/>
        </w:r>
        <w:r w:rsidRPr="00AE7367">
          <w:rPr>
            <w:rStyle w:val="Hyperlink"/>
            <w:noProof/>
          </w:rPr>
          <w:t>String Literals</w:t>
        </w:r>
        <w:r>
          <w:rPr>
            <w:noProof/>
            <w:webHidden/>
          </w:rPr>
          <w:tab/>
        </w:r>
        <w:r>
          <w:rPr>
            <w:noProof/>
            <w:webHidden/>
          </w:rPr>
          <w:fldChar w:fldCharType="begin"/>
        </w:r>
        <w:r>
          <w:rPr>
            <w:noProof/>
            <w:webHidden/>
          </w:rPr>
          <w:instrText xml:space="preserve"> PAGEREF _Toc368050865 \h </w:instrText>
        </w:r>
        <w:r>
          <w:rPr>
            <w:noProof/>
            <w:webHidden/>
          </w:rPr>
        </w:r>
        <w:r>
          <w:rPr>
            <w:noProof/>
            <w:webHidden/>
          </w:rPr>
          <w:fldChar w:fldCharType="separate"/>
        </w:r>
        <w:r w:rsidR="00460CAC">
          <w:rPr>
            <w:noProof/>
            <w:webHidden/>
          </w:rPr>
          <w:t>451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6" w:history="1">
        <w:r w:rsidRPr="00AE7367">
          <w:rPr>
            <w:rStyle w:val="Hyperlink"/>
            <w:noProof/>
          </w:rPr>
          <w:t>B.1.3</w:t>
        </w:r>
        <w:r>
          <w:rPr>
            <w:rFonts w:asciiTheme="minorHAnsi" w:eastAsiaTheme="minorEastAsia" w:hAnsiTheme="minorHAnsi" w:cstheme="minorBidi"/>
            <w:b w:val="0"/>
            <w:noProof/>
            <w:sz w:val="22"/>
            <w:szCs w:val="22"/>
            <w:lang w:val="en-US" w:eastAsia="en-US"/>
          </w:rPr>
          <w:tab/>
        </w:r>
        <w:r w:rsidRPr="00AE7367">
          <w:rPr>
            <w:rStyle w:val="Hyperlink"/>
            <w:noProof/>
          </w:rPr>
          <w:t>HTML-like Comments</w:t>
        </w:r>
        <w:r>
          <w:rPr>
            <w:noProof/>
            <w:webHidden/>
          </w:rPr>
          <w:tab/>
        </w:r>
        <w:r>
          <w:rPr>
            <w:noProof/>
            <w:webHidden/>
          </w:rPr>
          <w:fldChar w:fldCharType="begin"/>
        </w:r>
        <w:r>
          <w:rPr>
            <w:noProof/>
            <w:webHidden/>
          </w:rPr>
          <w:instrText xml:space="preserve"> PAGEREF _Toc368050866 \h </w:instrText>
        </w:r>
        <w:r>
          <w:rPr>
            <w:noProof/>
            <w:webHidden/>
          </w:rPr>
        </w:r>
        <w:r>
          <w:rPr>
            <w:noProof/>
            <w:webHidden/>
          </w:rPr>
          <w:fldChar w:fldCharType="separate"/>
        </w:r>
        <w:r w:rsidR="00460CAC">
          <w:rPr>
            <w:noProof/>
            <w:webHidden/>
          </w:rPr>
          <w:t>452</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67" w:history="1">
        <w:r w:rsidRPr="00AE7367">
          <w:rPr>
            <w:rStyle w:val="Hyperlink"/>
            <w:noProof/>
          </w:rPr>
          <w:t>B.2</w:t>
        </w:r>
        <w:r>
          <w:rPr>
            <w:rFonts w:asciiTheme="minorHAnsi" w:eastAsiaTheme="minorEastAsia" w:hAnsiTheme="minorHAnsi" w:cstheme="minorBidi"/>
            <w:b w:val="0"/>
            <w:noProof/>
            <w:sz w:val="22"/>
            <w:szCs w:val="22"/>
            <w:lang w:val="en-US" w:eastAsia="en-US"/>
          </w:rPr>
          <w:tab/>
        </w:r>
        <w:r w:rsidRPr="00AE7367">
          <w:rPr>
            <w:rStyle w:val="Hyperlink"/>
            <w:noProof/>
          </w:rPr>
          <w:t>Additional Properties</w:t>
        </w:r>
        <w:r>
          <w:rPr>
            <w:noProof/>
            <w:webHidden/>
          </w:rPr>
          <w:tab/>
        </w:r>
        <w:r>
          <w:rPr>
            <w:noProof/>
            <w:webHidden/>
          </w:rPr>
          <w:fldChar w:fldCharType="begin"/>
        </w:r>
        <w:r>
          <w:rPr>
            <w:noProof/>
            <w:webHidden/>
          </w:rPr>
          <w:instrText xml:space="preserve"> PAGEREF _Toc368050867 \h </w:instrText>
        </w:r>
        <w:r>
          <w:rPr>
            <w:noProof/>
            <w:webHidden/>
          </w:rPr>
        </w:r>
        <w:r>
          <w:rPr>
            <w:noProof/>
            <w:webHidden/>
          </w:rPr>
          <w:fldChar w:fldCharType="separate"/>
        </w:r>
        <w:r w:rsidR="00460CAC">
          <w:rPr>
            <w:noProof/>
            <w:webHidden/>
          </w:rPr>
          <w:t>452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8" w:history="1">
        <w:r w:rsidRPr="00AE7367">
          <w:rPr>
            <w:rStyle w:val="Hyperlink"/>
            <w:noProof/>
          </w:rPr>
          <w:t>B.2.1</w:t>
        </w:r>
        <w:r>
          <w:rPr>
            <w:rFonts w:asciiTheme="minorHAnsi" w:eastAsiaTheme="minorEastAsia" w:hAnsiTheme="minorHAnsi" w:cstheme="minorBidi"/>
            <w:b w:val="0"/>
            <w:noProof/>
            <w:sz w:val="22"/>
            <w:szCs w:val="22"/>
            <w:lang w:val="en-US" w:eastAsia="en-US"/>
          </w:rPr>
          <w:tab/>
        </w:r>
        <w:r w:rsidRPr="00AE7367">
          <w:rPr>
            <w:rStyle w:val="Hyperlink"/>
            <w:noProof/>
          </w:rPr>
          <w:t>Additional Properties of the Global Object</w:t>
        </w:r>
        <w:r>
          <w:rPr>
            <w:noProof/>
            <w:webHidden/>
          </w:rPr>
          <w:tab/>
        </w:r>
        <w:r>
          <w:rPr>
            <w:noProof/>
            <w:webHidden/>
          </w:rPr>
          <w:fldChar w:fldCharType="begin"/>
        </w:r>
        <w:r>
          <w:rPr>
            <w:noProof/>
            <w:webHidden/>
          </w:rPr>
          <w:instrText xml:space="preserve"> PAGEREF _Toc368050868 \h </w:instrText>
        </w:r>
        <w:r>
          <w:rPr>
            <w:noProof/>
            <w:webHidden/>
          </w:rPr>
        </w:r>
        <w:r>
          <w:rPr>
            <w:noProof/>
            <w:webHidden/>
          </w:rPr>
          <w:fldChar w:fldCharType="separate"/>
        </w:r>
        <w:r w:rsidR="00460CAC">
          <w:rPr>
            <w:noProof/>
            <w:webHidden/>
          </w:rPr>
          <w:t>452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69" w:history="1">
        <w:r w:rsidRPr="00AE7367">
          <w:rPr>
            <w:rStyle w:val="Hyperlink"/>
            <w:noProof/>
          </w:rPr>
          <w:t>B.2.2</w:t>
        </w:r>
        <w:r>
          <w:rPr>
            <w:rFonts w:asciiTheme="minorHAnsi" w:eastAsiaTheme="minorEastAsia" w:hAnsiTheme="minorHAnsi" w:cstheme="minorBidi"/>
            <w:b w:val="0"/>
            <w:noProof/>
            <w:sz w:val="22"/>
            <w:szCs w:val="22"/>
            <w:lang w:val="en-US" w:eastAsia="en-US"/>
          </w:rPr>
          <w:tab/>
        </w:r>
        <w:r w:rsidRPr="00AE7367">
          <w:rPr>
            <w:rStyle w:val="Hyperlink"/>
            <w:noProof/>
          </w:rPr>
          <w:t>Additional Properties of the Object.prototype Object</w:t>
        </w:r>
        <w:r>
          <w:rPr>
            <w:noProof/>
            <w:webHidden/>
          </w:rPr>
          <w:tab/>
        </w:r>
        <w:r>
          <w:rPr>
            <w:noProof/>
            <w:webHidden/>
          </w:rPr>
          <w:fldChar w:fldCharType="begin"/>
        </w:r>
        <w:r>
          <w:rPr>
            <w:noProof/>
            <w:webHidden/>
          </w:rPr>
          <w:instrText xml:space="preserve"> PAGEREF _Toc368050869 \h </w:instrText>
        </w:r>
        <w:r>
          <w:rPr>
            <w:noProof/>
            <w:webHidden/>
          </w:rPr>
        </w:r>
        <w:r>
          <w:rPr>
            <w:noProof/>
            <w:webHidden/>
          </w:rPr>
          <w:fldChar w:fldCharType="separate"/>
        </w:r>
        <w:r w:rsidR="00460CAC">
          <w:rPr>
            <w:noProof/>
            <w:webHidden/>
          </w:rPr>
          <w:t>453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70" w:history="1">
        <w:r w:rsidRPr="00AE7367">
          <w:rPr>
            <w:rStyle w:val="Hyperlink"/>
            <w:noProof/>
          </w:rPr>
          <w:t>B.2.3</w:t>
        </w:r>
        <w:r>
          <w:rPr>
            <w:rFonts w:asciiTheme="minorHAnsi" w:eastAsiaTheme="minorEastAsia" w:hAnsiTheme="minorHAnsi" w:cstheme="minorBidi"/>
            <w:b w:val="0"/>
            <w:noProof/>
            <w:sz w:val="22"/>
            <w:szCs w:val="22"/>
            <w:lang w:val="en-US" w:eastAsia="en-US"/>
          </w:rPr>
          <w:tab/>
        </w:r>
        <w:r w:rsidRPr="00AE7367">
          <w:rPr>
            <w:rStyle w:val="Hyperlink"/>
            <w:noProof/>
          </w:rPr>
          <w:t>Additional Properties of the String.prototype Object</w:t>
        </w:r>
        <w:r>
          <w:rPr>
            <w:noProof/>
            <w:webHidden/>
          </w:rPr>
          <w:tab/>
        </w:r>
        <w:r>
          <w:rPr>
            <w:noProof/>
            <w:webHidden/>
          </w:rPr>
          <w:fldChar w:fldCharType="begin"/>
        </w:r>
        <w:r>
          <w:rPr>
            <w:noProof/>
            <w:webHidden/>
          </w:rPr>
          <w:instrText xml:space="preserve"> PAGEREF _Toc368050870 \h </w:instrText>
        </w:r>
        <w:r>
          <w:rPr>
            <w:noProof/>
            <w:webHidden/>
          </w:rPr>
        </w:r>
        <w:r>
          <w:rPr>
            <w:noProof/>
            <w:webHidden/>
          </w:rPr>
          <w:fldChar w:fldCharType="separate"/>
        </w:r>
        <w:r w:rsidR="00460CAC">
          <w:rPr>
            <w:noProof/>
            <w:webHidden/>
          </w:rPr>
          <w:t>454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71" w:history="1">
        <w:r w:rsidRPr="00AE7367">
          <w:rPr>
            <w:rStyle w:val="Hyperlink"/>
            <w:noProof/>
          </w:rPr>
          <w:t>B.2.4</w:t>
        </w:r>
        <w:r>
          <w:rPr>
            <w:rFonts w:asciiTheme="minorHAnsi" w:eastAsiaTheme="minorEastAsia" w:hAnsiTheme="minorHAnsi" w:cstheme="minorBidi"/>
            <w:b w:val="0"/>
            <w:noProof/>
            <w:sz w:val="22"/>
            <w:szCs w:val="22"/>
            <w:lang w:val="en-US" w:eastAsia="en-US"/>
          </w:rPr>
          <w:tab/>
        </w:r>
        <w:r w:rsidRPr="00AE7367">
          <w:rPr>
            <w:rStyle w:val="Hyperlink"/>
            <w:noProof/>
          </w:rPr>
          <w:t>Additional Properties of the Date.prototype Object</w:t>
        </w:r>
        <w:r>
          <w:rPr>
            <w:noProof/>
            <w:webHidden/>
          </w:rPr>
          <w:tab/>
        </w:r>
        <w:r>
          <w:rPr>
            <w:noProof/>
            <w:webHidden/>
          </w:rPr>
          <w:fldChar w:fldCharType="begin"/>
        </w:r>
        <w:r>
          <w:rPr>
            <w:noProof/>
            <w:webHidden/>
          </w:rPr>
          <w:instrText xml:space="preserve"> PAGEREF _Toc368050871 \h </w:instrText>
        </w:r>
        <w:r>
          <w:rPr>
            <w:noProof/>
            <w:webHidden/>
          </w:rPr>
        </w:r>
        <w:r>
          <w:rPr>
            <w:noProof/>
            <w:webHidden/>
          </w:rPr>
          <w:fldChar w:fldCharType="separate"/>
        </w:r>
        <w:r w:rsidR="00460CAC">
          <w:rPr>
            <w:noProof/>
            <w:webHidden/>
          </w:rPr>
          <w:t>456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72" w:history="1">
        <w:r w:rsidRPr="00AE7367">
          <w:rPr>
            <w:rStyle w:val="Hyperlink"/>
            <w:noProof/>
          </w:rPr>
          <w:t>B.2.5</w:t>
        </w:r>
        <w:r>
          <w:rPr>
            <w:rFonts w:asciiTheme="minorHAnsi" w:eastAsiaTheme="minorEastAsia" w:hAnsiTheme="minorHAnsi" w:cstheme="minorBidi"/>
            <w:b w:val="0"/>
            <w:noProof/>
            <w:sz w:val="22"/>
            <w:szCs w:val="22"/>
            <w:lang w:val="en-US" w:eastAsia="en-US"/>
          </w:rPr>
          <w:tab/>
        </w:r>
        <w:r w:rsidRPr="00AE7367">
          <w:rPr>
            <w:rStyle w:val="Hyperlink"/>
            <w:noProof/>
          </w:rPr>
          <w:t>Additional Properties of the RegExp.prototype Object</w:t>
        </w:r>
        <w:r>
          <w:rPr>
            <w:noProof/>
            <w:webHidden/>
          </w:rPr>
          <w:tab/>
        </w:r>
        <w:r>
          <w:rPr>
            <w:noProof/>
            <w:webHidden/>
          </w:rPr>
          <w:fldChar w:fldCharType="begin"/>
        </w:r>
        <w:r>
          <w:rPr>
            <w:noProof/>
            <w:webHidden/>
          </w:rPr>
          <w:instrText xml:space="preserve"> PAGEREF _Toc368050872 \h </w:instrText>
        </w:r>
        <w:r>
          <w:rPr>
            <w:noProof/>
            <w:webHidden/>
          </w:rPr>
        </w:r>
        <w:r>
          <w:rPr>
            <w:noProof/>
            <w:webHidden/>
          </w:rPr>
          <w:fldChar w:fldCharType="separate"/>
        </w:r>
        <w:r w:rsidR="00460CAC">
          <w:rPr>
            <w:noProof/>
            <w:webHidden/>
          </w:rPr>
          <w:t>457</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73" w:history="1">
        <w:r w:rsidRPr="00AE7367">
          <w:rPr>
            <w:rStyle w:val="Hyperlink"/>
            <w:noProof/>
          </w:rPr>
          <w:t>B.3</w:t>
        </w:r>
        <w:r>
          <w:rPr>
            <w:rFonts w:asciiTheme="minorHAnsi" w:eastAsiaTheme="minorEastAsia" w:hAnsiTheme="minorHAnsi" w:cstheme="minorBidi"/>
            <w:b w:val="0"/>
            <w:noProof/>
            <w:sz w:val="22"/>
            <w:szCs w:val="22"/>
            <w:lang w:val="en-US" w:eastAsia="en-US"/>
          </w:rPr>
          <w:tab/>
        </w:r>
        <w:r w:rsidRPr="00AE7367">
          <w:rPr>
            <w:rStyle w:val="Hyperlink"/>
            <w:noProof/>
          </w:rPr>
          <w:t>Other Additional Features</w:t>
        </w:r>
        <w:r>
          <w:rPr>
            <w:noProof/>
            <w:webHidden/>
          </w:rPr>
          <w:tab/>
        </w:r>
        <w:r>
          <w:rPr>
            <w:noProof/>
            <w:webHidden/>
          </w:rPr>
          <w:fldChar w:fldCharType="begin"/>
        </w:r>
        <w:r>
          <w:rPr>
            <w:noProof/>
            <w:webHidden/>
          </w:rPr>
          <w:instrText xml:space="preserve"> PAGEREF _Toc368050873 \h </w:instrText>
        </w:r>
        <w:r>
          <w:rPr>
            <w:noProof/>
            <w:webHidden/>
          </w:rPr>
        </w:r>
        <w:r>
          <w:rPr>
            <w:noProof/>
            <w:webHidden/>
          </w:rPr>
          <w:fldChar w:fldCharType="separate"/>
        </w:r>
        <w:r w:rsidR="00460CAC">
          <w:rPr>
            <w:noProof/>
            <w:webHidden/>
          </w:rPr>
          <w:t>457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74" w:history="1">
        <w:r w:rsidRPr="00AE7367">
          <w:rPr>
            <w:rStyle w:val="Hyperlink"/>
            <w:noProof/>
          </w:rPr>
          <w:t>B.3.1</w:t>
        </w:r>
        <w:r>
          <w:rPr>
            <w:rFonts w:asciiTheme="minorHAnsi" w:eastAsiaTheme="minorEastAsia" w:hAnsiTheme="minorHAnsi" w:cstheme="minorBidi"/>
            <w:b w:val="0"/>
            <w:noProof/>
            <w:sz w:val="22"/>
            <w:szCs w:val="22"/>
            <w:lang w:val="en-US" w:eastAsia="en-US"/>
          </w:rPr>
          <w:tab/>
        </w:r>
        <w:r w:rsidRPr="00AE7367">
          <w:rPr>
            <w:rStyle w:val="Hyperlink"/>
            <w:noProof/>
          </w:rPr>
          <w:t>__proto___ Property Names in Object Initialisers</w:t>
        </w:r>
        <w:r>
          <w:rPr>
            <w:noProof/>
            <w:webHidden/>
          </w:rPr>
          <w:tab/>
        </w:r>
        <w:r>
          <w:rPr>
            <w:noProof/>
            <w:webHidden/>
          </w:rPr>
          <w:fldChar w:fldCharType="begin"/>
        </w:r>
        <w:r>
          <w:rPr>
            <w:noProof/>
            <w:webHidden/>
          </w:rPr>
          <w:instrText xml:space="preserve"> PAGEREF _Toc368050874 \h </w:instrText>
        </w:r>
        <w:r>
          <w:rPr>
            <w:noProof/>
            <w:webHidden/>
          </w:rPr>
        </w:r>
        <w:r>
          <w:rPr>
            <w:noProof/>
            <w:webHidden/>
          </w:rPr>
          <w:fldChar w:fldCharType="separate"/>
        </w:r>
        <w:r w:rsidR="00460CAC">
          <w:rPr>
            <w:noProof/>
            <w:webHidden/>
          </w:rPr>
          <w:t>457</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75" w:history="1">
        <w:r w:rsidRPr="00AE7367">
          <w:rPr>
            <w:rStyle w:val="Hyperlink"/>
            <w:noProof/>
          </w:rPr>
          <w:t>B.3.2</w:t>
        </w:r>
        <w:r>
          <w:rPr>
            <w:rFonts w:asciiTheme="minorHAnsi" w:eastAsiaTheme="minorEastAsia" w:hAnsiTheme="minorHAnsi" w:cstheme="minorBidi"/>
            <w:b w:val="0"/>
            <w:noProof/>
            <w:sz w:val="22"/>
            <w:szCs w:val="22"/>
            <w:lang w:val="en-US" w:eastAsia="en-US"/>
          </w:rPr>
          <w:tab/>
        </w:r>
        <w:r w:rsidRPr="00AE7367">
          <w:rPr>
            <w:rStyle w:val="Hyperlink"/>
            <w:noProof/>
          </w:rPr>
          <w:t>Web Legacy Compatibility for Block-Level Function Declarations</w:t>
        </w:r>
        <w:r>
          <w:rPr>
            <w:noProof/>
            <w:webHidden/>
          </w:rPr>
          <w:tab/>
        </w:r>
        <w:r>
          <w:rPr>
            <w:noProof/>
            <w:webHidden/>
          </w:rPr>
          <w:fldChar w:fldCharType="begin"/>
        </w:r>
        <w:r>
          <w:rPr>
            <w:noProof/>
            <w:webHidden/>
          </w:rPr>
          <w:instrText xml:space="preserve"> PAGEREF _Toc368050875 \h </w:instrText>
        </w:r>
        <w:r>
          <w:rPr>
            <w:noProof/>
            <w:webHidden/>
          </w:rPr>
        </w:r>
        <w:r>
          <w:rPr>
            <w:noProof/>
            <w:webHidden/>
          </w:rPr>
          <w:fldChar w:fldCharType="separate"/>
        </w:r>
        <w:r w:rsidR="00460CAC">
          <w:rPr>
            <w:noProof/>
            <w:webHidden/>
          </w:rPr>
          <w:t>458</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76" w:history="1">
        <w:r w:rsidRPr="00AE7367">
          <w:rPr>
            <w:rStyle w:val="Hyperlink"/>
            <w:noProof/>
          </w:rPr>
          <w:t>Annex C (informative)  The Strict Mode of ECMAScript</w:t>
        </w:r>
        <w:r>
          <w:rPr>
            <w:noProof/>
            <w:webHidden/>
          </w:rPr>
          <w:tab/>
        </w:r>
        <w:r>
          <w:rPr>
            <w:noProof/>
            <w:webHidden/>
          </w:rPr>
          <w:fldChar w:fldCharType="begin"/>
        </w:r>
        <w:r>
          <w:rPr>
            <w:noProof/>
            <w:webHidden/>
          </w:rPr>
          <w:instrText xml:space="preserve"> PAGEREF _Toc368050876 \h </w:instrText>
        </w:r>
        <w:r>
          <w:rPr>
            <w:noProof/>
            <w:webHidden/>
          </w:rPr>
        </w:r>
        <w:r>
          <w:rPr>
            <w:noProof/>
            <w:webHidden/>
          </w:rPr>
          <w:fldChar w:fldCharType="separate"/>
        </w:r>
        <w:r w:rsidR="00460CAC">
          <w:rPr>
            <w:noProof/>
            <w:webHidden/>
          </w:rPr>
          <w:t>460</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77" w:history="1">
        <w:r w:rsidRPr="00AE7367">
          <w:rPr>
            <w:rStyle w:val="Hyperlink"/>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_Toc368050877 \h </w:instrText>
        </w:r>
        <w:r>
          <w:rPr>
            <w:noProof/>
            <w:webHidden/>
          </w:rPr>
        </w:r>
        <w:r>
          <w:rPr>
            <w:noProof/>
            <w:webHidden/>
          </w:rPr>
          <w:fldChar w:fldCharType="separate"/>
        </w:r>
        <w:r w:rsidR="00460CAC">
          <w:rPr>
            <w:noProof/>
            <w:webHidden/>
          </w:rPr>
          <w:t>462</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78" w:history="1">
        <w:r w:rsidRPr="00AE7367">
          <w:rPr>
            <w:rStyle w:val="Hyperlink"/>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_Toc368050878 \h </w:instrText>
        </w:r>
        <w:r>
          <w:rPr>
            <w:noProof/>
            <w:webHidden/>
          </w:rPr>
        </w:r>
        <w:r>
          <w:rPr>
            <w:noProof/>
            <w:webHidden/>
          </w:rPr>
          <w:fldChar w:fldCharType="separate"/>
        </w:r>
        <w:r w:rsidR="00460CAC">
          <w:rPr>
            <w:noProof/>
            <w:webHidden/>
          </w:rPr>
          <w:t>465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79" w:history="1">
        <w:r w:rsidRPr="00AE7367">
          <w:rPr>
            <w:rStyle w:val="Hyperlink"/>
            <w:noProof/>
          </w:rPr>
          <w:t>E.1</w:t>
        </w:r>
        <w:r>
          <w:rPr>
            <w:rFonts w:asciiTheme="minorHAnsi" w:eastAsiaTheme="minorEastAsia" w:hAnsiTheme="minorHAnsi" w:cstheme="minorBidi"/>
            <w:b w:val="0"/>
            <w:noProof/>
            <w:sz w:val="22"/>
            <w:szCs w:val="22"/>
            <w:lang w:val="en-US" w:eastAsia="en-US"/>
          </w:rPr>
          <w:tab/>
        </w:r>
        <w:r w:rsidRPr="00AE7367">
          <w:rPr>
            <w:rStyle w:val="Hyperlink"/>
            <w:noProof/>
          </w:rPr>
          <w:t>In the 6</w:t>
        </w:r>
        <w:r w:rsidRPr="00AE7367">
          <w:rPr>
            <w:rStyle w:val="Hyperlink"/>
            <w:noProof/>
            <w:vertAlign w:val="superscript"/>
          </w:rPr>
          <w:t>th</w:t>
        </w:r>
        <w:r w:rsidRPr="00AE7367">
          <w:rPr>
            <w:rStyle w:val="Hyperlink"/>
            <w:noProof/>
          </w:rPr>
          <w:t xml:space="preserve"> Edition</w:t>
        </w:r>
        <w:r>
          <w:rPr>
            <w:noProof/>
            <w:webHidden/>
          </w:rPr>
          <w:tab/>
        </w:r>
        <w:r>
          <w:rPr>
            <w:noProof/>
            <w:webHidden/>
          </w:rPr>
          <w:fldChar w:fldCharType="begin"/>
        </w:r>
        <w:r>
          <w:rPr>
            <w:noProof/>
            <w:webHidden/>
          </w:rPr>
          <w:instrText xml:space="preserve"> PAGEREF _Toc368050879 \h </w:instrText>
        </w:r>
        <w:r>
          <w:rPr>
            <w:noProof/>
            <w:webHidden/>
          </w:rPr>
        </w:r>
        <w:r>
          <w:rPr>
            <w:noProof/>
            <w:webHidden/>
          </w:rPr>
          <w:fldChar w:fldCharType="separate"/>
        </w:r>
        <w:r w:rsidR="00460CAC">
          <w:rPr>
            <w:noProof/>
            <w:webHidden/>
          </w:rPr>
          <w:t>465</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80" w:history="1">
        <w:r w:rsidRPr="00AE7367">
          <w:rPr>
            <w:rStyle w:val="Hyperlink"/>
            <w:noProof/>
          </w:rPr>
          <w:t>E.2</w:t>
        </w:r>
        <w:r>
          <w:rPr>
            <w:rFonts w:asciiTheme="minorHAnsi" w:eastAsiaTheme="minorEastAsia" w:hAnsiTheme="minorHAnsi" w:cstheme="minorBidi"/>
            <w:b w:val="0"/>
            <w:noProof/>
            <w:sz w:val="22"/>
            <w:szCs w:val="22"/>
            <w:lang w:val="en-US" w:eastAsia="en-US"/>
          </w:rPr>
          <w:tab/>
        </w:r>
        <w:r w:rsidRPr="00AE7367">
          <w:rPr>
            <w:rStyle w:val="Hyperlink"/>
            <w:noProof/>
          </w:rPr>
          <w:t>In the 5</w:t>
        </w:r>
        <w:r w:rsidRPr="00AE7367">
          <w:rPr>
            <w:rStyle w:val="Hyperlink"/>
            <w:noProof/>
            <w:vertAlign w:val="superscript"/>
          </w:rPr>
          <w:t>th</w:t>
        </w:r>
        <w:r w:rsidRPr="00AE7367">
          <w:rPr>
            <w:rStyle w:val="Hyperlink"/>
            <w:noProof/>
          </w:rPr>
          <w:t xml:space="preserve"> Edition</w:t>
        </w:r>
        <w:r>
          <w:rPr>
            <w:noProof/>
            <w:webHidden/>
          </w:rPr>
          <w:tab/>
        </w:r>
        <w:r>
          <w:rPr>
            <w:noProof/>
            <w:webHidden/>
          </w:rPr>
          <w:fldChar w:fldCharType="begin"/>
        </w:r>
        <w:r>
          <w:rPr>
            <w:noProof/>
            <w:webHidden/>
          </w:rPr>
          <w:instrText xml:space="preserve"> PAGEREF _Toc368050880 \h </w:instrText>
        </w:r>
        <w:r>
          <w:rPr>
            <w:noProof/>
            <w:webHidden/>
          </w:rPr>
        </w:r>
        <w:r>
          <w:rPr>
            <w:noProof/>
            <w:webHidden/>
          </w:rPr>
          <w:fldChar w:fldCharType="separate"/>
        </w:r>
        <w:r w:rsidR="00460CAC">
          <w:rPr>
            <w:noProof/>
            <w:webHidden/>
          </w:rPr>
          <w:t>466</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81" w:history="1">
        <w:r w:rsidRPr="00AE7367">
          <w:rPr>
            <w:rStyle w:val="Hyperlink"/>
            <w:noProof/>
          </w:rPr>
          <w:t>Annex F (informative)  Static Semantic Rule Cross Reference</w:t>
        </w:r>
        <w:r>
          <w:rPr>
            <w:noProof/>
            <w:webHidden/>
          </w:rPr>
          <w:tab/>
        </w:r>
        <w:r>
          <w:rPr>
            <w:noProof/>
            <w:webHidden/>
          </w:rPr>
          <w:fldChar w:fldCharType="begin"/>
        </w:r>
        <w:r>
          <w:rPr>
            <w:noProof/>
            <w:webHidden/>
          </w:rPr>
          <w:instrText xml:space="preserve"> PAGEREF _Toc368050881 \h </w:instrText>
        </w:r>
        <w:r>
          <w:rPr>
            <w:noProof/>
            <w:webHidden/>
          </w:rPr>
        </w:r>
        <w:r>
          <w:rPr>
            <w:noProof/>
            <w:webHidden/>
          </w:rPr>
          <w:fldChar w:fldCharType="separate"/>
        </w:r>
        <w:r w:rsidR="00460CAC">
          <w:rPr>
            <w:noProof/>
            <w:webHidden/>
          </w:rPr>
          <w:t>469</w:t>
        </w:r>
        <w:r>
          <w:rPr>
            <w:noProof/>
            <w:webHidden/>
          </w:rPr>
          <w:fldChar w:fldCharType="end"/>
        </w:r>
      </w:hyperlink>
    </w:p>
    <w:p w:rsidR="00F82E34" w:rsidRDefault="00F82E34">
      <w:pPr>
        <w:pStyle w:val="TOC1"/>
        <w:rPr>
          <w:rFonts w:asciiTheme="minorHAnsi" w:eastAsiaTheme="minorEastAsia" w:hAnsiTheme="minorHAnsi" w:cstheme="minorBidi"/>
          <w:b w:val="0"/>
          <w:noProof/>
          <w:sz w:val="22"/>
          <w:szCs w:val="22"/>
          <w:lang w:val="en-US" w:eastAsia="en-US"/>
        </w:rPr>
      </w:pPr>
      <w:hyperlink w:anchor="_Toc368050882" w:history="1">
        <w:r w:rsidRPr="00AE7367">
          <w:rPr>
            <w:rStyle w:val="Hyperlink"/>
            <w:noProof/>
          </w:rPr>
          <w:t>Scrap Heap</w:t>
        </w:r>
        <w:r>
          <w:rPr>
            <w:noProof/>
            <w:webHidden/>
          </w:rPr>
          <w:tab/>
        </w:r>
        <w:r>
          <w:rPr>
            <w:noProof/>
            <w:webHidden/>
          </w:rPr>
          <w:fldChar w:fldCharType="begin"/>
        </w:r>
        <w:r>
          <w:rPr>
            <w:noProof/>
            <w:webHidden/>
          </w:rPr>
          <w:instrText xml:space="preserve"> PAGEREF _Toc368050882 \h </w:instrText>
        </w:r>
        <w:r>
          <w:rPr>
            <w:noProof/>
            <w:webHidden/>
          </w:rPr>
        </w:r>
        <w:r>
          <w:rPr>
            <w:noProof/>
            <w:webHidden/>
          </w:rPr>
          <w:fldChar w:fldCharType="separate"/>
        </w:r>
        <w:r w:rsidR="00460CAC">
          <w:rPr>
            <w:noProof/>
            <w:webHidden/>
          </w:rPr>
          <w:t>473</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3" w:history="1">
        <w:r w:rsidRPr="00AE7367">
          <w:rPr>
            <w:rStyle w:val="Hyperlink"/>
            <w:noProof/>
          </w:rPr>
          <w:t>26.2.4</w:t>
        </w:r>
        <w:r>
          <w:rPr>
            <w:rFonts w:asciiTheme="minorHAnsi" w:eastAsiaTheme="minorEastAsia" w:hAnsiTheme="minorHAnsi" w:cstheme="minorBidi"/>
            <w:b w:val="0"/>
            <w:noProof/>
            <w:sz w:val="22"/>
            <w:szCs w:val="22"/>
            <w:lang w:val="en-US" w:eastAsia="en-US"/>
          </w:rPr>
          <w:tab/>
        </w:r>
        <w:r w:rsidRPr="00AE7367">
          <w:rPr>
            <w:rStyle w:val="Hyperlink"/>
            <w:noProof/>
          </w:rPr>
          <w:t>Symbol Exotic Objects</w:t>
        </w:r>
        <w:r>
          <w:rPr>
            <w:noProof/>
            <w:webHidden/>
          </w:rPr>
          <w:tab/>
        </w:r>
        <w:r>
          <w:rPr>
            <w:noProof/>
            <w:webHidden/>
          </w:rPr>
          <w:fldChar w:fldCharType="begin"/>
        </w:r>
        <w:r>
          <w:rPr>
            <w:noProof/>
            <w:webHidden/>
          </w:rPr>
          <w:instrText xml:space="preserve"> PAGEREF _Toc368050883 \h </w:instrText>
        </w:r>
        <w:r>
          <w:rPr>
            <w:noProof/>
            <w:webHidden/>
          </w:rPr>
        </w:r>
        <w:r>
          <w:rPr>
            <w:noProof/>
            <w:webHidden/>
          </w:rPr>
          <w:fldChar w:fldCharType="separate"/>
        </w:r>
        <w:r w:rsidR="00460CAC">
          <w:rPr>
            <w:noProof/>
            <w:webHidden/>
          </w:rPr>
          <w:t>474</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4" w:history="1">
        <w:r w:rsidRPr="00AE7367">
          <w:rPr>
            <w:rStyle w:val="Hyperlink"/>
            <w:noProof/>
          </w:rPr>
          <w:t>26.2.5</w:t>
        </w:r>
        <w:r>
          <w:rPr>
            <w:rFonts w:asciiTheme="minorHAnsi" w:eastAsiaTheme="minorEastAsia" w:hAnsiTheme="minorHAnsi" w:cstheme="minorBidi"/>
            <w:b w:val="0"/>
            <w:noProof/>
            <w:sz w:val="22"/>
            <w:szCs w:val="22"/>
            <w:lang w:val="en-US" w:eastAsia="en-US"/>
          </w:rPr>
          <w:tab/>
        </w:r>
        <w:r w:rsidRPr="00AE7367">
          <w:rPr>
            <w:rStyle w:val="Hyperlink"/>
            <w:noProof/>
          </w:rPr>
          <w:t>Preliminary work on Irrefutable Destructuring Binding Patterns</w:t>
        </w:r>
        <w:r>
          <w:rPr>
            <w:noProof/>
            <w:webHidden/>
          </w:rPr>
          <w:tab/>
        </w:r>
        <w:r>
          <w:rPr>
            <w:noProof/>
            <w:webHidden/>
          </w:rPr>
          <w:fldChar w:fldCharType="begin"/>
        </w:r>
        <w:r>
          <w:rPr>
            <w:noProof/>
            <w:webHidden/>
          </w:rPr>
          <w:instrText xml:space="preserve"> PAGEREF _Toc368050884 \h </w:instrText>
        </w:r>
        <w:r>
          <w:rPr>
            <w:noProof/>
            <w:webHidden/>
          </w:rPr>
        </w:r>
        <w:r>
          <w:rPr>
            <w:noProof/>
            <w:webHidden/>
          </w:rPr>
          <w:fldChar w:fldCharType="separate"/>
        </w:r>
        <w:r w:rsidR="00460CAC">
          <w:rPr>
            <w:noProof/>
            <w:webHidden/>
          </w:rPr>
          <w:t>476</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5" w:history="1">
        <w:r w:rsidRPr="00AE7367">
          <w:rPr>
            <w:rStyle w:val="Hyperlink"/>
            <w:noProof/>
          </w:rPr>
          <w:t>26.2.6</w:t>
        </w:r>
        <w:r>
          <w:rPr>
            <w:rFonts w:asciiTheme="minorHAnsi" w:eastAsiaTheme="minorEastAsia" w:hAnsiTheme="minorHAnsi" w:cstheme="minorBidi"/>
            <w:b w:val="0"/>
            <w:noProof/>
            <w:sz w:val="22"/>
            <w:szCs w:val="22"/>
            <w:lang w:val="en-US" w:eastAsia="en-US"/>
          </w:rPr>
          <w:tab/>
        </w:r>
        <w:r w:rsidRPr="00AE7367">
          <w:rPr>
            <w:rStyle w:val="Hyperlink"/>
            <w:noProof/>
          </w:rPr>
          <w:t>8.3.10 [[Enumerate]] (includePrototype, onlyEnumerable )</w:t>
        </w:r>
        <w:r>
          <w:rPr>
            <w:noProof/>
            <w:webHidden/>
          </w:rPr>
          <w:tab/>
        </w:r>
        <w:r>
          <w:rPr>
            <w:noProof/>
            <w:webHidden/>
          </w:rPr>
          <w:fldChar w:fldCharType="begin"/>
        </w:r>
        <w:r>
          <w:rPr>
            <w:noProof/>
            <w:webHidden/>
          </w:rPr>
          <w:instrText xml:space="preserve"> PAGEREF _Toc368050885 \h </w:instrText>
        </w:r>
        <w:r>
          <w:rPr>
            <w:noProof/>
            <w:webHidden/>
          </w:rPr>
        </w:r>
        <w:r>
          <w:rPr>
            <w:noProof/>
            <w:webHidden/>
          </w:rPr>
          <w:fldChar w:fldCharType="separate"/>
        </w:r>
        <w:r w:rsidR="00460CAC">
          <w:rPr>
            <w:noProof/>
            <w:webHidden/>
          </w:rPr>
          <w:t>478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6" w:history="1">
        <w:r w:rsidRPr="00AE7367">
          <w:rPr>
            <w:rStyle w:val="Hyperlink"/>
            <w:noProof/>
          </w:rPr>
          <w:t>26.2.7</w:t>
        </w:r>
        <w:r>
          <w:rPr>
            <w:rFonts w:asciiTheme="minorHAnsi" w:eastAsiaTheme="minorEastAsia" w:hAnsiTheme="minorHAnsi" w:cstheme="minorBidi"/>
            <w:b w:val="0"/>
            <w:noProof/>
            <w:sz w:val="22"/>
            <w:szCs w:val="22"/>
            <w:lang w:val="en-US" w:eastAsia="en-US"/>
          </w:rPr>
          <w:tab/>
        </w:r>
        <w:r w:rsidRPr="00AE7367">
          <w:rPr>
            <w:rStyle w:val="Hyperlink"/>
            <w:noProof/>
          </w:rPr>
          <w:t>9.1.11 ToPositiveInteger</w:t>
        </w:r>
        <w:r>
          <w:rPr>
            <w:noProof/>
            <w:webHidden/>
          </w:rPr>
          <w:tab/>
        </w:r>
        <w:r>
          <w:rPr>
            <w:noProof/>
            <w:webHidden/>
          </w:rPr>
          <w:fldChar w:fldCharType="begin"/>
        </w:r>
        <w:r>
          <w:rPr>
            <w:noProof/>
            <w:webHidden/>
          </w:rPr>
          <w:instrText xml:space="preserve"> PAGEREF _Toc368050886 \h </w:instrText>
        </w:r>
        <w:r>
          <w:rPr>
            <w:noProof/>
            <w:webHidden/>
          </w:rPr>
        </w:r>
        <w:r>
          <w:rPr>
            <w:noProof/>
            <w:webHidden/>
          </w:rPr>
          <w:fldChar w:fldCharType="separate"/>
        </w:r>
        <w:r w:rsidR="00460CAC">
          <w:rPr>
            <w:noProof/>
            <w:webHidden/>
          </w:rPr>
          <w:t>478</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7" w:history="1">
        <w:r w:rsidRPr="00AE7367">
          <w:rPr>
            <w:rStyle w:val="Hyperlink"/>
            <w:noProof/>
          </w:rPr>
          <w:t>26.2.8</w:t>
        </w:r>
        <w:r>
          <w:rPr>
            <w:rFonts w:asciiTheme="minorHAnsi" w:eastAsiaTheme="minorEastAsia" w:hAnsiTheme="minorHAnsi" w:cstheme="minorBidi"/>
            <w:b w:val="0"/>
            <w:noProof/>
            <w:sz w:val="22"/>
            <w:szCs w:val="22"/>
            <w:lang w:val="en-US" w:eastAsia="en-US"/>
          </w:rPr>
          <w:tab/>
        </w:r>
        <w:r w:rsidRPr="00AE7367">
          <w:rPr>
            <w:rStyle w:val="Hyperlink"/>
            <w:noProof/>
          </w:rPr>
          <w:t>10.5.3 Function Declaration Instantiation</w:t>
        </w:r>
        <w:r>
          <w:rPr>
            <w:noProof/>
            <w:webHidden/>
          </w:rPr>
          <w:tab/>
        </w:r>
        <w:r>
          <w:rPr>
            <w:noProof/>
            <w:webHidden/>
          </w:rPr>
          <w:fldChar w:fldCharType="begin"/>
        </w:r>
        <w:r>
          <w:rPr>
            <w:noProof/>
            <w:webHidden/>
          </w:rPr>
          <w:instrText xml:space="preserve"> PAGEREF _Toc368050887 \h </w:instrText>
        </w:r>
        <w:r>
          <w:rPr>
            <w:noProof/>
            <w:webHidden/>
          </w:rPr>
        </w:r>
        <w:r>
          <w:rPr>
            <w:noProof/>
            <w:webHidden/>
          </w:rPr>
          <w:fldChar w:fldCharType="separate"/>
        </w:r>
        <w:r w:rsidR="00460CAC">
          <w:rPr>
            <w:noProof/>
            <w:webHidden/>
          </w:rPr>
          <w:t>479</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8" w:history="1">
        <w:r w:rsidRPr="00AE7367">
          <w:rPr>
            <w:rStyle w:val="Hyperlink"/>
            <w:noProof/>
          </w:rPr>
          <w:t>F.1.1</w:t>
        </w:r>
        <w:r>
          <w:rPr>
            <w:rFonts w:asciiTheme="minorHAnsi" w:eastAsiaTheme="minorEastAsia" w:hAnsiTheme="minorHAnsi" w:cstheme="minorBidi"/>
            <w:b w:val="0"/>
            <w:noProof/>
            <w:sz w:val="22"/>
            <w:szCs w:val="22"/>
            <w:lang w:val="en-US" w:eastAsia="en-US"/>
          </w:rPr>
          <w:tab/>
        </w:r>
        <w:r w:rsidRPr="00AE7367">
          <w:rPr>
            <w:rStyle w:val="Hyperlink"/>
            <w:noProof/>
          </w:rPr>
          <w:t>The __proto__ pseudo property.</w:t>
        </w:r>
        <w:r>
          <w:rPr>
            <w:noProof/>
            <w:webHidden/>
          </w:rPr>
          <w:tab/>
        </w:r>
        <w:r>
          <w:rPr>
            <w:noProof/>
            <w:webHidden/>
          </w:rPr>
          <w:fldChar w:fldCharType="begin"/>
        </w:r>
        <w:r>
          <w:rPr>
            <w:noProof/>
            <w:webHidden/>
          </w:rPr>
          <w:instrText xml:space="preserve"> PAGEREF _Toc368050888 \h </w:instrText>
        </w:r>
        <w:r>
          <w:rPr>
            <w:noProof/>
            <w:webHidden/>
          </w:rPr>
        </w:r>
        <w:r>
          <w:rPr>
            <w:noProof/>
            <w:webHidden/>
          </w:rPr>
          <w:fldChar w:fldCharType="separate"/>
        </w:r>
        <w:r w:rsidR="00460CAC">
          <w:rPr>
            <w:noProof/>
            <w:webHidden/>
          </w:rPr>
          <w:t>480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89" w:history="1">
        <w:r w:rsidRPr="00AE7367">
          <w:rPr>
            <w:rStyle w:val="Hyperlink"/>
            <w:noProof/>
          </w:rPr>
          <w:t>F.1.2</w:t>
        </w:r>
        <w:r>
          <w:rPr>
            <w:rFonts w:asciiTheme="minorHAnsi" w:eastAsiaTheme="minorEastAsia" w:hAnsiTheme="minorHAnsi" w:cstheme="minorBidi"/>
            <w:b w:val="0"/>
            <w:noProof/>
            <w:sz w:val="22"/>
            <w:szCs w:val="22"/>
            <w:lang w:val="en-US" w:eastAsia="en-US"/>
          </w:rPr>
          <w:tab/>
        </w:r>
        <w:r w:rsidRPr="00AE7367">
          <w:rPr>
            <w:rStyle w:val="Hyperlink"/>
            <w:noProof/>
          </w:rPr>
          <w:t>Changes To Internal Methods__</w:t>
        </w:r>
        <w:r>
          <w:rPr>
            <w:noProof/>
            <w:webHidden/>
          </w:rPr>
          <w:tab/>
        </w:r>
        <w:r>
          <w:rPr>
            <w:noProof/>
            <w:webHidden/>
          </w:rPr>
          <w:fldChar w:fldCharType="begin"/>
        </w:r>
        <w:r>
          <w:rPr>
            <w:noProof/>
            <w:webHidden/>
          </w:rPr>
          <w:instrText xml:space="preserve"> PAGEREF _Toc368050889 \h </w:instrText>
        </w:r>
        <w:r>
          <w:rPr>
            <w:noProof/>
            <w:webHidden/>
          </w:rPr>
        </w:r>
        <w:r>
          <w:rPr>
            <w:noProof/>
            <w:webHidden/>
          </w:rPr>
          <w:fldChar w:fldCharType="separate"/>
        </w:r>
        <w:r w:rsidR="00460CAC">
          <w:rPr>
            <w:noProof/>
            <w:webHidden/>
          </w:rPr>
          <w:t>480</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0" w:history="1">
        <w:r w:rsidRPr="00AE7367">
          <w:rPr>
            <w:rStyle w:val="Hyperlink"/>
            <w:noProof/>
          </w:rPr>
          <w:t>26.2.9</w:t>
        </w:r>
        <w:r>
          <w:rPr>
            <w:rFonts w:asciiTheme="minorHAnsi" w:eastAsiaTheme="minorEastAsia" w:hAnsiTheme="minorHAnsi" w:cstheme="minorBidi"/>
            <w:b w:val="0"/>
            <w:noProof/>
            <w:sz w:val="22"/>
            <w:szCs w:val="22"/>
            <w:lang w:val="en-US" w:eastAsia="en-US"/>
          </w:rPr>
          <w:tab/>
        </w:r>
        <w:r w:rsidRPr="00AE7367">
          <w:rPr>
            <w:rStyle w:val="Hyperlink"/>
            <w:noProof/>
          </w:rPr>
          <w:t>[[HasOwnProperty]] (P)</w:t>
        </w:r>
        <w:r>
          <w:rPr>
            <w:noProof/>
            <w:webHidden/>
          </w:rPr>
          <w:tab/>
        </w:r>
        <w:r>
          <w:rPr>
            <w:noProof/>
            <w:webHidden/>
          </w:rPr>
          <w:fldChar w:fldCharType="begin"/>
        </w:r>
        <w:r>
          <w:rPr>
            <w:noProof/>
            <w:webHidden/>
          </w:rPr>
          <w:instrText xml:space="preserve"> PAGEREF _Toc368050890 \h </w:instrText>
        </w:r>
        <w:r>
          <w:rPr>
            <w:noProof/>
            <w:webHidden/>
          </w:rPr>
        </w:r>
        <w:r>
          <w:rPr>
            <w:noProof/>
            <w:webHidden/>
          </w:rPr>
          <w:fldChar w:fldCharType="separate"/>
        </w:r>
        <w:r w:rsidR="00460CAC">
          <w:rPr>
            <w:noProof/>
            <w:webHidden/>
          </w:rPr>
          <w:t>481</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1" w:history="1">
        <w:r w:rsidRPr="00AE7367">
          <w:rPr>
            <w:rStyle w:val="Hyperlink"/>
            <w:noProof/>
          </w:rPr>
          <w:t>26.2.10</w:t>
        </w:r>
        <w:r>
          <w:rPr>
            <w:rFonts w:asciiTheme="minorHAnsi" w:eastAsiaTheme="minorEastAsia" w:hAnsiTheme="minorHAnsi" w:cstheme="minorBidi"/>
            <w:b w:val="0"/>
            <w:noProof/>
            <w:sz w:val="22"/>
            <w:szCs w:val="22"/>
            <w:lang w:val="en-US" w:eastAsia="en-US"/>
          </w:rPr>
          <w:tab/>
        </w:r>
        <w:r w:rsidRPr="00AE7367">
          <w:rPr>
            <w:rStyle w:val="Hyperlink"/>
            <w:noProof/>
          </w:rPr>
          <w:t>[[HasOwnProperty]] (P)</w:t>
        </w:r>
        <w:r>
          <w:rPr>
            <w:noProof/>
            <w:webHidden/>
          </w:rPr>
          <w:tab/>
        </w:r>
        <w:r>
          <w:rPr>
            <w:noProof/>
            <w:webHidden/>
          </w:rPr>
          <w:fldChar w:fldCharType="begin"/>
        </w:r>
        <w:r>
          <w:rPr>
            <w:noProof/>
            <w:webHidden/>
          </w:rPr>
          <w:instrText xml:space="preserve"> PAGEREF _Toc368050891 \h </w:instrText>
        </w:r>
        <w:r>
          <w:rPr>
            <w:noProof/>
            <w:webHidden/>
          </w:rPr>
        </w:r>
        <w:r>
          <w:rPr>
            <w:noProof/>
            <w:webHidden/>
          </w:rPr>
          <w:fldChar w:fldCharType="separate"/>
        </w:r>
        <w:r w:rsidR="00460CAC">
          <w:rPr>
            <w:noProof/>
            <w:webHidden/>
          </w:rPr>
          <w:t>482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2" w:history="1">
        <w:r w:rsidRPr="00AE7367">
          <w:rPr>
            <w:rStyle w:val="Hyperlink"/>
            <w:noProof/>
          </w:rPr>
          <w:t>26.2.11</w:t>
        </w:r>
        <w:r>
          <w:rPr>
            <w:rFonts w:asciiTheme="minorHAnsi" w:eastAsiaTheme="minorEastAsia" w:hAnsiTheme="minorHAnsi" w:cstheme="minorBidi"/>
            <w:b w:val="0"/>
            <w:noProof/>
            <w:sz w:val="22"/>
            <w:szCs w:val="22"/>
            <w:lang w:val="en-US" w:eastAsia="en-US"/>
          </w:rPr>
          <w:tab/>
        </w:r>
        <w:r w:rsidRPr="00AE7367">
          <w:rPr>
            <w:rStyle w:val="Hyperlink"/>
            <w:noProof/>
          </w:rPr>
          <w:t>_</w:t>
        </w:r>
        <w:r>
          <w:rPr>
            <w:noProof/>
            <w:webHidden/>
          </w:rPr>
          <w:tab/>
        </w:r>
        <w:r>
          <w:rPr>
            <w:noProof/>
            <w:webHidden/>
          </w:rPr>
          <w:fldChar w:fldCharType="begin"/>
        </w:r>
        <w:r>
          <w:rPr>
            <w:noProof/>
            <w:webHidden/>
          </w:rPr>
          <w:instrText xml:space="preserve"> PAGEREF _Toc368050892 \h </w:instrText>
        </w:r>
        <w:r>
          <w:rPr>
            <w:noProof/>
            <w:webHidden/>
          </w:rPr>
        </w:r>
        <w:r>
          <w:rPr>
            <w:noProof/>
            <w:webHidden/>
          </w:rPr>
          <w:fldChar w:fldCharType="separate"/>
        </w:r>
        <w:r w:rsidR="00460CAC">
          <w:rPr>
            <w:noProof/>
            <w:webHidden/>
          </w:rPr>
          <w:t>483</w:t>
        </w:r>
        <w:r>
          <w:rPr>
            <w:noProof/>
            <w:webHidden/>
          </w:rPr>
          <w:fldChar w:fldCharType="end"/>
        </w:r>
      </w:hyperlink>
    </w:p>
    <w:p w:rsidR="00F82E34" w:rsidRDefault="00F82E34">
      <w:pPr>
        <w:pStyle w:val="TOC2"/>
        <w:rPr>
          <w:rFonts w:asciiTheme="minorHAnsi" w:eastAsiaTheme="minorEastAsia" w:hAnsiTheme="minorHAnsi" w:cstheme="minorBidi"/>
          <w:b w:val="0"/>
          <w:noProof/>
          <w:sz w:val="22"/>
          <w:szCs w:val="22"/>
          <w:lang w:val="en-US" w:eastAsia="en-US"/>
        </w:rPr>
      </w:pPr>
      <w:hyperlink w:anchor="_Toc368050893" w:history="1">
        <w:r w:rsidRPr="00AE7367">
          <w:rPr>
            <w:rStyle w:val="Hyperlink"/>
            <w:noProof/>
          </w:rPr>
          <w:t>26.3</w:t>
        </w:r>
        <w:r>
          <w:rPr>
            <w:rFonts w:asciiTheme="minorHAnsi" w:eastAsiaTheme="minorEastAsia" w:hAnsiTheme="minorHAnsi" w:cstheme="minorBidi"/>
            <w:b w:val="0"/>
            <w:noProof/>
            <w:sz w:val="22"/>
            <w:szCs w:val="22"/>
            <w:lang w:val="en-US" w:eastAsia="en-US"/>
          </w:rPr>
          <w:tab/>
        </w:r>
        <w:r w:rsidRPr="00AE7367">
          <w:rPr>
            <w:rStyle w:val="Hyperlink"/>
            <w:noProof/>
          </w:rPr>
          <w:t>Binary Data Objects</w:t>
        </w:r>
        <w:r>
          <w:rPr>
            <w:noProof/>
            <w:webHidden/>
          </w:rPr>
          <w:tab/>
        </w:r>
        <w:r>
          <w:rPr>
            <w:noProof/>
            <w:webHidden/>
          </w:rPr>
          <w:fldChar w:fldCharType="begin"/>
        </w:r>
        <w:r>
          <w:rPr>
            <w:noProof/>
            <w:webHidden/>
          </w:rPr>
          <w:instrText xml:space="preserve"> PAGEREF _Toc368050893 \h </w:instrText>
        </w:r>
        <w:r>
          <w:rPr>
            <w:noProof/>
            <w:webHidden/>
          </w:rPr>
        </w:r>
        <w:r>
          <w:rPr>
            <w:noProof/>
            <w:webHidden/>
          </w:rPr>
          <w:fldChar w:fldCharType="separate"/>
        </w:r>
        <w:r w:rsidR="00460CAC">
          <w:rPr>
            <w:noProof/>
            <w:webHidden/>
          </w:rPr>
          <w:t>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4" w:history="1">
        <w:r w:rsidRPr="00AE7367">
          <w:rPr>
            <w:rStyle w:val="Hyperlink"/>
            <w:noProof/>
          </w:rPr>
          <w:t>26.3.1</w:t>
        </w:r>
        <w:r>
          <w:rPr>
            <w:rFonts w:asciiTheme="minorHAnsi" w:eastAsiaTheme="minorEastAsia" w:hAnsiTheme="minorHAnsi" w:cstheme="minorBidi"/>
            <w:b w:val="0"/>
            <w:noProof/>
            <w:sz w:val="22"/>
            <w:szCs w:val="22"/>
            <w:lang w:val="en-US" w:eastAsia="en-US"/>
          </w:rPr>
          <w:tab/>
        </w:r>
        <w:r w:rsidRPr="00AE7367">
          <w:rPr>
            <w:rStyle w:val="Hyperlink"/>
            <w:noProof/>
          </w:rPr>
          <w:t>The BinaryData Module</w:t>
        </w:r>
        <w:r>
          <w:rPr>
            <w:noProof/>
            <w:webHidden/>
          </w:rPr>
          <w:tab/>
        </w:r>
        <w:r>
          <w:rPr>
            <w:noProof/>
            <w:webHidden/>
          </w:rPr>
          <w:fldChar w:fldCharType="begin"/>
        </w:r>
        <w:r>
          <w:rPr>
            <w:noProof/>
            <w:webHidden/>
          </w:rPr>
          <w:instrText xml:space="preserve"> PAGEREF _Toc368050894 \h </w:instrText>
        </w:r>
        <w:r>
          <w:rPr>
            <w:noProof/>
            <w:webHidden/>
          </w:rPr>
        </w:r>
        <w:r>
          <w:rPr>
            <w:noProof/>
            <w:webHidden/>
          </w:rPr>
          <w:fldChar w:fldCharType="separate"/>
        </w:r>
        <w:r w:rsidR="00460CAC">
          <w:rPr>
            <w:noProof/>
            <w:webHidden/>
          </w:rPr>
          <w:t>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5" w:history="1">
        <w:r w:rsidRPr="00AE7367">
          <w:rPr>
            <w:rStyle w:val="Hyperlink"/>
            <w:noProof/>
          </w:rPr>
          <w:t>26.3.2</w:t>
        </w:r>
        <w:r>
          <w:rPr>
            <w:rFonts w:asciiTheme="minorHAnsi" w:eastAsiaTheme="minorEastAsia" w:hAnsiTheme="minorHAnsi" w:cstheme="minorBidi"/>
            <w:b w:val="0"/>
            <w:noProof/>
            <w:sz w:val="22"/>
            <w:szCs w:val="22"/>
            <w:lang w:val="en-US" w:eastAsia="en-US"/>
          </w:rPr>
          <w:tab/>
        </w:r>
        <w:r w:rsidRPr="00AE7367">
          <w:rPr>
            <w:rStyle w:val="Hyperlink"/>
            <w:noProof/>
          </w:rPr>
          <w:t>The BinaryData.Type Object</w:t>
        </w:r>
        <w:r>
          <w:rPr>
            <w:noProof/>
            <w:webHidden/>
          </w:rPr>
          <w:tab/>
        </w:r>
        <w:r>
          <w:rPr>
            <w:noProof/>
            <w:webHidden/>
          </w:rPr>
          <w:fldChar w:fldCharType="begin"/>
        </w:r>
        <w:r>
          <w:rPr>
            <w:noProof/>
            <w:webHidden/>
          </w:rPr>
          <w:instrText xml:space="preserve"> PAGEREF _Toc368050895 \h </w:instrText>
        </w:r>
        <w:r>
          <w:rPr>
            <w:noProof/>
            <w:webHidden/>
          </w:rPr>
        </w:r>
        <w:r>
          <w:rPr>
            <w:noProof/>
            <w:webHidden/>
          </w:rPr>
          <w:fldChar w:fldCharType="separate"/>
        </w:r>
        <w:r w:rsidR="00460CAC">
          <w:rPr>
            <w:noProof/>
            <w:webHidden/>
          </w:rPr>
          <w:t>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6" w:history="1">
        <w:r w:rsidRPr="00AE7367">
          <w:rPr>
            <w:rStyle w:val="Hyperlink"/>
            <w:noProof/>
          </w:rPr>
          <w:t>26.3.3</w:t>
        </w:r>
        <w:r>
          <w:rPr>
            <w:rFonts w:asciiTheme="minorHAnsi" w:eastAsiaTheme="minorEastAsia" w:hAnsiTheme="minorHAnsi" w:cstheme="minorBidi"/>
            <w:b w:val="0"/>
            <w:noProof/>
            <w:sz w:val="22"/>
            <w:szCs w:val="22"/>
            <w:lang w:val="en-US" w:eastAsia="en-US"/>
          </w:rPr>
          <w:tab/>
        </w:r>
        <w:r w:rsidRPr="00AE7367">
          <w:rPr>
            <w:rStyle w:val="Hyperlink"/>
            <w:noProof/>
          </w:rPr>
          <w:t>The BinaryData.ArrayType Object</w:t>
        </w:r>
        <w:r>
          <w:rPr>
            <w:noProof/>
            <w:webHidden/>
          </w:rPr>
          <w:tab/>
        </w:r>
        <w:r>
          <w:rPr>
            <w:noProof/>
            <w:webHidden/>
          </w:rPr>
          <w:fldChar w:fldCharType="begin"/>
        </w:r>
        <w:r>
          <w:rPr>
            <w:noProof/>
            <w:webHidden/>
          </w:rPr>
          <w:instrText xml:space="preserve"> PAGEREF _Toc368050896 \h </w:instrText>
        </w:r>
        <w:r>
          <w:rPr>
            <w:noProof/>
            <w:webHidden/>
          </w:rPr>
        </w:r>
        <w:r>
          <w:rPr>
            <w:noProof/>
            <w:webHidden/>
          </w:rPr>
          <w:fldChar w:fldCharType="separate"/>
        </w:r>
        <w:r w:rsidR="00460CAC">
          <w:rPr>
            <w:noProof/>
            <w:webHidden/>
          </w:rPr>
          <w:t>2</w:t>
        </w:r>
        <w:r>
          <w:rPr>
            <w:noProof/>
            <w:webHidden/>
          </w:rPr>
          <w:fldChar w:fldCharType="end"/>
        </w:r>
      </w:hyperlink>
    </w:p>
    <w:p w:rsidR="00F82E34" w:rsidRDefault="00F82E34">
      <w:pPr>
        <w:pStyle w:val="TOC3"/>
        <w:rPr>
          <w:rFonts w:asciiTheme="minorHAnsi" w:eastAsiaTheme="minorEastAsia" w:hAnsiTheme="minorHAnsi" w:cstheme="minorBidi"/>
          <w:b w:val="0"/>
          <w:noProof/>
          <w:sz w:val="22"/>
          <w:szCs w:val="22"/>
          <w:lang w:val="en-US" w:eastAsia="en-US"/>
        </w:rPr>
      </w:pPr>
      <w:hyperlink w:anchor="_Toc368050897" w:history="1">
        <w:r w:rsidRPr="00AE7367">
          <w:rPr>
            <w:rStyle w:val="Hyperlink"/>
            <w:noProof/>
          </w:rPr>
          <w:t>26.3.4</w:t>
        </w:r>
        <w:r>
          <w:rPr>
            <w:rFonts w:asciiTheme="minorHAnsi" w:eastAsiaTheme="minorEastAsia" w:hAnsiTheme="minorHAnsi" w:cstheme="minorBidi"/>
            <w:b w:val="0"/>
            <w:noProof/>
            <w:sz w:val="22"/>
            <w:szCs w:val="22"/>
            <w:lang w:val="en-US" w:eastAsia="en-US"/>
          </w:rPr>
          <w:tab/>
        </w:r>
        <w:r w:rsidRPr="00AE7367">
          <w:rPr>
            <w:rStyle w:val="Hyperlink"/>
            <w:noProof/>
          </w:rPr>
          <w:t>The BinaryData.StructType Object</w:t>
        </w:r>
        <w:r>
          <w:rPr>
            <w:noProof/>
            <w:webHidden/>
          </w:rPr>
          <w:tab/>
        </w:r>
        <w:r>
          <w:rPr>
            <w:noProof/>
            <w:webHidden/>
          </w:rPr>
          <w:fldChar w:fldCharType="begin"/>
        </w:r>
        <w:r>
          <w:rPr>
            <w:noProof/>
            <w:webHidden/>
          </w:rPr>
          <w:instrText xml:space="preserve"> PAGEREF _Toc368050897 \h </w:instrText>
        </w:r>
        <w:r>
          <w:rPr>
            <w:noProof/>
            <w:webHidden/>
          </w:rPr>
        </w:r>
        <w:r>
          <w:rPr>
            <w:noProof/>
            <w:webHidden/>
          </w:rPr>
          <w:fldChar w:fldCharType="separate"/>
        </w:r>
        <w:r w:rsidR="00460CAC">
          <w:rPr>
            <w:noProof/>
            <w:webHidden/>
          </w:rPr>
          <w:t>2</w:t>
        </w:r>
        <w:r>
          <w:rPr>
            <w:noProof/>
            <w:webHidden/>
          </w:rPr>
          <w:fldChar w:fldCharType="end"/>
        </w:r>
      </w:hyperlink>
    </w:p>
    <w:p w:rsidR="00887CB2" w:rsidRPr="00E65A34" w:rsidRDefault="00F00556" w:rsidP="00BD219A">
      <w:pPr>
        <w:pStyle w:val="TOC9"/>
        <w:spacing w:before="80" w:line="230" w:lineRule="exact"/>
        <w:ind w:right="499"/>
      </w:pPr>
      <w:r w:rsidRPr="004D1BD1">
        <w:lastRenderedPageBreak/>
        <w:fldChar w:fldCharType="end"/>
      </w:r>
    </w:p>
    <w:p w:rsidR="00990F07" w:rsidRPr="009C202C" w:rsidRDefault="00887CB2" w:rsidP="00887CB2">
      <w:r w:rsidRPr="009C202C">
        <w:br w:type="page"/>
      </w:r>
    </w:p>
    <w:p w:rsidR="003E745B" w:rsidRPr="009C202C" w:rsidRDefault="003E745B" w:rsidP="00990F07"/>
    <w:p w:rsidR="003E745B" w:rsidRPr="009C202C" w:rsidRDefault="003E745B" w:rsidP="003E745B">
      <w:pPr>
        <w:pStyle w:val="Introduction"/>
      </w:pPr>
      <w:r w:rsidRPr="009C202C">
        <w:lastRenderedPageBreak/>
        <w:t>Introduction</w:t>
      </w:r>
    </w:p>
    <w:p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rsidR="00990F07" w:rsidRPr="00C7794D" w:rsidRDefault="00990F07" w:rsidP="00990F07">
      <w:r w:rsidRPr="00C7794D">
        <w:t>The development of this Standard started in November 1996. The first edition of this Ecma Standard was adopted by the Ecma General Assembly of June 1997.</w:t>
      </w:r>
    </w:p>
    <w:p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rsidR="0040057E" w:rsidRPr="00C7794D" w:rsidRDefault="0040057E" w:rsidP="00990F07">
      <w:r w:rsidRPr="00C7794D">
        <w:t>This present sixth edition of the Standard………</w:t>
      </w:r>
    </w:p>
    <w:p w:rsidR="00990F07" w:rsidRPr="004D1BD1" w:rsidRDefault="00990F07" w:rsidP="00990F07">
      <w:r w:rsidRPr="00C7794D">
        <w:t>ECMAScript is a vibrant language and the evolution of the language is not complete. Significant technical enhancement will continue with future editions of this specification.</w:t>
      </w:r>
    </w:p>
    <w:p w:rsidR="00990F07" w:rsidRPr="00E65A34" w:rsidRDefault="00990F07" w:rsidP="00990F07"/>
    <w:p w:rsidR="00990F07" w:rsidRPr="009C202C" w:rsidRDefault="00990F07" w:rsidP="00990F07"/>
    <w:p w:rsidR="00990F07" w:rsidRPr="009C202C" w:rsidRDefault="00990F07" w:rsidP="00990F07"/>
    <w:p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rsidR="0012311B" w:rsidRPr="00E77497" w:rsidRDefault="0012311B" w:rsidP="00A45072"/>
    <w:p w:rsidR="004F385F" w:rsidRPr="00E77497" w:rsidRDefault="004F385F" w:rsidP="00A45072"/>
    <w:p w:rsidR="00E7049F" w:rsidRPr="00E77497" w:rsidRDefault="00E7049F" w:rsidP="00E7049F"/>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E7049F" w:rsidRPr="00E77497" w:rsidRDefault="00E7049F" w:rsidP="00E7049F"/>
    <w:p w:rsidR="000B1504" w:rsidRPr="00E77497" w:rsidRDefault="000B1504" w:rsidP="003E745B"/>
    <w:p w:rsidR="000B1504" w:rsidRPr="00E77497" w:rsidRDefault="000B1504" w:rsidP="003E745B"/>
    <w:p w:rsidR="003E745B" w:rsidRPr="00E77497" w:rsidRDefault="003E745B">
      <w:pPr>
        <w:sectPr w:rsidR="003E745B" w:rsidRPr="00E77497" w:rsidSect="006E638D">
          <w:headerReference w:type="even" r:id="rId18"/>
          <w:headerReference w:type="default" r:id="rId19"/>
          <w:footerReference w:type="even" r:id="rId20"/>
          <w:footerReference w:type="default" r:id="rId21"/>
          <w:headerReference w:type="first" r:id="rId22"/>
          <w:footerReference w:type="first" r:id="rId23"/>
          <w:pgSz w:w="11906" w:h="16838"/>
          <w:pgMar w:top="1083" w:right="737" w:bottom="567" w:left="850" w:header="851" w:footer="283" w:gutter="567"/>
          <w:pgNumType w:fmt="lowerRoman" w:start="1"/>
          <w:cols w:space="720"/>
          <w:docGrid w:linePitch="272"/>
        </w:sectPr>
      </w:pPr>
    </w:p>
    <w:p w:rsidR="00990F07" w:rsidRPr="00C7794D" w:rsidRDefault="00990F07" w:rsidP="003E745B">
      <w:pPr>
        <w:pStyle w:val="zzSTDTitle"/>
        <w:rPr>
          <w:noProof/>
          <w:color w:val="auto"/>
        </w:rPr>
      </w:pPr>
      <w:r w:rsidRPr="00C7794D">
        <w:rPr>
          <w:noProof/>
          <w:color w:val="auto"/>
        </w:rPr>
        <w:lastRenderedPageBreak/>
        <w:t>ECMAScript Language Specification</w:t>
      </w:r>
    </w:p>
    <w:p w:rsidR="004C02EF" w:rsidRPr="004D1BD1" w:rsidRDefault="004C02EF" w:rsidP="00D95C58">
      <w:pPr>
        <w:pStyle w:val="Heading1"/>
      </w:pPr>
      <w:bookmarkStart w:id="2" w:name="_Toc276630915"/>
      <w:bookmarkStart w:id="3" w:name="_Toc368050121"/>
      <w:r w:rsidRPr="004D1BD1">
        <w:t>Scope</w:t>
      </w:r>
      <w:bookmarkEnd w:id="2"/>
      <w:bookmarkEnd w:id="3"/>
    </w:p>
    <w:p w:rsidR="004C02EF" w:rsidRDefault="004C02EF" w:rsidP="004C02EF">
      <w:pPr>
        <w:rPr>
          <w:rFonts w:eastAsia="Arial Unicode MS"/>
        </w:rPr>
      </w:pPr>
      <w:r w:rsidRPr="00E65A34">
        <w:rPr>
          <w:rFonts w:eastAsia="Arial Unicode MS"/>
        </w:rPr>
        <w:t>This Standard defines the ECMAScript scripting language.</w:t>
      </w:r>
    </w:p>
    <w:p w:rsidR="004C02EF" w:rsidRPr="009C202C" w:rsidRDefault="004C02EF" w:rsidP="00D95C58">
      <w:pPr>
        <w:pStyle w:val="Heading1"/>
      </w:pPr>
      <w:bookmarkStart w:id="4" w:name="_Toc523562844"/>
      <w:bookmarkStart w:id="5" w:name="_Toc525704996"/>
      <w:bookmarkStart w:id="6" w:name="_Toc213731291"/>
      <w:bookmarkStart w:id="7" w:name="_Toc276630916"/>
      <w:bookmarkStart w:id="8" w:name="_Toc368050122"/>
      <w:r w:rsidRPr="00D95C58">
        <w:t>Conformance</w:t>
      </w:r>
      <w:bookmarkEnd w:id="4"/>
      <w:bookmarkEnd w:id="5"/>
      <w:bookmarkEnd w:id="6"/>
      <w:bookmarkEnd w:id="7"/>
      <w:bookmarkEnd w:id="8"/>
    </w:p>
    <w:p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w:t>
      </w:r>
      <w:ins w:id="9" w:author="Rev 19 Allen Wirfs-Brock" w:date="2013-09-22T10:52:00Z">
        <w:r w:rsidR="007435A4">
          <w:rPr>
            <w:rFonts w:eastAsia="Arial Unicode MS"/>
          </w:rPr>
          <w:t xml:space="preserve"> subclause</w:t>
        </w:r>
      </w:ins>
      <w:r w:rsidRPr="00E77497">
        <w:rPr>
          <w:rFonts w:eastAsia="Arial Unicode MS"/>
        </w:rPr>
        <w:t xml:space="preserve"> </w:t>
      </w:r>
      <w:r w:rsidR="007F5175">
        <w:rPr>
          <w:rFonts w:eastAsia="Arial Unicode MS"/>
        </w:rPr>
        <w:fldChar w:fldCharType="begin"/>
      </w:r>
      <w:r w:rsidR="007F5175">
        <w:rPr>
          <w:rFonts w:eastAsia="Arial Unicode MS"/>
        </w:rPr>
        <w:instrText xml:space="preserve"> REF _Ref365480121 \r \h </w:instrText>
      </w:r>
      <w:r w:rsidR="007F5175">
        <w:rPr>
          <w:rFonts w:eastAsia="Arial Unicode MS"/>
        </w:rPr>
      </w:r>
      <w:r w:rsidR="007F5175">
        <w:rPr>
          <w:rFonts w:eastAsia="Arial Unicode MS"/>
        </w:rPr>
        <w:fldChar w:fldCharType="separate"/>
      </w:r>
      <w:ins w:id="10" w:author="Rev 19 Allen Wirfs-Brock" w:date="2013-09-27T13:05:00Z">
        <w:r w:rsidR="00460CAC">
          <w:rPr>
            <w:rFonts w:eastAsia="Arial Unicode MS"/>
          </w:rPr>
          <w:t>0</w:t>
        </w:r>
      </w:ins>
      <w:del w:id="11" w:author="Rev 19 Allen Wirfs-Brock" w:date="2013-09-27T08:38:00Z">
        <w:r w:rsidR="00083CEC" w:rsidDel="009E7E9E">
          <w:rPr>
            <w:rFonts w:eastAsia="Arial Unicode MS"/>
          </w:rPr>
          <w:delText>11.6.1.2</w:delText>
        </w:r>
      </w:del>
      <w:r w:rsidR="007F5175">
        <w:rPr>
          <w:rFonts w:eastAsia="Arial Unicode MS"/>
        </w:rPr>
        <w:fldChar w:fldCharType="end"/>
      </w:r>
      <w:r w:rsidRPr="00E77497">
        <w:rPr>
          <w:rFonts w:eastAsia="Arial Unicode MS"/>
        </w:rPr>
        <w:t xml:space="preserve"> of this specification.</w:t>
      </w:r>
    </w:p>
    <w:p w:rsidR="004C02EF" w:rsidRPr="00E77497" w:rsidRDefault="004C02EF" w:rsidP="00D95C58">
      <w:pPr>
        <w:pStyle w:val="Heading1"/>
      </w:pPr>
      <w:bookmarkStart w:id="12" w:name="_Toc276630917"/>
      <w:bookmarkStart w:id="13" w:name="_Toc368050123"/>
      <w:r w:rsidRPr="00D95C58">
        <w:t>Normative</w:t>
      </w:r>
      <w:r w:rsidRPr="00E77497">
        <w:t xml:space="preserve"> references</w:t>
      </w:r>
      <w:bookmarkEnd w:id="12"/>
      <w:bookmarkEnd w:id="13"/>
    </w:p>
    <w:p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rsidR="004C02EF" w:rsidRPr="00E77497" w:rsidRDefault="004C02EF" w:rsidP="004C02EF">
      <w:pPr>
        <w:pStyle w:val="RefNorm"/>
        <w:spacing w:line="230" w:lineRule="exact"/>
        <w:rPr>
          <w:i/>
        </w:rPr>
      </w:pPr>
      <w:bookmarkStart w:id="14" w:name="_Toc136940934"/>
      <w:bookmarkStart w:id="15" w:name="_Toc136941001"/>
      <w:bookmarkStart w:id="16" w:name="_Toc136941270"/>
      <w:bookmarkStart w:id="17" w:name="_Toc136941398"/>
      <w:bookmarkStart w:id="18" w:name="_Toc136949347"/>
      <w:bookmarkStart w:id="19" w:name="_Toc141029224"/>
      <w:r w:rsidRPr="00E77497">
        <w:t>ISO/IEC 9899:1996</w:t>
      </w:r>
      <w:r w:rsidRPr="00E77497">
        <w:rPr>
          <w:i/>
        </w:rPr>
        <w:t>,</w:t>
      </w:r>
      <w:bookmarkEnd w:id="14"/>
      <w:bookmarkEnd w:id="15"/>
      <w:bookmarkEnd w:id="16"/>
      <w:bookmarkEnd w:id="17"/>
      <w:bookmarkEnd w:id="18"/>
      <w:bookmarkEnd w:id="19"/>
      <w:r w:rsidRPr="00E77497">
        <w:rPr>
          <w:i/>
        </w:rPr>
        <w:t xml:space="preserve"> Programming Languages – C, including amendment 1 and technical corrigenda 1 and 2</w:t>
      </w:r>
    </w:p>
    <w:p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rsidR="004C02EF" w:rsidRPr="00E77497" w:rsidRDefault="004C02EF" w:rsidP="00D95C58">
      <w:pPr>
        <w:pStyle w:val="Heading1"/>
      </w:pPr>
      <w:bookmarkStart w:id="20" w:name="_Toc276630918"/>
      <w:bookmarkStart w:id="21" w:name="_Toc368050124"/>
      <w:r w:rsidRPr="00E77497">
        <w:t>Overview</w:t>
      </w:r>
      <w:bookmarkEnd w:id="20"/>
      <w:bookmarkEnd w:id="21"/>
    </w:p>
    <w:p w:rsidR="004C02EF" w:rsidRPr="00E77497" w:rsidRDefault="004C02EF" w:rsidP="004C02EF">
      <w:r w:rsidRPr="00E77497">
        <w:t>This section contains a non-normative overview of the ECMAScript language.</w:t>
      </w:r>
    </w:p>
    <w:p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rsidR="004C02EF" w:rsidRPr="00E77497" w:rsidRDefault="004C02EF" w:rsidP="004C02EF">
      <w:r w:rsidRPr="00E77497">
        <w:lastRenderedPageBreak/>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w:t>
      </w:r>
      <w:ins w:id="22" w:author="Rev 19 Allen Wirfs-Brock" w:date="2013-09-26T17:39:00Z">
        <w:r w:rsidR="0072639A">
          <w:t>n</w:t>
        </w:r>
      </w:ins>
      <w:r w:rsidRPr="00E77497">
        <w:t xml:space="preserve">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rsidR="004C02EF" w:rsidRPr="00E77497" w:rsidRDefault="004C02EF" w:rsidP="004C02EF">
      <w:r w:rsidRPr="00E77497">
        <w:t>Ungar, David, and Smith, Randall B. Self: The Power of Simplicity. OOPSLA '87 Conference Proceedings, pp. 227–241, Orlando, FL, October 1987.</w:t>
      </w:r>
    </w:p>
    <w:p w:rsidR="004C02EF" w:rsidRPr="00E77497" w:rsidRDefault="004C02EF" w:rsidP="004C02EF">
      <w:r w:rsidRPr="00E77497">
        <w:t>IEEE Standard for the Scheme Programming Language. IEEE Std 1178-1990.</w:t>
      </w:r>
    </w:p>
    <w:p w:rsidR="004C02EF" w:rsidRPr="00E77497" w:rsidRDefault="004C02EF" w:rsidP="00D22EEE">
      <w:pPr>
        <w:pStyle w:val="Heading2"/>
      </w:pPr>
      <w:bookmarkStart w:id="23" w:name="_Toc276630919"/>
      <w:bookmarkStart w:id="24" w:name="_Toc368050125"/>
      <w:r w:rsidRPr="00E77497">
        <w:t>Web Scripting</w:t>
      </w:r>
      <w:bookmarkEnd w:id="23"/>
      <w:bookmarkEnd w:id="24"/>
    </w:p>
    <w:p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rsidR="004C02EF" w:rsidRPr="00E77497" w:rsidRDefault="004C02EF" w:rsidP="004C02EF">
      <w:r w:rsidRPr="00E77497">
        <w:t>Each Web browser and server that supports ECMAScript supplies its own host environment, completing the ECMAScript execution environment.</w:t>
      </w:r>
    </w:p>
    <w:p w:rsidR="004C02EF" w:rsidRPr="00E77497" w:rsidRDefault="004C02EF" w:rsidP="00D148E9">
      <w:pPr>
        <w:pStyle w:val="Heading2"/>
      </w:pPr>
      <w:bookmarkStart w:id="25" w:name="_Toc276630920"/>
      <w:del w:id="26" w:author="Rev 18 Allen Wirfs-Brock" w:date="2013-09-05T09:31:00Z">
        <w:r w:rsidRPr="00E77497" w:rsidDel="00735473">
          <w:delText xml:space="preserve">Language </w:delText>
        </w:r>
      </w:del>
      <w:bookmarkStart w:id="27" w:name="_Toc368050126"/>
      <w:ins w:id="28" w:author="Rev 18 Allen Wirfs-Brock" w:date="2013-09-05T09:31:00Z">
        <w:r w:rsidR="00735473">
          <w:t>ECMAScript</w:t>
        </w:r>
        <w:r w:rsidR="00735473" w:rsidRPr="00E77497">
          <w:t xml:space="preserve"> </w:t>
        </w:r>
      </w:ins>
      <w:r w:rsidRPr="00E77497">
        <w:t>Overview</w:t>
      </w:r>
      <w:bookmarkEnd w:id="25"/>
      <w:bookmarkEnd w:id="27"/>
    </w:p>
    <w:p w:rsidR="004C02EF" w:rsidRPr="00E77497" w:rsidRDefault="004C02EF" w:rsidP="004C02EF">
      <w:r w:rsidRPr="00E77497">
        <w:t>The following is an informal overview of ECMAScript—not all parts of the language are described. This overview is not part of the standard proper.</w:t>
      </w:r>
    </w:p>
    <w:p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w:t>
      </w:r>
      <w:r w:rsidRPr="00E77497">
        <w:lastRenderedPageBreak/>
        <w:t xml:space="preserve">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rsidR="004C02EF" w:rsidRPr="009C202C" w:rsidRDefault="004C02EF" w:rsidP="00D148E9">
      <w:pPr>
        <w:pStyle w:val="Heading3"/>
      </w:pPr>
      <w:bookmarkStart w:id="29" w:name="_Toc276630921"/>
      <w:bookmarkStart w:id="30" w:name="_Toc368050127"/>
      <w:r w:rsidRPr="009C202C">
        <w:t>Objects</w:t>
      </w:r>
      <w:bookmarkEnd w:id="29"/>
      <w:bookmarkEnd w:id="30"/>
    </w:p>
    <w:p w:rsidR="004C02EF" w:rsidRPr="00E77497" w:rsidRDefault="004C02EF" w:rsidP="004C02EF">
      <w:commentRangeStart w:id="31"/>
      <w:r w:rsidRPr="009C202C">
        <w:t>ECMAScript does not use classes such as those in C++</w:t>
      </w:r>
      <w:commentRangeEnd w:id="31"/>
      <w:r w:rsidR="00E71DBF">
        <w:rPr>
          <w:rStyle w:val="CommentReference"/>
        </w:rPr>
        <w:commentReference w:id="31"/>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rsidTr="00F9694F">
        <w:tc>
          <w:tcPr>
            <w:tcW w:w="9968" w:type="dxa"/>
            <w:shd w:val="clear" w:color="auto" w:fill="auto"/>
          </w:tcPr>
          <w:p w:rsidR="0060352F" w:rsidRPr="00F9694F" w:rsidRDefault="007E228C" w:rsidP="00F9694F">
            <w:pPr>
              <w:pStyle w:val="Figuretitle"/>
              <w:keepNext/>
              <w:spacing w:before="0" w:after="0" w:line="240" w:lineRule="auto"/>
              <w:rPr>
                <w:rFonts w:eastAsia="Arial Unicode MS"/>
              </w:rPr>
            </w:pPr>
            <w:r>
              <w:rPr>
                <w:rFonts w:eastAsia="Arial Unicode MS"/>
                <w:noProof/>
                <w:lang w:val="en-US" w:eastAsia="en-US"/>
              </w:rPr>
              <w:drawing>
                <wp:inline distT="0" distB="0" distL="0" distR="0" wp14:anchorId="0F4D1F6D" wp14:editId="1CBB53DE">
                  <wp:extent cx="5100320" cy="2843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0320" cy="2843530"/>
                          </a:xfrm>
                          <a:prstGeom prst="rect">
                            <a:avLst/>
                          </a:prstGeom>
                          <a:noFill/>
                          <a:ln>
                            <a:noFill/>
                          </a:ln>
                        </pic:spPr>
                      </pic:pic>
                    </a:graphicData>
                  </a:graphic>
                </wp:inline>
              </w:drawing>
            </w:r>
          </w:p>
        </w:tc>
      </w:tr>
    </w:tbl>
    <w:p w:rsidR="0060352F" w:rsidRDefault="0060352F" w:rsidP="0060352F">
      <w:pPr>
        <w:pStyle w:val="Caption"/>
        <w:spacing w:before="100"/>
        <w:jc w:val="center"/>
      </w:pPr>
      <w:bookmarkStart w:id="32" w:name="_Ref355342664"/>
      <w:r>
        <w:t xml:space="preserve">Figure </w:t>
      </w:r>
      <w:r>
        <w:fldChar w:fldCharType="begin"/>
      </w:r>
      <w:r>
        <w:instrText xml:space="preserve"> SEQ Figure \* ARABIC </w:instrText>
      </w:r>
      <w:r>
        <w:fldChar w:fldCharType="separate"/>
      </w:r>
      <w:r w:rsidR="00460CAC">
        <w:rPr>
          <w:noProof/>
        </w:rPr>
        <w:t>1</w:t>
      </w:r>
      <w:r>
        <w:fldChar w:fldCharType="end"/>
      </w:r>
      <w:bookmarkEnd w:id="32"/>
      <w:r>
        <w:rPr>
          <w:noProof/>
          <w:lang w:val="en-US"/>
        </w:rPr>
        <w:t xml:space="preserve"> </w:t>
      </w:r>
      <w:r w:rsidRPr="009E3F76">
        <w:rPr>
          <w:noProof/>
          <w:lang w:val="en-US"/>
        </w:rPr>
        <w:t>— Object/Prototype Relationships</w:t>
      </w:r>
    </w:p>
    <w:p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rsidR="004C02EF" w:rsidRPr="00E77497" w:rsidRDefault="004C02EF" w:rsidP="0060352F">
      <w:r w:rsidRPr="00E77497">
        <w:lastRenderedPageBreak/>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460CAC">
        <w:t xml:space="preserve">Figure </w:t>
      </w:r>
      <w:r w:rsidR="00460CAC">
        <w:rPr>
          <w:noProof/>
        </w:rPr>
        <w:t>1</w:t>
      </w:r>
      <w:r w:rsidR="0060352F">
        <w:fldChar w:fldCharType="end"/>
      </w:r>
      <w:r w:rsidR="0060352F">
        <w:t xml:space="preserve"> </w:t>
      </w:r>
      <w:r w:rsidRPr="00E77497">
        <w:t>illustrates this:</w:t>
      </w:r>
    </w:p>
    <w:p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rsidR="004C02EF" w:rsidRPr="00E77497" w:rsidRDefault="004C02EF" w:rsidP="00D148E9">
      <w:pPr>
        <w:pStyle w:val="Heading3"/>
      </w:pPr>
      <w:bookmarkStart w:id="33" w:name="_Toc276630922"/>
      <w:bookmarkStart w:id="34" w:name="_Toc368050128"/>
      <w:r w:rsidRPr="00E77497">
        <w:t>The Strict Variant of ECMAScript</w:t>
      </w:r>
      <w:bookmarkEnd w:id="33"/>
      <w:bookmarkEnd w:id="34"/>
    </w:p>
    <w:p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rsidR="004C02EF" w:rsidRPr="00E77497" w:rsidRDefault="004C02EF" w:rsidP="00D148E9">
      <w:pPr>
        <w:pStyle w:val="Heading2"/>
      </w:pPr>
      <w:bookmarkStart w:id="35" w:name="_Toc276630923"/>
      <w:bookmarkStart w:id="36" w:name="_Toc368050129"/>
      <w:r w:rsidRPr="00E77497">
        <w:t>Terms and definitions</w:t>
      </w:r>
      <w:bookmarkEnd w:id="35"/>
      <w:bookmarkEnd w:id="36"/>
    </w:p>
    <w:p w:rsidR="004C02EF" w:rsidRPr="00E77497" w:rsidRDefault="004C02EF" w:rsidP="004C02EF">
      <w:r w:rsidRPr="00E77497">
        <w:t>For the purposes of this document, the following terms and definitions apply.</w:t>
      </w:r>
    </w:p>
    <w:p w:rsidR="004C02EF" w:rsidRPr="00E77497" w:rsidRDefault="004C02EF" w:rsidP="004C02EF">
      <w:pPr>
        <w:pStyle w:val="TermNum"/>
      </w:pPr>
      <w:bookmarkStart w:id="37" w:name="_Toc472818721"/>
      <w:bookmarkStart w:id="38" w:name="_Toc235503267"/>
      <w:r w:rsidRPr="00E77497">
        <w:t>4.3.1</w:t>
      </w:r>
    </w:p>
    <w:bookmarkEnd w:id="37"/>
    <w:bookmarkEnd w:id="38"/>
    <w:p w:rsidR="004C02EF" w:rsidRPr="00E77497" w:rsidRDefault="004C02EF" w:rsidP="004C02EF">
      <w:pPr>
        <w:pStyle w:val="Terms"/>
      </w:pPr>
      <w:r w:rsidRPr="00E77497">
        <w:t>type</w:t>
      </w:r>
    </w:p>
    <w:p w:rsidR="004C02EF" w:rsidRPr="00E77497" w:rsidRDefault="004C02EF" w:rsidP="004C02EF">
      <w:pPr>
        <w:pStyle w:val="Definition"/>
      </w:pPr>
      <w:r w:rsidRPr="00E77497">
        <w:t>set of data values as defined in Clause 8 of this specification</w:t>
      </w:r>
    </w:p>
    <w:p w:rsidR="004C02EF" w:rsidRPr="00E77497" w:rsidRDefault="004C02EF" w:rsidP="004C02EF">
      <w:pPr>
        <w:pStyle w:val="TermNum"/>
      </w:pPr>
      <w:bookmarkStart w:id="39" w:name="_Toc385672087"/>
      <w:bookmarkStart w:id="40" w:name="_Toc393690178"/>
      <w:bookmarkStart w:id="41" w:name="_Toc472818722"/>
      <w:bookmarkStart w:id="42" w:name="_Toc235503268"/>
      <w:r w:rsidRPr="00E77497">
        <w:t>4.3.2</w:t>
      </w:r>
    </w:p>
    <w:p w:rsidR="004C02EF" w:rsidRPr="00E77497" w:rsidRDefault="004C02EF" w:rsidP="004C02EF">
      <w:pPr>
        <w:pStyle w:val="Terms"/>
      </w:pPr>
      <w:r w:rsidRPr="00E77497">
        <w:t xml:space="preserve">primitive </w:t>
      </w:r>
      <w:bookmarkEnd w:id="39"/>
      <w:bookmarkEnd w:id="40"/>
      <w:bookmarkEnd w:id="41"/>
      <w:bookmarkEnd w:id="42"/>
      <w:r w:rsidRPr="00E77497">
        <w:t>value</w:t>
      </w:r>
    </w:p>
    <w:p w:rsidR="004C02EF" w:rsidRPr="00E77497" w:rsidRDefault="004C02EF" w:rsidP="004C02EF">
      <w:pPr>
        <w:pStyle w:val="Definition"/>
      </w:pPr>
      <w:r w:rsidRPr="00E77497">
        <w:t>member of one of the types Undefined, Null, Boolean, Number, or String as defined in Clause 8</w:t>
      </w:r>
    </w:p>
    <w:p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43" w:name="_Toc385672088"/>
      <w:bookmarkStart w:id="44" w:name="_Toc393690179"/>
    </w:p>
    <w:p w:rsidR="004C02EF" w:rsidRPr="00E77497" w:rsidRDefault="004C02EF" w:rsidP="004C02EF">
      <w:pPr>
        <w:pStyle w:val="TermNum"/>
      </w:pPr>
      <w:bookmarkStart w:id="45" w:name="_Toc472818723"/>
      <w:bookmarkStart w:id="46" w:name="_Toc235503269"/>
      <w:r w:rsidRPr="00E77497">
        <w:t>4.3.3</w:t>
      </w:r>
    </w:p>
    <w:bookmarkEnd w:id="43"/>
    <w:bookmarkEnd w:id="44"/>
    <w:bookmarkEnd w:id="45"/>
    <w:bookmarkEnd w:id="46"/>
    <w:p w:rsidR="004C02EF" w:rsidRPr="00E77497" w:rsidRDefault="004C02EF" w:rsidP="004C02EF">
      <w:pPr>
        <w:pStyle w:val="Terms"/>
      </w:pPr>
      <w:r w:rsidRPr="00E77497">
        <w:t>object</w:t>
      </w:r>
    </w:p>
    <w:p w:rsidR="004C02EF" w:rsidRPr="00E77497" w:rsidRDefault="004C02EF" w:rsidP="004C02EF">
      <w:pPr>
        <w:pStyle w:val="Definition"/>
      </w:pPr>
      <w:r w:rsidRPr="00E77497">
        <w:t>member of the type Object</w:t>
      </w:r>
    </w:p>
    <w:p w:rsidR="004C02EF" w:rsidRPr="00E77497" w:rsidRDefault="004C02EF" w:rsidP="004C02EF">
      <w:pPr>
        <w:pStyle w:val="Note"/>
      </w:pPr>
      <w:r w:rsidRPr="00E77497">
        <w:t>NOTE</w:t>
      </w:r>
      <w:r w:rsidRPr="00E77497">
        <w:tab/>
        <w:t>An object is a collection of properties</w:t>
      </w:r>
      <w:bookmarkStart w:id="47" w:name="_Toc385672089"/>
      <w:bookmarkStart w:id="48" w:name="_Toc393690180"/>
      <w:r w:rsidRPr="00E77497">
        <w:t xml:space="preserve"> and has a single prototype object. The prototype may be the null value.</w:t>
      </w:r>
    </w:p>
    <w:p w:rsidR="004C02EF" w:rsidRPr="00E77497" w:rsidRDefault="004C02EF" w:rsidP="004C02EF">
      <w:pPr>
        <w:pStyle w:val="TermNum"/>
      </w:pPr>
      <w:bookmarkStart w:id="49" w:name="_Ref457703927"/>
      <w:bookmarkStart w:id="50" w:name="_Toc472818724"/>
      <w:bookmarkStart w:id="51" w:name="_Toc235503270"/>
      <w:r w:rsidRPr="00E77497">
        <w:lastRenderedPageBreak/>
        <w:t>4.3.4</w:t>
      </w:r>
    </w:p>
    <w:bookmarkEnd w:id="47"/>
    <w:bookmarkEnd w:id="48"/>
    <w:bookmarkEnd w:id="49"/>
    <w:bookmarkEnd w:id="50"/>
    <w:bookmarkEnd w:id="51"/>
    <w:p w:rsidR="004C02EF" w:rsidRPr="00E77497" w:rsidRDefault="004C02EF" w:rsidP="004C02EF">
      <w:pPr>
        <w:pStyle w:val="Terms"/>
      </w:pPr>
      <w:r w:rsidRPr="00E77497">
        <w:t>constructor</w:t>
      </w:r>
    </w:p>
    <w:p w:rsidR="004C02EF" w:rsidRPr="00E77497" w:rsidRDefault="004C02EF" w:rsidP="004C02EF">
      <w:pPr>
        <w:pStyle w:val="Definition"/>
      </w:pPr>
      <w:r w:rsidRPr="00E77497">
        <w:t>function object that creates and initialises objects</w:t>
      </w:r>
    </w:p>
    <w:p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52" w:name="_Toc385672090"/>
      <w:bookmarkStart w:id="53" w:name="_Toc393690181"/>
    </w:p>
    <w:p w:rsidR="004C02EF" w:rsidRPr="00E77497" w:rsidRDefault="004C02EF" w:rsidP="004C02EF">
      <w:pPr>
        <w:pStyle w:val="TermNum"/>
      </w:pPr>
      <w:bookmarkStart w:id="54" w:name="_Toc472818725"/>
      <w:bookmarkStart w:id="55" w:name="_Toc235503271"/>
      <w:r w:rsidRPr="00E77497">
        <w:t>4.3.5</w:t>
      </w:r>
    </w:p>
    <w:bookmarkEnd w:id="52"/>
    <w:bookmarkEnd w:id="53"/>
    <w:bookmarkEnd w:id="54"/>
    <w:bookmarkEnd w:id="55"/>
    <w:p w:rsidR="004C02EF" w:rsidRPr="00E77497" w:rsidRDefault="004C02EF" w:rsidP="004C02EF">
      <w:pPr>
        <w:pStyle w:val="Terms"/>
      </w:pPr>
      <w:r w:rsidRPr="00E77497">
        <w:t>prototype</w:t>
      </w:r>
    </w:p>
    <w:p w:rsidR="004C02EF" w:rsidRPr="00E77497" w:rsidRDefault="004C02EF" w:rsidP="004C02EF">
      <w:pPr>
        <w:pStyle w:val="Definition"/>
      </w:pPr>
      <w:r w:rsidRPr="00E77497">
        <w:t>object that provides shared properties for other objects</w:t>
      </w:r>
    </w:p>
    <w:p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56" w:name="_Toc385672091"/>
      <w:bookmarkStart w:id="57"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rsidR="004C02EF" w:rsidRPr="00E77497" w:rsidRDefault="004C02EF" w:rsidP="004C02EF">
      <w:pPr>
        <w:pStyle w:val="TermNum"/>
      </w:pPr>
      <w:bookmarkStart w:id="58" w:name="_Toc472818726"/>
      <w:bookmarkStart w:id="59" w:name="_Toc235503272"/>
      <w:r w:rsidRPr="00E77497">
        <w:t>4.3.6</w:t>
      </w:r>
    </w:p>
    <w:bookmarkEnd w:id="56"/>
    <w:bookmarkEnd w:id="57"/>
    <w:bookmarkEnd w:id="58"/>
    <w:bookmarkEnd w:id="59"/>
    <w:p w:rsidR="004C02EF" w:rsidRPr="00E77497" w:rsidRDefault="00575506" w:rsidP="004C02EF">
      <w:pPr>
        <w:pStyle w:val="Terms"/>
      </w:pPr>
      <w:r>
        <w:t>ordinary</w:t>
      </w:r>
      <w:r w:rsidRPr="00E77497">
        <w:t xml:space="preserve"> </w:t>
      </w:r>
      <w:r w:rsidR="004C02EF" w:rsidRPr="00E77497">
        <w:t>object</w:t>
      </w:r>
    </w:p>
    <w:p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rsidR="001A1BE6" w:rsidRPr="00E77497" w:rsidRDefault="001A1BE6" w:rsidP="001A1BE6">
      <w:pPr>
        <w:pStyle w:val="TermNum"/>
      </w:pPr>
      <w:r w:rsidRPr="00E77497">
        <w:t>4.3.</w:t>
      </w:r>
      <w:r>
        <w:t>7</w:t>
      </w:r>
    </w:p>
    <w:p w:rsidR="001A1BE6" w:rsidRPr="00E77497" w:rsidRDefault="001A1BE6" w:rsidP="001A1BE6">
      <w:pPr>
        <w:pStyle w:val="Terms"/>
      </w:pPr>
      <w:r>
        <w:t>exotic</w:t>
      </w:r>
      <w:r w:rsidRPr="00E77497">
        <w:t xml:space="preserve"> object</w:t>
      </w:r>
    </w:p>
    <w:p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rsidR="001A1BE6" w:rsidRPr="00E77497" w:rsidRDefault="001A1BE6" w:rsidP="001A1BE6">
      <w:pPr>
        <w:pStyle w:val="TermNum"/>
      </w:pPr>
      <w:r w:rsidRPr="00E77497">
        <w:t>4.3.</w:t>
      </w:r>
      <w:r>
        <w:t>8</w:t>
      </w:r>
    </w:p>
    <w:p w:rsidR="001A1BE6" w:rsidRPr="00E77497" w:rsidRDefault="001A1BE6" w:rsidP="001A1BE6">
      <w:pPr>
        <w:pStyle w:val="TermNum"/>
      </w:pPr>
      <w:r>
        <w:t>standard</w:t>
      </w:r>
      <w:r w:rsidRPr="00E77497">
        <w:t xml:space="preserve"> object</w:t>
      </w:r>
    </w:p>
    <w:p w:rsidR="001A1BE6" w:rsidRPr="00E77497" w:rsidRDefault="001A1BE6" w:rsidP="001A1BE6">
      <w:pPr>
        <w:pStyle w:val="Definition"/>
      </w:pPr>
      <w:r w:rsidRPr="00E77497">
        <w:t xml:space="preserve">object </w:t>
      </w:r>
      <w:r>
        <w:t>whose semantics are defined by this specification.</w:t>
      </w:r>
    </w:p>
    <w:p w:rsidR="004C02EF" w:rsidRPr="00E77497" w:rsidRDefault="004C02EF" w:rsidP="001A1BE6">
      <w:pPr>
        <w:pStyle w:val="TermNum"/>
      </w:pPr>
      <w:bookmarkStart w:id="60" w:name="_Toc393690183"/>
      <w:bookmarkStart w:id="61" w:name="_Toc472818727"/>
      <w:bookmarkStart w:id="62" w:name="_Toc235503273"/>
      <w:bookmarkStart w:id="63" w:name="_Toc385672092"/>
      <w:r w:rsidRPr="00E77497">
        <w:t>4.3.</w:t>
      </w:r>
      <w:r w:rsidR="001A1BE6">
        <w:t>9</w:t>
      </w:r>
    </w:p>
    <w:p w:rsidR="004C02EF" w:rsidRPr="00E77497" w:rsidRDefault="004C02EF" w:rsidP="004C02EF">
      <w:pPr>
        <w:pStyle w:val="TermNum"/>
      </w:pPr>
      <w:r w:rsidRPr="00E77497">
        <w:t xml:space="preserve">built-in </w:t>
      </w:r>
      <w:bookmarkEnd w:id="60"/>
      <w:bookmarkEnd w:id="61"/>
      <w:bookmarkEnd w:id="62"/>
      <w:r w:rsidRPr="00E77497">
        <w:t>object</w:t>
      </w:r>
    </w:p>
    <w:p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64" w:name="_Toc393690184"/>
      <w:r w:rsidRPr="00E77497">
        <w:t xml:space="preserve">A </w:t>
      </w:r>
      <w:r w:rsidRPr="00E77497">
        <w:rPr>
          <w:i/>
        </w:rPr>
        <w:t>built-in constructor</w:t>
      </w:r>
      <w:r w:rsidRPr="00E77497">
        <w:rPr>
          <w:b/>
          <w:i/>
        </w:rPr>
        <w:t xml:space="preserve"> </w:t>
      </w:r>
      <w:r w:rsidRPr="00E77497">
        <w:t>is a built-in object that is also a constructor.</w:t>
      </w:r>
    </w:p>
    <w:p w:rsidR="004C02EF" w:rsidRPr="00E77497" w:rsidRDefault="004C02EF" w:rsidP="001A1BE6">
      <w:pPr>
        <w:pStyle w:val="TermNum"/>
      </w:pPr>
      <w:bookmarkStart w:id="65" w:name="_Toc385672093"/>
      <w:bookmarkStart w:id="66" w:name="_Toc393690185"/>
      <w:bookmarkStart w:id="67" w:name="_Toc410465335"/>
      <w:bookmarkStart w:id="68" w:name="_Toc410465807"/>
      <w:bookmarkStart w:id="69" w:name="_Toc410466906"/>
      <w:bookmarkStart w:id="70" w:name="_Toc410533182"/>
      <w:bookmarkStart w:id="71" w:name="_Toc472818729"/>
      <w:bookmarkStart w:id="72" w:name="_Toc235503275"/>
      <w:bookmarkEnd w:id="63"/>
      <w:bookmarkEnd w:id="64"/>
      <w:r w:rsidRPr="00E77497">
        <w:t>4.3.</w:t>
      </w:r>
      <w:r w:rsidR="001A1BE6">
        <w:t>10</w:t>
      </w:r>
    </w:p>
    <w:bookmarkEnd w:id="65"/>
    <w:bookmarkEnd w:id="66"/>
    <w:bookmarkEnd w:id="67"/>
    <w:bookmarkEnd w:id="68"/>
    <w:bookmarkEnd w:id="69"/>
    <w:bookmarkEnd w:id="70"/>
    <w:p w:rsidR="004C02EF" w:rsidRPr="00E77497" w:rsidRDefault="004C02EF" w:rsidP="004C02EF">
      <w:pPr>
        <w:pStyle w:val="Terms"/>
      </w:pPr>
      <w:r w:rsidRPr="00E77497">
        <w:t xml:space="preserve">undefined </w:t>
      </w:r>
      <w:bookmarkEnd w:id="71"/>
      <w:bookmarkEnd w:id="72"/>
      <w:r w:rsidRPr="00E77497">
        <w:t>value</w:t>
      </w:r>
    </w:p>
    <w:p w:rsidR="004C02EF" w:rsidRPr="00E77497" w:rsidRDefault="004C02EF" w:rsidP="004C02EF">
      <w:pPr>
        <w:pStyle w:val="Definition"/>
      </w:pPr>
      <w:r w:rsidRPr="00E77497">
        <w:t>primitive value used when a variabl</w:t>
      </w:r>
      <w:bookmarkStart w:id="73" w:name="_Toc385672094"/>
      <w:bookmarkStart w:id="74" w:name="_Toc393690186"/>
      <w:r w:rsidRPr="00E77497">
        <w:t>e has not been assigned a value</w:t>
      </w:r>
    </w:p>
    <w:p w:rsidR="004C02EF" w:rsidRPr="00E77497" w:rsidRDefault="004C02EF" w:rsidP="001A1BE6">
      <w:pPr>
        <w:pStyle w:val="TermNum"/>
      </w:pPr>
      <w:bookmarkStart w:id="75" w:name="_Toc472818730"/>
      <w:bookmarkStart w:id="76" w:name="_Toc235503276"/>
      <w:r w:rsidRPr="00E77497">
        <w:t>4.3.</w:t>
      </w:r>
      <w:r w:rsidR="001A1BE6" w:rsidRPr="00E77497">
        <w:t>1</w:t>
      </w:r>
      <w:r w:rsidR="001A1BE6">
        <w:t>1</w:t>
      </w:r>
    </w:p>
    <w:p w:rsidR="004C02EF" w:rsidRPr="00E77497" w:rsidRDefault="004C02EF" w:rsidP="004C02EF">
      <w:pPr>
        <w:pStyle w:val="Terms"/>
      </w:pPr>
      <w:r w:rsidRPr="00E77497">
        <w:t xml:space="preserve">Undefined </w:t>
      </w:r>
      <w:bookmarkEnd w:id="73"/>
      <w:bookmarkEnd w:id="74"/>
      <w:bookmarkEnd w:id="75"/>
      <w:bookmarkEnd w:id="76"/>
      <w:r w:rsidRPr="00E77497">
        <w:t>type</w:t>
      </w:r>
    </w:p>
    <w:p w:rsidR="004C02EF" w:rsidRPr="00E77497" w:rsidRDefault="004C02EF" w:rsidP="004C02EF">
      <w:pPr>
        <w:pStyle w:val="Definition"/>
      </w:pPr>
      <w:r w:rsidRPr="00E77497">
        <w:t>type whose sole val</w:t>
      </w:r>
      <w:bookmarkStart w:id="77" w:name="_Toc385672095"/>
      <w:bookmarkStart w:id="78" w:name="_Toc393690187"/>
      <w:r w:rsidRPr="00E77497">
        <w:t xml:space="preserve">ue is the </w:t>
      </w:r>
      <w:r w:rsidRPr="00C332EF">
        <w:rPr>
          <w:b/>
        </w:rPr>
        <w:t>undefined</w:t>
      </w:r>
      <w:r w:rsidRPr="00E77497">
        <w:t xml:space="preserve"> value</w:t>
      </w:r>
    </w:p>
    <w:p w:rsidR="004C02EF" w:rsidRPr="00E77497" w:rsidRDefault="004C02EF" w:rsidP="001A1BE6">
      <w:pPr>
        <w:pStyle w:val="TermNum"/>
      </w:pPr>
      <w:bookmarkStart w:id="79" w:name="_Toc472818731"/>
      <w:bookmarkStart w:id="80" w:name="_Toc235503277"/>
      <w:r w:rsidRPr="00E77497">
        <w:t>4.3.</w:t>
      </w:r>
      <w:r w:rsidR="001A1BE6" w:rsidRPr="00E77497">
        <w:t>1</w:t>
      </w:r>
      <w:r w:rsidR="001A1BE6">
        <w:t>2</w:t>
      </w:r>
    </w:p>
    <w:bookmarkEnd w:id="77"/>
    <w:bookmarkEnd w:id="78"/>
    <w:p w:rsidR="004C02EF" w:rsidRPr="00E77497" w:rsidRDefault="004C02EF" w:rsidP="004C02EF">
      <w:pPr>
        <w:pStyle w:val="Terms"/>
      </w:pPr>
      <w:r w:rsidRPr="00E77497">
        <w:t xml:space="preserve">null </w:t>
      </w:r>
      <w:bookmarkEnd w:id="79"/>
      <w:bookmarkEnd w:id="80"/>
      <w:r w:rsidRPr="00E77497">
        <w:t>value</w:t>
      </w:r>
    </w:p>
    <w:p w:rsidR="004C02EF" w:rsidRPr="00E77497" w:rsidRDefault="004C02EF" w:rsidP="004C02EF">
      <w:pPr>
        <w:pStyle w:val="Definition"/>
      </w:pPr>
      <w:r w:rsidRPr="00E77497">
        <w:t>primitive value that represents the intentio</w:t>
      </w:r>
      <w:bookmarkStart w:id="81" w:name="_Toc385672096"/>
      <w:bookmarkStart w:id="82" w:name="_Toc393690188"/>
      <w:r w:rsidRPr="00E77497">
        <w:t>nal absence of any object value</w:t>
      </w:r>
    </w:p>
    <w:p w:rsidR="004C02EF" w:rsidRPr="00E77497" w:rsidRDefault="004C02EF" w:rsidP="001A1BE6">
      <w:pPr>
        <w:pStyle w:val="TermNum"/>
      </w:pPr>
      <w:bookmarkStart w:id="83" w:name="_Toc472818732"/>
      <w:bookmarkStart w:id="84" w:name="_Toc235503278"/>
      <w:r w:rsidRPr="00E77497">
        <w:t>4.3.</w:t>
      </w:r>
      <w:r w:rsidR="001A1BE6" w:rsidRPr="00E77497">
        <w:t>1</w:t>
      </w:r>
      <w:r w:rsidR="001A1BE6">
        <w:t>3</w:t>
      </w:r>
    </w:p>
    <w:p w:rsidR="004C02EF" w:rsidRPr="00E77497" w:rsidRDefault="004C02EF" w:rsidP="004C02EF">
      <w:pPr>
        <w:pStyle w:val="Terms"/>
      </w:pPr>
      <w:r w:rsidRPr="00E77497">
        <w:t xml:space="preserve">Null </w:t>
      </w:r>
      <w:bookmarkEnd w:id="81"/>
      <w:bookmarkEnd w:id="82"/>
      <w:bookmarkEnd w:id="83"/>
      <w:bookmarkEnd w:id="84"/>
      <w:r w:rsidRPr="00E77497">
        <w:t>type</w:t>
      </w:r>
    </w:p>
    <w:p w:rsidR="004C02EF" w:rsidRPr="00E77497" w:rsidRDefault="004C02EF" w:rsidP="004C02EF">
      <w:pPr>
        <w:pStyle w:val="Definition"/>
      </w:pPr>
      <w:r w:rsidRPr="00E77497">
        <w:t>type who</w:t>
      </w:r>
      <w:bookmarkStart w:id="85" w:name="_Toc385672097"/>
      <w:bookmarkStart w:id="86" w:name="_Toc393690189"/>
      <w:r w:rsidRPr="00E77497">
        <w:t>se sole value is the null value</w:t>
      </w:r>
    </w:p>
    <w:p w:rsidR="004C02EF" w:rsidRPr="00E77497" w:rsidRDefault="004C02EF" w:rsidP="001A1BE6">
      <w:pPr>
        <w:pStyle w:val="TermNum"/>
      </w:pPr>
      <w:bookmarkStart w:id="87" w:name="_Toc472818733"/>
      <w:bookmarkStart w:id="88" w:name="_Toc235503279"/>
      <w:r w:rsidRPr="00E77497">
        <w:t>4.3.</w:t>
      </w:r>
      <w:r w:rsidR="001A1BE6" w:rsidRPr="00E77497">
        <w:t>1</w:t>
      </w:r>
      <w:r w:rsidR="001A1BE6">
        <w:t>4</w:t>
      </w:r>
    </w:p>
    <w:p w:rsidR="004C02EF" w:rsidRPr="00E77497" w:rsidRDefault="004C02EF" w:rsidP="004C02EF">
      <w:pPr>
        <w:pStyle w:val="Terms"/>
      </w:pPr>
      <w:r w:rsidRPr="00E77497">
        <w:t xml:space="preserve">Boolean </w:t>
      </w:r>
      <w:bookmarkEnd w:id="85"/>
      <w:bookmarkEnd w:id="86"/>
      <w:bookmarkEnd w:id="87"/>
      <w:bookmarkEnd w:id="88"/>
      <w:r w:rsidRPr="00E77497">
        <w:t>value</w:t>
      </w:r>
    </w:p>
    <w:p w:rsidR="004C02EF" w:rsidRPr="00E77497" w:rsidRDefault="004C02EF" w:rsidP="004C02EF">
      <w:pPr>
        <w:pStyle w:val="Definition"/>
      </w:pPr>
      <w:r w:rsidRPr="00E77497">
        <w:t>member of the Boolean type</w:t>
      </w:r>
    </w:p>
    <w:p w:rsidR="004C02EF" w:rsidRPr="00E77497" w:rsidRDefault="004C02EF" w:rsidP="004C02EF">
      <w:pPr>
        <w:pStyle w:val="Note"/>
      </w:pPr>
      <w:r w:rsidRPr="00E77497">
        <w:lastRenderedPageBreak/>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89" w:name="_Toc385672098"/>
      <w:bookmarkStart w:id="90" w:name="_Toc393690190"/>
    </w:p>
    <w:p w:rsidR="004C02EF" w:rsidRPr="00E77497" w:rsidRDefault="004C02EF" w:rsidP="001A1BE6">
      <w:pPr>
        <w:pStyle w:val="TermNum"/>
      </w:pPr>
      <w:bookmarkStart w:id="91" w:name="_Toc472818734"/>
      <w:bookmarkStart w:id="92" w:name="_Toc235503280"/>
      <w:r w:rsidRPr="00E77497">
        <w:t>4.3.</w:t>
      </w:r>
      <w:r w:rsidR="001A1BE6" w:rsidRPr="00E77497">
        <w:t>1</w:t>
      </w:r>
      <w:r w:rsidR="001A1BE6">
        <w:t>5</w:t>
      </w:r>
    </w:p>
    <w:p w:rsidR="004C02EF" w:rsidRPr="00E77497" w:rsidRDefault="004C02EF" w:rsidP="004C02EF">
      <w:pPr>
        <w:pStyle w:val="Terms"/>
      </w:pPr>
      <w:r w:rsidRPr="00E77497">
        <w:t xml:space="preserve">Boolean </w:t>
      </w:r>
      <w:bookmarkEnd w:id="89"/>
      <w:bookmarkEnd w:id="90"/>
      <w:bookmarkEnd w:id="91"/>
      <w:bookmarkEnd w:id="92"/>
      <w:r w:rsidRPr="00E77497">
        <w:t>type</w:t>
      </w:r>
    </w:p>
    <w:p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93" w:name="_Toc385672099"/>
      <w:bookmarkStart w:id="94" w:name="_Toc393690191"/>
    </w:p>
    <w:p w:rsidR="004C02EF" w:rsidRPr="00E77497" w:rsidRDefault="004C02EF" w:rsidP="001A1BE6">
      <w:pPr>
        <w:pStyle w:val="TermNum"/>
      </w:pPr>
      <w:bookmarkStart w:id="95" w:name="_Toc472818735"/>
      <w:bookmarkStart w:id="96" w:name="_Toc235503281"/>
      <w:r w:rsidRPr="00E77497">
        <w:t>4.3.</w:t>
      </w:r>
      <w:r w:rsidR="001A1BE6" w:rsidRPr="00E77497">
        <w:t>1</w:t>
      </w:r>
      <w:r w:rsidR="001A1BE6">
        <w:t>6</w:t>
      </w:r>
    </w:p>
    <w:p w:rsidR="004C02EF" w:rsidRPr="00E77497" w:rsidRDefault="004C02EF" w:rsidP="004C02EF">
      <w:pPr>
        <w:pStyle w:val="Terms"/>
      </w:pPr>
      <w:r w:rsidRPr="00E77497">
        <w:t xml:space="preserve">Boolean </w:t>
      </w:r>
      <w:bookmarkEnd w:id="93"/>
      <w:bookmarkEnd w:id="94"/>
      <w:bookmarkEnd w:id="95"/>
      <w:bookmarkEnd w:id="96"/>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rsidR="004C02EF" w:rsidRPr="00E77497" w:rsidRDefault="004C02EF" w:rsidP="001A1BE6">
      <w:pPr>
        <w:pStyle w:val="TermNum"/>
      </w:pPr>
      <w:bookmarkStart w:id="97" w:name="_Toc385672100"/>
      <w:bookmarkStart w:id="98" w:name="_Toc393690192"/>
      <w:bookmarkStart w:id="99" w:name="_Toc472818736"/>
      <w:bookmarkStart w:id="100" w:name="_Toc235503282"/>
      <w:r w:rsidRPr="00E77497">
        <w:t>4.3.</w:t>
      </w:r>
      <w:r w:rsidR="001A1BE6" w:rsidRPr="00E77497">
        <w:t>1</w:t>
      </w:r>
      <w:r w:rsidR="001A1BE6">
        <w:t>7</w:t>
      </w:r>
    </w:p>
    <w:p w:rsidR="004C02EF" w:rsidRPr="00E77497" w:rsidRDefault="004C02EF" w:rsidP="004C02EF">
      <w:pPr>
        <w:pStyle w:val="TermNum"/>
      </w:pPr>
      <w:r w:rsidRPr="00E77497">
        <w:t xml:space="preserve">String </w:t>
      </w:r>
      <w:bookmarkEnd w:id="97"/>
      <w:bookmarkEnd w:id="98"/>
      <w:bookmarkEnd w:id="99"/>
      <w:bookmarkEnd w:id="100"/>
      <w:r w:rsidRPr="00E77497">
        <w:t>value</w:t>
      </w:r>
    </w:p>
    <w:p w:rsidR="004C02EF" w:rsidRPr="00E77497" w:rsidRDefault="004C02EF" w:rsidP="004C02EF">
      <w:r w:rsidRPr="00E77497">
        <w:t>primitive value that is a finite ordered sequence of zero o</w:t>
      </w:r>
      <w:bookmarkStart w:id="101" w:name="_Toc385672101"/>
      <w:bookmarkStart w:id="102" w:name="_Toc393690193"/>
      <w:r w:rsidRPr="00E77497">
        <w:t>r more 16-bit unsigned integer</w:t>
      </w:r>
    </w:p>
    <w:p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rsidR="004C02EF" w:rsidRPr="00E77497" w:rsidRDefault="004C02EF" w:rsidP="001A1BE6">
      <w:pPr>
        <w:pStyle w:val="TermNum"/>
      </w:pPr>
      <w:bookmarkStart w:id="103" w:name="_Toc472818737"/>
      <w:bookmarkStart w:id="104" w:name="_Toc235503283"/>
      <w:r w:rsidRPr="00E77497">
        <w:t>4.3.</w:t>
      </w:r>
      <w:r w:rsidR="001A1BE6" w:rsidRPr="00E77497">
        <w:t>1</w:t>
      </w:r>
      <w:r w:rsidR="001A1BE6">
        <w:t>8</w:t>
      </w:r>
    </w:p>
    <w:p w:rsidR="004C02EF" w:rsidRPr="00E77497" w:rsidRDefault="004C02EF" w:rsidP="004C02EF">
      <w:pPr>
        <w:pStyle w:val="Terms"/>
      </w:pPr>
      <w:r w:rsidRPr="00E77497">
        <w:t xml:space="preserve">String </w:t>
      </w:r>
      <w:bookmarkEnd w:id="101"/>
      <w:bookmarkEnd w:id="102"/>
      <w:bookmarkEnd w:id="103"/>
      <w:bookmarkEnd w:id="104"/>
      <w:r w:rsidRPr="00E77497">
        <w:t>type</w:t>
      </w:r>
    </w:p>
    <w:p w:rsidR="004C02EF" w:rsidRPr="00E77497" w:rsidRDefault="004C02EF" w:rsidP="004C02EF">
      <w:pPr>
        <w:pStyle w:val="Definition"/>
      </w:pPr>
      <w:r w:rsidRPr="00E77497">
        <w:t>se</w:t>
      </w:r>
      <w:bookmarkStart w:id="105" w:name="_Toc385672102"/>
      <w:bookmarkStart w:id="106" w:name="_Toc393690194"/>
      <w:r w:rsidRPr="00E77497">
        <w:t>t of all possible String values</w:t>
      </w:r>
    </w:p>
    <w:p w:rsidR="004C02EF" w:rsidRPr="00E77497" w:rsidRDefault="004C02EF" w:rsidP="001A1BE6">
      <w:pPr>
        <w:pStyle w:val="TermNum"/>
      </w:pPr>
      <w:bookmarkStart w:id="107" w:name="_Ref457703934"/>
      <w:bookmarkStart w:id="108" w:name="_Toc472818738"/>
      <w:bookmarkStart w:id="109" w:name="_Toc235503284"/>
      <w:r w:rsidRPr="00E77497">
        <w:t>4.3.</w:t>
      </w:r>
      <w:r w:rsidR="001A1BE6" w:rsidRPr="00E77497">
        <w:t>1</w:t>
      </w:r>
      <w:r w:rsidR="001A1BE6">
        <w:t>9</w:t>
      </w:r>
    </w:p>
    <w:p w:rsidR="004C02EF" w:rsidRPr="00E77497" w:rsidRDefault="004C02EF" w:rsidP="004C02EF">
      <w:pPr>
        <w:pStyle w:val="Terms"/>
      </w:pPr>
      <w:r w:rsidRPr="00E77497">
        <w:t xml:space="preserve">String </w:t>
      </w:r>
      <w:bookmarkEnd w:id="105"/>
      <w:bookmarkEnd w:id="106"/>
      <w:bookmarkEnd w:id="107"/>
      <w:bookmarkEnd w:id="108"/>
      <w:bookmarkEnd w:id="109"/>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rsidR="002E14E9">
        <w:fldChar w:fldCharType="begin"/>
      </w:r>
      <w:r w:rsidR="002E14E9">
        <w:instrText xml:space="preserve"> REF _Ref365529731 \r \h </w:instrText>
      </w:r>
      <w:r w:rsidR="002E14E9">
        <w:fldChar w:fldCharType="separate"/>
      </w:r>
      <w:r w:rsidR="00460CAC">
        <w:t>2</w:t>
      </w:r>
      <w:bookmarkStart w:id="110" w:name="_GoBack"/>
      <w:r w:rsidR="00460CAC">
        <w:t>1.1.1</w:t>
      </w:r>
      <w:bookmarkEnd w:id="110"/>
      <w:r w:rsidR="00460CAC">
        <w:t>.1</w:t>
      </w:r>
      <w:r w:rsidR="002E14E9">
        <w:fldChar w:fldCharType="end"/>
      </w:r>
      <w:r w:rsidRPr="00E77497">
        <w:t>).</w:t>
      </w:r>
    </w:p>
    <w:p w:rsidR="004C02EF" w:rsidRPr="00E77497" w:rsidRDefault="004C02EF" w:rsidP="001A1BE6">
      <w:pPr>
        <w:pStyle w:val="TermNum"/>
      </w:pPr>
      <w:bookmarkStart w:id="111" w:name="_Toc385672103"/>
      <w:bookmarkStart w:id="112" w:name="_Toc393690195"/>
      <w:bookmarkStart w:id="113" w:name="_Toc472818739"/>
      <w:bookmarkStart w:id="114" w:name="_Toc235503285"/>
      <w:r w:rsidRPr="00E77497">
        <w:t>4.3.</w:t>
      </w:r>
      <w:r w:rsidR="001A1BE6">
        <w:t>20</w:t>
      </w:r>
    </w:p>
    <w:p w:rsidR="004C02EF" w:rsidRPr="00E77497" w:rsidRDefault="004C02EF" w:rsidP="004C02EF">
      <w:pPr>
        <w:pStyle w:val="Terms"/>
      </w:pPr>
      <w:r w:rsidRPr="00E77497">
        <w:t xml:space="preserve">Number </w:t>
      </w:r>
      <w:bookmarkEnd w:id="111"/>
      <w:bookmarkEnd w:id="112"/>
      <w:bookmarkEnd w:id="113"/>
      <w:bookmarkEnd w:id="114"/>
      <w:r w:rsidRPr="00E77497">
        <w:t>value</w:t>
      </w:r>
    </w:p>
    <w:p w:rsidR="004C02EF" w:rsidRPr="00E77497" w:rsidRDefault="004C02EF" w:rsidP="004C02EF">
      <w:pPr>
        <w:pStyle w:val="Definition"/>
      </w:pPr>
      <w:r w:rsidRPr="00E77497">
        <w:t>primitive value corresponding to a double-precision 64-bit binary format IEEE 754 value</w:t>
      </w:r>
    </w:p>
    <w:p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15" w:name="_Toc385672104"/>
      <w:bookmarkStart w:id="116" w:name="_Toc393690196"/>
    </w:p>
    <w:p w:rsidR="004C02EF" w:rsidRPr="00E77497" w:rsidRDefault="004C02EF" w:rsidP="001A1BE6">
      <w:pPr>
        <w:pStyle w:val="TermNum"/>
      </w:pPr>
      <w:bookmarkStart w:id="117" w:name="_Toc472818740"/>
      <w:bookmarkStart w:id="118" w:name="_Toc235503286"/>
      <w:r w:rsidRPr="00E77497">
        <w:t>4.3.</w:t>
      </w:r>
      <w:r w:rsidR="001A1BE6" w:rsidRPr="00E77497">
        <w:t>2</w:t>
      </w:r>
      <w:r w:rsidR="001A1BE6">
        <w:t>1</w:t>
      </w:r>
    </w:p>
    <w:p w:rsidR="004C02EF" w:rsidRPr="00E77497" w:rsidRDefault="004C02EF" w:rsidP="004C02EF">
      <w:pPr>
        <w:pStyle w:val="Terms"/>
      </w:pPr>
      <w:r w:rsidRPr="00E77497">
        <w:t xml:space="preserve">Number </w:t>
      </w:r>
      <w:bookmarkEnd w:id="115"/>
      <w:bookmarkEnd w:id="116"/>
      <w:bookmarkEnd w:id="117"/>
      <w:bookmarkEnd w:id="118"/>
      <w:r w:rsidRPr="00E77497">
        <w:t>type</w:t>
      </w:r>
    </w:p>
    <w:p w:rsidR="004C02EF" w:rsidRPr="00E77497" w:rsidRDefault="004C02EF" w:rsidP="004C02EF">
      <w:pPr>
        <w:pStyle w:val="Definition"/>
      </w:pPr>
      <w:r w:rsidRPr="00E77497">
        <w:t xml:space="preserve">set of all possible Number values including the special “Not-a-Number” (NaN) value, positive </w:t>
      </w:r>
      <w:bookmarkStart w:id="119" w:name="_Toc385672105"/>
      <w:bookmarkStart w:id="120" w:name="_Toc393690197"/>
      <w:r w:rsidRPr="00E77497">
        <w:t>infinity, and negative infinity</w:t>
      </w:r>
    </w:p>
    <w:p w:rsidR="004C02EF" w:rsidRPr="00E77497" w:rsidRDefault="004C02EF" w:rsidP="001A1BE6">
      <w:pPr>
        <w:pStyle w:val="TermNum"/>
      </w:pPr>
      <w:bookmarkStart w:id="121" w:name="_Toc472818741"/>
      <w:bookmarkStart w:id="122" w:name="_Toc235503287"/>
      <w:r w:rsidRPr="00E77497">
        <w:t>4.3.</w:t>
      </w:r>
      <w:r w:rsidR="001A1BE6" w:rsidRPr="00E77497">
        <w:t>2</w:t>
      </w:r>
      <w:r w:rsidR="001A1BE6">
        <w:t>2</w:t>
      </w:r>
    </w:p>
    <w:p w:rsidR="004C02EF" w:rsidRPr="00E77497" w:rsidRDefault="004C02EF" w:rsidP="004C02EF">
      <w:pPr>
        <w:pStyle w:val="Terms"/>
      </w:pPr>
      <w:r w:rsidRPr="00E77497">
        <w:t xml:space="preserve">Number </w:t>
      </w:r>
      <w:bookmarkEnd w:id="119"/>
      <w:bookmarkEnd w:id="120"/>
      <w:bookmarkEnd w:id="121"/>
      <w:bookmarkEnd w:id="122"/>
      <w:r w:rsidRPr="00E77497">
        <w:t>object</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rsidR="002E14E9">
        <w:fldChar w:fldCharType="begin"/>
      </w:r>
      <w:r w:rsidR="002E14E9">
        <w:instrText xml:space="preserve"> REF _Ref365529801 \r \h </w:instrText>
      </w:r>
      <w:r w:rsidR="002E14E9">
        <w:fldChar w:fldCharType="separate"/>
      </w:r>
      <w:r w:rsidR="00460CAC">
        <w:t>20.1.1.1</w:t>
      </w:r>
      <w:r w:rsidR="002E14E9">
        <w:fldChar w:fldCharType="end"/>
      </w:r>
      <w:r w:rsidRPr="00E77497">
        <w:t>)</w:t>
      </w:r>
      <w:bookmarkStart w:id="123" w:name="_Toc385672106"/>
      <w:bookmarkStart w:id="124" w:name="_Toc393690198"/>
      <w:r w:rsidRPr="00E77497">
        <w:t>.</w:t>
      </w:r>
    </w:p>
    <w:p w:rsidR="004C02EF" w:rsidRPr="00E77497" w:rsidRDefault="004C02EF" w:rsidP="001A1BE6">
      <w:pPr>
        <w:pStyle w:val="TermNum"/>
      </w:pPr>
      <w:bookmarkStart w:id="125" w:name="_Toc472818742"/>
      <w:bookmarkStart w:id="126" w:name="_Toc235503288"/>
      <w:r w:rsidRPr="00E77497">
        <w:t>4.3.</w:t>
      </w:r>
      <w:r w:rsidR="001A1BE6" w:rsidRPr="00E77497">
        <w:t>2</w:t>
      </w:r>
      <w:r w:rsidR="001A1BE6">
        <w:t>3</w:t>
      </w:r>
    </w:p>
    <w:p w:rsidR="004C02EF" w:rsidRPr="00E77497" w:rsidRDefault="004C02EF" w:rsidP="004C02EF">
      <w:pPr>
        <w:pStyle w:val="Terms"/>
      </w:pPr>
      <w:r w:rsidRPr="00E77497">
        <w:t>Infinit</w:t>
      </w:r>
      <w:bookmarkEnd w:id="123"/>
      <w:bookmarkEnd w:id="124"/>
      <w:r w:rsidRPr="00E77497">
        <w:t>y</w:t>
      </w:r>
      <w:bookmarkEnd w:id="125"/>
      <w:bookmarkEnd w:id="126"/>
    </w:p>
    <w:p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27" w:name="_Toc385672107"/>
      <w:bookmarkStart w:id="128" w:name="_Toc393690199"/>
      <w:r w:rsidRPr="00E77497">
        <w:t xml:space="preserve"> positive infinite Number value</w:t>
      </w:r>
    </w:p>
    <w:p w:rsidR="004C02EF" w:rsidRPr="00E77497" w:rsidRDefault="004C02EF" w:rsidP="001A1BE6">
      <w:pPr>
        <w:pStyle w:val="TermNum"/>
      </w:pPr>
      <w:bookmarkStart w:id="129" w:name="_Hlt424497426"/>
      <w:bookmarkStart w:id="130" w:name="_Toc472818743"/>
      <w:bookmarkStart w:id="131" w:name="_Toc235503289"/>
      <w:bookmarkEnd w:id="129"/>
      <w:r w:rsidRPr="00E77497">
        <w:t>4.3.</w:t>
      </w:r>
      <w:r w:rsidR="001A1BE6" w:rsidRPr="00E77497">
        <w:t>2</w:t>
      </w:r>
      <w:r w:rsidR="001A1BE6">
        <w:t>4</w:t>
      </w:r>
    </w:p>
    <w:p w:rsidR="004C02EF" w:rsidRPr="00E77497" w:rsidRDefault="004C02EF" w:rsidP="004C02EF">
      <w:pPr>
        <w:pStyle w:val="Terms"/>
      </w:pPr>
      <w:r w:rsidRPr="00E77497">
        <w:t>Na</w:t>
      </w:r>
      <w:bookmarkEnd w:id="127"/>
      <w:bookmarkEnd w:id="128"/>
      <w:r w:rsidRPr="00E77497">
        <w:t>N</w:t>
      </w:r>
      <w:bookmarkEnd w:id="130"/>
      <w:bookmarkEnd w:id="131"/>
    </w:p>
    <w:p w:rsidR="004C02EF" w:rsidRPr="00E77497" w:rsidRDefault="004C02EF" w:rsidP="004C02EF">
      <w:r w:rsidRPr="00E77497">
        <w:t>number value that is a</w:t>
      </w:r>
      <w:ins w:id="132" w:author="Rev 19 Allen Wirfs-Brock" w:date="2013-09-26T17:29:00Z">
        <w:r w:rsidR="00284A05">
          <w:t>n</w:t>
        </w:r>
      </w:ins>
      <w:r w:rsidRPr="00E77497">
        <w:t xml:space="preserve"> IEEE 754 “Not-a-Number” value</w:t>
      </w:r>
    </w:p>
    <w:p w:rsidR="004C02EF" w:rsidRPr="00E77497" w:rsidRDefault="004C02EF" w:rsidP="001A1BE6">
      <w:pPr>
        <w:pStyle w:val="TermNum"/>
      </w:pPr>
      <w:bookmarkStart w:id="133" w:name="_Toc235503290"/>
      <w:r w:rsidRPr="00E77497">
        <w:lastRenderedPageBreak/>
        <w:t>4.3.</w:t>
      </w:r>
      <w:r w:rsidR="001A1BE6" w:rsidRPr="00E77497">
        <w:t>2</w:t>
      </w:r>
      <w:r w:rsidR="001A1BE6">
        <w:t>5</w:t>
      </w:r>
    </w:p>
    <w:bookmarkEnd w:id="133"/>
    <w:p w:rsidR="004C02EF" w:rsidRPr="00E77497" w:rsidRDefault="004C02EF" w:rsidP="004C02EF">
      <w:pPr>
        <w:pStyle w:val="Terms"/>
      </w:pPr>
      <w:r w:rsidRPr="00E77497">
        <w:t>function</w:t>
      </w:r>
    </w:p>
    <w:p w:rsidR="004C02EF" w:rsidRPr="00E77497" w:rsidRDefault="004C02EF" w:rsidP="001A1BE6">
      <w:r w:rsidRPr="00E77497">
        <w:t>member of the Object type that may be invoked as a subroutine</w:t>
      </w:r>
    </w:p>
    <w:p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rsidR="004C02EF" w:rsidRPr="00E77497" w:rsidRDefault="004C02EF" w:rsidP="001A1BE6">
      <w:pPr>
        <w:pStyle w:val="TermNum"/>
      </w:pPr>
      <w:bookmarkStart w:id="134" w:name="_Toc235503291"/>
      <w:r w:rsidRPr="00E77497">
        <w:t>4.3.</w:t>
      </w:r>
      <w:r w:rsidR="001A1BE6" w:rsidRPr="00E77497">
        <w:t>2</w:t>
      </w:r>
      <w:r w:rsidR="001A1BE6">
        <w:t>6</w:t>
      </w:r>
    </w:p>
    <w:p w:rsidR="004C02EF" w:rsidRPr="00E77497" w:rsidRDefault="004C02EF" w:rsidP="004C02EF">
      <w:pPr>
        <w:pStyle w:val="Terms"/>
      </w:pPr>
      <w:r w:rsidRPr="00E77497">
        <w:t xml:space="preserve">built-in </w:t>
      </w:r>
      <w:bookmarkEnd w:id="134"/>
      <w:r w:rsidRPr="00E77497">
        <w:t>function</w:t>
      </w:r>
    </w:p>
    <w:p w:rsidR="004C02EF" w:rsidRPr="00E77497" w:rsidRDefault="004C02EF" w:rsidP="004C02EF">
      <w:r w:rsidRPr="00E77497">
        <w:t>built-in object that is a function</w:t>
      </w:r>
    </w:p>
    <w:p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rsidR="004C02EF" w:rsidRPr="004D1BD1" w:rsidRDefault="004C02EF" w:rsidP="001A1BE6">
      <w:pPr>
        <w:pStyle w:val="TermNum"/>
      </w:pPr>
      <w:bookmarkStart w:id="135" w:name="_Toc235503292"/>
      <w:r w:rsidRPr="004D1BD1">
        <w:t>4.3.</w:t>
      </w:r>
      <w:r w:rsidR="001A1BE6" w:rsidRPr="004D1BD1">
        <w:t>2</w:t>
      </w:r>
      <w:r w:rsidR="001A1BE6">
        <w:t>7</w:t>
      </w:r>
    </w:p>
    <w:bookmarkEnd w:id="135"/>
    <w:p w:rsidR="004C02EF" w:rsidRPr="00E65A34" w:rsidRDefault="004C02EF" w:rsidP="004C02EF">
      <w:pPr>
        <w:pStyle w:val="Terms"/>
      </w:pPr>
      <w:r w:rsidRPr="00E65A34">
        <w:t>property</w:t>
      </w:r>
    </w:p>
    <w:p w:rsidR="004C02EF" w:rsidRPr="009C202C" w:rsidRDefault="004C02EF" w:rsidP="004C02EF">
      <w:r w:rsidRPr="009C202C">
        <w:t>association between a name and a value that is a part of an object</w:t>
      </w:r>
    </w:p>
    <w:p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rsidR="004C02EF" w:rsidRPr="00675B74" w:rsidRDefault="004C02EF" w:rsidP="001A1BE6">
      <w:pPr>
        <w:pStyle w:val="TermNum"/>
      </w:pPr>
      <w:bookmarkStart w:id="136" w:name="_Toc235503293"/>
      <w:r w:rsidRPr="00675B74">
        <w:t>4.3.</w:t>
      </w:r>
      <w:r w:rsidR="001A1BE6" w:rsidRPr="00675B74">
        <w:t>2</w:t>
      </w:r>
      <w:r w:rsidR="001A1BE6">
        <w:t>8</w:t>
      </w:r>
    </w:p>
    <w:bookmarkEnd w:id="136"/>
    <w:p w:rsidR="004C02EF" w:rsidRPr="00E77497" w:rsidRDefault="004C02EF" w:rsidP="004C02EF">
      <w:pPr>
        <w:pStyle w:val="Terms"/>
      </w:pPr>
      <w:r w:rsidRPr="00E77497">
        <w:t>method</w:t>
      </w:r>
    </w:p>
    <w:p w:rsidR="004C02EF" w:rsidRPr="00E77497" w:rsidRDefault="004C02EF" w:rsidP="004C02EF">
      <w:r w:rsidRPr="00E77497">
        <w:t>function that is the value of a property</w:t>
      </w:r>
    </w:p>
    <w:p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rsidR="004C02EF" w:rsidRPr="00E77497" w:rsidRDefault="004C02EF" w:rsidP="001A1BE6">
      <w:pPr>
        <w:pStyle w:val="TermNum"/>
      </w:pPr>
      <w:bookmarkStart w:id="137" w:name="_Toc235503294"/>
      <w:r w:rsidRPr="00E77497">
        <w:t>4.3.</w:t>
      </w:r>
      <w:r w:rsidR="001A1BE6" w:rsidRPr="00E77497">
        <w:t>2</w:t>
      </w:r>
      <w:r w:rsidR="001A1BE6">
        <w:t>9</w:t>
      </w:r>
    </w:p>
    <w:p w:rsidR="004C02EF" w:rsidRPr="00E77497" w:rsidRDefault="004C02EF" w:rsidP="004C02EF">
      <w:pPr>
        <w:pStyle w:val="Terms"/>
      </w:pPr>
      <w:r w:rsidRPr="00E77497">
        <w:t>built-in method</w:t>
      </w:r>
    </w:p>
    <w:p w:rsidR="004C02EF" w:rsidRPr="00E77497" w:rsidRDefault="004C02EF" w:rsidP="004C02EF">
      <w:r w:rsidRPr="00E77497">
        <w:t>method that is a built-in function</w:t>
      </w:r>
    </w:p>
    <w:p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rsidR="004C02EF" w:rsidRPr="00E77497" w:rsidRDefault="004C02EF" w:rsidP="001A1BE6">
      <w:pPr>
        <w:pStyle w:val="TermNum"/>
      </w:pPr>
      <w:r w:rsidRPr="00E77497">
        <w:t>4.3.</w:t>
      </w:r>
      <w:r w:rsidR="001A1BE6">
        <w:t>30</w:t>
      </w:r>
    </w:p>
    <w:bookmarkEnd w:id="137"/>
    <w:p w:rsidR="004C02EF" w:rsidRPr="00E77497" w:rsidRDefault="004C02EF" w:rsidP="004C02EF">
      <w:pPr>
        <w:pStyle w:val="Terms"/>
      </w:pPr>
      <w:r w:rsidRPr="00E77497">
        <w:t>attribute</w:t>
      </w:r>
    </w:p>
    <w:p w:rsidR="004C02EF" w:rsidRPr="00E77497" w:rsidRDefault="004C02EF" w:rsidP="004C02EF">
      <w:r w:rsidRPr="00E77497">
        <w:t>internal value that defines some characteristic of a property</w:t>
      </w:r>
    </w:p>
    <w:p w:rsidR="004C02EF" w:rsidRPr="00E77497" w:rsidRDefault="004C02EF" w:rsidP="001A1BE6">
      <w:pPr>
        <w:pStyle w:val="TermNum"/>
      </w:pPr>
      <w:bookmarkStart w:id="138" w:name="_Toc235503295"/>
      <w:r w:rsidRPr="00E77497">
        <w:t>4.3.</w:t>
      </w:r>
      <w:r w:rsidR="001A1BE6" w:rsidRPr="00E77497">
        <w:t>3</w:t>
      </w:r>
      <w:r w:rsidR="001A1BE6">
        <w:t>1</w:t>
      </w:r>
    </w:p>
    <w:p w:rsidR="004C02EF" w:rsidRPr="00E77497" w:rsidRDefault="004C02EF" w:rsidP="004C02EF">
      <w:pPr>
        <w:pStyle w:val="Terms"/>
      </w:pPr>
      <w:r w:rsidRPr="00E77497">
        <w:t xml:space="preserve">own </w:t>
      </w:r>
      <w:bookmarkEnd w:id="138"/>
      <w:r w:rsidRPr="00E77497">
        <w:t>property</w:t>
      </w:r>
    </w:p>
    <w:p w:rsidR="004C02EF" w:rsidRPr="00E77497" w:rsidRDefault="004C02EF" w:rsidP="004C02EF">
      <w:r w:rsidRPr="00E77497">
        <w:t>property that is directly contained by its object</w:t>
      </w:r>
    </w:p>
    <w:p w:rsidR="004C02EF" w:rsidRPr="00E77497" w:rsidRDefault="004C02EF" w:rsidP="001A1BE6">
      <w:pPr>
        <w:pStyle w:val="TermNum"/>
      </w:pPr>
      <w:bookmarkStart w:id="139" w:name="_Toc235503296"/>
      <w:r w:rsidRPr="00E77497">
        <w:t>4.3.</w:t>
      </w:r>
      <w:r w:rsidR="001A1BE6" w:rsidRPr="00E77497">
        <w:t>3</w:t>
      </w:r>
      <w:r w:rsidR="001A1BE6">
        <w:t>2</w:t>
      </w:r>
    </w:p>
    <w:p w:rsidR="004C02EF" w:rsidRPr="00E77497" w:rsidRDefault="004C02EF" w:rsidP="004C02EF">
      <w:pPr>
        <w:pStyle w:val="Terms"/>
      </w:pPr>
      <w:r w:rsidRPr="00E77497">
        <w:t xml:space="preserve">inherited </w:t>
      </w:r>
      <w:bookmarkEnd w:id="139"/>
      <w:r w:rsidRPr="00E77497">
        <w:t>property</w:t>
      </w:r>
    </w:p>
    <w:p w:rsidR="004C02EF" w:rsidRPr="00E77497" w:rsidRDefault="004C02EF" w:rsidP="004C02EF">
      <w:r w:rsidRPr="00E77497">
        <w:t>property of an object that is not an own property but is a property (either own or inherited) of the object’s prototype</w:t>
      </w:r>
    </w:p>
    <w:p w:rsidR="00735473" w:rsidRDefault="00735473" w:rsidP="0023289A">
      <w:pPr>
        <w:pStyle w:val="Heading2"/>
        <w:rPr>
          <w:ins w:id="140" w:author="Rev 18 Allen Wirfs-Brock" w:date="2013-09-05T09:32:00Z"/>
        </w:rPr>
      </w:pPr>
      <w:bookmarkStart w:id="141" w:name="_Toc472818744"/>
      <w:bookmarkStart w:id="142" w:name="_Toc235503298"/>
      <w:bookmarkStart w:id="143" w:name="_Toc241509073"/>
      <w:bookmarkStart w:id="144" w:name="_Toc244416560"/>
      <w:bookmarkStart w:id="145" w:name="_Toc276630924"/>
      <w:bookmarkStart w:id="146" w:name="_Toc368050130"/>
      <w:ins w:id="147" w:author="Rev 18 Allen Wirfs-Brock" w:date="2013-09-05T09:32:00Z">
        <w:r>
          <w:t>Organization of This Specification</w:t>
        </w:r>
        <w:bookmarkEnd w:id="146"/>
      </w:ins>
    </w:p>
    <w:p w:rsidR="00735473" w:rsidRDefault="0023289A" w:rsidP="0023289A">
      <w:pPr>
        <w:rPr>
          <w:ins w:id="148" w:author="Rev 18 Allen Wirfs-Brock" w:date="2013-09-05T09:33:00Z"/>
        </w:rPr>
      </w:pPr>
      <w:ins w:id="149" w:author="Rev 18 Allen Wirfs-Brock" w:date="2013-09-05T09:33:00Z">
        <w:r>
          <w:t>The remainder of this specification is organized as follows:</w:t>
        </w:r>
      </w:ins>
    </w:p>
    <w:p w:rsidR="0023289A" w:rsidRDefault="0023289A" w:rsidP="0023289A">
      <w:pPr>
        <w:rPr>
          <w:ins w:id="150" w:author="Rev 18 Allen Wirfs-Brock" w:date="2013-09-05T09:34:00Z"/>
        </w:rPr>
      </w:pPr>
      <w:ins w:id="151" w:author="Rev 18 Allen Wirfs-Brock" w:date="2013-09-05T09:33:00Z">
        <w:r>
          <w:t xml:space="preserve">Clause </w:t>
        </w:r>
      </w:ins>
      <w:ins w:id="152" w:author="Rev 18 Allen Wirfs-Brock" w:date="2013-09-05T09:41:00Z">
        <w:r>
          <w:fldChar w:fldCharType="begin"/>
        </w:r>
        <w:r>
          <w:instrText xml:space="preserve"> REF _Ref366137434 \r \h </w:instrText>
        </w:r>
      </w:ins>
      <w:r>
        <w:fldChar w:fldCharType="separate"/>
      </w:r>
      <w:ins w:id="153" w:author="Rev 19 Allen Wirfs-Brock" w:date="2013-09-27T13:05:00Z">
        <w:r w:rsidR="00460CAC">
          <w:t>5</w:t>
        </w:r>
      </w:ins>
      <w:ins w:id="154" w:author="Rev 18 Allen Wirfs-Brock" w:date="2013-09-05T09:41:00Z">
        <w:r>
          <w:fldChar w:fldCharType="end"/>
        </w:r>
      </w:ins>
      <w:ins w:id="155" w:author="Rev 18 Allen Wirfs-Brock" w:date="2013-09-05T09:33:00Z">
        <w:r>
          <w:t xml:space="preserve"> defines the notational conventions used throughout the specification.</w:t>
        </w:r>
      </w:ins>
    </w:p>
    <w:p w:rsidR="0023289A" w:rsidRDefault="0023289A" w:rsidP="0023289A">
      <w:pPr>
        <w:rPr>
          <w:ins w:id="156" w:author="Rev 18 Allen Wirfs-Brock" w:date="2013-09-05T09:35:00Z"/>
        </w:rPr>
      </w:pPr>
      <w:ins w:id="157" w:author="Rev 18 Allen Wirfs-Brock" w:date="2013-09-05T09:34:00Z">
        <w:r>
          <w:t xml:space="preserve">Clauses </w:t>
        </w:r>
      </w:ins>
      <w:ins w:id="158" w:author="Rev 18 Allen Wirfs-Brock" w:date="2013-09-05T09:42:00Z">
        <w:r>
          <w:fldChar w:fldCharType="begin"/>
        </w:r>
        <w:r>
          <w:instrText xml:space="preserve"> REF _Ref365528724 \r \h </w:instrText>
        </w:r>
      </w:ins>
      <w:r>
        <w:fldChar w:fldCharType="separate"/>
      </w:r>
      <w:ins w:id="159" w:author="Rev 19 Allen Wirfs-Brock" w:date="2013-09-27T13:05:00Z">
        <w:r w:rsidR="00460CAC">
          <w:t>6</w:t>
        </w:r>
      </w:ins>
      <w:ins w:id="160" w:author="Rev 18 Allen Wirfs-Brock" w:date="2013-09-05T09:42:00Z">
        <w:r>
          <w:fldChar w:fldCharType="end"/>
        </w:r>
      </w:ins>
      <w:ins w:id="161" w:author="Rev 18 Allen Wirfs-Brock" w:date="2013-09-05T09:34:00Z">
        <w:r>
          <w:t>-</w:t>
        </w:r>
      </w:ins>
      <w:ins w:id="162" w:author="Rev 18 Allen Wirfs-Brock" w:date="2013-09-05T09:42:00Z">
        <w:r>
          <w:fldChar w:fldCharType="begin"/>
        </w:r>
        <w:r>
          <w:instrText xml:space="preserve"> REF _Ref365538546 \r \h </w:instrText>
        </w:r>
      </w:ins>
      <w:r>
        <w:fldChar w:fldCharType="separate"/>
      </w:r>
      <w:ins w:id="163" w:author="Rev 19 Allen Wirfs-Brock" w:date="2013-09-27T13:05:00Z">
        <w:r w:rsidR="00460CAC">
          <w:t>9</w:t>
        </w:r>
      </w:ins>
      <w:ins w:id="164" w:author="Rev 18 Allen Wirfs-Brock" w:date="2013-09-05T09:42:00Z">
        <w:r>
          <w:fldChar w:fldCharType="end"/>
        </w:r>
      </w:ins>
      <w:ins w:id="165" w:author="Rev 18 Allen Wirfs-Brock" w:date="2013-09-05T09:35:00Z">
        <w:r>
          <w:t xml:space="preserve"> define the execution environment within which ECMAScript programs operate.</w:t>
        </w:r>
      </w:ins>
    </w:p>
    <w:p w:rsidR="0023289A" w:rsidRDefault="0023289A" w:rsidP="0023289A">
      <w:pPr>
        <w:rPr>
          <w:ins w:id="166" w:author="Rev 18 Allen Wirfs-Brock" w:date="2013-09-05T09:36:00Z"/>
        </w:rPr>
      </w:pPr>
      <w:ins w:id="167" w:author="Rev 18 Allen Wirfs-Brock" w:date="2013-09-05T09:36:00Z">
        <w:r>
          <w:t xml:space="preserve">Clauses </w:t>
        </w:r>
      </w:ins>
      <w:ins w:id="168" w:author="Rev 18 Allen Wirfs-Brock" w:date="2013-09-05T09:42:00Z">
        <w:r>
          <w:fldChar w:fldCharType="begin"/>
        </w:r>
        <w:r>
          <w:instrText xml:space="preserve"> REF _Ref365480122 \r \h </w:instrText>
        </w:r>
      </w:ins>
      <w:r>
        <w:fldChar w:fldCharType="separate"/>
      </w:r>
      <w:ins w:id="169" w:author="Rev 19 Allen Wirfs-Brock" w:date="2013-09-27T13:05:00Z">
        <w:r w:rsidR="00460CAC">
          <w:t>10</w:t>
        </w:r>
      </w:ins>
      <w:ins w:id="170" w:author="Rev 18 Allen Wirfs-Brock" w:date="2013-09-05T09:42:00Z">
        <w:r>
          <w:fldChar w:fldCharType="end"/>
        </w:r>
      </w:ins>
      <w:ins w:id="171" w:author="Rev 18 Allen Wirfs-Brock" w:date="2013-09-05T09:36:00Z">
        <w:r>
          <w:t>-</w:t>
        </w:r>
      </w:ins>
      <w:ins w:id="172" w:author="Rev 18 Allen Wirfs-Brock" w:date="2013-09-05T09:43:00Z">
        <w:r>
          <w:fldChar w:fldCharType="begin"/>
        </w:r>
        <w:r>
          <w:instrText xml:space="preserve"> REF _Ref365480124 \r \h </w:instrText>
        </w:r>
      </w:ins>
      <w:r>
        <w:fldChar w:fldCharType="separate"/>
      </w:r>
      <w:ins w:id="173" w:author="Rev 19 Allen Wirfs-Brock" w:date="2013-09-27T13:05:00Z">
        <w:r w:rsidR="00460CAC">
          <w:t>16</w:t>
        </w:r>
      </w:ins>
      <w:ins w:id="174" w:author="Rev 18 Allen Wirfs-Brock" w:date="2013-09-05T09:43:00Z">
        <w:r>
          <w:fldChar w:fldCharType="end"/>
        </w:r>
      </w:ins>
      <w:ins w:id="175" w:author="Rev 18 Allen Wirfs-Brock" w:date="2013-09-05T09:36:00Z">
        <w:r>
          <w:t xml:space="preserve"> define the actual ECMAScript programming language includings its syntactic encoding and the execution semantics of all language features.</w:t>
        </w:r>
      </w:ins>
    </w:p>
    <w:p w:rsidR="0023289A" w:rsidRDefault="0023289A" w:rsidP="0023289A">
      <w:pPr>
        <w:rPr>
          <w:ins w:id="176" w:author="Rev 18 Allen Wirfs-Brock" w:date="2013-09-05T09:33:00Z"/>
        </w:rPr>
      </w:pPr>
      <w:ins w:id="177" w:author="Rev 18 Allen Wirfs-Brock" w:date="2013-09-05T09:38:00Z">
        <w:r>
          <w:t>Clauses 17-</w:t>
        </w:r>
      </w:ins>
      <w:ins w:id="178" w:author="Rev 18 Allen Wirfs-Brock" w:date="2013-09-05T09:43:00Z">
        <w:r>
          <w:fldChar w:fldCharType="begin"/>
        </w:r>
        <w:r>
          <w:instrText xml:space="preserve"> REF _Ref366137541 \r \h </w:instrText>
        </w:r>
      </w:ins>
      <w:r>
        <w:fldChar w:fldCharType="separate"/>
      </w:r>
      <w:ins w:id="179" w:author="Rev 19 Allen Wirfs-Brock" w:date="2013-09-27T13:05:00Z">
        <w:r w:rsidR="00460CAC">
          <w:t>26</w:t>
        </w:r>
      </w:ins>
      <w:ins w:id="180" w:author="Rev 18 Allen Wirfs-Brock" w:date="2013-09-05T09:43:00Z">
        <w:r>
          <w:fldChar w:fldCharType="end"/>
        </w:r>
      </w:ins>
      <w:ins w:id="181" w:author="Rev 18 Allen Wirfs-Brock" w:date="2013-09-05T09:39:00Z">
        <w:r>
          <w:t xml:space="preserve"> define the ECMAScript standard library. </w:t>
        </w:r>
      </w:ins>
      <w:ins w:id="182" w:author="Rev 18 Allen Wirfs-Brock" w:date="2013-09-05T09:40:00Z">
        <w:r>
          <w:t>It includes the definitions of all of the standard</w:t>
        </w:r>
      </w:ins>
      <w:ins w:id="183" w:author="Rev 18 Allen Wirfs-Brock" w:date="2013-09-05T09:39:00Z">
        <w:r>
          <w:t xml:space="preserve"> objects that are available </w:t>
        </w:r>
      </w:ins>
      <w:ins w:id="184" w:author="Rev 18 Allen Wirfs-Brock" w:date="2013-09-05T09:40:00Z">
        <w:r>
          <w:t>for use by ECMAScript programs as the execute.</w:t>
        </w:r>
      </w:ins>
    </w:p>
    <w:p w:rsidR="0023289A" w:rsidRPr="00735473" w:rsidRDefault="0023289A" w:rsidP="0023289A">
      <w:pPr>
        <w:rPr>
          <w:ins w:id="185" w:author="Rev 18 Allen Wirfs-Brock" w:date="2013-09-05T09:32:00Z"/>
        </w:rPr>
      </w:pPr>
    </w:p>
    <w:p w:rsidR="004C02EF" w:rsidRPr="00E77497" w:rsidRDefault="004C02EF" w:rsidP="00897B69">
      <w:pPr>
        <w:pStyle w:val="Heading1"/>
      </w:pPr>
      <w:bookmarkStart w:id="186" w:name="_Ref366137434"/>
      <w:bookmarkStart w:id="187" w:name="_Toc368050131"/>
      <w:r w:rsidRPr="00E77497">
        <w:t>Notational Conventions</w:t>
      </w:r>
      <w:bookmarkStart w:id="188" w:name="_Toc381513606"/>
      <w:bookmarkStart w:id="189" w:name="_Ref381520185"/>
      <w:bookmarkStart w:id="190" w:name="_Ref381520193"/>
      <w:bookmarkStart w:id="191" w:name="_Ref381520231"/>
      <w:bookmarkStart w:id="192" w:name="_Toc382202747"/>
      <w:bookmarkStart w:id="193" w:name="_Toc382202967"/>
      <w:bookmarkStart w:id="194" w:name="_Toc382212128"/>
      <w:bookmarkStart w:id="195" w:name="_Toc382212307"/>
      <w:bookmarkStart w:id="196" w:name="_Toc382291473"/>
      <w:bookmarkStart w:id="197" w:name="_Ref382710935"/>
      <w:bookmarkStart w:id="198" w:name="_Toc385672110"/>
      <w:bookmarkStart w:id="199" w:name="_Toc393690201"/>
      <w:bookmarkEnd w:id="141"/>
      <w:bookmarkEnd w:id="142"/>
      <w:bookmarkEnd w:id="143"/>
      <w:bookmarkEnd w:id="144"/>
      <w:bookmarkEnd w:id="145"/>
      <w:bookmarkEnd w:id="186"/>
      <w:bookmarkEnd w:id="187"/>
    </w:p>
    <w:p w:rsidR="004C02EF" w:rsidRPr="00E77497" w:rsidRDefault="004C02EF" w:rsidP="00D148E9">
      <w:pPr>
        <w:pStyle w:val="Heading2"/>
      </w:pPr>
      <w:bookmarkStart w:id="200" w:name="_Toc472818745"/>
      <w:bookmarkStart w:id="201" w:name="_Toc235503299"/>
      <w:bookmarkStart w:id="202" w:name="_Toc241509074"/>
      <w:bookmarkStart w:id="203" w:name="_Toc244416561"/>
      <w:bookmarkStart w:id="204" w:name="_Toc276630925"/>
      <w:bookmarkStart w:id="205" w:name="_Toc368050132"/>
      <w:r w:rsidRPr="00E77497">
        <w:t>Syntactic and Lexical Grammar</w:t>
      </w:r>
      <w:bookmarkEnd w:id="188"/>
      <w:bookmarkEnd w:id="189"/>
      <w:bookmarkEnd w:id="190"/>
      <w:bookmarkEnd w:id="191"/>
      <w:bookmarkEnd w:id="192"/>
      <w:bookmarkEnd w:id="193"/>
      <w:bookmarkEnd w:id="194"/>
      <w:bookmarkEnd w:id="195"/>
      <w:bookmarkEnd w:id="196"/>
      <w:bookmarkEnd w:id="197"/>
      <w:bookmarkEnd w:id="198"/>
      <w:bookmarkEnd w:id="199"/>
      <w:r w:rsidRPr="00E77497">
        <w:t>s</w:t>
      </w:r>
      <w:bookmarkEnd w:id="200"/>
      <w:bookmarkEnd w:id="201"/>
      <w:bookmarkEnd w:id="202"/>
      <w:bookmarkEnd w:id="203"/>
      <w:bookmarkEnd w:id="204"/>
      <w:bookmarkEnd w:id="205"/>
    </w:p>
    <w:p w:rsidR="004C02EF" w:rsidRPr="00E77497" w:rsidRDefault="004C02EF" w:rsidP="00D148E9">
      <w:pPr>
        <w:pStyle w:val="Heading3"/>
      </w:pPr>
      <w:bookmarkStart w:id="206" w:name="_Toc381513607"/>
      <w:bookmarkStart w:id="207" w:name="_Toc382202748"/>
      <w:bookmarkStart w:id="208" w:name="_Toc382202968"/>
      <w:bookmarkStart w:id="209" w:name="_Toc382212129"/>
      <w:bookmarkStart w:id="210" w:name="_Toc382212308"/>
      <w:bookmarkStart w:id="211" w:name="_Toc382291474"/>
      <w:bookmarkStart w:id="212" w:name="_Toc385672111"/>
      <w:bookmarkStart w:id="213" w:name="_Toc393690202"/>
      <w:bookmarkStart w:id="214" w:name="_Toc472818746"/>
      <w:bookmarkStart w:id="215" w:name="_Toc235503300"/>
      <w:bookmarkStart w:id="216" w:name="_Toc241509075"/>
      <w:bookmarkStart w:id="217" w:name="_Toc244416562"/>
      <w:bookmarkStart w:id="218" w:name="_Toc276630926"/>
      <w:bookmarkStart w:id="219" w:name="_Toc368050133"/>
      <w:r w:rsidRPr="00E77497">
        <w:t>Context-Free Grammar</w:t>
      </w:r>
      <w:bookmarkEnd w:id="206"/>
      <w:bookmarkEnd w:id="207"/>
      <w:bookmarkEnd w:id="208"/>
      <w:bookmarkEnd w:id="209"/>
      <w:bookmarkEnd w:id="210"/>
      <w:bookmarkEnd w:id="211"/>
      <w:bookmarkEnd w:id="212"/>
      <w:bookmarkEnd w:id="213"/>
      <w:r w:rsidRPr="00E77497">
        <w:t>s</w:t>
      </w:r>
      <w:bookmarkEnd w:id="214"/>
      <w:bookmarkEnd w:id="215"/>
      <w:bookmarkEnd w:id="216"/>
      <w:bookmarkEnd w:id="217"/>
      <w:bookmarkEnd w:id="218"/>
      <w:bookmarkEnd w:id="219"/>
    </w:p>
    <w:p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20" w:name="_Toc381513608"/>
      <w:bookmarkStart w:id="221" w:name="_Toc382202749"/>
      <w:bookmarkStart w:id="222" w:name="_Toc382202969"/>
      <w:bookmarkStart w:id="223" w:name="_Toc382212130"/>
      <w:bookmarkStart w:id="224" w:name="_Toc382212309"/>
      <w:bookmarkStart w:id="225" w:name="_Toc382291475"/>
      <w:bookmarkStart w:id="226" w:name="_Ref382648155"/>
      <w:bookmarkStart w:id="227" w:name="_Ref384022086"/>
      <w:bookmarkStart w:id="228" w:name="_Toc385672112"/>
      <w:bookmarkStart w:id="229" w:name="_Toc393690203"/>
      <w:bookmarkStart w:id="230" w:name="_Ref404492853"/>
    </w:p>
    <w:p w:rsidR="004C02EF" w:rsidRPr="00E77497" w:rsidRDefault="004C02EF" w:rsidP="00D148E9">
      <w:pPr>
        <w:pStyle w:val="Heading3"/>
      </w:pPr>
      <w:bookmarkStart w:id="231" w:name="_Ref424530657"/>
      <w:bookmarkStart w:id="232" w:name="_Toc472818747"/>
      <w:bookmarkStart w:id="233" w:name="_Toc235503301"/>
      <w:bookmarkStart w:id="234" w:name="_Toc241509076"/>
      <w:bookmarkStart w:id="235" w:name="_Toc244416563"/>
      <w:bookmarkStart w:id="236" w:name="_Toc276630927"/>
      <w:bookmarkStart w:id="237" w:name="_Ref365529928"/>
      <w:bookmarkStart w:id="238" w:name="_Toc368050134"/>
      <w:r w:rsidRPr="00E77497">
        <w:t>The Lexical and RegExp Gramma</w:t>
      </w:r>
      <w:bookmarkEnd w:id="220"/>
      <w:bookmarkEnd w:id="221"/>
      <w:bookmarkEnd w:id="222"/>
      <w:bookmarkEnd w:id="223"/>
      <w:bookmarkEnd w:id="224"/>
      <w:bookmarkEnd w:id="225"/>
      <w:bookmarkEnd w:id="226"/>
      <w:bookmarkEnd w:id="227"/>
      <w:bookmarkEnd w:id="228"/>
      <w:bookmarkEnd w:id="229"/>
      <w:bookmarkEnd w:id="230"/>
      <w:r w:rsidRPr="00E77497">
        <w:t>r</w:t>
      </w:r>
      <w:bookmarkEnd w:id="231"/>
      <w:r w:rsidRPr="00E77497">
        <w:t>s</w:t>
      </w:r>
      <w:bookmarkEnd w:id="232"/>
      <w:bookmarkEnd w:id="233"/>
      <w:bookmarkEnd w:id="234"/>
      <w:bookmarkEnd w:id="235"/>
      <w:bookmarkEnd w:id="236"/>
      <w:bookmarkEnd w:id="237"/>
      <w:bookmarkEnd w:id="238"/>
    </w:p>
    <w:p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rsidR="00E86857">
        <w:fldChar w:fldCharType="begin"/>
      </w:r>
      <w:r w:rsidR="00E86857">
        <w:instrText xml:space="preserve"> REF _Ref365537306 \r \h </w:instrText>
      </w:r>
      <w:r w:rsidR="00E86857">
        <w:fldChar w:fldCharType="separate"/>
      </w:r>
      <w:r w:rsidR="00460CAC">
        <w:t>11.9</w:t>
      </w:r>
      <w:r w:rsidR="00E86857">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rsidR="004C02EF" w:rsidRPr="00E77497" w:rsidRDefault="004C02EF" w:rsidP="004C02EF">
      <w:r w:rsidRPr="00E77497">
        <w:t xml:space="preserve">A </w:t>
      </w:r>
      <w:r w:rsidRPr="00E77497">
        <w:rPr>
          <w:i/>
        </w:rPr>
        <w:t>RegExp grammar</w:t>
      </w:r>
      <w:r w:rsidRPr="00E77497">
        <w:t xml:space="preserve"> for ECMAScript is given in </w:t>
      </w:r>
      <w:r w:rsidR="00E86857">
        <w:fldChar w:fldCharType="begin"/>
      </w:r>
      <w:r w:rsidR="00E86857">
        <w:instrText xml:space="preserve"> REF _Ref365537364 \r \h </w:instrText>
      </w:r>
      <w:r w:rsidR="00E86857">
        <w:fldChar w:fldCharType="separate"/>
      </w:r>
      <w:r w:rsidR="00460CAC">
        <w:t>21.2.1</w:t>
      </w:r>
      <w:r w:rsidR="00E86857">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39" w:name="_Toc381513609"/>
      <w:bookmarkStart w:id="240" w:name="_Toc382202750"/>
      <w:bookmarkStart w:id="241" w:name="_Toc382202970"/>
      <w:bookmarkStart w:id="242" w:name="_Toc382212131"/>
      <w:bookmarkStart w:id="243" w:name="_Toc382212310"/>
      <w:bookmarkStart w:id="244" w:name="_Toc382291476"/>
      <w:bookmarkStart w:id="245" w:name="_Toc385672113"/>
      <w:bookmarkStart w:id="246" w:name="_Toc393690204"/>
      <w:r w:rsidRPr="00E77497">
        <w:t xml:space="preserve"> The lexical and RegExp grammars share some productions.</w:t>
      </w:r>
    </w:p>
    <w:p w:rsidR="004C02EF" w:rsidRPr="00E77497" w:rsidRDefault="004C02EF" w:rsidP="00D148E9">
      <w:pPr>
        <w:pStyle w:val="Heading3"/>
      </w:pPr>
      <w:bookmarkStart w:id="247" w:name="_Toc472818748"/>
      <w:bookmarkStart w:id="248" w:name="_Toc235503302"/>
      <w:bookmarkStart w:id="249" w:name="_Toc241509077"/>
      <w:bookmarkStart w:id="250" w:name="_Toc244416564"/>
      <w:bookmarkStart w:id="251" w:name="_Toc276630928"/>
      <w:bookmarkStart w:id="252" w:name="_Toc368050135"/>
      <w:r w:rsidRPr="00E77497">
        <w:t>The Numeric String Gramma</w:t>
      </w:r>
      <w:bookmarkEnd w:id="239"/>
      <w:bookmarkEnd w:id="240"/>
      <w:bookmarkEnd w:id="241"/>
      <w:bookmarkEnd w:id="242"/>
      <w:bookmarkEnd w:id="243"/>
      <w:bookmarkEnd w:id="244"/>
      <w:bookmarkEnd w:id="245"/>
      <w:bookmarkEnd w:id="246"/>
      <w:r w:rsidRPr="00E77497">
        <w:t>r</w:t>
      </w:r>
      <w:bookmarkEnd w:id="247"/>
      <w:bookmarkEnd w:id="248"/>
      <w:bookmarkEnd w:id="249"/>
      <w:bookmarkEnd w:id="250"/>
      <w:bookmarkEnd w:id="251"/>
      <w:bookmarkEnd w:id="252"/>
    </w:p>
    <w:p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rsidR="00E86857">
        <w:fldChar w:fldCharType="begin"/>
      </w:r>
      <w:r w:rsidR="00E86857">
        <w:instrText xml:space="preserve"> REF _Ref365537464 \r \h </w:instrText>
      </w:r>
      <w:r w:rsidR="00E86857">
        <w:fldChar w:fldCharType="separate"/>
      </w:r>
      <w:r w:rsidR="00460CAC">
        <w:t>7.1.3.1</w:t>
      </w:r>
      <w:r w:rsidR="00E86857">
        <w:fldChar w:fldCharType="end"/>
      </w:r>
      <w:r w:rsidRPr="00E77497">
        <w:t>.</w:t>
      </w:r>
      <w:bookmarkStart w:id="253" w:name="_Toc381513610"/>
    </w:p>
    <w:p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54" w:name="_Toc382202751"/>
      <w:bookmarkStart w:id="255" w:name="_Toc382202971"/>
      <w:bookmarkStart w:id="256" w:name="_Toc382212132"/>
      <w:bookmarkStart w:id="257" w:name="_Toc382212311"/>
      <w:bookmarkStart w:id="258" w:name="_Toc382291477"/>
      <w:bookmarkStart w:id="259" w:name="_Ref384024372"/>
      <w:bookmarkStart w:id="260" w:name="_Toc385672114"/>
      <w:bookmarkStart w:id="261" w:name="_Toc393690205"/>
    </w:p>
    <w:p w:rsidR="004C02EF" w:rsidRPr="00E77497" w:rsidRDefault="004C02EF" w:rsidP="00D148E9">
      <w:pPr>
        <w:pStyle w:val="Heading3"/>
      </w:pPr>
      <w:bookmarkStart w:id="262" w:name="_Toc472818749"/>
      <w:bookmarkStart w:id="263" w:name="_Toc235503303"/>
      <w:bookmarkStart w:id="264" w:name="_Toc241509078"/>
      <w:bookmarkStart w:id="265" w:name="_Toc244416565"/>
      <w:bookmarkStart w:id="266" w:name="_Toc276630929"/>
      <w:bookmarkStart w:id="267" w:name="_Toc368050136"/>
      <w:r w:rsidRPr="00E77497">
        <w:t>The Syntactic Gramma</w:t>
      </w:r>
      <w:bookmarkEnd w:id="253"/>
      <w:bookmarkEnd w:id="254"/>
      <w:bookmarkEnd w:id="255"/>
      <w:bookmarkEnd w:id="256"/>
      <w:bookmarkEnd w:id="257"/>
      <w:bookmarkEnd w:id="258"/>
      <w:bookmarkEnd w:id="259"/>
      <w:bookmarkEnd w:id="260"/>
      <w:bookmarkEnd w:id="261"/>
      <w:r w:rsidRPr="00E77497">
        <w:t>r</w:t>
      </w:r>
      <w:bookmarkEnd w:id="262"/>
      <w:bookmarkEnd w:id="263"/>
      <w:bookmarkEnd w:id="264"/>
      <w:bookmarkEnd w:id="265"/>
      <w:bookmarkEnd w:id="266"/>
      <w:bookmarkEnd w:id="267"/>
    </w:p>
    <w:p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w:t>
      </w:r>
      <w:r w:rsidR="002E14E9">
        <w:fldChar w:fldCharType="begin"/>
      </w:r>
      <w:r w:rsidR="002E14E9">
        <w:instrText xml:space="preserve"> REF _Ref365529928 \r \h </w:instrText>
      </w:r>
      <w:r w:rsidR="002E14E9">
        <w:fldChar w:fldCharType="separate"/>
      </w:r>
      <w:r w:rsidR="00460CAC">
        <w:t>5.1.2</w:t>
      </w:r>
      <w:r w:rsidR="002E14E9">
        <w:fldChar w:fldCharType="end"/>
      </w:r>
      <w:r w:rsidRPr="00E77497">
        <w:t xml:space="preserve">).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rsidR="004C02EF" w:rsidRPr="00E77497" w:rsidRDefault="004C02EF" w:rsidP="00E343EB">
      <w:r w:rsidRPr="00E77497">
        <w:lastRenderedPageBreak/>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rsidR="004C02EF" w:rsidRPr="00E77497" w:rsidRDefault="004C02EF" w:rsidP="00E343EB">
      <w:r w:rsidRPr="00E77497">
        <w:t xml:space="preserve">The syntactic grammar as presented in clauses </w:t>
      </w:r>
      <w:r w:rsidR="002E14E9">
        <w:fldChar w:fldCharType="begin"/>
      </w:r>
      <w:r w:rsidR="002E14E9">
        <w:instrText xml:space="preserve"> REF _Ref424532486 \r \h </w:instrText>
      </w:r>
      <w:r w:rsidR="002E14E9">
        <w:fldChar w:fldCharType="separate"/>
      </w:r>
      <w:r w:rsidR="00460CAC">
        <w:t>12</w:t>
      </w:r>
      <w:r w:rsidR="002E14E9">
        <w:fldChar w:fldCharType="end"/>
      </w:r>
      <w:r w:rsidRPr="00E77497">
        <w:t xml:space="preserve">, </w:t>
      </w:r>
      <w:r w:rsidR="002E14E9">
        <w:fldChar w:fldCharType="begin"/>
      </w:r>
      <w:r w:rsidR="002E14E9">
        <w:instrText xml:space="preserve"> REF _Ref365530130 \r \h </w:instrText>
      </w:r>
      <w:r w:rsidR="002E14E9">
        <w:fldChar w:fldCharType="separate"/>
      </w:r>
      <w:r w:rsidR="00460CAC">
        <w:t>13</w:t>
      </w:r>
      <w:r w:rsidR="002E14E9">
        <w:fldChar w:fldCharType="end"/>
      </w:r>
      <w:r w:rsidRPr="00E77497">
        <w:t xml:space="preserve">, </w:t>
      </w:r>
      <w:r w:rsidR="002E14E9">
        <w:fldChar w:fldCharType="begin"/>
      </w:r>
      <w:r w:rsidR="002E14E9">
        <w:instrText xml:space="preserve"> REF _Ref365530152 \r \h </w:instrText>
      </w:r>
      <w:r w:rsidR="002E14E9">
        <w:fldChar w:fldCharType="separate"/>
      </w:r>
      <w:r w:rsidR="00460CAC">
        <w:t>14</w:t>
      </w:r>
      <w:r w:rsidR="002E14E9">
        <w:fldChar w:fldCharType="end"/>
      </w:r>
      <w:r w:rsidR="002E14E9">
        <w:t xml:space="preserve"> </w:t>
      </w:r>
      <w:r w:rsidRPr="00E77497">
        <w:t xml:space="preserve">and </w:t>
      </w:r>
      <w:r w:rsidR="002E14E9">
        <w:fldChar w:fldCharType="begin"/>
      </w:r>
      <w:r w:rsidR="002E14E9">
        <w:instrText xml:space="preserve"> REF _Ref365530288 \r \h </w:instrText>
      </w:r>
      <w:r w:rsidR="002E14E9">
        <w:fldChar w:fldCharType="separate"/>
      </w:r>
      <w:r w:rsidR="00460CAC">
        <w:t>15</w:t>
      </w:r>
      <w:r w:rsidR="002E14E9">
        <w:fldChar w:fldCharType="end"/>
      </w:r>
      <w:r w:rsidR="002E14E9">
        <w:t xml:space="preserve"> </w:t>
      </w:r>
      <w:r w:rsidRPr="00E77497">
        <w:t xml:space="preserve">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68" w:name="_Toc381513611"/>
      <w:bookmarkStart w:id="269" w:name="_Toc382202752"/>
      <w:bookmarkStart w:id="270" w:name="_Toc382202972"/>
      <w:bookmarkStart w:id="271" w:name="_Toc382212133"/>
      <w:bookmarkStart w:id="272" w:name="_Toc382212312"/>
      <w:bookmarkStart w:id="273" w:name="_Toc382291478"/>
      <w:bookmarkStart w:id="274" w:name="_Ref382711005"/>
      <w:bookmarkStart w:id="275" w:name="_Toc385672115"/>
      <w:bookmarkStart w:id="276" w:name="_Toc393690206"/>
    </w:p>
    <w:p w:rsidR="00DD2A89" w:rsidRPr="00E77497" w:rsidRDefault="00DD2A89" w:rsidP="00E343EB">
      <w:r w:rsidRPr="00E77497">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w:t>
      </w:r>
      <w:r w:rsidR="007F5175">
        <w:t>s</w:t>
      </w:r>
      <w:r w:rsidR="006E6733">
        <w:t>e</w:t>
      </w:r>
      <w:r w:rsidR="007F5175">
        <w:t>d</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rsidR="004C02EF" w:rsidRPr="00E77497" w:rsidRDefault="004C02EF" w:rsidP="00D148E9">
      <w:pPr>
        <w:pStyle w:val="Heading3"/>
      </w:pPr>
      <w:bookmarkStart w:id="277" w:name="_Toc235503304"/>
      <w:bookmarkStart w:id="278" w:name="_Toc241509079"/>
      <w:bookmarkStart w:id="279" w:name="_Toc244416566"/>
      <w:bookmarkStart w:id="280" w:name="_Toc276630930"/>
      <w:bookmarkStart w:id="281" w:name="_Toc368050137"/>
      <w:r w:rsidRPr="00E77497">
        <w:t>The JSON Grammar</w:t>
      </w:r>
      <w:bookmarkEnd w:id="277"/>
      <w:bookmarkEnd w:id="278"/>
      <w:bookmarkEnd w:id="279"/>
      <w:bookmarkEnd w:id="280"/>
      <w:bookmarkEnd w:id="281"/>
    </w:p>
    <w:p w:rsidR="004C02EF" w:rsidRPr="00E77497" w:rsidRDefault="004C02EF" w:rsidP="004C02EF">
      <w:r w:rsidRPr="00E77497">
        <w:t xml:space="preserve">The JSON grammar is used to translate a String describing a set of ECMAScript objects into actual objects. The JSON grammar is given in </w:t>
      </w:r>
      <w:r w:rsidR="0018498E">
        <w:fldChar w:fldCharType="begin"/>
      </w:r>
      <w:r w:rsidR="0018498E">
        <w:instrText xml:space="preserve"> REF _Ref365480123 \r \h </w:instrText>
      </w:r>
      <w:r w:rsidR="0018498E">
        <w:fldChar w:fldCharType="separate"/>
      </w:r>
      <w:r w:rsidR="00460CAC">
        <w:t>24.3.1</w:t>
      </w:r>
      <w:r w:rsidR="0018498E">
        <w:fldChar w:fldCharType="end"/>
      </w:r>
      <w:r w:rsidRPr="00E77497">
        <w:t>.</w:t>
      </w:r>
    </w:p>
    <w:p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rsidR="004C02EF" w:rsidRPr="00E77497" w:rsidRDefault="004C02EF" w:rsidP="00D148E9">
      <w:pPr>
        <w:pStyle w:val="Heading3"/>
      </w:pPr>
      <w:bookmarkStart w:id="282" w:name="_Ref456010386"/>
      <w:bookmarkStart w:id="283" w:name="_Toc472818750"/>
      <w:bookmarkStart w:id="284" w:name="_Toc235503305"/>
      <w:bookmarkStart w:id="285" w:name="_Toc241509080"/>
      <w:bookmarkStart w:id="286" w:name="_Toc244416567"/>
      <w:bookmarkStart w:id="287" w:name="_Toc276630931"/>
      <w:bookmarkStart w:id="288" w:name="_Toc368050138"/>
      <w:r w:rsidRPr="00E77497">
        <w:t>Grammar Notatio</w:t>
      </w:r>
      <w:bookmarkEnd w:id="268"/>
      <w:bookmarkEnd w:id="269"/>
      <w:bookmarkEnd w:id="270"/>
      <w:bookmarkEnd w:id="271"/>
      <w:bookmarkEnd w:id="272"/>
      <w:bookmarkEnd w:id="273"/>
      <w:bookmarkEnd w:id="274"/>
      <w:bookmarkEnd w:id="275"/>
      <w:bookmarkEnd w:id="276"/>
      <w:r w:rsidRPr="00E77497">
        <w:t>n</w:t>
      </w:r>
      <w:bookmarkEnd w:id="282"/>
      <w:bookmarkEnd w:id="283"/>
      <w:bookmarkEnd w:id="284"/>
      <w:bookmarkEnd w:id="285"/>
      <w:bookmarkEnd w:id="286"/>
      <w:bookmarkEnd w:id="287"/>
      <w:bookmarkEnd w:id="288"/>
    </w:p>
    <w:p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w:t>
      </w:r>
      <w:r w:rsidR="0018498E">
        <w:fldChar w:fldCharType="begin"/>
      </w:r>
      <w:r w:rsidR="0018498E">
        <w:instrText xml:space="preserve"> REF _Ref365480122 \r \h </w:instrText>
      </w:r>
      <w:r w:rsidR="0018498E">
        <w:fldChar w:fldCharType="separate"/>
      </w:r>
      <w:r w:rsidR="00460CAC">
        <w:t>10</w:t>
      </w:r>
      <w:r w:rsidR="0018498E">
        <w:fldChar w:fldCharType="end"/>
      </w:r>
      <w:r w:rsidR="00C86677">
        <w:t>)</w:t>
      </w:r>
      <w:r w:rsidRPr="00E77497">
        <w:t>. All terminal symbol characters specified in this way are to be understood as the appropriate Unicode character from the ASCII range, as opposed to any similar-looking characters from other Unicode ranges.</w:t>
      </w:r>
    </w:p>
    <w:p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rsidR="004C02EF" w:rsidRPr="00E77497" w:rsidRDefault="004C02EF" w:rsidP="004C02EF">
      <w:pPr>
        <w:pStyle w:val="SyntaxRule2"/>
      </w:pPr>
      <w:r w:rsidRPr="00E77497">
        <w:t xml:space="preserve">WhileStatement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rsidR="004C02EF" w:rsidRPr="00E77497" w:rsidRDefault="004C02EF" w:rsidP="004C02EF">
      <w:pPr>
        <w:pStyle w:val="SyntaxRule2"/>
      </w:pPr>
      <w:r w:rsidRPr="00E77497">
        <w:lastRenderedPageBreak/>
        <w:t>ArgumentList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rsidR="004C02EF" w:rsidRPr="00E77497" w:rsidRDefault="004C02EF" w:rsidP="004C02EF">
      <w:r w:rsidRPr="00E77497">
        <w:t>is a convenient abbreviation for:</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Identifier</w:t>
      </w:r>
      <w:r w:rsidRPr="00E77497">
        <w:br/>
        <w:t>Identifier Initialiser</w:t>
      </w:r>
    </w:p>
    <w:p w:rsidR="004C02EF" w:rsidRPr="00E77497" w:rsidRDefault="004C02EF" w:rsidP="004C02EF">
      <w:r w:rsidRPr="00E77497">
        <w:t>and that:</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w:t>
      </w:r>
      <w:r w:rsidRPr="00E77497">
        <w:t>Expression</w:t>
      </w:r>
      <w:ins w:id="289" w:author="Rev 19 Allen Wirfs-Brock" w:date="2013-09-06T14:22:00Z">
        <w:r w:rsidR="00D00EA4" w:rsidRPr="00E77497">
          <w:t>NoIn</w:t>
        </w:r>
      </w:ins>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is a convenient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0" w:author="Rev 19 Allen Wirfs-Brock" w:date="2013-09-06T14:22:00Z">
        <w:r w:rsidR="00D00EA4" w:rsidRPr="00E77497">
          <w:t>NoIn</w:t>
        </w:r>
      </w:ins>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ins w:id="291" w:author="Rev 19 Allen Wirfs-Brock" w:date="2013-09-06T14:22:00Z">
        <w:r w:rsidR="00D00EA4" w:rsidRPr="00E77497">
          <w:t>NoIn</w:t>
        </w:r>
      </w:ins>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ins w:id="292" w:author="Rev 19 Allen Wirfs-Brock" w:date="2013-09-06T14:22:00Z">
        <w:r w:rsidR="00D00EA4" w:rsidRPr="00E77497">
          <w:t>NoIn</w:t>
        </w:r>
      </w:ins>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3" w:author="Rev 19 Allen Wirfs-Brock" w:date="2013-09-06T14:22:00Z">
        <w:r w:rsidR="00D00EA4" w:rsidRPr="00E77497">
          <w:t>NoIn</w:t>
        </w:r>
      </w:ins>
      <w:r w:rsidRPr="00E77497">
        <w:t xml:space="preserve">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Expression</w:t>
      </w:r>
      <w:ins w:id="294" w:author="Rev 19 Allen Wirfs-Brock" w:date="2013-09-06T14:22:00Z">
        <w:r w:rsidR="00D00EA4" w:rsidRPr="00E77497">
          <w:t>NoIn</w:t>
        </w:r>
      </w:ins>
      <w:r w:rsidRPr="00E77497">
        <w:t xml:space="preserve">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5" w:author="Rev 19 Allen Wirfs-Brock" w:date="2013-09-06T14:22:00Z">
        <w:r w:rsidR="00D00EA4" w:rsidRPr="00E77497">
          <w:t>NoIn</w:t>
        </w:r>
      </w:ins>
      <w:r w:rsidRPr="00E77497">
        <w:t xml:space="preserve">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Expression</w:t>
      </w:r>
      <w:ins w:id="296" w:author="Rev 19 Allen Wirfs-Brock" w:date="2013-09-06T14:23:00Z">
        <w:r w:rsidR="00D00EA4" w:rsidRPr="00E77497">
          <w:t>NoIn</w:t>
        </w:r>
      </w:ins>
      <w:r w:rsidRPr="00E77497">
        <w:t xml:space="preserve">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rsidR="004C02EF" w:rsidRPr="00E77497" w:rsidRDefault="004C02EF" w:rsidP="004C02EF">
      <w:pPr>
        <w:pStyle w:val="SyntaxRule2"/>
        <w:rPr>
          <w:b/>
        </w:rPr>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r w:rsidRPr="00E77497">
        <w:t>which is merely a convenient abbreviation for:</w:t>
      </w:r>
    </w:p>
    <w:p w:rsidR="004C02EF" w:rsidRPr="00E77497" w:rsidRDefault="004C02EF" w:rsidP="004C02EF">
      <w:pPr>
        <w:pStyle w:val="SyntaxRule2"/>
        <w:rPr>
          <w:b/>
        </w:rPr>
      </w:pPr>
      <w:r w:rsidRPr="00E77497">
        <w:t xml:space="preserve">NonZeroDigit </w:t>
      </w:r>
      <w:r w:rsidRPr="00E77497">
        <w:rPr>
          <w:rFonts w:ascii="Arial" w:hAnsi="Arial" w:cs="Arial"/>
          <w:b/>
          <w:i w:val="0"/>
        </w:rPr>
        <w:t>::</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2"/>
      </w:pPr>
      <w:r w:rsidRPr="00E77497">
        <w:t>DecimalDigit</w:t>
      </w:r>
      <w:r w:rsidRPr="00E77497">
        <w:br/>
        <w:t>DecimalDigits DecimalDigit</w:t>
      </w:r>
    </w:p>
    <w:p w:rsidR="004C02EF" w:rsidRPr="00E77497" w:rsidRDefault="004C02EF" w:rsidP="004C02EF">
      <w:r w:rsidRPr="00E77497">
        <w:t>the definition</w:t>
      </w:r>
    </w:p>
    <w:p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rsidR="004C02EF" w:rsidRPr="00E77497" w:rsidRDefault="004C02EF" w:rsidP="004C02EF">
      <w:r w:rsidRPr="00E77497">
        <w:lastRenderedPageBreak/>
        <w:t>When an alternative in a production of the lexical grammar or the numeric string grammar appears to be a multi-character token, it represents the sequence of characters that would make up such a token.</w:t>
      </w:r>
    </w:p>
    <w:p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rsidR="004C02EF" w:rsidRPr="00E77497" w:rsidRDefault="004C02EF" w:rsidP="004C02EF">
      <w:r w:rsidRPr="00E77497">
        <w:t>Finally, a few nonterminal symbols are described by a descriptive phrase in sans-serif type in cases where it would be impractical to list all the alternatives:</w:t>
      </w:r>
    </w:p>
    <w:p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297" w:name="_Toc381513612"/>
      <w:bookmarkStart w:id="298" w:name="_Toc382202753"/>
      <w:bookmarkStart w:id="299" w:name="_Toc382202973"/>
      <w:bookmarkStart w:id="300" w:name="_Toc382212134"/>
      <w:bookmarkStart w:id="301" w:name="_Toc382212313"/>
      <w:bookmarkStart w:id="302" w:name="_Toc382291479"/>
      <w:bookmarkStart w:id="303" w:name="_Ref385215256"/>
      <w:bookmarkStart w:id="304" w:name="_Ref385215268"/>
      <w:bookmarkStart w:id="305" w:name="_Toc385672116"/>
      <w:bookmarkStart w:id="306" w:name="_Toc393690207"/>
      <w:r w:rsidR="0007086F">
        <w:rPr>
          <w:rFonts w:ascii="Arial" w:hAnsi="Arial" w:cs="Arial"/>
          <w:i w:val="0"/>
        </w:rPr>
        <w:t>character</w:t>
      </w:r>
    </w:p>
    <w:p w:rsidR="004C02EF" w:rsidRPr="00E77497" w:rsidRDefault="004C02EF" w:rsidP="00D148E9">
      <w:pPr>
        <w:pStyle w:val="Heading2"/>
      </w:pPr>
      <w:bookmarkStart w:id="307" w:name="_Ref455935214"/>
      <w:bookmarkStart w:id="308" w:name="_Ref456011133"/>
      <w:bookmarkStart w:id="309" w:name="_Toc472818751"/>
      <w:bookmarkStart w:id="310" w:name="_Toc235503306"/>
      <w:bookmarkStart w:id="311" w:name="_Toc241509081"/>
      <w:bookmarkStart w:id="312" w:name="_Toc244416568"/>
      <w:bookmarkStart w:id="313" w:name="_Toc276630932"/>
      <w:bookmarkStart w:id="314" w:name="_Toc368050139"/>
      <w:r w:rsidRPr="00E77497">
        <w:t>Algorithm Convention</w:t>
      </w:r>
      <w:bookmarkEnd w:id="297"/>
      <w:bookmarkEnd w:id="298"/>
      <w:bookmarkEnd w:id="299"/>
      <w:bookmarkEnd w:id="300"/>
      <w:bookmarkEnd w:id="301"/>
      <w:bookmarkEnd w:id="302"/>
      <w:bookmarkEnd w:id="303"/>
      <w:bookmarkEnd w:id="304"/>
      <w:bookmarkEnd w:id="305"/>
      <w:bookmarkEnd w:id="306"/>
      <w:r w:rsidRPr="00E77497">
        <w:t>s</w:t>
      </w:r>
      <w:bookmarkEnd w:id="307"/>
      <w:bookmarkEnd w:id="308"/>
      <w:bookmarkEnd w:id="309"/>
      <w:bookmarkEnd w:id="310"/>
      <w:bookmarkEnd w:id="311"/>
      <w:bookmarkEnd w:id="312"/>
      <w:bookmarkEnd w:id="313"/>
      <w:bookmarkEnd w:id="314"/>
    </w:p>
    <w:p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w:t>
      </w:r>
      <w:ins w:id="315" w:author="Rev 19 Allen Wirfs-Brock" w:date="2013-09-12T13:53:00Z">
        <w:r w:rsidR="00AA1167">
          <w:t xml:space="preserve">definition </w:t>
        </w:r>
      </w:ins>
      <w:r w:rsidR="00CA0354">
        <w:t>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rsidR="00016146" w:rsidRPr="00016146" w:rsidRDefault="00016146" w:rsidP="008F7A25">
      <w:pPr>
        <w:pStyle w:val="pc-0"/>
      </w:pPr>
      <w:r w:rsidRPr="00016146">
        <w:lastRenderedPageBreak/>
        <w:t>Top-</w:t>
      </w:r>
      <w:r w:rsidRPr="008F7A25">
        <w:t>level</w:t>
      </w:r>
      <w:r w:rsidRPr="00016146">
        <w:t xml:space="preserve"> step</w:t>
      </w:r>
    </w:p>
    <w:p w:rsidR="00016146" w:rsidRPr="00016146" w:rsidRDefault="00016146" w:rsidP="008F7A25">
      <w:pPr>
        <w:pStyle w:val="pc-2"/>
      </w:pPr>
      <w:r w:rsidRPr="008F7A25">
        <w:t>Substep</w:t>
      </w:r>
      <w:r w:rsidRPr="00016146">
        <w:t>.</w:t>
      </w:r>
    </w:p>
    <w:p w:rsidR="00016146" w:rsidRPr="00016146" w:rsidRDefault="00016146" w:rsidP="008F7A25">
      <w:pPr>
        <w:pStyle w:val="pc-2"/>
      </w:pPr>
      <w:r w:rsidRPr="00016146">
        <w:t xml:space="preserve">Substep. </w:t>
      </w:r>
    </w:p>
    <w:p w:rsidR="00016146" w:rsidRPr="00016146" w:rsidRDefault="00016146" w:rsidP="008F7A25">
      <w:pPr>
        <w:pStyle w:val="pc-3"/>
      </w:pPr>
      <w:r w:rsidRPr="00016146">
        <w:t>Subsubstep.</w:t>
      </w:r>
    </w:p>
    <w:p w:rsidR="00016146" w:rsidRPr="00016146" w:rsidRDefault="00016146" w:rsidP="008F7A25">
      <w:pPr>
        <w:pStyle w:val="pc-3"/>
      </w:pPr>
      <w:r w:rsidRPr="00016146">
        <w:t>Subsubstep.</w:t>
      </w:r>
    </w:p>
    <w:p w:rsidR="00016146" w:rsidRPr="00016146" w:rsidRDefault="00016146" w:rsidP="008F7A25">
      <w:pPr>
        <w:pStyle w:val="pc-4"/>
      </w:pPr>
      <w:r w:rsidRPr="00016146">
        <w:t>Subsubsubstep</w:t>
      </w:r>
    </w:p>
    <w:p w:rsidR="00016146" w:rsidRPr="00016146" w:rsidRDefault="00016146" w:rsidP="008F7A25">
      <w:pPr>
        <w:pStyle w:val="pc-5"/>
      </w:pPr>
      <w:r w:rsidRPr="00016146">
        <w:t>Subsubsubsubstep</w:t>
      </w:r>
    </w:p>
    <w:p w:rsidR="00016146" w:rsidRPr="00E77497" w:rsidRDefault="00016146" w:rsidP="008F7A25">
      <w:pPr>
        <w:pStyle w:val="pc-6"/>
        <w:spacing w:after="240"/>
        <w:ind w:left="2246"/>
      </w:pPr>
      <w:r w:rsidRPr="00016146">
        <w:t>Subsubsubsubsubstep</w:t>
      </w:r>
    </w:p>
    <w:p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rsidR="004C02EF" w:rsidRPr="00E77497" w:rsidRDefault="004C02EF" w:rsidP="004C02EF">
      <w:r w:rsidRPr="00E77497">
        <w:t>A step may specify the iterative application of its substeps.</w:t>
      </w:r>
    </w:p>
    <w:p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rsidR="00DB2A0E" w:rsidRPr="006B4ECF" w:rsidRDefault="00DB2A0E" w:rsidP="00D148E9">
      <w:pPr>
        <w:pStyle w:val="Heading2"/>
      </w:pPr>
      <w:bookmarkStart w:id="316" w:name="_Toc361662277"/>
      <w:bookmarkStart w:id="317" w:name="_Toc361664120"/>
      <w:bookmarkStart w:id="318" w:name="_Toc361665960"/>
      <w:bookmarkStart w:id="319" w:name="_Toc361667789"/>
      <w:bookmarkStart w:id="320" w:name="_Toc364933819"/>
      <w:bookmarkStart w:id="321" w:name="_Toc365469388"/>
      <w:bookmarkStart w:id="322" w:name="_Ref366747031"/>
      <w:bookmarkStart w:id="323" w:name="_Hlt410626652"/>
      <w:bookmarkStart w:id="324" w:name="_Toc368050140"/>
      <w:bookmarkEnd w:id="316"/>
      <w:bookmarkEnd w:id="317"/>
      <w:bookmarkEnd w:id="318"/>
      <w:bookmarkEnd w:id="319"/>
      <w:bookmarkEnd w:id="320"/>
      <w:bookmarkEnd w:id="321"/>
      <w:r w:rsidRPr="006B4ECF">
        <w:t>Static Semantic Rules</w:t>
      </w:r>
      <w:bookmarkEnd w:id="322"/>
      <w:bookmarkEnd w:id="324"/>
    </w:p>
    <w:p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rsidR="009306E6" w:rsidRDefault="00E32893" w:rsidP="00DB2A0E">
      <w:r>
        <w:lastRenderedPageBreak/>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rsidR="009E2EC9" w:rsidRPr="00E77497" w:rsidRDefault="009E2EC9" w:rsidP="009E2EC9">
      <w:pPr>
        <w:pStyle w:val="Alg2"/>
        <w:numPr>
          <w:ilvl w:val="0"/>
          <w:numId w:val="682"/>
        </w:numPr>
      </w:pPr>
      <w:r>
        <w:t xml:space="preserve">For each terminal and non-terminal grammar symbol, </w:t>
      </w:r>
      <w:r w:rsidRPr="009E2EC9">
        <w:rPr>
          <w:i/>
        </w:rPr>
        <w:t>sym</w:t>
      </w:r>
      <w:r>
        <w:t xml:space="preserve">,  in the definition of this production do </w:t>
      </w:r>
      <w:r w:rsidRPr="00E77497">
        <w:t xml:space="preserve"> </w:t>
      </w:r>
    </w:p>
    <w:p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rsidR="009E2EC9" w:rsidRPr="00E77497" w:rsidRDefault="007372FF" w:rsidP="00DB2A0E">
      <w:r>
        <w:t xml:space="preserve">The above definition </w:t>
      </w:r>
      <w:r w:rsidR="003B43C7">
        <w:t>is</w:t>
      </w:r>
      <w:r>
        <w:t xml:space="preserve"> explicitly over-ridden for specific producti</w:t>
      </w:r>
      <w:r w:rsidR="003B43C7">
        <w:t>o</w:t>
      </w:r>
      <w:r>
        <w:t>ns.</w:t>
      </w:r>
    </w:p>
    <w:p w:rsidR="004C02EF" w:rsidRPr="00446E53" w:rsidRDefault="007372FF" w:rsidP="00EF706A">
      <w:r>
        <w:t xml:space="preserve">A special kind of static semantic rule is an Early Error Rule. Early error rules define early error conditions (see clause </w:t>
      </w:r>
      <w:r w:rsidR="0018498E">
        <w:fldChar w:fldCharType="begin"/>
      </w:r>
      <w:r w:rsidR="0018498E">
        <w:instrText xml:space="preserve"> REF _Ref365480124 \r \h </w:instrText>
      </w:r>
      <w:r w:rsidR="0018498E">
        <w:fldChar w:fldCharType="separate"/>
      </w:r>
      <w:r w:rsidR="00460CAC">
        <w:t>16</w:t>
      </w:r>
      <w:r w:rsidR="0018498E">
        <w:fldChar w:fldCharType="end"/>
      </w:r>
      <w:r>
        <w:t xml:space="preserve">) that are associate with specific grammar productions. </w:t>
      </w:r>
      <w:commentRangeStart w:id="325"/>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326" w:name="_Toc375031117"/>
      <w:bookmarkStart w:id="327" w:name="_Toc381513613"/>
      <w:bookmarkStart w:id="328" w:name="_Toc382202754"/>
      <w:bookmarkStart w:id="329" w:name="_Toc382202974"/>
      <w:bookmarkStart w:id="330" w:name="_Toc382212135"/>
      <w:bookmarkStart w:id="331" w:name="_Toc382212314"/>
      <w:bookmarkStart w:id="332" w:name="_Toc382291480"/>
      <w:bookmarkStart w:id="333" w:name="_Ref382705463"/>
      <w:bookmarkStart w:id="334" w:name="_Ref382705468"/>
      <w:bookmarkStart w:id="335" w:name="_Toc385672117"/>
      <w:bookmarkStart w:id="336" w:name="_Toc393690208"/>
      <w:bookmarkStart w:id="337" w:name="_Ref421431579"/>
      <w:bookmarkStart w:id="338" w:name="_Ref421432870"/>
      <w:bookmarkStart w:id="339" w:name="_Ref421433084"/>
      <w:bookmarkStart w:id="340" w:name="_Ref424530778"/>
      <w:bookmarkStart w:id="341" w:name="_Ref424530884"/>
      <w:bookmarkEnd w:id="323"/>
      <w:commentRangeEnd w:id="325"/>
      <w:r w:rsidR="004F5297" w:rsidRPr="00E77497">
        <w:rPr>
          <w:rStyle w:val="CommentReference"/>
          <w:lang w:val="en-GB"/>
        </w:rPr>
        <w:commentReference w:id="325"/>
      </w:r>
    </w:p>
    <w:p w:rsidR="00000B9E" w:rsidRPr="00E77497" w:rsidRDefault="004414A4" w:rsidP="00000B9E">
      <w:pPr>
        <w:pStyle w:val="Heading1"/>
      </w:pPr>
      <w:bookmarkStart w:id="342" w:name="_Ref365528724"/>
      <w:bookmarkStart w:id="343" w:name="_Ref440449662"/>
      <w:bookmarkStart w:id="344" w:name="_Ref457437433"/>
      <w:bookmarkStart w:id="345" w:name="_Ref459624386"/>
      <w:bookmarkStart w:id="346" w:name="_Ref459624423"/>
      <w:bookmarkStart w:id="347" w:name="_Ref459647164"/>
      <w:bookmarkStart w:id="348" w:name="_Toc472818752"/>
      <w:bookmarkStart w:id="349" w:name="_Toc235503307"/>
      <w:bookmarkStart w:id="350" w:name="_Toc241509082"/>
      <w:bookmarkStart w:id="351" w:name="_Toc244416569"/>
      <w:bookmarkStart w:id="352" w:name="_Toc276630933"/>
      <w:bookmarkStart w:id="353" w:name="_Toc368050141"/>
      <w:r>
        <w:t xml:space="preserve">ECMAScript Data </w:t>
      </w:r>
      <w:r w:rsidR="00000B9E" w:rsidRPr="00E77497">
        <w:t>Types</w:t>
      </w:r>
      <w:r>
        <w:t xml:space="preserve"> and Values</w:t>
      </w:r>
      <w:bookmarkEnd w:id="342"/>
      <w:bookmarkEnd w:id="353"/>
    </w:p>
    <w:p w:rsidR="00000B9E" w:rsidRPr="00E77497" w:rsidRDefault="00000B9E" w:rsidP="00000B9E">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rsidR="00000B9E" w:rsidRPr="00E77497" w:rsidRDefault="00000B9E" w:rsidP="00000B9E">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rsidR="00000B9E" w:rsidRDefault="00000B9E" w:rsidP="00000B9E">
      <w:pPr>
        <w:pStyle w:val="Heading2"/>
      </w:pPr>
      <w:bookmarkStart w:id="354" w:name="_Toc368050142"/>
      <w:r>
        <w:t>ECMAScript Language Types</w:t>
      </w:r>
      <w:bookmarkEnd w:id="354"/>
    </w:p>
    <w:p w:rsidR="00000B9E" w:rsidRPr="00E77497" w:rsidRDefault="00000B9E" w:rsidP="00000B9E">
      <w:r w:rsidRPr="00E77497">
        <w:t>An ECMAScript language type corresponds to values that are directly manipulated by an ECMAScript programmer using the ECMAScript language. The ECMAScript language types are Undefined, Null, Boolean, String,</w:t>
      </w:r>
      <w:ins w:id="355" w:author="Rev 19 Allen Wirfs-Brock" w:date="2013-09-24T14:29:00Z">
        <w:r w:rsidR="00BA555B">
          <w:t xml:space="preserve"> Symbol,</w:t>
        </w:r>
      </w:ins>
      <w:r w:rsidRPr="00E77497">
        <w:t xml:space="preserve"> Number, and Object.</w:t>
      </w:r>
      <w:r>
        <w:t xml:space="preserve"> An ECMAScript language value is a value that is characterized by an ECMAScript language type.</w:t>
      </w:r>
    </w:p>
    <w:p w:rsidR="00000B9E" w:rsidRPr="00E77497" w:rsidRDefault="00000B9E" w:rsidP="00000B9E">
      <w:pPr>
        <w:pStyle w:val="Heading3"/>
      </w:pPr>
      <w:bookmarkStart w:id="356" w:name="_Ref365548394"/>
      <w:bookmarkStart w:id="357" w:name="_Toc368050143"/>
      <w:r w:rsidRPr="00E77497">
        <w:t xml:space="preserve">The </w:t>
      </w:r>
      <w:r w:rsidRPr="00D148E9">
        <w:t>Undefined</w:t>
      </w:r>
      <w:r w:rsidRPr="00E77497">
        <w:t xml:space="preserve"> Type</w:t>
      </w:r>
      <w:bookmarkEnd w:id="356"/>
      <w:bookmarkEnd w:id="357"/>
    </w:p>
    <w:p w:rsidR="00000B9E" w:rsidRPr="00E77497" w:rsidRDefault="00000B9E" w:rsidP="00000B9E">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rsidR="00000B9E" w:rsidRPr="00E77497" w:rsidRDefault="00000B9E" w:rsidP="00000B9E">
      <w:pPr>
        <w:pStyle w:val="Heading3"/>
      </w:pPr>
      <w:bookmarkStart w:id="358" w:name="_Toc368050144"/>
      <w:r w:rsidRPr="00E77497">
        <w:t>The Null Type</w:t>
      </w:r>
      <w:bookmarkEnd w:id="358"/>
    </w:p>
    <w:p w:rsidR="00000B9E" w:rsidRPr="00E77497" w:rsidRDefault="00000B9E" w:rsidP="00000B9E">
      <w:r w:rsidRPr="00E77497">
        <w:t xml:space="preserve">The Null type has exactly one value, called </w:t>
      </w:r>
      <w:r w:rsidRPr="00E77497">
        <w:rPr>
          <w:b/>
        </w:rPr>
        <w:t>null</w:t>
      </w:r>
      <w:r w:rsidRPr="00E77497">
        <w:t>.</w:t>
      </w:r>
    </w:p>
    <w:p w:rsidR="00000B9E" w:rsidRPr="00E77497" w:rsidRDefault="00000B9E" w:rsidP="00000B9E">
      <w:pPr>
        <w:pStyle w:val="Heading3"/>
      </w:pPr>
      <w:bookmarkStart w:id="359" w:name="_Toc368050145"/>
      <w:r w:rsidRPr="00E77497">
        <w:t>The Boolean Type</w:t>
      </w:r>
      <w:bookmarkEnd w:id="359"/>
    </w:p>
    <w:p w:rsidR="00000B9E" w:rsidRPr="00E77497" w:rsidRDefault="00000B9E" w:rsidP="00000B9E">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rsidR="00000B9E" w:rsidRPr="00E77497" w:rsidRDefault="00000B9E" w:rsidP="00000B9E">
      <w:pPr>
        <w:pStyle w:val="Heading3"/>
      </w:pPr>
      <w:bookmarkStart w:id="360" w:name="_Ref365546409"/>
      <w:bookmarkStart w:id="361" w:name="_Toc368050146"/>
      <w:r w:rsidRPr="00E77497">
        <w:t xml:space="preserve">The </w:t>
      </w:r>
      <w:r w:rsidRPr="00D148E9">
        <w:t>String</w:t>
      </w:r>
      <w:r w:rsidRPr="00E77497">
        <w:t xml:space="preserve"> Type</w:t>
      </w:r>
      <w:bookmarkEnd w:id="360"/>
      <w:bookmarkEnd w:id="361"/>
    </w:p>
    <w:p w:rsidR="00000B9E" w:rsidRPr="00E77497" w:rsidRDefault="00000B9E" w:rsidP="00000B9E">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w:t>
      </w:r>
      <w:ins w:id="362" w:author="Rev 19 Allen Wirfs-Brock" w:date="2013-09-26T17:39:00Z">
        <w:r w:rsidR="0072639A">
          <w:t>n</w:t>
        </w:r>
      </w:ins>
      <w:r w:rsidRPr="00E77497">
        <w:t xml:space="preserve">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rsidR="00000B9E" w:rsidRDefault="00000B9E" w:rsidP="00000B9E">
      <w:r>
        <w:lastRenderedPageBreak/>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rsidR="00000B9E" w:rsidRPr="00E77497" w:rsidRDefault="00000B9E" w:rsidP="00000B9E">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Normalised Form C, string literals are guaranteed to </w:t>
      </w:r>
      <w:r>
        <w:t xml:space="preserve">also </w:t>
      </w:r>
      <w:r w:rsidRPr="00E77497">
        <w:t>be normalised, as long as they do not contain any Unicode escape sequences.</w:t>
      </w:r>
    </w:p>
    <w:p w:rsidR="00000B9E" w:rsidRDefault="00000B9E" w:rsidP="00000B9E">
      <w:pPr>
        <w:contextualSpacing/>
      </w:pPr>
      <w:r>
        <w:t xml:space="preserve">Some operations interpret String contents as UTF-16 encoded Unicode code points. In that case the interpretation is: </w:t>
      </w:r>
    </w:p>
    <w:p w:rsidR="00000B9E" w:rsidRDefault="00000B9E" w:rsidP="00000B9E">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rsidR="00000B9E" w:rsidRDefault="00000B9E" w:rsidP="00000B9E">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rsidR="00000B9E" w:rsidRPr="00E77497" w:rsidRDefault="00000B9E" w:rsidP="00000B9E">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rsidR="00BA555B" w:rsidRDefault="00BA555B" w:rsidP="00BA555B">
      <w:pPr>
        <w:pStyle w:val="Heading3"/>
        <w:rPr>
          <w:ins w:id="363" w:author="Rev 19 Allen Wirfs-Brock" w:date="2013-09-24T14:31:00Z"/>
        </w:rPr>
      </w:pPr>
      <w:bookmarkStart w:id="364" w:name="_Ref367796981"/>
      <w:bookmarkStart w:id="365" w:name="_Ref365547867"/>
      <w:bookmarkStart w:id="366" w:name="_Ref365548096"/>
      <w:bookmarkStart w:id="367" w:name="_Ref365548370"/>
      <w:bookmarkStart w:id="368" w:name="_Ref365548383"/>
      <w:bookmarkStart w:id="369" w:name="_Toc368050147"/>
      <w:ins w:id="370" w:author="Rev 19 Allen Wirfs-Brock" w:date="2013-09-24T14:31:00Z">
        <w:r>
          <w:t>The Symbol Type</w:t>
        </w:r>
        <w:bookmarkEnd w:id="364"/>
        <w:bookmarkEnd w:id="369"/>
      </w:ins>
    </w:p>
    <w:p w:rsidR="00BA555B" w:rsidRPr="00E77497" w:rsidRDefault="00BA555B" w:rsidP="00BA555B">
      <w:pPr>
        <w:rPr>
          <w:ins w:id="371" w:author="Rev 19 Allen Wirfs-Brock" w:date="2013-09-24T14:31:00Z"/>
        </w:rPr>
      </w:pPr>
      <w:ins w:id="372" w:author="Rev 19 Allen Wirfs-Brock" w:date="2013-09-24T14:31:00Z">
        <w:r w:rsidRPr="00E77497">
          <w:t xml:space="preserve">The </w:t>
        </w:r>
        <w:r>
          <w:t>Symbol</w:t>
        </w:r>
        <w:r w:rsidRPr="00E77497">
          <w:t xml:space="preserve"> type is the set of all </w:t>
        </w:r>
        <w:r>
          <w:t>non-String</w:t>
        </w:r>
        <w:r w:rsidRPr="00E77497">
          <w:t xml:space="preserve"> values </w:t>
        </w:r>
        <w:r>
          <w:t>that may be used as the key of an Object property (</w:t>
        </w:r>
      </w:ins>
      <w:ins w:id="373" w:author="Rev 19 Allen Wirfs-Brock" w:date="2013-09-24T14:33:00Z">
        <w:r>
          <w:fldChar w:fldCharType="begin"/>
        </w:r>
        <w:r>
          <w:instrText xml:space="preserve"> REF _Ref367796539 \r \h </w:instrText>
        </w:r>
      </w:ins>
      <w:r>
        <w:fldChar w:fldCharType="separate"/>
      </w:r>
      <w:ins w:id="374" w:author="Rev 19 Allen Wirfs-Brock" w:date="2013-09-27T13:05:00Z">
        <w:r w:rsidR="00460CAC">
          <w:t>6.1.7</w:t>
        </w:r>
      </w:ins>
      <w:ins w:id="375" w:author="Rev 19 Allen Wirfs-Brock" w:date="2013-09-24T14:33:00Z">
        <w:r>
          <w:fldChar w:fldCharType="end"/>
        </w:r>
      </w:ins>
      <w:ins w:id="376" w:author="Rev 19 Allen Wirfs-Brock" w:date="2013-09-24T14:31:00Z">
        <w:r>
          <w:t>)</w:t>
        </w:r>
        <w:r w:rsidRPr="00E77497">
          <w:t xml:space="preserve">. </w:t>
        </w:r>
      </w:ins>
    </w:p>
    <w:p w:rsidR="00BA555B" w:rsidRDefault="00BA555B" w:rsidP="00BA555B">
      <w:pPr>
        <w:rPr>
          <w:ins w:id="377" w:author="Rev 19 Allen Wirfs-Brock" w:date="2013-09-24T14:31:00Z"/>
        </w:rPr>
      </w:pPr>
      <w:ins w:id="378" w:author="Rev 19 Allen Wirfs-Brock" w:date="2013-09-24T14:31:00Z">
        <w:r>
          <w:t>Each possible Symbol values is unique and immutable.</w:t>
        </w:r>
      </w:ins>
    </w:p>
    <w:p w:rsidR="00BA555B" w:rsidRDefault="00BA555B" w:rsidP="00BA555B">
      <w:pPr>
        <w:rPr>
          <w:ins w:id="379" w:author="Rev 19 Allen Wirfs-Brock" w:date="2013-09-24T14:31:00Z"/>
        </w:rPr>
      </w:pPr>
      <w:ins w:id="380" w:author="Rev 19 Allen Wirfs-Brock" w:date="2013-09-24T14:31:00Z">
        <w:r>
          <w:t>Symbol values have a single observable attribute called [[</w:t>
        </w:r>
      </w:ins>
      <w:ins w:id="381" w:author="Rev 19 Allen Wirfs-Brock" w:date="2013-09-24T14:35:00Z">
        <w:r>
          <w:t>Description</w:t>
        </w:r>
      </w:ins>
      <w:ins w:id="382" w:author="Rev 19 Allen Wirfs-Brock" w:date="2013-09-24T14:31:00Z">
        <w:r>
          <w:t xml:space="preserve">]] whose immutable value is either </w:t>
        </w:r>
      </w:ins>
      <w:ins w:id="383" w:author="Rev 19 Allen Wirfs-Brock" w:date="2013-09-24T14:35:00Z">
        <w:r>
          <w:rPr>
            <w:rFonts w:ascii="Times New Roman" w:hAnsi="Times New Roman"/>
            <w:b/>
            <w:bCs/>
          </w:rPr>
          <w:t>undefined</w:t>
        </w:r>
      </w:ins>
      <w:ins w:id="384" w:author="Rev 19 Allen Wirfs-Brock" w:date="2013-09-24T14:31:00Z">
        <w:r>
          <w:t xml:space="preserve"> or</w:t>
        </w:r>
      </w:ins>
      <w:ins w:id="385" w:author="Rev 19 Allen Wirfs-Brock" w:date="2013-09-24T14:35:00Z">
        <w:r>
          <w:t xml:space="preserve"> a String value</w:t>
        </w:r>
      </w:ins>
      <w:ins w:id="386" w:author="Rev 19 Allen Wirfs-Brock" w:date="2013-09-24T14:31:00Z">
        <w:r>
          <w:t xml:space="preserve">. </w:t>
        </w:r>
      </w:ins>
    </w:p>
    <w:p w:rsidR="00000B9E" w:rsidRPr="00E77497" w:rsidRDefault="00000B9E" w:rsidP="00000B9E">
      <w:pPr>
        <w:pStyle w:val="Heading3"/>
      </w:pPr>
      <w:bookmarkStart w:id="387" w:name="_Toc368050148"/>
      <w:r w:rsidRPr="00E77497">
        <w:t>The Number Type</w:t>
      </w:r>
      <w:bookmarkEnd w:id="365"/>
      <w:bookmarkEnd w:id="366"/>
      <w:bookmarkEnd w:id="367"/>
      <w:bookmarkEnd w:id="368"/>
      <w:bookmarkEnd w:id="387"/>
    </w:p>
    <w:p w:rsidR="00000B9E" w:rsidRPr="00E77497" w:rsidRDefault="00000B9E" w:rsidP="00000B9E">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rsidR="00000B9E" w:rsidRPr="00E77497" w:rsidRDefault="00000B9E" w:rsidP="00000B9E">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rsidR="00000B9E" w:rsidRPr="009C202C" w:rsidRDefault="00000B9E" w:rsidP="00000B9E">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rsidR="00000B9E" w:rsidRPr="00E77497" w:rsidRDefault="00000B9E" w:rsidP="00000B9E">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rsidR="00000B9E" w:rsidRPr="00E65A34" w:rsidRDefault="00000B9E" w:rsidP="00000B9E">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rsidR="00000B9E" w:rsidRPr="009C202C" w:rsidRDefault="00000B9E" w:rsidP="00000B9E">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rsidR="00000B9E" w:rsidRPr="00E77497" w:rsidRDefault="00000B9E" w:rsidP="00000B9E">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000B9E" w:rsidRPr="009C202C" w:rsidRDefault="00000B9E" w:rsidP="00000B9E">
      <w:r w:rsidRPr="00E77497">
        <w:lastRenderedPageBreak/>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rsidR="00000B9E" w:rsidRPr="00E65A34" w:rsidRDefault="00000B9E" w:rsidP="00000B9E">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rsidR="00000B9E" w:rsidRPr="00E77497" w:rsidRDefault="00000B9E" w:rsidP="00000B9E">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000B9E" w:rsidRPr="00E65A34" w:rsidRDefault="00000B9E" w:rsidP="00000B9E">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rsidR="00000B9E" w:rsidRPr="00E77497" w:rsidRDefault="00000B9E" w:rsidP="00000B9E">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rsidR="00000B9E" w:rsidRPr="00E77497" w:rsidRDefault="00000B9E" w:rsidP="00000B9E">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rsidR="00000B9E" w:rsidRPr="00E77497" w:rsidRDefault="00000B9E" w:rsidP="00000B9E">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rsidR="00000B9E" w:rsidRPr="009C202C" w:rsidRDefault="00000B9E" w:rsidP="00000B9E">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rsidR="00A51D25">
        <w:fldChar w:fldCharType="begin"/>
      </w:r>
      <w:r w:rsidR="00A51D25">
        <w:instrText xml:space="preserve"> REF _Ref365547650 \r \h </w:instrText>
      </w:r>
      <w:r w:rsidR="00A51D25">
        <w:fldChar w:fldCharType="separate"/>
      </w:r>
      <w:r w:rsidR="00460CAC">
        <w:t>7.1.5</w:t>
      </w:r>
      <w:r w:rsidR="00A51D25">
        <w:fldChar w:fldCharType="end"/>
      </w:r>
      <w:r w:rsidRPr="009C202C">
        <w:t xml:space="preserve"> and </w:t>
      </w:r>
      <w:r w:rsidR="00A51D25">
        <w:fldChar w:fldCharType="begin"/>
      </w:r>
      <w:r w:rsidR="00A51D25">
        <w:instrText xml:space="preserve"> REF _Ref365547662 \r \h </w:instrText>
      </w:r>
      <w:r w:rsidR="00A51D25">
        <w:fldChar w:fldCharType="separate"/>
      </w:r>
      <w:r w:rsidR="00460CAC">
        <w:t>7.1.6</w:t>
      </w:r>
      <w:r w:rsidR="00A51D25">
        <w:fldChar w:fldCharType="end"/>
      </w:r>
      <w:r w:rsidRPr="009C202C">
        <w:t>, respectively.</w:t>
      </w:r>
    </w:p>
    <w:p w:rsidR="00000B9E" w:rsidRPr="00675B74" w:rsidRDefault="00000B9E" w:rsidP="00000B9E">
      <w:pPr>
        <w:pStyle w:val="Heading3"/>
      </w:pPr>
      <w:bookmarkStart w:id="388" w:name="_Ref367796539"/>
      <w:bookmarkStart w:id="389" w:name="_Toc368050149"/>
      <w:r w:rsidRPr="00675B74">
        <w:t>The Object Type</w:t>
      </w:r>
      <w:bookmarkEnd w:id="388"/>
      <w:bookmarkEnd w:id="389"/>
    </w:p>
    <w:p w:rsidR="00000B9E" w:rsidRPr="00E77497" w:rsidRDefault="00000B9E" w:rsidP="00000B9E">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rsidR="00000B9E" w:rsidRPr="00E77497" w:rsidRDefault="00000B9E" w:rsidP="00000B9E">
      <w:pPr>
        <w:numPr>
          <w:ilvl w:val="0"/>
          <w:numId w:val="34"/>
        </w:numPr>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rsidR="00000B9E" w:rsidRPr="00E77497" w:rsidRDefault="00000B9E" w:rsidP="00000B9E">
      <w:pPr>
        <w:numPr>
          <w:ilvl w:val="0"/>
          <w:numId w:val="34"/>
        </w:numPr>
      </w:pPr>
      <w:r w:rsidRPr="00E77497">
        <w:t xml:space="preserve">A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rsidR="00000B9E" w:rsidRDefault="00000B9E" w:rsidP="00000B9E">
      <w:r>
        <w:t>Properties are identified using key values.  A key value is either an ECMAScript String value or a</w:t>
      </w:r>
      <w:del w:id="390" w:author="Rev 19 Allen Wirfs-Brock" w:date="2013-09-24T14:37:00Z">
        <w:r w:rsidDel="00BA555B">
          <w:delText>n</w:delText>
        </w:r>
      </w:del>
      <w:r>
        <w:t xml:space="preserve"> </w:t>
      </w:r>
      <w:del w:id="391" w:author="Rev 19 Allen Wirfs-Brock" w:date="2013-09-24T14:37:00Z">
        <w:r w:rsidDel="00BA555B">
          <w:delText xml:space="preserve">Exotic </w:delText>
        </w:r>
      </w:del>
      <w:r>
        <w:t>Symbol object.</w:t>
      </w:r>
    </w:p>
    <w:p w:rsidR="00000B9E" w:rsidRDefault="00000B9E" w:rsidP="00000B9E">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w:t>
      </w:r>
    </w:p>
    <w:p w:rsidR="00000B9E" w:rsidRPr="00E77497" w:rsidRDefault="00000B9E" w:rsidP="00000B9E">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rsidR="00000B9E" w:rsidRPr="00E77497" w:rsidRDefault="00000B9E" w:rsidP="00000B9E">
      <w:pPr>
        <w:pStyle w:val="Heading4"/>
      </w:pPr>
      <w:bookmarkStart w:id="392" w:name="_Ref365530918"/>
      <w:r w:rsidRPr="00E77497">
        <w:lastRenderedPageBreak/>
        <w:t xml:space="preserve">Property </w:t>
      </w:r>
      <w:r w:rsidRPr="00D148E9">
        <w:t>Attributes</w:t>
      </w:r>
      <w:bookmarkEnd w:id="392"/>
    </w:p>
    <w:p w:rsidR="00000B9E" w:rsidRPr="00E77497" w:rsidRDefault="00000B9E" w:rsidP="00000B9E">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rsidR="00CF10B9">
        <w:fldChar w:fldCharType="begin"/>
      </w:r>
      <w:r w:rsidR="00CF10B9">
        <w:instrText xml:space="preserve"> REF _Ref365798105 \h </w:instrText>
      </w:r>
      <w:r w:rsidR="00CF10B9">
        <w:fldChar w:fldCharType="separate"/>
      </w:r>
      <w:r w:rsidR="00460CAC">
        <w:t xml:space="preserve">Table </w:t>
      </w:r>
      <w:r w:rsidR="00460CAC">
        <w:rPr>
          <w:noProof/>
        </w:rPr>
        <w:t>1</w:t>
      </w:r>
      <w:r w:rsidR="00CF10B9">
        <w:fldChar w:fldCharType="end"/>
      </w:r>
      <w:r w:rsidR="00CF10B9">
        <w:t>.</w:t>
      </w:r>
    </w:p>
    <w:p w:rsidR="00000B9E" w:rsidRPr="00E77497" w:rsidRDefault="00000B9E" w:rsidP="00000B9E">
      <w:pPr>
        <w:pStyle w:val="Tabletitle"/>
        <w:rPr>
          <w:rFonts w:eastAsia="Arial Unicode MS"/>
        </w:rPr>
      </w:pPr>
    </w:p>
    <w:p w:rsidR="00032B54" w:rsidRDefault="00032B54" w:rsidP="00032B54">
      <w:pPr>
        <w:pStyle w:val="Caption"/>
        <w:keepNext/>
        <w:jc w:val="center"/>
      </w:pPr>
      <w:bookmarkStart w:id="393" w:name="_Ref365798105"/>
      <w:r>
        <w:t xml:space="preserve">Table </w:t>
      </w:r>
      <w:r>
        <w:fldChar w:fldCharType="begin"/>
      </w:r>
      <w:r>
        <w:instrText xml:space="preserve"> SEQ Table \* ARABIC </w:instrText>
      </w:r>
      <w:r>
        <w:fldChar w:fldCharType="separate"/>
      </w:r>
      <w:r w:rsidR="00460CAC">
        <w:rPr>
          <w:noProof/>
        </w:rPr>
        <w:t>1</w:t>
      </w:r>
      <w:r>
        <w:fldChar w:fldCharType="end"/>
      </w:r>
      <w:bookmarkEnd w:id="393"/>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00B9E" w:rsidRPr="00E77497" w:rsidTr="00000B9E">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rsidR="00000B9E" w:rsidRPr="00E77497" w:rsidRDefault="00000B9E" w:rsidP="00000B9E">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rsidR="00000B9E" w:rsidRPr="00E77497" w:rsidRDefault="00000B9E" w:rsidP="00000B9E">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rsidR="00000B9E" w:rsidRPr="00E77497" w:rsidRDefault="00000B9E" w:rsidP="00000B9E">
            <w:pPr>
              <w:keepNext/>
              <w:keepLines/>
              <w:spacing w:after="0"/>
              <w:jc w:val="center"/>
              <w:rPr>
                <w:b/>
                <w:i/>
              </w:rPr>
            </w:pPr>
            <w:r w:rsidRPr="00E77497">
              <w:rPr>
                <w:b/>
                <w:i/>
              </w:rPr>
              <w:t>Description</w:t>
            </w:r>
          </w:p>
        </w:tc>
      </w:tr>
      <w:tr w:rsidR="00000B9E" w:rsidRPr="00E77497" w:rsidTr="00000B9E">
        <w:trPr>
          <w:trHeight w:val="315"/>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The value retrieved by </w:t>
            </w:r>
            <w:r>
              <w:t>a get access of</w:t>
            </w:r>
            <w:r w:rsidRPr="00E77497">
              <w:t xml:space="preserve"> the property.</w:t>
            </w:r>
          </w:p>
        </w:tc>
      </w:tr>
      <w:tr w:rsidR="00000B9E" w:rsidRPr="00E77497" w:rsidTr="00000B9E">
        <w:trPr>
          <w:trHeight w:val="430"/>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If </w:t>
            </w:r>
            <w:r w:rsidRPr="00E77497">
              <w:rPr>
                <w:b/>
              </w:rPr>
              <w:t>false</w:t>
            </w:r>
            <w:r w:rsidRPr="00E77497">
              <w:t>, attempts by ECMAScript code to change the property’s [[Value]] attribute using [[</w:t>
            </w:r>
            <w:r>
              <w:t>Set</w:t>
            </w:r>
            <w:r w:rsidRPr="00E77497">
              <w:t>]] will not succeed.</w:t>
            </w:r>
          </w:p>
        </w:tc>
      </w:tr>
      <w:tr w:rsidR="00000B9E" w:rsidRPr="00E77497" w:rsidTr="00000B9E">
        <w:trPr>
          <w:trHeight w:val="223"/>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834ABD">
            <w:pPr>
              <w:keepNext/>
              <w:keepLines/>
              <w:spacing w:after="0"/>
              <w:jc w:val="left"/>
            </w:pPr>
            <w:r w:rsidRPr="00E77497">
              <w:t xml:space="preserve">If </w:t>
            </w:r>
            <w:r w:rsidRPr="00E77497">
              <w:rPr>
                <w:b/>
              </w:rPr>
              <w:t>true</w:t>
            </w:r>
            <w:r w:rsidRPr="00E77497">
              <w:t xml:space="preserve">, the property will be enumerated by a for-in enumeration (see </w:t>
            </w:r>
            <w:r w:rsidR="00834ABD">
              <w:fldChar w:fldCharType="begin"/>
            </w:r>
            <w:r w:rsidR="00834ABD">
              <w:instrText xml:space="preserve"> REF _Ref365546092 \r \h </w:instrText>
            </w:r>
            <w:r w:rsidR="00834ABD">
              <w:fldChar w:fldCharType="separate"/>
            </w:r>
            <w:r w:rsidR="00460CAC">
              <w:t>13.6.4</w:t>
            </w:r>
            <w:r w:rsidR="00834ABD">
              <w:fldChar w:fldCharType="end"/>
            </w:r>
            <w:r w:rsidRPr="00E77497">
              <w:t>). Otherwise, the property is said to be non-enumerable.</w:t>
            </w:r>
          </w:p>
        </w:tc>
      </w:tr>
      <w:tr w:rsidR="00000B9E" w:rsidRPr="00E77497" w:rsidTr="00000B9E">
        <w:trPr>
          <w:trHeight w:val="385"/>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t xml:space="preserve">, or changing [[Writable]] to </w:t>
            </w:r>
            <w:r>
              <w:rPr>
                <w:b/>
                <w:bCs/>
              </w:rPr>
              <w:t>false</w:t>
            </w:r>
            <w:r w:rsidRPr="00E77497">
              <w:t>) will fail.</w:t>
            </w:r>
          </w:p>
        </w:tc>
      </w:tr>
    </w:tbl>
    <w:p w:rsidR="00000B9E" w:rsidRPr="00E77497" w:rsidRDefault="00000B9E" w:rsidP="00000B9E">
      <w:pPr>
        <w:spacing w:after="0"/>
      </w:pPr>
    </w:p>
    <w:p w:rsidR="00000B9E" w:rsidRPr="00E77497" w:rsidRDefault="00000B9E" w:rsidP="00000B9E">
      <w:pPr>
        <w:spacing w:after="120"/>
      </w:pPr>
      <w:r w:rsidRPr="00E77497">
        <w:t>A</w:t>
      </w:r>
      <w:r>
        <w:t>n</w:t>
      </w:r>
      <w:r w:rsidRPr="00E77497">
        <w:t xml:space="preserve"> accessor property associates a </w:t>
      </w:r>
      <w:r>
        <w:t>key value</w:t>
      </w:r>
      <w:r w:rsidRPr="00E77497">
        <w:t xml:space="preserve"> with the attributes listed in </w:t>
      </w:r>
      <w:r w:rsidR="00CF10B9">
        <w:fldChar w:fldCharType="begin"/>
      </w:r>
      <w:r w:rsidR="00CF10B9">
        <w:instrText xml:space="preserve"> REF _Ref365644801 \h </w:instrText>
      </w:r>
      <w:r w:rsidR="00CF10B9">
        <w:fldChar w:fldCharType="separate"/>
      </w:r>
      <w:r w:rsidR="00460CAC">
        <w:t xml:space="preserve">Table </w:t>
      </w:r>
      <w:r w:rsidR="00460CAC">
        <w:rPr>
          <w:noProof/>
        </w:rPr>
        <w:t>2</w:t>
      </w:r>
      <w:r w:rsidR="00CF10B9">
        <w:fldChar w:fldCharType="end"/>
      </w:r>
      <w:r w:rsidR="00CF10B9">
        <w:t>.</w:t>
      </w:r>
    </w:p>
    <w:p w:rsidR="00000B9E" w:rsidRPr="00E77497" w:rsidRDefault="00000B9E" w:rsidP="00000B9E">
      <w:pPr>
        <w:pStyle w:val="Tabletitle"/>
      </w:pPr>
      <w:bookmarkStart w:id="394" w:name="_Ref365644801"/>
      <w:r>
        <w:t xml:space="preserve">Table </w:t>
      </w:r>
      <w:r>
        <w:fldChar w:fldCharType="begin"/>
      </w:r>
      <w:r>
        <w:instrText xml:space="preserve"> SEQ Table \* ARABIC </w:instrText>
      </w:r>
      <w:r>
        <w:fldChar w:fldCharType="separate"/>
      </w:r>
      <w:r w:rsidR="00460CAC">
        <w:rPr>
          <w:noProof/>
        </w:rPr>
        <w:t>2</w:t>
      </w:r>
      <w:r>
        <w:fldChar w:fldCharType="end"/>
      </w:r>
      <w:bookmarkEnd w:id="394"/>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00B9E" w:rsidRPr="00E77497" w:rsidTr="00000B9E">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rsidR="00000B9E" w:rsidRPr="00E77497" w:rsidRDefault="00000B9E" w:rsidP="00000B9E">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contextualSpacing/>
              <w:jc w:val="center"/>
              <w:rPr>
                <w:b/>
                <w:i/>
              </w:rPr>
            </w:pPr>
            <w:r w:rsidRPr="00E77497">
              <w:rPr>
                <w:b/>
                <w:i/>
              </w:rPr>
              <w:t>Description</w:t>
            </w:r>
          </w:p>
        </w:tc>
      </w:tr>
      <w:tr w:rsidR="00000B9E" w:rsidRPr="00E77497" w:rsidTr="00000B9E">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460CAC">
              <w:t xml:space="preserve">Table </w:t>
            </w:r>
            <w:r w:rsidR="00460CAC">
              <w:rPr>
                <w:noProof/>
              </w:rPr>
              <w:t>5</w:t>
            </w:r>
            <w:r w:rsidR="00E86857">
              <w:fldChar w:fldCharType="end"/>
            </w:r>
            <w:r w:rsidRPr="00E77497">
              <w:t xml:space="preserve">) is called with an empty arguments list to </w:t>
            </w:r>
            <w:r>
              <w:t>retrieve</w:t>
            </w:r>
            <w:r w:rsidRPr="00E77497">
              <w:t xml:space="preserve"> the property value each time a get access of the property is performed.</w:t>
            </w:r>
          </w:p>
        </w:tc>
      </w:tr>
      <w:tr w:rsidR="00000B9E" w:rsidRPr="00E77497" w:rsidTr="00000B9E">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460CAC">
              <w:t xml:space="preserve">Table </w:t>
            </w:r>
            <w:r w:rsidR="00460CAC">
              <w:rPr>
                <w:noProof/>
              </w:rPr>
              <w:t>5</w:t>
            </w:r>
            <w:r w:rsidR="00E86857">
              <w:fldChar w:fldCharType="end"/>
            </w:r>
            <w:r w:rsidRPr="00E77497">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00B9E" w:rsidRPr="00E77497" w:rsidTr="00000B9E">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 xml:space="preserve">If </w:t>
            </w:r>
            <w:r w:rsidRPr="00E77497">
              <w:rPr>
                <w:b/>
              </w:rPr>
              <w:t>true</w:t>
            </w:r>
            <w:r w:rsidRPr="00E77497">
              <w:t xml:space="preserve">, the property is to be enumerated by a for-in enumeration (see </w:t>
            </w:r>
            <w:r w:rsidR="00E86857">
              <w:fldChar w:fldCharType="begin"/>
            </w:r>
            <w:r w:rsidR="00E86857">
              <w:instrText xml:space="preserve"> REF _Ref365536976 \r \h </w:instrText>
            </w:r>
            <w:r w:rsidR="00E86857">
              <w:fldChar w:fldCharType="separate"/>
            </w:r>
            <w:r w:rsidR="00460CAC">
              <w:t>13.6.4</w:t>
            </w:r>
            <w:r w:rsidR="00E86857">
              <w:fldChar w:fldCharType="end"/>
            </w:r>
            <w:r w:rsidRPr="00E77497">
              <w:t>). Otherwise, the property is said to be non-enumerable.</w:t>
            </w:r>
          </w:p>
        </w:tc>
      </w:tr>
      <w:tr w:rsidR="00000B9E" w:rsidRPr="00E77497" w:rsidTr="00000B9E">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000B9E">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rsidR="00000B9E" w:rsidRPr="00E77497" w:rsidRDefault="00000B9E" w:rsidP="00000B9E">
      <w:pPr>
        <w:spacing w:after="120"/>
      </w:pPr>
    </w:p>
    <w:p w:rsidR="00000B9E" w:rsidRPr="00E77497" w:rsidRDefault="00000B9E" w:rsidP="00000B9E">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rsidR="00CF10B9">
        <w:fldChar w:fldCharType="begin"/>
      </w:r>
      <w:r w:rsidR="00CF10B9">
        <w:instrText xml:space="preserve"> REF _Ref365644802 \h </w:instrText>
      </w:r>
      <w:r w:rsidR="00CF10B9">
        <w:fldChar w:fldCharType="separate"/>
      </w:r>
      <w:r w:rsidR="00460CAC">
        <w:t xml:space="preserve">Table </w:t>
      </w:r>
      <w:r w:rsidR="00460CAC">
        <w:rPr>
          <w:noProof/>
        </w:rPr>
        <w:t>3</w:t>
      </w:r>
      <w:r w:rsidR="00CF10B9">
        <w:fldChar w:fldCharType="end"/>
      </w:r>
      <w:r w:rsidR="00CF10B9">
        <w:t xml:space="preserve"> </w:t>
      </w:r>
      <w:r w:rsidRPr="00E77497">
        <w:t>is used.</w:t>
      </w:r>
    </w:p>
    <w:p w:rsidR="00000B9E" w:rsidRPr="00E77497" w:rsidRDefault="00000B9E" w:rsidP="00000B9E">
      <w:pPr>
        <w:pStyle w:val="Tabletitle"/>
        <w:rPr>
          <w:rFonts w:eastAsia="Arial Unicode MS"/>
        </w:rPr>
      </w:pPr>
      <w:bookmarkStart w:id="395" w:name="_Ref365644802"/>
      <w:r>
        <w:t xml:space="preserve">Table </w:t>
      </w:r>
      <w:r>
        <w:fldChar w:fldCharType="begin"/>
      </w:r>
      <w:r>
        <w:instrText xml:space="preserve"> SEQ Table \* ARABIC </w:instrText>
      </w:r>
      <w:r>
        <w:fldChar w:fldCharType="separate"/>
      </w:r>
      <w:r w:rsidR="00460CAC">
        <w:rPr>
          <w:noProof/>
        </w:rPr>
        <w:t>3</w:t>
      </w:r>
      <w:r>
        <w:fldChar w:fldCharType="end"/>
      </w:r>
      <w:bookmarkEnd w:id="395"/>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00B9E" w:rsidRPr="00E7749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rsidR="00000B9E" w:rsidRPr="00E77497" w:rsidRDefault="00000B9E" w:rsidP="00000B9E">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jc w:val="center"/>
              <w:rPr>
                <w:b/>
              </w:rPr>
            </w:pPr>
            <w:r w:rsidRPr="00E77497">
              <w:rPr>
                <w:b/>
              </w:rPr>
              <w:t>Default Value</w:t>
            </w:r>
          </w:p>
        </w:tc>
      </w:tr>
      <w:tr w:rsidR="00000B9E" w:rsidRPr="00E7749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rsidR="00000B9E" w:rsidRPr="00E77497" w:rsidRDefault="00000B9E" w:rsidP="00000B9E">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rsidR="00000B9E" w:rsidRPr="00E77497" w:rsidRDefault="00000B9E" w:rsidP="00000B9E">
            <w:pPr>
              <w:keepNext/>
              <w:spacing w:after="0"/>
              <w:jc w:val="left"/>
              <w:rPr>
                <w:b/>
              </w:rPr>
            </w:pPr>
            <w:r w:rsidRPr="00E77497">
              <w:rPr>
                <w:b/>
              </w:rPr>
              <w:t>undefined</w:t>
            </w:r>
          </w:p>
        </w:tc>
      </w:tr>
      <w:tr w:rsidR="00000B9E" w:rsidRPr="00E77497" w:rsidTr="00000B9E">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undefined</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undefined</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false</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false</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spacing w:after="0"/>
              <w:jc w:val="left"/>
              <w:rPr>
                <w:b/>
              </w:rPr>
            </w:pPr>
            <w:r w:rsidRPr="00E77497">
              <w:rPr>
                <w:b/>
              </w:rPr>
              <w:t>false</w:t>
            </w:r>
          </w:p>
        </w:tc>
      </w:tr>
    </w:tbl>
    <w:p w:rsidR="00000B9E" w:rsidRPr="00E77497" w:rsidRDefault="00000B9E" w:rsidP="00000B9E"/>
    <w:p w:rsidR="00000B9E" w:rsidRPr="00E77497" w:rsidRDefault="00000B9E" w:rsidP="00000B9E">
      <w:pPr>
        <w:pStyle w:val="Heading4"/>
      </w:pPr>
      <w:r w:rsidRPr="00E77497">
        <w:lastRenderedPageBreak/>
        <w:t>Object Internal Methods</w:t>
      </w:r>
      <w:r>
        <w:t xml:space="preserve"> and Internal Data Properties</w:t>
      </w:r>
    </w:p>
    <w:p w:rsidR="00000B9E" w:rsidRDefault="00000B9E" w:rsidP="00000B9E">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behaviour. </w:t>
      </w:r>
      <w:r w:rsidRPr="00E77497">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rsidR="00000B9E" w:rsidRDefault="00000B9E" w:rsidP="00000B9E">
      <w:r>
        <w:t>I</w:t>
      </w:r>
      <w:r w:rsidRPr="00E77497">
        <w:t xml:space="preserve">nternal </w:t>
      </w:r>
      <w:r>
        <w:t>methods</w:t>
      </w:r>
      <w:r w:rsidRPr="00E77497">
        <w:t xml:space="preserve"> </w:t>
      </w:r>
      <w:r>
        <w:t>are identified within this specification using names</w:t>
      </w:r>
      <w:r w:rsidRPr="00E77497">
        <w:t xml:space="preserve"> enclosed in double square brackets [[ ]]. </w:t>
      </w:r>
      <w:r>
        <w:t>Internal method names are polymorphic.  This means that different ECMAScript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rsidR="00000B9E" w:rsidRPr="00145775" w:rsidRDefault="00000B9E" w:rsidP="00000B9E">
      <w:pPr>
        <w:rPr>
          <w:b/>
          <w:bCs/>
        </w:rPr>
      </w:pPr>
      <w:r>
        <w:t xml:space="preserve">Internal data properties correspond to internal state that is associated with objects and used by various ECMAScript specification algorithms.  Depending upon the specific internal data property such state may consist of values of any ECMAScript language type or of specific ECMA specification type values. Unless explicitly specified otherwise, internal data properties are allocated as part of the process of creating an ECMAScript object and may not be dynamically added to ECMAScript objects. Unless specified otherwise, the initial value of an internal data property is the value </w:t>
      </w:r>
      <w:r w:rsidRPr="00655E48">
        <w:rPr>
          <w:rFonts w:ascii="Times New Roman" w:hAnsi="Times New Roman"/>
          <w:b/>
          <w:bCs/>
        </w:rPr>
        <w:t>undefined</w:t>
      </w:r>
      <w:r w:rsidRPr="00145775">
        <w:t>.</w:t>
      </w:r>
    </w:p>
    <w:p w:rsidR="00000B9E" w:rsidRDefault="00CF10B9" w:rsidP="00000B9E">
      <w:r>
        <w:fldChar w:fldCharType="begin"/>
      </w:r>
      <w:r>
        <w:instrText xml:space="preserve"> REF _Ref365644803 \h </w:instrText>
      </w:r>
      <w:r>
        <w:fldChar w:fldCharType="separate"/>
      </w:r>
      <w:r w:rsidR="00460CAC">
        <w:t xml:space="preserve">Table </w:t>
      </w:r>
      <w:r w:rsidR="00460CAC">
        <w:rPr>
          <w:noProof/>
        </w:rPr>
        <w:t>4</w:t>
      </w:r>
      <w:r>
        <w:fldChar w:fldCharType="end"/>
      </w:r>
      <w:r>
        <w:t xml:space="preserve"> </w:t>
      </w:r>
      <w:r w:rsidR="00000B9E" w:rsidRPr="00E77497">
        <w:t>summarises the</w:t>
      </w:r>
      <w:r w:rsidR="00000B9E">
        <w:t xml:space="preserve"> </w:t>
      </w:r>
      <w:r w:rsidR="00000B9E" w:rsidRPr="00B60D58">
        <w:rPr>
          <w:i/>
          <w:iCs/>
        </w:rPr>
        <w:t>essential internal methods</w:t>
      </w:r>
      <w:r w:rsidR="00000B9E" w:rsidRPr="00E77497">
        <w:t xml:space="preserve"> used by this specification that are applicable to all ECMAScript objects.</w:t>
      </w:r>
      <w:r w:rsidR="00000B9E">
        <w:t xml:space="preserve"> Every object must have algorithms for all of the essential internal methods. However, all objects do not necessarily use the same algorithms for those methods.</w:t>
      </w:r>
    </w:p>
    <w:p w:rsidR="00000B9E" w:rsidRPr="00E77497" w:rsidRDefault="00000B9E" w:rsidP="00000B9E">
      <w:r w:rsidRPr="00E77497">
        <w:t>The “</w:t>
      </w:r>
      <w:r>
        <w:t>Signature</w:t>
      </w:r>
      <w:r w:rsidRPr="00E77497">
        <w:t>” column of</w:t>
      </w:r>
      <w:r>
        <w:t xml:space="preserve"> </w:t>
      </w:r>
      <w:r w:rsidR="00CF10B9">
        <w:fldChar w:fldCharType="begin"/>
      </w:r>
      <w:r w:rsidR="00CF10B9">
        <w:instrText xml:space="preserve"> REF _Ref365644803 \h </w:instrText>
      </w:r>
      <w:r w:rsidR="00CF10B9">
        <w:fldChar w:fldCharType="separate"/>
      </w:r>
      <w:r w:rsidR="00460CAC">
        <w:t xml:space="preserve">Table </w:t>
      </w:r>
      <w:r w:rsidR="00460CAC">
        <w:rPr>
          <w:noProof/>
        </w:rPr>
        <w:t>4</w:t>
      </w:r>
      <w:r w:rsidR="00CF10B9">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Clause </w:t>
      </w:r>
      <w:r w:rsidR="00052E66">
        <w:fldChar w:fldCharType="begin"/>
      </w:r>
      <w:r w:rsidR="00052E66">
        <w:instrText xml:space="preserve"> REF _Ref365528724 \r \h </w:instrText>
      </w:r>
      <w:r w:rsidR="00052E66">
        <w:fldChar w:fldCharType="separate"/>
      </w:r>
      <w:r w:rsidR="00460CAC">
        <w:t>6</w:t>
      </w:r>
      <w:r w:rsidR="00052E66">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rsidR="00052E66">
        <w:fldChar w:fldCharType="begin"/>
      </w:r>
      <w:r w:rsidR="00052E66">
        <w:instrText xml:space="preserve"> REF _Ref365528791 \r \h </w:instrText>
      </w:r>
      <w:r w:rsidR="00052E66">
        <w:fldChar w:fldCharType="separate"/>
      </w:r>
      <w:r w:rsidR="00460CAC">
        <w:t>6.2.3</w:t>
      </w:r>
      <w:r w:rsidR="00052E66">
        <w:fldChar w:fldCharType="end"/>
      </w:r>
      <w:r>
        <w:t xml:space="preserve">. In addition to its parameters, an internal method always has access to the object upon which it is invoked as a method. </w:t>
      </w:r>
    </w:p>
    <w:p w:rsidR="00000B9E" w:rsidRDefault="00000B9E" w:rsidP="00000B9E"/>
    <w:p w:rsidR="00000B9E" w:rsidRPr="00E77497" w:rsidRDefault="00000B9E" w:rsidP="00000B9E">
      <w:pPr>
        <w:pStyle w:val="Tabletitle"/>
      </w:pPr>
      <w:bookmarkStart w:id="396" w:name="_Ref365644803"/>
      <w:r>
        <w:lastRenderedPageBreak/>
        <w:t xml:space="preserve">Table </w:t>
      </w:r>
      <w:r>
        <w:fldChar w:fldCharType="begin"/>
      </w:r>
      <w:r>
        <w:instrText xml:space="preserve"> SEQ Table \* ARABIC </w:instrText>
      </w:r>
      <w:r>
        <w:fldChar w:fldCharType="separate"/>
      </w:r>
      <w:r w:rsidR="00460CAC">
        <w:rPr>
          <w:noProof/>
        </w:rPr>
        <w:t>4</w:t>
      </w:r>
      <w:r>
        <w:fldChar w:fldCharType="end"/>
      </w:r>
      <w:bookmarkEnd w:id="396"/>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00B9E" w:rsidRPr="00CF10B9" w:rsidTr="00CF10B9">
        <w:trPr>
          <w:jc w:val="right"/>
        </w:trPr>
        <w:tc>
          <w:tcPr>
            <w:tcW w:w="2245" w:type="dxa"/>
            <w:tcBorders>
              <w:top w:val="single" w:sz="12" w:space="0" w:color="000000"/>
              <w:left w:val="single" w:sz="6" w:space="0" w:color="000000"/>
              <w:bottom w:val="single" w:sz="6" w:space="0" w:color="000000"/>
              <w:right w:val="nil"/>
            </w:tcBorders>
            <w:shd w:val="solid" w:color="C0C0C0" w:fill="FFFFFF"/>
          </w:tcPr>
          <w:p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rsidR="00000B9E" w:rsidRPr="00CF10B9" w:rsidRDefault="00000B9E" w:rsidP="00000B9E">
            <w:pPr>
              <w:keepNext/>
              <w:shd w:val="solid" w:color="C0C0C0" w:fill="FFFFFF"/>
              <w:spacing w:after="0"/>
              <w:jc w:val="left"/>
              <w:rPr>
                <w:b/>
                <w:i/>
                <w:color w:val="000000"/>
                <w:sz w:val="18"/>
                <w:shd w:val="solid" w:color="C0C0C0" w:fill="FFFFFF"/>
              </w:rPr>
            </w:pPr>
            <w:r w:rsidRPr="00CF10B9">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Description</w:t>
            </w:r>
          </w:p>
        </w:tc>
      </w:tr>
      <w:tr w:rsidR="00000B9E" w:rsidRPr="00CF10B9" w:rsidTr="00CF10B9">
        <w:trPr>
          <w:jc w:val="right"/>
        </w:trPr>
        <w:tc>
          <w:tcPr>
            <w:tcW w:w="2245" w:type="dxa"/>
          </w:tcPr>
          <w:p w:rsidR="00000B9E" w:rsidRPr="00CF10B9" w:rsidRDefault="00000B9E" w:rsidP="00952308">
            <w:pPr>
              <w:keepNext/>
              <w:spacing w:after="0"/>
              <w:rPr>
                <w:sz w:val="18"/>
              </w:rPr>
            </w:pPr>
            <w:r w:rsidRPr="00CF10B9">
              <w:rPr>
                <w:sz w:val="18"/>
              </w:rPr>
              <w:t>[[</w:t>
            </w:r>
            <w:del w:id="397" w:author="Rev 19 Allen Wirfs-Brock" w:date="2013-09-12T08:51:00Z">
              <w:r w:rsidRPr="00CF10B9" w:rsidDel="00952308">
                <w:rPr>
                  <w:sz w:val="18"/>
                </w:rPr>
                <w:delText>GetInheritance</w:delText>
              </w:r>
            </w:del>
            <w:ins w:id="398" w:author="Rev 19 Allen Wirfs-Brock" w:date="2013-09-12T08:51:00Z">
              <w:r w:rsidR="00952308" w:rsidRPr="00CF10B9">
                <w:rPr>
                  <w:sz w:val="18"/>
                </w:rPr>
                <w:t>Get</w:t>
              </w:r>
              <w:r w:rsidR="00952308">
                <w:rPr>
                  <w:sz w:val="18"/>
                </w:rPr>
                <w:t>PrototyeOf</w:t>
              </w:r>
            </w:ins>
            <w:r w:rsidRPr="00CF10B9">
              <w:rPr>
                <w:sz w:val="18"/>
              </w:rPr>
              <w:t>]]</w:t>
            </w:r>
          </w:p>
        </w:tc>
        <w:tc>
          <w:tcPr>
            <w:tcW w:w="2697" w:type="dxa"/>
          </w:tcPr>
          <w:p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 or Null</w:t>
            </w:r>
          </w:p>
        </w:tc>
        <w:tc>
          <w:tcPr>
            <w:tcW w:w="4553" w:type="dxa"/>
          </w:tcPr>
          <w:p w:rsidR="00000B9E" w:rsidRPr="00CF10B9" w:rsidRDefault="00000B9E" w:rsidP="00000B9E">
            <w:pPr>
              <w:keepNext/>
              <w:spacing w:after="0"/>
              <w:rPr>
                <w:sz w:val="18"/>
              </w:rPr>
            </w:pPr>
            <w:r w:rsidRPr="00CF10B9">
              <w:rPr>
                <w:sz w:val="18"/>
              </w:rPr>
              <w:t xml:space="preserve">Determine the object that provides inherited properties for this object. A </w:t>
            </w:r>
            <w:r w:rsidRPr="00CF10B9">
              <w:rPr>
                <w:b/>
                <w:bCs/>
                <w:sz w:val="18"/>
              </w:rPr>
              <w:t>null</w:t>
            </w:r>
            <w:r w:rsidRPr="00CF10B9">
              <w:rPr>
                <w:sz w:val="18"/>
              </w:rPr>
              <w:t xml:space="preserve"> value indicates that there are no inherited properties. </w:t>
            </w:r>
          </w:p>
        </w:tc>
      </w:tr>
      <w:tr w:rsidR="00000B9E" w:rsidRPr="00CF10B9" w:rsidTr="00CF10B9">
        <w:trPr>
          <w:jc w:val="right"/>
        </w:trPr>
        <w:tc>
          <w:tcPr>
            <w:tcW w:w="2245" w:type="dxa"/>
          </w:tcPr>
          <w:p w:rsidR="00000B9E" w:rsidRPr="00CF10B9" w:rsidRDefault="00000B9E" w:rsidP="00952308">
            <w:pPr>
              <w:keepNext/>
              <w:spacing w:after="0"/>
              <w:rPr>
                <w:sz w:val="18"/>
              </w:rPr>
            </w:pPr>
            <w:r w:rsidRPr="00CF10B9">
              <w:rPr>
                <w:sz w:val="18"/>
              </w:rPr>
              <w:t>[[</w:t>
            </w:r>
            <w:del w:id="399" w:author="Rev 19 Allen Wirfs-Brock" w:date="2013-09-12T08:51:00Z">
              <w:r w:rsidRPr="00CF10B9" w:rsidDel="00952308">
                <w:rPr>
                  <w:sz w:val="18"/>
                </w:rPr>
                <w:delText>SetInheritance</w:delText>
              </w:r>
            </w:del>
            <w:ins w:id="400" w:author="Rev 19 Allen Wirfs-Brock" w:date="2013-09-12T08:51:00Z">
              <w:r w:rsidR="00952308" w:rsidRPr="00CF10B9">
                <w:rPr>
                  <w:sz w:val="18"/>
                </w:rPr>
                <w:t>Set</w:t>
              </w:r>
              <w:r w:rsidR="00952308">
                <w:rPr>
                  <w:sz w:val="18"/>
                </w:rPr>
                <w:t>PrototypeOf</w:t>
              </w:r>
            </w:ins>
            <w:r w:rsidRPr="00CF10B9">
              <w:rPr>
                <w:sz w:val="18"/>
              </w:rPr>
              <w:t>]]</w:t>
            </w:r>
          </w:p>
        </w:tc>
        <w:tc>
          <w:tcPr>
            <w:tcW w:w="2697" w:type="dxa"/>
          </w:tcPr>
          <w:p w:rsidR="00000B9E" w:rsidRPr="00CF10B9" w:rsidRDefault="00000B9E" w:rsidP="00000B9E">
            <w:pPr>
              <w:keepNext/>
              <w:spacing w:after="0"/>
              <w:jc w:val="left"/>
              <w:rPr>
                <w:sz w:val="18"/>
              </w:rPr>
            </w:pPr>
            <w:r w:rsidRPr="00CF10B9">
              <w:rPr>
                <w:sz w:val="18"/>
              </w:rPr>
              <w:t>(</w:t>
            </w:r>
            <w:r w:rsidRPr="00CF10B9">
              <w:rPr>
                <w:i/>
                <w:iCs/>
                <w:color w:val="000000"/>
                <w:sz w:val="18"/>
              </w:rPr>
              <w:t>Object</w:t>
            </w:r>
            <w:r w:rsidRPr="00CF10B9">
              <w:rPr>
                <w:color w:val="000000"/>
                <w:sz w:val="18"/>
              </w:rPr>
              <w:t xml:space="preserve"> or Null</w:t>
            </w:r>
            <w:r w:rsidRPr="00CF10B9">
              <w:rPr>
                <w:sz w:val="18"/>
              </w:rPr>
              <w:t>)</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Associate with an object another object that provides inherited properties. Passing </w:t>
            </w:r>
            <w:r w:rsidRPr="00CF10B9">
              <w:rPr>
                <w:b/>
                <w:bCs/>
                <w:sz w:val="18"/>
              </w:rPr>
              <w:t>null</w:t>
            </w:r>
            <w:r w:rsidRPr="00CF10B9">
              <w:rPr>
                <w:sz w:val="18"/>
              </w:rPr>
              <w:t xml:space="preserve"> indicates that there are no inherited properties.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[[IsExtensible]]</w:t>
            </w:r>
          </w:p>
        </w:tc>
        <w:tc>
          <w:tcPr>
            <w:tcW w:w="2697" w:type="dxa"/>
          </w:tcPr>
          <w:p w:rsidR="00000B9E" w:rsidRPr="00CF10B9" w:rsidRDefault="00000B9E" w:rsidP="00000B9E">
            <w:pPr>
              <w:keepNext/>
              <w:spacing w:after="0"/>
              <w:jc w:val="left"/>
              <w:rPr>
                <w:sz w:val="18"/>
              </w:rPr>
            </w:pPr>
            <w:r w:rsidRPr="00CF10B9">
              <w:rPr>
                <w:sz w:val="18"/>
              </w:rPr>
              <w:t>( )</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Determine whether it is permitted to add additional properties to an object.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[[PreventExtensions]]</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color w:val="000000"/>
                <w:sz w:val="18"/>
              </w:rPr>
              <w:t>)</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Control whether new properties may be added to an object.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 </w:t>
            </w:r>
          </w:p>
        </w:tc>
      </w:tr>
      <w:tr w:rsidR="00000B9E" w:rsidRPr="00CF10B9" w:rsidDel="00A47373" w:rsidTr="00CF10B9">
        <w:trPr>
          <w:jc w:val="right"/>
          <w:del w:id="401" w:author="Rev 19 Allen Wirfs-Brock" w:date="2013-09-26T09:35:00Z"/>
        </w:trPr>
        <w:tc>
          <w:tcPr>
            <w:tcW w:w="2245" w:type="dxa"/>
            <w:tcBorders>
              <w:top w:val="single" w:sz="6" w:space="0" w:color="808080"/>
              <w:left w:val="single" w:sz="6" w:space="0" w:color="808080"/>
              <w:bottom w:val="single" w:sz="6" w:space="0" w:color="808080"/>
              <w:right w:val="single" w:sz="6" w:space="0" w:color="808080"/>
            </w:tcBorders>
          </w:tcPr>
          <w:p w:rsidR="00000B9E" w:rsidRPr="00CF10B9" w:rsidDel="00A47373" w:rsidRDefault="00000B9E" w:rsidP="00000B9E">
            <w:pPr>
              <w:keepNext/>
              <w:spacing w:after="0"/>
              <w:rPr>
                <w:del w:id="402" w:author="Rev 19 Allen Wirfs-Brock" w:date="2013-09-26T09:35:00Z"/>
                <w:sz w:val="18"/>
              </w:rPr>
            </w:pPr>
            <w:del w:id="403" w:author="Rev 19 Allen Wirfs-Brock" w:date="2013-09-26T09:35:00Z">
              <w:r w:rsidRPr="00CF10B9" w:rsidDel="00A47373">
                <w:rPr>
                  <w:sz w:val="18"/>
                </w:rPr>
                <w:delText>[[HasOwnProperty]]</w:delText>
              </w:r>
            </w:del>
          </w:p>
        </w:tc>
        <w:tc>
          <w:tcPr>
            <w:tcW w:w="2697" w:type="dxa"/>
            <w:tcBorders>
              <w:top w:val="single" w:sz="6" w:space="0" w:color="808080"/>
              <w:left w:val="single" w:sz="6" w:space="0" w:color="808080"/>
              <w:bottom w:val="single" w:sz="6" w:space="0" w:color="808080"/>
              <w:right w:val="single" w:sz="6" w:space="0" w:color="808080"/>
            </w:tcBorders>
          </w:tcPr>
          <w:p w:rsidR="00000B9E" w:rsidRPr="00CF10B9" w:rsidDel="00A47373" w:rsidRDefault="00000B9E" w:rsidP="00000B9E">
            <w:pPr>
              <w:keepNext/>
              <w:spacing w:after="0"/>
              <w:jc w:val="left"/>
              <w:rPr>
                <w:del w:id="404" w:author="Rev 19 Allen Wirfs-Brock" w:date="2013-09-26T09:35:00Z"/>
                <w:sz w:val="18"/>
              </w:rPr>
            </w:pPr>
            <w:del w:id="405" w:author="Rev 19 Allen Wirfs-Brock" w:date="2013-09-26T09:35:00Z">
              <w:r w:rsidRPr="00CF10B9" w:rsidDel="00A47373">
                <w:rPr>
                  <w:sz w:val="18"/>
                </w:rPr>
                <w:delText>(</w:delText>
              </w:r>
              <w:r w:rsidRPr="00CF10B9" w:rsidDel="00A47373">
                <w:rPr>
                  <w:i/>
                  <w:iCs/>
                  <w:sz w:val="18"/>
                </w:rPr>
                <w:delText>propertyKey</w:delText>
              </w:r>
              <w:r w:rsidRPr="00CF10B9" w:rsidDel="00A47373">
                <w:rPr>
                  <w:sz w:val="18"/>
                </w:rPr>
                <w:delText xml:space="preserve">) </w:delText>
              </w:r>
              <w:r w:rsidRPr="00CF10B9" w:rsidDel="00A47373">
                <w:rPr>
                  <w:b/>
                  <w:i/>
                  <w:color w:val="000000"/>
                  <w:sz w:val="18"/>
                </w:rPr>
                <w:delText xml:space="preserve">→ </w:delText>
              </w:r>
              <w:r w:rsidRPr="00CF10B9" w:rsidDel="00A47373">
                <w:rPr>
                  <w:bCs/>
                  <w:iCs/>
                  <w:color w:val="000000"/>
                  <w:sz w:val="18"/>
                </w:rPr>
                <w:delText>Boolean</w:delText>
              </w:r>
            </w:del>
          </w:p>
        </w:tc>
        <w:tc>
          <w:tcPr>
            <w:tcW w:w="4553" w:type="dxa"/>
            <w:tcBorders>
              <w:top w:val="single" w:sz="6" w:space="0" w:color="808080"/>
              <w:left w:val="single" w:sz="6" w:space="0" w:color="808080"/>
              <w:bottom w:val="single" w:sz="6" w:space="0" w:color="808080"/>
              <w:right w:val="single" w:sz="6" w:space="0" w:color="808080"/>
            </w:tcBorders>
          </w:tcPr>
          <w:p w:rsidR="00000B9E" w:rsidRPr="00CF10B9" w:rsidDel="00A47373" w:rsidRDefault="00000B9E" w:rsidP="00000B9E">
            <w:pPr>
              <w:keepNext/>
              <w:spacing w:after="0"/>
              <w:rPr>
                <w:del w:id="406" w:author="Rev 19 Allen Wirfs-Brock" w:date="2013-09-26T09:35:00Z"/>
                <w:sz w:val="18"/>
              </w:rPr>
            </w:pPr>
            <w:del w:id="407" w:author="Rev 19 Allen Wirfs-Brock" w:date="2013-09-26T09:35:00Z">
              <w:r w:rsidRPr="00CF10B9" w:rsidDel="00A47373">
                <w:rPr>
                  <w:sz w:val="18"/>
                </w:rPr>
                <w:delText xml:space="preserve">Returns a Boolean value indicating whether the object already has an own property whose key is </w:delText>
              </w:r>
              <w:r w:rsidRPr="00CF10B9" w:rsidDel="00A47373">
                <w:rPr>
                  <w:i/>
                  <w:iCs/>
                  <w:sz w:val="18"/>
                </w:rPr>
                <w:delText>propertyKey</w:delText>
              </w:r>
              <w:r w:rsidRPr="00CF10B9" w:rsidDel="00A47373">
                <w:rPr>
                  <w:sz w:val="18"/>
                </w:rPr>
                <w:delText>.</w:delText>
              </w:r>
            </w:del>
          </w:p>
        </w:tc>
      </w:tr>
      <w:tr w:rsidR="00000B9E" w:rsidRPr="00CF10B9"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w:t>
            </w:r>
          </w:p>
          <w:p w:rsidR="00000B9E" w:rsidRPr="00CF10B9" w:rsidRDefault="00000B9E" w:rsidP="00000B9E">
            <w:pPr>
              <w:keepNext/>
              <w:spacing w:after="0"/>
              <w:jc w:val="left"/>
              <w:rPr>
                <w:sz w:val="18"/>
              </w:rPr>
            </w:pPr>
            <w:r w:rsidRPr="00CF10B9">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 xml:space="preserve">Returns a Property Descriptor for the own property of this object whose key is </w:t>
            </w:r>
            <w:r w:rsidRPr="00CF10B9">
              <w:rPr>
                <w:i/>
                <w:iCs/>
                <w:sz w:val="18"/>
              </w:rPr>
              <w:t>propertyKey</w:t>
            </w:r>
            <w:r w:rsidRPr="00CF10B9">
              <w:rPr>
                <w:sz w:val="18"/>
              </w:rPr>
              <w:t xml:space="preserve">, or </w:t>
            </w:r>
            <w:r w:rsidRPr="00CF10B9">
              <w:rPr>
                <w:b/>
                <w:bCs/>
                <w:sz w:val="18"/>
              </w:rPr>
              <w:t>undefined</w:t>
            </w:r>
            <w:r w:rsidRPr="00CF10B9">
              <w:rPr>
                <w:sz w:val="18"/>
              </w:rPr>
              <w:t xml:space="preserve"> if no such property exists.</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[[HasProperty]]</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Returns a Boolean value indicating whether the object already has either an own or inherited property whose key is </w:t>
            </w:r>
            <w:r w:rsidRPr="00CF10B9">
              <w:rPr>
                <w:i/>
                <w:iCs/>
                <w:sz w:val="18"/>
              </w:rPr>
              <w:t>propertyKey</w:t>
            </w:r>
            <w:r w:rsidRPr="00CF10B9">
              <w:rPr>
                <w:sz w:val="18"/>
              </w:rPr>
              <w: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[[Get]]</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rsidR="00000B9E" w:rsidRPr="00CF10B9" w:rsidRDefault="00000B9E" w:rsidP="00000B9E">
            <w:pPr>
              <w:keepNext/>
              <w:spacing w:after="0"/>
              <w:rPr>
                <w:sz w:val="18"/>
              </w:rPr>
            </w:pPr>
            <w:r w:rsidRPr="00CF10B9">
              <w:rPr>
                <w:sz w:val="18"/>
              </w:rPr>
              <w:t xml:space="preserve">Retrive the value of an object’s property using the </w:t>
            </w:r>
            <w:r w:rsidRPr="00CF10B9">
              <w:rPr>
                <w:i/>
                <w:iCs/>
                <w:sz w:val="18"/>
              </w:rPr>
              <w:t>propertyKey</w:t>
            </w:r>
            <w:r w:rsidRPr="00CF10B9">
              <w:rPr>
                <w:sz w:val="18"/>
              </w:rPr>
              <w:t xml:space="preserve"> parameter. If any ECMAScript code must be executed to retrieve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[[Set]]</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w:t>
            </w:r>
            <w:r w:rsidRPr="00CF10B9">
              <w:rPr>
                <w:i/>
                <w:iCs/>
                <w:sz w:val="18"/>
              </w:rPr>
              <w:t>value</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Try to set the value of an object’s property indentified by </w:t>
            </w:r>
            <w:r w:rsidRPr="00CF10B9">
              <w:rPr>
                <w:i/>
                <w:iCs/>
                <w:sz w:val="18"/>
              </w:rPr>
              <w:t>propertyKey</w:t>
            </w:r>
            <w:r w:rsidRPr="00CF10B9">
              <w:rPr>
                <w:sz w:val="18"/>
              </w:rPr>
              <w:t xml:space="preserve"> to </w:t>
            </w:r>
            <w:r w:rsidRPr="00CF10B9">
              <w:rPr>
                <w:i/>
                <w:iCs/>
                <w:sz w:val="18"/>
              </w:rPr>
              <w:t>value</w:t>
            </w:r>
            <w:r w:rsidRPr="00CF10B9">
              <w:rPr>
                <w:sz w:val="18"/>
              </w:rPr>
              <w:t xml:space="preserve">. If any ECMAScript code must be executed to set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 Returns </w:t>
            </w:r>
            <w:r w:rsidRPr="00CF10B9">
              <w:rPr>
                <w:b/>
                <w:bCs/>
                <w:sz w:val="18"/>
              </w:rPr>
              <w:t>true</w:t>
            </w:r>
            <w:r w:rsidRPr="00CF10B9">
              <w:rPr>
                <w:sz w:val="18"/>
              </w:rPr>
              <w:t xml:space="preserve"> indicating that the property value was set or </w:t>
            </w:r>
            <w:r w:rsidRPr="00CF10B9">
              <w:rPr>
                <w:b/>
                <w:bCs/>
                <w:sz w:val="18"/>
              </w:rPr>
              <w:t>false</w:t>
            </w:r>
            <w:r w:rsidRPr="00CF10B9">
              <w:rPr>
                <w:sz w:val="18"/>
              </w:rPr>
              <w:t xml:space="preserve"> indicating that it could not be set.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[[Invoke]]</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a List of </w:t>
            </w:r>
            <w:r w:rsidRPr="00CF10B9">
              <w:rPr>
                <w:i/>
                <w:sz w:val="18"/>
              </w:rPr>
              <w:t>any</w:t>
            </w:r>
            <w:r w:rsidRPr="00CF10B9">
              <w:rPr>
                <w:iCs/>
                <w:sz w:val="18"/>
              </w:rPr>
              <w:t>,</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rsidR="00000B9E" w:rsidRPr="00CF10B9" w:rsidRDefault="00000B9E" w:rsidP="00000B9E">
            <w:pPr>
              <w:keepNext/>
              <w:spacing w:after="0"/>
              <w:rPr>
                <w:sz w:val="18"/>
              </w:rPr>
            </w:pPr>
            <w:r w:rsidRPr="00CF10B9">
              <w:rPr>
                <w:sz w:val="18"/>
              </w:rPr>
              <w:t xml:space="preserve">Retrieve the value of an object’s property using the </w:t>
            </w:r>
            <w:r w:rsidRPr="00CF10B9">
              <w:rPr>
                <w:i/>
                <w:iCs/>
                <w:sz w:val="18"/>
              </w:rPr>
              <w:t>propertyKey</w:t>
            </w:r>
            <w:r w:rsidRPr="00CF10B9">
              <w:rPr>
                <w:sz w:val="18"/>
              </w:rPr>
              <w:t xml:space="preserve"> parameter. If the retrieved property value is a function, [[Call]] it using the List as the arguments list and </w:t>
            </w:r>
            <w:r w:rsidRPr="00CF10B9">
              <w:rPr>
                <w:i/>
                <w:sz w:val="18"/>
              </w:rPr>
              <w:t xml:space="preserve">Receiver </w:t>
            </w:r>
            <w:r w:rsidRPr="00CF10B9">
              <w:rPr>
                <w:sz w:val="18"/>
              </w:rPr>
              <w:t xml:space="preserve">as the </w:t>
            </w:r>
            <w:r w:rsidRPr="00CF10B9">
              <w:rPr>
                <w:b/>
                <w:bCs/>
                <w:sz w:val="18"/>
              </w:rPr>
              <w:t>this</w:t>
            </w:r>
            <w:r w:rsidRPr="00CF10B9">
              <w:rPr>
                <w:sz w:val="18"/>
              </w:rPr>
              <w:t xml:space="preserve"> value. A </w:t>
            </w:r>
            <w:r w:rsidRPr="00CF10B9">
              <w:rPr>
                <w:b/>
                <w:bCs/>
                <w:sz w:val="18"/>
              </w:rPr>
              <w:t>TypeError</w:t>
            </w:r>
            <w:r w:rsidRPr="00CF10B9">
              <w:rPr>
                <w:sz w:val="18"/>
              </w:rPr>
              <w:t xml:space="preserve"> is thrown if a function is not retrieved.</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[[Delete]]</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i/>
                <w:sz w:val="18"/>
              </w:rPr>
              <w:t>propertyKey</w:t>
            </w:r>
            <w:r w:rsidRPr="00CF10B9">
              <w:rPr>
                <w:sz w:val="18"/>
              </w:rPr>
              <w:t xml:space="preserve">) </w:t>
            </w:r>
            <w:r w:rsidRPr="00CF10B9">
              <w:rPr>
                <w:b/>
                <w:i/>
                <w:color w:val="000000"/>
                <w:sz w:val="18"/>
              </w:rPr>
              <w:t>→</w:t>
            </w:r>
            <w:r w:rsidRPr="00CF10B9">
              <w:rPr>
                <w:sz w:val="18"/>
              </w:rPr>
              <w:t xml:space="preserve"> Boolean</w:t>
            </w:r>
          </w:p>
        </w:tc>
        <w:tc>
          <w:tcPr>
            <w:tcW w:w="4553" w:type="dxa"/>
          </w:tcPr>
          <w:p w:rsidR="00000B9E" w:rsidRPr="00CF10B9" w:rsidRDefault="00000B9E" w:rsidP="00000B9E">
            <w:pPr>
              <w:keepNext/>
              <w:spacing w:after="0"/>
              <w:rPr>
                <w:sz w:val="18"/>
              </w:rPr>
            </w:pPr>
            <w:r w:rsidRPr="00CF10B9">
              <w:rPr>
                <w:sz w:val="18"/>
              </w:rPr>
              <w:t xml:space="preserve">Removes the own property indentified by the </w:t>
            </w:r>
            <w:r w:rsidRPr="00CF10B9">
              <w:rPr>
                <w:i/>
                <w:iCs/>
                <w:sz w:val="18"/>
              </w:rPr>
              <w:t>propertyKey</w:t>
            </w:r>
            <w:r w:rsidRPr="00CF10B9">
              <w:rPr>
                <w:sz w:val="18"/>
              </w:rPr>
              <w:t xml:space="preserve"> parameter from the object. Return </w:t>
            </w:r>
            <w:r w:rsidRPr="00CF10B9">
              <w:rPr>
                <w:rFonts w:ascii="Times New Roman" w:hAnsi="Times New Roman"/>
                <w:b/>
                <w:bCs/>
                <w:sz w:val="18"/>
              </w:rPr>
              <w:t>false</w:t>
            </w:r>
            <w:r w:rsidRPr="00CF10B9">
              <w:rPr>
                <w:sz w:val="18"/>
              </w:rPr>
              <w:t xml:space="preserve"> </w:t>
            </w:r>
            <w:r w:rsidRPr="00CF10B9">
              <w:rPr>
                <w:rFonts w:ascii="Helvetica" w:hAnsi="Helvetica" w:cs="Helvetica"/>
                <w:sz w:val="18"/>
                <w:lang w:val="en-US" w:eastAsia="en-US"/>
              </w:rPr>
              <w:t>if the property was not deleted and is still present</w:t>
            </w:r>
            <w:r w:rsidRPr="00CF10B9">
              <w:rPr>
                <w:sz w:val="18"/>
              </w:rPr>
              <w:t xml:space="preserve">. Return </w:t>
            </w:r>
            <w:r w:rsidRPr="00CF10B9">
              <w:rPr>
                <w:rFonts w:ascii="Times New Roman" w:hAnsi="Times New Roman"/>
                <w:b/>
                <w:bCs/>
                <w:sz w:val="18"/>
              </w:rPr>
              <w:t>true</w:t>
            </w:r>
            <w:r w:rsidRPr="00CF10B9">
              <w:rPr>
                <w:rFonts w:ascii="Helvetica" w:hAnsi="Helvetica" w:cs="Helvetica"/>
                <w:sz w:val="18"/>
                <w:lang w:val="en-US" w:eastAsia="en-US"/>
              </w:rPr>
              <w:t xml:space="preserve"> if the property was deleted or was not present</w:t>
            </w:r>
            <w:r w:rsidRPr="00CF10B9">
              <w:rPr>
                <w:sz w:val="18"/>
              </w:rPr>
              <w: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[[DefineOwnProperty]]</w:t>
            </w:r>
          </w:p>
        </w:tc>
        <w:tc>
          <w:tcPr>
            <w:tcW w:w="2697" w:type="dxa"/>
          </w:tcPr>
          <w:p w:rsidR="00000B9E" w:rsidRPr="00CF10B9" w:rsidRDefault="00000B9E" w:rsidP="00000B9E">
            <w:pPr>
              <w:keepNext/>
              <w:spacing w:after="0"/>
              <w:jc w:val="left"/>
              <w:rPr>
                <w:sz w:val="18"/>
              </w:rPr>
            </w:pPr>
            <w:r w:rsidRPr="00CF10B9">
              <w:rPr>
                <w:sz w:val="18"/>
              </w:rPr>
              <w:t>(</w:t>
            </w:r>
            <w:r w:rsidRPr="00CF10B9">
              <w:rPr>
                <w:i/>
                <w:sz w:val="18"/>
              </w:rPr>
              <w:t>propertyKey, PropertyDescriptor</w:t>
            </w:r>
            <w:r w:rsidRPr="00CF10B9">
              <w:rPr>
                <w:sz w:val="18"/>
              </w:rPr>
              <w:t>)</w:t>
            </w:r>
            <w:r w:rsidRPr="00CF10B9">
              <w:rPr>
                <w:b/>
                <w:i/>
                <w:color w:val="000000"/>
                <w:sz w:val="18"/>
              </w:rPr>
              <w:t xml:space="preserve"> →</w:t>
            </w:r>
            <w:r w:rsidRPr="00CF10B9">
              <w:rPr>
                <w:sz w:val="18"/>
              </w:rPr>
              <w:t xml:space="preserve"> Boolean</w:t>
            </w:r>
          </w:p>
        </w:tc>
        <w:tc>
          <w:tcPr>
            <w:tcW w:w="4553" w:type="dxa"/>
          </w:tcPr>
          <w:p w:rsidR="00000B9E" w:rsidRPr="00CF10B9" w:rsidRDefault="00000B9E" w:rsidP="00000B9E">
            <w:pPr>
              <w:keepNext/>
              <w:spacing w:after="0"/>
              <w:rPr>
                <w:sz w:val="18"/>
              </w:rPr>
            </w:pPr>
            <w:r w:rsidRPr="00CF10B9">
              <w:rPr>
                <w:sz w:val="18"/>
              </w:rPr>
              <w:t xml:space="preserve">Creates or alters the named own property to have the state described by a Property Descriptor. Returns </w:t>
            </w:r>
            <w:r w:rsidRPr="00CF10B9">
              <w:rPr>
                <w:rFonts w:ascii="Times New Roman" w:hAnsi="Times New Roman"/>
                <w:b/>
                <w:bCs/>
                <w:sz w:val="18"/>
              </w:rPr>
              <w:t>true</w:t>
            </w:r>
            <w:r w:rsidRPr="00CF10B9">
              <w:rPr>
                <w:sz w:val="18"/>
              </w:rPr>
              <w:t xml:space="preserve"> indicating that the property was successfully created/updated or </w:t>
            </w:r>
            <w:r w:rsidRPr="00CF10B9">
              <w:rPr>
                <w:b/>
                <w:bCs/>
                <w:sz w:val="18"/>
              </w:rPr>
              <w:t>false</w:t>
            </w:r>
            <w:r w:rsidRPr="00CF10B9">
              <w:rPr>
                <w:sz w:val="18"/>
              </w:rPr>
              <w:t xml:space="preserve"> indicating that the property could not be created or updated.</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[[Enumerate]]</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b/>
                <w:i/>
                <w:color w:val="000000"/>
                <w:sz w:val="18"/>
              </w:rPr>
              <w:t>→</w:t>
            </w:r>
            <w:r w:rsidRPr="00CF10B9">
              <w:rPr>
                <w:color w:val="000000"/>
                <w:sz w:val="18"/>
              </w:rPr>
              <w:t>Object</w:t>
            </w:r>
          </w:p>
        </w:tc>
        <w:tc>
          <w:tcPr>
            <w:tcW w:w="4553" w:type="dxa"/>
          </w:tcPr>
          <w:p w:rsidR="00000B9E" w:rsidRPr="00CF10B9" w:rsidRDefault="00000B9E" w:rsidP="00000B9E">
            <w:pPr>
              <w:keepNext/>
              <w:spacing w:after="0"/>
              <w:rPr>
                <w:sz w:val="18"/>
              </w:rPr>
            </w:pPr>
            <w:r w:rsidRPr="00CF10B9">
              <w:rPr>
                <w:sz w:val="18"/>
              </w:rPr>
              <w:t>Returns an iterator object over the string values of the keys of the enumerable properties of the object.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[[OwnPropertyKeys]]</w:t>
            </w:r>
          </w:p>
        </w:tc>
        <w:tc>
          <w:tcPr>
            <w:tcW w:w="2697" w:type="dxa"/>
          </w:tcPr>
          <w:p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w:t>
            </w:r>
          </w:p>
        </w:tc>
        <w:tc>
          <w:tcPr>
            <w:tcW w:w="4553" w:type="dxa"/>
          </w:tcPr>
          <w:p w:rsidR="00000B9E" w:rsidRPr="00CF10B9" w:rsidRDefault="00000B9E" w:rsidP="00000B9E">
            <w:pPr>
              <w:keepNext/>
              <w:spacing w:after="0"/>
              <w:rPr>
                <w:sz w:val="18"/>
              </w:rPr>
            </w:pPr>
            <w:r w:rsidRPr="00CF10B9">
              <w:rPr>
                <w:sz w:val="18"/>
              </w:rPr>
              <w:t>Returns an Iterator object that produces all of the own property keys for the object.</w:t>
            </w:r>
          </w:p>
        </w:tc>
      </w:tr>
    </w:tbl>
    <w:p w:rsidR="00000B9E" w:rsidRDefault="00000B9E" w:rsidP="00000B9E"/>
    <w:p w:rsidR="00000B9E" w:rsidRDefault="00CF10B9" w:rsidP="00000B9E">
      <w:r>
        <w:fldChar w:fldCharType="begin"/>
      </w:r>
      <w:r>
        <w:instrText xml:space="preserve"> REF _Ref365536734 \h </w:instrText>
      </w:r>
      <w:r>
        <w:fldChar w:fldCharType="separate"/>
      </w:r>
      <w:r w:rsidR="00460CAC">
        <w:t xml:space="preserve">Table </w:t>
      </w:r>
      <w:r w:rsidR="00460CAC">
        <w:rPr>
          <w:noProof/>
        </w:rPr>
        <w:t>5</w:t>
      </w:r>
      <w:r>
        <w:fldChar w:fldCharType="end"/>
      </w:r>
      <w:r>
        <w:t xml:space="preserve"> </w:t>
      </w:r>
      <w:r w:rsidR="00000B9E" w:rsidRPr="00E77497">
        <w:t xml:space="preserve">summarises </w:t>
      </w:r>
      <w:r w:rsidR="00000B9E">
        <w:t>additional essential</w:t>
      </w:r>
      <w:r w:rsidR="00000B9E" w:rsidRPr="00E77497">
        <w:t xml:space="preserve"> internal </w:t>
      </w:r>
      <w:r w:rsidR="00000B9E">
        <w:t>methods</w:t>
      </w:r>
      <w:r w:rsidR="00000B9E" w:rsidRPr="00E77497">
        <w:t xml:space="preserve"> </w:t>
      </w:r>
      <w:r w:rsidR="00000B9E">
        <w:t>that are supported by objects that may be called as functions</w:t>
      </w:r>
      <w:r w:rsidR="00000B9E" w:rsidRPr="00E77497">
        <w:t>.</w:t>
      </w:r>
    </w:p>
    <w:p w:rsidR="00000B9E" w:rsidRPr="00E77497" w:rsidRDefault="00000B9E" w:rsidP="00000B9E">
      <w:pPr>
        <w:pStyle w:val="Tabletitle"/>
      </w:pPr>
      <w:bookmarkStart w:id="408" w:name="_Ref365536734"/>
      <w:r>
        <w:lastRenderedPageBreak/>
        <w:t xml:space="preserve">Table </w:t>
      </w:r>
      <w:r>
        <w:fldChar w:fldCharType="begin"/>
      </w:r>
      <w:r>
        <w:instrText xml:space="preserve"> SEQ Table \* ARABIC </w:instrText>
      </w:r>
      <w:r>
        <w:fldChar w:fldCharType="separate"/>
      </w:r>
      <w:r w:rsidR="00460CAC">
        <w:rPr>
          <w:noProof/>
        </w:rPr>
        <w:t>5</w:t>
      </w:r>
      <w:r>
        <w:fldChar w:fldCharType="end"/>
      </w:r>
      <w:bookmarkEnd w:id="408"/>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00B9E" w:rsidRPr="00E77497" w:rsidTr="00000B9E">
        <w:trPr>
          <w:jc w:val="center"/>
        </w:trPr>
        <w:tc>
          <w:tcPr>
            <w:tcW w:w="2192" w:type="dxa"/>
            <w:tcBorders>
              <w:top w:val="single" w:sz="12" w:space="0" w:color="000000"/>
              <w:left w:val="single" w:sz="6" w:space="0" w:color="000000"/>
              <w:bottom w:val="single" w:sz="6" w:space="0" w:color="000000"/>
              <w:right w:val="nil"/>
            </w:tcBorders>
            <w:shd w:val="solid" w:color="C0C0C0" w:fill="FFFFFF"/>
          </w:tcPr>
          <w:p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rsidR="00000B9E" w:rsidRPr="00E77497" w:rsidRDefault="00000B9E" w:rsidP="00000B9E">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00B9E" w:rsidRPr="00E77497" w:rsidTr="00000B9E">
        <w:trPr>
          <w:jc w:val="center"/>
        </w:trPr>
        <w:tc>
          <w:tcPr>
            <w:tcW w:w="2192" w:type="dxa"/>
          </w:tcPr>
          <w:p w:rsidR="00000B9E" w:rsidRPr="00E77497" w:rsidRDefault="00000B9E" w:rsidP="00000B9E">
            <w:pPr>
              <w:keepNext/>
              <w:spacing w:after="0"/>
            </w:pPr>
            <w:r w:rsidRPr="00E77497">
              <w:t>[[Call]]</w:t>
            </w:r>
          </w:p>
        </w:tc>
        <w:tc>
          <w:tcPr>
            <w:tcW w:w="2043" w:type="dxa"/>
          </w:tcPr>
          <w:p w:rsidR="00000B9E" w:rsidRPr="00E77497" w:rsidRDefault="00000B9E" w:rsidP="00000B9E">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rsidR="00000B9E" w:rsidRPr="00E77497" w:rsidRDefault="00000B9E" w:rsidP="00000B9E">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000B9E" w:rsidRPr="00E77497" w:rsidTr="00000B9E">
        <w:trPr>
          <w:jc w:val="center"/>
        </w:trPr>
        <w:tc>
          <w:tcPr>
            <w:tcW w:w="2192" w:type="dxa"/>
          </w:tcPr>
          <w:p w:rsidR="00000B9E" w:rsidRPr="00E77497" w:rsidRDefault="00000B9E" w:rsidP="00000B9E">
            <w:pPr>
              <w:keepNext/>
              <w:spacing w:after="0"/>
            </w:pPr>
            <w:r w:rsidRPr="00E77497">
              <w:t>[[Construct]]</w:t>
            </w:r>
          </w:p>
        </w:tc>
        <w:tc>
          <w:tcPr>
            <w:tcW w:w="2043" w:type="dxa"/>
          </w:tcPr>
          <w:p w:rsidR="00000B9E" w:rsidRPr="00E77497" w:rsidRDefault="00000B9E" w:rsidP="00000B9E">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t>Object</w:t>
            </w:r>
          </w:p>
        </w:tc>
        <w:tc>
          <w:tcPr>
            <w:tcW w:w="5580" w:type="dxa"/>
          </w:tcPr>
          <w:p w:rsidR="00000B9E" w:rsidRPr="00E77497" w:rsidRDefault="00000B9E" w:rsidP="00000B9E">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t xml:space="preserve">  A Function object is not necessarily a constructor and such non-constructor Function objects do not have a [[Construct]] internal method.</w:t>
            </w:r>
          </w:p>
        </w:tc>
      </w:tr>
    </w:tbl>
    <w:p w:rsidR="00000B9E" w:rsidRPr="00E77497" w:rsidRDefault="00000B9E" w:rsidP="00000B9E"/>
    <w:p w:rsidR="00000B9E" w:rsidRDefault="00000B9E" w:rsidP="00000B9E">
      <w:pPr>
        <w:pStyle w:val="Heading4"/>
      </w:pPr>
      <w:bookmarkStart w:id="409" w:name="_Ref365532942"/>
      <w:r>
        <w:t>Invariants of the Essential Internal Methods</w:t>
      </w:r>
      <w:bookmarkEnd w:id="409"/>
    </w:p>
    <w:p w:rsidR="00000B9E" w:rsidRDefault="00000B9E" w:rsidP="00000B9E">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rsidR="00000B9E" w:rsidRPr="00692900" w:rsidRDefault="00000B9E" w:rsidP="00000B9E">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rsidR="00000B9E" w:rsidRDefault="00000B9E" w:rsidP="00000B9E"/>
    <w:p w:rsidR="00000B9E" w:rsidRDefault="00000B9E" w:rsidP="00000B9E">
      <w:commentRangeStart w:id="410"/>
      <w:r>
        <w:t>Definitions:</w:t>
      </w:r>
    </w:p>
    <w:p w:rsidR="00000B9E" w:rsidRDefault="00000B9E" w:rsidP="00000B9E">
      <w:pPr>
        <w:numPr>
          <w:ilvl w:val="0"/>
          <w:numId w:val="1120"/>
        </w:numPr>
        <w:contextualSpacing/>
      </w:pPr>
      <w:r>
        <w:t xml:space="preserve">The </w:t>
      </w:r>
      <w:r>
        <w:rPr>
          <w:i/>
          <w:iCs/>
        </w:rPr>
        <w:t>target</w:t>
      </w:r>
      <w:r>
        <w:t xml:space="preserve"> of an internal method is the object the internal method is called upon.</w:t>
      </w:r>
    </w:p>
    <w:p w:rsidR="00000B9E" w:rsidRDefault="00000B9E" w:rsidP="00000B9E">
      <w:pPr>
        <w:numPr>
          <w:ilvl w:val="0"/>
          <w:numId w:val="1120"/>
        </w:numPr>
        <w:contextualSpacing/>
      </w:pPr>
      <w:r>
        <w:t xml:space="preserve">A </w:t>
      </w:r>
      <w:r w:rsidRPr="008C3FD3">
        <w:rPr>
          <w:i/>
          <w:iCs/>
        </w:rPr>
        <w:t>sealed property</w:t>
      </w:r>
      <w:r>
        <w:t xml:space="preserve"> is a non-configurable own property of a target.</w:t>
      </w:r>
    </w:p>
    <w:p w:rsidR="00000B9E" w:rsidRDefault="00000B9E" w:rsidP="00000B9E">
      <w:pPr>
        <w:numPr>
          <w:ilvl w:val="0"/>
          <w:numId w:val="1120"/>
        </w:numPr>
        <w:contextualSpacing/>
      </w:pPr>
      <w:r>
        <w:t xml:space="preserve">A </w:t>
      </w:r>
      <w:r w:rsidRPr="008C3FD3">
        <w:rPr>
          <w:i/>
          <w:iCs/>
        </w:rPr>
        <w:t>frozen property</w:t>
      </w:r>
      <w:r>
        <w:t xml:space="preserve"> is a non-configurable non-writable own property of a target.</w:t>
      </w:r>
    </w:p>
    <w:p w:rsidR="00000B9E" w:rsidRDefault="00000B9E" w:rsidP="00000B9E">
      <w:pPr>
        <w:numPr>
          <w:ilvl w:val="0"/>
          <w:numId w:val="1120"/>
        </w:numPr>
        <w:contextualSpacing/>
      </w:pPr>
      <w:r>
        <w:t>A new property is a property that does not exist on a non-extensible target.</w:t>
      </w:r>
    </w:p>
    <w:p w:rsidR="00000B9E" w:rsidRDefault="00000B9E" w:rsidP="00000B9E">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Pr="00C7531B">
        <w:t>key</w:t>
      </w:r>
      <w:r>
        <w:t xml:space="preserve"> value are incompatible if:</w:t>
      </w:r>
    </w:p>
    <w:p w:rsidR="00000B9E" w:rsidRPr="00C7531B" w:rsidRDefault="00000B9E" w:rsidP="00000B9E">
      <w:pPr>
        <w:numPr>
          <w:ilvl w:val="1"/>
          <w:numId w:val="892"/>
        </w:numPr>
        <w:contextualSpacing/>
      </w:pPr>
      <w:r w:rsidRPr="00844B9F">
        <w:rPr>
          <w:rFonts w:ascii="Times New Roman" w:hAnsi="Times New Roman"/>
          <w:i/>
          <w:iCs/>
        </w:rPr>
        <w:t>Descl</w:t>
      </w:r>
      <w:r w:rsidRPr="00844B9F">
        <w:rPr>
          <w:rFonts w:ascii="Times New Roman" w:hAnsi="Times New Roman"/>
        </w:rPr>
        <w:t xml:space="preserve"> is produced by calling</w:t>
      </w:r>
      <w:r w:rsidRPr="00844B9F">
        <w:rPr>
          <w:rFonts w:ascii="Times New Roman" w:hAnsi="Times New Roman"/>
          <w:i/>
          <w:iCs/>
        </w:rPr>
        <w:t xml:space="preserve"> </w:t>
      </w:r>
      <w:r w:rsidRPr="00844B9F">
        <w:rPr>
          <w:rFonts w:ascii="Times New Roman" w:hAnsi="Times New Roman"/>
        </w:rPr>
        <w:t>[[Get</w:t>
      </w:r>
      <w:r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 </w:t>
      </w:r>
      <w:r w:rsidRPr="00844B9F">
        <w:rPr>
          <w:rFonts w:ascii="Times New Roman" w:hAnsi="Times New Roman"/>
          <w:i/>
          <w:iCs/>
        </w:rPr>
        <w:t>key</w:t>
      </w:r>
      <w:r w:rsidRPr="00844B9F">
        <w:rPr>
          <w:rFonts w:ascii="Times New Roman" w:hAnsi="Times New Roman"/>
        </w:rPr>
        <w:t>, and</w:t>
      </w:r>
    </w:p>
    <w:p w:rsidR="00000B9E" w:rsidRPr="008C3FD3" w:rsidRDefault="00000B9E" w:rsidP="00000B9E">
      <w:pPr>
        <w:numPr>
          <w:ilvl w:val="1"/>
          <w:numId w:val="892"/>
        </w:numPr>
      </w:pPr>
      <w:r w:rsidRPr="00844B9F">
        <w:rPr>
          <w:rFonts w:ascii="Times New Roman" w:hAnsi="Times New Roman"/>
        </w:rPr>
        <w:t xml:space="preserve">Calling [[DefineOwnProperty]] of </w:t>
      </w:r>
      <w:r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Pr="00844B9F">
        <w:rPr>
          <w:rFonts w:ascii="Times New Roman" w:hAnsi="Times New Roman"/>
          <w:i/>
          <w:iCs/>
        </w:rPr>
        <w:t>desc2</w:t>
      </w:r>
      <w:r>
        <w:t xml:space="preserve"> </w:t>
      </w:r>
      <w:r w:rsidRPr="00844B9F">
        <w:rPr>
          <w:rFonts w:ascii="Times New Roman" w:hAnsi="Times New Roman"/>
        </w:rPr>
        <w:t>would throw a</w:t>
      </w:r>
      <w:r>
        <w:t xml:space="preserve"> </w:t>
      </w:r>
      <w:r w:rsidRPr="00844B9F">
        <w:rPr>
          <w:rFonts w:ascii="Times New Roman" w:hAnsi="Times New Roman"/>
          <w:i/>
          <w:iCs/>
        </w:rPr>
        <w:t>TypeError</w:t>
      </w:r>
      <w:r w:rsidRPr="00844B9F">
        <w:rPr>
          <w:rFonts w:ascii="Times New Roman" w:hAnsi="Times New Roman"/>
        </w:rPr>
        <w:t xml:space="preserve"> exception.</w:t>
      </w:r>
    </w:p>
    <w:p w:rsidR="00000B9E" w:rsidRPr="00E77497" w:rsidRDefault="00000B9E" w:rsidP="00000B9E">
      <w:pPr>
        <w:pStyle w:val="Note"/>
        <w:rPr>
          <w:sz w:val="20"/>
        </w:rPr>
      </w:pPr>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behaviour</w:t>
      </w:r>
      <w:r w:rsidRPr="00E77497">
        <w:rPr>
          <w:sz w:val="20"/>
        </w:rPr>
        <w:t xml:space="preserve">. </w:t>
      </w:r>
      <w:del w:id="411" w:author="Rev 19 Allen Wirfs-Brock" w:date="2013-09-26T18:48:00Z">
        <w:r w:rsidRPr="00E77497" w:rsidDel="008515F4">
          <w:rPr>
            <w:sz w:val="20"/>
          </w:rPr>
          <w:delText xml:space="preserve">If possible, </w:delText>
        </w:r>
        <w:r w:rsidDel="008515F4">
          <w:rPr>
            <w:sz w:val="20"/>
          </w:rPr>
          <w:delText>exotic</w:delText>
        </w:r>
        <w:r w:rsidRPr="00E77497" w:rsidDel="008515F4">
          <w:rPr>
            <w:sz w:val="20"/>
          </w:rPr>
          <w:delText xml:space="preserve"> objects should not allow [[</w:delText>
        </w:r>
        <w:r w:rsidDel="008515F4">
          <w:rPr>
            <w:sz w:val="20"/>
          </w:rPr>
          <w:delText>Set</w:delText>
        </w:r>
        <w:r w:rsidRPr="00E77497" w:rsidDel="008515F4">
          <w:rPr>
            <w:sz w:val="20"/>
          </w:rPr>
          <w:delText xml:space="preserve">]] operations in situations where this definition of [[CanPut]] returns </w:delText>
        </w:r>
        <w:r w:rsidRPr="00165778" w:rsidDel="008515F4">
          <w:rPr>
            <w:b/>
            <w:sz w:val="20"/>
          </w:rPr>
          <w:delText>false</w:delText>
        </w:r>
        <w:r w:rsidRPr="00E77497" w:rsidDel="008515F4">
          <w:rPr>
            <w:sz w:val="20"/>
          </w:rPr>
          <w:delText>.</w:delText>
        </w:r>
      </w:del>
    </w:p>
    <w:p w:rsidR="00000B9E" w:rsidRDefault="00000B9E" w:rsidP="00000B9E"/>
    <w:p w:rsidR="00000B9E" w:rsidRDefault="00000B9E" w:rsidP="00000B9E">
      <w:r>
        <w:t>[[</w:t>
      </w:r>
      <w:del w:id="412" w:author="Rev 19 Allen Wirfs-Brock" w:date="2013-09-12T08:51:00Z">
        <w:r w:rsidDel="00952308">
          <w:delText>GetInheritance</w:delText>
        </w:r>
      </w:del>
      <w:ins w:id="413" w:author="Rev 19 Allen Wirfs-Brock" w:date="2013-09-12T08:51:00Z">
        <w:r w:rsidR="00952308">
          <w:t>GetPrototypeOf</w:t>
        </w:r>
      </w:ins>
      <w:r>
        <w:t>]]</w:t>
      </w:r>
    </w:p>
    <w:p w:rsidR="00000B9E" w:rsidRDefault="00000B9E" w:rsidP="00000B9E">
      <w:r w:rsidRPr="00E77497">
        <w:t xml:space="preserve">Every [[Prototype]] chain must have finite length (that is, starting from any object, recursively accessing the [[Prototype]] internal </w:t>
      </w:r>
      <w:r>
        <w:t xml:space="preserve">data </w:t>
      </w:r>
      <w:r w:rsidRPr="00E77497">
        <w:t xml:space="preserve">property must eventually lead to a </w:t>
      </w:r>
      <w:r w:rsidRPr="00E77497">
        <w:rPr>
          <w:b/>
        </w:rPr>
        <w:t>null</w:t>
      </w:r>
      <w:r w:rsidRPr="00E77497">
        <w:t xml:space="preserve"> value).</w:t>
      </w:r>
    </w:p>
    <w:p w:rsidR="00000B9E" w:rsidRDefault="00000B9E" w:rsidP="00000B9E">
      <w:r>
        <w:t>getOwnPropertyDescriptor</w:t>
      </w:r>
    </w:p>
    <w:p w:rsidR="00000B9E" w:rsidRDefault="00000B9E" w:rsidP="00000B9E">
      <w:pPr>
        <w:contextualSpacing/>
      </w:pPr>
      <w:r>
        <w:t xml:space="preserve">    Non-configurability invariant: cannot return incompatible descriptors for sealed properties</w:t>
      </w:r>
      <w:r>
        <w:rPr>
          <w:rFonts w:ascii="MS Gothic" w:eastAsia="MS Gothic" w:hAnsi="MS Gothic" w:cs="MS Gothic" w:hint="eastAsia"/>
        </w:rPr>
        <w:t> </w:t>
      </w:r>
    </w:p>
    <w:p w:rsidR="00000B9E" w:rsidRDefault="00000B9E" w:rsidP="00000B9E">
      <w:pPr>
        <w:contextualSpacing/>
      </w:pPr>
      <w:r>
        <w:t xml:space="preserve">    Non-extensibility invariant: must return </w:t>
      </w:r>
      <w:r w:rsidRPr="00C332EF">
        <w:rPr>
          <w:b/>
        </w:rPr>
        <w:t>undefined</w:t>
      </w:r>
      <w:r>
        <w:t xml:space="preserve"> for new properties</w:t>
      </w:r>
    </w:p>
    <w:p w:rsidR="00000B9E" w:rsidRDefault="00000B9E" w:rsidP="00000B9E">
      <w:pPr>
        <w:contextualSpacing/>
      </w:pPr>
      <w:r>
        <w:t xml:space="preserve">    Invariant checks:</w:t>
      </w:r>
    </w:p>
    <w:p w:rsidR="00000B9E" w:rsidRDefault="00000B9E" w:rsidP="00000B9E">
      <w:pPr>
        <w:contextualSpacing/>
      </w:pPr>
      <w:r>
        <w:t xml:space="preserve">        if trap returns </w:t>
      </w:r>
      <w:r w:rsidRPr="00C332EF">
        <w:rPr>
          <w:b/>
        </w:rPr>
        <w:t>undefined</w:t>
      </w:r>
      <w:r>
        <w:t>, check if the property is configurable</w:t>
      </w:r>
    </w:p>
    <w:p w:rsidR="00000B9E" w:rsidRDefault="00000B9E" w:rsidP="00000B9E">
      <w:pPr>
        <w:contextualSpacing/>
      </w:pPr>
      <w:r>
        <w:t xml:space="preserve">        </w:t>
      </w:r>
      <w:r>
        <w:rPr>
          <w:rFonts w:ascii="MS Gothic" w:eastAsia="MS Gothic" w:hAnsi="MS Gothic" w:cs="MS Gothic" w:hint="eastAsia"/>
        </w:rPr>
        <w:t> </w:t>
      </w:r>
      <w:r>
        <w:t>if property exists on target, check if the returned descriptor is compatible</w:t>
      </w:r>
    </w:p>
    <w:p w:rsidR="00000B9E" w:rsidRDefault="00000B9E" w:rsidP="00000B9E">
      <w:pPr>
        <w:contextualSpacing/>
      </w:pPr>
      <w:r>
        <w:t xml:space="preserve">        if returned descriptor is non-configurable, check if the property exists on the target and is also non-configurable</w:t>
      </w:r>
    </w:p>
    <w:p w:rsidR="00000B9E" w:rsidRDefault="00000B9E" w:rsidP="00000B9E"/>
    <w:p w:rsidR="00000B9E" w:rsidRDefault="00000B9E" w:rsidP="00000B9E">
      <w:r>
        <w:lastRenderedPageBreak/>
        <w:t>defineProperty</w:t>
      </w:r>
    </w:p>
    <w:p w:rsidR="00000B9E" w:rsidRDefault="00000B9E" w:rsidP="00000B9E">
      <w:pPr>
        <w:contextualSpacing/>
      </w:pPr>
      <w:r>
        <w:t xml:space="preserve">    Non-configurability invariant: cannot succeed (return true) for incompatible changes to sealed properties</w:t>
      </w:r>
      <w:r>
        <w:rPr>
          <w:rFonts w:ascii="MS Gothic" w:eastAsia="MS Gothic" w:hAnsi="MS Gothic" w:cs="MS Gothic" w:hint="eastAsia"/>
        </w:rPr>
        <w:t> </w:t>
      </w:r>
    </w:p>
    <w:p w:rsidR="00000B9E" w:rsidRDefault="00000B9E" w:rsidP="00000B9E">
      <w:pPr>
        <w:contextualSpacing/>
      </w:pPr>
      <w:r>
        <w:t xml:space="preserve">    Non-extensibility invariant: must reject (return </w:t>
      </w:r>
      <w:r w:rsidRPr="00165778">
        <w:rPr>
          <w:b/>
        </w:rPr>
        <w:t>false</w:t>
      </w:r>
      <w:r>
        <w:t>) for new properties</w:t>
      </w:r>
    </w:p>
    <w:p w:rsidR="00000B9E" w:rsidRDefault="00000B9E" w:rsidP="00000B9E">
      <w:pPr>
        <w:contextualSpacing/>
      </w:pPr>
      <w:r>
        <w:t xml:space="preserve">    Invariant checks:</w:t>
      </w:r>
    </w:p>
    <w:p w:rsidR="00000B9E" w:rsidRDefault="00000B9E" w:rsidP="00000B9E">
      <w:pPr>
        <w:contextualSpacing/>
      </w:pPr>
      <w:r>
        <w:t xml:space="preserve">        on success, if property exists on target, check if existing descriptor is compatible with argument descriptor</w:t>
      </w:r>
    </w:p>
    <w:p w:rsidR="00000B9E" w:rsidRDefault="00000B9E" w:rsidP="00000B9E">
      <w:pPr>
        <w:contextualSpacing/>
      </w:pPr>
      <w:r>
        <w:t xml:space="preserve">        on success, if argument descriptor is non-configurable, check if the property exists on the target and is also non-configurable</w:t>
      </w:r>
    </w:p>
    <w:p w:rsidR="00000B9E" w:rsidRDefault="00000B9E" w:rsidP="00000B9E"/>
    <w:p w:rsidR="00000B9E" w:rsidRDefault="00000B9E" w:rsidP="00000B9E">
      <w:r>
        <w:t>getOwnPropertyNames</w:t>
      </w:r>
    </w:p>
    <w:p w:rsidR="00000B9E" w:rsidRPr="00864B20" w:rsidRDefault="00000B9E" w:rsidP="00000B9E">
      <w:pPr>
        <w:contextualSpacing/>
        <w:rPr>
          <w:i/>
          <w:iCs/>
        </w:rPr>
      </w:pPr>
      <w:r w:rsidRPr="00864B20">
        <w:rPr>
          <w:i/>
          <w:iCs/>
        </w:rPr>
        <w:t xml:space="preserve">    Non-configurability invariant: must report all sealed properties</w:t>
      </w:r>
    </w:p>
    <w:p w:rsidR="00000B9E" w:rsidRDefault="00000B9E" w:rsidP="00000B9E">
      <w:pPr>
        <w:contextualSpacing/>
      </w:pPr>
      <w:r>
        <w:t xml:space="preserve">    Non-extensibility invariant: must not list new property names</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check whether all sealed target properties are present in the trap result</w:t>
      </w:r>
    </w:p>
    <w:p w:rsidR="00000B9E" w:rsidRDefault="00000B9E" w:rsidP="00000B9E">
      <w:pPr>
        <w:contextualSpacing/>
      </w:pPr>
      <w:r>
        <w:t xml:space="preserve">        If the target is non-extensible, check that no new properties are listed in the trap result</w:t>
      </w:r>
    </w:p>
    <w:p w:rsidR="00000B9E" w:rsidRDefault="00000B9E" w:rsidP="00000B9E"/>
    <w:p w:rsidR="00000B9E" w:rsidRDefault="00000B9E" w:rsidP="00000B9E">
      <w:r>
        <w:t>deleteProperty</w:t>
      </w:r>
    </w:p>
    <w:p w:rsidR="00000B9E" w:rsidRDefault="00000B9E" w:rsidP="00000B9E">
      <w:pPr>
        <w:contextualSpacing/>
      </w:pPr>
      <w:r>
        <w:t xml:space="preserve">    Non-configurability invariant: cannot succeed (return true) for sealed properties</w:t>
      </w:r>
    </w:p>
    <w:p w:rsidR="00000B9E" w:rsidRDefault="00000B9E" w:rsidP="00000B9E">
      <w:pPr>
        <w:contextualSpacing/>
      </w:pPr>
      <w:r>
        <w:t xml:space="preserve">    Invariant checks:</w:t>
      </w:r>
    </w:p>
    <w:p w:rsidR="00000B9E" w:rsidRDefault="00000B9E" w:rsidP="00000B9E">
      <w:pPr>
        <w:contextualSpacing/>
      </w:pPr>
      <w:r>
        <w:t xml:space="preserve">        on success, check if the target property is configurable</w:t>
      </w:r>
    </w:p>
    <w:p w:rsidR="00000B9E" w:rsidRDefault="00000B9E" w:rsidP="00000B9E"/>
    <w:p w:rsidR="00000B9E" w:rsidRDefault="00000B9E" w:rsidP="00000B9E">
      <w:r>
        <w:t>getPrototypeOf</w:t>
      </w:r>
    </w:p>
    <w:p w:rsidR="00000B9E" w:rsidRDefault="00000B9E" w:rsidP="00000B9E">
      <w:r>
        <w:t xml:space="preserve">    Invariant check: check whether the target’s prototype and the trap result are identical (according to the egal operator)</w:t>
      </w:r>
    </w:p>
    <w:p w:rsidR="00000B9E" w:rsidRDefault="00000B9E" w:rsidP="00000B9E">
      <w:r>
        <w:t>freeze | seal | preventExtensions</w:t>
      </w:r>
    </w:p>
    <w:p w:rsidR="00000B9E" w:rsidRDefault="00000B9E" w:rsidP="00000B9E">
      <w:pPr>
        <w:contextualSpacing/>
      </w:pPr>
      <w:r>
        <w:t xml:space="preserve">    Invariant checks:</w:t>
      </w:r>
    </w:p>
    <w:p w:rsidR="00000B9E" w:rsidRDefault="00000B9E" w:rsidP="00000B9E">
      <w:pPr>
        <w:contextualSpacing/>
      </w:pPr>
      <w:r>
        <w:t xml:space="preserve">        on success, check if isFrozen(target), isSealed(target) or !isExtensible(target)</w:t>
      </w:r>
    </w:p>
    <w:p w:rsidR="00000B9E" w:rsidRDefault="00000B9E" w:rsidP="00000B9E"/>
    <w:p w:rsidR="00000B9E" w:rsidRDefault="00000B9E" w:rsidP="00000B9E">
      <w:r>
        <w:t>isFrozen | isSealed | isExtensible</w:t>
      </w:r>
    </w:p>
    <w:p w:rsidR="00000B9E" w:rsidRDefault="00000B9E" w:rsidP="00000B9E">
      <w:r>
        <w:t xml:space="preserve">    Invariant check: check whether the boolean trap result is equal to isFrozen(target), isSealed(target) or isExtensible(target)</w:t>
      </w:r>
    </w:p>
    <w:p w:rsidR="00000B9E" w:rsidRDefault="00000B9E" w:rsidP="00000B9E">
      <w:r>
        <w:t>hasOwn</w:t>
      </w:r>
    </w:p>
    <w:p w:rsidR="00000B9E" w:rsidRDefault="00000B9E" w:rsidP="00000B9E">
      <w:pPr>
        <w:contextualSpacing/>
      </w:pPr>
      <w:r>
        <w:t xml:space="preserve">    Non-configurability invariant: cannot return </w:t>
      </w:r>
      <w:r w:rsidRPr="00165778">
        <w:rPr>
          <w:b/>
        </w:rPr>
        <w:t>false</w:t>
      </w:r>
      <w:r>
        <w:t xml:space="preserve"> for sealed properties</w:t>
      </w:r>
    </w:p>
    <w:p w:rsidR="00000B9E" w:rsidRDefault="00000B9E" w:rsidP="00000B9E">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if </w:t>
      </w:r>
      <w:r w:rsidRPr="00165778">
        <w:rPr>
          <w:b/>
        </w:rPr>
        <w:t>false</w:t>
      </w:r>
      <w:r>
        <w:t xml:space="preserve"> is returned, check if the target property is configurable</w:t>
      </w:r>
    </w:p>
    <w:p w:rsidR="00000B9E" w:rsidRDefault="00000B9E" w:rsidP="00000B9E">
      <w:pPr>
        <w:contextualSpacing/>
      </w:pPr>
      <w:r>
        <w:t xml:space="preserve">        if </w:t>
      </w:r>
      <w:r w:rsidRPr="00165778">
        <w:rPr>
          <w:b/>
        </w:rPr>
        <w:t>false</w:t>
      </w:r>
      <w:r>
        <w:t xml:space="preserve"> is returned, the property does not exist on target, and the target is non-extensible, throw a TypeError</w:t>
      </w:r>
    </w:p>
    <w:p w:rsidR="00000B9E" w:rsidRDefault="00000B9E" w:rsidP="00000B9E"/>
    <w:p w:rsidR="00000B9E" w:rsidRDefault="00000B9E" w:rsidP="00000B9E">
      <w:r>
        <w:t>has</w:t>
      </w:r>
    </w:p>
    <w:p w:rsidR="00000B9E" w:rsidRDefault="00000B9E" w:rsidP="00000B9E">
      <w:pPr>
        <w:contextualSpacing/>
      </w:pPr>
      <w:r>
        <w:t xml:space="preserve">    Non-configurability invariant: cannot return </w:t>
      </w:r>
      <w:r w:rsidRPr="00165778">
        <w:rPr>
          <w:b/>
        </w:rPr>
        <w:t>false</w:t>
      </w:r>
      <w:r>
        <w:t xml:space="preserve"> for sealed properties</w:t>
      </w:r>
    </w:p>
    <w:p w:rsidR="00000B9E" w:rsidRDefault="00000B9E" w:rsidP="00000B9E">
      <w:pPr>
        <w:contextualSpacing/>
      </w:pPr>
      <w:r>
        <w:t xml:space="preserve">    Invariant checks:</w:t>
      </w:r>
    </w:p>
    <w:p w:rsidR="00000B9E" w:rsidRDefault="00000B9E" w:rsidP="00000B9E">
      <w:pPr>
        <w:contextualSpacing/>
      </w:pPr>
      <w:r>
        <w:t xml:space="preserve">        if </w:t>
      </w:r>
      <w:r w:rsidRPr="00165778">
        <w:rPr>
          <w:b/>
        </w:rPr>
        <w:t>false</w:t>
      </w:r>
      <w:r>
        <w:t xml:space="preserve"> is returned, check if the target property is configurable</w:t>
      </w:r>
    </w:p>
    <w:p w:rsidR="00000B9E" w:rsidRDefault="00000B9E" w:rsidP="00000B9E"/>
    <w:p w:rsidR="00000B9E" w:rsidRDefault="00000B9E" w:rsidP="00000B9E">
      <w:r>
        <w:lastRenderedPageBreak/>
        <w:t>get</w:t>
      </w:r>
    </w:p>
    <w:p w:rsidR="00000B9E" w:rsidRDefault="00000B9E" w:rsidP="00000B9E">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rsidR="00000B9E" w:rsidRDefault="00000B9E" w:rsidP="00000B9E">
      <w:r>
        <w:t xml:space="preserve">    Invariant checks:</w:t>
      </w:r>
    </w:p>
    <w:p w:rsidR="00000B9E" w:rsidRDefault="00000B9E" w:rsidP="00000B9E">
      <w:r>
        <w:t xml:space="preserve">        if property exists on target as a data property, check whether the target property’s value and the trap result are identical (according to the egal operator)</w:t>
      </w:r>
    </w:p>
    <w:p w:rsidR="00000B9E" w:rsidRDefault="00000B9E" w:rsidP="00000B9E">
      <w:r>
        <w:t xml:space="preserve">        if property exists on target as an accessor, and the accessor’s get attribute is </w:t>
      </w:r>
      <w:r w:rsidRPr="00C332EF">
        <w:rPr>
          <w:b/>
        </w:rPr>
        <w:t>undefined</w:t>
      </w:r>
      <w:r>
        <w:t xml:space="preserve">, check whether the trap result is also </w:t>
      </w:r>
      <w:r w:rsidRPr="00C332EF">
        <w:rPr>
          <w:b/>
        </w:rPr>
        <w:t>undefined</w:t>
      </w:r>
      <w:r>
        <w:t>.</w:t>
      </w:r>
    </w:p>
    <w:p w:rsidR="00000B9E" w:rsidRDefault="00000B9E" w:rsidP="00000B9E">
      <w:r>
        <w:t>set</w:t>
      </w:r>
    </w:p>
    <w:p w:rsidR="00000B9E" w:rsidRDefault="00000B9E" w:rsidP="00000B9E">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on success, if property exists on target as a data property, check whether the target property’s value and the update value are identical (according to the egal operator)</w:t>
      </w:r>
    </w:p>
    <w:p w:rsidR="00000B9E" w:rsidRDefault="00000B9E" w:rsidP="00000B9E">
      <w:pPr>
        <w:contextualSpacing/>
      </w:pPr>
      <w:r>
        <w:t xml:space="preserve">        on success, if property exists on target as an accessor, check whether the accessor’s set attribute is not </w:t>
      </w:r>
      <w:r w:rsidRPr="00C332EF">
        <w:rPr>
          <w:b/>
        </w:rPr>
        <w:t>undefined</w:t>
      </w:r>
    </w:p>
    <w:p w:rsidR="00000B9E" w:rsidRDefault="00000B9E" w:rsidP="00000B9E"/>
    <w:p w:rsidR="00000B9E" w:rsidRDefault="00000B9E" w:rsidP="00000B9E">
      <w:r>
        <w:t>keys</w:t>
      </w:r>
    </w:p>
    <w:p w:rsidR="00000B9E" w:rsidRDefault="00000B9E" w:rsidP="00000B9E">
      <w:pPr>
        <w:contextualSpacing/>
      </w:pPr>
      <w:r>
        <w:t xml:space="preserve">    Non-configurability invariant: must report all enumerable sealed properties</w:t>
      </w:r>
    </w:p>
    <w:p w:rsidR="00000B9E" w:rsidRDefault="00000B9E" w:rsidP="00000B9E">
      <w:pPr>
        <w:contextualSpacing/>
      </w:pPr>
      <w:r>
        <w:t xml:space="preserve">    Non-extensibility invariant: must not list new property names</w:t>
      </w:r>
    </w:p>
    <w:p w:rsidR="00000B9E" w:rsidRDefault="00000B9E" w:rsidP="00000B9E">
      <w:pPr>
        <w:contextualSpacing/>
      </w:pPr>
      <w:r>
        <w:t xml:space="preserve">    Invariant checks:</w:t>
      </w:r>
    </w:p>
    <w:p w:rsidR="00000B9E" w:rsidRDefault="00000B9E" w:rsidP="00000B9E">
      <w:pPr>
        <w:contextualSpacing/>
      </w:pPr>
      <w:r>
        <w:t xml:space="preserve">        Check whether all enumerable sealed target properties are listed in the trap result</w:t>
      </w:r>
    </w:p>
    <w:p w:rsidR="00000B9E" w:rsidRDefault="00000B9E" w:rsidP="00000B9E">
      <w:pPr>
        <w:contextualSpacing/>
      </w:pPr>
      <w:r>
        <w:t xml:space="preserve">        If the target is non-extensible, check that no new properties are listed in the trap result</w:t>
      </w:r>
    </w:p>
    <w:p w:rsidR="00000B9E" w:rsidRDefault="00000B9E" w:rsidP="00000B9E"/>
    <w:p w:rsidR="00000B9E" w:rsidRDefault="00000B9E" w:rsidP="00000B9E">
      <w:r>
        <w:t>enumerate</w:t>
      </w:r>
    </w:p>
    <w:p w:rsidR="00000B9E" w:rsidRDefault="00000B9E" w:rsidP="00000B9E">
      <w:pPr>
        <w:contextualSpacing/>
      </w:pPr>
      <w:r>
        <w:t xml:space="preserve">    Non-configurability invariant: must report all enumerable sealed properties</w:t>
      </w:r>
    </w:p>
    <w:p w:rsidR="00000B9E" w:rsidRDefault="00000B9E" w:rsidP="00000B9E">
      <w:pPr>
        <w:contextualSpacing/>
      </w:pPr>
      <w:r>
        <w:t xml:space="preserve">    Invariant checks:</w:t>
      </w:r>
    </w:p>
    <w:p w:rsidR="00000B9E" w:rsidRDefault="00000B9E" w:rsidP="00000B9E">
      <w:r>
        <w:t xml:space="preserve">        Check whether all enumerable sealed target properties are listed in the trap result</w:t>
      </w:r>
      <w:commentRangeEnd w:id="410"/>
      <w:r>
        <w:rPr>
          <w:rStyle w:val="CommentReference"/>
        </w:rPr>
        <w:commentReference w:id="410"/>
      </w:r>
    </w:p>
    <w:p w:rsidR="00000B9E" w:rsidRPr="00E77497" w:rsidRDefault="00000B9E" w:rsidP="00000B9E">
      <w:pPr>
        <w:spacing w:after="120"/>
      </w:pPr>
    </w:p>
    <w:p w:rsidR="00000B9E" w:rsidRPr="00FD0277" w:rsidDel="00A47373" w:rsidRDefault="00000B9E" w:rsidP="00000B9E">
      <w:pPr>
        <w:pStyle w:val="Note"/>
        <w:rPr>
          <w:del w:id="414" w:author="Rev 19 Allen Wirfs-Brock" w:date="2013-09-26T09:37:00Z"/>
          <w:strike/>
        </w:rPr>
      </w:pPr>
      <w:del w:id="415" w:author="Rev 19 Allen Wirfs-Brock" w:date="2013-09-26T09:37:00Z">
        <w:r w:rsidRPr="00FD0277" w:rsidDel="00A47373">
          <w:rPr>
            <w:strike/>
          </w:rPr>
          <w:delText>NOTE</w:delText>
        </w:r>
        <w:r w:rsidRPr="00FD0277" w:rsidDel="00A47373">
          <w:rPr>
            <w:strike/>
          </w:rPr>
          <w:tab/>
          <w:delText xml:space="preserve">This specification defines no ECMAScript language operators or built-in functions that permit a program to modify an object’s [[Prototype]] internal properties or to change the value of [[Extensible]] from </w:delText>
        </w:r>
        <w:r w:rsidRPr="00FD0277" w:rsidDel="00A47373">
          <w:rPr>
            <w:b/>
            <w:strike/>
          </w:rPr>
          <w:delText>false</w:delText>
        </w:r>
        <w:r w:rsidRPr="00FD0277" w:rsidDel="00A47373">
          <w:rPr>
            <w:strike/>
          </w:rPr>
          <w:delText xml:space="preserve"> to </w:delText>
        </w:r>
        <w:r w:rsidRPr="00FD0277" w:rsidDel="00A47373">
          <w:rPr>
            <w:b/>
            <w:strike/>
          </w:rPr>
          <w:delText>true</w:delText>
        </w:r>
        <w:r w:rsidRPr="00FD0277" w:rsidDel="00A47373">
          <w:rPr>
            <w:strike/>
          </w:rPr>
          <w:delText>. Implementation specific extensions that modify [[Prototype]] or [[Extensible]] must not violate the invariants defined in the preceding paragraph.</w:delText>
        </w:r>
      </w:del>
    </w:p>
    <w:p w:rsidR="00000B9E" w:rsidRPr="00E77497" w:rsidRDefault="00000B9E" w:rsidP="00000B9E">
      <w:r w:rsidRPr="00E77497">
        <w:t xml:space="preserve">Unless otherwise specified, the </w:t>
      </w:r>
      <w:r>
        <w:t>standard</w:t>
      </w:r>
      <w:r w:rsidRPr="00E77497">
        <w:t xml:space="preserve"> ECMAScript objects</w:t>
      </w:r>
      <w:r>
        <w:t xml:space="preserve"> are ordinary objects and</w:t>
      </w:r>
      <w:r w:rsidRPr="00E77497">
        <w:t xml:space="preserve"> behave as described in </w:t>
      </w:r>
      <w:r w:rsidR="00E86857">
        <w:fldChar w:fldCharType="begin"/>
      </w:r>
      <w:r w:rsidR="00E86857">
        <w:instrText xml:space="preserve"> REF _Ref365537541 \r \h </w:instrText>
      </w:r>
      <w:r w:rsidR="00E86857">
        <w:fldChar w:fldCharType="separate"/>
      </w:r>
      <w:r w:rsidR="00460CAC">
        <w:t>9.1</w:t>
      </w:r>
      <w:r w:rsidR="00E86857">
        <w:fldChar w:fldCharType="end"/>
      </w:r>
      <w:r w:rsidRPr="00E77497">
        <w:t xml:space="preserve">. </w:t>
      </w:r>
      <w:r>
        <w:t xml:space="preserve"> Some standard objects are exotic objects and have behaviour defined in </w:t>
      </w:r>
      <w:r w:rsidR="00E86857">
        <w:fldChar w:fldCharType="begin"/>
      </w:r>
      <w:r w:rsidR="00E86857">
        <w:instrText xml:space="preserve"> REF _Ref365537558 \r \h </w:instrText>
      </w:r>
      <w:r w:rsidR="00E86857">
        <w:fldChar w:fldCharType="separate"/>
      </w:r>
      <w:r w:rsidR="00460CAC">
        <w:t>9.2</w:t>
      </w:r>
      <w:r w:rsidR="00E86857">
        <w:fldChar w:fldCharType="end"/>
      </w:r>
      <w:r>
        <w:t>.</w:t>
      </w:r>
    </w:p>
    <w:p w:rsidR="00000B9E" w:rsidRPr="00E77497" w:rsidRDefault="00000B9E" w:rsidP="00000B9E">
      <w:r>
        <w:t>Exotic</w:t>
      </w:r>
      <w:r w:rsidRPr="00E77497">
        <w:t xml:space="preserve"> objects may implement internal methods in any manner unless specified otherwise; for example, one possibility is that [[Get]] and [[</w:t>
      </w:r>
      <w:r>
        <w:t>Set</w:t>
      </w:r>
      <w:r w:rsidRPr="00E77497">
        <w:t xml:space="preserve">]] for a particular </w:t>
      </w:r>
      <w:r>
        <w:t>exotic</w:t>
      </w:r>
      <w:r w:rsidRPr="00E77497">
        <w:t xml:space="preserve"> object indeed fetch and store property values but [[</w:t>
      </w:r>
      <w:del w:id="416" w:author="Rev 19 Allen Wirfs-Brock" w:date="2013-09-26T09:36:00Z">
        <w:r w:rsidRPr="00E77497" w:rsidDel="00A47373">
          <w:delText>Has</w:delText>
        </w:r>
        <w:r w:rsidDel="00A47373">
          <w:delText>Own</w:delText>
        </w:r>
        <w:r w:rsidRPr="00E77497" w:rsidDel="00A47373">
          <w:delText>Property</w:delText>
        </w:r>
      </w:del>
      <w:ins w:id="417" w:author="Rev 19 Allen Wirfs-Brock" w:date="2013-09-26T09:36:00Z">
        <w:r w:rsidR="00A47373">
          <w:t>GetOwnProperty</w:t>
        </w:r>
      </w:ins>
      <w:r w:rsidRPr="00E77497">
        <w:t xml:space="preserve">]] always generates </w:t>
      </w:r>
      <w:del w:id="418" w:author="Rev 19 Allen Wirfs-Brock" w:date="2013-09-26T09:36:00Z">
        <w:r w:rsidRPr="00E77497" w:rsidDel="00A47373">
          <w:rPr>
            <w:b/>
          </w:rPr>
          <w:delText>false</w:delText>
        </w:r>
      </w:del>
      <w:ins w:id="419" w:author="Rev 19 Allen Wirfs-Brock" w:date="2013-09-26T09:36:00Z">
        <w:r w:rsidR="00A47373">
          <w:rPr>
            <w:b/>
          </w:rPr>
          <w:t>undefined</w:t>
        </w:r>
      </w:ins>
      <w:r w:rsidRPr="00E77497">
        <w:t>. However, if any specified manipulation of a</w:t>
      </w:r>
      <w:r>
        <w:t>n</w:t>
      </w:r>
      <w:r w:rsidRPr="00E77497">
        <w:t xml:space="preserve"> </w:t>
      </w:r>
      <w:r>
        <w:t>exotic</w:t>
      </w:r>
      <w:r w:rsidRPr="00E77497">
        <w:t xml:space="preserve"> object's internal properties is not supported by an implementation, that manipulation must throw a </w:t>
      </w:r>
      <w:r w:rsidRPr="00E77497">
        <w:rPr>
          <w:b/>
        </w:rPr>
        <w:t>TypeError</w:t>
      </w:r>
      <w:r w:rsidRPr="00E77497">
        <w:t xml:space="preserve"> exception when attempted.</w:t>
      </w:r>
    </w:p>
    <w:p w:rsidR="00000B9E" w:rsidRPr="00E77497" w:rsidRDefault="00000B9E" w:rsidP="00000B9E">
      <w:pPr>
        <w:spacing w:after="120"/>
      </w:pPr>
      <w:r w:rsidRPr="00E77497">
        <w:t>The [[GetOwnProperty]] internal method of a</w:t>
      </w:r>
      <w:r>
        <w:t>ll</w:t>
      </w:r>
      <w:r w:rsidRPr="00E77497">
        <w:t xml:space="preserve"> object</w:t>
      </w:r>
      <w:r>
        <w:t>s</w:t>
      </w:r>
      <w:r w:rsidRPr="00E77497">
        <w:t xml:space="preserve"> must conform to the following invariants for each property of the object:</w:t>
      </w:r>
    </w:p>
    <w:p w:rsidR="00000B9E" w:rsidRPr="00E77497" w:rsidRDefault="00000B9E" w:rsidP="00000B9E">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rsidR="00000B9E" w:rsidRPr="00E77497" w:rsidRDefault="00000B9E" w:rsidP="00000B9E">
      <w:pPr>
        <w:numPr>
          <w:ilvl w:val="0"/>
          <w:numId w:val="35"/>
        </w:numPr>
      </w:pPr>
      <w:r w:rsidRPr="00E77497">
        <w:t xml:space="preserve">If a property is described as a data property and its [[Writable]] and [[Configurable]] are both </w:t>
      </w:r>
      <w:r w:rsidRPr="00E77497">
        <w:rPr>
          <w:b/>
        </w:rPr>
        <w:t>false</w:t>
      </w:r>
      <w:r w:rsidRPr="00E77497">
        <w:t xml:space="preserve">, then the SameValue (according to </w:t>
      </w:r>
      <w:r w:rsidR="002E14E9">
        <w:fldChar w:fldCharType="begin"/>
      </w:r>
      <w:r w:rsidR="002E14E9">
        <w:instrText xml:space="preserve"> REF _Ref365530473 \r \h </w:instrText>
      </w:r>
      <w:r w:rsidR="002E14E9">
        <w:fldChar w:fldCharType="separate"/>
      </w:r>
      <w:r w:rsidR="00460CAC">
        <w:t>7.2.3</w:t>
      </w:r>
      <w:r w:rsidR="002E14E9">
        <w:fldChar w:fldCharType="end"/>
      </w:r>
      <w:r w:rsidRPr="00E77497">
        <w:t>) must be returned for the [[Value]] attribute of the property on all calls to [[GetOwnProperty]].</w:t>
      </w:r>
    </w:p>
    <w:p w:rsidR="00000B9E" w:rsidRPr="00E77497" w:rsidRDefault="00000B9E" w:rsidP="00000B9E">
      <w:pPr>
        <w:numPr>
          <w:ilvl w:val="0"/>
          <w:numId w:val="35"/>
        </w:numPr>
      </w:pPr>
      <w:r w:rsidRPr="00E77497">
        <w:lastRenderedPageBreak/>
        <w:t xml:space="preserve">If the attributes other than [[Writable]] may change over time or if the property might disappear, then the [[Configurable]] attribute must be </w:t>
      </w:r>
      <w:r w:rsidRPr="00E77497">
        <w:rPr>
          <w:b/>
        </w:rPr>
        <w:t>true</w:t>
      </w:r>
      <w:r w:rsidRPr="00E77497">
        <w:t>.</w:t>
      </w:r>
    </w:p>
    <w:p w:rsidR="00000B9E" w:rsidRPr="00E77497" w:rsidRDefault="00000B9E" w:rsidP="00000B9E">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rsidR="00000B9E" w:rsidRPr="00E77497" w:rsidRDefault="00000B9E" w:rsidP="00000B9E">
      <w:pPr>
        <w:numPr>
          <w:ilvl w:val="0"/>
          <w:numId w:val="35"/>
        </w:numPr>
      </w:pPr>
      <w:r w:rsidRPr="00E77497">
        <w:t xml:space="preserve">If the </w:t>
      </w:r>
      <w:r>
        <w:t>result of</w:t>
      </w:r>
      <w:r w:rsidRPr="00E77497">
        <w:t xml:space="preserve"> </w:t>
      </w:r>
      <w:r>
        <w:t>calling</w:t>
      </w:r>
      <w:r w:rsidRPr="00E77497">
        <w:t xml:space="preserve"> </w:t>
      </w:r>
      <w:r>
        <w:t>an</w:t>
      </w:r>
      <w:r w:rsidRPr="00E77497">
        <w:t xml:space="preserve"> object’s [[</w:t>
      </w:r>
      <w:r>
        <w:t>Is</w:t>
      </w:r>
      <w:r w:rsidRPr="00E77497">
        <w:t xml:space="preserve">Extensible]] internal </w:t>
      </w:r>
      <w:r>
        <w:t>method</w:t>
      </w:r>
      <w:r w:rsidRPr="00E77497">
        <w:t xml:space="preserve"> has been observed by ECMAScript code to be </w:t>
      </w:r>
      <w:r w:rsidRPr="00E77497">
        <w:rPr>
          <w:b/>
        </w:rPr>
        <w:t>false</w:t>
      </w:r>
      <w:r w:rsidRPr="00E77497">
        <w:t>, then if a call to [[GetOwnProperty]] describes a property as non-existent all subsequent calls must also describe that property as non-existent.</w:t>
      </w:r>
    </w:p>
    <w:p w:rsidR="00000B9E" w:rsidRPr="00E77497" w:rsidRDefault="00000B9E" w:rsidP="00000B9E">
      <w:r w:rsidRPr="00E77497">
        <w:t>The [[DefineOwnProperty]] internal method of a</w:t>
      </w:r>
      <w:r>
        <w:t>ll</w:t>
      </w:r>
      <w:r w:rsidRPr="00E77497">
        <w:t xml:space="preserve"> object</w:t>
      </w:r>
      <w:r>
        <w:t>s</w:t>
      </w:r>
      <w:r w:rsidRPr="00E77497">
        <w:t xml:space="preserve"> must not permit the addition of a new property to a</w:t>
      </w:r>
      <w:r>
        <w:t>n</w:t>
      </w:r>
      <w:r w:rsidRPr="00E77497">
        <w:t xml:space="preserve"> object if the [[Extensible]] internal </w:t>
      </w:r>
      <w:r>
        <w:t>method</w:t>
      </w:r>
      <w:r w:rsidRPr="00E77497">
        <w:t xml:space="preserve"> of that object has been observed by ECMAScript code to be </w:t>
      </w:r>
      <w:r w:rsidRPr="00E77497">
        <w:rPr>
          <w:b/>
        </w:rPr>
        <w:t>false</w:t>
      </w:r>
      <w:r w:rsidRPr="00E77497">
        <w:t xml:space="preserve">. </w:t>
      </w:r>
    </w:p>
    <w:p w:rsidR="00000B9E" w:rsidRPr="00E77497" w:rsidRDefault="00000B9E" w:rsidP="00000B9E">
      <w:r w:rsidRPr="00E77497">
        <w:t>If the</w:t>
      </w:r>
      <w:r>
        <w:t xml:space="preserve"> result of calling the</w:t>
      </w:r>
      <w:r w:rsidRPr="00E77497">
        <w:t xml:space="preserve"> [[</w:t>
      </w:r>
      <w:r>
        <w:t>Is</w:t>
      </w:r>
      <w:r w:rsidRPr="00E77497">
        <w:t xml:space="preserve">Extensible]] internal </w:t>
      </w:r>
      <w:r>
        <w:t>method</w:t>
      </w:r>
      <w:r w:rsidRPr="00E77497">
        <w:t xml:space="preserve"> of </w:t>
      </w:r>
      <w:r>
        <w:t>an</w:t>
      </w:r>
      <w:r w:rsidRPr="00E77497">
        <w:t xml:space="preserve"> object has been observed by ECMAScript code to be </w:t>
      </w:r>
      <w:r w:rsidRPr="00E77497">
        <w:rPr>
          <w:b/>
        </w:rPr>
        <w:t>false</w:t>
      </w:r>
      <w:r w:rsidRPr="00E77497">
        <w:t xml:space="preserve"> then it must not subsequently become </w:t>
      </w:r>
      <w:r w:rsidRPr="00E77497">
        <w:rPr>
          <w:b/>
        </w:rPr>
        <w:t>true</w:t>
      </w:r>
      <w:r w:rsidRPr="00E77497">
        <w:t>.</w:t>
      </w:r>
    </w:p>
    <w:p w:rsidR="00000B9E" w:rsidRDefault="00000B9E" w:rsidP="00000B9E">
      <w:pPr>
        <w:pStyle w:val="Heading4"/>
      </w:pPr>
      <w:r>
        <w:t>Well-Known Symbols and Intrinsics</w:t>
      </w:r>
    </w:p>
    <w:p w:rsidR="00000B9E" w:rsidRDefault="00000B9E" w:rsidP="00000B9E">
      <w:pPr>
        <w:jc w:val="left"/>
        <w:rPr>
          <w:rFonts w:eastAsia="Arial Unicode MS"/>
        </w:rPr>
      </w:pPr>
      <w:r>
        <w:rPr>
          <w:rFonts w:eastAsia="Arial Unicode MS"/>
        </w:rPr>
        <w:t xml:space="preserve">Well-known symbols are built-in Symbol </w:t>
      </w:r>
      <w:del w:id="420" w:author="Rev 19 Allen Wirfs-Brock" w:date="2013-09-24T14:40:00Z">
        <w:r w:rsidDel="00CA269D">
          <w:rPr>
            <w:rFonts w:eastAsia="Arial Unicode MS"/>
          </w:rPr>
          <w:delText>exotic objects</w:delText>
        </w:r>
      </w:del>
      <w:ins w:id="421" w:author="Rev 19 Allen Wirfs-Brock" w:date="2013-09-24T14:40:00Z">
        <w:r w:rsidR="00CA269D">
          <w:rPr>
            <w:rFonts w:eastAsia="Arial Unicode MS"/>
          </w:rPr>
          <w:t>values</w:t>
        </w:r>
      </w:ins>
      <w:r>
        <w:rPr>
          <w:rFonts w:eastAsia="Arial Unicode MS"/>
        </w:rPr>
        <w:t xml:space="preserve"> (</w:t>
      </w:r>
      <w:ins w:id="422" w:author="Rev 19 Allen Wirfs-Brock" w:date="2013-09-24T14:40:00Z">
        <w:r w:rsidR="00CA269D">
          <w:rPr>
            <w:rFonts w:eastAsia="Arial Unicode MS"/>
          </w:rPr>
          <w:fldChar w:fldCharType="begin"/>
        </w:r>
        <w:r w:rsidR="00CA269D">
          <w:rPr>
            <w:rFonts w:eastAsia="Arial Unicode MS"/>
          </w:rPr>
          <w:instrText xml:space="preserve"> REF _Ref367796981 \r \h </w:instrText>
        </w:r>
      </w:ins>
      <w:r w:rsidR="00CA269D">
        <w:rPr>
          <w:rFonts w:eastAsia="Arial Unicode MS"/>
        </w:rPr>
      </w:r>
      <w:r w:rsidR="00CA269D">
        <w:rPr>
          <w:rFonts w:eastAsia="Arial Unicode MS"/>
        </w:rPr>
        <w:fldChar w:fldCharType="separate"/>
      </w:r>
      <w:ins w:id="423" w:author="Rev 19 Allen Wirfs-Brock" w:date="2013-09-27T13:05:00Z">
        <w:r w:rsidR="00460CAC">
          <w:rPr>
            <w:rFonts w:eastAsia="Arial Unicode MS"/>
          </w:rPr>
          <w:t>6.1.5</w:t>
        </w:r>
      </w:ins>
      <w:ins w:id="424" w:author="Rev 19 Allen Wirfs-Brock" w:date="2013-09-24T14:40:00Z">
        <w:r w:rsidR="00CA269D">
          <w:rPr>
            <w:rFonts w:eastAsia="Arial Unicode MS"/>
          </w:rPr>
          <w:fldChar w:fldCharType="end"/>
        </w:r>
      </w:ins>
      <w:del w:id="425" w:author="Rev 19 Allen Wirfs-Brock" w:date="2013-09-24T14:40:00Z">
        <w:r w:rsidR="00834ABD" w:rsidDel="00CA269D">
          <w:rPr>
            <w:rFonts w:eastAsia="Arial Unicode MS"/>
          </w:rPr>
          <w:fldChar w:fldCharType="begin"/>
        </w:r>
        <w:r w:rsidR="00834ABD" w:rsidDel="00CA269D">
          <w:rPr>
            <w:rFonts w:eastAsia="Arial Unicode MS"/>
          </w:rPr>
          <w:delInstrText xml:space="preserve"> REF _Ref365546221 \r \h </w:delInstrText>
        </w:r>
        <w:r w:rsidR="00834ABD" w:rsidDel="00CA269D">
          <w:rPr>
            <w:rFonts w:eastAsia="Arial Unicode MS"/>
          </w:rPr>
        </w:r>
        <w:r w:rsidR="00834ABD" w:rsidDel="00CA269D">
          <w:rPr>
            <w:rFonts w:eastAsia="Arial Unicode MS"/>
          </w:rPr>
          <w:fldChar w:fldCharType="separate"/>
        </w:r>
        <w:r w:rsidR="00083CEC" w:rsidDel="00CA269D">
          <w:rPr>
            <w:rFonts w:eastAsia="Arial Unicode MS"/>
          </w:rPr>
          <w:delText>9.2.4</w:delText>
        </w:r>
        <w:r w:rsidR="00834ABD" w:rsidDel="00CA269D">
          <w:rPr>
            <w:rFonts w:eastAsia="Arial Unicode MS"/>
          </w:rPr>
          <w:fldChar w:fldCharType="end"/>
        </w:r>
      </w:del>
      <w:r>
        <w:rPr>
          <w:rFonts w:eastAsia="Arial Unicode MS"/>
        </w:rPr>
        <w:t xml:space="preserve">) that are explicitly referenced by algorithms of this specification.  They are typically used as the keys of properties whose values serve as extension points of a specification algorithm.  Unless otherwise specified, well-known symbols </w:t>
      </w:r>
      <w:del w:id="426" w:author="Rev 19 Allen Wirfs-Brock" w:date="2013-09-24T14:43:00Z">
        <w:r w:rsidDel="00CA269D">
          <w:rPr>
            <w:rFonts w:eastAsia="Arial Unicode MS"/>
          </w:rPr>
          <w:delText xml:space="preserve">objects </w:delText>
        </w:r>
      </w:del>
      <w:ins w:id="427" w:author="Rev 19 Allen Wirfs-Brock" w:date="2013-09-24T14:43:00Z">
        <w:r w:rsidR="00CA269D">
          <w:rPr>
            <w:rFonts w:eastAsia="Arial Unicode MS"/>
          </w:rPr>
          <w:t xml:space="preserve">values </w:t>
        </w:r>
      </w:ins>
      <w:r>
        <w:rPr>
          <w:rFonts w:eastAsia="Arial Unicode MS"/>
        </w:rPr>
        <w:t>are shared by all Code Realms (</w:t>
      </w:r>
      <w:r w:rsidR="00E86857">
        <w:rPr>
          <w:rFonts w:eastAsia="Arial Unicode MS"/>
        </w:rPr>
        <w:fldChar w:fldCharType="begin"/>
      </w:r>
      <w:r w:rsidR="00E86857">
        <w:rPr>
          <w:rFonts w:eastAsia="Arial Unicode MS"/>
        </w:rPr>
        <w:instrText xml:space="preserve"> REF _Ref365537613 \r \h </w:instrText>
      </w:r>
      <w:r w:rsidR="00E86857">
        <w:rPr>
          <w:rFonts w:eastAsia="Arial Unicode MS"/>
        </w:rPr>
      </w:r>
      <w:r w:rsidR="00E86857">
        <w:rPr>
          <w:rFonts w:eastAsia="Arial Unicode MS"/>
        </w:rPr>
        <w:fldChar w:fldCharType="separate"/>
      </w:r>
      <w:r w:rsidR="00460CAC">
        <w:rPr>
          <w:rFonts w:eastAsia="Arial Unicode MS"/>
        </w:rPr>
        <w:t>8.2</w:t>
      </w:r>
      <w:r w:rsidR="00E86857">
        <w:rPr>
          <w:rFonts w:eastAsia="Arial Unicode MS"/>
        </w:rPr>
        <w:fldChar w:fldCharType="end"/>
      </w:r>
      <w:r>
        <w:rPr>
          <w:rFonts w:eastAsia="Arial Unicode MS"/>
        </w:rPr>
        <w:t>).</w:t>
      </w:r>
    </w:p>
    <w:p w:rsidR="00000B9E" w:rsidRPr="00E77497" w:rsidRDefault="00000B9E" w:rsidP="00000B9E">
      <w:pPr>
        <w:jc w:val="left"/>
        <w:rPr>
          <w:rFonts w:eastAsia="Arial Unicode MS"/>
        </w:rPr>
      </w:pPr>
      <w:r>
        <w:rPr>
          <w:rFonts w:eastAsia="Arial Unicode MS"/>
        </w:rPr>
        <w:t>Within this specification a well-known symbol is referred to by using a notation of the form @@name, where “name” is one of the values listed in</w:t>
      </w:r>
      <w:r w:rsidR="00CF10B9">
        <w:rPr>
          <w:rFonts w:eastAsia="Arial Unicode MS"/>
        </w:rPr>
        <w:t xml:space="preserve"> </w:t>
      </w:r>
      <w:r w:rsidR="00CF10B9">
        <w:rPr>
          <w:rFonts w:eastAsia="Arial Unicode MS"/>
        </w:rPr>
        <w:fldChar w:fldCharType="begin"/>
      </w:r>
      <w:r w:rsidR="00CF10B9">
        <w:rPr>
          <w:rFonts w:eastAsia="Arial Unicode MS"/>
        </w:rPr>
        <w:instrText xml:space="preserve"> REF _Ref365644804 \h </w:instrText>
      </w:r>
      <w:r w:rsidR="00CF10B9">
        <w:rPr>
          <w:rFonts w:eastAsia="Arial Unicode MS"/>
        </w:rPr>
      </w:r>
      <w:r w:rsidR="00CF10B9">
        <w:rPr>
          <w:rFonts w:eastAsia="Arial Unicode MS"/>
        </w:rPr>
        <w:fldChar w:fldCharType="separate"/>
      </w:r>
      <w:r w:rsidR="00460CAC">
        <w:t xml:space="preserve">Table </w:t>
      </w:r>
      <w:r w:rsidR="00460CAC">
        <w:rPr>
          <w:noProof/>
        </w:rPr>
        <w:t>6</w:t>
      </w:r>
      <w:r w:rsidR="00CF10B9">
        <w:rPr>
          <w:rFonts w:eastAsia="Arial Unicode MS"/>
        </w:rPr>
        <w:fldChar w:fldCharType="end"/>
      </w:r>
      <w:r>
        <w:rPr>
          <w:rFonts w:eastAsia="Arial Unicode MS"/>
        </w:rPr>
        <w:t>.</w:t>
      </w:r>
    </w:p>
    <w:p w:rsidR="00000B9E" w:rsidRDefault="00000B9E" w:rsidP="00000B9E">
      <w:pPr>
        <w:pStyle w:val="Caption"/>
        <w:keepNext/>
        <w:jc w:val="center"/>
      </w:pPr>
      <w:bookmarkStart w:id="428" w:name="_Ref365644804"/>
      <w:r>
        <w:t xml:space="preserve">Table </w:t>
      </w:r>
      <w:r>
        <w:fldChar w:fldCharType="begin"/>
      </w:r>
      <w:r>
        <w:instrText xml:space="preserve"> SEQ Table \* ARABIC </w:instrText>
      </w:r>
      <w:r>
        <w:fldChar w:fldCharType="separate"/>
      </w:r>
      <w:r w:rsidR="00460CAC">
        <w:rPr>
          <w:noProof/>
        </w:rPr>
        <w:t>6</w:t>
      </w:r>
      <w:r>
        <w:fldChar w:fldCharType="end"/>
      </w:r>
      <w:bookmarkEnd w:id="428"/>
      <w:r w:rsidR="00CF10B9">
        <w:t xml:space="preserve"> </w:t>
      </w:r>
      <w:r w:rsidR="00CF10B9" w:rsidRPr="00E77497">
        <w:rPr>
          <w:rFonts w:eastAsia="Arial Unicode MS"/>
        </w:rPr>
        <w:t>—</w:t>
      </w:r>
      <w:r w:rsidR="00CF10B9">
        <w:rPr>
          <w:lang w:val="en-US"/>
        </w:rPr>
        <w:t xml:space="preserve"> </w:t>
      </w:r>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465"/>
        <w:gridCol w:w="5009"/>
      </w:tblGrid>
      <w:tr w:rsidR="00000B9E" w:rsidRPr="00E77497" w:rsidTr="00000B9E">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Specification Name</w:t>
            </w:r>
            <w:ins w:id="429" w:author="Rev 19 Allen Wirfs-Brock" w:date="2013-09-24T14:42:00Z">
              <w:r w:rsidR="00CA269D">
                <w:rPr>
                  <w:b/>
                  <w:i/>
                  <w:shd w:val="solid" w:color="C0C0C0" w:fill="FFFFFF"/>
                </w:rPr>
                <w:t xml:space="preserve"> and [[Description]] </w:t>
              </w:r>
            </w:ins>
          </w:p>
        </w:tc>
        <w:tc>
          <w:tcPr>
            <w:tcW w:w="5185"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Value and Purpose</w:t>
            </w:r>
          </w:p>
        </w:tc>
      </w:tr>
      <w:tr w:rsidR="00000B9E" w:rsidRPr="00E77497" w:rsidTr="00000B9E">
        <w:trPr>
          <w:jc w:val="center"/>
        </w:trPr>
        <w:tc>
          <w:tcPr>
            <w:tcW w:w="2289" w:type="dxa"/>
            <w:tcBorders>
              <w:top w:val="nil"/>
            </w:tcBorders>
          </w:tcPr>
          <w:p w:rsidR="00000B9E" w:rsidRDefault="00000B9E" w:rsidP="00000B9E">
            <w:pPr>
              <w:keepNext/>
              <w:spacing w:after="60"/>
              <w:rPr>
                <w:rFonts w:ascii="Times New Roman" w:hAnsi="Times New Roman"/>
              </w:rPr>
            </w:pPr>
            <w:r>
              <w:rPr>
                <w:rFonts w:ascii="Times New Roman" w:hAnsi="Times New Roman"/>
              </w:rPr>
              <w:t>@@create</w:t>
            </w:r>
          </w:p>
        </w:tc>
        <w:tc>
          <w:tcPr>
            <w:tcW w:w="5185" w:type="dxa"/>
            <w:tcBorders>
              <w:top w:val="nil"/>
            </w:tcBorders>
          </w:tcPr>
          <w:p w:rsidR="00000B9E" w:rsidRPr="00E77497" w:rsidRDefault="00000B9E" w:rsidP="00000B9E">
            <w:pPr>
              <w:keepNext/>
              <w:spacing w:after="60"/>
            </w:pPr>
            <w:r>
              <w:t>A method used to allocate an object.  Called from the [[Construct]] internal method.</w:t>
            </w:r>
          </w:p>
        </w:tc>
      </w:tr>
      <w:tr w:rsidR="00000B9E" w:rsidRPr="00E77497" w:rsidTr="00000B9E">
        <w:trPr>
          <w:jc w:val="center"/>
        </w:trPr>
        <w:tc>
          <w:tcPr>
            <w:tcW w:w="2289" w:type="dxa"/>
            <w:tcBorders>
              <w:top w:val="nil"/>
            </w:tcBorders>
          </w:tcPr>
          <w:p w:rsidR="00000B9E" w:rsidRPr="00543DFB" w:rsidRDefault="00000B9E" w:rsidP="00000B9E">
            <w:pPr>
              <w:keepNext/>
              <w:spacing w:after="60"/>
              <w:rPr>
                <w:rFonts w:ascii="Times New Roman" w:hAnsi="Times New Roman"/>
              </w:rPr>
            </w:pPr>
            <w:r>
              <w:rPr>
                <w:rFonts w:ascii="Times New Roman" w:hAnsi="Times New Roman"/>
              </w:rPr>
              <w:t>@@hasInstance</w:t>
            </w:r>
          </w:p>
        </w:tc>
        <w:tc>
          <w:tcPr>
            <w:tcW w:w="5185" w:type="dxa"/>
            <w:tcBorders>
              <w:top w:val="nil"/>
            </w:tcBorders>
          </w:tcPr>
          <w:p w:rsidR="00000B9E" w:rsidRPr="00E77497" w:rsidRDefault="00000B9E" w:rsidP="00000B9E">
            <w:pPr>
              <w:keepNext/>
              <w:spacing w:after="60"/>
            </w:pPr>
            <w:r>
              <w:t xml:space="preserve">A method that determines if a constructor object recognises an object as one of the constructor’s instances.  Called by the semantics of the </w:t>
            </w:r>
            <w:ins w:id="430" w:author="Rev 19 Allen Wirfs-Brock" w:date="2013-09-26T18:16:00Z">
              <w:r w:rsidR="00B94D41">
                <w:t xml:space="preserve">a </w:t>
              </w:r>
            </w:ins>
            <w:r w:rsidRPr="007D1342">
              <w:rPr>
                <w:rFonts w:ascii="Courier New" w:hAnsi="Courier New" w:cs="Courier New"/>
                <w:b/>
                <w:bCs/>
              </w:rPr>
              <w:t>instanceof</w:t>
            </w:r>
            <w:r>
              <w:t xml:space="preserve"> operator. </w:t>
            </w:r>
          </w:p>
        </w:tc>
      </w:tr>
      <w:tr w:rsidR="00B94D41" w:rsidRPr="00E77497" w:rsidTr="00000B9E">
        <w:trPr>
          <w:jc w:val="center"/>
          <w:ins w:id="431" w:author="Rev 19 Allen Wirfs-Brock" w:date="2013-09-26T18:15:00Z"/>
        </w:trPr>
        <w:tc>
          <w:tcPr>
            <w:tcW w:w="2289" w:type="dxa"/>
          </w:tcPr>
          <w:p w:rsidR="00B94D41" w:rsidRDefault="00B94D41" w:rsidP="00000B9E">
            <w:pPr>
              <w:keepNext/>
              <w:spacing w:after="60"/>
              <w:rPr>
                <w:ins w:id="432" w:author="Rev 19 Allen Wirfs-Brock" w:date="2013-09-26T18:15:00Z"/>
                <w:rFonts w:ascii="Times New Roman" w:hAnsi="Times New Roman"/>
              </w:rPr>
            </w:pPr>
            <w:ins w:id="433" w:author="Rev 19 Allen Wirfs-Brock" w:date="2013-09-26T18:15:00Z">
              <w:r w:rsidRPr="00B94D41">
                <w:rPr>
                  <w:rFonts w:ascii="Times New Roman" w:hAnsi="Times New Roman"/>
                </w:rPr>
                <w:t>@@isConcatSpreadable</w:t>
              </w:r>
            </w:ins>
          </w:p>
        </w:tc>
        <w:tc>
          <w:tcPr>
            <w:tcW w:w="5185" w:type="dxa"/>
          </w:tcPr>
          <w:p w:rsidR="00B94D41" w:rsidRDefault="00B94D41" w:rsidP="00000B9E">
            <w:pPr>
              <w:keepNext/>
              <w:spacing w:after="60"/>
              <w:rPr>
                <w:ins w:id="434" w:author="Rev 19 Allen Wirfs-Brock" w:date="2013-09-26T18:15:00Z"/>
              </w:rPr>
            </w:pPr>
            <w:ins w:id="435" w:author="Rev 19 Allen Wirfs-Brock" w:date="2013-09-26T18:16:00Z">
              <w:r>
                <w:t>A Boolean value that if true indicates that an object should be flatten to its array elements by Array.prototype.concat.</w:t>
              </w:r>
            </w:ins>
          </w:p>
        </w:tc>
      </w:tr>
      <w:tr w:rsidR="00000B9E" w:rsidRPr="00E77497" w:rsidTr="00000B9E">
        <w:trPr>
          <w:jc w:val="center"/>
        </w:trPr>
        <w:tc>
          <w:tcPr>
            <w:tcW w:w="2289" w:type="dxa"/>
          </w:tcPr>
          <w:p w:rsidR="00000B9E" w:rsidRPr="007D1342" w:rsidRDefault="00000B9E" w:rsidP="00000B9E">
            <w:pPr>
              <w:keepNext/>
              <w:spacing w:after="60"/>
              <w:rPr>
                <w:rFonts w:ascii="Times New Roman" w:hAnsi="Times New Roman"/>
              </w:rPr>
            </w:pPr>
            <w:r>
              <w:rPr>
                <w:rFonts w:ascii="Times New Roman" w:hAnsi="Times New Roman"/>
              </w:rPr>
              <w:t>@@isRegExp</w:t>
            </w:r>
          </w:p>
        </w:tc>
        <w:tc>
          <w:tcPr>
            <w:tcW w:w="5185" w:type="dxa"/>
          </w:tcPr>
          <w:p w:rsidR="00000B9E" w:rsidRDefault="00000B9E" w:rsidP="00000B9E">
            <w:pPr>
              <w:keepNext/>
              <w:spacing w:after="60"/>
            </w:pPr>
            <w:r>
              <w:t>A Boolean value that if true indicates that an object may be used as a regular expression.</w:t>
            </w:r>
          </w:p>
        </w:tc>
      </w:tr>
      <w:tr w:rsidR="00000B9E" w:rsidRPr="00E77497" w:rsidTr="00000B9E">
        <w:trPr>
          <w:jc w:val="center"/>
        </w:trPr>
        <w:tc>
          <w:tcPr>
            <w:tcW w:w="2289" w:type="dxa"/>
          </w:tcPr>
          <w:p w:rsidR="00000B9E" w:rsidRPr="007D1342" w:rsidRDefault="00000B9E" w:rsidP="00000B9E">
            <w:pPr>
              <w:keepNext/>
              <w:spacing w:after="60"/>
              <w:rPr>
                <w:rFonts w:ascii="Times New Roman" w:hAnsi="Times New Roman"/>
              </w:rPr>
            </w:pPr>
            <w:r w:rsidRPr="007D1342">
              <w:rPr>
                <w:rFonts w:ascii="Times New Roman" w:hAnsi="Times New Roman"/>
              </w:rPr>
              <w:t>@@iterator</w:t>
            </w:r>
          </w:p>
        </w:tc>
        <w:tc>
          <w:tcPr>
            <w:tcW w:w="5185" w:type="dxa"/>
          </w:tcPr>
          <w:p w:rsidR="00000B9E" w:rsidRPr="00E77497" w:rsidRDefault="00000B9E" w:rsidP="00000B9E">
            <w:pPr>
              <w:keepNext/>
              <w:spacing w:after="60"/>
            </w:pPr>
            <w:r>
              <w:t>A method that returns the default iterator for an object. Called by the semantics of the for-of statement.</w:t>
            </w:r>
          </w:p>
        </w:tc>
      </w:tr>
      <w:tr w:rsidR="00000B9E" w:rsidRPr="00E77497" w:rsidTr="00000B9E">
        <w:trPr>
          <w:jc w:val="center"/>
        </w:trPr>
        <w:tc>
          <w:tcPr>
            <w:tcW w:w="2289" w:type="dxa"/>
          </w:tcPr>
          <w:p w:rsidR="00000B9E" w:rsidRDefault="00000B9E" w:rsidP="00BA555B">
            <w:pPr>
              <w:keepNext/>
              <w:spacing w:after="60"/>
              <w:rPr>
                <w:rFonts w:ascii="Times New Roman" w:hAnsi="Times New Roman"/>
              </w:rPr>
            </w:pPr>
            <w:r>
              <w:rPr>
                <w:rFonts w:ascii="Times New Roman" w:hAnsi="Times New Roman"/>
              </w:rPr>
              <w:t>@@</w:t>
            </w:r>
            <w:del w:id="436" w:author="Rev 19 Allen Wirfs-Brock" w:date="2013-09-24T14:39:00Z">
              <w:r w:rsidDel="00BA555B">
                <w:rPr>
                  <w:rFonts w:ascii="Times New Roman" w:hAnsi="Times New Roman"/>
                </w:rPr>
                <w:delText>ToPrimitive</w:delText>
              </w:r>
            </w:del>
            <w:ins w:id="437" w:author="Rev 19 Allen Wirfs-Brock" w:date="2013-09-24T14:39:00Z">
              <w:r w:rsidR="00BA555B">
                <w:rPr>
                  <w:rFonts w:ascii="Times New Roman" w:hAnsi="Times New Roman"/>
                </w:rPr>
                <w:t>toPrimitive</w:t>
              </w:r>
            </w:ins>
          </w:p>
        </w:tc>
        <w:tc>
          <w:tcPr>
            <w:tcW w:w="5185" w:type="dxa"/>
          </w:tcPr>
          <w:p w:rsidR="00000B9E" w:rsidRPr="00E77497" w:rsidRDefault="00000B9E" w:rsidP="00BA555B">
            <w:pPr>
              <w:keepNext/>
              <w:spacing w:after="60"/>
            </w:pPr>
            <w:r>
              <w:t xml:space="preserve">A method that converts an object to a corresponding primitive value. Called by the </w:t>
            </w:r>
            <w:del w:id="438" w:author="Rev 19 Allen Wirfs-Brock" w:date="2013-09-24T14:39:00Z">
              <w:r w:rsidDel="00BA555B">
                <w:delText xml:space="preserve">ToPrimitive </w:delText>
              </w:r>
            </w:del>
            <w:ins w:id="439" w:author="Rev 19 Allen Wirfs-Brock" w:date="2013-09-24T14:39:00Z">
              <w:r w:rsidR="00BA555B">
                <w:t xml:space="preserve">toPrimitive </w:t>
              </w:r>
            </w:ins>
            <w:r>
              <w:t>abstract operation.</w:t>
            </w:r>
          </w:p>
        </w:tc>
      </w:tr>
      <w:tr w:rsidR="00000B9E" w:rsidRPr="00E77497" w:rsidTr="00000B9E">
        <w:trPr>
          <w:jc w:val="center"/>
        </w:trPr>
        <w:tc>
          <w:tcPr>
            <w:tcW w:w="2289" w:type="dxa"/>
          </w:tcPr>
          <w:p w:rsidR="00000B9E" w:rsidRPr="00E77497" w:rsidRDefault="00000B9E" w:rsidP="00000B9E">
            <w:pPr>
              <w:keepNext/>
              <w:spacing w:after="60"/>
            </w:pPr>
            <w:r>
              <w:rPr>
                <w:rFonts w:ascii="Times New Roman" w:hAnsi="Times New Roman"/>
              </w:rPr>
              <w:t>@@toStringTag</w:t>
            </w:r>
          </w:p>
        </w:tc>
        <w:tc>
          <w:tcPr>
            <w:tcW w:w="5185" w:type="dxa"/>
          </w:tcPr>
          <w:p w:rsidR="00000B9E" w:rsidRPr="00E77497" w:rsidRDefault="00000B9E" w:rsidP="00000B9E">
            <w:pPr>
              <w:keepNext/>
              <w:spacing w:after="60"/>
            </w:pPr>
            <w:r>
              <w:t>A string value that is used in the creation of the default string description of an object.  Called by the built-in method Object.prototype.toString.</w:t>
            </w:r>
          </w:p>
        </w:tc>
      </w:tr>
      <w:tr w:rsidR="00000B9E" w:rsidRPr="00E77497" w:rsidTr="00000B9E">
        <w:trPr>
          <w:jc w:val="center"/>
        </w:trPr>
        <w:tc>
          <w:tcPr>
            <w:tcW w:w="2289" w:type="dxa"/>
          </w:tcPr>
          <w:p w:rsidR="00000B9E" w:rsidRDefault="00000B9E" w:rsidP="00000B9E">
            <w:pPr>
              <w:keepNext/>
              <w:spacing w:after="60"/>
              <w:rPr>
                <w:rFonts w:ascii="Times New Roman" w:hAnsi="Times New Roman"/>
              </w:rPr>
            </w:pPr>
            <w:r w:rsidRPr="00C36B1B">
              <w:rPr>
                <w:rFonts w:ascii="Times New Roman" w:hAnsi="Times New Roman"/>
              </w:rPr>
              <w:t>@@unscopables</w:t>
            </w:r>
          </w:p>
        </w:tc>
        <w:tc>
          <w:tcPr>
            <w:tcW w:w="5185" w:type="dxa"/>
          </w:tcPr>
          <w:p w:rsidR="00000B9E" w:rsidRDefault="00000B9E" w:rsidP="00000B9E">
            <w:pPr>
              <w:keepNext/>
              <w:spacing w:after="60"/>
            </w:pPr>
            <w:r>
              <w:t>An Array of strings values that are property names that are excluded from the with environment bindings of the associated objects.</w:t>
            </w:r>
          </w:p>
        </w:tc>
      </w:tr>
    </w:tbl>
    <w:p w:rsidR="00000B9E" w:rsidRDefault="00000B9E" w:rsidP="00000B9E">
      <w:pPr>
        <w:jc w:val="left"/>
        <w:rPr>
          <w:rFonts w:eastAsia="Arial Unicode MS"/>
        </w:rPr>
      </w:pPr>
    </w:p>
    <w:p w:rsidR="00000B9E" w:rsidRDefault="00000B9E" w:rsidP="00000B9E">
      <w:pPr>
        <w:jc w:val="left"/>
        <w:rPr>
          <w:rFonts w:eastAsia="Arial Unicode MS"/>
        </w:rPr>
      </w:pPr>
      <w:r>
        <w:rPr>
          <w:rFonts w:eastAsia="Arial Unicode MS"/>
        </w:rPr>
        <w:lastRenderedPageBreak/>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rsidR="00000B9E" w:rsidRDefault="00000B9E" w:rsidP="00000B9E">
      <w:pPr>
        <w:jc w:val="left"/>
      </w:pPr>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rsidR="00834ABD">
        <w:fldChar w:fldCharType="begin"/>
      </w:r>
      <w:r w:rsidR="00834ABD">
        <w:instrText xml:space="preserve"> REF _Ref365546332 \r \h </w:instrText>
      </w:r>
      <w:r w:rsidR="00834ABD">
        <w:fldChar w:fldCharType="separate"/>
      </w:r>
      <w:r w:rsidR="00460CAC">
        <w:t>8.2</w:t>
      </w:r>
      <w:r w:rsidR="00834ABD">
        <w:fldChar w:fldCharType="end"/>
      </w:r>
      <w:r>
        <w:t>. The well-known intrinsics are listed in</w:t>
      </w:r>
      <w:r w:rsidR="00CF10B9">
        <w:t xml:space="preserve"> </w:t>
      </w:r>
      <w:r w:rsidR="00CF10B9">
        <w:fldChar w:fldCharType="begin"/>
      </w:r>
      <w:r w:rsidR="00CF10B9">
        <w:instrText xml:space="preserve"> REF _Ref365644805 \h </w:instrText>
      </w:r>
      <w:r w:rsidR="00CF10B9">
        <w:fldChar w:fldCharType="separate"/>
      </w:r>
      <w:r w:rsidR="00460CAC">
        <w:t xml:space="preserve">Table </w:t>
      </w:r>
      <w:r w:rsidR="00460CAC">
        <w:rPr>
          <w:noProof/>
        </w:rPr>
        <w:t>7</w:t>
      </w:r>
      <w:r w:rsidR="00CF10B9">
        <w:fldChar w:fldCharType="end"/>
      </w:r>
      <w:r>
        <w:t>.</w:t>
      </w:r>
    </w:p>
    <w:p w:rsidR="00000B9E" w:rsidRDefault="00000B9E" w:rsidP="00000B9E">
      <w:pPr>
        <w:pStyle w:val="Caption"/>
        <w:keepNext/>
        <w:jc w:val="center"/>
      </w:pPr>
      <w:bookmarkStart w:id="440" w:name="_Ref365644805"/>
      <w:r>
        <w:lastRenderedPageBreak/>
        <w:t xml:space="preserve">Table </w:t>
      </w:r>
      <w:r>
        <w:fldChar w:fldCharType="begin"/>
      </w:r>
      <w:r>
        <w:instrText xml:space="preserve"> SEQ Table \* ARABIC </w:instrText>
      </w:r>
      <w:r>
        <w:fldChar w:fldCharType="separate"/>
      </w:r>
      <w:r w:rsidR="00460CAC">
        <w:rPr>
          <w:noProof/>
        </w:rPr>
        <w:t>7</w:t>
      </w:r>
      <w:r>
        <w:fldChar w:fldCharType="end"/>
      </w:r>
      <w:bookmarkEnd w:id="440"/>
      <w:r>
        <w:rPr>
          <w:lang w:val="en-US"/>
        </w:rPr>
        <w:t xml:space="preserve"> </w:t>
      </w:r>
      <w:r w:rsidRPr="00E77497">
        <w:rPr>
          <w:rFonts w:eastAsia="Arial Unicode MS"/>
        </w:rPr>
        <w:t>—</w:t>
      </w:r>
      <w:r>
        <w:rPr>
          <w:lang w:val="en-US"/>
        </w:rPr>
        <w:t xml:space="preserve"> Well-known Intrinsic Objects </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0B9E" w:rsidRPr="00E77497" w:rsidTr="00000B9E">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ECMAScript Language Association</w:t>
            </w:r>
          </w:p>
        </w:tc>
      </w:tr>
      <w:tr w:rsidR="00000B9E" w:rsidRPr="00E77497" w:rsidTr="00000B9E">
        <w:trPr>
          <w:jc w:val="center"/>
        </w:trPr>
        <w:tc>
          <w:tcPr>
            <w:tcW w:w="2925" w:type="dxa"/>
            <w:tcBorders>
              <w:top w:val="nil"/>
            </w:tcBorders>
          </w:tcPr>
          <w:p w:rsidR="00000B9E" w:rsidRPr="00F75B67" w:rsidRDefault="00000B9E" w:rsidP="00000B9E">
            <w:pPr>
              <w:keepNext/>
              <w:spacing w:after="60"/>
              <w:rPr>
                <w:rFonts w:cs="Arial"/>
              </w:rPr>
            </w:pPr>
            <w:r w:rsidRPr="00F75B67">
              <w:rPr>
                <w:rFonts w:cs="Arial"/>
              </w:rPr>
              <w:t>%Object%</w:t>
            </w:r>
          </w:p>
        </w:tc>
        <w:tc>
          <w:tcPr>
            <w:tcW w:w="3522" w:type="dxa"/>
            <w:tcBorders>
              <w:top w:val="nil"/>
            </w:tcBorders>
          </w:tcPr>
          <w:p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"Object"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%ObjectPrototype%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%ObjProto_toString%</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%Function%</w:t>
            </w:r>
          </w:p>
        </w:tc>
        <w:tc>
          <w:tcPr>
            <w:tcW w:w="3522" w:type="dxa"/>
          </w:tcPr>
          <w:p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%FunctionPrototype%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w:t>
            </w:r>
          </w:p>
        </w:tc>
        <w:tc>
          <w:tcPr>
            <w:tcW w:w="3522" w:type="dxa"/>
          </w:tcPr>
          <w:p w:rsidR="00000B9E"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%ArrayIteratorPrototype%</w:t>
            </w:r>
          </w:p>
        </w:tc>
        <w:tc>
          <w:tcPr>
            <w:tcW w:w="3522" w:type="dxa"/>
          </w:tcPr>
          <w:p w:rsidR="00000B9E" w:rsidRPr="00E77497" w:rsidRDefault="00000B9E" w:rsidP="00000B9E">
            <w:pPr>
              <w:keepNext/>
              <w:spacing w:after="60"/>
              <w:jc w:val="left"/>
            </w:pPr>
            <w:r>
              <w:t>The prototype object used for</w:t>
            </w:r>
            <w:r>
              <w:br/>
              <w:t>Iterator objects created by the CreateArrayIterator abstract operation.</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%String%</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t>String</w:t>
            </w:r>
            <w:r w:rsidRPr="00DA6094">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%StringPrototype%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%Boolean%</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%BooleanPrototype%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%Number%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%NumberPrototype%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%Date%</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%DatePrototype%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%RegExp%</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%RegExpPrototype%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%Map%</w:t>
            </w:r>
          </w:p>
        </w:tc>
        <w:tc>
          <w:tcPr>
            <w:tcW w:w="3522" w:type="dxa"/>
          </w:tcPr>
          <w:p w:rsidR="00000B9E" w:rsidRDefault="00000B9E" w:rsidP="00000B9E">
            <w:pPr>
              <w:keepNext/>
              <w:spacing w:after="60"/>
              <w:jc w:val="left"/>
            </w:pPr>
            <w:r>
              <w:t xml:space="preserve">The initial value of the global object </w:t>
            </w:r>
            <w:r>
              <w:lastRenderedPageBreak/>
              <w:t xml:space="preserve">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lastRenderedPageBreak/>
              <w:t>%MapPrototype%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%MapIteratorPrototype%</w:t>
            </w:r>
          </w:p>
        </w:tc>
        <w:tc>
          <w:tcPr>
            <w:tcW w:w="3522" w:type="dxa"/>
          </w:tcPr>
          <w:p w:rsidR="00000B9E" w:rsidRDefault="00000B9E" w:rsidP="00000B9E">
            <w:pPr>
              <w:keepNext/>
              <w:spacing w:after="60"/>
              <w:jc w:val="left"/>
            </w:pPr>
            <w:r>
              <w:t>The prototype object used for</w:t>
            </w:r>
            <w:r>
              <w:br/>
              <w:t>Iterator objects created by the CreateMapIterator abstract operation</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%WeakMap%</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%WeakMapPrototype%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%Set%</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%SetPrototype%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%WeakSet%</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%WeakSetPrototype%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%SetIteratorPrototype%</w:t>
            </w:r>
          </w:p>
        </w:tc>
        <w:tc>
          <w:tcPr>
            <w:tcW w:w="3522" w:type="dxa"/>
          </w:tcPr>
          <w:p w:rsidR="00000B9E" w:rsidRDefault="00000B9E" w:rsidP="00000B9E">
            <w:pPr>
              <w:keepNext/>
              <w:spacing w:after="60"/>
              <w:jc w:val="left"/>
            </w:pPr>
            <w:r>
              <w:t>The prototype object used for</w:t>
            </w:r>
            <w:r>
              <w:br/>
              <w:t>Iterator objects created by the CreateSetIterator abstract operation</w:t>
            </w:r>
          </w:p>
        </w:tc>
      </w:tr>
      <w:tr w:rsidR="00000B9E" w:rsidRPr="00E77497"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%GeneratorFunction%</w:t>
            </w:r>
          </w:p>
        </w:tc>
        <w:tc>
          <w:tcPr>
            <w:tcW w:w="3522" w:type="dxa"/>
            <w:tcBorders>
              <w:top w:val="single" w:sz="6" w:space="0" w:color="auto"/>
              <w:left w:val="single" w:sz="6" w:space="0" w:color="auto"/>
              <w:bottom w:val="single" w:sz="6" w:space="0" w:color="auto"/>
              <w:right w:val="single" w:sz="6" w:space="0" w:color="auto"/>
            </w:tcBorders>
          </w:tcPr>
          <w:p w:rsidR="00000B9E" w:rsidRPr="00E77497" w:rsidRDefault="00000B9E" w:rsidP="00000B9E">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%Generator%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pPr>
            <w:r w:rsidRPr="006C4913">
              <w:t>The initial value of the name "Generator" exported from the built-in module "std:iteration"</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%GeneratorPrototype%</w:t>
            </w:r>
          </w:p>
        </w:tc>
        <w:tc>
          <w:tcPr>
            <w:tcW w:w="3522" w:type="dxa"/>
          </w:tcPr>
          <w:p w:rsidR="00000B9E" w:rsidRDefault="00000B9E" w:rsidP="00000B9E">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%EvalError%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%RangeError%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%ReferenceError%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%SyntaxError%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%TypeError%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%URIError%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ind w:firstLine="403"/>
              <w:rPr>
                <w:rFonts w:cs="Arial"/>
              </w:rPr>
            </w:pP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%EvalErrorPrototype%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%RangeErrorPrototype%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%ReferenceErrorPrototype%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%SyntaxErrorPrototype%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%TypeErrorPrototype%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%URIErrorPrototype%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%ArrayBuffer%</w:t>
            </w:r>
          </w:p>
        </w:tc>
        <w:tc>
          <w:tcPr>
            <w:tcW w:w="3522" w:type="dxa"/>
          </w:tcPr>
          <w:p w:rsidR="00000B9E" w:rsidRDefault="00000B9E" w:rsidP="00000B9E">
            <w:pPr>
              <w:keepNext/>
              <w:spacing w:after="60"/>
              <w:jc w:val="left"/>
            </w:pP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lastRenderedPageBreak/>
              <w:t>%ArrayBufferPrototype%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%TypedArray%</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%TypedArrayPrototype%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%Int8Array%</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commentRangeStart w:id="441"/>
            <w:r>
              <w:rPr>
                <w:rFonts w:ascii="Times New Roman" w:hAnsi="Times New Roman"/>
              </w:rPr>
              <w:t>%Int8ArrayPrototype%</w:t>
            </w:r>
            <w:commentRangeEnd w:id="441"/>
            <w:r>
              <w:rPr>
                <w:rStyle w:val="CommentReference"/>
              </w:rPr>
              <w:commentReference w:id="441"/>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%DataView%</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%DataViewPrototype%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%ThrowTypeError%</w:t>
            </w:r>
          </w:p>
        </w:tc>
        <w:tc>
          <w:tcPr>
            <w:tcW w:w="3522" w:type="dxa"/>
          </w:tcPr>
          <w:p w:rsidR="00000B9E" w:rsidRDefault="00000B9E" w:rsidP="00000B9E">
            <w:pPr>
              <w:keepNext/>
              <w:spacing w:after="60"/>
              <w:jc w:val="left"/>
            </w:pPr>
            <w:r>
              <w:t>A function object that unconditionally throws a new instance of %TypeError%.</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commentRangeStart w:id="442"/>
            <w:r>
              <w:rPr>
                <w:rFonts w:ascii="Times New Roman" w:hAnsi="Times New Roman"/>
              </w:rPr>
              <w:t>???</w:t>
            </w:r>
            <w:commentRangeEnd w:id="442"/>
            <w:r>
              <w:rPr>
                <w:rStyle w:val="CommentReference"/>
              </w:rPr>
              <w:commentReference w:id="442"/>
            </w:r>
          </w:p>
        </w:tc>
        <w:tc>
          <w:tcPr>
            <w:tcW w:w="3522" w:type="dxa"/>
          </w:tcPr>
          <w:p w:rsidR="00000B9E" w:rsidRDefault="00000B9E" w:rsidP="00000B9E">
            <w:pPr>
              <w:keepNext/>
              <w:spacing w:after="60"/>
              <w:jc w:val="left"/>
            </w:pPr>
          </w:p>
        </w:tc>
      </w:tr>
    </w:tbl>
    <w:p w:rsidR="00000B9E" w:rsidRDefault="00000B9E" w:rsidP="00000B9E">
      <w:pPr>
        <w:pStyle w:val="Heading2"/>
      </w:pPr>
      <w:r w:rsidRPr="00E77497">
        <w:rPr>
          <w:rFonts w:eastAsia="Arial Unicode MS"/>
        </w:rPr>
        <w:br w:type="page"/>
      </w:r>
      <w:r w:rsidDel="007722AC">
        <w:lastRenderedPageBreak/>
        <w:t xml:space="preserve"> </w:t>
      </w:r>
      <w:bookmarkStart w:id="443" w:name="_Toc368050150"/>
      <w:r w:rsidRPr="006A65D7">
        <w:t>ECMAScript</w:t>
      </w:r>
      <w:r>
        <w:t xml:space="preserve"> Specification Types</w:t>
      </w:r>
      <w:bookmarkEnd w:id="443"/>
    </w:p>
    <w:p w:rsidR="00000B9E" w:rsidRDefault="00000B9E" w:rsidP="00000B9E">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rsidR="00000B9E" w:rsidRDefault="00000B9E" w:rsidP="00000B9E">
      <w:pPr>
        <w:pStyle w:val="Heading3"/>
      </w:pPr>
      <w:bookmarkStart w:id="444" w:name="_Toc368050151"/>
      <w:r>
        <w:t>Data Blocks</w:t>
      </w:r>
      <w:bookmarkEnd w:id="444"/>
    </w:p>
    <w:p w:rsidR="00000B9E" w:rsidRPr="008E2885" w:rsidRDefault="00000B9E" w:rsidP="00000B9E">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rsidR="00000B9E" w:rsidRDefault="00000B9E" w:rsidP="00000B9E">
      <w:r>
        <w:t>This spec introduces a new, spec-internal block datatype, intuitively representing a contiguously allocated block of binary data. Blocks are not ECMAScript language values and appear only in the program store (aka heap).</w:t>
      </w:r>
    </w:p>
    <w:p w:rsidR="00000B9E" w:rsidRDefault="00000B9E" w:rsidP="00000B9E">
      <w:r>
        <w:t>A block is one of:</w:t>
      </w:r>
    </w:p>
    <w:p w:rsidR="00000B9E" w:rsidRDefault="00000B9E" w:rsidP="00000B9E">
      <w:pPr>
        <w:numPr>
          <w:ilvl w:val="0"/>
          <w:numId w:val="954"/>
        </w:numPr>
        <w:contextualSpacing/>
      </w:pPr>
      <w:r>
        <w:t>a number-block</w:t>
      </w:r>
    </w:p>
    <w:p w:rsidR="00000B9E" w:rsidRDefault="00000B9E" w:rsidP="00000B9E">
      <w:pPr>
        <w:numPr>
          <w:ilvl w:val="0"/>
          <w:numId w:val="954"/>
        </w:numPr>
        <w:contextualSpacing/>
      </w:pPr>
      <w:r>
        <w:t>an array-block[t, n]</w:t>
      </w:r>
    </w:p>
    <w:p w:rsidR="00000B9E" w:rsidRDefault="00000B9E" w:rsidP="00000B9E">
      <w:pPr>
        <w:numPr>
          <w:ilvl w:val="0"/>
          <w:numId w:val="954"/>
        </w:numPr>
      </w:pPr>
      <w:r>
        <w:t>a struct-block[t1, ..., tn]</w:t>
      </w:r>
    </w:p>
    <w:p w:rsidR="00000B9E" w:rsidRDefault="00000B9E" w:rsidP="00000B9E">
      <w:r>
        <w:t>A number-block is one of:</w:t>
      </w:r>
    </w:p>
    <w:p w:rsidR="00000B9E" w:rsidRDefault="00000B9E" w:rsidP="00000B9E">
      <w:pPr>
        <w:numPr>
          <w:ilvl w:val="0"/>
          <w:numId w:val="955"/>
        </w:numPr>
        <w:contextualSpacing/>
      </w:pPr>
      <w:r>
        <w:t>an unsigned-integer; i.e., one of uint8, uint16, uint32, or uint64</w:t>
      </w:r>
    </w:p>
    <w:p w:rsidR="00000B9E" w:rsidRDefault="00000B9E" w:rsidP="00000B9E">
      <w:pPr>
        <w:numPr>
          <w:ilvl w:val="0"/>
          <w:numId w:val="955"/>
        </w:numPr>
        <w:contextualSpacing/>
      </w:pPr>
      <w:r>
        <w:t>a signed-integer; i.e., one of int8, int16, int32, or int64</w:t>
      </w:r>
    </w:p>
    <w:p w:rsidR="00000B9E" w:rsidRDefault="00000B9E" w:rsidP="00000B9E">
      <w:pPr>
        <w:numPr>
          <w:ilvl w:val="0"/>
          <w:numId w:val="955"/>
        </w:numPr>
      </w:pPr>
      <w:r>
        <w:t>a floating-point; i.e., one of float32 or float64</w:t>
      </w:r>
    </w:p>
    <w:p w:rsidR="00000B9E" w:rsidRDefault="00000B9E" w:rsidP="00000B9E">
      <w:r>
        <w:t>A uintk is an integer in the range [0, 2k). An intk is an integer in the range [-2k-1, 2k-1). A floatk is a floating-point number representable as a k-bit IEE754 value.</w:t>
      </w:r>
    </w:p>
    <w:p w:rsidR="00000B9E" w:rsidRDefault="00000B9E" w:rsidP="00000B9E">
      <w:r>
        <w:t>An array-block[t, n] is an ordered sequence of n blocks of homogeneous block type t. Each element of the array is stored at in independently addressable location in the program store, and multiple Data objects may contain references to the element.</w:t>
      </w:r>
    </w:p>
    <w:p w:rsidR="00000B9E" w:rsidRDefault="00000B9E" w:rsidP="00000B9E">
      <w:r>
        <w:t>A struct-block[t1, ..., tn] is an ordered sequence of n blocks of heterogeneous types t1 to tn, respectively. Each field of the struct is stored at in independently addressable location in the program store, and multiple Data objects may contain references to the field.</w:t>
      </w:r>
    </w:p>
    <w:p w:rsidR="00000B9E" w:rsidRDefault="00000B9E" w:rsidP="00000B9E">
      <w:r>
        <w:t>The spec also introduces a datatype of Data objects, which are ECMAScript objects that encapsulate references to block data in the program store. Every Data object has the following properties:</w:t>
      </w:r>
    </w:p>
    <w:p w:rsidR="00000B9E" w:rsidRDefault="00000B9E" w:rsidP="00000B9E">
      <w:r>
        <w:t xml:space="preserve">    [[Class]] = “Data”</w:t>
      </w:r>
    </w:p>
    <w:p w:rsidR="00000B9E" w:rsidRDefault="00000B9E" w:rsidP="00000B9E">
      <w:r>
        <w:t xml:space="preserve">    [[Value]] : reference[block] – a reference to a block in the program store</w:t>
      </w:r>
    </w:p>
    <w:p w:rsidR="00000B9E" w:rsidRPr="00565344" w:rsidRDefault="00000B9E" w:rsidP="00000B9E">
      <w:r>
        <w:t xml:space="preserve">    [[DataType]] : reference[Type] – a reference to a Type object describing this object’s data block</w:t>
      </w:r>
    </w:p>
    <w:p w:rsidR="00000B9E" w:rsidRPr="00E77497" w:rsidRDefault="00000B9E" w:rsidP="00000B9E">
      <w:pPr>
        <w:pStyle w:val="Heading3"/>
      </w:pPr>
      <w:bookmarkStart w:id="445" w:name="_Ref366131676"/>
      <w:bookmarkStart w:id="446" w:name="_Toc368050152"/>
      <w:r w:rsidRPr="00E77497">
        <w:t xml:space="preserve">The List </w:t>
      </w:r>
      <w:r>
        <w:t xml:space="preserve">and Record </w:t>
      </w:r>
      <w:r w:rsidRPr="00E77497">
        <w:t>Specification Type</w:t>
      </w:r>
      <w:bookmarkEnd w:id="445"/>
      <w:bookmarkEnd w:id="446"/>
    </w:p>
    <w:p w:rsidR="00000B9E" w:rsidRDefault="00000B9E" w:rsidP="00000B9E">
      <w:r w:rsidRPr="00E77497">
        <w:t xml:space="preserve">The List type is used to explain the evaluation of argument lists (see </w:t>
      </w:r>
      <w:r w:rsidR="00E86857">
        <w:fldChar w:fldCharType="begin"/>
      </w:r>
      <w:r w:rsidR="00E86857">
        <w:instrText xml:space="preserve"> REF _Ref365537094 \r \h </w:instrText>
      </w:r>
      <w:r w:rsidR="00E86857">
        <w:fldChar w:fldCharType="separate"/>
      </w:r>
      <w:ins w:id="447" w:author="Rev 19 Allen Wirfs-Brock" w:date="2013-09-27T13:05:00Z">
        <w:r w:rsidR="00460CAC">
          <w:t>12.2.6</w:t>
        </w:r>
      </w:ins>
      <w:del w:id="448" w:author="Rev 19 Allen Wirfs-Brock" w:date="2013-09-27T08:38:00Z">
        <w:r w:rsidR="00083CEC" w:rsidDel="009E7E9E">
          <w:delText>12.2.5</w:delText>
        </w:r>
      </w:del>
      <w:r w:rsidR="00E86857">
        <w:fldChar w:fldCharType="end"/>
      </w:r>
      <w:r w:rsidRPr="00E77497">
        <w:t xml:space="preserve">)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rsidR="00000B9E" w:rsidRDefault="00000B9E" w:rsidP="00000B9E">
      <w:r>
        <w:lastRenderedPageBreak/>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rsidR="00000B9E" w:rsidRPr="00E77497" w:rsidRDefault="00000B9E" w:rsidP="00000B9E">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initialised to a specific value</w:t>
      </w:r>
      <w:r w:rsidRPr="00E77497">
        <w:t>. Field name order is not significant. Any fields that are not explicitly listed are considered to be absent.</w:t>
      </w:r>
    </w:p>
    <w:p w:rsidR="00000B9E" w:rsidRDefault="00000B9E" w:rsidP="00000B9E">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rsidR="00000B9E" w:rsidRPr="00E77497" w:rsidRDefault="00000B9E" w:rsidP="00000B9E">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t>.</w:t>
      </w:r>
    </w:p>
    <w:p w:rsidR="00000B9E" w:rsidRPr="00E77497" w:rsidRDefault="00000B9E" w:rsidP="00000B9E">
      <w:pPr>
        <w:pStyle w:val="Heading3"/>
      </w:pPr>
      <w:bookmarkStart w:id="449" w:name="_Ref365528791"/>
      <w:bookmarkStart w:id="450" w:name="_Toc368050153"/>
      <w:r w:rsidRPr="00E77497">
        <w:t>The Completion</w:t>
      </w:r>
      <w:r>
        <w:t xml:space="preserve"> Record</w:t>
      </w:r>
      <w:r w:rsidRPr="00E77497">
        <w:t xml:space="preserve"> Specification Type</w:t>
      </w:r>
      <w:bookmarkEnd w:id="449"/>
      <w:bookmarkEnd w:id="450"/>
    </w:p>
    <w:p w:rsidR="00000B9E" w:rsidRDefault="00000B9E" w:rsidP="00000B9E">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rsidR="00000B9E" w:rsidRDefault="00000B9E" w:rsidP="00000B9E">
      <w:r w:rsidRPr="00E77497">
        <w:t xml:space="preserve">Values of the Completion type are </w:t>
      </w:r>
      <w:r>
        <w:t>Record values whole fields are defined as by</w:t>
      </w:r>
      <w:r w:rsidR="00CF10B9">
        <w:t xml:space="preserve"> </w:t>
      </w:r>
      <w:r w:rsidR="00CF10B9">
        <w:fldChar w:fldCharType="begin"/>
      </w:r>
      <w:r w:rsidR="00CF10B9">
        <w:instrText xml:space="preserve"> REF _Ref365644806 \h </w:instrText>
      </w:r>
      <w:r w:rsidR="00CF10B9">
        <w:fldChar w:fldCharType="separate"/>
      </w:r>
      <w:r w:rsidR="00460CAC">
        <w:t xml:space="preserve">Table </w:t>
      </w:r>
      <w:r w:rsidR="00460CAC">
        <w:rPr>
          <w:noProof/>
        </w:rPr>
        <w:t>8</w:t>
      </w:r>
      <w:r w:rsidR="00CF10B9">
        <w:fldChar w:fldCharType="end"/>
      </w:r>
      <w:r>
        <w:t>.</w:t>
      </w:r>
    </w:p>
    <w:p w:rsidR="00000B9E" w:rsidRPr="00E77497" w:rsidRDefault="00000B9E" w:rsidP="00000B9E">
      <w:pPr>
        <w:pStyle w:val="Tabletitle"/>
      </w:pPr>
      <w:bookmarkStart w:id="451" w:name="_Ref365644806"/>
      <w:r>
        <w:t xml:space="preserve">Table </w:t>
      </w:r>
      <w:r>
        <w:fldChar w:fldCharType="begin"/>
      </w:r>
      <w:r>
        <w:instrText xml:space="preserve"> SEQ Table \* ARABIC </w:instrText>
      </w:r>
      <w:r>
        <w:fldChar w:fldCharType="separate"/>
      </w:r>
      <w:r w:rsidR="00460CAC">
        <w:rPr>
          <w:noProof/>
        </w:rPr>
        <w:t>8</w:t>
      </w:r>
      <w:r>
        <w:fldChar w:fldCharType="end"/>
      </w:r>
      <w:bookmarkEnd w:id="451"/>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00B9E" w:rsidRPr="00E77497" w:rsidTr="00000B9E">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Meaning</w:t>
            </w:r>
          </w:p>
        </w:tc>
      </w:tr>
      <w:tr w:rsidR="00000B9E" w:rsidRPr="00E77497" w:rsidTr="00000B9E">
        <w:trPr>
          <w:jc w:val="center"/>
        </w:trPr>
        <w:tc>
          <w:tcPr>
            <w:tcW w:w="1397" w:type="dxa"/>
            <w:tcBorders>
              <w:top w:val="nil"/>
            </w:tcBorders>
          </w:tcPr>
          <w:p w:rsidR="00000B9E" w:rsidRPr="00543DFB" w:rsidRDefault="00000B9E" w:rsidP="00000B9E">
            <w:pPr>
              <w:keepNext/>
              <w:spacing w:after="60"/>
              <w:rPr>
                <w:rFonts w:ascii="Times New Roman" w:hAnsi="Times New Roman"/>
              </w:rPr>
            </w:pPr>
            <w:r w:rsidRPr="00543DFB">
              <w:rPr>
                <w:rFonts w:ascii="Times New Roman" w:hAnsi="Times New Roman"/>
              </w:rPr>
              <w:t>[[type]]</w:t>
            </w:r>
          </w:p>
        </w:tc>
        <w:tc>
          <w:tcPr>
            <w:tcW w:w="4098" w:type="dxa"/>
            <w:tcBorders>
              <w:top w:val="nil"/>
            </w:tcBorders>
          </w:tcPr>
          <w:p w:rsidR="00000B9E" w:rsidRPr="00E77497" w:rsidRDefault="00000B9E" w:rsidP="00000B9E">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rsidR="00000B9E" w:rsidRPr="00E77497" w:rsidRDefault="00000B9E" w:rsidP="00000B9E">
            <w:pPr>
              <w:keepNext/>
              <w:spacing w:after="60"/>
            </w:pPr>
            <w:r>
              <w:t>The type of completion that occurred.</w:t>
            </w:r>
          </w:p>
        </w:tc>
      </w:tr>
      <w:tr w:rsidR="00000B9E" w:rsidRPr="00E77497" w:rsidTr="00000B9E">
        <w:trPr>
          <w:jc w:val="center"/>
        </w:trPr>
        <w:tc>
          <w:tcPr>
            <w:tcW w:w="1397" w:type="dxa"/>
          </w:tcPr>
          <w:p w:rsidR="00000B9E" w:rsidRPr="00E77497" w:rsidRDefault="00000B9E" w:rsidP="00000B9E">
            <w:pPr>
              <w:keepNext/>
              <w:spacing w:after="60"/>
            </w:pPr>
            <w:r w:rsidRPr="00543DFB">
              <w:rPr>
                <w:rFonts w:ascii="Times New Roman" w:hAnsi="Times New Roman"/>
              </w:rPr>
              <w:t>[[value]]</w:t>
            </w:r>
          </w:p>
        </w:tc>
        <w:tc>
          <w:tcPr>
            <w:tcW w:w="4098" w:type="dxa"/>
          </w:tcPr>
          <w:p w:rsidR="00000B9E" w:rsidRPr="00E77497" w:rsidRDefault="00000B9E" w:rsidP="00000B9E">
            <w:pPr>
              <w:keepNext/>
              <w:spacing w:after="60"/>
            </w:pPr>
            <w:r w:rsidRPr="00E77497">
              <w:t xml:space="preserve">any ECMAScript language value or </w:t>
            </w:r>
            <w:r w:rsidRPr="00E77497">
              <w:rPr>
                <w:b/>
              </w:rPr>
              <w:t>empty</w:t>
            </w:r>
          </w:p>
        </w:tc>
        <w:tc>
          <w:tcPr>
            <w:tcW w:w="4230" w:type="dxa"/>
          </w:tcPr>
          <w:p w:rsidR="00000B9E" w:rsidRPr="00E77497" w:rsidRDefault="00000B9E" w:rsidP="00000B9E">
            <w:pPr>
              <w:keepNext/>
              <w:spacing w:after="60"/>
            </w:pPr>
            <w:r>
              <w:t>The value that was produced.</w:t>
            </w:r>
          </w:p>
        </w:tc>
      </w:tr>
      <w:tr w:rsidR="00000B9E" w:rsidRPr="00E77497" w:rsidTr="00000B9E">
        <w:trPr>
          <w:jc w:val="center"/>
        </w:trPr>
        <w:tc>
          <w:tcPr>
            <w:tcW w:w="1397" w:type="dxa"/>
          </w:tcPr>
          <w:p w:rsidR="00000B9E" w:rsidRPr="00E77497" w:rsidRDefault="00000B9E" w:rsidP="00000B9E">
            <w:pPr>
              <w:keepNext/>
              <w:spacing w:after="60"/>
            </w:pPr>
            <w:r w:rsidRPr="00543DFB">
              <w:rPr>
                <w:rFonts w:ascii="Times New Roman" w:hAnsi="Times New Roman"/>
              </w:rPr>
              <w:t>[[target]]</w:t>
            </w:r>
          </w:p>
        </w:tc>
        <w:tc>
          <w:tcPr>
            <w:tcW w:w="4098" w:type="dxa"/>
          </w:tcPr>
          <w:p w:rsidR="00000B9E" w:rsidRPr="00E77497" w:rsidRDefault="00000B9E" w:rsidP="00000B9E">
            <w:pPr>
              <w:keepNext/>
              <w:spacing w:after="60"/>
            </w:pPr>
            <w:r w:rsidRPr="00E77497">
              <w:t xml:space="preserve">any ECMAScript identifier or </w:t>
            </w:r>
            <w:r w:rsidRPr="00E77497">
              <w:rPr>
                <w:b/>
              </w:rPr>
              <w:t>empty</w:t>
            </w:r>
          </w:p>
        </w:tc>
        <w:tc>
          <w:tcPr>
            <w:tcW w:w="4230" w:type="dxa"/>
          </w:tcPr>
          <w:p w:rsidR="00000B9E" w:rsidRPr="00E77497" w:rsidRDefault="00000B9E" w:rsidP="00000B9E">
            <w:pPr>
              <w:keepNext/>
              <w:spacing w:after="60"/>
            </w:pPr>
            <w:r>
              <w:t>The target label for directed control transfers.</w:t>
            </w:r>
          </w:p>
        </w:tc>
      </w:tr>
    </w:tbl>
    <w:p w:rsidR="00000B9E" w:rsidRDefault="00000B9E" w:rsidP="00000B9E"/>
    <w:p w:rsidR="00000B9E" w:rsidRDefault="00000B9E" w:rsidP="00000B9E">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rsidR="00000B9E" w:rsidRDefault="00000B9E" w:rsidP="00000B9E">
      <w:pPr>
        <w:pStyle w:val="Heading4"/>
        <w:rPr>
          <w:lang w:eastAsia="en-US"/>
        </w:rPr>
      </w:pPr>
      <w:r>
        <w:rPr>
          <w:lang w:eastAsia="en-US"/>
        </w:rPr>
        <w:t>NormalCompletion</w:t>
      </w:r>
    </w:p>
    <w:p w:rsidR="00000B9E" w:rsidRPr="00AA7866" w:rsidRDefault="00000B9E" w:rsidP="00000B9E">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rsidR="00000B9E" w:rsidRPr="00E77497" w:rsidRDefault="00000B9E" w:rsidP="00000B9E">
      <w:pPr>
        <w:pStyle w:val="Alg3"/>
        <w:numPr>
          <w:ilvl w:val="0"/>
          <w:numId w:val="889"/>
        </w:numPr>
        <w:spacing w:after="220"/>
      </w:pPr>
      <w:r>
        <w:t>R</w:t>
      </w:r>
      <w:r w:rsidRPr="00E77497">
        <w:t xml:space="preserve">eturn </w:t>
      </w:r>
      <w:r>
        <w:t>NormalCompletion(</w:t>
      </w:r>
      <w:r w:rsidRPr="00142A0A">
        <w:rPr>
          <w:i/>
        </w:rPr>
        <w:t>argument</w:t>
      </w:r>
      <w:r>
        <w:t>)</w:t>
      </w:r>
      <w:r w:rsidRPr="00E77497">
        <w:t>.</w:t>
      </w:r>
    </w:p>
    <w:p w:rsidR="00000B9E" w:rsidRDefault="00000B9E" w:rsidP="00000B9E">
      <w:pPr>
        <w:rPr>
          <w:lang w:eastAsia="en-US"/>
        </w:rPr>
      </w:pPr>
      <w:r>
        <w:rPr>
          <w:lang w:eastAsia="en-US"/>
        </w:rPr>
        <w:t>Is a short hand that is defined as follows:</w:t>
      </w:r>
    </w:p>
    <w:p w:rsidR="00000B9E" w:rsidRPr="000D29DF" w:rsidRDefault="00000B9E" w:rsidP="00000B9E">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rsidR="00000B9E" w:rsidRDefault="00000B9E" w:rsidP="00000B9E">
      <w:pPr>
        <w:pStyle w:val="Heading4"/>
      </w:pPr>
      <w:r>
        <w:t>Implicit Completion Values</w:t>
      </w:r>
    </w:p>
    <w:p w:rsidR="00000B9E" w:rsidRDefault="00000B9E" w:rsidP="00000B9E">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rsidR="00000B9E" w:rsidRPr="00E77497" w:rsidRDefault="00000B9E" w:rsidP="00000B9E">
      <w:pPr>
        <w:pStyle w:val="Alg3"/>
        <w:numPr>
          <w:ilvl w:val="0"/>
          <w:numId w:val="354"/>
        </w:numPr>
        <w:spacing w:after="220"/>
      </w:pPr>
      <w:r>
        <w:t>R</w:t>
      </w:r>
      <w:r w:rsidRPr="00E77497">
        <w:t xml:space="preserve">eturn </w:t>
      </w:r>
      <w:r w:rsidRPr="00E77497">
        <w:rPr>
          <w:rFonts w:ascii="Courier New" w:hAnsi="Courier New"/>
          <w:b/>
        </w:rPr>
        <w:t>"Infinity"</w:t>
      </w:r>
      <w:r w:rsidRPr="00E77497">
        <w:t>.</w:t>
      </w:r>
    </w:p>
    <w:p w:rsidR="00000B9E" w:rsidRDefault="00000B9E" w:rsidP="00000B9E">
      <w:r>
        <w:t>Generally means the same thing as:</w:t>
      </w:r>
    </w:p>
    <w:p w:rsidR="00000B9E" w:rsidRDefault="00000B9E" w:rsidP="00000B9E">
      <w:pPr>
        <w:pStyle w:val="Alg3"/>
        <w:numPr>
          <w:ilvl w:val="0"/>
          <w:numId w:val="663"/>
        </w:numPr>
        <w:spacing w:after="220"/>
      </w:pPr>
      <w:r>
        <w:t>R</w:t>
      </w:r>
      <w:r w:rsidRPr="00E77497">
        <w:t xml:space="preserve">eturn </w:t>
      </w:r>
      <w:r>
        <w:t>NormalCompletion(</w:t>
      </w:r>
      <w:r w:rsidRPr="00E77497">
        <w:rPr>
          <w:rFonts w:ascii="Courier New" w:hAnsi="Courier New"/>
          <w:b/>
        </w:rPr>
        <w:t>"Infinity"</w:t>
      </w:r>
      <w:r>
        <w:t>)</w:t>
      </w:r>
      <w:r w:rsidRPr="00E77497">
        <w:t>.</w:t>
      </w:r>
    </w:p>
    <w:p w:rsidR="00000B9E" w:rsidRDefault="00000B9E" w:rsidP="00000B9E">
      <w:pPr>
        <w:rPr>
          <w:lang w:eastAsia="en-US"/>
        </w:rPr>
      </w:pPr>
      <w:r>
        <w:rPr>
          <w:lang w:eastAsia="en-US"/>
        </w:rPr>
        <w:lastRenderedPageBreak/>
        <w:t>A “</w:t>
      </w:r>
      <w:r w:rsidRPr="007C4392">
        <w:rPr>
          <w:rFonts w:ascii="Times New Roman" w:hAnsi="Times New Roman"/>
          <w:lang w:eastAsia="en-US"/>
        </w:rPr>
        <w:t>return</w:t>
      </w:r>
      <w:r>
        <w:rPr>
          <w:lang w:eastAsia="en-US"/>
        </w:rPr>
        <w:t>” statement without a value in an algorithm step means the same thing as:</w:t>
      </w:r>
    </w:p>
    <w:p w:rsidR="00000B9E" w:rsidRDefault="00000B9E" w:rsidP="00000B9E">
      <w:pPr>
        <w:pStyle w:val="Alg3"/>
        <w:numPr>
          <w:ilvl w:val="0"/>
          <w:numId w:val="1168"/>
        </w:numPr>
        <w:spacing w:after="220"/>
      </w:pPr>
      <w:r>
        <w:t>R</w:t>
      </w:r>
      <w:r w:rsidRPr="00E77497">
        <w:t xml:space="preserve">eturn </w:t>
      </w:r>
      <w:r>
        <w:t>NormalCompletion(</w:t>
      </w:r>
      <w:r w:rsidRPr="00D07FE4">
        <w:rPr>
          <w:b/>
          <w:bCs/>
          <w:iCs/>
        </w:rPr>
        <w:t>undefined</w:t>
      </w:r>
      <w:r>
        <w:t>)</w:t>
      </w:r>
      <w:r w:rsidRPr="00E77497">
        <w:t>.</w:t>
      </w:r>
    </w:p>
    <w:p w:rsidR="00000B9E" w:rsidRDefault="00000B9E" w:rsidP="00000B9E">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rsidR="00000B9E" w:rsidRDefault="00000B9E" w:rsidP="00000B9E">
      <w:pPr>
        <w:pStyle w:val="Heading4"/>
        <w:rPr>
          <w:lang w:eastAsia="en-US"/>
        </w:rPr>
      </w:pPr>
      <w:r>
        <w:rPr>
          <w:lang w:eastAsia="en-US"/>
        </w:rPr>
        <w:t>Throw an Exception</w:t>
      </w:r>
    </w:p>
    <w:p w:rsidR="00000B9E" w:rsidRDefault="00000B9E" w:rsidP="00000B9E">
      <w:pPr>
        <w:rPr>
          <w:lang w:eastAsia="en-US"/>
        </w:rPr>
      </w:pPr>
      <w:r>
        <w:rPr>
          <w:lang w:eastAsia="en-US"/>
        </w:rPr>
        <w:t xml:space="preserve">Algorithms steps that say to throw an exception, such as </w:t>
      </w:r>
    </w:p>
    <w:p w:rsidR="00000B9E" w:rsidRPr="00E77497" w:rsidRDefault="00000B9E" w:rsidP="00000B9E">
      <w:pPr>
        <w:pStyle w:val="Alg3"/>
        <w:numPr>
          <w:ilvl w:val="0"/>
          <w:numId w:val="667"/>
        </w:numPr>
        <w:spacing w:after="220"/>
      </w:pPr>
      <w:r>
        <w:t xml:space="preserve">Throw a </w:t>
      </w:r>
      <w:r w:rsidRPr="006A5E27">
        <w:rPr>
          <w:b/>
        </w:rPr>
        <w:t>TypeError</w:t>
      </w:r>
      <w:r>
        <w:t xml:space="preserve"> exception</w:t>
      </w:r>
      <w:r w:rsidRPr="00E77497">
        <w:t>.</w:t>
      </w:r>
    </w:p>
    <w:p w:rsidR="00000B9E" w:rsidRDefault="00000B9E" w:rsidP="00000B9E">
      <w:r>
        <w:t>Mean the same things as:</w:t>
      </w:r>
    </w:p>
    <w:p w:rsidR="00000B9E" w:rsidRPr="000D29DF" w:rsidRDefault="00000B9E" w:rsidP="00000B9E">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rsidR="00000B9E" w:rsidRDefault="00000B9E" w:rsidP="00000B9E">
      <w:pPr>
        <w:pStyle w:val="Heading4"/>
        <w:rPr>
          <w:lang w:eastAsia="en-US"/>
        </w:rPr>
      </w:pPr>
      <w:r>
        <w:rPr>
          <w:lang w:eastAsia="en-US"/>
        </w:rPr>
        <w:t>ReturnIfAbrupt</w:t>
      </w:r>
    </w:p>
    <w:p w:rsidR="00000B9E" w:rsidRDefault="00000B9E" w:rsidP="00000B9E">
      <w:pPr>
        <w:rPr>
          <w:lang w:eastAsia="en-US"/>
        </w:rPr>
      </w:pPr>
      <w:r>
        <w:rPr>
          <w:lang w:eastAsia="en-US"/>
        </w:rPr>
        <w:t>Algorithms steps that say</w:t>
      </w:r>
    </w:p>
    <w:p w:rsidR="00000B9E" w:rsidRDefault="00000B9E" w:rsidP="00000B9E">
      <w:pPr>
        <w:pStyle w:val="Alg3"/>
        <w:numPr>
          <w:ilvl w:val="0"/>
          <w:numId w:val="675"/>
        </w:numPr>
        <w:spacing w:after="220"/>
      </w:pPr>
      <w:r>
        <w:t>ReturnIfAbrupt(</w:t>
      </w:r>
      <w:r w:rsidRPr="00A55C37">
        <w:rPr>
          <w:i/>
        </w:rPr>
        <w:t>argument</w:t>
      </w:r>
      <w:r>
        <w:t>).</w:t>
      </w:r>
    </w:p>
    <w:p w:rsidR="00000B9E" w:rsidRDefault="00000B9E" w:rsidP="00000B9E">
      <w:r>
        <w:t>mean the same things as:</w:t>
      </w:r>
    </w:p>
    <w:p w:rsidR="00000B9E" w:rsidRDefault="00000B9E" w:rsidP="00000B9E">
      <w:pPr>
        <w:pStyle w:val="Alg3"/>
        <w:numPr>
          <w:ilvl w:val="0"/>
          <w:numId w:val="701"/>
        </w:numPr>
        <w:spacing w:after="220"/>
        <w:contextualSpacing/>
      </w:pPr>
      <w:r w:rsidRPr="00C7794D">
        <w:t xml:space="preserve">If </w:t>
      </w:r>
      <w:r>
        <w:rPr>
          <w:i/>
        </w:rPr>
        <w:t>argument</w:t>
      </w:r>
      <w:r w:rsidRPr="00C7794D">
        <w:t xml:space="preserve"> is</w:t>
      </w:r>
      <w:r>
        <w:t xml:space="preserve"> an abrupt completion, then return </w:t>
      </w:r>
      <w:r w:rsidRPr="006A5E27">
        <w:rPr>
          <w:i/>
        </w:rPr>
        <w:t>argument</w:t>
      </w:r>
      <w:r>
        <w:t>.</w:t>
      </w:r>
    </w:p>
    <w:p w:rsidR="00000B9E" w:rsidRDefault="00000B9E" w:rsidP="00000B9E">
      <w:pPr>
        <w:pStyle w:val="Alg3"/>
        <w:numPr>
          <w:ilvl w:val="0"/>
          <w:numId w:val="701"/>
        </w:numPr>
        <w:spacing w:after="220"/>
      </w:pPr>
      <w:r>
        <w:t xml:space="preserve">Else if </w:t>
      </w:r>
      <w:r w:rsidRPr="00A55C37">
        <w:rPr>
          <w:i/>
        </w:rPr>
        <w:t>argument</w:t>
      </w:r>
      <w:r>
        <w:t xml:space="preserve"> is a Completion Record, then let </w:t>
      </w:r>
      <w:r w:rsidRPr="00A55C37">
        <w:rPr>
          <w:i/>
        </w:rPr>
        <w:t>argument</w:t>
      </w:r>
      <w:r>
        <w:t xml:space="preserve"> be </w:t>
      </w:r>
      <w:r w:rsidRPr="00A55C37">
        <w:rPr>
          <w:i/>
        </w:rPr>
        <w:t>argument</w:t>
      </w:r>
      <w:r>
        <w:t>.[[value]].</w:t>
      </w:r>
    </w:p>
    <w:p w:rsidR="00000B9E" w:rsidRPr="00E77497" w:rsidRDefault="00000B9E" w:rsidP="00000B9E">
      <w:pPr>
        <w:pStyle w:val="Heading3"/>
      </w:pPr>
      <w:bookmarkStart w:id="452" w:name="_Toc368050154"/>
      <w:r w:rsidRPr="00E77497">
        <w:t>The Reference Specification Type</w:t>
      </w:r>
      <w:bookmarkEnd w:id="452"/>
    </w:p>
    <w:p w:rsidR="00000B9E" w:rsidRPr="006F1578" w:rsidRDefault="00000B9E" w:rsidP="00000B9E">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rsidR="00000B9E" w:rsidRDefault="00000B9E" w:rsidP="00000B9E">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 a Number, or an environment record (</w:t>
      </w:r>
      <w:r w:rsidR="002E14E9">
        <w:fldChar w:fldCharType="begin"/>
      </w:r>
      <w:r w:rsidR="002E14E9">
        <w:instrText xml:space="preserve"> REF _Ref365530575 \r \h </w:instrText>
      </w:r>
      <w:r w:rsidR="002E14E9">
        <w:fldChar w:fldCharType="separate"/>
      </w:r>
      <w:r w:rsidR="00460CAC">
        <w:t>8.1.1</w:t>
      </w:r>
      <w:r w:rsidR="002E14E9">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w:t>
      </w:r>
      <w:ins w:id="453" w:author="Rev 19 Allen Wirfs-Brock" w:date="2013-09-24T14:44:00Z">
        <w:r w:rsidR="00CA269D">
          <w:t xml:space="preserve"> value</w:t>
        </w:r>
      </w:ins>
      <w:r w:rsidRPr="00E77497">
        <w:t>.</w:t>
      </w:r>
    </w:p>
    <w:p w:rsidR="00000B9E" w:rsidRPr="00E77497" w:rsidRDefault="00000B9E" w:rsidP="00000B9E">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rsidR="00000B9E" w:rsidRPr="00E77497" w:rsidRDefault="00000B9E" w:rsidP="00000B9E">
      <w:r w:rsidRPr="00E77497">
        <w:t>The following abstract operations are used in this specification to access the components of references:</w:t>
      </w:r>
    </w:p>
    <w:p w:rsidR="00000B9E" w:rsidRPr="00E77497" w:rsidRDefault="00000B9E" w:rsidP="00000B9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rsidR="00000B9E" w:rsidRPr="00E77497" w:rsidRDefault="00000B9E" w:rsidP="00000B9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rsidR="00000B9E" w:rsidRPr="00E77497" w:rsidRDefault="00000B9E" w:rsidP="00000B9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rsidR="00000B9E" w:rsidRPr="00E77497" w:rsidRDefault="00000B9E" w:rsidP="00000B9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w:t>
      </w:r>
      <w:del w:id="454" w:author="Rev 19 Allen Wirfs-Brock" w:date="2013-09-24T14:54:00Z">
        <w:r w:rsidRPr="00E77497" w:rsidDel="00CA269D">
          <w:delText xml:space="preserve">the </w:delText>
        </w:r>
      </w:del>
      <w:ins w:id="455" w:author="Rev 19 Allen Wirfs-Brock" w:date="2013-09-24T14:54:00Z">
        <w:r w:rsidR="00CA269D">
          <w:t>Type(</w:t>
        </w:r>
      </w:ins>
      <w:r w:rsidRPr="00D0382D">
        <w:rPr>
          <w:rFonts w:ascii="Times New Roman" w:hAnsi="Times New Roman"/>
          <w:i/>
        </w:rPr>
        <w:t>base</w:t>
      </w:r>
      <w:ins w:id="456" w:author="Rev 19 Allen Wirfs-Brock" w:date="2013-09-24T14:54:00Z">
        <w:r w:rsidR="00CA269D">
          <w:rPr>
            <w:rFonts w:ascii="Times New Roman" w:hAnsi="Times New Roman"/>
          </w:rPr>
          <w:t>)</w:t>
        </w:r>
      </w:ins>
      <w:r w:rsidRPr="00E77497">
        <w:t xml:space="preserve"> </w:t>
      </w:r>
      <w:del w:id="457" w:author="Rev 19 Allen Wirfs-Brock" w:date="2013-09-24T14:54:00Z">
        <w:r w:rsidRPr="00E77497" w:rsidDel="00CA269D">
          <w:delText xml:space="preserve">value </w:delText>
        </w:r>
      </w:del>
      <w:r w:rsidRPr="00E77497">
        <w:t xml:space="preserve">is a Boolean, String, </w:t>
      </w:r>
      <w:ins w:id="458" w:author="Rev 19 Allen Wirfs-Brock" w:date="2013-09-24T14:52:00Z">
        <w:r w:rsidR="00CA269D">
          <w:t xml:space="preserve">Symbol, </w:t>
        </w:r>
      </w:ins>
      <w:r w:rsidRPr="00E77497">
        <w:t>or Number.</w:t>
      </w:r>
    </w:p>
    <w:p w:rsidR="00000B9E" w:rsidRPr="00E77497" w:rsidRDefault="00000B9E" w:rsidP="00000B9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rsidR="00000B9E" w:rsidRDefault="00000B9E" w:rsidP="00000B9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rsidR="00000B9E" w:rsidRPr="00E77497" w:rsidRDefault="00000B9E" w:rsidP="00000B9E">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rsidR="00000B9E" w:rsidRPr="00E77497" w:rsidRDefault="00000B9E" w:rsidP="00000B9E">
      <w:r w:rsidRPr="00E77497">
        <w:t>The following abstract operations are used in this specification to operate on references:</w:t>
      </w:r>
    </w:p>
    <w:p w:rsidR="00000B9E" w:rsidRPr="00E77497" w:rsidRDefault="00000B9E" w:rsidP="00000B9E">
      <w:pPr>
        <w:pStyle w:val="Heading4"/>
      </w:pPr>
      <w:r w:rsidRPr="00E77497">
        <w:lastRenderedPageBreak/>
        <w:t>GetValue (V)</w:t>
      </w:r>
    </w:p>
    <w:p w:rsidR="00000B9E" w:rsidRDefault="00000B9E" w:rsidP="00000B9E">
      <w:pPr>
        <w:pStyle w:val="Alg4"/>
        <w:numPr>
          <w:ilvl w:val="0"/>
          <w:numId w:val="332"/>
        </w:numPr>
      </w:pPr>
      <w:r>
        <w:t>ReturnIfAbrupt(</w:t>
      </w:r>
      <w:r w:rsidRPr="008C11D4">
        <w:rPr>
          <w:i/>
        </w:rPr>
        <w:t>V</w:t>
      </w:r>
      <w:r>
        <w:t>).</w:t>
      </w:r>
    </w:p>
    <w:p w:rsidR="00000B9E" w:rsidRPr="00E77497" w:rsidRDefault="00000B9E" w:rsidP="00000B9E">
      <w:pPr>
        <w:pStyle w:val="Alg4"/>
        <w:numPr>
          <w:ilvl w:val="0"/>
          <w:numId w:val="332"/>
        </w:numPr>
      </w:pPr>
      <w:r w:rsidRPr="00E77497">
        <w:t>If Type(</w:t>
      </w:r>
      <w:r w:rsidRPr="00E77497">
        <w:rPr>
          <w:i/>
        </w:rPr>
        <w:t>V</w:t>
      </w:r>
      <w:r w:rsidRPr="00E77497">
        <w:t xml:space="preserve">) is not Reference, return </w:t>
      </w:r>
      <w:r w:rsidRPr="00E77497">
        <w:rPr>
          <w:i/>
        </w:rPr>
        <w:t>V</w:t>
      </w:r>
      <w:r w:rsidRPr="00E77497">
        <w:t>.</w:t>
      </w:r>
    </w:p>
    <w:p w:rsidR="00000B9E" w:rsidRPr="00E77497" w:rsidRDefault="00000B9E" w:rsidP="00000B9E">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p>
    <w:p w:rsidR="00000B9E" w:rsidRPr="00E77497" w:rsidRDefault="00000B9E" w:rsidP="00000B9E">
      <w:pPr>
        <w:pStyle w:val="Alg4"/>
        <w:numPr>
          <w:ilvl w:val="0"/>
          <w:numId w:val="332"/>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000B9E" w:rsidRPr="00E77497" w:rsidRDefault="00000B9E" w:rsidP="00000B9E">
      <w:pPr>
        <w:pStyle w:val="Alg4"/>
        <w:numPr>
          <w:ilvl w:val="0"/>
          <w:numId w:val="332"/>
        </w:numPr>
      </w:pPr>
      <w:r w:rsidRPr="00E77497">
        <w:t>If IsPropertyReference(</w:t>
      </w:r>
      <w:r w:rsidRPr="00E77497">
        <w:rPr>
          <w:i/>
        </w:rPr>
        <w:t>V</w:t>
      </w:r>
      <w:r w:rsidRPr="00E77497">
        <w:t>), then</w:t>
      </w:r>
    </w:p>
    <w:p w:rsidR="00000B9E" w:rsidRDefault="00000B9E" w:rsidP="00000B9E">
      <w:pPr>
        <w:pStyle w:val="Alg4"/>
        <w:numPr>
          <w:ilvl w:val="1"/>
          <w:numId w:val="332"/>
        </w:numPr>
      </w:pPr>
      <w:r w:rsidRPr="00E77497">
        <w:t>If HasPrimitiveBase(</w:t>
      </w:r>
      <w:r w:rsidRPr="00E77497">
        <w:rPr>
          <w:i/>
        </w:rPr>
        <w:t>V</w:t>
      </w:r>
      <w:r w:rsidRPr="00E77497">
        <w:t xml:space="preserve">) is </w:t>
      </w:r>
      <w:r>
        <w:rPr>
          <w:b/>
        </w:rPr>
        <w:t>true</w:t>
      </w:r>
      <w:r w:rsidRPr="00E77497">
        <w:t>, then</w:t>
      </w:r>
    </w:p>
    <w:p w:rsidR="00000B9E" w:rsidRDefault="00000B9E" w:rsidP="00000B9E">
      <w:pPr>
        <w:pStyle w:val="Alg4"/>
        <w:numPr>
          <w:ilvl w:val="2"/>
          <w:numId w:val="332"/>
        </w:numPr>
      </w:pPr>
      <w:r>
        <w:t xml:space="preserve">Assert: In this case, </w:t>
      </w:r>
      <w:r>
        <w:rPr>
          <w:i/>
          <w:iCs/>
        </w:rPr>
        <w:t>base</w:t>
      </w:r>
      <w:r>
        <w:t xml:space="preserve"> will never be </w:t>
      </w:r>
      <w:r>
        <w:rPr>
          <w:b/>
          <w:bCs/>
        </w:rPr>
        <w:t>null</w:t>
      </w:r>
      <w:r>
        <w:t xml:space="preserve"> or </w:t>
      </w:r>
      <w:r>
        <w:rPr>
          <w:b/>
          <w:bCs/>
        </w:rPr>
        <w:t>undefined</w:t>
      </w:r>
      <w:r>
        <w:t>.</w:t>
      </w:r>
    </w:p>
    <w:p w:rsidR="00000B9E" w:rsidRPr="00E77497" w:rsidRDefault="00000B9E" w:rsidP="00000B9E">
      <w:pPr>
        <w:pStyle w:val="Alg4"/>
        <w:numPr>
          <w:ilvl w:val="2"/>
          <w:numId w:val="332"/>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p>
    <w:p w:rsidR="00000B9E" w:rsidRDefault="00000B9E" w:rsidP="00000B9E">
      <w:pPr>
        <w:pStyle w:val="Alg4"/>
        <w:numPr>
          <w:ilvl w:val="1"/>
          <w:numId w:val="332"/>
        </w:numPr>
      </w:pPr>
      <w:r w:rsidRPr="00E77497">
        <w:t xml:space="preserve">Return the result of calling </w:t>
      </w:r>
      <w:r>
        <w:t xml:space="preserve">the [[Get]]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and GetThisValue(</w:t>
      </w:r>
      <w:r w:rsidRPr="00250FC6">
        <w:rPr>
          <w:i/>
        </w:rPr>
        <w:t>V</w:t>
      </w:r>
      <w:r>
        <w:t>) as the arguments.</w:t>
      </w:r>
    </w:p>
    <w:p w:rsidR="00000B9E" w:rsidRPr="00E77497" w:rsidRDefault="00000B9E" w:rsidP="00000B9E">
      <w:pPr>
        <w:pStyle w:val="Alg4"/>
        <w:numPr>
          <w:ilvl w:val="0"/>
          <w:numId w:val="332"/>
        </w:numPr>
      </w:pPr>
      <w:r w:rsidRPr="00E77497">
        <w:t xml:space="preserve">Else </w:t>
      </w:r>
      <w:r w:rsidRPr="00E77497">
        <w:rPr>
          <w:i/>
        </w:rPr>
        <w:t>base</w:t>
      </w:r>
      <w:r w:rsidRPr="00E77497">
        <w:t xml:space="preserve"> must be an environment record,</w:t>
      </w:r>
    </w:p>
    <w:p w:rsidR="00000B9E" w:rsidRPr="00E77497" w:rsidRDefault="00000B9E" w:rsidP="00000B9E">
      <w:pPr>
        <w:pStyle w:val="Alg4"/>
        <w:numPr>
          <w:ilvl w:val="1"/>
          <w:numId w:val="332"/>
        </w:numPr>
        <w:spacing w:after="120"/>
      </w:pPr>
      <w:r w:rsidRPr="00E77497">
        <w:t xml:space="preserve">Return the result of calling the GetBindingValue (see </w:t>
      </w:r>
      <w:r w:rsidR="00D45A1D">
        <w:fldChar w:fldCharType="begin"/>
      </w:r>
      <w:r w:rsidR="00D45A1D">
        <w:instrText xml:space="preserve"> REF _Ref365530749 \r \h </w:instrText>
      </w:r>
      <w:r w:rsidR="00D45A1D">
        <w:fldChar w:fldCharType="separate"/>
      </w:r>
      <w:r w:rsidR="00460CAC">
        <w:t>8.1.1</w:t>
      </w:r>
      <w:r w:rsidR="00D45A1D">
        <w:fldChar w:fldCharType="end"/>
      </w:r>
      <w:r w:rsidRPr="00E77497">
        <w:t xml:space="preserve">)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p>
    <w:p w:rsidR="00000B9E" w:rsidRPr="00E77497" w:rsidRDefault="00000B9E" w:rsidP="00000B9E">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rsidR="00000B9E" w:rsidRPr="00E77497" w:rsidRDefault="00000B9E" w:rsidP="00000B9E">
      <w:pPr>
        <w:pStyle w:val="Heading4"/>
      </w:pPr>
      <w:bookmarkStart w:id="459" w:name="_Ref366132757"/>
      <w:r w:rsidRPr="00E77497">
        <w:t>PutValue (V, W)</w:t>
      </w:r>
      <w:bookmarkEnd w:id="459"/>
    </w:p>
    <w:p w:rsidR="00000B9E" w:rsidRDefault="00000B9E" w:rsidP="00000B9E">
      <w:pPr>
        <w:pStyle w:val="Alg4"/>
        <w:numPr>
          <w:ilvl w:val="0"/>
          <w:numId w:val="333"/>
        </w:numPr>
      </w:pPr>
      <w:r>
        <w:t>ReturnIfAbrupt(</w:t>
      </w:r>
      <w:r w:rsidRPr="008C11D4">
        <w:rPr>
          <w:i/>
        </w:rPr>
        <w:t>V</w:t>
      </w:r>
      <w:r>
        <w:t>).</w:t>
      </w:r>
    </w:p>
    <w:p w:rsidR="00000B9E" w:rsidRDefault="00000B9E" w:rsidP="00000B9E">
      <w:pPr>
        <w:pStyle w:val="Alg4"/>
        <w:numPr>
          <w:ilvl w:val="0"/>
          <w:numId w:val="333"/>
        </w:numPr>
      </w:pPr>
      <w:r>
        <w:t>ReturnIfAbrupt(</w:t>
      </w:r>
      <w:r>
        <w:rPr>
          <w:i/>
        </w:rPr>
        <w:t>W</w:t>
      </w:r>
      <w:r>
        <w:t>).</w:t>
      </w:r>
    </w:p>
    <w:p w:rsidR="00000B9E" w:rsidRPr="00E77497" w:rsidRDefault="00000B9E" w:rsidP="00000B9E">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rsidR="00000B9E" w:rsidRPr="00E77497" w:rsidRDefault="00000B9E" w:rsidP="00000B9E">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rsidR="00000B9E" w:rsidRPr="00E77497" w:rsidRDefault="00000B9E" w:rsidP="00000B9E">
      <w:pPr>
        <w:pStyle w:val="Alg4"/>
        <w:numPr>
          <w:ilvl w:val="0"/>
          <w:numId w:val="333"/>
        </w:numPr>
      </w:pPr>
      <w:r w:rsidRPr="00E77497">
        <w:t>If IsUnresolvableReference(</w:t>
      </w:r>
      <w:r w:rsidRPr="00E77497">
        <w:rPr>
          <w:i/>
        </w:rPr>
        <w:t>V</w:t>
      </w:r>
      <w:r w:rsidRPr="00E77497">
        <w:t>), then</w:t>
      </w:r>
    </w:p>
    <w:p w:rsidR="00000B9E" w:rsidRPr="00E77497" w:rsidRDefault="00000B9E" w:rsidP="00000B9E">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rsidR="00000B9E" w:rsidRPr="00E77497" w:rsidRDefault="00000B9E" w:rsidP="00000B9E">
      <w:pPr>
        <w:pStyle w:val="Alg4"/>
        <w:numPr>
          <w:ilvl w:val="2"/>
          <w:numId w:val="333"/>
        </w:numPr>
      </w:pPr>
      <w:r w:rsidRPr="00E77497">
        <w:t xml:space="preserve">Throw </w:t>
      </w:r>
      <w:r w:rsidRPr="00E77497">
        <w:rPr>
          <w:b/>
        </w:rPr>
        <w:t>ReferenceError</w:t>
      </w:r>
      <w:r w:rsidRPr="00E77497">
        <w:t xml:space="preserve"> exception.</w:t>
      </w:r>
    </w:p>
    <w:p w:rsidR="00000B9E" w:rsidRDefault="00000B9E" w:rsidP="00000B9E">
      <w:pPr>
        <w:pStyle w:val="Alg4"/>
        <w:numPr>
          <w:ilvl w:val="1"/>
          <w:numId w:val="333"/>
        </w:numPr>
      </w:pPr>
      <w:r>
        <w:t xml:space="preserve">Let </w:t>
      </w:r>
      <w:r>
        <w:rPr>
          <w:i/>
          <w:iCs/>
        </w:rPr>
        <w:t>globalObj</w:t>
      </w:r>
      <w:r>
        <w:t xml:space="preserve"> be the result of the abstract operation GetGlobalObject.</w:t>
      </w:r>
    </w:p>
    <w:p w:rsidR="00000B9E" w:rsidRPr="00E77497" w:rsidRDefault="00000B9E" w:rsidP="00000B9E">
      <w:pPr>
        <w:pStyle w:val="Alg4"/>
        <w:numPr>
          <w:ilvl w:val="1"/>
          <w:numId w:val="333"/>
        </w:numPr>
      </w:pPr>
      <w:r>
        <w:t>Return the result of calling</w:t>
      </w:r>
      <w:r w:rsidRPr="00E77497">
        <w:t xml:space="preserve"> Put</w:t>
      </w:r>
      <w:r>
        <w:t>(</w:t>
      </w:r>
      <w:r>
        <w:rPr>
          <w:i/>
          <w:iCs/>
        </w:rPr>
        <w:t>globalObj</w:t>
      </w:r>
      <w:r w:rsidRPr="00E77497">
        <w:t>,GetReferencedName(</w:t>
      </w:r>
      <w:r w:rsidRPr="00E77497">
        <w:rPr>
          <w:i/>
        </w:rPr>
        <w:t>V</w:t>
      </w:r>
      <w:r w:rsidRPr="00E77497">
        <w:t xml:space="preserve">), </w:t>
      </w:r>
      <w:r w:rsidRPr="00E77497">
        <w:rPr>
          <w:i/>
        </w:rPr>
        <w:t>W</w:t>
      </w:r>
      <w:r w:rsidRPr="00E77497">
        <w:t xml:space="preserve">, </w:t>
      </w:r>
      <w:r w:rsidRPr="00E77497">
        <w:rPr>
          <w:b/>
        </w:rPr>
        <w:t>false</w:t>
      </w:r>
      <w:r>
        <w:t>)</w:t>
      </w:r>
      <w:r w:rsidRPr="00E77497">
        <w:t>.</w:t>
      </w:r>
    </w:p>
    <w:p w:rsidR="00000B9E" w:rsidRPr="00E77497" w:rsidRDefault="00000B9E" w:rsidP="00000B9E">
      <w:pPr>
        <w:pStyle w:val="Alg4"/>
        <w:numPr>
          <w:ilvl w:val="0"/>
          <w:numId w:val="333"/>
        </w:numPr>
      </w:pPr>
      <w:r w:rsidRPr="00E77497">
        <w:t>Else if IsPropertyReference(</w:t>
      </w:r>
      <w:r w:rsidRPr="00E77497">
        <w:rPr>
          <w:i/>
        </w:rPr>
        <w:t>V</w:t>
      </w:r>
      <w:r w:rsidRPr="00E77497">
        <w:t>), then</w:t>
      </w:r>
    </w:p>
    <w:p w:rsidR="00000B9E" w:rsidRDefault="00000B9E" w:rsidP="00000B9E">
      <w:pPr>
        <w:pStyle w:val="Alg4"/>
        <w:numPr>
          <w:ilvl w:val="1"/>
          <w:numId w:val="333"/>
        </w:numPr>
      </w:pPr>
      <w:r w:rsidRPr="00E77497">
        <w:t>If HasPrimitiveBase(</w:t>
      </w:r>
      <w:r w:rsidRPr="00E77497">
        <w:rPr>
          <w:i/>
        </w:rPr>
        <w:t>V</w:t>
      </w:r>
      <w:r w:rsidRPr="00E77497">
        <w:t xml:space="preserve">) is </w:t>
      </w:r>
      <w:r>
        <w:rPr>
          <w:b/>
        </w:rPr>
        <w:t>true</w:t>
      </w:r>
      <w:r w:rsidRPr="00E77497">
        <w:t>, then</w:t>
      </w:r>
    </w:p>
    <w:p w:rsidR="00000B9E" w:rsidRDefault="00000B9E" w:rsidP="00000B9E">
      <w:pPr>
        <w:pStyle w:val="Alg4"/>
        <w:numPr>
          <w:ilvl w:val="2"/>
          <w:numId w:val="333"/>
        </w:numPr>
      </w:pPr>
      <w:r>
        <w:t xml:space="preserve">Assert: In this case, </w:t>
      </w:r>
      <w:r>
        <w:rPr>
          <w:i/>
          <w:iCs/>
        </w:rPr>
        <w:t>base</w:t>
      </w:r>
      <w:r>
        <w:t xml:space="preserve"> will never be </w:t>
      </w:r>
      <w:r>
        <w:rPr>
          <w:b/>
          <w:bCs/>
        </w:rPr>
        <w:t>null</w:t>
      </w:r>
      <w:r>
        <w:t xml:space="preserve"> or </w:t>
      </w:r>
      <w:r>
        <w:rPr>
          <w:b/>
          <w:bCs/>
        </w:rPr>
        <w:t>undefined</w:t>
      </w:r>
      <w:r>
        <w:t>.</w:t>
      </w:r>
    </w:p>
    <w:p w:rsidR="00000B9E" w:rsidRPr="00E77497" w:rsidRDefault="00000B9E" w:rsidP="00000B9E">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rsidR="00000B9E" w:rsidRDefault="00000B9E" w:rsidP="00000B9E">
      <w:pPr>
        <w:pStyle w:val="Alg4"/>
        <w:numPr>
          <w:ilvl w:val="1"/>
          <w:numId w:val="333"/>
        </w:numPr>
      </w:pPr>
      <w:r>
        <w:t xml:space="preserve">Let </w:t>
      </w:r>
      <w:r>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w:t>
      </w:r>
      <w:r w:rsidRPr="00E77497">
        <w:rPr>
          <w:i/>
        </w:rPr>
        <w:t>W</w:t>
      </w:r>
      <w:r w:rsidRPr="00E77497">
        <w:t>, and</w:t>
      </w:r>
      <w:r>
        <w:t xml:space="preserve"> GetThisValue(</w:t>
      </w:r>
      <w:r w:rsidRPr="00250FC6">
        <w:rPr>
          <w:i/>
        </w:rPr>
        <w:t>V</w:t>
      </w:r>
      <w:r>
        <w:t xml:space="preserve">) </w:t>
      </w:r>
      <w:r w:rsidRPr="00E77497">
        <w:t xml:space="preserve"> </w:t>
      </w:r>
      <w:r>
        <w:t>as arguments.</w:t>
      </w:r>
    </w:p>
    <w:p w:rsidR="00000B9E" w:rsidRDefault="00000B9E" w:rsidP="00000B9E">
      <w:pPr>
        <w:pStyle w:val="Alg4"/>
        <w:numPr>
          <w:ilvl w:val="1"/>
          <w:numId w:val="333"/>
        </w:numPr>
      </w:pPr>
      <w:r>
        <w:t>ReturnIfAbrupt(</w:t>
      </w:r>
      <w:r>
        <w:rPr>
          <w:i/>
          <w:iCs/>
        </w:rPr>
        <w:t>succeeded</w:t>
      </w:r>
      <w:r>
        <w:t>).</w:t>
      </w:r>
    </w:p>
    <w:p w:rsidR="00000B9E" w:rsidRPr="00E77497" w:rsidRDefault="00000B9E" w:rsidP="00000B9E">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Pr="00C80D6A">
        <w:t>IsStrictReference</w:t>
      </w:r>
      <w:r w:rsidRPr="00E77497">
        <w:t>(</w:t>
      </w:r>
      <w:r w:rsidRPr="00E77497">
        <w:rPr>
          <w:i/>
        </w:rPr>
        <w:t>V</w:t>
      </w:r>
      <w:r w:rsidRPr="00E77497">
        <w:t xml:space="preserve">) </w:t>
      </w:r>
      <w:r>
        <w:t xml:space="preserve">is </w:t>
      </w:r>
      <w:r>
        <w:rPr>
          <w:b/>
          <w:bCs/>
        </w:rPr>
        <w:t>true</w:t>
      </w:r>
      <w:r>
        <w:t xml:space="preserve">, then throw a </w:t>
      </w:r>
      <w:r w:rsidRPr="00C80D6A">
        <w:rPr>
          <w:b/>
          <w:bCs/>
        </w:rPr>
        <w:t>TypeError</w:t>
      </w:r>
      <w:r>
        <w:t xml:space="preserve"> exception</w:t>
      </w:r>
      <w:r w:rsidRPr="00E77497">
        <w:t>.</w:t>
      </w:r>
    </w:p>
    <w:p w:rsidR="00000B9E" w:rsidRDefault="00000B9E" w:rsidP="00000B9E">
      <w:pPr>
        <w:pStyle w:val="Alg4"/>
        <w:numPr>
          <w:ilvl w:val="1"/>
          <w:numId w:val="333"/>
        </w:numPr>
      </w:pPr>
      <w:r w:rsidDel="00C80D6A">
        <w:t xml:space="preserve"> </w:t>
      </w:r>
      <w:r>
        <w:t>Return.</w:t>
      </w:r>
    </w:p>
    <w:p w:rsidR="00000B9E" w:rsidRPr="00E77497" w:rsidRDefault="00000B9E" w:rsidP="00000B9E">
      <w:pPr>
        <w:pStyle w:val="Alg4"/>
        <w:numPr>
          <w:ilvl w:val="0"/>
          <w:numId w:val="333"/>
        </w:numPr>
      </w:pPr>
      <w:r w:rsidRPr="00E77497">
        <w:t xml:space="preserve">Else </w:t>
      </w:r>
      <w:r w:rsidRPr="00E77497">
        <w:rPr>
          <w:i/>
        </w:rPr>
        <w:t xml:space="preserve">base </w:t>
      </w:r>
      <w:r w:rsidRPr="00E77497">
        <w:t>must be a reference whose base is an environment record. So,</w:t>
      </w:r>
    </w:p>
    <w:p w:rsidR="00000B9E" w:rsidRPr="00E77497" w:rsidRDefault="00000B9E" w:rsidP="00000B9E">
      <w:pPr>
        <w:pStyle w:val="Alg4"/>
        <w:numPr>
          <w:ilvl w:val="1"/>
          <w:numId w:val="333"/>
        </w:numPr>
      </w:pPr>
      <w:r>
        <w:t>Return the result of calling</w:t>
      </w:r>
      <w:r w:rsidRPr="00E77497" w:rsidDel="00627D24">
        <w:t xml:space="preserve"> </w:t>
      </w:r>
      <w:r w:rsidRPr="00E77497">
        <w:t>the SetMutableBinding (</w:t>
      </w:r>
      <w:r w:rsidR="00D45A1D">
        <w:fldChar w:fldCharType="begin"/>
      </w:r>
      <w:r w:rsidR="00D45A1D">
        <w:instrText xml:space="preserve"> REF _Ref365530812 \r \h </w:instrText>
      </w:r>
      <w:r w:rsidR="00D45A1D">
        <w:fldChar w:fldCharType="separate"/>
      </w:r>
      <w:r w:rsidR="00460CAC">
        <w:t>8.1.1</w:t>
      </w:r>
      <w:r w:rsidR="00D45A1D">
        <w:fldChar w:fldCharType="end"/>
      </w:r>
      <w:r w:rsidRPr="00E77497">
        <w:t xml:space="preserve">)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rsidR="00000B9E" w:rsidRPr="00E77497" w:rsidRDefault="00000B9E" w:rsidP="00000B9E">
      <w:pPr>
        <w:pStyle w:val="Alg4"/>
        <w:numPr>
          <w:ilvl w:val="0"/>
          <w:numId w:val="333"/>
        </w:numPr>
        <w:spacing w:after="120"/>
      </w:pPr>
      <w:r w:rsidRPr="00E77497">
        <w:t>Return.</w:t>
      </w:r>
    </w:p>
    <w:p w:rsidR="00000B9E" w:rsidRPr="00E77497" w:rsidRDefault="00000B9E" w:rsidP="00000B9E">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rsidR="00000B9E" w:rsidRPr="00E77497" w:rsidRDefault="00000B9E" w:rsidP="00000B9E">
      <w:pPr>
        <w:pStyle w:val="Heading4"/>
      </w:pPr>
      <w:r w:rsidRPr="00E77497">
        <w:t>Get</w:t>
      </w:r>
      <w:r>
        <w:t>This</w:t>
      </w:r>
      <w:r w:rsidRPr="00E77497">
        <w:t>Value (V)</w:t>
      </w:r>
    </w:p>
    <w:p w:rsidR="00000B9E" w:rsidRDefault="00000B9E" w:rsidP="00000B9E">
      <w:pPr>
        <w:pStyle w:val="Alg4"/>
        <w:numPr>
          <w:ilvl w:val="0"/>
          <w:numId w:val="790"/>
        </w:numPr>
      </w:pPr>
      <w:r>
        <w:t>ReturnIfAbrupt(</w:t>
      </w:r>
      <w:r w:rsidRPr="008C11D4">
        <w:rPr>
          <w:i/>
        </w:rPr>
        <w:t>V</w:t>
      </w:r>
      <w:r>
        <w:t>).</w:t>
      </w:r>
    </w:p>
    <w:p w:rsidR="00000B9E" w:rsidRPr="00E77497" w:rsidRDefault="00000B9E" w:rsidP="00000B9E">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rsidR="00000B9E" w:rsidRPr="00E77497" w:rsidRDefault="00000B9E" w:rsidP="00000B9E">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000B9E" w:rsidRDefault="00000B9E" w:rsidP="00000B9E">
      <w:pPr>
        <w:pStyle w:val="Alg4"/>
        <w:numPr>
          <w:ilvl w:val="0"/>
          <w:numId w:val="790"/>
        </w:numPr>
      </w:pPr>
      <w:r w:rsidRPr="00E77497">
        <w:t>If Is</w:t>
      </w:r>
      <w:r>
        <w:t>Super</w:t>
      </w:r>
      <w:r w:rsidRPr="00E77497">
        <w:t>Reference(</w:t>
      </w:r>
      <w:r w:rsidRPr="00E77497">
        <w:rPr>
          <w:i/>
        </w:rPr>
        <w:t>V</w:t>
      </w:r>
      <w:r w:rsidRPr="00E77497">
        <w:t>), then</w:t>
      </w:r>
    </w:p>
    <w:p w:rsidR="00000B9E" w:rsidRPr="00E77497" w:rsidRDefault="00000B9E" w:rsidP="00000B9E">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rsidR="00000B9E" w:rsidRPr="00E77497" w:rsidRDefault="00000B9E" w:rsidP="00000B9E">
      <w:pPr>
        <w:pStyle w:val="Alg4"/>
        <w:numPr>
          <w:ilvl w:val="0"/>
          <w:numId w:val="790"/>
        </w:numPr>
        <w:spacing w:after="240"/>
      </w:pPr>
      <w:r>
        <w:t>Return GetBase(</w:t>
      </w:r>
      <w:r w:rsidRPr="0028262A">
        <w:rPr>
          <w:i/>
        </w:rPr>
        <w:t>V</w:t>
      </w:r>
      <w:r>
        <w:t>)</w:t>
      </w:r>
      <w:r w:rsidRPr="00E77497">
        <w:t>.</w:t>
      </w:r>
    </w:p>
    <w:p w:rsidR="00000B9E" w:rsidRPr="00E77497" w:rsidRDefault="00000B9E" w:rsidP="00000B9E">
      <w:pPr>
        <w:pStyle w:val="Heading3"/>
      </w:pPr>
      <w:bookmarkStart w:id="460" w:name="_Toc368050155"/>
      <w:r w:rsidRPr="00E77497">
        <w:t>The Property Descriptor Specification Type</w:t>
      </w:r>
      <w:bookmarkEnd w:id="460"/>
    </w:p>
    <w:p w:rsidR="00000B9E" w:rsidRPr="00E77497" w:rsidRDefault="00000B9E" w:rsidP="00000B9E">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w:t>
      </w:r>
      <w:r w:rsidRPr="00E77497">
        <w:lastRenderedPageBreak/>
        <w:t xml:space="preserve">attribute name and its value is a corresponding attribute value as specified in </w:t>
      </w:r>
      <w:r w:rsidR="00D45A1D">
        <w:fldChar w:fldCharType="begin"/>
      </w:r>
      <w:r w:rsidR="00D45A1D">
        <w:instrText xml:space="preserve"> REF _Ref365530918 \r \h </w:instrText>
      </w:r>
      <w:r w:rsidR="00D45A1D">
        <w:fldChar w:fldCharType="separate"/>
      </w:r>
      <w:ins w:id="461" w:author="Rev 19 Allen Wirfs-Brock" w:date="2013-09-27T13:05:00Z">
        <w:r w:rsidR="00460CAC">
          <w:t>6.1.7.1</w:t>
        </w:r>
      </w:ins>
      <w:del w:id="462" w:author="Rev 19 Allen Wirfs-Brock" w:date="2013-09-27T08:38:00Z">
        <w:r w:rsidR="00083CEC" w:rsidDel="009E7E9E">
          <w:delText>6.1.6.1</w:delText>
        </w:r>
      </w:del>
      <w:r w:rsidR="00D45A1D">
        <w:fldChar w:fldCharType="end"/>
      </w:r>
      <w:r w:rsidRPr="00E77497">
        <w:t>. In addition, any field may be present or absent.</w:t>
      </w:r>
    </w:p>
    <w:p w:rsidR="00CF10B9" w:rsidRDefault="00000B9E" w:rsidP="00000B9E">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w:t>
      </w:r>
      <w:r w:rsidR="00D45A1D">
        <w:fldChar w:fldCharType="begin"/>
      </w:r>
      <w:r w:rsidR="00D45A1D">
        <w:instrText xml:space="preserve"> REF _Ref365530918 \r \h </w:instrText>
      </w:r>
      <w:r w:rsidR="00D45A1D">
        <w:fldChar w:fldCharType="separate"/>
      </w:r>
      <w:ins w:id="463" w:author="Rev 19 Allen Wirfs-Brock" w:date="2013-09-27T13:05:00Z">
        <w:r w:rsidR="00460CAC">
          <w:t>6.1.7.1</w:t>
        </w:r>
      </w:ins>
      <w:del w:id="464" w:author="Rev 19 Allen Wirfs-Brock" w:date="2013-09-27T08:38:00Z">
        <w:r w:rsidR="00083CEC" w:rsidDel="009E7E9E">
          <w:delText>6.1.6.1</w:delText>
        </w:r>
      </w:del>
      <w:r w:rsidR="00D45A1D">
        <w:fldChar w:fldCharType="end"/>
      </w:r>
      <w:r w:rsidRPr="00E77497">
        <w:t xml:space="preserve"> </w:t>
      </w:r>
      <w:r w:rsidR="00CF10B9">
        <w:fldChar w:fldCharType="begin"/>
      </w:r>
      <w:r w:rsidR="00CF10B9">
        <w:instrText xml:space="preserve"> REF _Ref365798105 \h </w:instrText>
      </w:r>
      <w:r w:rsidR="00CF10B9">
        <w:fldChar w:fldCharType="separate"/>
      </w:r>
      <w:r w:rsidR="00460CAC">
        <w:t xml:space="preserve">Table </w:t>
      </w:r>
      <w:r w:rsidR="00460CAC">
        <w:rPr>
          <w:noProof/>
        </w:rPr>
        <w:t>1</w:t>
      </w:r>
      <w:r w:rsidR="00CF10B9">
        <w:fldChar w:fldCharType="end"/>
      </w:r>
      <w:r w:rsidR="00CF10B9">
        <w:t xml:space="preserve"> </w:t>
      </w:r>
      <w:r w:rsidRPr="00E77497">
        <w:t xml:space="preserve">or </w:t>
      </w:r>
      <w:r w:rsidR="00CF10B9">
        <w:fldChar w:fldCharType="begin"/>
      </w:r>
      <w:r w:rsidR="00CF10B9">
        <w:instrText xml:space="preserve"> REF _Ref365644801 \h </w:instrText>
      </w:r>
      <w:r w:rsidR="00CF10B9">
        <w:fldChar w:fldCharType="separate"/>
      </w:r>
      <w:r w:rsidR="00460CAC">
        <w:t xml:space="preserve">Table </w:t>
      </w:r>
      <w:r w:rsidR="00460CAC">
        <w:rPr>
          <w:noProof/>
        </w:rPr>
        <w:t>2</w:t>
      </w:r>
      <w:r w:rsidR="00CF10B9">
        <w:fldChar w:fldCharType="end"/>
      </w:r>
      <w:r w:rsidR="00CF10B9">
        <w:t>.</w:t>
      </w:r>
    </w:p>
    <w:p w:rsidR="00000B9E" w:rsidRDefault="00000B9E" w:rsidP="00000B9E">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rsidR="00000B9E" w:rsidRPr="00E77497" w:rsidRDefault="00000B9E" w:rsidP="00000B9E">
      <w:r w:rsidRPr="00E77497">
        <w:t>The following abstract operations are used in this specification to operate upon Property Descriptor values:</w:t>
      </w:r>
    </w:p>
    <w:p w:rsidR="00000B9E" w:rsidRPr="00E77497" w:rsidRDefault="00000B9E" w:rsidP="00000B9E">
      <w:pPr>
        <w:pStyle w:val="Heading4"/>
      </w:pPr>
      <w:r w:rsidRPr="00E77497">
        <w:t>IsAccessorDescriptor ( Desc )</w:t>
      </w:r>
    </w:p>
    <w:p w:rsidR="00000B9E" w:rsidRPr="00E77497" w:rsidRDefault="00000B9E" w:rsidP="00000B9E">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000B9E" w:rsidRPr="004D1BD1" w:rsidRDefault="00000B9E" w:rsidP="00000B9E">
      <w:pPr>
        <w:pStyle w:val="Heading4"/>
      </w:pPr>
      <w:r w:rsidRPr="004D1BD1">
        <w:t>IsDataDescriptor ( Desc )</w:t>
      </w:r>
    </w:p>
    <w:p w:rsidR="00000B9E" w:rsidRPr="009C202C" w:rsidRDefault="00000B9E" w:rsidP="00000B9E">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000B9E" w:rsidRPr="004D1BD1" w:rsidRDefault="00000B9E" w:rsidP="00000B9E">
      <w:pPr>
        <w:pStyle w:val="Heading4"/>
      </w:pPr>
      <w:r w:rsidRPr="004D1BD1">
        <w:t>IsGenericDescriptor ( Desc )</w:t>
      </w:r>
    </w:p>
    <w:p w:rsidR="00000B9E" w:rsidRPr="009C202C" w:rsidRDefault="00000B9E" w:rsidP="00000B9E">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rsidR="00000B9E" w:rsidRPr="00C7794D" w:rsidRDefault="00000B9E" w:rsidP="00000B9E">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rsidR="00000B9E" w:rsidRPr="00C7794D" w:rsidRDefault="00000B9E" w:rsidP="00000B9E">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rsidR="00000B9E" w:rsidRPr="004D1BD1" w:rsidRDefault="00000B9E" w:rsidP="00000B9E">
      <w:pPr>
        <w:pStyle w:val="Heading4"/>
      </w:pPr>
      <w:r w:rsidRPr="004D1BD1">
        <w:t>FromPropertyDescriptor ( Desc )</w:t>
      </w:r>
    </w:p>
    <w:p w:rsidR="00000B9E" w:rsidRPr="009C202C" w:rsidRDefault="00000B9E" w:rsidP="00000B9E">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rsidR="00000B9E" w:rsidRPr="00E77497" w:rsidRDefault="00000B9E" w:rsidP="00000B9E">
      <w:pPr>
        <w:spacing w:after="160"/>
      </w:pPr>
      <w:r w:rsidRPr="00675B74">
        <w:t xml:space="preserve">The following algorithm assumes that </w:t>
      </w:r>
      <w:r w:rsidRPr="00E77497">
        <w:rPr>
          <w:rFonts w:ascii="Times New Roman" w:hAnsi="Times New Roman"/>
          <w:i/>
        </w:rPr>
        <w:t xml:space="preserve">Desc </w:t>
      </w:r>
      <w:r w:rsidRPr="00E77497">
        <w:t xml:space="preserve">is a fully populated Property Descriptor, such as that returned from [[GetOwnProperty]] (see </w:t>
      </w:r>
      <w:r w:rsidR="00D45A1D">
        <w:fldChar w:fldCharType="begin"/>
      </w:r>
      <w:r w:rsidR="00D45A1D">
        <w:instrText xml:space="preserve"> REF _Ref365531073 \r \h </w:instrText>
      </w:r>
      <w:r w:rsidR="00D45A1D">
        <w:fldChar w:fldCharType="separate"/>
      </w:r>
      <w:ins w:id="465" w:author="Rev 19 Allen Wirfs-Brock" w:date="2013-09-27T13:05:00Z">
        <w:r w:rsidR="00460CAC">
          <w:t>9.1.5</w:t>
        </w:r>
      </w:ins>
      <w:del w:id="466" w:author="Rev 19 Allen Wirfs-Brock" w:date="2013-09-27T08:38:00Z">
        <w:r w:rsidR="00083CEC" w:rsidDel="009E7E9E">
          <w:delText>9.1.6</w:delText>
        </w:r>
      </w:del>
      <w:r w:rsidR="00D45A1D">
        <w:fldChar w:fldCharType="end"/>
      </w:r>
      <w:r w:rsidRPr="00E77497">
        <w:t>).</w:t>
      </w:r>
    </w:p>
    <w:p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rsidR="00000B9E" w:rsidRPr="00E91734"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Pr="005F7AD6">
        <w:t>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C7794D">
        <w:rPr>
          <w:rFonts w:ascii="Times New Roman" w:hAnsi="Times New Roman"/>
          <w:lang w:val="en-GB"/>
        </w:rPr>
        <w:t>.</w:t>
      </w:r>
    </w:p>
    <w:p w:rsidR="00000B9E"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[[Value]] field</w:t>
      </w:r>
      <w:r w:rsidRPr="00C7794D">
        <w:rPr>
          <w:rFonts w:ascii="Times New Roman" w:hAnsi="Times New Roman"/>
          <w:lang w:val="en-GB"/>
        </w:rPr>
        <w:t xml:space="preserve">, then </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lastRenderedPageBreak/>
        <w:t xml:space="preserve">Call </w:t>
      </w:r>
      <w:r>
        <w:rPr>
          <w:rFonts w:ascii="Times New Roman" w:hAnsi="Times New Roman"/>
          <w:lang w:val="en-GB"/>
        </w:rPr>
        <w:t>Ordinary</w:t>
      </w:r>
      <w:r w:rsidRPr="00C7794D">
        <w:rPr>
          <w:rFonts w:ascii="Times New Roman" w:hAnsi="Times New Roman"/>
          <w:lang w:val="en-GB"/>
        </w:rPr>
        <w:t>DefineOwnProperty</w:t>
      </w:r>
      <w:r>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Pr="00405693">
        <w:rPr>
          <w:rFonts w:ascii="Times New Roman" w:hAnsi="Times New Roman"/>
          <w:b/>
          <w:bCs/>
          <w:lang w:val="en-GB"/>
        </w:rPr>
        <w:t>"</w:t>
      </w:r>
      <w:r>
        <w:rPr>
          <w:rFonts w:ascii="Times New Roman" w:hAnsi="Times New Roman"/>
          <w:lang w:val="en-GB"/>
        </w:rPr>
        <w:t xml:space="preserve">, and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Pr>
          <w:rFonts w:ascii="Times New Roman" w:hAnsi="Times New Roman"/>
          <w:lang w:val="en-GB"/>
        </w:rPr>
        <w:t xml:space="preserve"> </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C330C9">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Pr="00C7794D">
        <w:rPr>
          <w:rFonts w:ascii="Times New Roman" w:hAnsi="Times New Roman"/>
          <w:lang w:val="en-GB"/>
        </w:rPr>
        <w:t>"</w:t>
      </w:r>
      <w:r>
        <w:rPr>
          <w:rFonts w:ascii="Times New Roman" w:hAnsi="Times New Roman"/>
          <w:lang w:val="en-GB"/>
        </w:rPr>
        <w:t>,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Pr>
          <w:rFonts w:ascii="Courier New" w:hAnsi="Courier New" w:cs="Courier New"/>
          <w:b/>
          <w:lang w:val="en-GB"/>
        </w:rPr>
        <w:t>,</w:t>
      </w:r>
      <w:r>
        <w:rPr>
          <w:rFonts w:ascii="Times New Roman" w:hAnsi="Times New Roman"/>
          <w:lang w:val="en-GB"/>
        </w:rPr>
        <w:t xml:space="preserve">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w:t>
      </w:r>
      <w:del w:id="467" w:author="Rev 19 Allen Wirfs-Brock" w:date="2013-09-09T10:57:00Z">
        <w:r w:rsidDel="009F0B29">
          <w:rPr>
            <w:rFonts w:ascii="Times New Roman" w:hAnsi="Times New Roman"/>
            <w:lang w:val="en-GB"/>
          </w:rPr>
          <w:delText>S</w:delText>
        </w:r>
        <w:r w:rsidRPr="00C7794D" w:rsidDel="009F0B29">
          <w:rPr>
            <w:rFonts w:ascii="Times New Roman" w:hAnsi="Times New Roman"/>
            <w:lang w:val="en-GB"/>
          </w:rPr>
          <w:delText>et</w:delText>
        </w:r>
      </w:del>
      <w:ins w:id="468" w:author="Rev 19 Allen Wirfs-Brock" w:date="2013-09-09T10:57:00Z">
        <w:r w:rsidR="009F0B29">
          <w:rPr>
            <w:rFonts w:ascii="Times New Roman" w:hAnsi="Times New Roman"/>
            <w:lang w:val="en-GB"/>
          </w:rPr>
          <w:t>G</w:t>
        </w:r>
        <w:r w:rsidR="009F0B29" w:rsidRPr="00C7794D">
          <w:rPr>
            <w:rFonts w:ascii="Times New Roman" w:hAnsi="Times New Roman"/>
            <w:lang w:val="en-GB"/>
          </w:rPr>
          <w:t>et</w:t>
        </w:r>
      </w:ins>
      <w:r w:rsidRPr="00C7794D">
        <w:rPr>
          <w:rFonts w:ascii="Times New Roman" w:hAnsi="Times New Roman"/>
          <w:lang w:val="en-GB"/>
        </w:rPr>
        <w:t xml:space="preserv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[[Set]]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w:t>
      </w:r>
      <w:ins w:id="469" w:author="Rev 19 Allen Wirfs-Brock" w:date="2013-09-26T17:41:00Z">
        <w:r w:rsidR="0072639A">
          <w:t>n</w:t>
        </w:r>
      </w:ins>
      <w:r>
        <w:t xml:space="preserve"> [[Enumerable]]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rsidR="00000B9E" w:rsidRPr="004D1BD1" w:rsidRDefault="00000B9E" w:rsidP="00000B9E">
      <w:pPr>
        <w:pStyle w:val="Heading4"/>
      </w:pPr>
      <w:r w:rsidRPr="004D1BD1">
        <w:t>ToPropertyDescriptor ( Obj )</w:t>
      </w:r>
    </w:p>
    <w:p w:rsidR="00000B9E" w:rsidRPr="009C202C" w:rsidRDefault="00000B9E" w:rsidP="00000B9E">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rsidR="00000B9E" w:rsidRDefault="00000B9E" w:rsidP="00000B9E">
      <w:pPr>
        <w:pStyle w:val="Alg4"/>
        <w:numPr>
          <w:ilvl w:val="0"/>
          <w:numId w:val="339"/>
        </w:numPr>
      </w:pPr>
      <w:r>
        <w:t>ReturnIfAbrupt(</w:t>
      </w:r>
      <w:r>
        <w:rPr>
          <w:i/>
        </w:rPr>
        <w:t>Obj</w:t>
      </w:r>
      <w:r>
        <w:t>).</w:t>
      </w:r>
    </w:p>
    <w:p w:rsidR="00000B9E" w:rsidRPr="00E77497" w:rsidRDefault="00000B9E" w:rsidP="00000B9E">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rsidR="00000B9E" w:rsidRPr="00E77497" w:rsidRDefault="00000B9E" w:rsidP="00000B9E">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enum</w:t>
      </w:r>
      <w:r w:rsidRPr="00675B74">
        <w:t xml:space="preserve"> be the result of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rsidR="00000B9E" w:rsidRDefault="00000B9E" w:rsidP="00000B9E">
      <w:pPr>
        <w:pStyle w:val="Alg4"/>
        <w:numPr>
          <w:ilvl w:val="1"/>
          <w:numId w:val="339"/>
        </w:numPr>
      </w:pPr>
      <w:r>
        <w:t>ReturnIfAbrupt(</w:t>
      </w:r>
      <w:r w:rsidRPr="009C202C">
        <w:rPr>
          <w:i/>
        </w:rPr>
        <w:t>enum</w:t>
      </w:r>
      <w:r>
        <w:t>).</w:t>
      </w:r>
    </w:p>
    <w:p w:rsidR="00000B9E" w:rsidRPr="00675B74" w:rsidRDefault="00000B9E" w:rsidP="00000B9E">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conf</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rsidR="00000B9E" w:rsidRDefault="00000B9E" w:rsidP="00000B9E">
      <w:pPr>
        <w:pStyle w:val="Alg4"/>
        <w:numPr>
          <w:ilvl w:val="1"/>
          <w:numId w:val="339"/>
        </w:numPr>
      </w:pPr>
      <w:r>
        <w:t>ReturnIfAbrupt(</w:t>
      </w:r>
      <w:r w:rsidRPr="00DE13A5">
        <w:rPr>
          <w:i/>
        </w:rPr>
        <w:t>conf</w:t>
      </w:r>
      <w:r>
        <w:t>).</w:t>
      </w:r>
    </w:p>
    <w:p w:rsidR="00000B9E" w:rsidRPr="00675B74" w:rsidRDefault="00000B9E" w:rsidP="00000B9E">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value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rsidR="00000B9E" w:rsidRDefault="00000B9E" w:rsidP="00000B9E">
      <w:pPr>
        <w:pStyle w:val="Alg4"/>
        <w:numPr>
          <w:ilvl w:val="1"/>
          <w:numId w:val="339"/>
        </w:numPr>
      </w:pPr>
      <w:r>
        <w:t>ReturnIfAbrupt(</w:t>
      </w:r>
      <w:r w:rsidRPr="009C202C">
        <w:rPr>
          <w:i/>
        </w:rPr>
        <w:t>value</w:t>
      </w:r>
      <w:r>
        <w:t>).</w:t>
      </w:r>
    </w:p>
    <w:p w:rsidR="00000B9E" w:rsidRPr="00675B74" w:rsidRDefault="00000B9E" w:rsidP="00000B9E">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writable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rsidR="00000B9E" w:rsidRDefault="00000B9E" w:rsidP="00000B9E">
      <w:pPr>
        <w:pStyle w:val="Alg4"/>
        <w:numPr>
          <w:ilvl w:val="1"/>
          <w:numId w:val="339"/>
        </w:numPr>
      </w:pPr>
      <w:r>
        <w:t>ReturnIfAbrupt(</w:t>
      </w:r>
      <w:r w:rsidRPr="009C202C">
        <w:rPr>
          <w:i/>
        </w:rPr>
        <w:t>writable</w:t>
      </w:r>
      <w:r>
        <w:t>).</w:t>
      </w:r>
    </w:p>
    <w:p w:rsidR="00000B9E" w:rsidRPr="00675B74" w:rsidRDefault="00000B9E" w:rsidP="00000B9E">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getter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rsidR="00000B9E" w:rsidRDefault="00000B9E" w:rsidP="00000B9E">
      <w:pPr>
        <w:pStyle w:val="Alg4"/>
        <w:numPr>
          <w:ilvl w:val="1"/>
          <w:numId w:val="339"/>
        </w:numPr>
      </w:pPr>
      <w:r>
        <w:t>ReturnIfAbrupt(</w:t>
      </w:r>
      <w:r w:rsidRPr="009C202C">
        <w:rPr>
          <w:i/>
        </w:rPr>
        <w:t>getter</w:t>
      </w:r>
      <w:r>
        <w:t>).</w:t>
      </w:r>
    </w:p>
    <w:p w:rsidR="00000B9E" w:rsidRPr="00E77497" w:rsidRDefault="00000B9E" w:rsidP="00000B9E">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rsidR="00000B9E" w:rsidRPr="00E77497" w:rsidRDefault="00000B9E" w:rsidP="00000B9E">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setter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rsidR="00000B9E" w:rsidRDefault="00000B9E" w:rsidP="00000B9E">
      <w:pPr>
        <w:pStyle w:val="Alg4"/>
        <w:numPr>
          <w:ilvl w:val="1"/>
          <w:numId w:val="339"/>
        </w:numPr>
      </w:pPr>
      <w:r>
        <w:t>ReturnIfAbrupt(</w:t>
      </w:r>
      <w:r w:rsidRPr="009C202C">
        <w:rPr>
          <w:i/>
        </w:rPr>
        <w:t>setter</w:t>
      </w:r>
      <w:r>
        <w:t>).</w:t>
      </w:r>
    </w:p>
    <w:p w:rsidR="00000B9E" w:rsidRPr="00E77497" w:rsidRDefault="00000B9E" w:rsidP="00000B9E">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rsidR="00000B9E" w:rsidRPr="00E77497" w:rsidRDefault="00000B9E" w:rsidP="00000B9E">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rsidR="00000B9E" w:rsidRPr="00E77497" w:rsidRDefault="00000B9E" w:rsidP="00000B9E">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rsidR="00000B9E" w:rsidRPr="00E77497" w:rsidRDefault="00000B9E" w:rsidP="00000B9E">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rsidR="00000B9E" w:rsidRDefault="00000B9E" w:rsidP="00000B9E">
      <w:pPr>
        <w:pStyle w:val="Alg4"/>
        <w:numPr>
          <w:ilvl w:val="0"/>
          <w:numId w:val="339"/>
        </w:numPr>
        <w:spacing w:after="120"/>
        <w:contextualSpacing/>
      </w:pPr>
      <w:r>
        <w:t xml:space="preserve">Set the [[Origin]] field of </w:t>
      </w:r>
      <w:r>
        <w:rPr>
          <w:i/>
          <w:iCs/>
        </w:rPr>
        <w:t>desc</w:t>
      </w:r>
      <w:r>
        <w:t xml:space="preserve"> to </w:t>
      </w:r>
      <w:r>
        <w:rPr>
          <w:i/>
          <w:iCs/>
        </w:rPr>
        <w:t>Obj</w:t>
      </w:r>
      <w:r>
        <w:t>.</w:t>
      </w:r>
    </w:p>
    <w:p w:rsidR="00000B9E" w:rsidRPr="00E77497" w:rsidRDefault="00000B9E" w:rsidP="00000B9E">
      <w:pPr>
        <w:pStyle w:val="Alg4"/>
        <w:numPr>
          <w:ilvl w:val="0"/>
          <w:numId w:val="339"/>
        </w:numPr>
        <w:spacing w:after="120"/>
      </w:pPr>
      <w:r w:rsidRPr="00E77497">
        <w:t xml:space="preserve">Return </w:t>
      </w:r>
      <w:r w:rsidRPr="00E77497">
        <w:rPr>
          <w:i/>
        </w:rPr>
        <w:t>desc</w:t>
      </w:r>
      <w:r w:rsidRPr="00E77497">
        <w:t>.</w:t>
      </w:r>
    </w:p>
    <w:p w:rsidR="00000B9E" w:rsidRPr="004D1BD1" w:rsidRDefault="00000B9E" w:rsidP="00000B9E">
      <w:pPr>
        <w:pStyle w:val="Heading4"/>
      </w:pPr>
      <w:r>
        <w:lastRenderedPageBreak/>
        <w:t>CompleteProperty</w:t>
      </w:r>
      <w:r w:rsidRPr="004D1BD1">
        <w:t xml:space="preserve">Descriptor ( </w:t>
      </w:r>
      <w:r>
        <w:t>Desc, LikeDesc</w:t>
      </w:r>
      <w:r w:rsidRPr="004D1BD1">
        <w:t xml:space="preserve"> )</w:t>
      </w:r>
    </w:p>
    <w:p w:rsidR="00000B9E" w:rsidRPr="009C202C" w:rsidRDefault="00000B9E" w:rsidP="00000B9E">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rsidR="00000B9E" w:rsidRDefault="00000B9E" w:rsidP="00000B9E">
      <w:pPr>
        <w:pStyle w:val="Alg4"/>
        <w:numPr>
          <w:ilvl w:val="0"/>
          <w:numId w:val="1205"/>
        </w:numPr>
      </w:pPr>
      <w:r>
        <w:t xml:space="preserve">Assert: </w:t>
      </w:r>
      <w:r>
        <w:rPr>
          <w:i/>
          <w:iCs/>
        </w:rPr>
        <w:t>LikeDesc</w:t>
      </w:r>
      <w:r>
        <w:t xml:space="preserve"> is either a Property Descriptor or </w:t>
      </w:r>
      <w:r>
        <w:rPr>
          <w:b/>
          <w:bCs/>
        </w:rPr>
        <w:t>undefined</w:t>
      </w:r>
      <w:r>
        <w:t>.</w:t>
      </w:r>
    </w:p>
    <w:p w:rsidR="00000B9E" w:rsidRDefault="00000B9E" w:rsidP="00000B9E">
      <w:pPr>
        <w:pStyle w:val="Alg4"/>
        <w:numPr>
          <w:ilvl w:val="0"/>
          <w:numId w:val="1205"/>
        </w:numPr>
      </w:pPr>
      <w:r>
        <w:t>ReturnIfAbrupt(</w:t>
      </w:r>
      <w:r>
        <w:rPr>
          <w:i/>
        </w:rPr>
        <w:t>Desc</w:t>
      </w:r>
      <w:r>
        <w:t>).</w:t>
      </w:r>
    </w:p>
    <w:p w:rsidR="00000B9E" w:rsidRDefault="00000B9E" w:rsidP="00000B9E">
      <w:pPr>
        <w:pStyle w:val="Alg4"/>
        <w:numPr>
          <w:ilvl w:val="0"/>
          <w:numId w:val="1205"/>
        </w:numPr>
      </w:pPr>
      <w:r>
        <w:t xml:space="preserve">Assert: </w:t>
      </w:r>
      <w:r>
        <w:rPr>
          <w:i/>
          <w:iCs/>
        </w:rPr>
        <w:t>Desc</w:t>
      </w:r>
      <w:r>
        <w:t xml:space="preserve"> is a Property Descriptor</w:t>
      </w:r>
    </w:p>
    <w:p w:rsidR="00000B9E" w:rsidRDefault="00000B9E" w:rsidP="00000B9E">
      <w:pPr>
        <w:pStyle w:val="Alg4"/>
        <w:numPr>
          <w:ilvl w:val="0"/>
          <w:numId w:val="1205"/>
        </w:numPr>
      </w:pPr>
      <w:r>
        <w:t xml:space="preserve">If </w:t>
      </w:r>
      <w:r>
        <w:rPr>
          <w:i/>
          <w:iCs/>
        </w:rPr>
        <w:t>LikeDesc</w:t>
      </w:r>
      <w:r>
        <w:t xml:space="preserve"> is </w:t>
      </w:r>
      <w:r>
        <w:rPr>
          <w:b/>
          <w:bCs/>
        </w:rPr>
        <w:t>undefined</w:t>
      </w:r>
      <w:r>
        <w:t xml:space="preserve">, then set </w:t>
      </w:r>
      <w:r>
        <w:rPr>
          <w:i/>
          <w:iCs/>
        </w:rPr>
        <w:t>LikeDesc</w:t>
      </w:r>
      <w:r>
        <w:t xml:space="preserve"> to Record{[[Value]]: </w:t>
      </w:r>
      <w:r>
        <w:rPr>
          <w:b/>
          <w:bCs/>
        </w:rPr>
        <w:t>undefined</w:t>
      </w:r>
      <w:r>
        <w:t xml:space="preserve">, [[Writable]]: </w:t>
      </w:r>
      <w:r>
        <w:rPr>
          <w:b/>
          <w:bCs/>
        </w:rPr>
        <w:t>false</w:t>
      </w:r>
      <w:r>
        <w:t xml:space="preserve">, [[Get]]: </w:t>
      </w:r>
      <w:r>
        <w:rPr>
          <w:b/>
          <w:bCs/>
        </w:rPr>
        <w:t>undefined</w:t>
      </w:r>
      <w:r>
        <w:t>,</w:t>
      </w:r>
      <w:r w:rsidRPr="005245E4">
        <w:t xml:space="preserve"> </w:t>
      </w:r>
      <w:r>
        <w:t xml:space="preserve">[[Set]]: </w:t>
      </w:r>
      <w:r>
        <w:rPr>
          <w:b/>
          <w:bCs/>
        </w:rPr>
        <w:t>undefined</w:t>
      </w:r>
      <w:r>
        <w:t xml:space="preserve">, [[Enumerable]]: </w:t>
      </w:r>
      <w:r>
        <w:rPr>
          <w:b/>
          <w:bCs/>
        </w:rPr>
        <w:t>false</w:t>
      </w:r>
      <w:r>
        <w:t>,</w:t>
      </w:r>
      <w:r w:rsidRPr="005245E4">
        <w:t xml:space="preserve"> </w:t>
      </w:r>
      <w:r>
        <w:t xml:space="preserve">[[Configurable]]: </w:t>
      </w:r>
      <w:r>
        <w:rPr>
          <w:b/>
          <w:bCs/>
        </w:rPr>
        <w:t>false</w:t>
      </w:r>
      <w:r>
        <w:t>}.</w:t>
      </w:r>
    </w:p>
    <w:p w:rsidR="00000B9E" w:rsidRPr="009C202C" w:rsidRDefault="00000B9E" w:rsidP="00000B9E">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rsidR="00000B9E" w:rsidRPr="004D1BD1" w:rsidRDefault="00000B9E" w:rsidP="00000B9E">
      <w:pPr>
        <w:pStyle w:val="Alg4"/>
        <w:numPr>
          <w:ilvl w:val="1"/>
          <w:numId w:val="1205"/>
        </w:numPr>
      </w:pPr>
      <w:r>
        <w:t xml:space="preserve">If </w:t>
      </w:r>
      <w:r>
        <w:rPr>
          <w:i/>
          <w:iCs/>
        </w:rPr>
        <w:t>Desc</w:t>
      </w:r>
      <w:r>
        <w:t xml:space="preserve"> does not have a [[Value]] field, then set </w:t>
      </w:r>
      <w:r>
        <w:rPr>
          <w:i/>
          <w:iCs/>
        </w:rPr>
        <w:t>Desc</w:t>
      </w:r>
      <w:r>
        <w:t xml:space="preserve">.[[Value]] to </w:t>
      </w:r>
      <w:r>
        <w:rPr>
          <w:i/>
          <w:iCs/>
        </w:rPr>
        <w:t>LikeDesc</w:t>
      </w:r>
      <w:r>
        <w:t>.[[Value]].</w:t>
      </w:r>
    </w:p>
    <w:p w:rsidR="00000B9E" w:rsidRPr="004D1BD1" w:rsidRDefault="00000B9E" w:rsidP="00000B9E">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Pr>
          <w:i/>
          <w:iCs/>
        </w:rPr>
        <w:t>LikeDesc</w:t>
      </w:r>
      <w:r>
        <w:t>.[[Writable]].</w:t>
      </w:r>
    </w:p>
    <w:p w:rsidR="00000B9E" w:rsidRPr="009C202C" w:rsidRDefault="00000B9E" w:rsidP="00000B9E">
      <w:pPr>
        <w:pStyle w:val="Alg4"/>
        <w:numPr>
          <w:ilvl w:val="0"/>
          <w:numId w:val="1205"/>
        </w:numPr>
      </w:pPr>
      <w:r>
        <w:t xml:space="preserve">Else, </w:t>
      </w:r>
      <w:r w:rsidRPr="00E77497">
        <w:t xml:space="preserve"> </w:t>
      </w:r>
    </w:p>
    <w:p w:rsidR="00000B9E" w:rsidRPr="004D1BD1" w:rsidRDefault="00000B9E" w:rsidP="00000B9E">
      <w:pPr>
        <w:pStyle w:val="Alg4"/>
        <w:numPr>
          <w:ilvl w:val="1"/>
          <w:numId w:val="1205"/>
        </w:numPr>
      </w:pPr>
      <w:r>
        <w:t xml:space="preserve">If </w:t>
      </w:r>
      <w:r>
        <w:rPr>
          <w:i/>
          <w:iCs/>
        </w:rPr>
        <w:t>Desc</w:t>
      </w:r>
      <w:r>
        <w:t xml:space="preserve"> does not have a [[Get]] field, then set </w:t>
      </w:r>
      <w:r>
        <w:rPr>
          <w:i/>
          <w:iCs/>
        </w:rPr>
        <w:t>Desc</w:t>
      </w:r>
      <w:r>
        <w:t xml:space="preserve">.[[Get]] to </w:t>
      </w:r>
      <w:r>
        <w:rPr>
          <w:i/>
          <w:iCs/>
        </w:rPr>
        <w:t>LikeDesc</w:t>
      </w:r>
      <w:r>
        <w:t>.[[Get]].</w:t>
      </w:r>
    </w:p>
    <w:p w:rsidR="00000B9E" w:rsidRPr="004D1BD1" w:rsidRDefault="00000B9E" w:rsidP="00000B9E">
      <w:pPr>
        <w:pStyle w:val="Alg4"/>
        <w:numPr>
          <w:ilvl w:val="1"/>
          <w:numId w:val="1205"/>
        </w:numPr>
      </w:pPr>
      <w:r>
        <w:t xml:space="preserve">If </w:t>
      </w:r>
      <w:r>
        <w:rPr>
          <w:i/>
          <w:iCs/>
        </w:rPr>
        <w:t>Desc</w:t>
      </w:r>
      <w:r>
        <w:t xml:space="preserve"> does not have a [[Set]] field, then set </w:t>
      </w:r>
      <w:r>
        <w:rPr>
          <w:i/>
          <w:iCs/>
        </w:rPr>
        <w:t>Desc</w:t>
      </w:r>
      <w:r>
        <w:t xml:space="preserve">.[[Set]] to </w:t>
      </w:r>
      <w:r>
        <w:rPr>
          <w:i/>
          <w:iCs/>
        </w:rPr>
        <w:t>LikeDesc</w:t>
      </w:r>
      <w:r>
        <w:t>.[[Set]].</w:t>
      </w:r>
    </w:p>
    <w:p w:rsidR="00000B9E" w:rsidRPr="004D1BD1" w:rsidRDefault="00000B9E" w:rsidP="00000B9E">
      <w:pPr>
        <w:pStyle w:val="Alg4"/>
        <w:numPr>
          <w:ilvl w:val="0"/>
          <w:numId w:val="1205"/>
        </w:numPr>
      </w:pPr>
      <w:r>
        <w:t xml:space="preserve">If </w:t>
      </w:r>
      <w:r>
        <w:rPr>
          <w:i/>
          <w:iCs/>
        </w:rPr>
        <w:t>Desc</w:t>
      </w:r>
      <w:r>
        <w:t xml:space="preserve"> does not have a</w:t>
      </w:r>
      <w:ins w:id="470" w:author="Rev 19 Allen Wirfs-Brock" w:date="2013-09-26T17:41:00Z">
        <w:r w:rsidR="0072639A">
          <w:t>n</w:t>
        </w:r>
      </w:ins>
      <w:r>
        <w:t xml:space="preserve"> [[Enumerable]] field, then set </w:t>
      </w:r>
      <w:r>
        <w:rPr>
          <w:i/>
          <w:iCs/>
        </w:rPr>
        <w:t>Desc</w:t>
      </w:r>
      <w:r>
        <w:t xml:space="preserve">.[[Enumerable]] to </w:t>
      </w:r>
      <w:r>
        <w:rPr>
          <w:i/>
          <w:iCs/>
        </w:rPr>
        <w:t>LikeDesc</w:t>
      </w:r>
      <w:r>
        <w:t>.[[Enumerable]].</w:t>
      </w:r>
    </w:p>
    <w:p w:rsidR="00000B9E" w:rsidRPr="004D1BD1" w:rsidRDefault="00000B9E" w:rsidP="00000B9E">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Pr>
          <w:i/>
          <w:iCs/>
        </w:rPr>
        <w:t>LikeDesc</w:t>
      </w:r>
      <w:r>
        <w:t>.[[Configurable]].</w:t>
      </w:r>
    </w:p>
    <w:p w:rsidR="00000B9E" w:rsidRPr="00E77497" w:rsidRDefault="00000B9E" w:rsidP="00000B9E">
      <w:pPr>
        <w:pStyle w:val="Alg4"/>
        <w:numPr>
          <w:ilvl w:val="0"/>
          <w:numId w:val="1205"/>
        </w:numPr>
        <w:spacing w:after="120"/>
      </w:pPr>
      <w:r w:rsidRPr="00E77497">
        <w:t xml:space="preserve">Return </w:t>
      </w:r>
      <w:r>
        <w:rPr>
          <w:i/>
        </w:rPr>
        <w:t>D</w:t>
      </w:r>
      <w:r w:rsidRPr="00E77497">
        <w:rPr>
          <w:i/>
        </w:rPr>
        <w:t>esc</w:t>
      </w:r>
      <w:r w:rsidRPr="00E77497">
        <w:t>.</w:t>
      </w:r>
    </w:p>
    <w:p w:rsidR="00000B9E" w:rsidRPr="00E77497" w:rsidRDefault="00000B9E" w:rsidP="00000B9E">
      <w:pPr>
        <w:pStyle w:val="Heading3"/>
      </w:pPr>
      <w:bookmarkStart w:id="471" w:name="_Toc368050156"/>
      <w:r w:rsidRPr="00E77497">
        <w:t>The Lexical Environment and Environment Record Specification Types</w:t>
      </w:r>
      <w:bookmarkEnd w:id="471"/>
    </w:p>
    <w:p w:rsidR="00000B9E" w:rsidRDefault="00000B9E" w:rsidP="00000B9E">
      <w:r w:rsidRPr="00E77497">
        <w:t xml:space="preserve">The Lexical Environment and Environment Record types are used to explain the behaviour of name resolution in nested functions and blocks. These types and the operations upon them are defined in </w:t>
      </w:r>
      <w:r w:rsidR="00052E66">
        <w:fldChar w:fldCharType="begin"/>
      </w:r>
      <w:r w:rsidR="00052E66">
        <w:instrText xml:space="preserve"> REF _Ref365528902 \r \h </w:instrText>
      </w:r>
      <w:r w:rsidR="00052E66">
        <w:fldChar w:fldCharType="separate"/>
      </w:r>
      <w:r w:rsidR="00460CAC">
        <w:t>8.1</w:t>
      </w:r>
      <w:r w:rsidR="00052E66">
        <w:fldChar w:fldCharType="end"/>
      </w:r>
      <w:r w:rsidRPr="00E77497">
        <w:t>.</w:t>
      </w:r>
    </w:p>
    <w:p w:rsidR="005D37A2" w:rsidRDefault="005D37A2" w:rsidP="005D37A2">
      <w:pPr>
        <w:pStyle w:val="Heading1"/>
      </w:pPr>
      <w:bookmarkStart w:id="472" w:name="_Toc368050157"/>
      <w:r>
        <w:t>Abstract Operations</w:t>
      </w:r>
      <w:bookmarkEnd w:id="472"/>
      <w:r>
        <w:t xml:space="preserve"> </w:t>
      </w:r>
    </w:p>
    <w:p w:rsidR="005D37A2" w:rsidRDefault="005D37A2" w:rsidP="005D37A2">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rsidR="005D37A2" w:rsidRPr="00E77497" w:rsidRDefault="005D37A2" w:rsidP="005D37A2">
      <w:pPr>
        <w:pStyle w:val="Heading2"/>
      </w:pPr>
      <w:bookmarkStart w:id="473" w:name="_Toc368050158"/>
      <w:r w:rsidRPr="00E77497">
        <w:t>Type Conversion and Testing</w:t>
      </w:r>
      <w:bookmarkEnd w:id="473"/>
    </w:p>
    <w:p w:rsidR="005D37A2" w:rsidRPr="00E77497" w:rsidRDefault="005D37A2" w:rsidP="005D37A2">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rsidR="005D37A2" w:rsidRPr="00E77497" w:rsidRDefault="005D37A2" w:rsidP="005D37A2">
      <w:pPr>
        <w:pStyle w:val="Heading3"/>
      </w:pPr>
      <w:bookmarkStart w:id="474" w:name="_Toc368050159"/>
      <w:r w:rsidRPr="00E77497">
        <w:t>ToPrimitive</w:t>
      </w:r>
      <w:bookmarkEnd w:id="474"/>
    </w:p>
    <w:p w:rsidR="005D37A2" w:rsidRPr="00E77497" w:rsidRDefault="005D37A2" w:rsidP="005D37A2">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rsidR="00CF10B9">
        <w:t xml:space="preserve"> </w:t>
      </w:r>
      <w:r w:rsidR="00CF10B9">
        <w:fldChar w:fldCharType="begin"/>
      </w:r>
      <w:r w:rsidR="00CF10B9">
        <w:instrText xml:space="preserve"> REF _Ref365644807 \h </w:instrText>
      </w:r>
      <w:r w:rsidR="00CF10B9">
        <w:fldChar w:fldCharType="separate"/>
      </w:r>
      <w:r w:rsidR="00460CAC">
        <w:t xml:space="preserve">Table </w:t>
      </w:r>
      <w:r w:rsidR="00460CAC">
        <w:rPr>
          <w:noProof/>
        </w:rPr>
        <w:t>9</w:t>
      </w:r>
      <w:r w:rsidR="00CF10B9">
        <w:fldChar w:fldCharType="end"/>
      </w:r>
      <w:r w:rsidRPr="00E77497">
        <w:t>:</w:t>
      </w:r>
    </w:p>
    <w:p w:rsidR="005D37A2" w:rsidRPr="00E77497" w:rsidRDefault="005D37A2" w:rsidP="005D37A2">
      <w:pPr>
        <w:pStyle w:val="Tabletitle"/>
      </w:pPr>
      <w:bookmarkStart w:id="475" w:name="_Ref365644807"/>
      <w:r>
        <w:lastRenderedPageBreak/>
        <w:t xml:space="preserve">Table </w:t>
      </w:r>
      <w:r>
        <w:fldChar w:fldCharType="begin"/>
      </w:r>
      <w:r>
        <w:instrText xml:space="preserve"> SEQ Table \* ARABIC </w:instrText>
      </w:r>
      <w:r>
        <w:fldChar w:fldCharType="separate"/>
      </w:r>
      <w:r w:rsidR="00460CAC">
        <w:rPr>
          <w:noProof/>
        </w:rPr>
        <w:t>9</w:t>
      </w:r>
      <w:r>
        <w:fldChar w:fldCharType="end"/>
      </w:r>
      <w:bookmarkEnd w:id="475"/>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B902CF" w:rsidRDefault="005D37A2" w:rsidP="005D37A2">
            <w:pPr>
              <w:keepNext/>
              <w:spacing w:after="60"/>
              <w:rPr>
                <w:iCs/>
              </w:rPr>
            </w:pPr>
            <w:r>
              <w:t xml:space="preserve">If </w:t>
            </w:r>
            <w:r>
              <w:rPr>
                <w:i/>
              </w:rPr>
              <w:t>argument</w:t>
            </w:r>
            <w:r>
              <w:t xml:space="preserve"> is an abrupt completion, return </w:t>
            </w:r>
            <w:r w:rsidRPr="00B07504">
              <w:rPr>
                <w:i/>
              </w:rPr>
              <w:t>argument</w:t>
            </w:r>
            <w:r>
              <w:t>. Otherwise return ToPrimitive(</w:t>
            </w:r>
            <w:r>
              <w:rPr>
                <w:i/>
              </w:rPr>
              <w:t>argument</w:t>
            </w:r>
            <w:r>
              <w:t xml:space="preserve">.[[value]]) also </w:t>
            </w:r>
            <w:r w:rsidRPr="00B902CF">
              <w:rPr>
                <w:rFonts w:cs="Arial"/>
              </w:rPr>
              <w:t xml:space="preserve">passing the optional hint </w:t>
            </w:r>
            <w:r w:rsidRPr="00B902CF">
              <w:rPr>
                <w:rFonts w:cs="Arial"/>
                <w:i/>
              </w:rPr>
              <w:t>PreferredType</w:t>
            </w:r>
            <w:r w:rsidRPr="00D942AB">
              <w:rPr>
                <w:rFonts w:cs="Arial"/>
                <w:iCs/>
              </w:rPr>
              <w: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6A55CE" w:rsidRPr="00E77497" w:rsidTr="005D37A2">
        <w:trPr>
          <w:jc w:val="center"/>
          <w:ins w:id="476" w:author="Rev 19 Allen Wirfs-Brock" w:date="2013-09-24T16:57:00Z"/>
        </w:trPr>
        <w:tc>
          <w:tcPr>
            <w:tcW w:w="1998" w:type="dxa"/>
          </w:tcPr>
          <w:p w:rsidR="006A55CE" w:rsidRPr="00E77497" w:rsidRDefault="006A55CE" w:rsidP="005D37A2">
            <w:pPr>
              <w:keepNext/>
              <w:spacing w:after="60"/>
              <w:rPr>
                <w:ins w:id="477" w:author="Rev 19 Allen Wirfs-Brock" w:date="2013-09-24T16:57:00Z"/>
              </w:rPr>
            </w:pPr>
            <w:ins w:id="478" w:author="Rev 19 Allen Wirfs-Brock" w:date="2013-09-24T16:57:00Z">
              <w:r>
                <w:t>Symbol</w:t>
              </w:r>
            </w:ins>
          </w:p>
        </w:tc>
        <w:tc>
          <w:tcPr>
            <w:tcW w:w="6858" w:type="dxa"/>
          </w:tcPr>
          <w:p w:rsidR="006A55CE" w:rsidRDefault="006A55CE" w:rsidP="005D37A2">
            <w:pPr>
              <w:keepNext/>
              <w:spacing w:after="60"/>
              <w:rPr>
                <w:ins w:id="479" w:author="Rev 19 Allen Wirfs-Brock" w:date="2013-09-24T16:57:00Z"/>
              </w:rPr>
            </w:pPr>
            <w:ins w:id="480" w:author="Rev 19 Allen Wirfs-Brock" w:date="2013-09-24T16:58:00Z">
              <w:r>
                <w:t>Return</w:t>
              </w:r>
              <w:r w:rsidRPr="00E77497">
                <w:t xml:space="preserve"> </w:t>
              </w:r>
              <w:r w:rsidRPr="006A5E27">
                <w:rPr>
                  <w:i/>
                </w:rPr>
                <w:t>argument</w:t>
              </w:r>
              <w:r w:rsidRPr="00E77497">
                <w:t xml:space="preserve"> (no conversion).</w:t>
              </w:r>
            </w:ins>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keepNext/>
              <w:tabs>
                <w:tab w:val="left" w:pos="360"/>
              </w:tabs>
              <w:spacing w:after="60"/>
            </w:pPr>
            <w:r>
              <w:t>Perform</w:t>
            </w:r>
            <w:r w:rsidRPr="00E77497">
              <w:t xml:space="preserve"> the steps</w:t>
            </w:r>
            <w:r>
              <w:t xml:space="preserve"> following this table.</w:t>
            </w:r>
          </w:p>
        </w:tc>
      </w:tr>
    </w:tbl>
    <w:p w:rsidR="005D37A2" w:rsidRPr="00E77497" w:rsidRDefault="005D37A2" w:rsidP="005D37A2">
      <w:pPr>
        <w:spacing w:before="240"/>
      </w:pPr>
      <w:r w:rsidRPr="00E77497">
        <w:t>When the</w:t>
      </w:r>
      <w:r>
        <w:t xml:space="preserve"> </w:t>
      </w:r>
      <w:r w:rsidRPr="00A64180">
        <w:rPr>
          <w:i/>
          <w:iCs/>
        </w:rPr>
        <w:t>InputType</w:t>
      </w:r>
      <w:r>
        <w:t xml:space="preserve"> is Object, </w:t>
      </w:r>
      <w:r w:rsidRPr="00E77497">
        <w:t>the following steps are taken:</w:t>
      </w:r>
    </w:p>
    <w:p w:rsidR="005D37A2" w:rsidRPr="006219F3" w:rsidRDefault="005D37A2" w:rsidP="005D37A2">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rsidR="005D37A2" w:rsidRDefault="005D37A2" w:rsidP="005D37A2">
      <w:pPr>
        <w:pStyle w:val="Alg4"/>
        <w:numPr>
          <w:ilvl w:val="0"/>
          <w:numId w:val="1179"/>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rsidR="005D37A2" w:rsidRDefault="005D37A2" w:rsidP="005D37A2">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rsidR="005D37A2" w:rsidRDefault="005D37A2" w:rsidP="005D37A2">
      <w:pPr>
        <w:pStyle w:val="Alg4"/>
        <w:numPr>
          <w:ilvl w:val="0"/>
          <w:numId w:val="1179"/>
        </w:numPr>
      </w:pPr>
      <w:r w:rsidRPr="00E77497">
        <w:t xml:space="preserve">Let </w:t>
      </w:r>
      <w:r>
        <w:rPr>
          <w:i/>
        </w:rPr>
        <w:t xml:space="preserve">exoticToPrim </w:t>
      </w:r>
      <w:r w:rsidRPr="00E77497">
        <w:t xml:space="preserve"> be the result of Get</w:t>
      </w:r>
      <w:r>
        <w:t>(</w:t>
      </w:r>
      <w:r>
        <w:rPr>
          <w:i/>
        </w:rPr>
        <w:t>argument</w:t>
      </w:r>
      <w:r>
        <w:t>,</w:t>
      </w:r>
      <w:r w:rsidRPr="00E77497">
        <w:t xml:space="preserve"> </w:t>
      </w:r>
      <w:r>
        <w:t>@@ToPrimitive)</w:t>
      </w:r>
      <w:r w:rsidRPr="00E77497">
        <w:t>.</w:t>
      </w:r>
    </w:p>
    <w:p w:rsidR="005D37A2" w:rsidRDefault="005D37A2" w:rsidP="005D37A2">
      <w:pPr>
        <w:pStyle w:val="Alg4"/>
        <w:numPr>
          <w:ilvl w:val="0"/>
          <w:numId w:val="1179"/>
        </w:numPr>
      </w:pPr>
      <w:r>
        <w:t>ReturnIfAbrupt(</w:t>
      </w:r>
      <w:r>
        <w:rPr>
          <w:i/>
          <w:iCs/>
        </w:rPr>
        <w:t>exoticToPrim</w:t>
      </w:r>
      <w:r>
        <w:t>).</w:t>
      </w:r>
    </w:p>
    <w:p w:rsidR="005D37A2" w:rsidRDefault="005D37A2" w:rsidP="005D37A2">
      <w:pPr>
        <w:pStyle w:val="Alg4"/>
        <w:numPr>
          <w:ilvl w:val="0"/>
          <w:numId w:val="1179"/>
        </w:numPr>
      </w:pPr>
      <w:r>
        <w:t xml:space="preserve">If </w:t>
      </w:r>
      <w:r>
        <w:rPr>
          <w:i/>
          <w:iCs/>
        </w:rPr>
        <w:t>exoticToPrim</w:t>
      </w:r>
      <w:r>
        <w:t xml:space="preserve"> is not </w:t>
      </w:r>
      <w:r>
        <w:rPr>
          <w:b/>
          <w:bCs/>
        </w:rPr>
        <w:t>undefined</w:t>
      </w:r>
      <w:r>
        <w:t>, then</w:t>
      </w:r>
    </w:p>
    <w:p w:rsidR="005D37A2" w:rsidRPr="00E77497" w:rsidRDefault="005D37A2" w:rsidP="005D37A2">
      <w:pPr>
        <w:pStyle w:val="Alg4"/>
        <w:numPr>
          <w:ilvl w:val="1"/>
          <w:numId w:val="1179"/>
        </w:numPr>
      </w:pPr>
      <w:r w:rsidRPr="00E77497">
        <w:t>If IsCallable(</w:t>
      </w:r>
      <w:r>
        <w:rPr>
          <w:i/>
        </w:rPr>
        <w:t>exoticToPrim</w:t>
      </w:r>
      <w:r w:rsidRPr="00E77497">
        <w:rPr>
          <w:i/>
        </w:rPr>
        <w:t>)</w:t>
      </w:r>
      <w:r w:rsidRPr="00E77497">
        <w:t xml:space="preserve"> is </w:t>
      </w:r>
      <w:r>
        <w:rPr>
          <w:b/>
        </w:rPr>
        <w:t>false</w:t>
      </w:r>
      <w:r>
        <w:rPr>
          <w:bCs/>
        </w:rPr>
        <w:t>,</w:t>
      </w:r>
      <w:r w:rsidRPr="00E77497">
        <w:rPr>
          <w:b/>
        </w:rPr>
        <w:t xml:space="preserve"> </w:t>
      </w:r>
      <w:r w:rsidRPr="00E77497">
        <w:t>then</w:t>
      </w:r>
      <w:r>
        <w:t xml:space="preserve"> throw a </w:t>
      </w:r>
      <w:r w:rsidRPr="001F280A">
        <w:rPr>
          <w:b/>
          <w:bCs/>
        </w:rPr>
        <w:t>TypeError</w:t>
      </w:r>
      <w:r>
        <w:t xml:space="preserve"> exception.</w:t>
      </w:r>
    </w:p>
    <w:p w:rsidR="005D37A2" w:rsidRPr="00E77497" w:rsidRDefault="005D37A2" w:rsidP="005D37A2">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rsidR="005D37A2" w:rsidRDefault="005D37A2" w:rsidP="005D37A2">
      <w:pPr>
        <w:pStyle w:val="Alg4"/>
        <w:numPr>
          <w:ilvl w:val="1"/>
          <w:numId w:val="1179"/>
        </w:numPr>
      </w:pPr>
      <w:r>
        <w:t>ReturnIfAbrupt(</w:t>
      </w:r>
      <w:r>
        <w:rPr>
          <w:i/>
        </w:rPr>
        <w:t>result</w:t>
      </w:r>
      <w:r>
        <w:t>).</w:t>
      </w:r>
    </w:p>
    <w:p w:rsidR="005D37A2" w:rsidRDefault="005D37A2" w:rsidP="005D37A2">
      <w:pPr>
        <w:pStyle w:val="Alg4"/>
        <w:numPr>
          <w:ilvl w:val="1"/>
          <w:numId w:val="1179"/>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Default="005D37A2" w:rsidP="005D37A2">
      <w:pPr>
        <w:pStyle w:val="Alg4"/>
        <w:numPr>
          <w:ilvl w:val="1"/>
          <w:numId w:val="1179"/>
        </w:numPr>
      </w:pPr>
      <w:r>
        <w:t xml:space="preserve">Else, throw a </w:t>
      </w:r>
      <w:r w:rsidRPr="001F280A">
        <w:rPr>
          <w:b/>
          <w:bCs/>
        </w:rPr>
        <w:t>TypeError</w:t>
      </w:r>
      <w:r>
        <w:t xml:space="preserve"> exception.</w:t>
      </w:r>
    </w:p>
    <w:p w:rsidR="005D37A2" w:rsidRDefault="005D37A2" w:rsidP="005D37A2">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rsidR="005D37A2" w:rsidRDefault="005D37A2" w:rsidP="005D37A2">
      <w:pPr>
        <w:pStyle w:val="Alg4"/>
        <w:numPr>
          <w:ilvl w:val="0"/>
          <w:numId w:val="1179"/>
        </w:numPr>
        <w:spacing w:after="240"/>
      </w:pPr>
      <w:r>
        <w:t>Return the result of OrdinaryToPrimitive(</w:t>
      </w:r>
      <w:r>
        <w:rPr>
          <w:i/>
          <w:iCs/>
        </w:rPr>
        <w:t>argument,hint</w:t>
      </w:r>
      <w:r>
        <w:t>).</w:t>
      </w:r>
    </w:p>
    <w:p w:rsidR="005D37A2" w:rsidRPr="00E77497" w:rsidRDefault="005D37A2" w:rsidP="005D37A2">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rsidR="005D37A2" w:rsidRPr="001335EE" w:rsidRDefault="005D37A2" w:rsidP="005D37A2">
      <w:pPr>
        <w:pStyle w:val="Alg4"/>
        <w:numPr>
          <w:ilvl w:val="0"/>
          <w:numId w:val="1188"/>
        </w:numPr>
      </w:pPr>
      <w:r>
        <w:t>Assert: Type(</w:t>
      </w:r>
      <w:r>
        <w:rPr>
          <w:i/>
          <w:iCs/>
        </w:rPr>
        <w:t>O</w:t>
      </w:r>
      <w:r>
        <w:t>) is Object</w:t>
      </w:r>
    </w:p>
    <w:p w:rsidR="005D37A2" w:rsidRDefault="005D37A2" w:rsidP="005D37A2">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rsidR="005D37A2" w:rsidRDefault="005D37A2" w:rsidP="005D37A2">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rsidR="005D37A2" w:rsidRDefault="005D37A2" w:rsidP="005D37A2">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rsidR="005D37A2" w:rsidRDefault="005D37A2" w:rsidP="005D37A2">
      <w:pPr>
        <w:pStyle w:val="Alg4"/>
        <w:numPr>
          <w:ilvl w:val="0"/>
          <w:numId w:val="1188"/>
        </w:numPr>
      </w:pPr>
      <w:r>
        <w:t>Else,</w:t>
      </w:r>
    </w:p>
    <w:p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rsidR="005D37A2" w:rsidRDefault="005D37A2" w:rsidP="005D37A2">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rsidR="005D37A2" w:rsidRPr="00E77497" w:rsidRDefault="005D37A2" w:rsidP="005D37A2">
      <w:pPr>
        <w:pStyle w:val="Alg4"/>
        <w:numPr>
          <w:ilvl w:val="0"/>
          <w:numId w:val="1188"/>
        </w:numPr>
      </w:pPr>
      <w:r w:rsidRPr="00E77497">
        <w:t xml:space="preserve">Let </w:t>
      </w:r>
      <w:r>
        <w:rPr>
          <w:i/>
        </w:rPr>
        <w:t>first</w:t>
      </w:r>
      <w:r w:rsidRPr="00E77497">
        <w:t xml:space="preserve"> be the result of Get</w:t>
      </w:r>
      <w:r>
        <w:t>(</w:t>
      </w:r>
      <w:r w:rsidRPr="00E77497">
        <w:rPr>
          <w:i/>
        </w:rPr>
        <w:t>O</w:t>
      </w:r>
      <w:r>
        <w:t>,</w:t>
      </w:r>
      <w:r w:rsidRPr="00E77497">
        <w:t xml:space="preserve"> </w:t>
      </w:r>
      <w:r>
        <w:rPr>
          <w:i/>
          <w:iCs/>
        </w:rPr>
        <w:t>tryFirst</w:t>
      </w:r>
      <w:r>
        <w:t>)</w:t>
      </w:r>
      <w:r w:rsidRPr="00E77497">
        <w:t>.</w:t>
      </w:r>
    </w:p>
    <w:p w:rsidR="005D37A2" w:rsidRDefault="005D37A2" w:rsidP="005D37A2">
      <w:pPr>
        <w:pStyle w:val="Alg4"/>
        <w:numPr>
          <w:ilvl w:val="0"/>
          <w:numId w:val="1188"/>
        </w:numPr>
      </w:pPr>
      <w:r>
        <w:t>ReturnIfAbrupt(</w:t>
      </w:r>
      <w:r>
        <w:rPr>
          <w:i/>
        </w:rPr>
        <w:t>first</w:t>
      </w:r>
      <w:r>
        <w:t>).</w:t>
      </w:r>
    </w:p>
    <w:p w:rsidR="005D37A2" w:rsidRPr="00E77497" w:rsidRDefault="005D37A2" w:rsidP="005D37A2">
      <w:pPr>
        <w:pStyle w:val="Alg4"/>
        <w:numPr>
          <w:ilvl w:val="0"/>
          <w:numId w:val="1188"/>
        </w:numPr>
      </w:pPr>
      <w:r w:rsidRPr="00E77497">
        <w:t>If IsCallable(</w:t>
      </w:r>
      <w:r>
        <w:rPr>
          <w:i/>
        </w:rPr>
        <w:t>first</w:t>
      </w:r>
      <w:r w:rsidRPr="00E77497">
        <w:rPr>
          <w:i/>
        </w:rPr>
        <w:t>)</w:t>
      </w:r>
      <w:r w:rsidRPr="00E77497">
        <w:t xml:space="preserve"> is </w:t>
      </w:r>
      <w:r w:rsidRPr="00E77497">
        <w:rPr>
          <w:b/>
        </w:rPr>
        <w:t xml:space="preserve">true </w:t>
      </w:r>
      <w:r w:rsidRPr="00E77497">
        <w:t>then,</w:t>
      </w:r>
    </w:p>
    <w:p w:rsidR="005D37A2" w:rsidRPr="00E77497" w:rsidRDefault="005D37A2" w:rsidP="005D37A2">
      <w:pPr>
        <w:pStyle w:val="Alg4"/>
        <w:numPr>
          <w:ilvl w:val="1"/>
          <w:numId w:val="1188"/>
        </w:numPr>
      </w:pPr>
      <w:r w:rsidRPr="00E77497">
        <w:t xml:space="preserve">Let </w:t>
      </w:r>
      <w:r>
        <w:rPr>
          <w:i/>
        </w:rPr>
        <w:t>result</w:t>
      </w:r>
      <w:r w:rsidRPr="00E77497">
        <w:t xml:space="preserve"> be the result of calling the [[Call]] internal method of </w:t>
      </w:r>
      <w:r>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5D37A2" w:rsidRDefault="005D37A2" w:rsidP="005D37A2">
      <w:pPr>
        <w:pStyle w:val="Alg4"/>
        <w:numPr>
          <w:ilvl w:val="1"/>
          <w:numId w:val="1188"/>
        </w:numPr>
      </w:pPr>
      <w:r>
        <w:t>ReturnIfAbrupt(</w:t>
      </w:r>
      <w:r>
        <w:rPr>
          <w:i/>
        </w:rPr>
        <w:t>result</w:t>
      </w:r>
      <w:r>
        <w:t>).</w:t>
      </w:r>
    </w:p>
    <w:p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Pr="00E77497" w:rsidRDefault="005D37A2" w:rsidP="005D37A2">
      <w:pPr>
        <w:pStyle w:val="Alg4"/>
        <w:numPr>
          <w:ilvl w:val="0"/>
          <w:numId w:val="1188"/>
        </w:numPr>
      </w:pPr>
      <w:r w:rsidRPr="00E77497">
        <w:t xml:space="preserve">Let </w:t>
      </w:r>
      <w:r>
        <w:rPr>
          <w:i/>
        </w:rPr>
        <w:t>second</w:t>
      </w:r>
      <w:r w:rsidRPr="00E77497">
        <w:t xml:space="preserve"> be the result of Get</w:t>
      </w:r>
      <w:r>
        <w:t>(</w:t>
      </w:r>
      <w:r w:rsidRPr="00E77497">
        <w:rPr>
          <w:i/>
        </w:rPr>
        <w:t>O</w:t>
      </w:r>
      <w:r>
        <w:t>,</w:t>
      </w:r>
      <w:r w:rsidRPr="00E77497">
        <w:t xml:space="preserve"> </w:t>
      </w:r>
      <w:r>
        <w:rPr>
          <w:i/>
          <w:iCs/>
        </w:rPr>
        <w:t>trySecond</w:t>
      </w:r>
      <w:r>
        <w:t>)</w:t>
      </w:r>
      <w:r w:rsidRPr="00E77497">
        <w:t>.</w:t>
      </w:r>
    </w:p>
    <w:p w:rsidR="005D37A2" w:rsidRDefault="005D37A2" w:rsidP="005D37A2">
      <w:pPr>
        <w:pStyle w:val="Alg4"/>
        <w:numPr>
          <w:ilvl w:val="0"/>
          <w:numId w:val="1188"/>
        </w:numPr>
      </w:pPr>
      <w:r>
        <w:t>ReturnIfAbrupt(</w:t>
      </w:r>
      <w:r>
        <w:rPr>
          <w:i/>
        </w:rPr>
        <w:t>second</w:t>
      </w:r>
      <w:r>
        <w:t>).</w:t>
      </w:r>
    </w:p>
    <w:p w:rsidR="005D37A2" w:rsidRPr="00E77497" w:rsidRDefault="005D37A2" w:rsidP="005D37A2">
      <w:pPr>
        <w:pStyle w:val="Alg4"/>
        <w:numPr>
          <w:ilvl w:val="0"/>
          <w:numId w:val="1188"/>
        </w:numPr>
      </w:pPr>
      <w:r w:rsidRPr="00E77497">
        <w:t>If IsCallable(</w:t>
      </w:r>
      <w:r>
        <w:rPr>
          <w:i/>
        </w:rPr>
        <w:t>second</w:t>
      </w:r>
      <w:r w:rsidRPr="00E77497">
        <w:rPr>
          <w:i/>
        </w:rPr>
        <w:t>)</w:t>
      </w:r>
      <w:r w:rsidRPr="00E77497">
        <w:t xml:space="preserve"> is </w:t>
      </w:r>
      <w:r w:rsidRPr="00E77497">
        <w:rPr>
          <w:b/>
        </w:rPr>
        <w:t>true</w:t>
      </w:r>
      <w:r w:rsidRPr="00E77497">
        <w:t xml:space="preserve"> then, </w:t>
      </w:r>
    </w:p>
    <w:p w:rsidR="005D37A2" w:rsidRPr="00E77497" w:rsidRDefault="005D37A2" w:rsidP="005D37A2">
      <w:pPr>
        <w:pStyle w:val="Alg4"/>
        <w:numPr>
          <w:ilvl w:val="1"/>
          <w:numId w:val="1188"/>
        </w:numPr>
      </w:pPr>
      <w:r w:rsidRPr="00E77497">
        <w:t xml:space="preserve">Let </w:t>
      </w:r>
      <w:r>
        <w:rPr>
          <w:i/>
          <w:iCs/>
        </w:rPr>
        <w:t>result</w:t>
      </w:r>
      <w:r>
        <w:t xml:space="preserve"> </w:t>
      </w:r>
      <w:r w:rsidRPr="00E77497">
        <w:t xml:space="preserve">be the result of calling the [[Call]] internal method of </w:t>
      </w:r>
      <w:r>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 xml:space="preserve">List as </w:t>
      </w:r>
      <w:r w:rsidRPr="00621C54">
        <w:rPr>
          <w:i/>
          <w:iCs/>
        </w:rPr>
        <w:t>argumentsList</w:t>
      </w:r>
      <w:r w:rsidRPr="00E77497">
        <w:t>.</w:t>
      </w:r>
    </w:p>
    <w:p w:rsidR="005D37A2" w:rsidRDefault="005D37A2" w:rsidP="005D37A2">
      <w:pPr>
        <w:pStyle w:val="Alg4"/>
        <w:numPr>
          <w:ilvl w:val="1"/>
          <w:numId w:val="1188"/>
        </w:numPr>
      </w:pPr>
      <w:r>
        <w:t>ReturnIfAbrupt(</w:t>
      </w:r>
      <w:r>
        <w:rPr>
          <w:i/>
          <w:iCs/>
        </w:rPr>
        <w:t>result</w:t>
      </w:r>
      <w:r>
        <w:t>).</w:t>
      </w:r>
    </w:p>
    <w:p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Pr="00E77497" w:rsidRDefault="005D37A2" w:rsidP="005D37A2">
      <w:pPr>
        <w:pStyle w:val="Alg4"/>
        <w:numPr>
          <w:ilvl w:val="0"/>
          <w:numId w:val="1188"/>
        </w:numPr>
        <w:spacing w:after="120"/>
      </w:pPr>
      <w:r w:rsidRPr="00E77497">
        <w:t xml:space="preserve">Throw a </w:t>
      </w:r>
      <w:r w:rsidRPr="00E77497">
        <w:rPr>
          <w:b/>
        </w:rPr>
        <w:t>TypeError</w:t>
      </w:r>
      <w:r w:rsidRPr="00E77497">
        <w:t xml:space="preserve"> exception.</w:t>
      </w:r>
    </w:p>
    <w:p w:rsidR="005D37A2" w:rsidRPr="00E77497" w:rsidRDefault="005D37A2" w:rsidP="005D37A2">
      <w:pPr>
        <w:pStyle w:val="Note"/>
      </w:pPr>
      <w:r>
        <w:lastRenderedPageBreak/>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@@ToPrimitive method. Of the objects defined in this specification only</w:t>
      </w:r>
      <w:r w:rsidRPr="00E77497">
        <w:t xml:space="preserve"> Date object</w:t>
      </w:r>
      <w:r>
        <w:t>s</w:t>
      </w:r>
      <w:r w:rsidRPr="00E77497">
        <w:t xml:space="preserve"> (see </w:t>
      </w:r>
      <w:r w:rsidR="00CE51AB">
        <w:fldChar w:fldCharType="begin"/>
      </w:r>
      <w:r w:rsidR="00CE51AB">
        <w:instrText xml:space="preserve"> REF _Ref365549591 \r \h </w:instrText>
      </w:r>
      <w:r w:rsidR="00CE51AB">
        <w:fldChar w:fldCharType="separate"/>
      </w:r>
      <w:r w:rsidR="00460CAC">
        <w:t>20.3</w:t>
      </w:r>
      <w:r w:rsidR="00CE51AB">
        <w:fldChar w:fldCharType="end"/>
      </w:r>
      <w:r w:rsidRPr="00E77497">
        <w:t>)</w:t>
      </w:r>
      <w:r>
        <w:t xml:space="preserve"> over-ride the default ToPrimitive behaviour.</w:t>
      </w:r>
      <w:r w:rsidRPr="00E77497">
        <w:t xml:space="preserve"> </w:t>
      </w:r>
      <w:r>
        <w:t>Date objects treat no hint</w:t>
      </w:r>
      <w:r w:rsidRPr="00E77497">
        <w:t xml:space="preserve"> as if the hint were String.</w:t>
      </w:r>
    </w:p>
    <w:p w:rsidR="005D37A2" w:rsidRPr="00E77497" w:rsidRDefault="005D37A2" w:rsidP="005D37A2">
      <w:pPr>
        <w:pStyle w:val="Heading3"/>
      </w:pPr>
      <w:bookmarkStart w:id="481" w:name="_Toc368050160"/>
      <w:r w:rsidRPr="00E77497">
        <w:t>ToBoolean</w:t>
      </w:r>
      <w:bookmarkEnd w:id="481"/>
    </w:p>
    <w:p w:rsidR="005D37A2" w:rsidRPr="00E77497" w:rsidRDefault="005D37A2" w:rsidP="005D37A2">
      <w:r w:rsidRPr="00E77497">
        <w:t xml:space="preserve">The abstract operation ToBoolean converts its </w:t>
      </w:r>
      <w:r w:rsidRPr="00FE23BC">
        <w:rPr>
          <w:i/>
        </w:rPr>
        <w:t>argument</w:t>
      </w:r>
      <w:r w:rsidRPr="00E77497">
        <w:t xml:space="preserve"> to a value of type Boolean according to </w:t>
      </w:r>
      <w:r w:rsidR="00CF10B9">
        <w:fldChar w:fldCharType="begin"/>
      </w:r>
      <w:r w:rsidR="00CF10B9">
        <w:instrText xml:space="preserve"> REF _Ref365644808 \h </w:instrText>
      </w:r>
      <w:r w:rsidR="00CF10B9">
        <w:fldChar w:fldCharType="separate"/>
      </w:r>
      <w:r w:rsidR="00460CAC">
        <w:t xml:space="preserve">Table </w:t>
      </w:r>
      <w:r w:rsidR="00460CAC">
        <w:rPr>
          <w:noProof/>
        </w:rPr>
        <w:t>10</w:t>
      </w:r>
      <w:r w:rsidR="00CF10B9">
        <w:fldChar w:fldCharType="end"/>
      </w:r>
      <w:r w:rsidR="00CF10B9">
        <w:t>:</w:t>
      </w:r>
    </w:p>
    <w:p w:rsidR="005D37A2" w:rsidRPr="00E77497" w:rsidRDefault="005D37A2" w:rsidP="005D37A2">
      <w:pPr>
        <w:pStyle w:val="Tabletitle"/>
      </w:pPr>
      <w:bookmarkStart w:id="482" w:name="_Ref365644808"/>
      <w:r>
        <w:t xml:space="preserve">Table </w:t>
      </w:r>
      <w:r>
        <w:fldChar w:fldCharType="begin"/>
      </w:r>
      <w:r>
        <w:instrText xml:space="preserve"> SEQ Table \* ARABIC </w:instrText>
      </w:r>
      <w:r>
        <w:fldChar w:fldCharType="separate"/>
      </w:r>
      <w:r w:rsidR="00460CAC">
        <w:rPr>
          <w:noProof/>
        </w:rPr>
        <w:t>10</w:t>
      </w:r>
      <w:r>
        <w:fldChar w:fldCharType="end"/>
      </w:r>
      <w:bookmarkEnd w:id="482"/>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5D37A2" w:rsidRPr="00E77497" w:rsidTr="005D37A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E77497">
              <w:rPr>
                <w:b/>
              </w:rPr>
              <w:t>false</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E77497">
              <w:rPr>
                <w:b/>
              </w:rPr>
              <w:t>false</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the input argument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675B74" w:rsidRDefault="005D37A2" w:rsidP="005D37A2">
            <w:pPr>
              <w:keepNext/>
              <w:spacing w:after="60"/>
            </w:pPr>
            <w:r>
              <w:t>Return</w:t>
            </w:r>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r>
              <w:t>return</w:t>
            </w:r>
            <w:r w:rsidRPr="009C202C">
              <w:t xml:space="preserve"> </w:t>
            </w:r>
            <w:r w:rsidRPr="009C202C">
              <w:rPr>
                <w:b/>
              </w:rPr>
              <w:t>true</w:t>
            </w:r>
            <w:r w:rsidRPr="00675B74">
              <w:t xml:space="preserve">. </w:t>
            </w:r>
          </w:p>
        </w:tc>
      </w:tr>
      <w:tr w:rsidR="005D37A2" w:rsidRPr="00E77497" w:rsidTr="005D37A2">
        <w:trPr>
          <w:jc w:val="center"/>
        </w:trPr>
        <w:tc>
          <w:tcPr>
            <w:tcW w:w="1998" w:type="dxa"/>
          </w:tcPr>
          <w:p w:rsidR="005D37A2" w:rsidRPr="00E77497" w:rsidRDefault="005D37A2" w:rsidP="006A55CE">
            <w:pPr>
              <w:keepNext/>
              <w:spacing w:after="60"/>
            </w:pPr>
            <w:r w:rsidRPr="00E77497">
              <w:t>String</w:t>
            </w:r>
          </w:p>
        </w:tc>
        <w:tc>
          <w:tcPr>
            <w:tcW w:w="6858" w:type="dxa"/>
          </w:tcPr>
          <w:p w:rsidR="005D37A2" w:rsidRPr="00E77497" w:rsidRDefault="005D37A2" w:rsidP="005D37A2">
            <w:pPr>
              <w:keepNext/>
              <w:spacing w:after="60"/>
              <w:rPr>
                <w:rFonts w:ascii="Courier New" w:hAnsi="Courier New"/>
              </w:rPr>
            </w:pPr>
            <w:r>
              <w:t>Return</w:t>
            </w:r>
            <w:r w:rsidRPr="00E77497">
              <w:t xml:space="preserve"> </w:t>
            </w:r>
            <w:r w:rsidRPr="00E77497">
              <w:rPr>
                <w:b/>
              </w:rPr>
              <w:t>false</w:t>
            </w:r>
            <w:r w:rsidRPr="00E77497">
              <w:t xml:space="preserve"> if the argument is the empty String (its length is zero); otherwise </w:t>
            </w:r>
            <w:r>
              <w:t>return</w:t>
            </w:r>
            <w:r w:rsidRPr="00E77497">
              <w:t xml:space="preserve"> </w:t>
            </w:r>
            <w:r w:rsidRPr="00E77497">
              <w:rPr>
                <w:b/>
              </w:rPr>
              <w:t>true</w:t>
            </w:r>
            <w:r w:rsidRPr="00E77497">
              <w:t>.</w:t>
            </w:r>
          </w:p>
        </w:tc>
      </w:tr>
      <w:tr w:rsidR="006A55CE" w:rsidRPr="00E77497" w:rsidTr="005D37A2">
        <w:trPr>
          <w:jc w:val="center"/>
          <w:ins w:id="483" w:author="Rev 19 Allen Wirfs-Brock" w:date="2013-09-24T17:00:00Z"/>
        </w:trPr>
        <w:tc>
          <w:tcPr>
            <w:tcW w:w="1998" w:type="dxa"/>
          </w:tcPr>
          <w:p w:rsidR="006A55CE" w:rsidRPr="00E77497" w:rsidRDefault="006A55CE" w:rsidP="006A55CE">
            <w:pPr>
              <w:keepNext/>
              <w:tabs>
                <w:tab w:val="left" w:pos="1036"/>
              </w:tabs>
              <w:spacing w:after="60"/>
              <w:rPr>
                <w:ins w:id="484" w:author="Rev 19 Allen Wirfs-Brock" w:date="2013-09-24T17:00:00Z"/>
              </w:rPr>
            </w:pPr>
            <w:ins w:id="485" w:author="Rev 19 Allen Wirfs-Brock" w:date="2013-09-24T17:00:00Z">
              <w:r>
                <w:t>Symbol</w:t>
              </w:r>
            </w:ins>
          </w:p>
        </w:tc>
        <w:tc>
          <w:tcPr>
            <w:tcW w:w="6858" w:type="dxa"/>
          </w:tcPr>
          <w:p w:rsidR="006A55CE" w:rsidRDefault="006A55CE" w:rsidP="005D37A2">
            <w:pPr>
              <w:keepNext/>
              <w:spacing w:after="60"/>
              <w:rPr>
                <w:ins w:id="486" w:author="Rev 19 Allen Wirfs-Brock" w:date="2013-09-24T17:00:00Z"/>
              </w:rPr>
            </w:pPr>
            <w:ins w:id="487" w:author="Rev 19 Allen Wirfs-Brock" w:date="2013-09-24T17:01:00Z">
              <w:r>
                <w:t>Return</w:t>
              </w:r>
              <w:r w:rsidRPr="00E77497">
                <w:t xml:space="preserve"> </w:t>
              </w:r>
              <w:r w:rsidRPr="00E77497">
                <w:rPr>
                  <w:b/>
                </w:rPr>
                <w:t>true</w:t>
              </w:r>
            </w:ins>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t>Return</w:t>
            </w:r>
            <w:r w:rsidRPr="00E77497">
              <w:t xml:space="preserve"> </w:t>
            </w:r>
            <w:r w:rsidRPr="00E77497">
              <w:rPr>
                <w:b/>
              </w:rPr>
              <w:t>true</w:t>
            </w:r>
          </w:p>
        </w:tc>
      </w:tr>
    </w:tbl>
    <w:p w:rsidR="005D37A2" w:rsidRPr="00E77497" w:rsidRDefault="005D37A2" w:rsidP="005D37A2"/>
    <w:p w:rsidR="005D37A2" w:rsidRPr="00E77497" w:rsidRDefault="005D37A2" w:rsidP="005D37A2">
      <w:pPr>
        <w:pStyle w:val="Heading3"/>
      </w:pPr>
      <w:bookmarkStart w:id="488" w:name="_Toc368050161"/>
      <w:r w:rsidRPr="00E77497">
        <w:t>ToNumber</w:t>
      </w:r>
      <w:bookmarkEnd w:id="488"/>
    </w:p>
    <w:p w:rsidR="005D37A2" w:rsidRPr="00E77497" w:rsidRDefault="005D37A2" w:rsidP="005D37A2">
      <w:pPr>
        <w:keepNext/>
      </w:pPr>
      <w:r w:rsidRPr="00E77497">
        <w:t xml:space="preserve">The abstract operation ToNumber converts its </w:t>
      </w:r>
      <w:r w:rsidRPr="0095410B">
        <w:rPr>
          <w:i/>
        </w:rPr>
        <w:t>argument</w:t>
      </w:r>
      <w:r w:rsidRPr="00E77497">
        <w:t xml:space="preserve"> to a value of type Number according to</w:t>
      </w:r>
      <w:r w:rsidR="00CF10B9">
        <w:t xml:space="preserve"> </w:t>
      </w:r>
      <w:r w:rsidR="00CF10B9">
        <w:fldChar w:fldCharType="begin"/>
      </w:r>
      <w:r w:rsidR="00CF10B9">
        <w:instrText xml:space="preserve"> REF _Ref365644809 \h </w:instrText>
      </w:r>
      <w:r w:rsidR="00CF10B9">
        <w:fldChar w:fldCharType="separate"/>
      </w:r>
      <w:r w:rsidR="00460CAC">
        <w:t xml:space="preserve">Table </w:t>
      </w:r>
      <w:r w:rsidR="00460CAC">
        <w:rPr>
          <w:noProof/>
        </w:rPr>
        <w:t>11</w:t>
      </w:r>
      <w:r w:rsidR="00CF10B9">
        <w:fldChar w:fldCharType="end"/>
      </w:r>
      <w:r w:rsidRPr="00E77497">
        <w:t>:</w:t>
      </w:r>
    </w:p>
    <w:p w:rsidR="005D37A2" w:rsidRPr="00E77497" w:rsidRDefault="005D37A2" w:rsidP="005D37A2">
      <w:pPr>
        <w:pStyle w:val="Tabletitle"/>
      </w:pPr>
      <w:bookmarkStart w:id="489" w:name="_Ref365644809"/>
      <w:r>
        <w:t xml:space="preserve">Table </w:t>
      </w:r>
      <w:r>
        <w:fldChar w:fldCharType="begin"/>
      </w:r>
      <w:r>
        <w:instrText xml:space="preserve"> SEQ Table \* ARABIC </w:instrText>
      </w:r>
      <w:r>
        <w:fldChar w:fldCharType="separate"/>
      </w:r>
      <w:r w:rsidR="00460CAC">
        <w:rPr>
          <w:noProof/>
        </w:rPr>
        <w:t>11</w:t>
      </w:r>
      <w:r>
        <w:fldChar w:fldCharType="end"/>
      </w:r>
      <w:bookmarkEnd w:id="489"/>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E77497">
              <w:rPr>
                <w:b/>
              </w:rPr>
              <w:t>NaN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E77497">
              <w:rPr>
                <w:b/>
              </w:rPr>
              <w:t>+0</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w:t>
            </w:r>
            <w:r w:rsidRPr="00E77497">
              <w:rPr>
                <w:b/>
              </w:rPr>
              <w:t>1</w:t>
            </w:r>
            <w:r w:rsidRPr="00E77497">
              <w:t xml:space="preserve"> if </w:t>
            </w:r>
            <w:r w:rsidRPr="0095410B">
              <w:rPr>
                <w:i/>
              </w:rPr>
              <w:t>argument</w:t>
            </w:r>
            <w:r w:rsidRPr="00E77497">
              <w:t xml:space="preserve"> is </w:t>
            </w:r>
            <w:r w:rsidRPr="00E77497">
              <w:rPr>
                <w:b/>
              </w:rPr>
              <w:t>true</w:t>
            </w:r>
            <w:r w:rsidRPr="00E77497">
              <w:t xml:space="preserve">. </w:t>
            </w:r>
            <w:r>
              <w:t>Return</w:t>
            </w:r>
            <w:r w:rsidRPr="00E77497">
              <w:t xml:space="preserve"> </w:t>
            </w:r>
            <w:r w:rsidRPr="00E77497">
              <w:rPr>
                <w:b/>
              </w:rPr>
              <w:t>+0</w:t>
            </w:r>
            <w:r w:rsidRPr="00E77497">
              <w:t xml:space="preserve"> if </w:t>
            </w:r>
            <w:r w:rsidRPr="0095410B">
              <w:rPr>
                <w:i/>
              </w:rPr>
              <w:t>argument</w:t>
            </w:r>
            <w:r w:rsidRPr="00E77497">
              <w:t xml:space="preserve"> is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t>Return</w:t>
            </w:r>
            <w:r w:rsidRPr="00E77497">
              <w:t xml:space="preserve"> </w:t>
            </w:r>
            <w:r w:rsidRPr="0095410B">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6A55CE">
            <w:pPr>
              <w:keepNext/>
              <w:spacing w:after="60"/>
            </w:pPr>
            <w:r w:rsidRPr="00E77497">
              <w:t>String</w:t>
            </w:r>
          </w:p>
        </w:tc>
        <w:tc>
          <w:tcPr>
            <w:tcW w:w="6858" w:type="dxa"/>
          </w:tcPr>
          <w:p w:rsidR="005D37A2" w:rsidRPr="00E77497" w:rsidRDefault="005D37A2" w:rsidP="005D37A2">
            <w:pPr>
              <w:keepNext/>
              <w:spacing w:after="60"/>
            </w:pPr>
            <w:r w:rsidRPr="00E77497">
              <w:t>See grammar and note below.</w:t>
            </w:r>
          </w:p>
        </w:tc>
      </w:tr>
      <w:tr w:rsidR="006A55CE" w:rsidRPr="00E77497" w:rsidTr="005D37A2">
        <w:trPr>
          <w:jc w:val="center"/>
          <w:ins w:id="490" w:author="Rev 19 Allen Wirfs-Brock" w:date="2013-09-24T17:01:00Z"/>
        </w:trPr>
        <w:tc>
          <w:tcPr>
            <w:tcW w:w="1998" w:type="dxa"/>
          </w:tcPr>
          <w:p w:rsidR="006A55CE" w:rsidRPr="00E77497" w:rsidRDefault="006A55CE" w:rsidP="006A55CE">
            <w:pPr>
              <w:keepNext/>
              <w:tabs>
                <w:tab w:val="left" w:pos="1036"/>
              </w:tabs>
              <w:spacing w:after="60"/>
              <w:rPr>
                <w:ins w:id="491" w:author="Rev 19 Allen Wirfs-Brock" w:date="2013-09-24T17:01:00Z"/>
              </w:rPr>
            </w:pPr>
            <w:ins w:id="492" w:author="Rev 19 Allen Wirfs-Brock" w:date="2013-09-24T17:02:00Z">
              <w:r>
                <w:t>Symbol</w:t>
              </w:r>
            </w:ins>
          </w:p>
        </w:tc>
        <w:tc>
          <w:tcPr>
            <w:tcW w:w="6858" w:type="dxa"/>
          </w:tcPr>
          <w:p w:rsidR="006A55CE" w:rsidRPr="00E77497" w:rsidRDefault="006A55CE" w:rsidP="005D37A2">
            <w:pPr>
              <w:keepNext/>
              <w:spacing w:after="60"/>
              <w:rPr>
                <w:ins w:id="493" w:author="Rev 19 Allen Wirfs-Brock" w:date="2013-09-24T17:01:00Z"/>
              </w:rPr>
            </w:pPr>
            <w:ins w:id="494" w:author="Rev 19 Allen Wirfs-Brock" w:date="2013-09-24T17:02:00Z">
              <w:r>
                <w:t>Return</w:t>
              </w:r>
              <w:r w:rsidRPr="00E77497">
                <w:t xml:space="preserve"> </w:t>
              </w:r>
              <w:r w:rsidRPr="00E77497">
                <w:rPr>
                  <w:b/>
                </w:rPr>
                <w:t>NaN</w:t>
              </w:r>
            </w:ins>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keepNext/>
              <w:tabs>
                <w:tab w:val="left" w:pos="360"/>
              </w:tabs>
              <w:spacing w:after="60"/>
            </w:pPr>
            <w:r w:rsidRPr="00E77497">
              <w:t>Apply the following steps:</w:t>
            </w:r>
          </w:p>
          <w:p w:rsidR="005D37A2" w:rsidRPr="00E77497" w:rsidRDefault="005D37A2" w:rsidP="005D37A2">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p>
          <w:p w:rsidR="005D37A2" w:rsidRPr="00E77497" w:rsidRDefault="005D37A2" w:rsidP="005D37A2">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r w:rsidRPr="00E77497">
              <w:rPr>
                <w:rFonts w:ascii="Times New Roman" w:hAnsi="Times New Roman"/>
              </w:rPr>
              <w:t>).</w:t>
            </w:r>
          </w:p>
        </w:tc>
      </w:tr>
    </w:tbl>
    <w:p w:rsidR="005D37A2" w:rsidRPr="00E77497" w:rsidRDefault="005D37A2" w:rsidP="005D37A2"/>
    <w:p w:rsidR="005D37A2" w:rsidRPr="00E77497" w:rsidRDefault="005D37A2" w:rsidP="005D37A2">
      <w:pPr>
        <w:pStyle w:val="Heading4"/>
      </w:pPr>
      <w:bookmarkStart w:id="495" w:name="_Ref365537464"/>
      <w:r w:rsidRPr="00E77497">
        <w:t>ToNumber Applied to the String Type</w:t>
      </w:r>
      <w:bookmarkEnd w:id="495"/>
    </w:p>
    <w:p w:rsidR="005D37A2" w:rsidRPr="00E77497" w:rsidRDefault="005D37A2" w:rsidP="005D37A2">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rsidR="005D37A2" w:rsidRPr="00E77497" w:rsidRDefault="005D37A2" w:rsidP="005D37A2">
      <w:pPr>
        <w:pStyle w:val="Syntax"/>
      </w:pPr>
      <w:r w:rsidRPr="00E77497">
        <w:t xml:space="preserve">Syntax </w:t>
      </w:r>
    </w:p>
    <w:p w:rsidR="005D37A2" w:rsidRPr="00E77497" w:rsidRDefault="005D37A2" w:rsidP="005D37A2">
      <w:pPr>
        <w:pStyle w:val="SyntaxRule"/>
      </w:pPr>
      <w:r w:rsidRPr="00E77497">
        <w:t xml:space="preserve">StringNumericLiteral </w:t>
      </w:r>
      <w:r w:rsidRPr="00E77497">
        <w:rPr>
          <w:rFonts w:ascii="Arial" w:hAnsi="Arial"/>
          <w:b/>
          <w:i w:val="0"/>
        </w:rPr>
        <w:t>:::</w:t>
      </w:r>
    </w:p>
    <w:p w:rsidR="005D37A2" w:rsidRPr="00E77497" w:rsidRDefault="005D37A2" w:rsidP="005D37A2">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rsidR="005D37A2" w:rsidRPr="00E77497" w:rsidRDefault="005D37A2" w:rsidP="005D37A2">
      <w:pPr>
        <w:pStyle w:val="SyntaxRule"/>
      </w:pPr>
      <w:r w:rsidRPr="00E77497">
        <w:lastRenderedPageBreak/>
        <w:t xml:space="preserve">StrWhiteSpace </w:t>
      </w:r>
      <w:r w:rsidRPr="00E77497">
        <w:rPr>
          <w:rFonts w:ascii="Arial" w:hAnsi="Arial"/>
          <w:b/>
          <w:i w:val="0"/>
        </w:rPr>
        <w:t>:::</w:t>
      </w:r>
    </w:p>
    <w:p w:rsidR="005D37A2" w:rsidRPr="00E77497" w:rsidRDefault="005D37A2" w:rsidP="005D37A2">
      <w:pPr>
        <w:pStyle w:val="SyntaxDefinition"/>
      </w:pPr>
      <w:r w:rsidRPr="00E77497">
        <w:t>StrWhiteSpaceChar StrWhiteSpace</w:t>
      </w:r>
      <w:r w:rsidRPr="00E77497">
        <w:rPr>
          <w:rFonts w:ascii="Arial" w:hAnsi="Arial" w:cs="Arial"/>
          <w:i w:val="0"/>
          <w:vertAlign w:val="subscript"/>
        </w:rPr>
        <w:t>opt</w:t>
      </w:r>
    </w:p>
    <w:p w:rsidR="005D37A2" w:rsidRPr="00E77497" w:rsidRDefault="005D37A2" w:rsidP="005D37A2">
      <w:pPr>
        <w:pStyle w:val="SyntaxRule"/>
      </w:pPr>
      <w:r w:rsidRPr="00E77497">
        <w:t xml:space="preserve">StrWhiteSpaceChar </w:t>
      </w:r>
      <w:r w:rsidRPr="00E77497">
        <w:rPr>
          <w:rFonts w:ascii="Arial" w:hAnsi="Arial"/>
          <w:b/>
          <w:i w:val="0"/>
        </w:rPr>
        <w:t>:::</w:t>
      </w:r>
    </w:p>
    <w:p w:rsidR="005D37A2" w:rsidRPr="00E77497" w:rsidRDefault="005D37A2" w:rsidP="005D37A2">
      <w:pPr>
        <w:pStyle w:val="SyntaxDefinition"/>
      </w:pPr>
      <w:r w:rsidRPr="00E77497">
        <w:t>WhiteSpace</w:t>
      </w:r>
      <w:r w:rsidRPr="00E77497">
        <w:br/>
        <w:t>LineTerminator</w:t>
      </w:r>
    </w:p>
    <w:p w:rsidR="005D37A2" w:rsidRPr="00E77497" w:rsidRDefault="005D37A2" w:rsidP="005D37A2">
      <w:pPr>
        <w:pStyle w:val="SyntaxRule"/>
      </w:pPr>
      <w:r w:rsidRPr="00E77497">
        <w:t xml:space="preserve">StrNumericLiteral </w:t>
      </w:r>
      <w:r w:rsidRPr="00E77497">
        <w:rPr>
          <w:rFonts w:ascii="Arial" w:hAnsi="Arial"/>
          <w:b/>
          <w:i w:val="0"/>
        </w:rPr>
        <w:t>:::</w:t>
      </w:r>
    </w:p>
    <w:p w:rsidR="005D37A2" w:rsidRPr="00E77497" w:rsidRDefault="005D37A2" w:rsidP="005D37A2">
      <w:pPr>
        <w:pStyle w:val="SyntaxDefinition"/>
      </w:pPr>
      <w:r w:rsidRPr="00E77497">
        <w:t>StrDecimalLiteral</w:t>
      </w:r>
      <w:r w:rsidRPr="00E77497">
        <w:br/>
        <w:t>HexIntegerLiteral</w:t>
      </w:r>
    </w:p>
    <w:p w:rsidR="005D37A2" w:rsidRPr="00E77497" w:rsidRDefault="005D37A2" w:rsidP="005D37A2">
      <w:pPr>
        <w:pStyle w:val="SyntaxRule"/>
      </w:pPr>
      <w:r w:rsidRPr="00E77497">
        <w:t xml:space="preserve">StrDecimalLiteral </w:t>
      </w:r>
      <w:r w:rsidRPr="00E77497">
        <w:rPr>
          <w:rFonts w:ascii="Arial" w:hAnsi="Arial"/>
          <w:b/>
          <w:i w:val="0"/>
        </w:rPr>
        <w:t>:::</w:t>
      </w:r>
    </w:p>
    <w:p w:rsidR="005D37A2" w:rsidRPr="00E77497" w:rsidRDefault="005D37A2" w:rsidP="005D37A2">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5D37A2" w:rsidRPr="00E77497" w:rsidRDefault="005D37A2" w:rsidP="005D37A2">
      <w:pPr>
        <w:pStyle w:val="SyntaxRule"/>
      </w:pPr>
      <w:r w:rsidRPr="00E77497">
        <w:t xml:space="preserve">StrUnsignedDecimalLiteral </w:t>
      </w:r>
      <w:r w:rsidRPr="00E77497">
        <w:rPr>
          <w:rFonts w:ascii="Arial" w:hAnsi="Arial"/>
          <w:b/>
          <w:i w:val="0"/>
        </w:rPr>
        <w:t>:::</w:t>
      </w:r>
    </w:p>
    <w:p w:rsidR="005D37A2" w:rsidRPr="00E77497" w:rsidRDefault="005D37A2" w:rsidP="005D37A2">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rsidR="005D37A2" w:rsidRPr="00E77497" w:rsidRDefault="005D37A2" w:rsidP="005D37A2">
      <w:pPr>
        <w:pStyle w:val="SyntaxRule"/>
      </w:pPr>
      <w:r w:rsidRPr="00E77497">
        <w:t xml:space="preserve">DecimalDigits </w:t>
      </w:r>
      <w:r w:rsidRPr="00E77497">
        <w:rPr>
          <w:rFonts w:ascii="Arial" w:hAnsi="Arial"/>
          <w:b/>
          <w:i w:val="0"/>
        </w:rPr>
        <w:t>:::</w:t>
      </w:r>
    </w:p>
    <w:p w:rsidR="005D37A2" w:rsidRPr="00E77497" w:rsidRDefault="005D37A2" w:rsidP="005D37A2">
      <w:pPr>
        <w:pStyle w:val="SyntaxDefinition"/>
      </w:pPr>
      <w:r w:rsidRPr="00E77497">
        <w:t>DecimalDigit</w:t>
      </w:r>
      <w:r w:rsidRPr="00E77497">
        <w:br/>
        <w:t>DecimalDigits DecimalDigit</w:t>
      </w:r>
    </w:p>
    <w:p w:rsidR="005D37A2" w:rsidRPr="00E77497" w:rsidRDefault="005D37A2" w:rsidP="005D37A2">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w:t>
      </w:r>
    </w:p>
    <w:p w:rsidR="005D37A2" w:rsidRPr="00E77497" w:rsidRDefault="005D37A2" w:rsidP="005D37A2">
      <w:pPr>
        <w:pStyle w:val="SyntaxRule"/>
      </w:pPr>
      <w:r w:rsidRPr="00E77497">
        <w:t xml:space="preserve">ExponentPart </w:t>
      </w:r>
      <w:r w:rsidRPr="00E77497">
        <w:rPr>
          <w:rFonts w:ascii="Arial" w:hAnsi="Arial"/>
          <w:b/>
          <w:i w:val="0"/>
        </w:rPr>
        <w:t>:::</w:t>
      </w:r>
    </w:p>
    <w:p w:rsidR="005D37A2" w:rsidRPr="00E77497" w:rsidRDefault="005D37A2" w:rsidP="005D37A2">
      <w:pPr>
        <w:pStyle w:val="SyntaxDefinition"/>
      </w:pPr>
      <w:r w:rsidRPr="00E77497">
        <w:t>ExponentIndicator SignedInteger</w:t>
      </w:r>
    </w:p>
    <w:p w:rsidR="005D37A2" w:rsidRPr="00E77497" w:rsidRDefault="005D37A2" w:rsidP="005D37A2">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e  E</w:t>
      </w:r>
    </w:p>
    <w:p w:rsidR="005D37A2" w:rsidRPr="00E77497" w:rsidRDefault="005D37A2" w:rsidP="005D37A2">
      <w:pPr>
        <w:pStyle w:val="SyntaxRule"/>
      </w:pPr>
      <w:r w:rsidRPr="00E77497">
        <w:t xml:space="preserve">SignedInteger </w:t>
      </w:r>
      <w:r w:rsidRPr="00E77497">
        <w:rPr>
          <w:rFonts w:ascii="Arial" w:hAnsi="Arial"/>
          <w:b/>
          <w:i w:val="0"/>
        </w:rPr>
        <w:t>:::</w:t>
      </w:r>
    </w:p>
    <w:p w:rsidR="005D37A2" w:rsidRPr="00E77497" w:rsidRDefault="005D37A2" w:rsidP="005D37A2">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5D37A2" w:rsidRPr="00E77497" w:rsidRDefault="005D37A2" w:rsidP="005D37A2">
      <w:pPr>
        <w:pStyle w:val="SyntaxRule"/>
      </w:pPr>
      <w:r w:rsidRPr="00E77497">
        <w:t xml:space="preserve">HexIntegerLiteral </w:t>
      </w:r>
      <w:r w:rsidRPr="00E77497">
        <w:rPr>
          <w:rFonts w:ascii="Arial" w:hAnsi="Arial"/>
          <w:b/>
          <w:i w:val="0"/>
        </w:rPr>
        <w:t>:::</w:t>
      </w:r>
    </w:p>
    <w:p w:rsidR="005D37A2" w:rsidRPr="00E77497" w:rsidRDefault="005D37A2" w:rsidP="005D37A2">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5D37A2" w:rsidRPr="00E77497" w:rsidRDefault="005D37A2" w:rsidP="005D37A2">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5D37A2" w:rsidRPr="00E77497" w:rsidRDefault="005D37A2" w:rsidP="005D37A2">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rsidR="00C04626">
        <w:fldChar w:fldCharType="begin"/>
      </w:r>
      <w:r w:rsidR="00C04626">
        <w:instrText xml:space="preserve"> REF _Ref424530746 \r \h </w:instrText>
      </w:r>
      <w:r w:rsidR="00C04626">
        <w:fldChar w:fldCharType="separate"/>
      </w:r>
      <w:r w:rsidR="00460CAC">
        <w:t>11.8.3</w:t>
      </w:r>
      <w:r w:rsidR="00C04626">
        <w:fldChar w:fldCharType="end"/>
      </w:r>
      <w:r w:rsidRPr="00E77497">
        <w:t>):</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rsidR="005D37A2"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rsidR="005D37A2" w:rsidRPr="00524C69" w:rsidRDefault="005D37A2" w:rsidP="005D37A2">
      <w:pPr>
        <w:pStyle w:val="Note"/>
        <w:numPr>
          <w:ilvl w:val="0"/>
          <w:numId w:val="888"/>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rsidR="005D37A2" w:rsidRPr="00E77497" w:rsidRDefault="005D37A2" w:rsidP="005D37A2">
      <w:pPr>
        <w:keepNext/>
        <w:rPr>
          <w:rFonts w:ascii="Helvetica" w:hAnsi="Helvetica"/>
          <w:b/>
        </w:rPr>
      </w:pPr>
      <w:r w:rsidRPr="00E77497">
        <w:rPr>
          <w:rFonts w:ascii="Helvetica" w:hAnsi="Helvetica"/>
          <w:b/>
        </w:rPr>
        <w:t>Runtime Semantics</w:t>
      </w:r>
    </w:p>
    <w:p w:rsidR="005D37A2" w:rsidRPr="00E77497" w:rsidRDefault="005D37A2" w:rsidP="005D37A2">
      <w:r w:rsidRPr="00E77497">
        <w:t xml:space="preserve">The conversion of a String to a Number value is similar overall to the determination of the Number value for a numeric literal (see </w:t>
      </w:r>
      <w:r w:rsidR="00C04626">
        <w:fldChar w:fldCharType="begin"/>
      </w:r>
      <w:r w:rsidR="00C04626">
        <w:instrText xml:space="preserve"> REF _Ref424530746 \r \h </w:instrText>
      </w:r>
      <w:r w:rsidR="00C04626">
        <w:fldChar w:fldCharType="separate"/>
      </w:r>
      <w:r w:rsidR="00460CAC">
        <w:t>11.8.3</w:t>
      </w:r>
      <w:r w:rsidR="00C04626">
        <w:fldChar w:fldCharType="end"/>
      </w:r>
      <w:r w:rsidRPr="00E77497">
        <w:t xml:space="preserve">), but some of the details are different, so the process for converting a String </w:t>
      </w:r>
      <w:r w:rsidRPr="00E77497">
        <w:lastRenderedPageBreak/>
        <w:t>numeric literal to a value of Number type is given here in full. This value is determined in two steps: first, a mathematical value (MV) is derived from the String numeric literal; second, this mathematical value is rounded as described below.</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5D37A2" w:rsidRPr="009C202C"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rsidR="005D37A2" w:rsidRPr="004D1BD1" w:rsidRDefault="005D37A2" w:rsidP="005D37A2">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rsidR="005D37A2" w:rsidRPr="00E77497" w:rsidRDefault="005D37A2" w:rsidP="005D37A2">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rsidR="005D37A2" w:rsidRPr="00675B74" w:rsidRDefault="005D37A2" w:rsidP="005D37A2">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rsidR="005D37A2" w:rsidRPr="00E77497" w:rsidRDefault="005D37A2" w:rsidP="005D37A2">
      <w:pPr>
        <w:pStyle w:val="MathSpecialCase3"/>
        <w:numPr>
          <w:ilvl w:val="0"/>
          <w:numId w:val="38"/>
        </w:numPr>
        <w:spacing w:after="0"/>
        <w:ind w:left="360"/>
      </w:pPr>
      <w:r w:rsidRPr="00E77497">
        <w:rPr>
          <w:rFonts w:ascii="Arial" w:hAnsi="Arial"/>
        </w:rPr>
        <w:lastRenderedPageBreak/>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5D37A2" w:rsidRPr="00E77497" w:rsidRDefault="005D37A2" w:rsidP="005D37A2">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rsidR="005D37A2" w:rsidRPr="00E77497" w:rsidRDefault="005D37A2" w:rsidP="005D37A2">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rsidR="00A51D25">
        <w:fldChar w:fldCharType="begin"/>
      </w:r>
      <w:r w:rsidR="00A51D25">
        <w:instrText xml:space="preserve"> REF _Ref365547867 \r \h </w:instrText>
      </w:r>
      <w:r w:rsidR="00A51D25">
        <w:fldChar w:fldCharType="separate"/>
      </w:r>
      <w:r w:rsidR="00460CAC">
        <w:t>6.1.5</w:t>
      </w:r>
      <w:r w:rsidR="00A51D25">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rsidR="005D37A2" w:rsidRPr="00E77497" w:rsidRDefault="005D37A2" w:rsidP="005D37A2">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rsidR="005D37A2" w:rsidRPr="00E77497" w:rsidRDefault="005D37A2" w:rsidP="005D37A2">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rsidR="005D37A2" w:rsidRPr="00E77497" w:rsidRDefault="005D37A2" w:rsidP="005D37A2">
      <w:pPr>
        <w:pStyle w:val="Heading3"/>
      </w:pPr>
      <w:bookmarkStart w:id="496" w:name="_Toc368050162"/>
      <w:r w:rsidRPr="00E77497">
        <w:t>ToInteger</w:t>
      </w:r>
      <w:bookmarkEnd w:id="496"/>
    </w:p>
    <w:p w:rsidR="005D37A2" w:rsidRPr="00E77497" w:rsidRDefault="005D37A2" w:rsidP="005D37A2">
      <w:r w:rsidRPr="00E77497">
        <w:t>The abstract operation ToInteger converts its argument to an integral numeric value. This abstract operation functions as follows:</w:t>
      </w:r>
    </w:p>
    <w:p w:rsidR="005D37A2" w:rsidRPr="00E77497" w:rsidRDefault="005D37A2" w:rsidP="005D37A2">
      <w:pPr>
        <w:pStyle w:val="Alg2"/>
        <w:numPr>
          <w:ilvl w:val="0"/>
          <w:numId w:val="350"/>
        </w:numPr>
      </w:pPr>
      <w:r w:rsidRPr="00E77497">
        <w:t xml:space="preserve">Let </w:t>
      </w:r>
      <w:r w:rsidRPr="00E77497">
        <w:rPr>
          <w:i/>
        </w:rPr>
        <w:t>number</w:t>
      </w:r>
      <w:r w:rsidRPr="00E77497">
        <w:t xml:space="preserve"> be the result of calling ToNumber on the input argument.</w:t>
      </w:r>
    </w:p>
    <w:p w:rsidR="005D37A2" w:rsidRDefault="005D37A2" w:rsidP="005D37A2">
      <w:pPr>
        <w:pStyle w:val="Alg4"/>
        <w:numPr>
          <w:ilvl w:val="0"/>
          <w:numId w:val="350"/>
        </w:numPr>
        <w:contextualSpacing/>
      </w:pPr>
      <w:r>
        <w:t>ReturnIfAbrupt(</w:t>
      </w:r>
      <w:r>
        <w:rPr>
          <w:i/>
        </w:rPr>
        <w:t>number</w:t>
      </w:r>
      <w:r>
        <w:t>).</w:t>
      </w:r>
    </w:p>
    <w:p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rsidR="005D37A2" w:rsidRPr="00E77497" w:rsidRDefault="005D37A2" w:rsidP="005D37A2">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Heading3"/>
      </w:pPr>
      <w:bookmarkStart w:id="497" w:name="_Ref365547650"/>
      <w:bookmarkStart w:id="498" w:name="_Toc368050163"/>
      <w:r w:rsidRPr="00E77497">
        <w:t>ToInt32: (Signed 32 Bit Integer)</w:t>
      </w:r>
      <w:bookmarkEnd w:id="497"/>
      <w:bookmarkEnd w:id="498"/>
    </w:p>
    <w:p w:rsidR="005D37A2" w:rsidRPr="009C202C" w:rsidRDefault="005D37A2" w:rsidP="005D37A2">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rsidR="005D37A2" w:rsidRPr="00675B74" w:rsidRDefault="005D37A2" w:rsidP="005D37A2">
      <w:pPr>
        <w:pStyle w:val="Alg2"/>
        <w:numPr>
          <w:ilvl w:val="0"/>
          <w:numId w:val="351"/>
        </w:numPr>
      </w:pPr>
      <w:r w:rsidRPr="009C202C">
        <w:t xml:space="preserve">Let </w:t>
      </w:r>
      <w:r w:rsidRPr="009C202C">
        <w:rPr>
          <w:i/>
        </w:rPr>
        <w:t>number</w:t>
      </w:r>
      <w:r w:rsidRPr="00675B74">
        <w:t xml:space="preserve"> be the result of calling ToNumber on the input argument.</w:t>
      </w:r>
    </w:p>
    <w:p w:rsidR="005D37A2" w:rsidRDefault="005D37A2" w:rsidP="005D37A2">
      <w:pPr>
        <w:pStyle w:val="Alg4"/>
        <w:numPr>
          <w:ilvl w:val="0"/>
          <w:numId w:val="351"/>
        </w:numPr>
        <w:contextualSpacing/>
      </w:pPr>
      <w:r>
        <w:t>ReturnIfAbrupt(</w:t>
      </w:r>
      <w:r>
        <w:rPr>
          <w:i/>
        </w:rPr>
        <w:t>number</w:t>
      </w:r>
      <w:r>
        <w:t>).</w:t>
      </w:r>
    </w:p>
    <w:p w:rsidR="005D37A2" w:rsidRPr="00E77497" w:rsidRDefault="005D37A2" w:rsidP="005D37A2">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1"/>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1"/>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rsidR="005D37A2" w:rsidRPr="00E77497" w:rsidRDefault="005D37A2" w:rsidP="005D37A2">
      <w:pPr>
        <w:pStyle w:val="Alg2"/>
        <w:numPr>
          <w:ilvl w:val="0"/>
          <w:numId w:val="351"/>
        </w:numPr>
        <w:spacing w:after="220"/>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rsidR="005D37A2" w:rsidRPr="00E77497" w:rsidRDefault="005D37A2" w:rsidP="005D37A2">
      <w:pPr>
        <w:pStyle w:val="Note"/>
        <w:spacing w:after="120"/>
      </w:pPr>
      <w:r w:rsidRPr="00E77497">
        <w:t>NOTE</w:t>
      </w:r>
      <w:r w:rsidRPr="00E77497">
        <w:tab/>
        <w:t>Given the above definition of ToInt32:</w:t>
      </w:r>
    </w:p>
    <w:p w:rsidR="005D37A2" w:rsidRPr="00E77497" w:rsidRDefault="005D37A2" w:rsidP="005D37A2">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rsidR="005D37A2" w:rsidRPr="00E77497" w:rsidRDefault="005D37A2" w:rsidP="005D37A2">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rsidR="005D37A2" w:rsidRPr="00E77497" w:rsidRDefault="005D37A2" w:rsidP="005D37A2">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rsidR="005D37A2" w:rsidRPr="00E77497" w:rsidRDefault="005D37A2" w:rsidP="005D37A2">
      <w:pPr>
        <w:pStyle w:val="Heading3"/>
      </w:pPr>
      <w:bookmarkStart w:id="499" w:name="_Ref365547662"/>
      <w:bookmarkStart w:id="500" w:name="_Toc368050164"/>
      <w:r w:rsidRPr="00E77497">
        <w:t>ToUint32: (Unsigned 32 Bit Integer)</w:t>
      </w:r>
      <w:bookmarkEnd w:id="499"/>
      <w:bookmarkEnd w:id="500"/>
    </w:p>
    <w:p w:rsidR="005D37A2" w:rsidRPr="009C202C" w:rsidRDefault="005D37A2" w:rsidP="005D37A2">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rsidR="005D37A2" w:rsidRPr="00675B74" w:rsidRDefault="005D37A2" w:rsidP="005D37A2">
      <w:pPr>
        <w:pStyle w:val="Alg2"/>
        <w:numPr>
          <w:ilvl w:val="0"/>
          <w:numId w:val="352"/>
        </w:numPr>
      </w:pPr>
      <w:r w:rsidRPr="009C202C">
        <w:t xml:space="preserve">Let </w:t>
      </w:r>
      <w:r w:rsidRPr="009C202C">
        <w:rPr>
          <w:i/>
        </w:rPr>
        <w:t>number</w:t>
      </w:r>
      <w:r w:rsidRPr="00675B74">
        <w:t xml:space="preserve"> be the result of calling ToNumber on the input argument.</w:t>
      </w:r>
    </w:p>
    <w:p w:rsidR="005D37A2" w:rsidRDefault="005D37A2" w:rsidP="005D37A2">
      <w:pPr>
        <w:pStyle w:val="Alg4"/>
        <w:numPr>
          <w:ilvl w:val="0"/>
          <w:numId w:val="352"/>
        </w:numPr>
        <w:contextualSpacing/>
      </w:pPr>
      <w:r>
        <w:t>ReturnIfAbrupt(</w:t>
      </w:r>
      <w:r>
        <w:rPr>
          <w:i/>
        </w:rPr>
        <w:t>number</w:t>
      </w:r>
      <w:r>
        <w:t>).</w:t>
      </w:r>
    </w:p>
    <w:p w:rsidR="005D37A2" w:rsidRPr="00E77497" w:rsidRDefault="005D37A2" w:rsidP="005D37A2">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2"/>
        </w:numPr>
      </w:pPr>
      <w:r w:rsidRPr="00E77497">
        <w:lastRenderedPageBreak/>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2"/>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rsidR="005D37A2" w:rsidRPr="00E77497" w:rsidRDefault="005D37A2" w:rsidP="005D37A2">
      <w:pPr>
        <w:pStyle w:val="Alg2"/>
        <w:numPr>
          <w:ilvl w:val="0"/>
          <w:numId w:val="352"/>
        </w:numPr>
        <w:spacing w:after="220"/>
      </w:pPr>
      <w:r w:rsidRPr="00E77497">
        <w:t xml:space="preserve">Return </w:t>
      </w:r>
      <w:r w:rsidRPr="00E77497">
        <w:rPr>
          <w:i/>
        </w:rPr>
        <w:t>int32bit</w:t>
      </w:r>
      <w:r w:rsidRPr="00E77497">
        <w:t>.</w:t>
      </w:r>
    </w:p>
    <w:p w:rsidR="005D37A2" w:rsidRPr="00E77497" w:rsidRDefault="005D37A2" w:rsidP="005D37A2">
      <w:pPr>
        <w:pStyle w:val="Note"/>
        <w:spacing w:after="120"/>
      </w:pPr>
      <w:r w:rsidRPr="00E77497">
        <w:t>NOTE</w:t>
      </w:r>
      <w:r w:rsidRPr="00E77497">
        <w:tab/>
        <w:t>Given the above definition of ToU</w:t>
      </w:r>
      <w:r>
        <w:t>i</w:t>
      </w:r>
      <w:r w:rsidRPr="00E77497">
        <w:t>nt32:</w:t>
      </w:r>
    </w:p>
    <w:p w:rsidR="005D37A2" w:rsidRPr="00E77497" w:rsidRDefault="005D37A2" w:rsidP="005D37A2">
      <w:pPr>
        <w:pStyle w:val="Note"/>
        <w:numPr>
          <w:ilvl w:val="0"/>
          <w:numId w:val="39"/>
        </w:numPr>
        <w:tabs>
          <w:tab w:val="clear" w:pos="960"/>
          <w:tab w:val="left" w:pos="360"/>
        </w:tabs>
        <w:ind w:left="360"/>
        <w:contextualSpacing/>
      </w:pPr>
      <w:r w:rsidRPr="00E77497">
        <w:t xml:space="preserve">Step </w:t>
      </w:r>
      <w:r>
        <w:t xml:space="preserve">6 </w:t>
      </w:r>
      <w:r w:rsidRPr="00E77497">
        <w:t>is the only difference between ToUint32 and ToInt32.</w:t>
      </w:r>
    </w:p>
    <w:p w:rsidR="005D37A2" w:rsidRPr="00E77497" w:rsidRDefault="005D37A2" w:rsidP="005D37A2">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rsidR="005D37A2" w:rsidRPr="00E77497" w:rsidRDefault="005D37A2" w:rsidP="005D37A2">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rsidR="005D37A2" w:rsidRPr="00E77497" w:rsidRDefault="005D37A2" w:rsidP="005D37A2">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rsidR="005D37A2" w:rsidRPr="00E77497" w:rsidRDefault="005D37A2" w:rsidP="005D37A2">
      <w:pPr>
        <w:pStyle w:val="Heading3"/>
      </w:pPr>
      <w:bookmarkStart w:id="501" w:name="_Toc368050165"/>
      <w:r w:rsidRPr="00E77497">
        <w:t>ToUint16: (Unsigned 16 Bit Integer)</w:t>
      </w:r>
      <w:bookmarkEnd w:id="501"/>
    </w:p>
    <w:p w:rsidR="005D37A2" w:rsidRPr="00E65A34" w:rsidRDefault="005D37A2" w:rsidP="005D37A2">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rsidR="005D37A2" w:rsidRPr="009C202C" w:rsidRDefault="005D37A2" w:rsidP="005D37A2">
      <w:pPr>
        <w:pStyle w:val="Alg2"/>
        <w:numPr>
          <w:ilvl w:val="0"/>
          <w:numId w:val="353"/>
        </w:numPr>
      </w:pPr>
      <w:r w:rsidRPr="009C202C">
        <w:t xml:space="preserve">Let </w:t>
      </w:r>
      <w:r w:rsidRPr="009C202C">
        <w:rPr>
          <w:i/>
        </w:rPr>
        <w:t>number</w:t>
      </w:r>
      <w:r w:rsidRPr="009C202C">
        <w:t xml:space="preserve"> be the result of calling ToNumber on the input argument.</w:t>
      </w:r>
    </w:p>
    <w:p w:rsidR="005D37A2" w:rsidRDefault="005D37A2" w:rsidP="005D37A2">
      <w:pPr>
        <w:pStyle w:val="Alg4"/>
        <w:numPr>
          <w:ilvl w:val="0"/>
          <w:numId w:val="353"/>
        </w:numPr>
        <w:contextualSpacing/>
      </w:pPr>
      <w:r>
        <w:t>ReturnIfAbrupt(</w:t>
      </w:r>
      <w:r>
        <w:rPr>
          <w:i/>
        </w:rPr>
        <w:t>number</w:t>
      </w:r>
      <w:r>
        <w:t>).</w:t>
      </w:r>
    </w:p>
    <w:p w:rsidR="005D37A2" w:rsidRPr="00E77497" w:rsidRDefault="005D37A2" w:rsidP="005D37A2">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3"/>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3"/>
        </w:numPr>
      </w:pPr>
      <w:r w:rsidRPr="00E77497">
        <w:t xml:space="preserve">Let </w:t>
      </w:r>
      <w:r w:rsidRPr="00E77497">
        <w:rPr>
          <w:i/>
        </w:rPr>
        <w:t>int16bit</w:t>
      </w:r>
      <w:r w:rsidRPr="00E77497">
        <w:t xml:space="preserve"> be </w:t>
      </w:r>
      <w:r>
        <w:rPr>
          <w:i/>
        </w:rPr>
        <w:t>int</w:t>
      </w:r>
      <w:r w:rsidRPr="00E77497">
        <w:t xml:space="preserve"> modulo 2</w:t>
      </w:r>
      <w:r w:rsidRPr="00E77497">
        <w:rPr>
          <w:vertAlign w:val="superscript"/>
        </w:rPr>
        <w:t>16</w:t>
      </w:r>
      <w:r w:rsidRPr="00E77497">
        <w:t>.</w:t>
      </w:r>
    </w:p>
    <w:p w:rsidR="005D37A2" w:rsidRPr="00E77497" w:rsidRDefault="005D37A2" w:rsidP="005D37A2">
      <w:pPr>
        <w:pStyle w:val="Alg2"/>
        <w:numPr>
          <w:ilvl w:val="0"/>
          <w:numId w:val="353"/>
        </w:numPr>
        <w:spacing w:after="220"/>
      </w:pPr>
      <w:r w:rsidRPr="00E77497">
        <w:t xml:space="preserve">Return </w:t>
      </w:r>
      <w:r w:rsidRPr="00E77497">
        <w:rPr>
          <w:i/>
        </w:rPr>
        <w:t>int16bit</w:t>
      </w:r>
      <w:r w:rsidRPr="00E77497">
        <w:t>.</w:t>
      </w:r>
    </w:p>
    <w:p w:rsidR="005D37A2" w:rsidRPr="00E77497" w:rsidRDefault="005D37A2" w:rsidP="005D37A2">
      <w:pPr>
        <w:pStyle w:val="Note"/>
        <w:spacing w:after="120"/>
      </w:pPr>
      <w:r w:rsidRPr="00E77497">
        <w:t>NOTE</w:t>
      </w:r>
      <w:r w:rsidRPr="00E77497">
        <w:tab/>
        <w:t>Given the above definition of ToUint16:</w:t>
      </w:r>
    </w:p>
    <w:p w:rsidR="005D37A2" w:rsidRPr="00E77497" w:rsidRDefault="005D37A2" w:rsidP="005D37A2">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rsidR="005D37A2" w:rsidRPr="00E77497" w:rsidRDefault="005D37A2" w:rsidP="005D37A2">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p>
    <w:p w:rsidR="005D37A2" w:rsidRPr="00E77497" w:rsidRDefault="005D37A2" w:rsidP="005D37A2">
      <w:pPr>
        <w:pStyle w:val="Heading3"/>
      </w:pPr>
      <w:bookmarkStart w:id="502" w:name="_Ref366083774"/>
      <w:bookmarkStart w:id="503" w:name="_Toc368050166"/>
      <w:r w:rsidRPr="00E77497">
        <w:t>ToString</w:t>
      </w:r>
      <w:bookmarkEnd w:id="502"/>
      <w:bookmarkEnd w:id="503"/>
    </w:p>
    <w:p w:rsidR="005D37A2" w:rsidRPr="00E77497" w:rsidRDefault="005D37A2" w:rsidP="005D37A2">
      <w:pPr>
        <w:spacing w:after="120"/>
      </w:pPr>
      <w:r w:rsidRPr="00E77497">
        <w:t xml:space="preserve">The abstract operation ToString converts its </w:t>
      </w:r>
      <w:r w:rsidRPr="00FE23BC">
        <w:rPr>
          <w:i/>
        </w:rPr>
        <w:t>argument</w:t>
      </w:r>
      <w:r w:rsidRPr="00E77497">
        <w:t xml:space="preserve"> to a value of type String according to</w:t>
      </w:r>
      <w:r w:rsidR="00CF10B9">
        <w:t xml:space="preserve"> </w:t>
      </w:r>
      <w:r w:rsidR="00CF10B9">
        <w:fldChar w:fldCharType="begin"/>
      </w:r>
      <w:r w:rsidR="00CF10B9">
        <w:instrText xml:space="preserve"> REF _Ref365644810 \h </w:instrText>
      </w:r>
      <w:r w:rsidR="00CF10B9">
        <w:fldChar w:fldCharType="separate"/>
      </w:r>
      <w:r w:rsidR="00460CAC">
        <w:t xml:space="preserve">Table </w:t>
      </w:r>
      <w:r w:rsidR="00460CAC">
        <w:rPr>
          <w:noProof/>
        </w:rPr>
        <w:t>12</w:t>
      </w:r>
      <w:r w:rsidR="00CF10B9">
        <w:fldChar w:fldCharType="end"/>
      </w:r>
      <w:r w:rsidRPr="00E77497">
        <w:t>:</w:t>
      </w:r>
    </w:p>
    <w:p w:rsidR="005D37A2" w:rsidRPr="00E77497" w:rsidRDefault="005D37A2" w:rsidP="005D37A2">
      <w:pPr>
        <w:pStyle w:val="Tabletitle"/>
      </w:pPr>
      <w:bookmarkStart w:id="504" w:name="_Ref365644810"/>
      <w:r>
        <w:t xml:space="preserve">Table </w:t>
      </w:r>
      <w:r>
        <w:fldChar w:fldCharType="begin"/>
      </w:r>
      <w:r>
        <w:instrText xml:space="preserve"> SEQ Table \* ARABIC </w:instrText>
      </w:r>
      <w:r>
        <w:fldChar w:fldCharType="separate"/>
      </w:r>
      <w:r w:rsidR="00460CAC">
        <w:rPr>
          <w:noProof/>
        </w:rPr>
        <w:t>12</w:t>
      </w:r>
      <w:r>
        <w:fldChar w:fldCharType="end"/>
      </w:r>
      <w:bookmarkEnd w:id="504"/>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spacing w:after="60"/>
              <w:rPr>
                <w:rFonts w:ascii="Courier New" w:hAnsi="Courier New" w:cs="Courier New"/>
                <w:b/>
              </w:rPr>
            </w:pPr>
            <w:r w:rsidRPr="00E77497">
              <w:rPr>
                <w:rFonts w:ascii="Courier New" w:hAnsi="Courier New" w:cs="Courier New"/>
                <w:b/>
              </w:rPr>
              <w:t>"undefined"</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spacing w:after="60"/>
              <w:rPr>
                <w:rFonts w:ascii="Courier New" w:hAnsi="Courier New" w:cs="Courier New"/>
                <w:b/>
              </w:rPr>
            </w:pPr>
            <w:r w:rsidRPr="00E77497">
              <w:rPr>
                <w:rFonts w:ascii="Courier New" w:hAnsi="Courier New" w:cs="Courier New"/>
                <w:b/>
              </w:rPr>
              <w:t>"null"</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spacing w:after="60"/>
            </w:pPr>
            <w:r w:rsidRPr="00E77497">
              <w:t xml:space="preserve">If </w:t>
            </w:r>
            <w:r w:rsidRPr="00E83F05">
              <w:rPr>
                <w:i/>
              </w:rPr>
              <w:t>argument</w:t>
            </w:r>
            <w:r w:rsidRPr="00E77497">
              <w:t xml:space="preserve"> is </w:t>
            </w:r>
            <w:r w:rsidRPr="00E77497">
              <w:rPr>
                <w:b/>
              </w:rPr>
              <w:t>true</w:t>
            </w:r>
            <w:r w:rsidRPr="00E77497">
              <w:t xml:space="preserve">, then </w:t>
            </w:r>
            <w:r>
              <w:t>return</w:t>
            </w:r>
            <w:r w:rsidRPr="00E77497">
              <w:t xml:space="preserve"> </w:t>
            </w:r>
            <w:r w:rsidRPr="00E77497">
              <w:rPr>
                <w:rFonts w:ascii="Courier New" w:hAnsi="Courier New" w:cs="Courier New"/>
                <w:b/>
              </w:rPr>
              <w:t>"true"</w:t>
            </w:r>
            <w:r w:rsidRPr="00E77497">
              <w:t>.</w:t>
            </w:r>
          </w:p>
          <w:p w:rsidR="005D37A2" w:rsidRPr="00E77497" w:rsidRDefault="005D37A2" w:rsidP="005D37A2">
            <w:pPr>
              <w:spacing w:after="60"/>
            </w:pPr>
            <w:r w:rsidRPr="00E77497">
              <w:t xml:space="preserve">If </w:t>
            </w:r>
            <w:r w:rsidRPr="00E83F05">
              <w:rPr>
                <w:i/>
              </w:rPr>
              <w:t>argument</w:t>
            </w:r>
            <w:r w:rsidRPr="00E77497">
              <w:t xml:space="preserve"> is </w:t>
            </w:r>
            <w:r w:rsidRPr="00E77497">
              <w:rPr>
                <w:b/>
              </w:rPr>
              <w:t>false</w:t>
            </w:r>
            <w:r w:rsidRPr="00E77497">
              <w:t xml:space="preserve">, then </w:t>
            </w:r>
            <w:r>
              <w:t>return</w:t>
            </w:r>
            <w:r w:rsidRPr="00E77497">
              <w:t xml:space="preserve"> </w:t>
            </w:r>
            <w:r w:rsidRPr="00E77497">
              <w:rPr>
                <w:rFonts w:ascii="Courier New" w:hAnsi="Courier New" w:cs="Courier New"/>
                <w:b/>
              </w:rPr>
              <w:t>"false"</w:t>
            </w:r>
            <w:r w:rsidRPr="00E77497">
              <w:rPr>
                <w:b/>
              </w:rPr>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D45A1D">
            <w:pPr>
              <w:spacing w:after="60"/>
            </w:pPr>
            <w:r w:rsidRPr="00E77497">
              <w:t xml:space="preserve">See </w:t>
            </w:r>
            <w:r w:rsidR="00D45A1D">
              <w:fldChar w:fldCharType="begin"/>
            </w:r>
            <w:r w:rsidR="00D45A1D">
              <w:instrText xml:space="preserve"> REF _Ref365531188 \r \h </w:instrText>
            </w:r>
            <w:r w:rsidR="00D45A1D">
              <w:fldChar w:fldCharType="separate"/>
            </w:r>
            <w:r w:rsidR="00460CAC">
              <w:t>7.1.8.1</w:t>
            </w:r>
            <w:r w:rsidR="00D45A1D">
              <w:fldChar w:fldCharType="end"/>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spacing w:after="60"/>
            </w:pPr>
            <w:r w:rsidRPr="00E77497">
              <w:t xml:space="preserve">Return </w:t>
            </w:r>
            <w:r w:rsidRPr="00E83F05">
              <w:rPr>
                <w:i/>
              </w:rPr>
              <w:t>argument</w:t>
            </w:r>
            <w:r w:rsidRPr="00E77497">
              <w:t xml:space="preserve"> (no conversion)</w:t>
            </w:r>
          </w:p>
        </w:tc>
      </w:tr>
      <w:tr w:rsidR="006A55CE" w:rsidRPr="00E77497" w:rsidTr="005D37A2">
        <w:trPr>
          <w:jc w:val="center"/>
          <w:ins w:id="505" w:author="Rev 19 Allen Wirfs-Brock" w:date="2013-09-24T17:06:00Z"/>
        </w:trPr>
        <w:tc>
          <w:tcPr>
            <w:tcW w:w="1998" w:type="dxa"/>
          </w:tcPr>
          <w:p w:rsidR="006A55CE" w:rsidRPr="00E77497" w:rsidRDefault="006A55CE" w:rsidP="005D37A2">
            <w:pPr>
              <w:keepNext/>
              <w:spacing w:after="60"/>
              <w:rPr>
                <w:ins w:id="506" w:author="Rev 19 Allen Wirfs-Brock" w:date="2013-09-24T17:06:00Z"/>
              </w:rPr>
            </w:pPr>
            <w:ins w:id="507" w:author="Rev 19 Allen Wirfs-Brock" w:date="2013-09-24T17:06:00Z">
              <w:r>
                <w:t>Symbol</w:t>
              </w:r>
            </w:ins>
          </w:p>
        </w:tc>
        <w:tc>
          <w:tcPr>
            <w:tcW w:w="6858" w:type="dxa"/>
          </w:tcPr>
          <w:p w:rsidR="006A55CE" w:rsidRPr="00E77497" w:rsidRDefault="006A55CE" w:rsidP="005D37A2">
            <w:pPr>
              <w:spacing w:after="60"/>
              <w:rPr>
                <w:ins w:id="508" w:author="Rev 19 Allen Wirfs-Brock" w:date="2013-09-24T17:06:00Z"/>
              </w:rPr>
            </w:pPr>
            <w:ins w:id="509" w:author="Rev 19 Allen Wirfs-Brock" w:date="2013-09-24T17:07:00Z">
              <w:r>
                <w:t>Throw a TypeError exception.</w:t>
              </w:r>
            </w:ins>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spacing w:after="60"/>
            </w:pPr>
            <w:r w:rsidRPr="00E77497">
              <w:t>Apply the following steps:</w:t>
            </w:r>
          </w:p>
          <w:p w:rsidR="005D37A2" w:rsidRPr="00E77497" w:rsidRDefault="005D37A2" w:rsidP="005D37A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p>
          <w:p w:rsidR="005D37A2" w:rsidRPr="00E77497" w:rsidRDefault="005D37A2" w:rsidP="005D37A2">
            <w:pPr>
              <w:spacing w:after="0"/>
            </w:pPr>
            <w:r w:rsidRPr="00E77497">
              <w:rPr>
                <w:rFonts w:ascii="Times New Roman" w:hAnsi="Times New Roman"/>
              </w:rPr>
              <w:t>2. Return ToString(</w:t>
            </w:r>
            <w:r w:rsidRPr="00E77497">
              <w:rPr>
                <w:rFonts w:ascii="Times New Roman" w:hAnsi="Times New Roman"/>
                <w:i/>
              </w:rPr>
              <w:t>primValue</w:t>
            </w:r>
            <w:r w:rsidRPr="00E77497">
              <w:rPr>
                <w:rFonts w:ascii="Times New Roman" w:hAnsi="Times New Roman"/>
              </w:rPr>
              <w:t>).</w:t>
            </w:r>
          </w:p>
        </w:tc>
      </w:tr>
    </w:tbl>
    <w:p w:rsidR="005D37A2" w:rsidRPr="00E77497" w:rsidRDefault="005D37A2" w:rsidP="005D37A2">
      <w:pPr>
        <w:pStyle w:val="Heading4"/>
      </w:pPr>
      <w:bookmarkStart w:id="510" w:name="_Ref365531188"/>
      <w:r w:rsidRPr="00E77497">
        <w:t>ToString Applied to the Number Type</w:t>
      </w:r>
      <w:bookmarkEnd w:id="510"/>
    </w:p>
    <w:p w:rsidR="005D37A2" w:rsidRPr="00E77497" w:rsidRDefault="005D37A2" w:rsidP="005D37A2">
      <w:r w:rsidRPr="00E77497">
        <w:t xml:space="preserve">The abstract operation ToString converts a Number </w:t>
      </w:r>
      <w:r w:rsidRPr="00E77497">
        <w:rPr>
          <w:rFonts w:ascii="Times New Roman" w:hAnsi="Times New Roman"/>
          <w:i/>
        </w:rPr>
        <w:t>m</w:t>
      </w:r>
      <w:r w:rsidRPr="00E77497">
        <w:t xml:space="preserve"> to String format as follows:</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rsidR="005D37A2" w:rsidRPr="00E77497" w:rsidRDefault="005D37A2" w:rsidP="005D37A2">
      <w:pPr>
        <w:pStyle w:val="Alg3"/>
        <w:numPr>
          <w:ilvl w:val="0"/>
          <w:numId w:val="913"/>
        </w:numPr>
      </w:pPr>
      <w:r w:rsidRPr="00E77497">
        <w:lastRenderedPageBreak/>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rsidR="005D37A2" w:rsidRPr="00E77497" w:rsidRDefault="005D37A2" w:rsidP="005D37A2">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rsidR="005D37A2" w:rsidRPr="00E77497" w:rsidRDefault="005D37A2" w:rsidP="005D37A2">
      <w:pPr>
        <w:pStyle w:val="Alg3"/>
        <w:numPr>
          <w:ilvl w:val="0"/>
          <w:numId w:val="913"/>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rsidR="005D37A2" w:rsidRPr="00E77497" w:rsidRDefault="005D37A2" w:rsidP="005D37A2">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rsidR="005D37A2" w:rsidRPr="00E77497" w:rsidRDefault="005D37A2" w:rsidP="005D37A2">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5D37A2" w:rsidRPr="00E77497" w:rsidRDefault="005D37A2" w:rsidP="005D37A2">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5D37A2" w:rsidRPr="00E77497" w:rsidRDefault="005D37A2" w:rsidP="005D37A2">
      <w:pPr>
        <w:pStyle w:val="Note"/>
        <w:spacing w:after="60"/>
      </w:pPr>
      <w:r w:rsidRPr="00E77497">
        <w:t>NOTE 1</w:t>
      </w:r>
      <w:r w:rsidRPr="00E77497">
        <w:tab/>
        <w:t>The following observations may be useful as guidelines for implementations, but are not part of the normative requirements of this Standard:</w:t>
      </w:r>
    </w:p>
    <w:p w:rsidR="005D37A2" w:rsidRPr="00E77497" w:rsidRDefault="005D37A2" w:rsidP="005D37A2">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rsidR="005D37A2" w:rsidRPr="00E77497" w:rsidRDefault="005D37A2" w:rsidP="005D37A2">
      <w:pPr>
        <w:pStyle w:val="Note"/>
        <w:numPr>
          <w:ilvl w:val="0"/>
          <w:numId w:val="39"/>
        </w:numPr>
        <w:tabs>
          <w:tab w:val="clear" w:pos="960"/>
          <w:tab w:val="left" w:pos="360"/>
        </w:tabs>
        <w:ind w:left="360"/>
      </w:pPr>
      <w:r w:rsidRPr="00E77497">
        <w:t>The least significant digit of s is not always uniquely determined by the requirements listed in step 5.</w:t>
      </w:r>
    </w:p>
    <w:p w:rsidR="005D37A2" w:rsidRPr="00E77497" w:rsidRDefault="005D37A2" w:rsidP="005D37A2">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rsidR="005D37A2" w:rsidRPr="00E77497" w:rsidRDefault="005D37A2" w:rsidP="005D37A2">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rsidR="005D37A2" w:rsidRPr="00E77497" w:rsidRDefault="005D37A2" w:rsidP="005D37A2">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rsidR="005D37A2" w:rsidRPr="00E77497" w:rsidRDefault="005D37A2" w:rsidP="005D37A2">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rsidR="005D37A2" w:rsidRPr="00E77497" w:rsidRDefault="005D37A2" w:rsidP="005D37A2">
      <w:pPr>
        <w:pStyle w:val="Heading3"/>
      </w:pPr>
      <w:bookmarkStart w:id="511" w:name="_Toc368050167"/>
      <w:r w:rsidRPr="00E77497">
        <w:t>ToObject</w:t>
      </w:r>
      <w:bookmarkEnd w:id="511"/>
    </w:p>
    <w:p w:rsidR="005D37A2" w:rsidRPr="00E77497" w:rsidRDefault="005D37A2" w:rsidP="005D37A2">
      <w:pPr>
        <w:spacing w:after="120"/>
      </w:pPr>
      <w:r w:rsidRPr="00E77497">
        <w:t xml:space="preserve">The abstract operation ToObject converts its </w:t>
      </w:r>
      <w:r w:rsidRPr="00B07504">
        <w:rPr>
          <w:i/>
        </w:rPr>
        <w:t>argument</w:t>
      </w:r>
      <w:r w:rsidRPr="00E77497">
        <w:t xml:space="preserve"> to a value of type Object according to</w:t>
      </w:r>
      <w:r w:rsidR="00CF10B9">
        <w:t xml:space="preserve"> </w:t>
      </w:r>
      <w:r w:rsidR="00CF10B9">
        <w:fldChar w:fldCharType="begin"/>
      </w:r>
      <w:r w:rsidR="00CF10B9">
        <w:instrText xml:space="preserve"> REF _Ref365644811 \h </w:instrText>
      </w:r>
      <w:r w:rsidR="00CF10B9">
        <w:fldChar w:fldCharType="separate"/>
      </w:r>
      <w:r w:rsidR="00460CAC">
        <w:t xml:space="preserve">Table </w:t>
      </w:r>
      <w:r w:rsidR="00460CAC">
        <w:rPr>
          <w:noProof/>
        </w:rPr>
        <w:t>13</w:t>
      </w:r>
      <w:r w:rsidR="00CF10B9">
        <w:fldChar w:fldCharType="end"/>
      </w:r>
      <w:r w:rsidRPr="00E77497">
        <w:t>:</w:t>
      </w:r>
    </w:p>
    <w:p w:rsidR="005D37A2" w:rsidRPr="00E77497" w:rsidRDefault="005D37A2" w:rsidP="005D37A2">
      <w:pPr>
        <w:pStyle w:val="Tabletitle"/>
      </w:pPr>
      <w:bookmarkStart w:id="512" w:name="_Ref365644811"/>
      <w:r>
        <w:lastRenderedPageBreak/>
        <w:t xml:space="preserve">Table </w:t>
      </w:r>
      <w:r>
        <w:fldChar w:fldCharType="begin"/>
      </w:r>
      <w:r>
        <w:instrText xml:space="preserve"> SEQ Table \* ARABIC </w:instrText>
      </w:r>
      <w:r>
        <w:fldChar w:fldCharType="separate"/>
      </w:r>
      <w:r w:rsidR="00460CAC">
        <w:rPr>
          <w:noProof/>
        </w:rPr>
        <w:t>13</w:t>
      </w:r>
      <w:r>
        <w:fldChar w:fldCharType="end"/>
      </w:r>
      <w:bookmarkEnd w:id="512"/>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A51D25">
            <w:pPr>
              <w:keepNext/>
              <w:spacing w:after="60"/>
            </w:pPr>
            <w:r>
              <w:t>Return</w:t>
            </w:r>
            <w:r w:rsidRPr="00E77497">
              <w:t xml:space="preserve"> a new Boolean object whose [[</w:t>
            </w:r>
            <w:r>
              <w:t>BooleanData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_Ref365547985 \r \h </w:instrText>
            </w:r>
            <w:r w:rsidR="00A51D25">
              <w:fldChar w:fldCharType="separate"/>
            </w:r>
            <w:r w:rsidR="00460CAC">
              <w:t>19.3</w:t>
            </w:r>
            <w:r w:rsidR="00A51D25">
              <w:fldChar w:fldCharType="end"/>
            </w:r>
            <w:r w:rsidRPr="00E77497">
              <w:t xml:space="preserve"> for a description of Boolean objects.</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A51D25">
            <w:pPr>
              <w:keepNext/>
              <w:spacing w:after="60"/>
            </w:pPr>
            <w:r>
              <w:t>Return</w:t>
            </w:r>
            <w:r w:rsidRPr="00E77497">
              <w:t xml:space="preserve"> a new Number object whose [[</w:t>
            </w:r>
            <w:r>
              <w:t>NumberData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_Ref365547958 \r \h </w:instrText>
            </w:r>
            <w:r w:rsidR="00A51D25">
              <w:fldChar w:fldCharType="separate"/>
            </w:r>
            <w:r w:rsidR="00460CAC">
              <w:t>20.1</w:t>
            </w:r>
            <w:r w:rsidR="00A51D25">
              <w:fldChar w:fldCharType="end"/>
            </w:r>
            <w:r w:rsidRPr="00E77497">
              <w:t xml:space="preserve"> for a description of Number objects.</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A51D25">
            <w:pPr>
              <w:keepNext/>
              <w:spacing w:after="60"/>
            </w:pPr>
            <w:r>
              <w:t>Return</w:t>
            </w:r>
            <w:r w:rsidRPr="00E77497">
              <w:t xml:space="preserve"> a new String object whose [[</w:t>
            </w:r>
            <w:r>
              <w:t>StringData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_Ref365548027 \r \h </w:instrText>
            </w:r>
            <w:r w:rsidR="00A51D25">
              <w:fldChar w:fldCharType="separate"/>
            </w:r>
            <w:r w:rsidR="00460CAC">
              <w:t>21.1</w:t>
            </w:r>
            <w:r w:rsidR="00A51D25">
              <w:fldChar w:fldCharType="end"/>
            </w:r>
            <w:r w:rsidRPr="00E77497">
              <w:t xml:space="preserve"> for a description of String objects.</w:t>
            </w:r>
          </w:p>
        </w:tc>
      </w:tr>
      <w:tr w:rsidR="00CA269D" w:rsidRPr="00E77497" w:rsidTr="005D37A2">
        <w:trPr>
          <w:jc w:val="center"/>
          <w:ins w:id="513" w:author="Rev 19 Allen Wirfs-Brock" w:date="2013-09-24T14:56:00Z"/>
        </w:trPr>
        <w:tc>
          <w:tcPr>
            <w:tcW w:w="1998" w:type="dxa"/>
          </w:tcPr>
          <w:p w:rsidR="00CA269D" w:rsidRPr="00E77497" w:rsidRDefault="00CA269D" w:rsidP="005D37A2">
            <w:pPr>
              <w:keepNext/>
              <w:spacing w:after="60"/>
              <w:rPr>
                <w:ins w:id="514" w:author="Rev 19 Allen Wirfs-Brock" w:date="2013-09-24T14:56:00Z"/>
              </w:rPr>
            </w:pPr>
            <w:ins w:id="515" w:author="Rev 19 Allen Wirfs-Brock" w:date="2013-09-24T14:56:00Z">
              <w:r>
                <w:t>Symbol</w:t>
              </w:r>
            </w:ins>
          </w:p>
        </w:tc>
        <w:tc>
          <w:tcPr>
            <w:tcW w:w="6858" w:type="dxa"/>
          </w:tcPr>
          <w:p w:rsidR="00CA269D" w:rsidRDefault="00CA269D" w:rsidP="006A55CE">
            <w:pPr>
              <w:keepNext/>
              <w:spacing w:after="60"/>
              <w:rPr>
                <w:ins w:id="516" w:author="Rev 19 Allen Wirfs-Brock" w:date="2013-09-24T14:56:00Z"/>
              </w:rPr>
            </w:pPr>
            <w:ins w:id="517" w:author="Rev 19 Allen Wirfs-Brock" w:date="2013-09-24T14:57:00Z">
              <w:r>
                <w:t>Return</w:t>
              </w:r>
              <w:r w:rsidRPr="00E77497">
                <w:t xml:space="preserve"> a new </w:t>
              </w:r>
              <w:r>
                <w:t>Symbol</w:t>
              </w:r>
              <w:r w:rsidRPr="00E77497">
                <w:t xml:space="preserve"> object whose [[</w:t>
              </w:r>
              <w:r>
                <w:t>SymbolData</w:t>
              </w:r>
              <w:r w:rsidRPr="00E77497">
                <w:t xml:space="preserve">]] internal </w:t>
              </w:r>
              <w:r>
                <w:t xml:space="preserve">data </w:t>
              </w:r>
              <w:r w:rsidRPr="00E77497">
                <w:t xml:space="preserve">property is set to the value of </w:t>
              </w:r>
              <w:r w:rsidRPr="00E83F05">
                <w:rPr>
                  <w:i/>
                </w:rPr>
                <w:t>argument</w:t>
              </w:r>
              <w:r w:rsidRPr="00E77497">
                <w:t xml:space="preserve">. See </w:t>
              </w:r>
            </w:ins>
            <w:ins w:id="518" w:author="Rev 19 Allen Wirfs-Brock" w:date="2013-09-24T16:54:00Z">
              <w:r w:rsidR="006A55CE">
                <w:fldChar w:fldCharType="begin"/>
              </w:r>
              <w:r w:rsidR="006A55CE">
                <w:instrText xml:space="preserve"> REF _Ref367805013 \r \h </w:instrText>
              </w:r>
            </w:ins>
            <w:r w:rsidR="006A55CE">
              <w:fldChar w:fldCharType="separate"/>
            </w:r>
            <w:ins w:id="519" w:author="Rev 19 Allen Wirfs-Brock" w:date="2013-09-27T13:05:00Z">
              <w:r w:rsidR="00460CAC">
                <w:t>19.4</w:t>
              </w:r>
            </w:ins>
            <w:ins w:id="520" w:author="Rev 19 Allen Wirfs-Brock" w:date="2013-09-24T16:54:00Z">
              <w:r w:rsidR="006A55CE">
                <w:fldChar w:fldCharType="end"/>
              </w:r>
            </w:ins>
            <w:ins w:id="521" w:author="Rev 19 Allen Wirfs-Brock" w:date="2013-09-24T14:57:00Z">
              <w:r w:rsidRPr="00E77497">
                <w:t xml:space="preserve"> for a description of </w:t>
              </w:r>
            </w:ins>
            <w:ins w:id="522" w:author="Rev 19 Allen Wirfs-Brock" w:date="2013-09-24T16:53:00Z">
              <w:r w:rsidR="006A55CE">
                <w:t>Symbol</w:t>
              </w:r>
            </w:ins>
            <w:ins w:id="523" w:author="Rev 19 Allen Wirfs-Brock" w:date="2013-09-24T14:57:00Z">
              <w:r w:rsidRPr="00E77497">
                <w:t xml:space="preserve"> objects.</w:t>
              </w:r>
            </w:ins>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t>Return</w:t>
            </w:r>
            <w:r w:rsidRPr="00E77497">
              <w:t xml:space="preserve"> </w:t>
            </w:r>
            <w:r w:rsidRPr="00E83F05">
              <w:rPr>
                <w:i/>
              </w:rPr>
              <w:t>argument</w:t>
            </w:r>
            <w:r w:rsidRPr="00E77497">
              <w:t xml:space="preserve"> (no conversion).</w:t>
            </w:r>
          </w:p>
        </w:tc>
      </w:tr>
    </w:tbl>
    <w:p w:rsidR="005D37A2" w:rsidRPr="00E77497" w:rsidRDefault="005D37A2" w:rsidP="005D37A2">
      <w:pPr>
        <w:pStyle w:val="Heading3"/>
      </w:pPr>
      <w:bookmarkStart w:id="524" w:name="_Toc368050168"/>
      <w:r w:rsidRPr="00E77497">
        <w:t>To</w:t>
      </w:r>
      <w:r>
        <w:t>PropertyKey</w:t>
      </w:r>
      <w:bookmarkEnd w:id="524"/>
      <w:r w:rsidRPr="00E77497">
        <w:t xml:space="preserve"> </w:t>
      </w:r>
    </w:p>
    <w:p w:rsidR="005D37A2" w:rsidRPr="009C202C" w:rsidRDefault="005D37A2" w:rsidP="005D37A2">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rsidR="005D37A2" w:rsidRDefault="005D37A2" w:rsidP="005D37A2">
      <w:pPr>
        <w:pStyle w:val="Alg4"/>
        <w:numPr>
          <w:ilvl w:val="0"/>
          <w:numId w:val="788"/>
        </w:numPr>
        <w:contextualSpacing/>
      </w:pPr>
      <w:r>
        <w:t>ReturnIfAbrupt(</w:t>
      </w:r>
      <w:r>
        <w:rPr>
          <w:i/>
        </w:rPr>
        <w:t>argument</w:t>
      </w:r>
      <w:r>
        <w:t>).</w:t>
      </w:r>
    </w:p>
    <w:p w:rsidR="005D37A2" w:rsidRDefault="005D37A2" w:rsidP="005D37A2">
      <w:pPr>
        <w:pStyle w:val="Alg2"/>
        <w:numPr>
          <w:ilvl w:val="0"/>
          <w:numId w:val="788"/>
        </w:numPr>
      </w:pPr>
      <w:r>
        <w:t xml:space="preserve">If </w:t>
      </w:r>
      <w:ins w:id="525" w:author="Rev 19 Allen Wirfs-Brock" w:date="2013-09-24T14:45:00Z">
        <w:r w:rsidR="00CA269D">
          <w:t>Type(</w:t>
        </w:r>
      </w:ins>
      <w:r w:rsidRPr="006C4D5D">
        <w:rPr>
          <w:i/>
        </w:rPr>
        <w:t>argument</w:t>
      </w:r>
      <w:ins w:id="526" w:author="Rev 19 Allen Wirfs-Brock" w:date="2013-09-24T14:46:00Z">
        <w:r w:rsidR="00CA269D">
          <w:t>)</w:t>
        </w:r>
      </w:ins>
      <w:r>
        <w:t xml:space="preserve"> is </w:t>
      </w:r>
      <w:del w:id="527" w:author="Rev 19 Allen Wirfs-Brock" w:date="2013-09-24T14:46:00Z">
        <w:r w:rsidDel="00CA269D">
          <w:delText xml:space="preserve">an exotic </w:delText>
        </w:r>
      </w:del>
      <w:r>
        <w:t>Symbol</w:t>
      </w:r>
      <w:del w:id="528" w:author="Rev 19 Allen Wirfs-Brock" w:date="2013-09-24T14:46:00Z">
        <w:r w:rsidDel="00CA269D">
          <w:delText xml:space="preserve"> </w:delText>
        </w:r>
      </w:del>
      <w:del w:id="529" w:author="Rev 19 Allen Wirfs-Brock" w:date="2013-09-10T12:56:00Z">
        <w:r w:rsidDel="00E22304">
          <w:delText>Object</w:delText>
        </w:r>
      </w:del>
      <w:r>
        <w:t>, then</w:t>
      </w:r>
    </w:p>
    <w:p w:rsidR="005D37A2" w:rsidRPr="00E77497" w:rsidRDefault="005D37A2" w:rsidP="005D37A2">
      <w:pPr>
        <w:pStyle w:val="Alg2"/>
        <w:numPr>
          <w:ilvl w:val="1"/>
          <w:numId w:val="788"/>
        </w:numPr>
      </w:pPr>
      <w:r>
        <w:t xml:space="preserve">Return </w:t>
      </w:r>
      <w:r w:rsidRPr="006C4D5D">
        <w:rPr>
          <w:i/>
        </w:rPr>
        <w:t>argument</w:t>
      </w:r>
      <w:r>
        <w:t>.</w:t>
      </w:r>
    </w:p>
    <w:p w:rsidR="005D37A2" w:rsidRPr="00E77497" w:rsidRDefault="005D37A2" w:rsidP="005D37A2">
      <w:pPr>
        <w:pStyle w:val="Alg2"/>
        <w:numPr>
          <w:ilvl w:val="0"/>
          <w:numId w:val="788"/>
        </w:numPr>
        <w:spacing w:after="220"/>
      </w:pPr>
      <w:r w:rsidRPr="00E77497">
        <w:t xml:space="preserve">Return </w:t>
      </w:r>
      <w:r>
        <w:t>ToString(</w:t>
      </w:r>
      <w:r>
        <w:rPr>
          <w:i/>
        </w:rPr>
        <w:t>argument</w:t>
      </w:r>
      <w:r>
        <w:t>)</w:t>
      </w:r>
      <w:r w:rsidRPr="00E77497">
        <w:t>.</w:t>
      </w:r>
    </w:p>
    <w:p w:rsidR="005D37A2" w:rsidRPr="00E77497" w:rsidRDefault="005D37A2" w:rsidP="005D37A2">
      <w:pPr>
        <w:pStyle w:val="Heading3"/>
      </w:pPr>
      <w:bookmarkStart w:id="530" w:name="_Toc368050169"/>
      <w:r w:rsidRPr="00E77497">
        <w:t>To</w:t>
      </w:r>
      <w:r>
        <w:t>Length</w:t>
      </w:r>
      <w:bookmarkEnd w:id="530"/>
      <w:r w:rsidRPr="00E77497">
        <w:t xml:space="preserve"> </w:t>
      </w:r>
    </w:p>
    <w:p w:rsidR="005D37A2" w:rsidRPr="009C202C" w:rsidRDefault="005D37A2" w:rsidP="005D37A2">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rsidR="005D37A2" w:rsidRDefault="005D37A2" w:rsidP="005D37A2">
      <w:pPr>
        <w:pStyle w:val="Alg4"/>
        <w:numPr>
          <w:ilvl w:val="0"/>
          <w:numId w:val="1567"/>
        </w:numPr>
        <w:contextualSpacing/>
      </w:pPr>
      <w:r>
        <w:t xml:space="preserve">Let </w:t>
      </w:r>
      <w:r>
        <w:rPr>
          <w:i/>
          <w:iCs/>
        </w:rPr>
        <w:t>len</w:t>
      </w:r>
      <w:r>
        <w:t xml:space="preserve"> be ToInteger(</w:t>
      </w:r>
      <w:r>
        <w:rPr>
          <w:i/>
        </w:rPr>
        <w:t>argument</w:t>
      </w:r>
      <w:r>
        <w:t>).</w:t>
      </w:r>
    </w:p>
    <w:p w:rsidR="005D37A2" w:rsidRDefault="005D37A2" w:rsidP="005D37A2">
      <w:pPr>
        <w:pStyle w:val="Alg4"/>
        <w:numPr>
          <w:ilvl w:val="0"/>
          <w:numId w:val="1567"/>
        </w:numPr>
        <w:contextualSpacing/>
      </w:pPr>
      <w:r>
        <w:t>ReturnIfAbrupt(</w:t>
      </w:r>
      <w:r>
        <w:rPr>
          <w:i/>
          <w:iCs/>
        </w:rPr>
        <w:t>len</w:t>
      </w:r>
      <w:r>
        <w:t>).</w:t>
      </w:r>
    </w:p>
    <w:p w:rsidR="005D37A2" w:rsidRDefault="005D37A2" w:rsidP="005D37A2">
      <w:pPr>
        <w:pStyle w:val="Alg2"/>
        <w:numPr>
          <w:ilvl w:val="0"/>
          <w:numId w:val="1567"/>
        </w:numPr>
      </w:pPr>
      <w:r>
        <w:t xml:space="preserve">If </w:t>
      </w:r>
      <w:r>
        <w:rPr>
          <w:i/>
          <w:iCs/>
        </w:rPr>
        <w:t>len</w:t>
      </w:r>
      <w:r>
        <w:t xml:space="preserve"> ≤ 0, then return 0.</w:t>
      </w:r>
    </w:p>
    <w:p w:rsidR="005D37A2" w:rsidRPr="00E77497" w:rsidRDefault="005D37A2" w:rsidP="005D37A2">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rsidR="005D37A2" w:rsidRDefault="005D37A2" w:rsidP="005D37A2">
      <w:pPr>
        <w:pStyle w:val="Heading2"/>
      </w:pPr>
      <w:bookmarkStart w:id="531" w:name="_Toc368050170"/>
      <w:r>
        <w:t>Testing and Comparison Operations</w:t>
      </w:r>
      <w:bookmarkEnd w:id="531"/>
    </w:p>
    <w:p w:rsidR="005D37A2" w:rsidRPr="00E77497" w:rsidRDefault="005D37A2" w:rsidP="005D37A2">
      <w:pPr>
        <w:pStyle w:val="Heading3"/>
      </w:pPr>
      <w:bookmarkStart w:id="532" w:name="_Toc368050171"/>
      <w:r w:rsidRPr="00E77497">
        <w:t>CheckObjectCoercible</w:t>
      </w:r>
      <w:bookmarkEnd w:id="532"/>
    </w:p>
    <w:p w:rsidR="005D37A2" w:rsidRPr="00E77497" w:rsidRDefault="005D37A2" w:rsidP="005D37A2">
      <w:pPr>
        <w:spacing w:after="120"/>
      </w:pPr>
      <w:r w:rsidRPr="00E77497">
        <w:t>The abstract operation CheckObjectCoercible throws an error if its argument is a value that cannot be converted to an Object using ToObject. It is defined by</w:t>
      </w:r>
      <w:r w:rsidR="00CF10B9">
        <w:t xml:space="preserve"> </w:t>
      </w:r>
      <w:r w:rsidR="00CF10B9">
        <w:fldChar w:fldCharType="begin"/>
      </w:r>
      <w:r w:rsidR="00CF10B9">
        <w:instrText xml:space="preserve"> REF _Ref365644812 \h </w:instrText>
      </w:r>
      <w:r w:rsidR="00CF10B9">
        <w:fldChar w:fldCharType="separate"/>
      </w:r>
      <w:r w:rsidR="00460CAC">
        <w:t xml:space="preserve">Table </w:t>
      </w:r>
      <w:r w:rsidR="00460CAC">
        <w:rPr>
          <w:noProof/>
        </w:rPr>
        <w:t>14</w:t>
      </w:r>
      <w:r w:rsidR="00CF10B9">
        <w:fldChar w:fldCharType="end"/>
      </w:r>
      <w:r w:rsidRPr="00E77497">
        <w:t>:</w:t>
      </w:r>
    </w:p>
    <w:p w:rsidR="005D37A2" w:rsidRPr="00E77497" w:rsidRDefault="005D37A2" w:rsidP="005D37A2">
      <w:pPr>
        <w:pStyle w:val="Tabletitle"/>
      </w:pPr>
      <w:bookmarkStart w:id="533" w:name="_Ref365644812"/>
      <w:r>
        <w:lastRenderedPageBreak/>
        <w:t xml:space="preserve">Table </w:t>
      </w:r>
      <w:r>
        <w:fldChar w:fldCharType="begin"/>
      </w:r>
      <w:r>
        <w:instrText xml:space="preserve"> SEQ Table \* ARABIC </w:instrText>
      </w:r>
      <w:r>
        <w:fldChar w:fldCharType="separate"/>
      </w:r>
      <w:r w:rsidR="00460CAC">
        <w:rPr>
          <w:noProof/>
        </w:rPr>
        <w:t>14</w:t>
      </w:r>
      <w:r>
        <w:fldChar w:fldCharType="end"/>
      </w:r>
      <w:bookmarkEnd w:id="533"/>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5D37A2" w:rsidRPr="004D1BD1" w:rsidTr="005D37A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blPrEx>
          <w:tblLook w:val="0000" w:firstRow="0" w:lastRow="0" w:firstColumn="0" w:lastColumn="0" w:noHBand="0" w:noVBand="0"/>
        </w:tblPrEx>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5D37A2" w:rsidRPr="004D1BD1" w:rsidTr="005D37A2">
        <w:trPr>
          <w:jc w:val="center"/>
        </w:trPr>
        <w:tc>
          <w:tcPr>
            <w:tcW w:w="1998" w:type="dxa"/>
            <w:tcBorders>
              <w:top w:val="nil"/>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t xml:space="preserve"> </w:t>
            </w:r>
            <w:r w:rsidRPr="006E1632">
              <w:rPr>
                <w:i/>
              </w:rPr>
              <w:t>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rsidRPr="006A5E27">
              <w:rPr>
                <w:i/>
              </w:rPr>
              <w:t xml:space="preserve"> 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rsidRPr="006A5E27">
              <w:rPr>
                <w:i/>
              </w:rPr>
              <w:t xml:space="preserve"> argument</w:t>
            </w:r>
          </w:p>
        </w:tc>
      </w:tr>
      <w:tr w:rsidR="006A55CE" w:rsidRPr="004D1BD1" w:rsidTr="005D37A2">
        <w:trPr>
          <w:jc w:val="center"/>
          <w:ins w:id="534" w:author="Rev 19 Allen Wirfs-Brock" w:date="2013-09-24T17:09:00Z"/>
        </w:trPr>
        <w:tc>
          <w:tcPr>
            <w:tcW w:w="1998" w:type="dxa"/>
            <w:tcBorders>
              <w:top w:val="single" w:sz="6" w:space="0" w:color="auto"/>
              <w:left w:val="single" w:sz="6" w:space="0" w:color="auto"/>
              <w:bottom w:val="single" w:sz="6" w:space="0" w:color="auto"/>
              <w:right w:val="single" w:sz="6" w:space="0" w:color="auto"/>
            </w:tcBorders>
          </w:tcPr>
          <w:p w:rsidR="006A55CE" w:rsidRPr="004D1BD1" w:rsidRDefault="006A55CE" w:rsidP="005D37A2">
            <w:pPr>
              <w:keepNext/>
              <w:spacing w:after="60"/>
              <w:rPr>
                <w:ins w:id="535" w:author="Rev 19 Allen Wirfs-Brock" w:date="2013-09-24T17:09:00Z"/>
              </w:rPr>
            </w:pPr>
            <w:ins w:id="536" w:author="Rev 19 Allen Wirfs-Brock" w:date="2013-09-24T17:09:00Z">
              <w:r>
                <w:t>Symbol</w:t>
              </w:r>
            </w:ins>
          </w:p>
        </w:tc>
        <w:tc>
          <w:tcPr>
            <w:tcW w:w="6858" w:type="dxa"/>
            <w:tcBorders>
              <w:top w:val="single" w:sz="6" w:space="0" w:color="auto"/>
              <w:left w:val="single" w:sz="6" w:space="0" w:color="auto"/>
              <w:bottom w:val="single" w:sz="6" w:space="0" w:color="auto"/>
              <w:right w:val="single" w:sz="6" w:space="0" w:color="auto"/>
            </w:tcBorders>
          </w:tcPr>
          <w:p w:rsidR="006A55CE" w:rsidRPr="00E65A34" w:rsidRDefault="006A55CE" w:rsidP="005D37A2">
            <w:pPr>
              <w:keepNext/>
              <w:spacing w:after="60"/>
              <w:rPr>
                <w:ins w:id="537" w:author="Rev 19 Allen Wirfs-Brock" w:date="2013-09-24T17:09:00Z"/>
              </w:rPr>
            </w:pPr>
            <w:ins w:id="538" w:author="Rev 19 Allen Wirfs-Brock" w:date="2013-09-24T17:10:00Z">
              <w:r w:rsidRPr="00E65A34">
                <w:t>Return</w:t>
              </w:r>
              <w:r w:rsidRPr="006A5E27">
                <w:rPr>
                  <w:i/>
                </w:rPr>
                <w:t xml:space="preserve"> argument</w:t>
              </w:r>
            </w:ins>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spacing w:after="60"/>
            </w:pPr>
            <w:r w:rsidRPr="00E65A34">
              <w:t>Return</w:t>
            </w:r>
            <w:r w:rsidRPr="006A5E27">
              <w:rPr>
                <w:i/>
              </w:rPr>
              <w:t xml:space="preserve"> argument</w:t>
            </w:r>
          </w:p>
        </w:tc>
      </w:tr>
    </w:tbl>
    <w:p w:rsidR="005D37A2" w:rsidRPr="004D1BD1" w:rsidRDefault="005D37A2" w:rsidP="005D37A2">
      <w:pPr>
        <w:pStyle w:val="Heading3"/>
      </w:pPr>
      <w:bookmarkStart w:id="539" w:name="_Toc368050172"/>
      <w:r w:rsidRPr="004D1BD1">
        <w:t>IsCallable</w:t>
      </w:r>
      <w:bookmarkEnd w:id="539"/>
    </w:p>
    <w:p w:rsidR="005D37A2" w:rsidRPr="009C202C" w:rsidRDefault="005D37A2" w:rsidP="005D37A2">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rsidR="00CF10B9">
        <w:t xml:space="preserve"> </w:t>
      </w:r>
      <w:r w:rsidR="00CF10B9">
        <w:fldChar w:fldCharType="begin"/>
      </w:r>
      <w:r w:rsidR="00CF10B9">
        <w:instrText xml:space="preserve"> REF _Ref365644813 \h </w:instrText>
      </w:r>
      <w:r w:rsidR="00CF10B9">
        <w:fldChar w:fldCharType="separate"/>
      </w:r>
      <w:r w:rsidR="00460CAC">
        <w:t xml:space="preserve">Table </w:t>
      </w:r>
      <w:r w:rsidR="00460CAC">
        <w:rPr>
          <w:noProof/>
        </w:rPr>
        <w:t>15</w:t>
      </w:r>
      <w:r w:rsidR="00CF10B9">
        <w:fldChar w:fldCharType="end"/>
      </w:r>
      <w:r w:rsidRPr="009C202C">
        <w:t>:</w:t>
      </w:r>
    </w:p>
    <w:p w:rsidR="005D37A2" w:rsidRPr="00E77497" w:rsidRDefault="005D37A2" w:rsidP="005D37A2">
      <w:pPr>
        <w:pStyle w:val="Tabletitle"/>
      </w:pPr>
      <w:bookmarkStart w:id="540" w:name="_Ref365644813"/>
      <w:r>
        <w:t xml:space="preserve">Table </w:t>
      </w:r>
      <w:r>
        <w:fldChar w:fldCharType="begin"/>
      </w:r>
      <w:r>
        <w:instrText xml:space="preserve"> SEQ Table \* ARABIC </w:instrText>
      </w:r>
      <w:r>
        <w:fldChar w:fldCharType="separate"/>
      </w:r>
      <w:r w:rsidR="00460CAC">
        <w:rPr>
          <w:noProof/>
        </w:rPr>
        <w:t>15</w:t>
      </w:r>
      <w:r>
        <w:fldChar w:fldCharType="end"/>
      </w:r>
      <w:bookmarkEnd w:id="540"/>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5D449B">
              <w:rPr>
                <w:rFonts w:ascii="Times New Roman" w:hAnsi="Times New Roman"/>
                <w:i/>
              </w:rPr>
              <w:t>argument</w:t>
            </w:r>
            <w:r>
              <w:t xml:space="preserve"> is an abrupt completion, return </w:t>
            </w:r>
            <w:r w:rsidRPr="00002F60">
              <w:rPr>
                <w:rFonts w:ascii="Times New Roman" w:hAnsi="Times New Roman"/>
                <w:i/>
              </w:rPr>
              <w:t>argument</w:t>
            </w:r>
            <w:r>
              <w:t>. Otherwise return IsCallable(</w:t>
            </w:r>
            <w:r w:rsidRPr="005D449B">
              <w:rPr>
                <w:rFonts w:ascii="Times New Roman" w:hAnsi="Times New Roman"/>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tabs>
                <w:tab w:val="left" w:pos="980"/>
              </w:tabs>
              <w:spacing w:after="60"/>
            </w:pPr>
            <w:r w:rsidRPr="00E77497">
              <w:t>String</w:t>
            </w:r>
            <w:r>
              <w:tab/>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6A55CE" w:rsidRPr="00E77497" w:rsidTr="005D37A2">
        <w:trPr>
          <w:jc w:val="center"/>
          <w:ins w:id="541" w:author="Rev 19 Allen Wirfs-Brock" w:date="2013-09-24T17:10:00Z"/>
        </w:trPr>
        <w:tc>
          <w:tcPr>
            <w:tcW w:w="1998" w:type="dxa"/>
          </w:tcPr>
          <w:p w:rsidR="006A55CE" w:rsidRPr="00E77497" w:rsidRDefault="006A55CE" w:rsidP="005D37A2">
            <w:pPr>
              <w:keepNext/>
              <w:tabs>
                <w:tab w:val="left" w:pos="980"/>
              </w:tabs>
              <w:spacing w:after="60"/>
              <w:rPr>
                <w:ins w:id="542" w:author="Rev 19 Allen Wirfs-Brock" w:date="2013-09-24T17:10:00Z"/>
              </w:rPr>
            </w:pPr>
            <w:ins w:id="543" w:author="Rev 19 Allen Wirfs-Brock" w:date="2013-09-24T17:10:00Z">
              <w:r>
                <w:t>Symbol</w:t>
              </w:r>
            </w:ins>
          </w:p>
        </w:tc>
        <w:tc>
          <w:tcPr>
            <w:tcW w:w="6858" w:type="dxa"/>
          </w:tcPr>
          <w:p w:rsidR="006A55CE" w:rsidRPr="00E77497" w:rsidRDefault="006A55CE" w:rsidP="005D37A2">
            <w:pPr>
              <w:keepNext/>
              <w:spacing w:after="60"/>
              <w:rPr>
                <w:ins w:id="544" w:author="Rev 19 Allen Wirfs-Brock" w:date="2013-09-24T17:10:00Z"/>
              </w:rPr>
            </w:pPr>
            <w:ins w:id="545" w:author="Rev 19 Allen Wirfs-Brock" w:date="2013-09-24T17:11:00Z">
              <w:r w:rsidRPr="00E77497">
                <w:t xml:space="preserve">Return </w:t>
              </w:r>
              <w:r w:rsidRPr="00E77497">
                <w:rPr>
                  <w:b/>
                </w:rPr>
                <w:t>false</w:t>
              </w:r>
              <w:r w:rsidRPr="00E77497">
                <w:t>.</w:t>
              </w:r>
            </w:ins>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rsidR="005D37A2" w:rsidRPr="00E77497" w:rsidRDefault="005D37A2" w:rsidP="005D37A2">
      <w:pPr>
        <w:pStyle w:val="Heading3"/>
      </w:pPr>
      <w:bookmarkStart w:id="546" w:name="_Ref365530473"/>
      <w:bookmarkStart w:id="547" w:name="_Ref365540494"/>
      <w:bookmarkStart w:id="548" w:name="_Toc368050173"/>
      <w:r w:rsidRPr="00E77497">
        <w:t>SameValue</w:t>
      </w:r>
      <w:r>
        <w:t>(x, y)</w:t>
      </w:r>
      <w:bookmarkEnd w:id="546"/>
      <w:bookmarkEnd w:id="547"/>
      <w:bookmarkEnd w:id="548"/>
    </w:p>
    <w:p w:rsidR="005D37A2" w:rsidRPr="00E77497" w:rsidRDefault="005D37A2" w:rsidP="005D37A2">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5D37A2" w:rsidRDefault="005D37A2" w:rsidP="005D37A2">
      <w:pPr>
        <w:pStyle w:val="Alg4"/>
        <w:numPr>
          <w:ilvl w:val="0"/>
          <w:numId w:val="355"/>
        </w:numPr>
        <w:contextualSpacing/>
      </w:pPr>
      <w:r>
        <w:t>ReturnIfAbrupt(</w:t>
      </w:r>
      <w:r>
        <w:rPr>
          <w:i/>
        </w:rPr>
        <w:t>x</w:t>
      </w:r>
      <w:r>
        <w:t>).</w:t>
      </w:r>
    </w:p>
    <w:p w:rsidR="005D37A2" w:rsidRDefault="005D37A2" w:rsidP="005D37A2">
      <w:pPr>
        <w:pStyle w:val="Alg4"/>
        <w:numPr>
          <w:ilvl w:val="0"/>
          <w:numId w:val="355"/>
        </w:numPr>
        <w:contextualSpacing/>
      </w:pPr>
      <w:r>
        <w:t>ReturnIfAbrupt(</w:t>
      </w:r>
      <w:r>
        <w:rPr>
          <w:i/>
        </w:rPr>
        <w:t>y</w:t>
      </w:r>
      <w:r>
        <w:t>).</w:t>
      </w:r>
    </w:p>
    <w:p w:rsidR="005D37A2" w:rsidRPr="00E77497" w:rsidRDefault="005D37A2" w:rsidP="005D37A2">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5D37A2" w:rsidRPr="00E77497" w:rsidRDefault="005D37A2" w:rsidP="005D37A2">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rsidR="005D37A2" w:rsidRPr="00E77497" w:rsidRDefault="005D37A2" w:rsidP="005D37A2">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rsidR="005D37A2" w:rsidRPr="00E77497" w:rsidRDefault="005D37A2" w:rsidP="005D37A2">
      <w:pPr>
        <w:pStyle w:val="Alg4"/>
        <w:numPr>
          <w:ilvl w:val="0"/>
          <w:numId w:val="355"/>
        </w:numPr>
      </w:pPr>
      <w:r w:rsidRPr="00E77497">
        <w:t>If Type(</w:t>
      </w:r>
      <w:r w:rsidRPr="00E77497">
        <w:rPr>
          <w:i/>
        </w:rPr>
        <w:t>x</w:t>
      </w:r>
      <w:r w:rsidRPr="00E77497">
        <w:t>) is Number, then</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5D37A2" w:rsidRPr="00E77497" w:rsidRDefault="005D37A2" w:rsidP="005D37A2">
      <w:pPr>
        <w:pStyle w:val="Alg4"/>
        <w:numPr>
          <w:ilvl w:val="1"/>
          <w:numId w:val="355"/>
        </w:numPr>
      </w:pPr>
      <w:r w:rsidRPr="00E77497">
        <w:t xml:space="preserve">Return </w:t>
      </w:r>
      <w:r w:rsidRPr="00E77497">
        <w:rPr>
          <w:b/>
        </w:rPr>
        <w:t>false</w:t>
      </w:r>
      <w:r w:rsidRPr="00E77497">
        <w:t>.</w:t>
      </w:r>
    </w:p>
    <w:p w:rsidR="005D37A2" w:rsidRDefault="005D37A2" w:rsidP="005D37A2">
      <w:pPr>
        <w:pStyle w:val="Alg4"/>
        <w:numPr>
          <w:ilvl w:val="0"/>
          <w:numId w:val="355"/>
        </w:numPr>
      </w:pPr>
      <w:r w:rsidRPr="00E77497">
        <w:t>If Type(</w:t>
      </w:r>
      <w:r w:rsidRPr="00E77497">
        <w:rPr>
          <w:i/>
        </w:rPr>
        <w:t>x</w:t>
      </w:r>
      <w:r w:rsidRPr="00E77497">
        <w:t>) is String, then</w:t>
      </w:r>
    </w:p>
    <w:p w:rsidR="005D37A2" w:rsidRPr="00E77497" w:rsidRDefault="005D37A2" w:rsidP="005D37A2">
      <w:pPr>
        <w:pStyle w:val="Alg4"/>
        <w:numPr>
          <w:ilvl w:val="1"/>
          <w:numId w:val="3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Default="005D37A2" w:rsidP="005D37A2">
      <w:pPr>
        <w:pStyle w:val="Alg4"/>
        <w:numPr>
          <w:ilvl w:val="0"/>
          <w:numId w:val="355"/>
        </w:numPr>
      </w:pPr>
      <w:r w:rsidRPr="00E77497">
        <w:t>If Type(</w:t>
      </w:r>
      <w:r w:rsidRPr="00E77497">
        <w:rPr>
          <w:i/>
        </w:rPr>
        <w:t>x</w:t>
      </w:r>
      <w:r w:rsidRPr="00E77497">
        <w:t xml:space="preserve">) is Boolean, </w:t>
      </w:r>
      <w:r>
        <w:t>then</w:t>
      </w:r>
    </w:p>
    <w:p w:rsidR="005D37A2" w:rsidRPr="00E77497" w:rsidRDefault="005D37A2" w:rsidP="005D37A2">
      <w:pPr>
        <w:pStyle w:val="Alg4"/>
        <w:numPr>
          <w:ilvl w:val="1"/>
          <w:numId w:val="3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6A55CE" w:rsidRDefault="006A55CE" w:rsidP="006A55CE">
      <w:pPr>
        <w:pStyle w:val="Alg4"/>
        <w:numPr>
          <w:ilvl w:val="0"/>
          <w:numId w:val="355"/>
        </w:numPr>
        <w:rPr>
          <w:ins w:id="549" w:author="Rev 19 Allen Wirfs-Brock" w:date="2013-09-24T17:11:00Z"/>
        </w:rPr>
      </w:pPr>
      <w:ins w:id="550" w:author="Rev 19 Allen Wirfs-Brock" w:date="2013-09-24T17:11:00Z">
        <w:r w:rsidRPr="00E77497">
          <w:t>If Type(</w:t>
        </w:r>
        <w:r w:rsidRPr="00E77497">
          <w:rPr>
            <w:i/>
          </w:rPr>
          <w:t>x</w:t>
        </w:r>
        <w:r w:rsidRPr="00E77497">
          <w:t xml:space="preserve">) is </w:t>
        </w:r>
        <w:r>
          <w:t>Symbol</w:t>
        </w:r>
        <w:r w:rsidRPr="00E77497">
          <w:t xml:space="preserve">, </w:t>
        </w:r>
        <w:r>
          <w:t>then</w:t>
        </w:r>
      </w:ins>
    </w:p>
    <w:p w:rsidR="006A55CE" w:rsidRPr="00E77497" w:rsidRDefault="006A55CE" w:rsidP="006A55CE">
      <w:pPr>
        <w:pStyle w:val="Alg4"/>
        <w:numPr>
          <w:ilvl w:val="1"/>
          <w:numId w:val="355"/>
        </w:numPr>
        <w:rPr>
          <w:ins w:id="551" w:author="Rev 19 Allen Wirfs-Brock" w:date="2013-09-24T17:11:00Z"/>
        </w:rPr>
      </w:pPr>
      <w:ins w:id="552" w:author="Rev 19 Allen Wirfs-Brock" w:date="2013-09-24T17:11:00Z">
        <w:r>
          <w:t>I</w:t>
        </w:r>
        <w:r w:rsidRPr="00E77497">
          <w:t xml:space="preserve">f </w:t>
        </w:r>
        <w:r w:rsidRPr="00E77497">
          <w:rPr>
            <w:i/>
          </w:rPr>
          <w:t>x</w:t>
        </w:r>
        <w:r w:rsidRPr="00E77497">
          <w:t xml:space="preserve"> and </w:t>
        </w:r>
        <w:r w:rsidRPr="00E77497">
          <w:rPr>
            <w:i/>
          </w:rPr>
          <w:t>y</w:t>
        </w:r>
        <w:r w:rsidRPr="00E77497">
          <w:t xml:space="preserve"> are both </w:t>
        </w:r>
      </w:ins>
      <w:ins w:id="553" w:author="Rev 19 Allen Wirfs-Brock" w:date="2013-09-24T17:12:00Z">
        <w:r>
          <w:t>the same Symbol value</w:t>
        </w:r>
      </w:ins>
      <w:ins w:id="554" w:author="Rev 19 Allen Wirfs-Brock" w:date="2013-09-24T17:11:00Z">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ins>
    </w:p>
    <w:p w:rsidR="005D37A2" w:rsidRPr="00E77497" w:rsidRDefault="005D37A2" w:rsidP="005D37A2">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5D37A2" w:rsidRPr="00E77497" w:rsidRDefault="005D37A2" w:rsidP="005D37A2">
      <w:pPr>
        <w:pStyle w:val="Heading3"/>
      </w:pPr>
      <w:bookmarkStart w:id="555" w:name="_Toc368050174"/>
      <w:r w:rsidRPr="00E77497">
        <w:lastRenderedPageBreak/>
        <w:t>SameValue</w:t>
      </w:r>
      <w:r>
        <w:t>Zero(x, y)</w:t>
      </w:r>
      <w:bookmarkEnd w:id="555"/>
    </w:p>
    <w:p w:rsidR="005D37A2" w:rsidRPr="00E77497" w:rsidRDefault="005D37A2" w:rsidP="005D37A2">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5D37A2" w:rsidRDefault="005D37A2" w:rsidP="005D37A2">
      <w:pPr>
        <w:pStyle w:val="Alg4"/>
        <w:numPr>
          <w:ilvl w:val="0"/>
          <w:numId w:val="1359"/>
        </w:numPr>
        <w:contextualSpacing/>
      </w:pPr>
      <w:r>
        <w:t>ReturnIfAbrupt(</w:t>
      </w:r>
      <w:r>
        <w:rPr>
          <w:i/>
        </w:rPr>
        <w:t>x</w:t>
      </w:r>
      <w:r>
        <w:t>).</w:t>
      </w:r>
    </w:p>
    <w:p w:rsidR="005D37A2" w:rsidRDefault="005D37A2" w:rsidP="005D37A2">
      <w:pPr>
        <w:pStyle w:val="Alg4"/>
        <w:numPr>
          <w:ilvl w:val="0"/>
          <w:numId w:val="1359"/>
        </w:numPr>
        <w:contextualSpacing/>
      </w:pPr>
      <w:r>
        <w:t>ReturnIfAbrupt(</w:t>
      </w:r>
      <w:r>
        <w:rPr>
          <w:i/>
        </w:rPr>
        <w:t>y</w:t>
      </w:r>
      <w:r>
        <w:t>).</w:t>
      </w:r>
    </w:p>
    <w:p w:rsidR="005D37A2" w:rsidRPr="00E77497" w:rsidRDefault="005D37A2" w:rsidP="005D37A2">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5D37A2" w:rsidRPr="00E77497" w:rsidRDefault="005D37A2" w:rsidP="005D37A2">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rsidR="005D37A2" w:rsidRPr="00E77497" w:rsidRDefault="005D37A2" w:rsidP="005D37A2">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rsidR="005D37A2" w:rsidRPr="00E77497" w:rsidRDefault="005D37A2" w:rsidP="005D37A2">
      <w:pPr>
        <w:pStyle w:val="Alg4"/>
        <w:numPr>
          <w:ilvl w:val="0"/>
          <w:numId w:val="1359"/>
        </w:numPr>
      </w:pPr>
      <w:r w:rsidRPr="00E77497">
        <w:t>If Type(</w:t>
      </w:r>
      <w:r w:rsidRPr="00E77497">
        <w:rPr>
          <w:i/>
        </w:rPr>
        <w:t>x</w:t>
      </w:r>
      <w:r w:rsidRPr="00E77497">
        <w:t>) is Number, then</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5D37A2" w:rsidRPr="00E77497" w:rsidRDefault="005D37A2" w:rsidP="005D37A2">
      <w:pPr>
        <w:pStyle w:val="Alg4"/>
        <w:numPr>
          <w:ilvl w:val="1"/>
          <w:numId w:val="1359"/>
        </w:numPr>
      </w:pPr>
      <w:r w:rsidRPr="00E77497">
        <w:t xml:space="preserve">Return </w:t>
      </w:r>
      <w:r w:rsidRPr="00E77497">
        <w:rPr>
          <w:b/>
        </w:rPr>
        <w:t>false</w:t>
      </w:r>
      <w:r w:rsidRPr="00E77497">
        <w:t>.</w:t>
      </w:r>
    </w:p>
    <w:p w:rsidR="005D37A2" w:rsidRDefault="005D37A2" w:rsidP="005D37A2">
      <w:pPr>
        <w:pStyle w:val="Alg4"/>
        <w:numPr>
          <w:ilvl w:val="0"/>
          <w:numId w:val="1359"/>
        </w:numPr>
      </w:pPr>
      <w:r w:rsidRPr="00E77497">
        <w:t>If Type(</w:t>
      </w:r>
      <w:r w:rsidRPr="00E77497">
        <w:rPr>
          <w:i/>
        </w:rPr>
        <w:t>x</w:t>
      </w:r>
      <w:r w:rsidRPr="00E77497">
        <w:t>) is String, then</w:t>
      </w:r>
    </w:p>
    <w:p w:rsidR="005D37A2" w:rsidRPr="00E77497" w:rsidRDefault="005D37A2" w:rsidP="005D37A2">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Default="005D37A2" w:rsidP="005D37A2">
      <w:pPr>
        <w:pStyle w:val="Alg4"/>
        <w:numPr>
          <w:ilvl w:val="0"/>
          <w:numId w:val="1359"/>
        </w:numPr>
      </w:pPr>
      <w:r w:rsidRPr="00E77497">
        <w:t>If Type(</w:t>
      </w:r>
      <w:r w:rsidRPr="00E77497">
        <w:rPr>
          <w:i/>
        </w:rPr>
        <w:t>x</w:t>
      </w:r>
      <w:r w:rsidRPr="00E77497">
        <w:t xml:space="preserve">) is Boolean, </w:t>
      </w:r>
      <w:r>
        <w:t>then</w:t>
      </w:r>
    </w:p>
    <w:p w:rsidR="005D37A2" w:rsidRPr="00E77497" w:rsidRDefault="005D37A2" w:rsidP="005D37A2">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6A55CE" w:rsidRDefault="006A55CE" w:rsidP="006A55CE">
      <w:pPr>
        <w:pStyle w:val="Alg4"/>
        <w:numPr>
          <w:ilvl w:val="0"/>
          <w:numId w:val="1359"/>
        </w:numPr>
        <w:rPr>
          <w:ins w:id="556" w:author="Rev 19 Allen Wirfs-Brock" w:date="2013-09-24T17:13:00Z"/>
        </w:rPr>
      </w:pPr>
      <w:ins w:id="557" w:author="Rev 19 Allen Wirfs-Brock" w:date="2013-09-24T17:13:00Z">
        <w:r w:rsidRPr="00E77497">
          <w:t>If Type(</w:t>
        </w:r>
        <w:r w:rsidRPr="00E77497">
          <w:rPr>
            <w:i/>
          </w:rPr>
          <w:t>x</w:t>
        </w:r>
        <w:r w:rsidRPr="00E77497">
          <w:t xml:space="preserve">) is </w:t>
        </w:r>
        <w:r>
          <w:t>Symbol</w:t>
        </w:r>
        <w:r w:rsidRPr="00E77497">
          <w:t xml:space="preserve">, </w:t>
        </w:r>
        <w:r>
          <w:t>then</w:t>
        </w:r>
      </w:ins>
    </w:p>
    <w:p w:rsidR="006A55CE" w:rsidRPr="00E77497" w:rsidRDefault="006A55CE" w:rsidP="006A55CE">
      <w:pPr>
        <w:pStyle w:val="Alg4"/>
        <w:numPr>
          <w:ilvl w:val="1"/>
          <w:numId w:val="1359"/>
        </w:numPr>
        <w:rPr>
          <w:ins w:id="558" w:author="Rev 19 Allen Wirfs-Brock" w:date="2013-09-24T17:13:00Z"/>
        </w:rPr>
      </w:pPr>
      <w:ins w:id="559" w:author="Rev 19 Allen Wirfs-Brock" w:date="2013-09-24T17:13:00Z">
        <w:r>
          <w:t>I</w:t>
        </w:r>
        <w:r w:rsidRPr="00E77497">
          <w:t xml:space="preserve">f </w:t>
        </w:r>
        <w:r w:rsidRPr="00E77497">
          <w:rPr>
            <w:i/>
          </w:rPr>
          <w:t>x</w:t>
        </w:r>
        <w:r w:rsidRPr="00E77497">
          <w:t xml:space="preserve"> and </w:t>
        </w:r>
        <w:r w:rsidRPr="00E77497">
          <w:rPr>
            <w:i/>
          </w:rPr>
          <w:t>y</w:t>
        </w:r>
        <w:r w:rsidRPr="00E77497">
          <w:t xml:space="preserve"> are both </w:t>
        </w:r>
        <w:r>
          <w:t>the same Symbol value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ins>
    </w:p>
    <w:p w:rsidR="005D37A2" w:rsidRPr="00E77497" w:rsidRDefault="005D37A2" w:rsidP="005D37A2">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5D37A2" w:rsidRDefault="005D37A2" w:rsidP="005D37A2">
      <w:pPr>
        <w:pStyle w:val="Note"/>
      </w:pPr>
      <w:r>
        <w:t>NOTE</w:t>
      </w:r>
      <w:r>
        <w:tab/>
        <w:t>SameValueZero differs from SameValue only in its treatment of +0 and -0.</w:t>
      </w:r>
    </w:p>
    <w:p w:rsidR="005D37A2" w:rsidRPr="004D1BD1" w:rsidRDefault="005D37A2" w:rsidP="005D37A2">
      <w:pPr>
        <w:pStyle w:val="Heading3"/>
      </w:pPr>
      <w:bookmarkStart w:id="560" w:name="_Toc368050175"/>
      <w:r w:rsidRPr="004D1BD1">
        <w:t>Is</w:t>
      </w:r>
      <w:r>
        <w:t>Constructor</w:t>
      </w:r>
      <w:bookmarkEnd w:id="560"/>
    </w:p>
    <w:p w:rsidR="005D37A2" w:rsidRDefault="005D37A2" w:rsidP="005D37A2">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rsidR="005D37A2" w:rsidRDefault="005D37A2" w:rsidP="005D37A2">
      <w:pPr>
        <w:pStyle w:val="Alg4"/>
        <w:numPr>
          <w:ilvl w:val="0"/>
          <w:numId w:val="1102"/>
        </w:numPr>
        <w:contextualSpacing/>
      </w:pPr>
      <w:r>
        <w:t>ReturnIfAbrupt(</w:t>
      </w:r>
      <w:r w:rsidRPr="008C06E6">
        <w:rPr>
          <w:i/>
        </w:rPr>
        <w:t>argument</w:t>
      </w:r>
      <w:r>
        <w:t>).</w:t>
      </w:r>
    </w:p>
    <w:p w:rsidR="005D37A2" w:rsidRDefault="005D37A2" w:rsidP="005D37A2">
      <w:pPr>
        <w:pStyle w:val="Alg4"/>
        <w:numPr>
          <w:ilvl w:val="0"/>
          <w:numId w:val="1102"/>
        </w:numPr>
        <w:contextualSpacing/>
      </w:pPr>
      <w:r>
        <w:t>If Type(</w:t>
      </w:r>
      <w:r w:rsidRPr="008C06E6">
        <w:rPr>
          <w:i/>
        </w:rPr>
        <w:t>argument</w:t>
      </w:r>
      <w:r>
        <w:t xml:space="preserve">) is not Object, return </w:t>
      </w:r>
      <w:r w:rsidRPr="008C06E6">
        <w:rPr>
          <w:b/>
        </w:rPr>
        <w:t>false</w:t>
      </w:r>
      <w:r>
        <w:t>.</w:t>
      </w:r>
    </w:p>
    <w:p w:rsidR="005D37A2" w:rsidRDefault="005D37A2" w:rsidP="005D37A2">
      <w:pPr>
        <w:pStyle w:val="Alg4"/>
        <w:numPr>
          <w:ilvl w:val="0"/>
          <w:numId w:val="1102"/>
        </w:numPr>
      </w:pPr>
      <w:r>
        <w:t xml:space="preserve">If </w:t>
      </w:r>
      <w:r>
        <w:rPr>
          <w:i/>
          <w:iCs/>
        </w:rPr>
        <w:t>argument</w:t>
      </w:r>
      <w:r>
        <w:t xml:space="preserve"> has a [[Construct]] internal method, return </w:t>
      </w:r>
      <w:r>
        <w:rPr>
          <w:b/>
        </w:rPr>
        <w:t>true</w:t>
      </w:r>
      <w:r>
        <w:t>.</w:t>
      </w:r>
    </w:p>
    <w:p w:rsidR="005D37A2" w:rsidRDefault="005D37A2" w:rsidP="005D37A2">
      <w:pPr>
        <w:pStyle w:val="Alg4"/>
        <w:numPr>
          <w:ilvl w:val="0"/>
          <w:numId w:val="1102"/>
        </w:numPr>
        <w:spacing w:after="240"/>
      </w:pPr>
      <w:r>
        <w:t>R</w:t>
      </w:r>
      <w:r w:rsidRPr="00E77497">
        <w:t xml:space="preserve">eturn </w:t>
      </w:r>
      <w:r w:rsidRPr="00E77497">
        <w:rPr>
          <w:b/>
        </w:rPr>
        <w:t>false</w:t>
      </w:r>
      <w:r w:rsidRPr="00E77497">
        <w:t>.</w:t>
      </w:r>
    </w:p>
    <w:p w:rsidR="005D37A2" w:rsidRDefault="005D37A2" w:rsidP="005D37A2">
      <w:pPr>
        <w:pStyle w:val="Heading3"/>
      </w:pPr>
      <w:bookmarkStart w:id="561" w:name="_Toc368050176"/>
      <w:r>
        <w:t>IsPropertyKey</w:t>
      </w:r>
      <w:bookmarkEnd w:id="561"/>
    </w:p>
    <w:p w:rsidR="005D37A2" w:rsidRPr="00755B7E" w:rsidRDefault="005D37A2" w:rsidP="005D37A2">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rsidR="005D37A2" w:rsidRDefault="005D37A2" w:rsidP="005D37A2">
      <w:pPr>
        <w:pStyle w:val="Alg4"/>
        <w:numPr>
          <w:ilvl w:val="0"/>
          <w:numId w:val="1272"/>
        </w:numPr>
        <w:contextualSpacing/>
      </w:pPr>
      <w:r>
        <w:t>ReturnIfAbrupt(</w:t>
      </w:r>
      <w:r w:rsidRPr="008C06E6">
        <w:rPr>
          <w:i/>
        </w:rPr>
        <w:t>argument</w:t>
      </w:r>
      <w:r>
        <w:t>).</w:t>
      </w:r>
    </w:p>
    <w:p w:rsidR="005D37A2" w:rsidRDefault="005D37A2" w:rsidP="005D37A2">
      <w:pPr>
        <w:pStyle w:val="Alg4"/>
        <w:numPr>
          <w:ilvl w:val="0"/>
          <w:numId w:val="1272"/>
        </w:numPr>
        <w:contextualSpacing/>
      </w:pPr>
      <w:r>
        <w:t>If Type(</w:t>
      </w:r>
      <w:r w:rsidRPr="008C06E6">
        <w:rPr>
          <w:i/>
        </w:rPr>
        <w:t>argument</w:t>
      </w:r>
      <w:r>
        <w:t xml:space="preserve">) is String, return </w:t>
      </w:r>
      <w:r>
        <w:rPr>
          <w:b/>
        </w:rPr>
        <w:t>true</w:t>
      </w:r>
      <w:r>
        <w:t>.</w:t>
      </w:r>
    </w:p>
    <w:p w:rsidR="005D37A2" w:rsidRDefault="005D37A2" w:rsidP="005D37A2">
      <w:pPr>
        <w:pStyle w:val="Alg4"/>
        <w:numPr>
          <w:ilvl w:val="0"/>
          <w:numId w:val="1272"/>
        </w:numPr>
      </w:pPr>
      <w:r>
        <w:t>If Type(</w:t>
      </w:r>
      <w:r w:rsidRPr="008C06E6">
        <w:rPr>
          <w:i/>
        </w:rPr>
        <w:t>argument</w:t>
      </w:r>
      <w:r>
        <w:t xml:space="preserve">) is </w:t>
      </w:r>
      <w:del w:id="562" w:author="Rev 19 Allen Wirfs-Brock" w:date="2013-09-24T14:47:00Z">
        <w:r w:rsidDel="00CA269D">
          <w:delText xml:space="preserve">Object </w:delText>
        </w:r>
      </w:del>
      <w:ins w:id="563" w:author="Rev 19 Allen Wirfs-Brock" w:date="2013-09-24T14:47:00Z">
        <w:r w:rsidR="00CA269D">
          <w:t>Symbol</w:t>
        </w:r>
      </w:ins>
      <w:del w:id="564" w:author="Rev 19 Allen Wirfs-Brock" w:date="2013-09-24T14:47:00Z">
        <w:r w:rsidDel="00CA269D">
          <w:delText xml:space="preserve">and </w:delText>
        </w:r>
        <w:r w:rsidDel="00CA269D">
          <w:rPr>
            <w:i/>
            <w:iCs/>
          </w:rPr>
          <w:delText>argument</w:delText>
        </w:r>
        <w:r w:rsidDel="00CA269D">
          <w:delText xml:space="preserve"> is an exotic Symbol object</w:delText>
        </w:r>
      </w:del>
      <w:r>
        <w:t xml:space="preserve">, return </w:t>
      </w:r>
      <w:r>
        <w:rPr>
          <w:b/>
        </w:rPr>
        <w:t>true</w:t>
      </w:r>
      <w:r>
        <w:t>.</w:t>
      </w:r>
    </w:p>
    <w:p w:rsidR="005D37A2" w:rsidRDefault="005D37A2" w:rsidP="005D37A2">
      <w:pPr>
        <w:pStyle w:val="Alg4"/>
        <w:numPr>
          <w:ilvl w:val="0"/>
          <w:numId w:val="1272"/>
        </w:numPr>
        <w:spacing w:after="240"/>
      </w:pPr>
      <w:r>
        <w:t>R</w:t>
      </w:r>
      <w:r w:rsidRPr="00E77497">
        <w:t xml:space="preserve">eturn </w:t>
      </w:r>
      <w:r w:rsidRPr="00E77497">
        <w:rPr>
          <w:b/>
        </w:rPr>
        <w:t>false</w:t>
      </w:r>
      <w:r w:rsidRPr="00E77497">
        <w:t>.</w:t>
      </w:r>
    </w:p>
    <w:p w:rsidR="005D37A2" w:rsidRPr="00E77497" w:rsidRDefault="005D37A2" w:rsidP="005D37A2">
      <w:pPr>
        <w:pStyle w:val="Heading3"/>
      </w:pPr>
      <w:bookmarkStart w:id="565" w:name="_Toc368050177"/>
      <w:r>
        <w:t>IsExtensible</w:t>
      </w:r>
      <w:r w:rsidRPr="00E77497">
        <w:t xml:space="preserve"> (</w:t>
      </w:r>
      <w:r>
        <w:t>O</w:t>
      </w:r>
      <w:r w:rsidRPr="00E77497">
        <w:t>)</w:t>
      </w:r>
      <w:bookmarkEnd w:id="565"/>
    </w:p>
    <w:p w:rsidR="005D37A2" w:rsidRPr="00E77497" w:rsidRDefault="005D37A2" w:rsidP="005D37A2">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rsidR="005D37A2" w:rsidRDefault="005D37A2" w:rsidP="005D37A2">
      <w:pPr>
        <w:pStyle w:val="Alg4"/>
        <w:numPr>
          <w:ilvl w:val="0"/>
          <w:numId w:val="1366"/>
        </w:numPr>
        <w:contextualSpacing/>
      </w:pPr>
      <w:r>
        <w:t>Assert: Type(</w:t>
      </w:r>
      <w:r>
        <w:rPr>
          <w:i/>
          <w:iCs/>
        </w:rPr>
        <w:t>O</w:t>
      </w:r>
      <w:r>
        <w:t>) is Object.</w:t>
      </w:r>
    </w:p>
    <w:p w:rsidR="005D37A2" w:rsidRDefault="005D37A2" w:rsidP="005D37A2">
      <w:pPr>
        <w:pStyle w:val="Alg4"/>
        <w:numPr>
          <w:ilvl w:val="0"/>
          <w:numId w:val="1366"/>
        </w:numPr>
        <w:spacing w:after="240"/>
        <w:contextualSpacing/>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rsidR="002021D1" w:rsidRPr="00E77497" w:rsidRDefault="002021D1" w:rsidP="002021D1">
      <w:pPr>
        <w:pStyle w:val="Heading3"/>
      </w:pPr>
      <w:bookmarkStart w:id="566" w:name="_Ref365540413"/>
      <w:bookmarkStart w:id="567" w:name="_Toc368050178"/>
      <w:r w:rsidRPr="00E77497">
        <w:t>Abstract Relational Comparison</w:t>
      </w:r>
      <w:bookmarkEnd w:id="566"/>
      <w:bookmarkEnd w:id="567"/>
      <w:r w:rsidRPr="00E77497">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w:t>
      </w:r>
      <w:r w:rsidRPr="00E77497">
        <w:lastRenderedPageBreak/>
        <w:t xml:space="preserve">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rsidR="002021D1" w:rsidRDefault="002021D1" w:rsidP="002021D1">
      <w:pPr>
        <w:pStyle w:val="Alg4"/>
        <w:numPr>
          <w:ilvl w:val="0"/>
          <w:numId w:val="90"/>
        </w:numPr>
        <w:contextualSpacing/>
      </w:pPr>
      <w:r>
        <w:t>ReturnIfAbrupt(</w:t>
      </w:r>
      <w:r>
        <w:rPr>
          <w:i/>
        </w:rPr>
        <w:t>x</w:t>
      </w:r>
      <w:r>
        <w:t>).</w:t>
      </w:r>
    </w:p>
    <w:p w:rsidR="002021D1" w:rsidRDefault="002021D1" w:rsidP="002021D1">
      <w:pPr>
        <w:pStyle w:val="Alg4"/>
        <w:numPr>
          <w:ilvl w:val="0"/>
          <w:numId w:val="90"/>
        </w:numPr>
        <w:contextualSpacing/>
      </w:pPr>
      <w:r>
        <w:t>ReturnIfAbrupt(</w:t>
      </w:r>
      <w:r>
        <w:rPr>
          <w:i/>
        </w:rPr>
        <w:t>y</w:t>
      </w:r>
      <w:r>
        <w:t>).</w:t>
      </w:r>
    </w:p>
    <w:p w:rsidR="002021D1" w:rsidRPr="00E77497" w:rsidRDefault="002021D1" w:rsidP="002021D1">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2021D1" w:rsidRDefault="002021D1" w:rsidP="002021D1">
      <w:pPr>
        <w:pStyle w:val="Alg4"/>
        <w:numPr>
          <w:ilvl w:val="1"/>
          <w:numId w:val="90"/>
        </w:numPr>
        <w:contextualSpacing/>
      </w:pPr>
      <w:r>
        <w:t>ReturnIfAbrupt(</w:t>
      </w:r>
      <w:r>
        <w:rPr>
          <w:i/>
        </w:rPr>
        <w:t>px</w:t>
      </w:r>
      <w:r>
        <w:t>).</w:t>
      </w:r>
    </w:p>
    <w:p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2021D1" w:rsidRDefault="002021D1" w:rsidP="002021D1">
      <w:pPr>
        <w:pStyle w:val="Alg4"/>
        <w:numPr>
          <w:ilvl w:val="1"/>
          <w:numId w:val="90"/>
        </w:numPr>
        <w:contextualSpacing/>
      </w:pPr>
      <w:r>
        <w:t>ReturnIfAbrupt(</w:t>
      </w:r>
      <w:r>
        <w:rPr>
          <w:i/>
        </w:rPr>
        <w:t>py</w:t>
      </w:r>
      <w:r>
        <w:t>).</w:t>
      </w:r>
    </w:p>
    <w:p w:rsidR="002021D1" w:rsidRPr="00E77497" w:rsidRDefault="002021D1" w:rsidP="002021D1">
      <w:pPr>
        <w:pStyle w:val="Alg4"/>
        <w:numPr>
          <w:ilvl w:val="0"/>
          <w:numId w:val="90"/>
        </w:numPr>
      </w:pPr>
      <w:r w:rsidRPr="00E77497">
        <w:t>Else the order of evaluation needs to be reversed to preserve left to right evaluation</w:t>
      </w:r>
    </w:p>
    <w:p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2021D1" w:rsidRDefault="002021D1" w:rsidP="002021D1">
      <w:pPr>
        <w:pStyle w:val="Alg4"/>
        <w:numPr>
          <w:ilvl w:val="1"/>
          <w:numId w:val="90"/>
        </w:numPr>
        <w:contextualSpacing/>
      </w:pPr>
      <w:r>
        <w:t>ReturnIfAbrupt(</w:t>
      </w:r>
      <w:r>
        <w:rPr>
          <w:i/>
        </w:rPr>
        <w:t>py</w:t>
      </w:r>
      <w:r>
        <w:t>).</w:t>
      </w:r>
    </w:p>
    <w:p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2021D1" w:rsidRPr="00E83F05" w:rsidRDefault="002021D1" w:rsidP="002021D1">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rsidR="002021D1" w:rsidRPr="00E77497" w:rsidRDefault="002021D1" w:rsidP="002021D1">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rsidR="002021D1" w:rsidRPr="00E77497" w:rsidRDefault="002021D1" w:rsidP="002021D1">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rsidR="002021D1" w:rsidRPr="00E77497" w:rsidRDefault="002021D1" w:rsidP="002021D1">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rsidR="002021D1" w:rsidRPr="00E77497" w:rsidRDefault="002021D1" w:rsidP="002021D1">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rsidR="002021D1" w:rsidRPr="00E77497" w:rsidRDefault="002021D1" w:rsidP="002021D1">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rsidR="002021D1" w:rsidRPr="00E77497" w:rsidRDefault="002021D1" w:rsidP="002021D1">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rsidR="002021D1" w:rsidRPr="00E77497" w:rsidRDefault="002021D1" w:rsidP="002021D1">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rsidR="002021D1" w:rsidRPr="00E77497" w:rsidRDefault="002021D1" w:rsidP="002021D1">
      <w:pPr>
        <w:pStyle w:val="Alg4"/>
        <w:numPr>
          <w:ilvl w:val="0"/>
          <w:numId w:val="90"/>
        </w:numPr>
      </w:pPr>
      <w:r>
        <w:t>Else,</w:t>
      </w:r>
      <w:r w:rsidRPr="00E77497">
        <w:t xml:space="preserve"> </w:t>
      </w:r>
    </w:p>
    <w:p w:rsidR="002021D1" w:rsidRPr="00E77497" w:rsidRDefault="002021D1" w:rsidP="002021D1">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rsidR="002021D1" w:rsidRPr="00E77497" w:rsidRDefault="002021D1" w:rsidP="002021D1">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rsidR="002021D1" w:rsidRPr="00E77497" w:rsidRDefault="002021D1" w:rsidP="002021D1">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rsidR="002021D1" w:rsidRPr="00E77497" w:rsidRDefault="002021D1" w:rsidP="002021D1">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rsidR="002021D1" w:rsidRPr="00E77497" w:rsidRDefault="002021D1" w:rsidP="002021D1">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rsidR="002021D1" w:rsidRPr="00E77497" w:rsidRDefault="002021D1" w:rsidP="002021D1">
      <w:pPr>
        <w:pStyle w:val="Note"/>
      </w:pPr>
      <w:r w:rsidRPr="00E77497">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w:t>
      </w:r>
      <w:ins w:id="568" w:author="Rev 19 Allen Wirfs-Brock" w:date="2013-09-27T10:49:00Z">
        <w:r w:rsidR="00C36B1B">
          <w:fldChar w:fldCharType="begin"/>
        </w:r>
        <w:r w:rsidR="00C36B1B">
          <w:instrText xml:space="preserve"> REF _Ref368042275 \r \h </w:instrText>
        </w:r>
      </w:ins>
      <w:r w:rsidR="00C36B1B">
        <w:fldChar w:fldCharType="separate"/>
      </w:r>
      <w:ins w:id="569" w:author="Rev 19 Allen Wirfs-Brock" w:date="2013-09-27T13:05:00Z">
        <w:r w:rsidR="00460CAC">
          <w:t>12.6.2</w:t>
        </w:r>
      </w:ins>
      <w:ins w:id="570" w:author="Rev 19 Allen Wirfs-Brock" w:date="2013-09-27T10:49:00Z">
        <w:r w:rsidR="00C36B1B">
          <w:fldChar w:fldCharType="end"/>
        </w:r>
      </w:ins>
      <w:del w:id="571" w:author="Rev 19 Allen Wirfs-Brock" w:date="2013-09-27T10:49:00Z">
        <w:r w:rsidRPr="00E77497" w:rsidDel="00C36B1B">
          <w:delText>11.6.1</w:delText>
        </w:r>
      </w:del>
      <w:r w:rsidRPr="00E77497">
        <w:t>) in using and instead of or.</w:t>
      </w:r>
    </w:p>
    <w:p w:rsidR="002021D1" w:rsidRPr="004D1BD1" w:rsidRDefault="002021D1" w:rsidP="002021D1">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rsidR="002021D1" w:rsidRPr="00E77497" w:rsidRDefault="002021D1" w:rsidP="002021D1">
      <w:pPr>
        <w:pStyle w:val="Heading3"/>
      </w:pPr>
      <w:bookmarkStart w:id="572" w:name="_Toc368050179"/>
      <w:r w:rsidRPr="00E77497">
        <w:t>Abstract Equality Comparison</w:t>
      </w:r>
      <w:bookmarkEnd w:id="572"/>
      <w:r w:rsidRPr="00E77497">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2021D1" w:rsidRPr="00E77497" w:rsidRDefault="002021D1" w:rsidP="002021D1">
      <w:pPr>
        <w:pStyle w:val="Alg4"/>
        <w:numPr>
          <w:ilvl w:val="0"/>
          <w:numId w:val="95"/>
        </w:numPr>
      </w:pPr>
      <w:r w:rsidRPr="00E77497">
        <w:t>If Type(</w:t>
      </w:r>
      <w:r w:rsidRPr="00E77497">
        <w:rPr>
          <w:i/>
        </w:rPr>
        <w:t>x</w:t>
      </w:r>
      <w:r w:rsidRPr="00E77497">
        <w:t>) is the same as Type(</w:t>
      </w:r>
      <w:r w:rsidRPr="00E77497">
        <w:rPr>
          <w:i/>
        </w:rPr>
        <w:t>y</w:t>
      </w:r>
      <w:r w:rsidRPr="00E77497">
        <w:t>), then</w:t>
      </w:r>
    </w:p>
    <w:p w:rsidR="002021D1" w:rsidRDefault="002021D1" w:rsidP="002021D1">
      <w:pPr>
        <w:pStyle w:val="Alg4"/>
        <w:numPr>
          <w:ilvl w:val="1"/>
          <w:numId w:val="95"/>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Pr>
          <w:i/>
        </w:rPr>
        <w:t>x</w:t>
      </w:r>
      <w:r w:rsidRPr="00E77497">
        <w:t xml:space="preserve"> === </w:t>
      </w:r>
      <w:r>
        <w:rPr>
          <w:i/>
        </w:rPr>
        <w:t>y</w:t>
      </w:r>
      <w:r w:rsidRPr="00E77497">
        <w:t>.</w:t>
      </w:r>
    </w:p>
    <w:p w:rsidR="002021D1" w:rsidRPr="00E77497" w:rsidRDefault="002021D1" w:rsidP="002021D1">
      <w:pPr>
        <w:pStyle w:val="Alg4"/>
        <w:numPr>
          <w:ilvl w:val="0"/>
          <w:numId w:val="95"/>
        </w:numPr>
      </w:pPr>
      <w:r w:rsidRPr="00E77497">
        <w:lastRenderedPageBreak/>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rsidR="002021D1" w:rsidRPr="00E77497" w:rsidRDefault="002021D1" w:rsidP="002021D1">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spacing w:after="240"/>
      </w:pPr>
      <w:r w:rsidRPr="00E77497">
        <w:t xml:space="preserve">Return </w:t>
      </w:r>
      <w:r w:rsidRPr="00E77497">
        <w:rPr>
          <w:b/>
        </w:rPr>
        <w:t>false</w:t>
      </w:r>
      <w:r w:rsidRPr="00E77497">
        <w:t>.</w:t>
      </w:r>
    </w:p>
    <w:p w:rsidR="002021D1" w:rsidRPr="00E77497" w:rsidRDefault="002021D1" w:rsidP="002021D1">
      <w:pPr>
        <w:pStyle w:val="Heading3"/>
        <w:rPr>
          <w:rFonts w:ascii="Helvetica" w:hAnsi="Helvetica"/>
        </w:rPr>
      </w:pPr>
      <w:bookmarkStart w:id="573" w:name="_Ref366084084"/>
      <w:bookmarkStart w:id="574" w:name="_Ref366084118"/>
      <w:bookmarkStart w:id="575" w:name="_Toc368050180"/>
      <w:r w:rsidRPr="00E77497">
        <w:rPr>
          <w:rFonts w:ascii="Helvetica" w:hAnsi="Helvetica"/>
          <w:spacing w:val="6"/>
        </w:rPr>
        <w:t>Strict Equality</w:t>
      </w:r>
      <w:r w:rsidRPr="00E77497">
        <w:t xml:space="preserve"> </w:t>
      </w:r>
      <w:r w:rsidRPr="00E77497">
        <w:rPr>
          <w:rFonts w:ascii="Helvetica" w:hAnsi="Helvetica"/>
          <w:spacing w:val="6"/>
        </w:rPr>
        <w:t>Comparison</w:t>
      </w:r>
      <w:bookmarkEnd w:id="573"/>
      <w:bookmarkEnd w:id="574"/>
      <w:bookmarkEnd w:id="575"/>
      <w:r w:rsidRPr="00E77497">
        <w:rPr>
          <w:rFonts w:ascii="Helvetica" w:hAnsi="Helvetica"/>
          <w:spacing w:val="6"/>
        </w:rPr>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2021D1" w:rsidRPr="00E77497" w:rsidRDefault="002021D1" w:rsidP="002021D1">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2021D1" w:rsidRPr="00E77497" w:rsidRDefault="002021D1" w:rsidP="002021D1">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rsidR="002021D1" w:rsidRPr="00E77497" w:rsidRDefault="002021D1" w:rsidP="002021D1">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rsidR="002021D1" w:rsidRPr="00E77497" w:rsidRDefault="002021D1" w:rsidP="002021D1">
      <w:pPr>
        <w:pStyle w:val="Alg4"/>
        <w:numPr>
          <w:ilvl w:val="0"/>
          <w:numId w:val="97"/>
        </w:numPr>
      </w:pPr>
      <w:r w:rsidRPr="00E77497">
        <w:t>If Type(</w:t>
      </w:r>
      <w:r w:rsidRPr="00E77497">
        <w:rPr>
          <w:i/>
        </w:rPr>
        <w:t>x</w:t>
      </w:r>
      <w:r w:rsidRPr="00E77497">
        <w:t>) is Number, then</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rsidR="002021D1" w:rsidRPr="00E77497" w:rsidRDefault="002021D1" w:rsidP="002021D1">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2021D1" w:rsidRPr="00675B74" w:rsidRDefault="002021D1" w:rsidP="002021D1">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rsidR="002021D1" w:rsidRPr="00E77497" w:rsidRDefault="002021D1" w:rsidP="002021D1">
      <w:pPr>
        <w:pStyle w:val="Alg4"/>
        <w:numPr>
          <w:ilvl w:val="1"/>
          <w:numId w:val="97"/>
        </w:numPr>
      </w:pPr>
      <w:r w:rsidRPr="00E77497">
        <w:t xml:space="preserve">Return </w:t>
      </w:r>
      <w:r w:rsidRPr="00E77497">
        <w:rPr>
          <w:b/>
        </w:rPr>
        <w:t>false</w:t>
      </w:r>
      <w:r w:rsidRPr="00E77497">
        <w:t>.</w:t>
      </w:r>
    </w:p>
    <w:p w:rsidR="002021D1" w:rsidRDefault="002021D1" w:rsidP="002021D1">
      <w:pPr>
        <w:pStyle w:val="Alg4"/>
        <w:numPr>
          <w:ilvl w:val="0"/>
          <w:numId w:val="97"/>
        </w:numPr>
      </w:pPr>
      <w:r w:rsidRPr="00E77497">
        <w:t>If Type(</w:t>
      </w:r>
      <w:r w:rsidRPr="00E77497">
        <w:rPr>
          <w:i/>
        </w:rPr>
        <w:t>x</w:t>
      </w:r>
      <w:r w:rsidRPr="00E77497">
        <w:t>) is String, then</w:t>
      </w:r>
    </w:p>
    <w:p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r>
        <w:t xml:space="preserve">, return </w:t>
      </w:r>
      <w:r w:rsidRPr="00EA1B5F">
        <w:rPr>
          <w:b/>
        </w:rPr>
        <w:t>true</w:t>
      </w:r>
      <w:r>
        <w:t>.</w:t>
      </w:r>
    </w:p>
    <w:p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rsidR="002021D1" w:rsidRDefault="002021D1" w:rsidP="002021D1">
      <w:pPr>
        <w:pStyle w:val="Alg4"/>
        <w:numPr>
          <w:ilvl w:val="0"/>
          <w:numId w:val="97"/>
        </w:numPr>
      </w:pPr>
      <w:r w:rsidRPr="00E77497">
        <w:t>If Type(</w:t>
      </w:r>
      <w:r w:rsidRPr="00E77497">
        <w:rPr>
          <w:i/>
        </w:rPr>
        <w:t>x</w:t>
      </w:r>
      <w:r w:rsidRPr="00E77497">
        <w:t xml:space="preserve">) is Boolean, </w:t>
      </w:r>
      <w:r>
        <w:t>then</w:t>
      </w:r>
    </w:p>
    <w:p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t xml:space="preserve">, return </w:t>
      </w:r>
      <w:r w:rsidRPr="00EA1B5F">
        <w:rPr>
          <w:b/>
        </w:rPr>
        <w:t>true</w:t>
      </w:r>
      <w:r>
        <w:t>.</w:t>
      </w:r>
    </w:p>
    <w:p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rsidR="006A55CE" w:rsidRDefault="006A55CE" w:rsidP="006A55CE">
      <w:pPr>
        <w:pStyle w:val="Alg4"/>
        <w:numPr>
          <w:ilvl w:val="0"/>
          <w:numId w:val="97"/>
        </w:numPr>
        <w:spacing w:after="120"/>
        <w:contextualSpacing/>
        <w:rPr>
          <w:ins w:id="576" w:author="Rev 19 Allen Wirfs-Brock" w:date="2013-09-24T17:19:00Z"/>
        </w:rPr>
      </w:pPr>
      <w:ins w:id="577" w:author="Rev 19 Allen Wirfs-Brock" w:date="2013-09-24T17:19:00Z">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 xml:space="preserve">Symbol value, return </w:t>
        </w:r>
        <w:r w:rsidRPr="00EA1B5F">
          <w:rPr>
            <w:b/>
          </w:rPr>
          <w:t>true</w:t>
        </w:r>
        <w:r w:rsidRPr="00E77497">
          <w:t>.</w:t>
        </w:r>
      </w:ins>
    </w:p>
    <w:p w:rsidR="002021D1" w:rsidRDefault="002021D1" w:rsidP="002021D1">
      <w:pPr>
        <w:pStyle w:val="Alg4"/>
        <w:numPr>
          <w:ilvl w:val="0"/>
          <w:numId w:val="97"/>
        </w:numPr>
        <w:spacing w:after="120"/>
        <w:contextualSpacing/>
      </w:pPr>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 return </w:t>
      </w:r>
      <w:r w:rsidRPr="00EA1B5F">
        <w:rPr>
          <w:b/>
        </w:rPr>
        <w:t>true</w:t>
      </w:r>
      <w:r w:rsidRPr="00E77497">
        <w:t>.</w:t>
      </w:r>
    </w:p>
    <w:p w:rsidR="002021D1" w:rsidRPr="00E77497" w:rsidRDefault="002021D1" w:rsidP="002021D1">
      <w:pPr>
        <w:pStyle w:val="Alg4"/>
        <w:numPr>
          <w:ilvl w:val="0"/>
          <w:numId w:val="97"/>
        </w:numPr>
        <w:spacing w:after="120"/>
      </w:pPr>
      <w:r>
        <w:t>R</w:t>
      </w:r>
      <w:r w:rsidRPr="00E77497">
        <w:t xml:space="preserve">eturn </w:t>
      </w:r>
      <w:r w:rsidRPr="00E77497">
        <w:rPr>
          <w:b/>
        </w:rPr>
        <w:t>false</w:t>
      </w:r>
      <w:r w:rsidRPr="00E77497">
        <w:t>.</w:t>
      </w:r>
    </w:p>
    <w:p w:rsidR="002021D1" w:rsidRPr="00E77497" w:rsidRDefault="002021D1" w:rsidP="002021D1">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460CAC">
        <w:t>7.2.3</w:t>
      </w:r>
      <w:r>
        <w:fldChar w:fldCharType="end"/>
      </w:r>
      <w:r w:rsidRPr="00E77497">
        <w:t>) in its treatment of signed zeroes and NaNs.</w:t>
      </w:r>
    </w:p>
    <w:p w:rsidR="005D37A2" w:rsidRDefault="005D37A2" w:rsidP="005D37A2">
      <w:pPr>
        <w:pStyle w:val="Heading2"/>
      </w:pPr>
      <w:r>
        <w:t xml:space="preserve"> </w:t>
      </w:r>
      <w:bookmarkStart w:id="578" w:name="_Toc368050181"/>
      <w:r>
        <w:t>Operations on Objects</w:t>
      </w:r>
      <w:bookmarkEnd w:id="578"/>
    </w:p>
    <w:p w:rsidR="005D37A2" w:rsidRDefault="005D37A2" w:rsidP="005D37A2">
      <w:pPr>
        <w:pStyle w:val="Heading3"/>
      </w:pPr>
      <w:bookmarkStart w:id="579" w:name="_Toc368050182"/>
      <w:r>
        <w:t>Get (O, P)</w:t>
      </w:r>
      <w:bookmarkEnd w:id="579"/>
    </w:p>
    <w:p w:rsidR="005D37A2" w:rsidRPr="00E77497" w:rsidRDefault="005D37A2" w:rsidP="005D37A2">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81"/>
        </w:numPr>
        <w:spacing w:after="120"/>
        <w:contextualSpacing/>
      </w:pPr>
      <w:r>
        <w:t>Assert: Type(</w:t>
      </w:r>
      <w:r>
        <w:rPr>
          <w:i/>
          <w:iCs/>
        </w:rPr>
        <w:t>O</w:t>
      </w:r>
      <w:r>
        <w:t>) is Object.</w:t>
      </w:r>
    </w:p>
    <w:p w:rsidR="005D37A2" w:rsidRDefault="005D37A2" w:rsidP="005D37A2">
      <w:pPr>
        <w:pStyle w:val="Alg4"/>
        <w:numPr>
          <w:ilvl w:val="0"/>
          <w:numId w:val="181"/>
        </w:numPr>
        <w:spacing w:after="120"/>
        <w:contextualSpacing/>
      </w:pPr>
      <w:r>
        <w:t>Assert:  IsPropertyKey(</w:t>
      </w:r>
      <w:r>
        <w:rPr>
          <w:i/>
          <w:iCs/>
        </w:rPr>
        <w:t>P</w:t>
      </w:r>
      <w:r>
        <w:t xml:space="preserve">) is </w:t>
      </w:r>
      <w:r w:rsidRPr="007B40AF">
        <w:rPr>
          <w:b/>
          <w:bCs/>
        </w:rPr>
        <w:t>true</w:t>
      </w:r>
      <w:r>
        <w:t xml:space="preserve">. </w:t>
      </w:r>
    </w:p>
    <w:p w:rsidR="005D37A2" w:rsidRPr="00E77497" w:rsidRDefault="005D37A2" w:rsidP="005D37A2">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rsidR="005D37A2" w:rsidRDefault="005D37A2" w:rsidP="005D37A2">
      <w:pPr>
        <w:pStyle w:val="Heading3"/>
      </w:pPr>
      <w:bookmarkStart w:id="580" w:name="_Toc368050183"/>
      <w:r>
        <w:t>Put (O, P, V, Throw)</w:t>
      </w:r>
      <w:bookmarkEnd w:id="580"/>
    </w:p>
    <w:p w:rsidR="005D37A2" w:rsidRPr="00E77497" w:rsidRDefault="005D37A2" w:rsidP="005D37A2">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rsidR="005D37A2" w:rsidRDefault="005D37A2" w:rsidP="005D37A2">
      <w:pPr>
        <w:pStyle w:val="Alg4"/>
        <w:numPr>
          <w:ilvl w:val="0"/>
          <w:numId w:val="1118"/>
        </w:numPr>
        <w:spacing w:after="120"/>
        <w:contextualSpacing/>
      </w:pPr>
      <w:r>
        <w:lastRenderedPageBreak/>
        <w:t>Assert: Type(</w:t>
      </w:r>
      <w:r>
        <w:rPr>
          <w:i/>
          <w:iCs/>
        </w:rPr>
        <w:t>O</w:t>
      </w:r>
      <w:r>
        <w:t>) is Object.</w:t>
      </w:r>
    </w:p>
    <w:p w:rsidR="005D37A2" w:rsidRDefault="005D37A2" w:rsidP="005D37A2">
      <w:pPr>
        <w:pStyle w:val="Alg4"/>
        <w:numPr>
          <w:ilvl w:val="0"/>
          <w:numId w:val="1118"/>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18"/>
        </w:numPr>
        <w:spacing w:after="120"/>
        <w:contextualSpacing/>
      </w:pPr>
      <w:r>
        <w:t>Assert: Type(</w:t>
      </w:r>
      <w:r>
        <w:rPr>
          <w:i/>
          <w:iCs/>
        </w:rPr>
        <w:t>Throw</w:t>
      </w:r>
      <w:r>
        <w:t>) is Boolean.</w:t>
      </w:r>
    </w:p>
    <w:p w:rsidR="005D37A2" w:rsidRDefault="005D37A2" w:rsidP="005D37A2">
      <w:pPr>
        <w:pStyle w:val="Alg4"/>
        <w:numPr>
          <w:ilvl w:val="0"/>
          <w:numId w:val="1118"/>
        </w:numPr>
        <w:spacing w:after="120"/>
        <w:contextualSpacing/>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rsidR="005D37A2" w:rsidRDefault="005D37A2" w:rsidP="005D37A2">
      <w:pPr>
        <w:pStyle w:val="Alg4"/>
        <w:numPr>
          <w:ilvl w:val="0"/>
          <w:numId w:val="1118"/>
        </w:numPr>
      </w:pPr>
      <w:r>
        <w:t>ReturnIfAbrupt(</w:t>
      </w:r>
      <w:r>
        <w:rPr>
          <w:i/>
          <w:iCs/>
        </w:rPr>
        <w:t>success</w:t>
      </w:r>
      <w:r>
        <w:t>).</w:t>
      </w:r>
    </w:p>
    <w:p w:rsidR="005D37A2" w:rsidRDefault="005D37A2" w:rsidP="005D37A2">
      <w:pPr>
        <w:pStyle w:val="Alg4"/>
        <w:numPr>
          <w:ilvl w:val="0"/>
          <w:numId w:val="1118"/>
        </w:numPr>
        <w:spacing w:after="120"/>
        <w:contextualSpacing/>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rsidR="005D37A2" w:rsidRPr="00E77497" w:rsidRDefault="005D37A2" w:rsidP="005D37A2">
      <w:pPr>
        <w:pStyle w:val="Alg4"/>
        <w:numPr>
          <w:ilvl w:val="0"/>
          <w:numId w:val="1118"/>
        </w:numPr>
        <w:spacing w:after="120"/>
      </w:pPr>
      <w:r>
        <w:t xml:space="preserve">Return </w:t>
      </w:r>
      <w:r>
        <w:rPr>
          <w:i/>
          <w:iCs/>
        </w:rPr>
        <w:t>success</w:t>
      </w:r>
      <w:r w:rsidRPr="00E77497">
        <w:t>.</w:t>
      </w:r>
    </w:p>
    <w:p w:rsidR="005D37A2" w:rsidRDefault="005D37A2" w:rsidP="005D37A2">
      <w:pPr>
        <w:pStyle w:val="Heading3"/>
      </w:pPr>
      <w:bookmarkStart w:id="581" w:name="_Toc368050184"/>
      <w:r>
        <w:t>CreateOwnDataProperty (O, P, V)</w:t>
      </w:r>
      <w:bookmarkEnd w:id="581"/>
    </w:p>
    <w:p w:rsidR="005D37A2" w:rsidRPr="00E77497" w:rsidRDefault="005D37A2" w:rsidP="005D37A2">
      <w:r>
        <w:t xml:space="preserve">The abstract operation </w:t>
      </w:r>
      <w:r>
        <w:rPr>
          <w:rFonts w:ascii="Times New Roman" w:hAnsi="Times New Roman"/>
        </w:rPr>
        <w:t>CreateOwnDataProperty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rsidR="005D37A2" w:rsidRDefault="005D37A2" w:rsidP="005D37A2">
      <w:pPr>
        <w:pStyle w:val="Alg4"/>
        <w:numPr>
          <w:ilvl w:val="0"/>
          <w:numId w:val="1125"/>
        </w:numPr>
        <w:spacing w:after="120"/>
        <w:contextualSpacing/>
      </w:pPr>
      <w:r>
        <w:t>Assert: Type(</w:t>
      </w:r>
      <w:r>
        <w:rPr>
          <w:i/>
          <w:iCs/>
        </w:rPr>
        <w:t>O</w:t>
      </w:r>
      <w:r>
        <w:t>) is Object.</w:t>
      </w:r>
    </w:p>
    <w:p w:rsidR="005D37A2" w:rsidRDefault="005D37A2" w:rsidP="005D37A2">
      <w:pPr>
        <w:pStyle w:val="Alg4"/>
        <w:numPr>
          <w:ilvl w:val="0"/>
          <w:numId w:val="1125"/>
        </w:numPr>
        <w:spacing w:after="120"/>
        <w:contextualSpacing/>
      </w:pPr>
      <w:r>
        <w:t>Assert:  IsPropertyKey(</w:t>
      </w:r>
      <w:r>
        <w:rPr>
          <w:i/>
          <w:iCs/>
        </w:rPr>
        <w:t>P</w:t>
      </w:r>
      <w:r>
        <w:t xml:space="preserve">) is </w:t>
      </w:r>
      <w:r w:rsidRPr="00B40933">
        <w:rPr>
          <w:b/>
          <w:bCs/>
        </w:rPr>
        <w:t>true</w:t>
      </w:r>
      <w:r>
        <w:t>.</w:t>
      </w:r>
    </w:p>
    <w:p w:rsidR="005D37A2" w:rsidDel="006E69EB" w:rsidRDefault="005D37A2" w:rsidP="005D37A2">
      <w:pPr>
        <w:pStyle w:val="Alg4"/>
        <w:numPr>
          <w:ilvl w:val="0"/>
          <w:numId w:val="1125"/>
        </w:numPr>
        <w:spacing w:after="120"/>
        <w:contextualSpacing/>
        <w:rPr>
          <w:del w:id="582" w:author="Rev 19 Allen Wirfs-Brock" w:date="2013-09-12T11:43:00Z"/>
        </w:rPr>
      </w:pPr>
      <w:del w:id="583" w:author="Rev 19 Allen Wirfs-Brock" w:date="2013-09-12T11:43:00Z">
        <w:r w:rsidDel="006E69EB">
          <w:delText xml:space="preserve">Assert: </w:delText>
        </w:r>
        <w:r w:rsidDel="006E69EB">
          <w:rPr>
            <w:i/>
            <w:iCs/>
          </w:rPr>
          <w:delText>O</w:delText>
        </w:r>
        <w:r w:rsidDel="006E69EB">
          <w:delText xml:space="preserve"> does not have an own property whose key is </w:delText>
        </w:r>
        <w:r w:rsidDel="006E69EB">
          <w:rPr>
            <w:i/>
            <w:iCs/>
          </w:rPr>
          <w:delText>P</w:delText>
        </w:r>
        <w:r w:rsidDel="006E69EB">
          <w:delText>.</w:delText>
        </w:r>
      </w:del>
    </w:p>
    <w:p w:rsidR="005D37A2" w:rsidRPr="00E77497" w:rsidRDefault="005D37A2" w:rsidP="005D37A2">
      <w:pPr>
        <w:pStyle w:val="Alg4"/>
        <w:numPr>
          <w:ilvl w:val="0"/>
          <w:numId w:val="1125"/>
        </w:numPr>
      </w:pPr>
      <w:r w:rsidRPr="00E77497">
        <w:t xml:space="preserve">Let </w:t>
      </w:r>
      <w:r w:rsidRPr="00E77497">
        <w:rPr>
          <w:i/>
        </w:rPr>
        <w:t>newDesc</w:t>
      </w:r>
      <w:r w:rsidRPr="00E77497">
        <w:t xml:space="preserve"> be the Property Descriptor</w:t>
      </w:r>
      <w:r>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37A2" w:rsidRPr="00E77497" w:rsidRDefault="005D37A2" w:rsidP="005D37A2">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rsidR="005D37A2" w:rsidRDefault="005D37A2" w:rsidP="005D37A2">
      <w:pPr>
        <w:pStyle w:val="Note"/>
      </w:pPr>
      <w:r>
        <w:t>NOTE</w:t>
      </w:r>
      <w:r>
        <w:tab/>
        <w:t>This abstract operation creates a property whose attributes are set to the same defaults used for properties created by the ECMAScript language assignment operator.</w:t>
      </w:r>
      <w:ins w:id="584" w:author="Rev 19 Allen Wirfs-Brock" w:date="2013-09-12T11:45:00Z">
        <w:r w:rsidR="006E69EB">
          <w:t xml:space="preserve"> Normally, the property will not already exist. If it does exist and is not configurable</w:t>
        </w:r>
      </w:ins>
      <w:ins w:id="585" w:author="Rev 19 Allen Wirfs-Brock" w:date="2013-09-12T11:51:00Z">
        <w:r w:rsidR="006E69EB">
          <w:t xml:space="preserve"> </w:t>
        </w:r>
      </w:ins>
      <w:ins w:id="586" w:author="Rev 19 Allen Wirfs-Brock" w:date="2013-09-12T12:02:00Z">
        <w:r w:rsidR="007718F9">
          <w:t xml:space="preserve">or </w:t>
        </w:r>
        <w:r w:rsidR="007718F9" w:rsidRPr="007718F9">
          <w:rPr>
            <w:rFonts w:ascii="Times New Roman" w:hAnsi="Times New Roman"/>
            <w:b/>
          </w:rPr>
          <w:t>O</w:t>
        </w:r>
        <w:r w:rsidR="007718F9">
          <w:t xml:space="preserve"> is not extensible [[DefineOwnProperty]] will return </w:t>
        </w:r>
        <w:r w:rsidR="007718F9" w:rsidRPr="007718F9">
          <w:rPr>
            <w:rFonts w:ascii="Times New Roman" w:hAnsi="Times New Roman"/>
            <w:b/>
          </w:rPr>
          <w:t>false</w:t>
        </w:r>
      </w:ins>
      <w:ins w:id="587" w:author="Rev 19 Allen Wirfs-Brock" w:date="2013-09-12T11:51:00Z">
        <w:r w:rsidR="006E69EB">
          <w:t>.</w:t>
        </w:r>
      </w:ins>
    </w:p>
    <w:p w:rsidR="005D37A2" w:rsidRDefault="005D37A2" w:rsidP="005D37A2">
      <w:pPr>
        <w:pStyle w:val="Heading3"/>
      </w:pPr>
      <w:bookmarkStart w:id="588" w:name="_Toc368050185"/>
      <w:r>
        <w:t>DefinePropertyOrThrow (O, P, desc)</w:t>
      </w:r>
      <w:bookmarkEnd w:id="588"/>
    </w:p>
    <w:p w:rsidR="005D37A2" w:rsidRPr="00E77497" w:rsidRDefault="005D37A2" w:rsidP="005D37A2">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rsidR="005D37A2" w:rsidRDefault="005D37A2" w:rsidP="005D37A2">
      <w:pPr>
        <w:pStyle w:val="Alg4"/>
        <w:numPr>
          <w:ilvl w:val="0"/>
          <w:numId w:val="1126"/>
        </w:numPr>
        <w:spacing w:after="120"/>
        <w:contextualSpacing/>
      </w:pPr>
      <w:r>
        <w:t>Assert: Type(</w:t>
      </w:r>
      <w:r>
        <w:rPr>
          <w:i/>
          <w:iCs/>
        </w:rPr>
        <w:t>O</w:t>
      </w:r>
      <w:r>
        <w:t>) is Object.</w:t>
      </w:r>
    </w:p>
    <w:p w:rsidR="005D37A2" w:rsidRDefault="005D37A2" w:rsidP="005D37A2">
      <w:pPr>
        <w:pStyle w:val="Alg4"/>
        <w:numPr>
          <w:ilvl w:val="0"/>
          <w:numId w:val="1126"/>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rsidR="005D37A2" w:rsidRDefault="005D37A2" w:rsidP="005D37A2">
      <w:pPr>
        <w:pStyle w:val="Alg4"/>
        <w:numPr>
          <w:ilvl w:val="0"/>
          <w:numId w:val="1126"/>
        </w:numPr>
        <w:spacing w:after="120"/>
        <w:contextualSpacing/>
      </w:pPr>
      <w:r>
        <w:t>ReturnIfAbrupt(</w:t>
      </w:r>
      <w:r>
        <w:rPr>
          <w:i/>
          <w:iCs/>
        </w:rPr>
        <w:t>success</w:t>
      </w:r>
      <w:r>
        <w:t>).</w:t>
      </w:r>
    </w:p>
    <w:p w:rsidR="005D37A2" w:rsidRDefault="005D37A2" w:rsidP="005D37A2">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5D37A2" w:rsidRDefault="005D37A2" w:rsidP="005D37A2">
      <w:pPr>
        <w:pStyle w:val="Alg4"/>
        <w:numPr>
          <w:ilvl w:val="0"/>
          <w:numId w:val="1126"/>
        </w:numPr>
        <w:spacing w:after="240"/>
      </w:pPr>
      <w:r>
        <w:t xml:space="preserve">Return </w:t>
      </w:r>
      <w:r>
        <w:rPr>
          <w:i/>
          <w:iCs/>
        </w:rPr>
        <w:t>success</w:t>
      </w:r>
      <w:r w:rsidRPr="00E77497">
        <w:t>.</w:t>
      </w:r>
    </w:p>
    <w:p w:rsidR="005D37A2" w:rsidRDefault="005D37A2" w:rsidP="005D37A2">
      <w:pPr>
        <w:pStyle w:val="Heading3"/>
      </w:pPr>
      <w:bookmarkStart w:id="589" w:name="_Toc368050186"/>
      <w:r>
        <w:t>DeletePropertyOrThrow (O, P)</w:t>
      </w:r>
      <w:bookmarkEnd w:id="589"/>
    </w:p>
    <w:p w:rsidR="005D37A2" w:rsidRPr="00E77497" w:rsidRDefault="005D37A2" w:rsidP="005D37A2">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171"/>
        </w:numPr>
        <w:spacing w:after="120"/>
        <w:contextualSpacing/>
      </w:pPr>
      <w:r>
        <w:t>Assert: Type(</w:t>
      </w:r>
      <w:r>
        <w:rPr>
          <w:i/>
          <w:iCs/>
        </w:rPr>
        <w:t>O</w:t>
      </w:r>
      <w:r>
        <w:t>) is Object.</w:t>
      </w:r>
    </w:p>
    <w:p w:rsidR="005D37A2" w:rsidRDefault="005D37A2" w:rsidP="005D37A2">
      <w:pPr>
        <w:pStyle w:val="Alg4"/>
        <w:numPr>
          <w:ilvl w:val="0"/>
          <w:numId w:val="1171"/>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rsidR="005D37A2" w:rsidRDefault="005D37A2" w:rsidP="005D37A2">
      <w:pPr>
        <w:pStyle w:val="Alg4"/>
        <w:numPr>
          <w:ilvl w:val="0"/>
          <w:numId w:val="1171"/>
        </w:numPr>
        <w:contextualSpacing/>
      </w:pPr>
      <w:r>
        <w:t>ReturnIfAbrupt(</w:t>
      </w:r>
      <w:r>
        <w:rPr>
          <w:i/>
          <w:iCs/>
        </w:rPr>
        <w:t>success</w:t>
      </w:r>
      <w:r>
        <w:t>).</w:t>
      </w:r>
    </w:p>
    <w:p w:rsidR="005D37A2" w:rsidRDefault="005D37A2" w:rsidP="005D37A2">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5D37A2" w:rsidRPr="00E77497" w:rsidRDefault="005D37A2" w:rsidP="005D37A2">
      <w:pPr>
        <w:pStyle w:val="Alg4"/>
        <w:numPr>
          <w:ilvl w:val="0"/>
          <w:numId w:val="1171"/>
        </w:numPr>
        <w:spacing w:after="120"/>
      </w:pPr>
      <w:r>
        <w:t xml:space="preserve">Return </w:t>
      </w:r>
      <w:r>
        <w:rPr>
          <w:i/>
          <w:iCs/>
        </w:rPr>
        <w:t>success</w:t>
      </w:r>
      <w:r w:rsidRPr="00E77497">
        <w:t>.</w:t>
      </w:r>
    </w:p>
    <w:p w:rsidR="005D37A2" w:rsidRPr="00E77497" w:rsidRDefault="005D37A2" w:rsidP="005D37A2">
      <w:pPr>
        <w:pStyle w:val="Heading3"/>
      </w:pPr>
      <w:bookmarkStart w:id="590" w:name="_Toc368050187"/>
      <w:r w:rsidRPr="00E77497">
        <w:t>HasProperty (</w:t>
      </w:r>
      <w:r>
        <w:t xml:space="preserve">O, </w:t>
      </w:r>
      <w:r w:rsidRPr="00E77497">
        <w:t>P)</w:t>
      </w:r>
      <w:bookmarkEnd w:id="590"/>
    </w:p>
    <w:p w:rsidR="005D37A2" w:rsidRPr="00E77497" w:rsidRDefault="005D37A2" w:rsidP="005D37A2">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178"/>
        </w:numPr>
        <w:spacing w:after="120"/>
        <w:contextualSpacing/>
      </w:pPr>
      <w:r>
        <w:t>Assert: Type(</w:t>
      </w:r>
      <w:r>
        <w:rPr>
          <w:i/>
          <w:iCs/>
        </w:rPr>
        <w:t>O</w:t>
      </w:r>
      <w:r>
        <w:t>) is Object.</w:t>
      </w:r>
    </w:p>
    <w:p w:rsidR="005D37A2" w:rsidRDefault="005D37A2" w:rsidP="005D37A2">
      <w:pPr>
        <w:pStyle w:val="Alg4"/>
        <w:numPr>
          <w:ilvl w:val="0"/>
          <w:numId w:val="1178"/>
        </w:numPr>
        <w:spacing w:after="120"/>
        <w:contextualSpacing/>
      </w:pPr>
      <w:r>
        <w:lastRenderedPageBreak/>
        <w:t>Assert:  IsPropertyKey(</w:t>
      </w:r>
      <w:r>
        <w:rPr>
          <w:i/>
          <w:iCs/>
        </w:rPr>
        <w:t>P</w:t>
      </w:r>
      <w:r>
        <w:t xml:space="preserve">) is </w:t>
      </w:r>
      <w:r w:rsidRPr="00B40933">
        <w:rPr>
          <w:b/>
          <w:bCs/>
        </w:rPr>
        <w:t>true</w:t>
      </w:r>
      <w:r>
        <w:t>.</w:t>
      </w:r>
    </w:p>
    <w:p w:rsidR="005D37A2" w:rsidRDefault="005D37A2" w:rsidP="005D37A2">
      <w:pPr>
        <w:pStyle w:val="Alg4"/>
        <w:numPr>
          <w:ilvl w:val="0"/>
          <w:numId w:val="1178"/>
        </w:numPr>
        <w:spacing w:after="240"/>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rsidR="00A47373" w:rsidRPr="00E77497" w:rsidRDefault="00A47373" w:rsidP="00A47373">
      <w:pPr>
        <w:pStyle w:val="Heading3"/>
        <w:rPr>
          <w:ins w:id="591" w:author="Rev 19 Allen Wirfs-Brock" w:date="2013-09-26T09:28:00Z"/>
        </w:rPr>
      </w:pPr>
      <w:bookmarkStart w:id="592" w:name="_Toc368050188"/>
      <w:ins w:id="593" w:author="Rev 19 Allen Wirfs-Brock" w:date="2013-09-26T09:28:00Z">
        <w:r w:rsidRPr="00E77497">
          <w:t>Has</w:t>
        </w:r>
        <w:r>
          <w:t>Own</w:t>
        </w:r>
        <w:r w:rsidRPr="00E77497">
          <w:t>Property (</w:t>
        </w:r>
        <w:r>
          <w:t xml:space="preserve">O, </w:t>
        </w:r>
        <w:r w:rsidRPr="00E77497">
          <w:t>P)</w:t>
        </w:r>
        <w:bookmarkEnd w:id="592"/>
      </w:ins>
    </w:p>
    <w:p w:rsidR="00A47373" w:rsidRPr="00E77497" w:rsidRDefault="00A47373" w:rsidP="00A47373">
      <w:pPr>
        <w:rPr>
          <w:ins w:id="594" w:author="Rev 19 Allen Wirfs-Brock" w:date="2013-09-26T09:28:00Z"/>
        </w:rPr>
      </w:pPr>
      <w:ins w:id="595" w:author="Rev 19 Allen Wirfs-Brock" w:date="2013-09-26T09:28:00Z">
        <w:r>
          <w:t xml:space="preserve">The abstract operation </w:t>
        </w:r>
        <w:r w:rsidRPr="00621C54">
          <w:rPr>
            <w:rFonts w:cs="Arial"/>
          </w:rPr>
          <w:t>Has</w:t>
        </w:r>
        <w:r>
          <w:rPr>
            <w:rFonts w:cs="Arial"/>
          </w:rPr>
          <w:t>Own</w:t>
        </w:r>
        <w:r w:rsidRPr="00621C54">
          <w:rPr>
            <w:rFonts w:cs="Arial"/>
          </w:rPr>
          <w:t>Property</w:t>
        </w:r>
        <w:r>
          <w:t xml:space="preserve"> is used to determine whether an object has an own property with the specified property key.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ins>
    </w:p>
    <w:p w:rsidR="00A47373" w:rsidRDefault="00A47373" w:rsidP="00A47373">
      <w:pPr>
        <w:pStyle w:val="Alg4"/>
        <w:numPr>
          <w:ilvl w:val="0"/>
          <w:numId w:val="1644"/>
        </w:numPr>
        <w:spacing w:after="120"/>
        <w:contextualSpacing/>
        <w:rPr>
          <w:ins w:id="596" w:author="Rev 19 Allen Wirfs-Brock" w:date="2013-09-26T09:28:00Z"/>
        </w:rPr>
      </w:pPr>
      <w:ins w:id="597" w:author="Rev 19 Allen Wirfs-Brock" w:date="2013-09-26T09:28:00Z">
        <w:r>
          <w:t>Assert: Type(</w:t>
        </w:r>
        <w:r>
          <w:rPr>
            <w:i/>
            <w:iCs/>
          </w:rPr>
          <w:t>O</w:t>
        </w:r>
        <w:r>
          <w:t>) is Object.</w:t>
        </w:r>
      </w:ins>
    </w:p>
    <w:p w:rsidR="00A47373" w:rsidRDefault="00A47373" w:rsidP="00A47373">
      <w:pPr>
        <w:pStyle w:val="Alg4"/>
        <w:numPr>
          <w:ilvl w:val="0"/>
          <w:numId w:val="1644"/>
        </w:numPr>
        <w:spacing w:after="120"/>
        <w:contextualSpacing/>
        <w:rPr>
          <w:ins w:id="598" w:author="Rev 19 Allen Wirfs-Brock" w:date="2013-09-26T09:28:00Z"/>
        </w:rPr>
      </w:pPr>
      <w:ins w:id="599" w:author="Rev 19 Allen Wirfs-Brock" w:date="2013-09-26T09:28:00Z">
        <w:r>
          <w:t>Assert:  IsPropertyKey(</w:t>
        </w:r>
        <w:r>
          <w:rPr>
            <w:i/>
            <w:iCs/>
          </w:rPr>
          <w:t>P</w:t>
        </w:r>
        <w:r>
          <w:t xml:space="preserve">) is </w:t>
        </w:r>
        <w:r w:rsidRPr="00B40933">
          <w:rPr>
            <w:b/>
            <w:bCs/>
          </w:rPr>
          <w:t>true</w:t>
        </w:r>
        <w:r>
          <w:t>.</w:t>
        </w:r>
      </w:ins>
    </w:p>
    <w:p w:rsidR="00A47373" w:rsidRDefault="00A47373" w:rsidP="00A47373">
      <w:pPr>
        <w:pStyle w:val="Alg4"/>
        <w:numPr>
          <w:ilvl w:val="0"/>
          <w:numId w:val="1644"/>
        </w:numPr>
        <w:spacing w:after="120"/>
        <w:contextualSpacing/>
        <w:rPr>
          <w:ins w:id="600" w:author="Rev 19 Allen Wirfs-Brock" w:date="2013-09-26T09:29:00Z"/>
        </w:rPr>
      </w:pPr>
      <w:ins w:id="601" w:author="Rev 19 Allen Wirfs-Brock" w:date="2013-09-26T09:31:00Z">
        <w:r>
          <w:t xml:space="preserve">Let </w:t>
        </w:r>
        <w:r>
          <w:rPr>
            <w:i/>
          </w:rPr>
          <w:t>desc</w:t>
        </w:r>
        <w:r>
          <w:t xml:space="preserve"> be</w:t>
        </w:r>
        <w:r w:rsidRPr="00A47373">
          <w:t xml:space="preserve"> </w:t>
        </w:r>
        <w:r w:rsidRPr="00E77497">
          <w:t>the result of calling the [[</w:t>
        </w:r>
        <w:r>
          <w:t>GetOwnProperty</w:t>
        </w:r>
        <w:r w:rsidRPr="00E77497">
          <w:t xml:space="preserve">]] internal method of </w:t>
        </w:r>
        <w:r>
          <w:rPr>
            <w:i/>
          </w:rPr>
          <w:t>O</w:t>
        </w:r>
        <w:r w:rsidRPr="00E77497">
          <w:t xml:space="preserve"> passing </w:t>
        </w:r>
        <w:r>
          <w:rPr>
            <w:i/>
          </w:rPr>
          <w:t>P</w:t>
        </w:r>
        <w:r w:rsidRPr="00E77497">
          <w:rPr>
            <w:i/>
          </w:rPr>
          <w:t xml:space="preserve"> </w:t>
        </w:r>
        <w:r w:rsidRPr="00BA53EE">
          <w:rPr>
            <w:iCs/>
          </w:rPr>
          <w:t>as</w:t>
        </w:r>
        <w:r>
          <w:t xml:space="preserve"> the argument</w:t>
        </w:r>
        <w:r w:rsidRPr="00E77497">
          <w:t>.</w:t>
        </w:r>
      </w:ins>
    </w:p>
    <w:p w:rsidR="00A47373" w:rsidRDefault="00A47373" w:rsidP="00A47373">
      <w:pPr>
        <w:pStyle w:val="Alg4"/>
        <w:numPr>
          <w:ilvl w:val="0"/>
          <w:numId w:val="1644"/>
        </w:numPr>
        <w:rPr>
          <w:ins w:id="602" w:author="Rev 19 Allen Wirfs-Brock" w:date="2013-09-26T09:32:00Z"/>
        </w:rPr>
      </w:pPr>
      <w:ins w:id="603" w:author="Rev 19 Allen Wirfs-Brock" w:date="2013-09-26T09:32:00Z">
        <w:r>
          <w:t>ReturnIfAbrupt(</w:t>
        </w:r>
        <w:r>
          <w:rPr>
            <w:i/>
          </w:rPr>
          <w:t>desc</w:t>
        </w:r>
        <w:r>
          <w:t>).</w:t>
        </w:r>
      </w:ins>
    </w:p>
    <w:p w:rsidR="00A47373" w:rsidRDefault="00A47373" w:rsidP="00A47373">
      <w:pPr>
        <w:pStyle w:val="Alg4"/>
        <w:numPr>
          <w:ilvl w:val="0"/>
          <w:numId w:val="1644"/>
        </w:numPr>
        <w:spacing w:after="120"/>
        <w:contextualSpacing/>
        <w:rPr>
          <w:ins w:id="604" w:author="Rev 19 Allen Wirfs-Brock" w:date="2013-09-26T09:29:00Z"/>
        </w:rPr>
      </w:pPr>
      <w:ins w:id="605" w:author="Rev 19 Allen Wirfs-Brock" w:date="2013-09-26T09:33:00Z">
        <w:r>
          <w:t xml:space="preserve">If desc if </w:t>
        </w:r>
        <w:r>
          <w:rPr>
            <w:b/>
          </w:rPr>
          <w:t>undefined</w:t>
        </w:r>
        <w:r>
          <w:t xml:space="preserve">, return </w:t>
        </w:r>
        <w:r>
          <w:rPr>
            <w:b/>
          </w:rPr>
          <w:t>false</w:t>
        </w:r>
        <w:r>
          <w:t>.</w:t>
        </w:r>
      </w:ins>
    </w:p>
    <w:p w:rsidR="00A47373" w:rsidRDefault="00A47373" w:rsidP="00A47373">
      <w:pPr>
        <w:pStyle w:val="Alg4"/>
        <w:numPr>
          <w:ilvl w:val="0"/>
          <w:numId w:val="1644"/>
        </w:numPr>
        <w:spacing w:after="240"/>
        <w:rPr>
          <w:ins w:id="606" w:author="Rev 19 Allen Wirfs-Brock" w:date="2013-09-26T09:28:00Z"/>
        </w:rPr>
      </w:pPr>
      <w:ins w:id="607" w:author="Rev 19 Allen Wirfs-Brock" w:date="2013-09-26T09:28:00Z">
        <w:r>
          <w:t xml:space="preserve">Return </w:t>
        </w:r>
      </w:ins>
      <w:ins w:id="608" w:author="Rev 19 Allen Wirfs-Brock" w:date="2013-09-26T09:34:00Z">
        <w:r w:rsidRPr="00A47373">
          <w:rPr>
            <w:b/>
          </w:rPr>
          <w:t>true</w:t>
        </w:r>
      </w:ins>
      <w:ins w:id="609" w:author="Rev 19 Allen Wirfs-Brock" w:date="2013-09-26T09:28:00Z">
        <w:r w:rsidRPr="00E77497">
          <w:t>.</w:t>
        </w:r>
      </w:ins>
    </w:p>
    <w:p w:rsidR="005D37A2" w:rsidRDefault="005D37A2" w:rsidP="005D37A2">
      <w:pPr>
        <w:pStyle w:val="Heading3"/>
      </w:pPr>
      <w:bookmarkStart w:id="610" w:name="_Toc368050189"/>
      <w:r>
        <w:t>GetMethod (O, P)</w:t>
      </w:r>
      <w:bookmarkEnd w:id="610"/>
    </w:p>
    <w:p w:rsidR="005D37A2" w:rsidRPr="00E77497" w:rsidRDefault="005D37A2" w:rsidP="005D37A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202"/>
        </w:numPr>
        <w:spacing w:after="120"/>
        <w:contextualSpacing/>
      </w:pPr>
      <w:r>
        <w:t>Assert: Type(</w:t>
      </w:r>
      <w:r>
        <w:rPr>
          <w:i/>
          <w:iCs/>
        </w:rPr>
        <w:t>O</w:t>
      </w:r>
      <w:r>
        <w:t>) is Object.</w:t>
      </w:r>
    </w:p>
    <w:p w:rsidR="005D37A2" w:rsidRDefault="005D37A2" w:rsidP="005D37A2">
      <w:pPr>
        <w:pStyle w:val="Alg4"/>
        <w:numPr>
          <w:ilvl w:val="0"/>
          <w:numId w:val="1202"/>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rsidR="005D37A2" w:rsidRDefault="005D37A2" w:rsidP="005D37A2">
      <w:pPr>
        <w:pStyle w:val="Alg4"/>
        <w:numPr>
          <w:ilvl w:val="0"/>
          <w:numId w:val="1202"/>
        </w:numPr>
      </w:pPr>
      <w:r>
        <w:t>ReturnIfAbrupt(</w:t>
      </w:r>
      <w:r>
        <w:rPr>
          <w:i/>
          <w:iCs/>
        </w:rPr>
        <w:t>func</w:t>
      </w:r>
      <w:r>
        <w:t>).</w:t>
      </w:r>
    </w:p>
    <w:p w:rsidR="005D37A2" w:rsidRDefault="005D37A2" w:rsidP="005D37A2">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rsidR="005D37A2" w:rsidRDefault="005D37A2" w:rsidP="005D37A2">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rsidR="005D37A2" w:rsidRPr="00E77497" w:rsidRDefault="005D37A2" w:rsidP="005D37A2">
      <w:pPr>
        <w:pStyle w:val="Alg4"/>
        <w:numPr>
          <w:ilvl w:val="0"/>
          <w:numId w:val="1202"/>
        </w:numPr>
        <w:spacing w:after="120"/>
      </w:pPr>
      <w:r>
        <w:t xml:space="preserve">Return </w:t>
      </w:r>
      <w:r>
        <w:rPr>
          <w:i/>
          <w:iCs/>
        </w:rPr>
        <w:t>func</w:t>
      </w:r>
      <w:r w:rsidRPr="00E77497">
        <w:t>.</w:t>
      </w:r>
    </w:p>
    <w:p w:rsidR="005D37A2" w:rsidRDefault="005D37A2" w:rsidP="005D37A2">
      <w:pPr>
        <w:pStyle w:val="Heading3"/>
      </w:pPr>
      <w:bookmarkStart w:id="611" w:name="_Toc368050190"/>
      <w:r>
        <w:t>Invoke(O,P, [args])</w:t>
      </w:r>
      <w:bookmarkEnd w:id="611"/>
    </w:p>
    <w:p w:rsidR="005D37A2" w:rsidRPr="00E77497" w:rsidRDefault="005D37A2" w:rsidP="005D37A2">
      <w:r>
        <w:t xml:space="preserve">The abstract operation </w:t>
      </w:r>
      <w:r w:rsidRPr="00844B9F">
        <w:rPr>
          <w:rFonts w:ascii="Times New Roman" w:hAnsi="Times New Roman"/>
        </w:rPr>
        <w:t>Invoke</w:t>
      </w:r>
      <w:r>
        <w:t xml:space="preserve"> is used to call a method property of an object.  The operation is called with arguments </w:t>
      </w:r>
      <w:r w:rsidRPr="00E77497">
        <w:t xml:space="preserve"> </w:t>
      </w:r>
      <w:r w:rsidRPr="008A2636">
        <w:rPr>
          <w:rFonts w:ascii="Times New Roman" w:hAnsi="Times New Roman"/>
          <w:i/>
        </w:rPr>
        <w:t>O</w:t>
      </w:r>
      <w:r w:rsidRPr="008A2636">
        <w:rPr>
          <w:rFonts w:cs="Arial"/>
        </w:rPr>
        <w:t>,</w:t>
      </w:r>
      <w:r>
        <w:rPr>
          <w:rFonts w:ascii="Times New Roman" w:hAnsi="Times New Roman"/>
        </w:rPr>
        <w:t xml:space="preserve"> </w:t>
      </w:r>
      <w:r>
        <w:rPr>
          <w:rFonts w:ascii="Times New Roman" w:hAnsi="Times New Roman"/>
          <w:i/>
        </w:rPr>
        <w:t>P</w:t>
      </w:r>
      <w:r w:rsidRPr="008A2636" w:rsidDel="00621C54">
        <w:rPr>
          <w:rFonts w:ascii="Times New Roman" w:hAnsi="Times New Roman"/>
          <w:i/>
        </w:rPr>
        <w:t xml:space="preserve"> </w:t>
      </w:r>
      <w:r>
        <w:rPr>
          <w:rFonts w:cs="Arial"/>
        </w:rPr>
        <w:t xml:space="preserve">, and optionally </w:t>
      </w:r>
      <w:r w:rsidRPr="008A2636">
        <w:rPr>
          <w:rFonts w:ascii="Times New Roman" w:hAnsi="Times New Roman"/>
          <w:i/>
        </w:rPr>
        <w:t>args</w:t>
      </w:r>
      <w:r>
        <w:rPr>
          <w:rFonts w:cs="Arial"/>
        </w:rPr>
        <w:t xml:space="preserve"> where </w:t>
      </w:r>
      <w:r>
        <w:rPr>
          <w:rFonts w:ascii="Times New Roman" w:hAnsi="Times New Roman"/>
          <w:i/>
        </w:rPr>
        <w:t>O</w:t>
      </w:r>
      <w:r>
        <w:rPr>
          <w:rFonts w:cs="Arial"/>
        </w:rPr>
        <w:t xml:space="preserve"> serves as both the lookup point for the property and the </w:t>
      </w:r>
      <w:r w:rsidRPr="00930E93">
        <w:rPr>
          <w:rFonts w:cs="Arial"/>
          <w:b/>
          <w:bCs/>
        </w:rPr>
        <w:t>this</w:t>
      </w:r>
      <w:r>
        <w:rPr>
          <w:rFonts w:cs="Arial"/>
        </w:rPr>
        <w:t xml:space="preserve"> value of the call, </w:t>
      </w:r>
      <w:r w:rsidRPr="008A2636">
        <w:rPr>
          <w:rFonts w:ascii="Times New Roman" w:hAnsi="Times New Roman"/>
          <w:i/>
        </w:rPr>
        <w:t>P</w:t>
      </w:r>
      <w:r>
        <w:rPr>
          <w:rFonts w:cs="Arial"/>
        </w:rPr>
        <w:t xml:space="preserve"> is the property key, and </w:t>
      </w:r>
      <w:r w:rsidRPr="008A2636">
        <w:rPr>
          <w:rFonts w:ascii="Times New Roman" w:hAnsi="Times New Roman"/>
          <w:i/>
        </w:rPr>
        <w:t>args</w:t>
      </w:r>
      <w:r>
        <w:rPr>
          <w:rFonts w:cs="Arial"/>
        </w:rPr>
        <w:t xml:space="preserve"> is the list of arguments values passed to the method.</w:t>
      </w:r>
      <w:r w:rsidRPr="00E77497">
        <w:t xml:space="preserve"> </w:t>
      </w:r>
      <w:r>
        <w:t xml:space="preserve">If </w:t>
      </w:r>
      <w:r w:rsidRPr="00E74C84">
        <w:rPr>
          <w:rFonts w:ascii="Times New Roman" w:hAnsi="Times New Roman"/>
          <w:i/>
          <w:iCs/>
        </w:rPr>
        <w:t>args</w:t>
      </w:r>
      <w:r>
        <w:t xml:space="preserve"> is not present, an empty List is used as its value. </w:t>
      </w:r>
      <w:r w:rsidRPr="004419F5">
        <w:t>This</w:t>
      </w:r>
      <w:r>
        <w:t xml:space="preserve"> abstract operation performs</w:t>
      </w:r>
      <w:r w:rsidRPr="00E77497">
        <w:t xml:space="preserve"> the following steps:</w:t>
      </w:r>
    </w:p>
    <w:p w:rsidR="005D37A2" w:rsidRDefault="005D37A2" w:rsidP="005D37A2">
      <w:pPr>
        <w:pStyle w:val="Alg4"/>
        <w:numPr>
          <w:ilvl w:val="0"/>
          <w:numId w:val="1119"/>
        </w:numPr>
      </w:pPr>
      <w:r>
        <w:t xml:space="preserve">Assert: </w:t>
      </w:r>
      <w:r>
        <w:rPr>
          <w:i/>
          <w:iCs/>
        </w:rPr>
        <w:t>P</w:t>
      </w:r>
      <w:r>
        <w:t xml:space="preserve"> is a valid property key.</w:t>
      </w:r>
    </w:p>
    <w:p w:rsidR="005D37A2" w:rsidRDefault="005D37A2" w:rsidP="005D37A2">
      <w:pPr>
        <w:pStyle w:val="Alg4"/>
        <w:numPr>
          <w:ilvl w:val="0"/>
          <w:numId w:val="1119"/>
        </w:numPr>
      </w:pPr>
      <w:r>
        <w:t xml:space="preserve">If </w:t>
      </w:r>
      <w:r>
        <w:rPr>
          <w:i/>
          <w:iCs/>
        </w:rPr>
        <w:t>args</w:t>
      </w:r>
      <w:r>
        <w:t xml:space="preserve"> was not passed, then let </w:t>
      </w:r>
      <w:r>
        <w:rPr>
          <w:i/>
          <w:iCs/>
        </w:rPr>
        <w:t>args</w:t>
      </w:r>
      <w:r>
        <w:t xml:space="preserve"> be a new empty List.</w:t>
      </w:r>
    </w:p>
    <w:p w:rsidR="005D37A2" w:rsidRDefault="005D37A2" w:rsidP="005D37A2">
      <w:pPr>
        <w:pStyle w:val="Alg4"/>
        <w:numPr>
          <w:ilvl w:val="0"/>
          <w:numId w:val="1119"/>
        </w:numPr>
      </w:pPr>
      <w:r>
        <w:t>If Type(</w:t>
      </w:r>
      <w:r>
        <w:rPr>
          <w:i/>
          <w:iCs/>
        </w:rPr>
        <w:t>O</w:t>
      </w:r>
      <w:r>
        <w:t>) is Object then,</w:t>
      </w:r>
    </w:p>
    <w:p w:rsidR="005D37A2" w:rsidRDefault="005D37A2" w:rsidP="005D37A2">
      <w:pPr>
        <w:pStyle w:val="Alg4"/>
        <w:numPr>
          <w:ilvl w:val="1"/>
          <w:numId w:val="1119"/>
        </w:numPr>
      </w:pPr>
      <w:r>
        <w:t xml:space="preserve">Let </w:t>
      </w:r>
      <w:r>
        <w:rPr>
          <w:i/>
          <w:iCs/>
        </w:rPr>
        <w:t>base</w:t>
      </w:r>
      <w:r>
        <w:t xml:space="preserve"> be </w:t>
      </w:r>
      <w:r>
        <w:rPr>
          <w:i/>
          <w:iCs/>
        </w:rPr>
        <w:t>O</w:t>
      </w:r>
      <w:r>
        <w:t>.</w:t>
      </w:r>
    </w:p>
    <w:p w:rsidR="005D37A2" w:rsidRDefault="005D37A2" w:rsidP="005D37A2">
      <w:pPr>
        <w:pStyle w:val="Alg4"/>
        <w:numPr>
          <w:ilvl w:val="0"/>
          <w:numId w:val="1119"/>
        </w:numPr>
      </w:pPr>
      <w:r>
        <w:t>Else,</w:t>
      </w:r>
    </w:p>
    <w:p w:rsidR="005D37A2" w:rsidRPr="00E77497" w:rsidRDefault="005D37A2" w:rsidP="005D37A2">
      <w:pPr>
        <w:pStyle w:val="Alg4"/>
        <w:numPr>
          <w:ilvl w:val="1"/>
          <w:numId w:val="1119"/>
        </w:numPr>
      </w:pPr>
      <w:r w:rsidRPr="00E77497">
        <w:t xml:space="preserve">Let </w:t>
      </w:r>
      <w:r>
        <w:rPr>
          <w:i/>
        </w:rPr>
        <w:t>base</w:t>
      </w:r>
      <w:r w:rsidRPr="00E77497">
        <w:rPr>
          <w:i/>
        </w:rPr>
        <w:t xml:space="preserve"> </w:t>
      </w:r>
      <w:r w:rsidRPr="00E77497">
        <w:t>be ToObject</w:t>
      </w:r>
      <w:r>
        <w:t>(</w:t>
      </w:r>
      <w:r w:rsidRPr="008A2636">
        <w:rPr>
          <w:i/>
        </w:rPr>
        <w:t>O</w:t>
      </w:r>
      <w:r>
        <w:t>)</w:t>
      </w:r>
      <w:r w:rsidRPr="00E77497">
        <w:t>.</w:t>
      </w:r>
    </w:p>
    <w:p w:rsidR="005D37A2" w:rsidRDefault="005D37A2" w:rsidP="005D37A2">
      <w:pPr>
        <w:pStyle w:val="Alg4"/>
        <w:numPr>
          <w:ilvl w:val="0"/>
          <w:numId w:val="1119"/>
        </w:numPr>
        <w:contextualSpacing/>
      </w:pPr>
      <w:r>
        <w:t>ReturnIfAbrupt(</w:t>
      </w:r>
      <w:r>
        <w:rPr>
          <w:i/>
        </w:rPr>
        <w:t>base</w:t>
      </w:r>
      <w:r>
        <w:t>).</w:t>
      </w:r>
    </w:p>
    <w:p w:rsidR="005D37A2" w:rsidRPr="00E77497" w:rsidRDefault="005D37A2" w:rsidP="005D37A2">
      <w:pPr>
        <w:pStyle w:val="Alg4"/>
        <w:numPr>
          <w:ilvl w:val="0"/>
          <w:numId w:val="1119"/>
        </w:numPr>
        <w:spacing w:after="120"/>
      </w:pPr>
      <w:r w:rsidRPr="00E77497">
        <w:t>Return the result of calling the [[</w:t>
      </w:r>
      <w:r>
        <w:t>Invoke</w:t>
      </w:r>
      <w:r w:rsidRPr="00E77497">
        <w:t xml:space="preserve">]] internal method of </w:t>
      </w:r>
      <w:r>
        <w:rPr>
          <w:i/>
        </w:rPr>
        <w:t>base</w:t>
      </w:r>
      <w:r w:rsidRPr="00E77497">
        <w:t xml:space="preserve"> passing</w:t>
      </w:r>
      <w:r>
        <w:t xml:space="preserve"> arguments</w:t>
      </w:r>
      <w:r w:rsidRPr="00E77497">
        <w:t xml:space="preserve"> </w:t>
      </w:r>
      <w:r>
        <w:rPr>
          <w:i/>
        </w:rPr>
        <w:t>P</w:t>
      </w:r>
      <w:r>
        <w:rPr>
          <w:iCs/>
        </w:rPr>
        <w:t>,</w:t>
      </w:r>
      <w:r w:rsidRPr="00E77497">
        <w:t xml:space="preserve"> </w:t>
      </w:r>
      <w:r w:rsidRPr="008A2636">
        <w:rPr>
          <w:i/>
        </w:rPr>
        <w:t>args</w:t>
      </w:r>
      <w:r>
        <w:rPr>
          <w:iCs/>
        </w:rPr>
        <w:t xml:space="preserve">, and </w:t>
      </w:r>
      <w:r>
        <w:rPr>
          <w:i/>
        </w:rPr>
        <w:t>O</w:t>
      </w:r>
      <w:r w:rsidRPr="00E77497">
        <w:t>.</w:t>
      </w:r>
    </w:p>
    <w:p w:rsidR="005D37A2" w:rsidRDefault="005D37A2" w:rsidP="005D37A2">
      <w:pPr>
        <w:pStyle w:val="Heading3"/>
      </w:pPr>
      <w:bookmarkStart w:id="612" w:name="_Toc368050191"/>
      <w:r w:rsidRPr="00B711A8">
        <w:t>SetIntegrityLevel</w:t>
      </w:r>
      <w:r w:rsidRPr="00B711A8" w:rsidDel="00B711A8">
        <w:t xml:space="preserve"> </w:t>
      </w:r>
      <w:r>
        <w:t>(O, level)</w:t>
      </w:r>
      <w:bookmarkEnd w:id="612"/>
    </w:p>
    <w:p w:rsidR="005D37A2" w:rsidRPr="00E77497" w:rsidRDefault="005D37A2" w:rsidP="005D37A2">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rsidR="005D37A2" w:rsidRDefault="005D37A2" w:rsidP="005D37A2">
      <w:pPr>
        <w:pStyle w:val="Alg4"/>
        <w:numPr>
          <w:ilvl w:val="0"/>
          <w:numId w:val="1184"/>
        </w:numPr>
        <w:spacing w:after="120"/>
        <w:contextualSpacing/>
      </w:pPr>
      <w:r>
        <w:t>Assert: Type(</w:t>
      </w:r>
      <w:r>
        <w:rPr>
          <w:i/>
          <w:iCs/>
        </w:rPr>
        <w:t>O</w:t>
      </w:r>
      <w:r>
        <w:t>) is Object.</w:t>
      </w:r>
    </w:p>
    <w:p w:rsidR="005D37A2" w:rsidRDefault="005D37A2" w:rsidP="005D37A2">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5D37A2" w:rsidRDefault="005D37A2" w:rsidP="005D37A2">
      <w:pPr>
        <w:pStyle w:val="Alg4"/>
        <w:numPr>
          <w:ilvl w:val="0"/>
          <w:numId w:val="1184"/>
        </w:numPr>
        <w:spacing w:after="120"/>
        <w:contextualSpacing/>
      </w:pPr>
      <w:r>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rsidR="005D37A2" w:rsidRDefault="005D37A2" w:rsidP="005D37A2">
      <w:pPr>
        <w:pStyle w:val="Alg4"/>
        <w:numPr>
          <w:ilvl w:val="0"/>
          <w:numId w:val="1184"/>
        </w:numPr>
        <w:contextualSpacing/>
      </w:pPr>
      <w:r>
        <w:t>ReturnIfAbrupt(</w:t>
      </w:r>
      <w:r>
        <w:rPr>
          <w:i/>
          <w:iCs/>
        </w:rPr>
        <w:t>keys</w:t>
      </w:r>
      <w:r>
        <w:t>).</w:t>
      </w:r>
    </w:p>
    <w:p w:rsidR="005D37A2" w:rsidRDefault="005D37A2" w:rsidP="005D37A2">
      <w:pPr>
        <w:pStyle w:val="Alg4"/>
        <w:numPr>
          <w:ilvl w:val="0"/>
          <w:numId w:val="1184"/>
        </w:numPr>
      </w:pPr>
      <w:r>
        <w:t xml:space="preserve">Let </w:t>
      </w:r>
      <w:r w:rsidRPr="00375E9F">
        <w:rPr>
          <w:i/>
          <w:iCs/>
        </w:rPr>
        <w:t>pendingException</w:t>
      </w:r>
      <w:r>
        <w:t xml:space="preserve"> be </w:t>
      </w:r>
      <w:r>
        <w:rPr>
          <w:b/>
          <w:bCs/>
        </w:rPr>
        <w:t>undefined</w:t>
      </w:r>
      <w:r>
        <w:t>.</w:t>
      </w:r>
    </w:p>
    <w:p w:rsidR="005D37A2" w:rsidRDefault="005D37A2" w:rsidP="005D37A2">
      <w:pPr>
        <w:pStyle w:val="Alg4"/>
        <w:numPr>
          <w:ilvl w:val="0"/>
          <w:numId w:val="1184"/>
        </w:numPr>
      </w:pPr>
      <w:r>
        <w:t xml:space="preserve">If </w:t>
      </w:r>
      <w:r>
        <w:rPr>
          <w:i/>
          <w:iCs/>
        </w:rPr>
        <w:t>level</w:t>
      </w:r>
      <w:r>
        <w:t xml:space="preserve"> is </w:t>
      </w:r>
      <w:r w:rsidRPr="00F770B9">
        <w:t>"</w:t>
      </w:r>
      <w:r>
        <w:rPr>
          <w:rFonts w:ascii="Courier New" w:hAnsi="Courier New" w:cs="Courier New"/>
          <w:b/>
        </w:rPr>
        <w:t>sealed</w:t>
      </w:r>
      <w:r w:rsidRPr="00F770B9">
        <w:t>"</w:t>
      </w:r>
      <w:r>
        <w:t>, then</w:t>
      </w:r>
    </w:p>
    <w:p w:rsidR="005D37A2"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Default="005D37A2" w:rsidP="005D37A2">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rsidR="005D37A2" w:rsidRDefault="005D37A2" w:rsidP="005D37A2">
      <w:pPr>
        <w:pStyle w:val="Alg4"/>
        <w:numPr>
          <w:ilvl w:val="2"/>
          <w:numId w:val="1184"/>
        </w:numPr>
      </w:pPr>
      <w:r>
        <w:lastRenderedPageBreak/>
        <w:t xml:space="preserve">If </w:t>
      </w:r>
      <w:r>
        <w:rPr>
          <w:i/>
          <w:iCs/>
        </w:rPr>
        <w:t>status</w:t>
      </w:r>
      <w:r>
        <w:t xml:space="preserve"> is an abrupt completion, then</w:t>
      </w:r>
    </w:p>
    <w:p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0"/>
          <w:numId w:val="1184"/>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rsidR="005D37A2" w:rsidRPr="00E77497"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Pr="00E77497" w:rsidRDefault="005D37A2" w:rsidP="005D37A2">
      <w:pPr>
        <w:pStyle w:val="Alg4"/>
        <w:numPr>
          <w:ilvl w:val="2"/>
          <w:numId w:val="1184"/>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5D37A2" w:rsidRDefault="005D37A2" w:rsidP="005D37A2">
      <w:pPr>
        <w:pStyle w:val="Alg4"/>
        <w:numPr>
          <w:ilvl w:val="2"/>
          <w:numId w:val="1184"/>
        </w:numPr>
      </w:pPr>
      <w:r>
        <w:t xml:space="preserve">If </w:t>
      </w:r>
      <w:r>
        <w:rPr>
          <w:i/>
          <w:iCs/>
        </w:rPr>
        <w:t>status</w:t>
      </w:r>
      <w:r>
        <w:t xml:space="preserve"> is an abrupt completion, then</w:t>
      </w:r>
    </w:p>
    <w:p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2"/>
          <w:numId w:val="1184"/>
        </w:numPr>
      </w:pPr>
      <w:r>
        <w:t>Else,</w:t>
      </w:r>
    </w:p>
    <w:p w:rsidR="005D37A2" w:rsidRDefault="005D37A2" w:rsidP="005D37A2">
      <w:pPr>
        <w:pStyle w:val="Alg4"/>
        <w:numPr>
          <w:ilvl w:val="3"/>
          <w:numId w:val="1184"/>
        </w:numPr>
      </w:pPr>
      <w:r>
        <w:t xml:space="preserve">Let </w:t>
      </w:r>
      <w:r>
        <w:rPr>
          <w:i/>
          <w:iCs/>
        </w:rPr>
        <w:t>currentDesc</w:t>
      </w:r>
      <w:r>
        <w:t xml:space="preserve"> be </w:t>
      </w:r>
      <w:r>
        <w:rPr>
          <w:i/>
          <w:iCs/>
        </w:rPr>
        <w:t>status</w:t>
      </w:r>
      <w:r>
        <w:t>.[[value]].</w:t>
      </w:r>
    </w:p>
    <w:p w:rsidR="005D37A2" w:rsidRDefault="005D37A2" w:rsidP="005D37A2">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rsidR="005D37A2" w:rsidRDefault="005D37A2" w:rsidP="005D37A2">
      <w:pPr>
        <w:pStyle w:val="Alg4"/>
        <w:numPr>
          <w:ilvl w:val="4"/>
          <w:numId w:val="1184"/>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rsidR="005D37A2" w:rsidRDefault="005D37A2" w:rsidP="005D37A2">
      <w:pPr>
        <w:pStyle w:val="Alg4"/>
        <w:numPr>
          <w:ilvl w:val="5"/>
          <w:numId w:val="1184"/>
        </w:numPr>
      </w:pPr>
      <w:r>
        <w:t xml:space="preserve">Let </w:t>
      </w:r>
      <w:r>
        <w:rPr>
          <w:i/>
          <w:iCs/>
        </w:rPr>
        <w:t>desc</w:t>
      </w:r>
      <w:r>
        <w:t xml:space="preserve"> be </w:t>
      </w:r>
      <w:ins w:id="613" w:author="Rev 19 Allen Wirfs-Brock" w:date="2013-09-09T12:09:00Z">
        <w:r w:rsidR="00E47A7B">
          <w:t xml:space="preserve">the </w:t>
        </w:r>
      </w:ins>
      <w:r>
        <w:t xml:space="preserve">PropertyDescriptor{[[Configurable]]: </w:t>
      </w:r>
      <w:r>
        <w:rPr>
          <w:b/>
          <w:bCs/>
        </w:rPr>
        <w:t>false</w:t>
      </w:r>
      <w:r>
        <w:t>}.</w:t>
      </w:r>
    </w:p>
    <w:p w:rsidR="005D37A2" w:rsidRPr="00E77497" w:rsidRDefault="005D37A2" w:rsidP="005D37A2">
      <w:pPr>
        <w:pStyle w:val="Alg4"/>
        <w:numPr>
          <w:ilvl w:val="4"/>
          <w:numId w:val="1184"/>
        </w:numPr>
      </w:pPr>
      <w:r>
        <w:t xml:space="preserve">Else, </w:t>
      </w:r>
    </w:p>
    <w:p w:rsidR="005D37A2" w:rsidRPr="00E77497" w:rsidRDefault="005D37A2" w:rsidP="005D37A2">
      <w:pPr>
        <w:pStyle w:val="Alg4"/>
        <w:numPr>
          <w:ilvl w:val="5"/>
          <w:numId w:val="1184"/>
        </w:numPr>
      </w:pPr>
      <w:r>
        <w:t xml:space="preserve">Let </w:t>
      </w:r>
      <w:r>
        <w:rPr>
          <w:i/>
          <w:iCs/>
        </w:rPr>
        <w:t>desc</w:t>
      </w:r>
      <w:r>
        <w:t xml:space="preserve"> be </w:t>
      </w:r>
      <w:ins w:id="614" w:author="Rev 19 Allen Wirfs-Brock" w:date="2013-09-09T12:10:00Z">
        <w:r w:rsidR="00E47A7B">
          <w:t xml:space="preserve">the </w:t>
        </w:r>
      </w:ins>
      <w:r>
        <w:t xml:space="preserve">PropertyDescriptor { [[Configurable]]: </w:t>
      </w:r>
      <w:r>
        <w:rPr>
          <w:b/>
          <w:bCs/>
        </w:rPr>
        <w:t>false</w:t>
      </w:r>
      <w:r>
        <w:t xml:space="preserve">, [[Writable]]: </w:t>
      </w:r>
      <w:r>
        <w:rPr>
          <w:b/>
          <w:bCs/>
        </w:rPr>
        <w:t>false</w:t>
      </w:r>
      <w:r>
        <w:t xml:space="preserve"> }.</w:t>
      </w:r>
    </w:p>
    <w:p w:rsidR="005D37A2" w:rsidRDefault="005D37A2" w:rsidP="005D37A2">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rsidR="005D37A2" w:rsidRDefault="005D37A2" w:rsidP="005D37A2">
      <w:pPr>
        <w:pStyle w:val="Alg4"/>
        <w:numPr>
          <w:ilvl w:val="4"/>
          <w:numId w:val="1184"/>
        </w:numPr>
      </w:pPr>
      <w:r>
        <w:t xml:space="preserve">If </w:t>
      </w:r>
      <w:r>
        <w:rPr>
          <w:i/>
          <w:iCs/>
        </w:rPr>
        <w:t>status</w:t>
      </w:r>
      <w:r>
        <w:t xml:space="preserve"> is an abrupt completion, then</w:t>
      </w:r>
    </w:p>
    <w:p w:rsidR="005D37A2" w:rsidRDefault="005D37A2" w:rsidP="005D37A2">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rsidR="005D37A2" w:rsidRPr="00E77497" w:rsidRDefault="005D37A2" w:rsidP="005D37A2">
      <w:pPr>
        <w:pStyle w:val="Alg4"/>
        <w:numPr>
          <w:ilvl w:val="0"/>
          <w:numId w:val="1184"/>
        </w:numPr>
        <w:spacing w:after="120"/>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rsidR="005D37A2" w:rsidRDefault="005D37A2" w:rsidP="005D37A2">
      <w:pPr>
        <w:pStyle w:val="Heading3"/>
      </w:pPr>
      <w:bookmarkStart w:id="615" w:name="_Toc368050192"/>
      <w:r w:rsidRPr="00EA00A5">
        <w:t>TestIntegrityLevel</w:t>
      </w:r>
      <w:r w:rsidRPr="00EA00A5" w:rsidDel="00EA00A5">
        <w:t xml:space="preserve"> </w:t>
      </w:r>
      <w:r>
        <w:t>(O, level)</w:t>
      </w:r>
      <w:bookmarkEnd w:id="615"/>
    </w:p>
    <w:p w:rsidR="005D37A2" w:rsidRPr="00E77497" w:rsidRDefault="005D37A2" w:rsidP="005D37A2">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rsidR="005D37A2" w:rsidRDefault="005D37A2" w:rsidP="005D37A2">
      <w:pPr>
        <w:pStyle w:val="Alg4"/>
        <w:numPr>
          <w:ilvl w:val="0"/>
          <w:numId w:val="1187"/>
        </w:numPr>
        <w:spacing w:after="120"/>
        <w:contextualSpacing/>
      </w:pPr>
      <w:r>
        <w:t>Assert: Type(</w:t>
      </w:r>
      <w:r>
        <w:rPr>
          <w:i/>
          <w:iCs/>
        </w:rPr>
        <w:t>O</w:t>
      </w:r>
      <w:r>
        <w:t>) is Object.</w:t>
      </w:r>
    </w:p>
    <w:p w:rsidR="005D37A2" w:rsidRDefault="005D37A2" w:rsidP="005D37A2">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5D37A2" w:rsidRDefault="005D37A2" w:rsidP="005D37A2">
      <w:pPr>
        <w:pStyle w:val="Alg4"/>
        <w:numPr>
          <w:ilvl w:val="0"/>
          <w:numId w:val="1187"/>
        </w:numPr>
        <w:spacing w:after="120"/>
        <w:contextualSpacing/>
      </w:pPr>
      <w:r>
        <w:t xml:space="preserve">Let </w:t>
      </w:r>
      <w:r>
        <w:rPr>
          <w:i/>
          <w:iCs/>
        </w:rPr>
        <w:t>status</w:t>
      </w:r>
      <w:r>
        <w:t xml:space="preserve"> be </w:t>
      </w:r>
      <w:r w:rsidRPr="00E77497">
        <w:t>the</w:t>
      </w:r>
      <w:r>
        <w:t xml:space="preserve"> result of Is</w:t>
      </w:r>
      <w:r w:rsidRPr="00E77497">
        <w:t>Extensible</w:t>
      </w:r>
      <w:r>
        <w:t>(</w:t>
      </w:r>
      <w:r w:rsidRPr="00E77497">
        <w:rPr>
          <w:i/>
        </w:rPr>
        <w:t>O</w:t>
      </w:r>
      <w:r>
        <w:rPr>
          <w:iCs/>
        </w:rPr>
        <w:t>).</w:t>
      </w:r>
    </w:p>
    <w:p w:rsidR="005D37A2" w:rsidRDefault="005D37A2" w:rsidP="005D37A2">
      <w:pPr>
        <w:pStyle w:val="Alg4"/>
        <w:numPr>
          <w:ilvl w:val="0"/>
          <w:numId w:val="1187"/>
        </w:numPr>
        <w:contextualSpacing/>
      </w:pPr>
      <w:r>
        <w:t>ReturnIfAbrupt(</w:t>
      </w:r>
      <w:r>
        <w:rPr>
          <w:i/>
          <w:iCs/>
        </w:rPr>
        <w:t>status</w:t>
      </w:r>
      <w:r>
        <w:t>).</w:t>
      </w:r>
    </w:p>
    <w:p w:rsidR="005D37A2" w:rsidRDefault="005D37A2" w:rsidP="005D37A2">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rsidR="005D37A2" w:rsidRDefault="005D37A2" w:rsidP="005D37A2">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rsidR="005D37A2" w:rsidRDefault="005D37A2" w:rsidP="005D37A2">
      <w:pPr>
        <w:pStyle w:val="Alg4"/>
        <w:numPr>
          <w:ilvl w:val="0"/>
          <w:numId w:val="1187"/>
        </w:numPr>
        <w:spacing w:after="120"/>
        <w:contextualSpacing/>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rsidR="005D37A2" w:rsidRDefault="005D37A2" w:rsidP="005D37A2">
      <w:pPr>
        <w:pStyle w:val="Alg4"/>
        <w:numPr>
          <w:ilvl w:val="0"/>
          <w:numId w:val="1187"/>
        </w:numPr>
        <w:contextualSpacing/>
      </w:pPr>
      <w:r>
        <w:t>ReturnIfAbrupt(</w:t>
      </w:r>
      <w:r>
        <w:rPr>
          <w:i/>
          <w:iCs/>
        </w:rPr>
        <w:t>keys</w:t>
      </w:r>
      <w:r>
        <w:t>).</w:t>
      </w:r>
    </w:p>
    <w:p w:rsidR="005D37A2" w:rsidRDefault="005D37A2" w:rsidP="005D37A2">
      <w:pPr>
        <w:pStyle w:val="Alg4"/>
        <w:numPr>
          <w:ilvl w:val="0"/>
          <w:numId w:val="1187"/>
        </w:numPr>
      </w:pPr>
      <w:r>
        <w:t xml:space="preserve">Let </w:t>
      </w:r>
      <w:r w:rsidRPr="00375E9F">
        <w:rPr>
          <w:i/>
          <w:iCs/>
        </w:rPr>
        <w:t>pendingException</w:t>
      </w:r>
      <w:r>
        <w:t xml:space="preserve"> be </w:t>
      </w:r>
      <w:r>
        <w:rPr>
          <w:b/>
          <w:bCs/>
        </w:rPr>
        <w:t>undefined</w:t>
      </w:r>
      <w:r>
        <w:t>.</w:t>
      </w:r>
    </w:p>
    <w:p w:rsidR="005D37A2" w:rsidRDefault="005D37A2" w:rsidP="005D37A2">
      <w:pPr>
        <w:pStyle w:val="Alg4"/>
        <w:numPr>
          <w:ilvl w:val="0"/>
          <w:numId w:val="1187"/>
        </w:numPr>
      </w:pPr>
      <w:r>
        <w:t xml:space="preserve">Let </w:t>
      </w:r>
      <w:r w:rsidRPr="00751C24">
        <w:rPr>
          <w:i/>
          <w:iCs/>
        </w:rPr>
        <w:t>configurable</w:t>
      </w:r>
      <w:r>
        <w:t xml:space="preserve"> be </w:t>
      </w:r>
      <w:r>
        <w:rPr>
          <w:b/>
          <w:bCs/>
        </w:rPr>
        <w:t>false</w:t>
      </w:r>
      <w:r>
        <w:t>.</w:t>
      </w:r>
    </w:p>
    <w:p w:rsidR="005D37A2" w:rsidRDefault="005D37A2" w:rsidP="005D37A2">
      <w:pPr>
        <w:pStyle w:val="Alg4"/>
        <w:numPr>
          <w:ilvl w:val="0"/>
          <w:numId w:val="1187"/>
        </w:numPr>
      </w:pPr>
      <w:r>
        <w:t xml:space="preserve">Let </w:t>
      </w:r>
      <w:r>
        <w:rPr>
          <w:i/>
          <w:iCs/>
        </w:rPr>
        <w:t>writable</w:t>
      </w:r>
      <w:r>
        <w:t xml:space="preserve"> be </w:t>
      </w:r>
      <w:r>
        <w:rPr>
          <w:b/>
          <w:bCs/>
        </w:rPr>
        <w:t>false</w:t>
      </w:r>
      <w:r>
        <w:t>.</w:t>
      </w:r>
    </w:p>
    <w:p w:rsidR="005D37A2" w:rsidRPr="00E77497" w:rsidRDefault="005D37A2" w:rsidP="005D37A2">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Pr="00E77497" w:rsidRDefault="005D37A2" w:rsidP="005D37A2">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5D37A2" w:rsidRDefault="005D37A2" w:rsidP="005D37A2">
      <w:pPr>
        <w:pStyle w:val="Alg4"/>
        <w:numPr>
          <w:ilvl w:val="1"/>
          <w:numId w:val="1187"/>
        </w:numPr>
      </w:pPr>
      <w:r>
        <w:t xml:space="preserve">If </w:t>
      </w:r>
      <w:r>
        <w:rPr>
          <w:i/>
          <w:iCs/>
        </w:rPr>
        <w:t>status</w:t>
      </w:r>
      <w:r>
        <w:t xml:space="preserve"> is an abrupt completion, then</w:t>
      </w:r>
    </w:p>
    <w:p w:rsidR="005D37A2" w:rsidRDefault="005D37A2" w:rsidP="005D37A2">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2"/>
          <w:numId w:val="1187"/>
        </w:numPr>
      </w:pPr>
      <w:r>
        <w:t xml:space="preserve">Let </w:t>
      </w:r>
      <w:r w:rsidRPr="00751C24">
        <w:rPr>
          <w:i/>
          <w:iCs/>
        </w:rPr>
        <w:t>configurable</w:t>
      </w:r>
      <w:r>
        <w:t xml:space="preserve"> be </w:t>
      </w:r>
      <w:r>
        <w:rPr>
          <w:b/>
          <w:bCs/>
        </w:rPr>
        <w:t>true</w:t>
      </w:r>
      <w:r>
        <w:t>.</w:t>
      </w:r>
    </w:p>
    <w:p w:rsidR="005D37A2" w:rsidRDefault="005D37A2" w:rsidP="005D37A2">
      <w:pPr>
        <w:pStyle w:val="Alg4"/>
        <w:numPr>
          <w:ilvl w:val="1"/>
          <w:numId w:val="1187"/>
        </w:numPr>
      </w:pPr>
      <w:r>
        <w:t>Else,</w:t>
      </w:r>
    </w:p>
    <w:p w:rsidR="005D37A2" w:rsidRDefault="005D37A2" w:rsidP="005D37A2">
      <w:pPr>
        <w:pStyle w:val="Alg4"/>
        <w:numPr>
          <w:ilvl w:val="2"/>
          <w:numId w:val="1187"/>
        </w:numPr>
      </w:pPr>
      <w:r>
        <w:t xml:space="preserve">Let </w:t>
      </w:r>
      <w:r>
        <w:rPr>
          <w:i/>
          <w:iCs/>
        </w:rPr>
        <w:t>currentDesc</w:t>
      </w:r>
      <w:r>
        <w:t xml:space="preserve"> be </w:t>
      </w:r>
      <w:r>
        <w:rPr>
          <w:i/>
          <w:iCs/>
        </w:rPr>
        <w:t>status</w:t>
      </w:r>
      <w:r>
        <w:t>.[[value]].</w:t>
      </w:r>
    </w:p>
    <w:p w:rsidR="005D37A2" w:rsidRDefault="005D37A2" w:rsidP="005D37A2">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rsidR="005D37A2" w:rsidRDefault="005D37A2" w:rsidP="005D37A2">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rsidR="005D37A2" w:rsidRDefault="005D37A2" w:rsidP="005D37A2">
      <w:pPr>
        <w:pStyle w:val="Alg4"/>
        <w:numPr>
          <w:ilvl w:val="3"/>
          <w:numId w:val="1187"/>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rsidR="005D37A2" w:rsidRDefault="005D37A2" w:rsidP="005D37A2">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rsidR="005D37A2" w:rsidRDefault="005D37A2" w:rsidP="005D37A2">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rsidR="005D37A2" w:rsidRDefault="005D37A2" w:rsidP="005D37A2">
      <w:pPr>
        <w:pStyle w:val="Alg4"/>
        <w:numPr>
          <w:ilvl w:val="0"/>
          <w:numId w:val="1187"/>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rsidR="005D37A2" w:rsidRDefault="005D37A2" w:rsidP="005D37A2">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rsidR="005D37A2" w:rsidRPr="00E77497" w:rsidRDefault="005D37A2" w:rsidP="005D37A2">
      <w:pPr>
        <w:pStyle w:val="Alg4"/>
        <w:numPr>
          <w:ilvl w:val="0"/>
          <w:numId w:val="1187"/>
        </w:numPr>
        <w:spacing w:after="120"/>
      </w:pPr>
      <w:r>
        <w:t xml:space="preserve">Return </w:t>
      </w:r>
      <w:r w:rsidRPr="006E7D6A">
        <w:rPr>
          <w:b/>
          <w:bCs/>
        </w:rPr>
        <w:t>true</w:t>
      </w:r>
      <w:r w:rsidRPr="00E77497">
        <w:t>.</w:t>
      </w:r>
    </w:p>
    <w:p w:rsidR="005D37A2" w:rsidRDefault="005D37A2" w:rsidP="005D37A2">
      <w:pPr>
        <w:pStyle w:val="Heading3"/>
      </w:pPr>
      <w:bookmarkStart w:id="616" w:name="_Toc368050193"/>
      <w:r>
        <w:t>CreateArrayFromList (elements)</w:t>
      </w:r>
      <w:bookmarkEnd w:id="616"/>
    </w:p>
    <w:p w:rsidR="005D37A2" w:rsidRPr="00E77497" w:rsidRDefault="005D37A2" w:rsidP="005D37A2">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rsidR="005D37A2" w:rsidRDefault="005D37A2" w:rsidP="005D37A2">
      <w:pPr>
        <w:pStyle w:val="Alg4"/>
        <w:numPr>
          <w:ilvl w:val="0"/>
          <w:numId w:val="1185"/>
        </w:numPr>
      </w:pPr>
      <w:r>
        <w:lastRenderedPageBreak/>
        <w:t xml:space="preserve">Assert: </w:t>
      </w:r>
      <w:r>
        <w:rPr>
          <w:i/>
          <w:iCs/>
        </w:rPr>
        <w:t>elements</w:t>
      </w:r>
      <w:r>
        <w:t xml:space="preserve"> is a List whose elements are all ECMAScript language values.</w:t>
      </w:r>
    </w:p>
    <w:p w:rsidR="005D37A2" w:rsidRPr="00E77497" w:rsidRDefault="005D37A2" w:rsidP="005D37A2">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5D37A2" w:rsidRPr="00E77497" w:rsidRDefault="005D37A2" w:rsidP="005D37A2">
      <w:pPr>
        <w:pStyle w:val="Alg4"/>
        <w:numPr>
          <w:ilvl w:val="0"/>
          <w:numId w:val="1185"/>
        </w:numPr>
      </w:pPr>
      <w:r w:rsidRPr="00E77497">
        <w:t xml:space="preserve">Let </w:t>
      </w:r>
      <w:r w:rsidRPr="00E77497">
        <w:rPr>
          <w:i/>
        </w:rPr>
        <w:t>n</w:t>
      </w:r>
      <w:r w:rsidRPr="00E77497">
        <w:t xml:space="preserve"> be 0.</w:t>
      </w:r>
    </w:p>
    <w:p w:rsidR="005D37A2" w:rsidRPr="00E77497" w:rsidRDefault="005D37A2" w:rsidP="005D37A2">
      <w:pPr>
        <w:pStyle w:val="Alg4"/>
        <w:numPr>
          <w:ilvl w:val="0"/>
          <w:numId w:val="1185"/>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rsidR="005D37A2" w:rsidRPr="00E77497" w:rsidRDefault="005D37A2" w:rsidP="005D37A2">
      <w:pPr>
        <w:pStyle w:val="Alg4"/>
        <w:numPr>
          <w:ilvl w:val="1"/>
          <w:numId w:val="1185"/>
        </w:numPr>
        <w:tabs>
          <w:tab w:val="left" w:pos="1701"/>
        </w:tabs>
      </w:pPr>
      <w:r>
        <w:t xml:space="preserve">Let </w:t>
      </w:r>
      <w:r>
        <w:rPr>
          <w:i/>
          <w:iCs/>
        </w:rPr>
        <w:t>status</w:t>
      </w:r>
      <w:r>
        <w:t xml:space="preserve"> be the result of</w:t>
      </w:r>
      <w:r w:rsidRPr="00E77497">
        <w:t xml:space="preserve"> </w:t>
      </w:r>
      <w:r>
        <w:t>CreateOwnDataProperty(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rsidR="005D37A2" w:rsidRDefault="005D37A2" w:rsidP="005D37A2">
      <w:pPr>
        <w:pStyle w:val="Alg4"/>
        <w:numPr>
          <w:ilvl w:val="1"/>
          <w:numId w:val="1185"/>
        </w:numPr>
        <w:tabs>
          <w:tab w:val="left" w:pos="1701"/>
        </w:tabs>
      </w:pPr>
      <w:r>
        <w:t xml:space="preserve">Assert:  </w:t>
      </w:r>
      <w:r>
        <w:rPr>
          <w:i/>
          <w:iCs/>
        </w:rPr>
        <w:t>status</w:t>
      </w:r>
      <w:r>
        <w:t xml:space="preserve"> is </w:t>
      </w:r>
      <w:r>
        <w:rPr>
          <w:b/>
          <w:bCs/>
        </w:rPr>
        <w:t>true</w:t>
      </w:r>
      <w:r>
        <w:t>.</w:t>
      </w:r>
    </w:p>
    <w:p w:rsidR="005D37A2" w:rsidRPr="00E77497" w:rsidRDefault="005D37A2" w:rsidP="005D37A2">
      <w:pPr>
        <w:pStyle w:val="Alg4"/>
        <w:numPr>
          <w:ilvl w:val="1"/>
          <w:numId w:val="1185"/>
        </w:numPr>
        <w:tabs>
          <w:tab w:val="left" w:pos="1701"/>
        </w:tabs>
      </w:pPr>
      <w:r w:rsidRPr="00E77497">
        <w:t xml:space="preserve">Increment </w:t>
      </w:r>
      <w:r w:rsidRPr="00E77497">
        <w:rPr>
          <w:i/>
        </w:rPr>
        <w:t>n</w:t>
      </w:r>
      <w:r w:rsidRPr="00E77497">
        <w:t xml:space="preserve"> by 1.</w:t>
      </w:r>
    </w:p>
    <w:p w:rsidR="005D37A2" w:rsidRPr="00E77497" w:rsidRDefault="005D37A2" w:rsidP="005D37A2">
      <w:pPr>
        <w:pStyle w:val="Alg4"/>
        <w:numPr>
          <w:ilvl w:val="0"/>
          <w:numId w:val="1185"/>
        </w:numPr>
        <w:spacing w:after="120"/>
      </w:pPr>
      <w:r w:rsidRPr="00E77497">
        <w:t xml:space="preserve">Return </w:t>
      </w:r>
      <w:r w:rsidRPr="00E77497">
        <w:rPr>
          <w:i/>
        </w:rPr>
        <w:t>array</w:t>
      </w:r>
      <w:r w:rsidRPr="00E77497">
        <w:t>.</w:t>
      </w:r>
    </w:p>
    <w:p w:rsidR="005D37A2" w:rsidRDefault="005D37A2" w:rsidP="005D37A2">
      <w:pPr>
        <w:pStyle w:val="Heading3"/>
      </w:pPr>
      <w:bookmarkStart w:id="617" w:name="_Toc368050194"/>
      <w:r>
        <w:t>CreateListFromArrayLike (obj)</w:t>
      </w:r>
      <w:bookmarkEnd w:id="617"/>
    </w:p>
    <w:p w:rsidR="005D37A2" w:rsidRPr="00E77497" w:rsidRDefault="005D37A2" w:rsidP="005D37A2">
      <w:r>
        <w:t xml:space="preserve">The abstract operation </w:t>
      </w:r>
      <w:r w:rsidRPr="00CF30F3">
        <w:rPr>
          <w:rFonts w:ascii="Times New Roman" w:hAnsi="Times New Roman"/>
        </w:rPr>
        <w:t xml:space="preserve">CreateListFromArrayLike </w:t>
      </w:r>
      <w:r>
        <w:t xml:space="preserve">is used to create a List value whose elements are provided by the indexed properties of an </w:t>
      </w:r>
      <w:del w:id="618" w:author="Rev 19 Allen Wirfs-Brock" w:date="2013-09-09T12:19:00Z">
        <w:r w:rsidDel="00EC125B">
          <w:delText>Array</w:delText>
        </w:r>
      </w:del>
      <w:ins w:id="619" w:author="Rev 19 Allen Wirfs-Brock" w:date="2013-09-09T12:19:00Z">
        <w:r w:rsidR="00EC125B">
          <w:t>array</w:t>
        </w:r>
      </w:ins>
      <w:r>
        <w:t xml:space="preserve">-like </w:t>
      </w:r>
      <w:del w:id="620" w:author="Rev 19 Allen Wirfs-Brock" w:date="2013-09-09T12:19:00Z">
        <w:r w:rsidDel="00EC125B">
          <w:delText>Object</w:delText>
        </w:r>
      </w:del>
      <w:ins w:id="621" w:author="Rev 19 Allen Wirfs-Brock" w:date="2013-09-09T12:19:00Z">
        <w:r w:rsidR="00EC125B">
          <w:t>object</w:t>
        </w:r>
      </w:ins>
      <w:r>
        <w:t>. This abstract operation performs</w:t>
      </w:r>
      <w:r w:rsidRPr="00E77497">
        <w:t xml:space="preserve"> the following steps:</w:t>
      </w:r>
    </w:p>
    <w:p w:rsidR="005D37A2" w:rsidRPr="00E77497" w:rsidRDefault="005D37A2" w:rsidP="005D37A2">
      <w:pPr>
        <w:pStyle w:val="Alg4"/>
        <w:numPr>
          <w:ilvl w:val="0"/>
          <w:numId w:val="188"/>
        </w:numPr>
      </w:pPr>
      <w:r w:rsidRPr="00E77497">
        <w:t>If Type(</w:t>
      </w:r>
      <w:r>
        <w:rPr>
          <w:i/>
        </w:rPr>
        <w:t>obj</w:t>
      </w:r>
      <w:r w:rsidRPr="00E77497">
        <w:t xml:space="preserve">) is not Object, then throw a </w:t>
      </w:r>
      <w:r w:rsidRPr="00E77497">
        <w:rPr>
          <w:b/>
        </w:rPr>
        <w:t>TypeError</w:t>
      </w:r>
      <w:r w:rsidRPr="00E77497">
        <w:t xml:space="preserve"> exception.</w:t>
      </w:r>
    </w:p>
    <w:p w:rsidR="005D37A2" w:rsidRPr="00E77497" w:rsidRDefault="005D37A2" w:rsidP="005D37A2">
      <w:pPr>
        <w:pStyle w:val="Alg4"/>
        <w:numPr>
          <w:ilvl w:val="0"/>
          <w:numId w:val="188"/>
        </w:numPr>
      </w:pPr>
      <w:r w:rsidRPr="00E77497">
        <w:t xml:space="preserve">Let </w:t>
      </w:r>
      <w:r w:rsidRPr="00E77497">
        <w:rPr>
          <w:i/>
        </w:rPr>
        <w:t>len</w:t>
      </w:r>
      <w:r w:rsidRPr="00E77497">
        <w:t xml:space="preserve"> be the result of Get</w:t>
      </w:r>
      <w:r>
        <w:t>(</w:t>
      </w:r>
      <w:r>
        <w:rPr>
          <w:i/>
        </w:rPr>
        <w:t>obj</w:t>
      </w:r>
      <w:r>
        <w:t>,</w:t>
      </w:r>
      <w:r w:rsidRPr="00E77497">
        <w:t xml:space="preserve"> </w:t>
      </w:r>
      <w:r w:rsidRPr="00E77497">
        <w:rPr>
          <w:rFonts w:ascii="Courier New" w:hAnsi="Courier New" w:cs="Courier New"/>
          <w:b/>
        </w:rPr>
        <w:t>"length"</w:t>
      </w:r>
      <w:r w:rsidRPr="00844B9F">
        <w:rPr>
          <w:bCs/>
        </w:rPr>
        <w:t>)</w:t>
      </w:r>
      <w:r w:rsidRPr="00E77497">
        <w:t>.</w:t>
      </w:r>
    </w:p>
    <w:p w:rsidR="005D37A2" w:rsidRDefault="005D37A2" w:rsidP="005D37A2">
      <w:pPr>
        <w:pStyle w:val="M4"/>
        <w:numPr>
          <w:ilvl w:val="0"/>
          <w:numId w:val="188"/>
        </w:numPr>
        <w:tabs>
          <w:tab w:val="num" w:pos="1721"/>
        </w:tabs>
        <w:spacing w:after="0"/>
      </w:pPr>
      <w:r>
        <w:t xml:space="preserve">Let </w:t>
      </w:r>
      <w:r>
        <w:rPr>
          <w:i/>
          <w:iCs/>
        </w:rPr>
        <w:t>n</w:t>
      </w:r>
      <w:r>
        <w:t xml:space="preserve"> be ToInteger(</w:t>
      </w:r>
      <w:r>
        <w:rPr>
          <w:i/>
          <w:iCs/>
        </w:rPr>
        <w:t>len</w:t>
      </w:r>
      <w:r>
        <w:t>).</w:t>
      </w:r>
    </w:p>
    <w:p w:rsidR="005D37A2" w:rsidRDefault="005D37A2" w:rsidP="005D37A2">
      <w:pPr>
        <w:pStyle w:val="M4"/>
        <w:numPr>
          <w:ilvl w:val="0"/>
          <w:numId w:val="188"/>
        </w:numPr>
        <w:tabs>
          <w:tab w:val="num" w:pos="1721"/>
        </w:tabs>
        <w:spacing w:after="0"/>
      </w:pPr>
      <w:r>
        <w:t>ReturnIfAbrupt(</w:t>
      </w:r>
      <w:r>
        <w:rPr>
          <w:i/>
        </w:rPr>
        <w:t>n</w:t>
      </w:r>
      <w:r>
        <w:t>).</w:t>
      </w:r>
    </w:p>
    <w:p w:rsidR="005D37A2" w:rsidRPr="00E77497" w:rsidRDefault="005D37A2" w:rsidP="005D37A2">
      <w:pPr>
        <w:pStyle w:val="Alg4"/>
        <w:numPr>
          <w:ilvl w:val="0"/>
          <w:numId w:val="188"/>
        </w:numPr>
      </w:pPr>
      <w:r w:rsidRPr="00E77497">
        <w:t xml:space="preserve">Let </w:t>
      </w:r>
      <w:r>
        <w:rPr>
          <w:i/>
        </w:rPr>
        <w:t>list</w:t>
      </w:r>
      <w:r w:rsidRPr="00E77497">
        <w:t xml:space="preserve">  be an empty List.</w:t>
      </w:r>
    </w:p>
    <w:p w:rsidR="005D37A2" w:rsidRPr="00E77497" w:rsidRDefault="005D37A2" w:rsidP="005D37A2">
      <w:pPr>
        <w:pStyle w:val="Alg4"/>
        <w:numPr>
          <w:ilvl w:val="0"/>
          <w:numId w:val="188"/>
        </w:numPr>
      </w:pPr>
      <w:r w:rsidRPr="00E77497">
        <w:t xml:space="preserve">Let </w:t>
      </w:r>
      <w:r w:rsidRPr="00E77497">
        <w:rPr>
          <w:i/>
        </w:rPr>
        <w:t>index</w:t>
      </w:r>
      <w:r w:rsidRPr="00E77497">
        <w:t xml:space="preserve"> be 0.</w:t>
      </w:r>
    </w:p>
    <w:p w:rsidR="005D37A2" w:rsidRPr="00E77497" w:rsidRDefault="005D37A2" w:rsidP="005D37A2">
      <w:pPr>
        <w:pStyle w:val="Alg4"/>
        <w:numPr>
          <w:ilvl w:val="0"/>
          <w:numId w:val="188"/>
        </w:numPr>
      </w:pPr>
      <w:r w:rsidRPr="00E77497">
        <w:t xml:space="preserve">Repeat while </w:t>
      </w:r>
      <w:r w:rsidRPr="00E77497">
        <w:rPr>
          <w:i/>
        </w:rPr>
        <w:t>index</w:t>
      </w:r>
      <w:r w:rsidRPr="00E77497">
        <w:t xml:space="preserve"> &lt; </w:t>
      </w:r>
      <w:r>
        <w:rPr>
          <w:i/>
        </w:rPr>
        <w:t>n</w:t>
      </w:r>
    </w:p>
    <w:p w:rsidR="005D37A2" w:rsidRPr="00E77497" w:rsidRDefault="005D37A2" w:rsidP="005D37A2">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rsidR="005D37A2" w:rsidRPr="00E77497" w:rsidRDefault="005D37A2" w:rsidP="005D37A2">
      <w:pPr>
        <w:pStyle w:val="Alg4"/>
        <w:numPr>
          <w:ilvl w:val="1"/>
          <w:numId w:val="188"/>
        </w:numPr>
      </w:pPr>
      <w:r w:rsidRPr="00E77497">
        <w:t xml:space="preserve">Let </w:t>
      </w:r>
      <w:r w:rsidRPr="00E77497">
        <w:rPr>
          <w:i/>
        </w:rPr>
        <w:t>next</w:t>
      </w:r>
      <w:r w:rsidRPr="00E77497">
        <w:t xml:space="preserve"> be the result of Get</w:t>
      </w:r>
      <w:r>
        <w:t>(</w:t>
      </w:r>
      <w:r>
        <w:rPr>
          <w:i/>
        </w:rPr>
        <w:t>obj</w:t>
      </w:r>
      <w:r>
        <w:t>,</w:t>
      </w:r>
      <w:r w:rsidRPr="00E77497">
        <w:t xml:space="preserve"> </w:t>
      </w:r>
      <w:r w:rsidRPr="00E77497">
        <w:rPr>
          <w:i/>
        </w:rPr>
        <w:t>indexName</w:t>
      </w:r>
      <w:r>
        <w:t>)</w:t>
      </w:r>
      <w:r w:rsidRPr="00E77497">
        <w:t>.</w:t>
      </w:r>
    </w:p>
    <w:p w:rsidR="005D37A2" w:rsidRDefault="005D37A2" w:rsidP="005D37A2">
      <w:pPr>
        <w:pStyle w:val="Alg4"/>
        <w:numPr>
          <w:ilvl w:val="1"/>
          <w:numId w:val="188"/>
        </w:numPr>
      </w:pPr>
      <w:r>
        <w:t>ReturnIfAbrupt(</w:t>
      </w:r>
      <w:r>
        <w:rPr>
          <w:i/>
        </w:rPr>
        <w:t>next</w:t>
      </w:r>
      <w:r>
        <w:t>).</w:t>
      </w:r>
    </w:p>
    <w:p w:rsidR="005D37A2" w:rsidRPr="00E77497" w:rsidRDefault="005D37A2" w:rsidP="005D37A2">
      <w:pPr>
        <w:pStyle w:val="Alg4"/>
        <w:numPr>
          <w:ilvl w:val="1"/>
          <w:numId w:val="188"/>
        </w:numPr>
      </w:pPr>
      <w:r w:rsidRPr="00E77497">
        <w:t xml:space="preserve">Append </w:t>
      </w:r>
      <w:r w:rsidRPr="00E77497">
        <w:rPr>
          <w:i/>
        </w:rPr>
        <w:t>next</w:t>
      </w:r>
      <w:r w:rsidRPr="00E77497">
        <w:t xml:space="preserve"> as the last element of </w:t>
      </w:r>
      <w:r>
        <w:rPr>
          <w:i/>
        </w:rPr>
        <w:t>l</w:t>
      </w:r>
      <w:r w:rsidRPr="00E77497">
        <w:rPr>
          <w:i/>
        </w:rPr>
        <w:t>ist</w:t>
      </w:r>
      <w:r w:rsidRPr="00E77497">
        <w:t>.</w:t>
      </w:r>
    </w:p>
    <w:p w:rsidR="005D37A2" w:rsidRPr="00CF30F3" w:rsidRDefault="005D37A2" w:rsidP="005D37A2">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rsidR="005D37A2" w:rsidRDefault="005D37A2" w:rsidP="005D37A2">
      <w:pPr>
        <w:pStyle w:val="Alg4"/>
        <w:numPr>
          <w:ilvl w:val="0"/>
          <w:numId w:val="188"/>
        </w:numPr>
        <w:spacing w:after="240"/>
      </w:pPr>
      <w:r>
        <w:t xml:space="preserve">Return </w:t>
      </w:r>
      <w:r>
        <w:rPr>
          <w:i/>
          <w:iCs/>
        </w:rPr>
        <w:t>list</w:t>
      </w:r>
      <w:r>
        <w:t>.</w:t>
      </w:r>
    </w:p>
    <w:p w:rsidR="005D37A2" w:rsidRPr="00A67AF2" w:rsidRDefault="005D37A2" w:rsidP="005D37A2">
      <w:pPr>
        <w:pStyle w:val="Heading3"/>
      </w:pPr>
      <w:bookmarkStart w:id="622" w:name="_Toc368050195"/>
      <w:r>
        <w:t>Ordinary</w:t>
      </w:r>
      <w:r w:rsidRPr="00A67AF2">
        <w:t>HasInstance (</w:t>
      </w:r>
      <w:r>
        <w:t>C, O</w:t>
      </w:r>
      <w:r w:rsidRPr="00A67AF2">
        <w:t>)</w:t>
      </w:r>
      <w:bookmarkEnd w:id="622"/>
    </w:p>
    <w:p w:rsidR="005D37A2" w:rsidRPr="00E77497" w:rsidRDefault="005D37A2" w:rsidP="005D37A2">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lang w:eastAsia="en-US"/>
        </w:rPr>
        <w:t>Ordinary</w:t>
      </w:r>
      <w:r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 instance object inheritance path provided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rsidR="005D37A2" w:rsidRDefault="005D37A2" w:rsidP="005D37A2">
      <w:pPr>
        <w:pStyle w:val="Alg4"/>
        <w:numPr>
          <w:ilvl w:val="0"/>
          <w:numId w:val="194"/>
        </w:numPr>
      </w:pPr>
      <w:r>
        <w:t>If IsCallable(</w:t>
      </w:r>
      <w:r>
        <w:rPr>
          <w:i/>
          <w:iCs/>
        </w:rPr>
        <w:t>C</w:t>
      </w:r>
      <w:r>
        <w:t xml:space="preserve">) is </w:t>
      </w:r>
      <w:r w:rsidRPr="00FC2251">
        <w:rPr>
          <w:b/>
        </w:rPr>
        <w:t>false</w:t>
      </w:r>
      <w:r>
        <w:t xml:space="preserve">, return </w:t>
      </w:r>
      <w:r w:rsidRPr="00FC2251">
        <w:rPr>
          <w:b/>
        </w:rPr>
        <w:t>false</w:t>
      </w:r>
      <w:r>
        <w:t>.</w:t>
      </w:r>
    </w:p>
    <w:p w:rsidR="005D37A2" w:rsidRDefault="005D37A2" w:rsidP="005D37A2">
      <w:pPr>
        <w:pStyle w:val="Alg4"/>
        <w:numPr>
          <w:ilvl w:val="0"/>
          <w:numId w:val="194"/>
        </w:numPr>
      </w:pPr>
      <w:r>
        <w:t xml:space="preserve">If </w:t>
      </w:r>
      <w:r>
        <w:rPr>
          <w:i/>
          <w:iCs/>
        </w:rPr>
        <w:t>C</w:t>
      </w:r>
      <w:r>
        <w:t xml:space="preserve"> has a [[BoundTargetFunction]] internal data property, then</w:t>
      </w:r>
    </w:p>
    <w:p w:rsidR="005D37A2" w:rsidRDefault="005D37A2" w:rsidP="005D37A2">
      <w:pPr>
        <w:pStyle w:val="Alg4"/>
        <w:numPr>
          <w:ilvl w:val="1"/>
          <w:numId w:val="194"/>
        </w:numPr>
      </w:pPr>
      <w:r>
        <w:t xml:space="preserve">Let </w:t>
      </w:r>
      <w:r>
        <w:rPr>
          <w:i/>
          <w:iCs/>
        </w:rPr>
        <w:t>BC</w:t>
      </w:r>
      <w:r>
        <w:t xml:space="preserve"> be the value of </w:t>
      </w:r>
      <w:r>
        <w:rPr>
          <w:i/>
          <w:iCs/>
        </w:rPr>
        <w:t>C’s</w:t>
      </w:r>
      <w:r>
        <w:t xml:space="preserve"> [[BoundTargetFunction]] internal data property.</w:t>
      </w:r>
    </w:p>
    <w:p w:rsidR="005D37A2" w:rsidRDefault="005D37A2" w:rsidP="005D37A2">
      <w:pPr>
        <w:pStyle w:val="Alg4"/>
        <w:numPr>
          <w:ilvl w:val="1"/>
          <w:numId w:val="194"/>
        </w:numPr>
      </w:pPr>
      <w:r>
        <w:t xml:space="preserve">Return the result of </w:t>
      </w:r>
      <w:del w:id="623" w:author="Rev 19 Allen Wirfs-Brock" w:date="2013-09-27T13:11:00Z">
        <w:r w:rsidDel="008A78D8">
          <w:delText>instanceofOperator</w:delText>
        </w:r>
      </w:del>
      <w:ins w:id="624" w:author="Rev 19 Allen Wirfs-Brock" w:date="2013-09-27T13:11:00Z">
        <w:r w:rsidR="008A78D8">
          <w:t>I</w:t>
        </w:r>
        <w:r w:rsidR="008A78D8">
          <w:t>nstanceofOperator</w:t>
        </w:r>
      </w:ins>
      <w:r>
        <w:t>(</w:t>
      </w:r>
      <w:r>
        <w:rPr>
          <w:i/>
          <w:iCs/>
        </w:rPr>
        <w:t>O</w:t>
      </w:r>
      <w:r>
        <w:t>,</w:t>
      </w:r>
      <w:r>
        <w:rPr>
          <w:i/>
          <w:iCs/>
        </w:rPr>
        <w:t>BC</w:t>
      </w:r>
      <w:r>
        <w:t xml:space="preserve">)  (see </w:t>
      </w:r>
      <w:ins w:id="625" w:author="Rev 19 Allen Wirfs-Brock" w:date="2013-09-27T13:11:00Z">
        <w:r w:rsidR="008A78D8">
          <w:fldChar w:fldCharType="begin"/>
        </w:r>
        <w:r w:rsidR="008A78D8">
          <w:instrText xml:space="preserve"> REF _Ref368050899 \r \h </w:instrText>
        </w:r>
      </w:ins>
      <w:r w:rsidR="008A78D8">
        <w:fldChar w:fldCharType="separate"/>
      </w:r>
      <w:ins w:id="626" w:author="Rev 19 Allen Wirfs-Brock" w:date="2013-09-27T13:11:00Z">
        <w:r w:rsidR="008A78D8">
          <w:t>12.8.3</w:t>
        </w:r>
        <w:r w:rsidR="008A78D8">
          <w:fldChar w:fldCharType="end"/>
        </w:r>
      </w:ins>
      <w:r>
        <w:t>).</w:t>
      </w:r>
    </w:p>
    <w:p w:rsidR="005D37A2" w:rsidRPr="00E77497" w:rsidRDefault="005D37A2" w:rsidP="005D37A2">
      <w:pPr>
        <w:pStyle w:val="Alg4"/>
        <w:numPr>
          <w:ilvl w:val="0"/>
          <w:numId w:val="194"/>
        </w:numPr>
      </w:pPr>
      <w:r w:rsidRPr="000801CC">
        <w:t xml:space="preserve">If </w:t>
      </w:r>
      <w:r w:rsidRPr="00E77497">
        <w:t>Type(</w:t>
      </w:r>
      <w:r>
        <w:rPr>
          <w:i/>
        </w:rPr>
        <w:t>O</w:t>
      </w:r>
      <w:r>
        <w:t xml:space="preserve">) </w:t>
      </w:r>
      <w:r w:rsidRPr="00E77497">
        <w:t xml:space="preserve">is not </w:t>
      </w:r>
      <w:r>
        <w:t>O</w:t>
      </w:r>
      <w:r w:rsidRPr="00E77497">
        <w:t xml:space="preserve">bject, return </w:t>
      </w:r>
      <w:r w:rsidRPr="00E77497">
        <w:rPr>
          <w:b/>
        </w:rPr>
        <w:t>false</w:t>
      </w:r>
      <w:r w:rsidRPr="00E77497">
        <w:t>.</w:t>
      </w:r>
    </w:p>
    <w:p w:rsidR="005D37A2" w:rsidRPr="00E77497" w:rsidRDefault="005D37A2" w:rsidP="005D37A2">
      <w:pPr>
        <w:pStyle w:val="Alg4"/>
        <w:numPr>
          <w:ilvl w:val="0"/>
          <w:numId w:val="194"/>
        </w:numPr>
      </w:pPr>
      <w:r w:rsidRPr="00E77497">
        <w:t xml:space="preserve">Let </w:t>
      </w:r>
      <w:r>
        <w:rPr>
          <w:i/>
        </w:rPr>
        <w:t>P</w:t>
      </w:r>
      <w:r w:rsidRPr="00E77497">
        <w:t xml:space="preserve"> be the result of Get</w:t>
      </w:r>
      <w:r>
        <w:t>(</w:t>
      </w:r>
      <w:r>
        <w:rPr>
          <w:i/>
        </w:rPr>
        <w:t>C</w:t>
      </w:r>
      <w:r>
        <w:t>,</w:t>
      </w:r>
      <w:r w:rsidRPr="00E77497">
        <w:t xml:space="preserve"> </w:t>
      </w:r>
      <w:r w:rsidRPr="00E77497">
        <w:rPr>
          <w:rFonts w:ascii="Courier New" w:hAnsi="Courier New"/>
          <w:b/>
        </w:rPr>
        <w:t>"prototype"</w:t>
      </w:r>
      <w:r w:rsidRPr="00844B9F">
        <w:rPr>
          <w:bCs/>
        </w:rPr>
        <w:t>)</w:t>
      </w:r>
      <w:r w:rsidRPr="00E77497">
        <w:t>.</w:t>
      </w:r>
    </w:p>
    <w:p w:rsidR="005D37A2" w:rsidRDefault="005D37A2" w:rsidP="005D37A2">
      <w:pPr>
        <w:pStyle w:val="Alg4"/>
        <w:numPr>
          <w:ilvl w:val="0"/>
          <w:numId w:val="194"/>
        </w:numPr>
      </w:pPr>
      <w:r>
        <w:t>ReturnIfAbrupt(</w:t>
      </w:r>
      <w:r>
        <w:rPr>
          <w:i/>
        </w:rPr>
        <w:t>P</w:t>
      </w:r>
      <w:r>
        <w:t>).</w:t>
      </w:r>
    </w:p>
    <w:p w:rsidR="005D37A2" w:rsidRPr="00E77497" w:rsidRDefault="005D37A2" w:rsidP="005D37A2">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rsidR="005D37A2" w:rsidRPr="00E77497" w:rsidRDefault="005D37A2" w:rsidP="005D37A2">
      <w:pPr>
        <w:pStyle w:val="Alg4"/>
        <w:numPr>
          <w:ilvl w:val="0"/>
          <w:numId w:val="194"/>
        </w:numPr>
      </w:pPr>
      <w:r w:rsidRPr="00E77497">
        <w:t>Repeat</w:t>
      </w:r>
    </w:p>
    <w:p w:rsidR="005D37A2" w:rsidRPr="00E77497" w:rsidRDefault="005D37A2" w:rsidP="005D37A2">
      <w:pPr>
        <w:pStyle w:val="Alg4"/>
        <w:numPr>
          <w:ilvl w:val="1"/>
          <w:numId w:val="194"/>
        </w:numPr>
      </w:pPr>
      <w:r>
        <w:t>S</w:t>
      </w:r>
      <w:r w:rsidRPr="00E77497">
        <w:t xml:space="preserve">et </w:t>
      </w:r>
      <w:r>
        <w:rPr>
          <w:i/>
        </w:rPr>
        <w:t>O</w:t>
      </w:r>
      <w:r w:rsidRPr="00E77497">
        <w:t xml:space="preserve"> </w:t>
      </w:r>
      <w:r>
        <w:t>to</w:t>
      </w:r>
      <w:r w:rsidRPr="00E77497">
        <w:t xml:space="preserve"> the </w:t>
      </w:r>
      <w:r>
        <w:t>result</w:t>
      </w:r>
      <w:r w:rsidRPr="00E77497">
        <w:t xml:space="preserve"> of </w:t>
      </w:r>
      <w:r>
        <w:t xml:space="preserve">calling </w:t>
      </w:r>
      <w:r w:rsidRPr="00E77497">
        <w:t>the [[</w:t>
      </w:r>
      <w:del w:id="627" w:author="Rev 19 Allen Wirfs-Brock" w:date="2013-09-12T08:52:00Z">
        <w:r w:rsidDel="00952308">
          <w:delText>GetInheritance</w:delText>
        </w:r>
      </w:del>
      <w:ins w:id="628" w:author="Rev 19 Allen Wirfs-Brock" w:date="2013-09-12T08:52:00Z">
        <w:r w:rsidR="00952308">
          <w:t>GetPrototypeOf</w:t>
        </w:r>
      </w:ins>
      <w:r w:rsidRPr="00E77497">
        <w:t xml:space="preserve">]] internal </w:t>
      </w:r>
      <w:r>
        <w:t>method</w:t>
      </w:r>
      <w:r w:rsidRPr="00E77497">
        <w:t xml:space="preserve"> of </w:t>
      </w:r>
      <w:r>
        <w:rPr>
          <w:i/>
        </w:rPr>
        <w:t>O</w:t>
      </w:r>
      <w:r>
        <w:rPr>
          <w:iCs/>
        </w:rPr>
        <w:t xml:space="preserve"> with no arguments</w:t>
      </w:r>
      <w:r w:rsidRPr="00E77497">
        <w:t>.</w:t>
      </w:r>
    </w:p>
    <w:p w:rsidR="005D37A2" w:rsidRDefault="005D37A2" w:rsidP="005D37A2">
      <w:pPr>
        <w:pStyle w:val="Alg4"/>
        <w:numPr>
          <w:ilvl w:val="1"/>
          <w:numId w:val="194"/>
        </w:numPr>
      </w:pPr>
      <w:r>
        <w:t>ReturnIfAbrupt(</w:t>
      </w:r>
      <w:r>
        <w:rPr>
          <w:i/>
        </w:rPr>
        <w:t>O</w:t>
      </w:r>
      <w:r>
        <w:t>).</w:t>
      </w:r>
    </w:p>
    <w:p w:rsidR="005D37A2" w:rsidRPr="00E77497" w:rsidRDefault="005D37A2" w:rsidP="005D37A2">
      <w:pPr>
        <w:pStyle w:val="Alg4"/>
        <w:numPr>
          <w:ilvl w:val="1"/>
          <w:numId w:val="194"/>
        </w:numPr>
      </w:pPr>
      <w:r w:rsidRPr="00E77497">
        <w:t xml:space="preserve">If </w:t>
      </w:r>
      <w:r>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rsidR="005D37A2" w:rsidRPr="00E77497" w:rsidRDefault="005D37A2" w:rsidP="005D37A2">
      <w:pPr>
        <w:pStyle w:val="Alg4"/>
        <w:numPr>
          <w:ilvl w:val="1"/>
          <w:numId w:val="194"/>
        </w:numPr>
        <w:spacing w:after="220"/>
      </w:pPr>
      <w:r w:rsidRPr="00E77497">
        <w:t xml:space="preserve">If </w:t>
      </w:r>
      <w:r>
        <w:t>SameValue(</w:t>
      </w:r>
      <w:r>
        <w:rPr>
          <w:i/>
        </w:rPr>
        <w:t>P</w:t>
      </w:r>
      <w:r>
        <w:t>,</w:t>
      </w:r>
      <w:r w:rsidRPr="00E77497">
        <w:t xml:space="preserve"> </w:t>
      </w:r>
      <w:r>
        <w:rPr>
          <w:i/>
        </w:rPr>
        <w:t>O</w:t>
      </w:r>
      <w:r>
        <w:rPr>
          <w:iCs/>
        </w:rPr>
        <w:t>)</w:t>
      </w:r>
      <w:r w:rsidRPr="00E77497">
        <w:t xml:space="preserve"> </w:t>
      </w:r>
      <w:r>
        <w:t xml:space="preserve">is </w:t>
      </w:r>
      <w:r>
        <w:rPr>
          <w:b/>
        </w:rPr>
        <w:t>true</w:t>
      </w:r>
      <w:r w:rsidRPr="00E77497">
        <w:t xml:space="preserve">, return </w:t>
      </w:r>
      <w:r w:rsidRPr="00E77497">
        <w:rPr>
          <w:b/>
        </w:rPr>
        <w:t>true</w:t>
      </w:r>
      <w:r w:rsidRPr="00E77497">
        <w:t>.</w:t>
      </w:r>
    </w:p>
    <w:p w:rsidR="005D37A2" w:rsidRPr="00A67AF2" w:rsidRDefault="005D37A2" w:rsidP="005D37A2">
      <w:pPr>
        <w:pStyle w:val="Heading3"/>
      </w:pPr>
      <w:bookmarkStart w:id="629" w:name="_Toc368050196"/>
      <w:r>
        <w:t>GetPrototypeFromConstructor</w:t>
      </w:r>
      <w:r w:rsidRPr="00A67AF2">
        <w:t xml:space="preserve"> (</w:t>
      </w:r>
      <w:r>
        <w:t xml:space="preserve"> constructor, intrinsicDefaultProto </w:t>
      </w:r>
      <w:r w:rsidRPr="00A67AF2">
        <w:t>)</w:t>
      </w:r>
      <w:bookmarkEnd w:id="629"/>
    </w:p>
    <w:p w:rsidR="005D37A2" w:rsidRPr="00E77497" w:rsidRDefault="005D37A2" w:rsidP="005D37A2">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rsidR="005D37A2" w:rsidRDefault="005D37A2" w:rsidP="005D37A2">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5D37A2" w:rsidRDefault="005D37A2" w:rsidP="005D37A2">
      <w:pPr>
        <w:numPr>
          <w:ilvl w:val="0"/>
          <w:numId w:val="1276"/>
        </w:numPr>
        <w:contextualSpacing/>
        <w:rPr>
          <w:rFonts w:ascii="Times New Roman" w:hAnsi="Times New Roman"/>
        </w:rPr>
      </w:pPr>
      <w:r>
        <w:rPr>
          <w:rFonts w:ascii="Times New Roman" w:hAnsi="Times New Roman"/>
        </w:rPr>
        <w:t>If IsConstructor (</w:t>
      </w:r>
      <w:r>
        <w:rPr>
          <w:rFonts w:ascii="Times New Roman" w:hAnsi="Times New Roman"/>
          <w:i/>
          <w:iCs/>
        </w:rPr>
        <w:t>constructor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constructor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rsidR="005D37A2" w:rsidRDefault="005D37A2" w:rsidP="005D37A2">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37A2" w:rsidRDefault="005D37A2" w:rsidP="005D37A2">
      <w:pPr>
        <w:numPr>
          <w:ilvl w:val="0"/>
          <w:numId w:val="1276"/>
        </w:numPr>
        <w:contextualSpacing/>
        <w:rPr>
          <w:rFonts w:ascii="Times New Roman" w:hAnsi="Times New Roman"/>
        </w:rPr>
      </w:pPr>
      <w:r w:rsidRPr="00E77497">
        <w:rPr>
          <w:rFonts w:ascii="Times New Roman" w:hAnsi="Times New Roman"/>
        </w:rPr>
        <w:lastRenderedPageBreak/>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rsidR="005D37A2" w:rsidRDefault="005D37A2" w:rsidP="005D37A2">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Pr>
          <w:rFonts w:ascii="Times New Roman" w:hAnsi="Times New Roman"/>
          <w:i/>
          <w:iCs/>
        </w:rPr>
        <w:t>constructor’s</w:t>
      </w:r>
      <w:r>
        <w:rPr>
          <w:rFonts w:ascii="Times New Roman" w:hAnsi="Times New Roman"/>
        </w:rPr>
        <w:t xml:space="preserve"> [[Realm]].</w:t>
      </w:r>
    </w:p>
    <w:p w:rsidR="005D37A2" w:rsidRDefault="005D37A2" w:rsidP="005D37A2">
      <w:pPr>
        <w:numPr>
          <w:ilvl w:val="1"/>
          <w:numId w:val="1276"/>
        </w:numPr>
        <w:contextualSpacing/>
        <w:rPr>
          <w:rFonts w:ascii="Times New Roman" w:hAnsi="Times New Roman"/>
        </w:rPr>
      </w:pPr>
      <w:r>
        <w:rPr>
          <w:rFonts w:ascii="Times New Roman" w:hAnsi="Times New Roman"/>
        </w:rPr>
        <w:t>Else,</w:t>
      </w:r>
    </w:p>
    <w:p w:rsidR="005D37A2" w:rsidRPr="00FE3BD9" w:rsidRDefault="005D37A2" w:rsidP="005D37A2">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rsidR="005D37A2" w:rsidRDefault="005D37A2" w:rsidP="005D37A2">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rsidR="005D37A2" w:rsidRDefault="005D37A2" w:rsidP="005D37A2">
      <w:pPr>
        <w:numPr>
          <w:ilvl w:val="1"/>
          <w:numId w:val="1276"/>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rsidR="005D37A2" w:rsidRPr="00E90AD0" w:rsidRDefault="005D37A2" w:rsidP="005D37A2">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rsidR="005D37A2" w:rsidRPr="00A67AF2" w:rsidRDefault="005D37A2" w:rsidP="005D37A2">
      <w:pPr>
        <w:pStyle w:val="Heading3"/>
      </w:pPr>
      <w:bookmarkStart w:id="630" w:name="_Toc368050197"/>
      <w:r>
        <w:t>OrdinaryCreateFromConstructor</w:t>
      </w:r>
      <w:r w:rsidRPr="00A67AF2">
        <w:t xml:space="preserve"> (</w:t>
      </w:r>
      <w:r>
        <w:t xml:space="preserve"> constructor, intrinsicDefaultProto, internalDataList </w:t>
      </w:r>
      <w:r w:rsidRPr="00A67AF2">
        <w:t>)</w:t>
      </w:r>
      <w:bookmarkEnd w:id="630"/>
    </w:p>
    <w:p w:rsidR="005D37A2" w:rsidRPr="00E77497" w:rsidRDefault="005D37A2" w:rsidP="005D37A2">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This abstract operation performs</w:t>
      </w:r>
      <w:r w:rsidRPr="00E77497">
        <w:t xml:space="preserve"> the following steps:</w:t>
      </w:r>
    </w:p>
    <w:p w:rsidR="005D37A2" w:rsidRDefault="005D37A2" w:rsidP="005D37A2">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5D37A2" w:rsidRDefault="005D37A2" w:rsidP="005D37A2">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constructor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rsidR="005D37A2" w:rsidRDefault="005D37A2" w:rsidP="005D37A2">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37A2" w:rsidRPr="00E77497" w:rsidRDefault="005D37A2" w:rsidP="005D37A2">
      <w:pPr>
        <w:numPr>
          <w:ilvl w:val="0"/>
          <w:numId w:val="1319"/>
        </w:numPr>
        <w:contextualSpacing/>
        <w:rPr>
          <w:rFonts w:ascii="Times New Roman" w:hAnsi="Times New Roman"/>
        </w:rPr>
      </w:pPr>
      <w:r w:rsidRPr="00E77497">
        <w:rPr>
          <w:rFonts w:ascii="Times New Roman" w:hAnsi="Times New Roman"/>
        </w:rPr>
        <w:t xml:space="preserve">Return </w:t>
      </w:r>
      <w:r w:rsidRPr="005F7AD6">
        <w:rPr>
          <w:rFonts w:ascii="Times New Roman" w:hAnsi="Times New Roman"/>
        </w:rPr>
        <w:t>the result of the abstract operation ObjectCreate</w:t>
      </w:r>
      <w:r>
        <w:rPr>
          <w:rFonts w:ascii="Times New Roman" w:hAnsi="Times New Roman"/>
        </w:rPr>
        <w:t>(</w:t>
      </w:r>
      <w:r>
        <w:rPr>
          <w:rFonts w:ascii="Times New Roman" w:hAnsi="Times New Roman"/>
          <w:i/>
        </w:rPr>
        <w:t>proto</w:t>
      </w:r>
      <w:r>
        <w:rPr>
          <w:rFonts w:ascii="Times New Roman" w:hAnsi="Times New Roman"/>
          <w:iCs/>
        </w:rPr>
        <w:t xml:space="preserve">, </w:t>
      </w:r>
      <w:r w:rsidRPr="00977F8C">
        <w:rPr>
          <w:rFonts w:ascii="Times New Roman" w:eastAsia="Times New Roman" w:hAnsi="Times New Roman"/>
          <w:i/>
          <w:iCs/>
          <w:spacing w:val="6"/>
          <w:lang w:eastAsia="en-US"/>
        </w:rPr>
        <w:t>internalDataList</w:t>
      </w:r>
      <w:r>
        <w:rPr>
          <w:rFonts w:ascii="Times New Roman" w:eastAsia="Times New Roman" w:hAnsi="Times New Roman"/>
          <w:spacing w:val="6"/>
          <w:lang w:eastAsia="en-US"/>
        </w:rPr>
        <w:t>)</w:t>
      </w:r>
      <w:r w:rsidRPr="00E77497">
        <w:rPr>
          <w:rFonts w:ascii="Times New Roman" w:hAnsi="Times New Roman"/>
        </w:rPr>
        <w:t>.</w:t>
      </w:r>
    </w:p>
    <w:p w:rsidR="003A4A57" w:rsidRPr="00E77497" w:rsidRDefault="003A4A57" w:rsidP="003A4A57">
      <w:pPr>
        <w:pStyle w:val="Heading1"/>
      </w:pPr>
      <w:bookmarkStart w:id="631" w:name="_Toc368050198"/>
      <w:r w:rsidRPr="00E77497">
        <w:t>Executable Code and Execution Contexts</w:t>
      </w:r>
      <w:bookmarkEnd w:id="631"/>
    </w:p>
    <w:p w:rsidR="003A4A57" w:rsidRPr="00E65A34" w:rsidRDefault="003A4A57" w:rsidP="003A4A57">
      <w:pPr>
        <w:pStyle w:val="Heading2"/>
      </w:pPr>
      <w:bookmarkStart w:id="632" w:name="_Ref365528902"/>
      <w:bookmarkStart w:id="633" w:name="_Toc368050199"/>
      <w:r w:rsidRPr="00E65A34">
        <w:t>Lexical Environments</w:t>
      </w:r>
      <w:bookmarkEnd w:id="632"/>
      <w:bookmarkEnd w:id="633"/>
    </w:p>
    <w:p w:rsidR="003A4A57" w:rsidRPr="00E77497" w:rsidRDefault="003A4A57" w:rsidP="003A4A57">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rsidR="003A4A57" w:rsidRPr="00E77497" w:rsidRDefault="003A4A57" w:rsidP="003A4A57">
      <w:r w:rsidRPr="00E77497">
        <w:t xml:space="preserve">An </w:t>
      </w:r>
      <w:r w:rsidRPr="00E77497">
        <w:rPr>
          <w:i/>
        </w:rPr>
        <w:t>Environment Record</w:t>
      </w:r>
      <w:r w:rsidRPr="00E77497">
        <w:t xml:space="preserve"> records the identifier bindings that are created within the scope of its associated Lexical Environment.</w:t>
      </w:r>
    </w:p>
    <w:p w:rsidR="003A4A57" w:rsidRPr="00E77497" w:rsidRDefault="003A4A57" w:rsidP="003A4A57">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rsidR="003A4A57" w:rsidRPr="00120381" w:rsidRDefault="003A4A57" w:rsidP="003A4A57">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of the global environment’s identifier bindings.</w:t>
      </w:r>
      <w:r w:rsidRPr="00E77497">
        <w:t xml:space="preserve"> </w:t>
      </w:r>
      <w:r>
        <w:t xml:space="preserve">This global object is the value of a global 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rsidR="003A4A57" w:rsidRDefault="003A4A57" w:rsidP="003A4A57">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rsidR="003A4A57" w:rsidRPr="00E77497" w:rsidRDefault="003A4A57" w:rsidP="003A4A57">
      <w:r w:rsidRPr="00E77497">
        <w:lastRenderedPageBreak/>
        <w:t>Lexical Environments and Environment Record values are purely specification mechanisms and need not correspond to any specific artefact of an ECMAScript implementation. It is impossible for an ECMAScript program to directly access or manipulate such values.</w:t>
      </w:r>
    </w:p>
    <w:p w:rsidR="003A4A57" w:rsidRPr="00E77497" w:rsidRDefault="003A4A57" w:rsidP="003A4A57">
      <w:pPr>
        <w:pStyle w:val="Heading3"/>
      </w:pPr>
      <w:bookmarkStart w:id="634" w:name="_Ref365530575"/>
      <w:bookmarkStart w:id="635" w:name="_Ref365530749"/>
      <w:bookmarkStart w:id="636" w:name="_Ref365530812"/>
      <w:bookmarkStart w:id="637" w:name="_Toc368050200"/>
      <w:r w:rsidRPr="00E77497">
        <w:t>Environment Records</w:t>
      </w:r>
      <w:bookmarkEnd w:id="634"/>
      <w:bookmarkEnd w:id="635"/>
      <w:bookmarkEnd w:id="636"/>
      <w:bookmarkEnd w:id="637"/>
    </w:p>
    <w:p w:rsidR="003A4A57" w:rsidRPr="00E77497" w:rsidRDefault="003A4A57" w:rsidP="003A4A57">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rsidR="003A4A57" w:rsidRPr="00E77497" w:rsidRDefault="003A4A57" w:rsidP="003A4A57">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rsidR="00CF10B9">
        <w:t xml:space="preserve"> </w:t>
      </w:r>
      <w:r w:rsidR="00CF10B9">
        <w:fldChar w:fldCharType="begin"/>
      </w:r>
      <w:r w:rsidR="00CF10B9">
        <w:instrText xml:space="preserve"> REF _Ref365644814 \h </w:instrText>
      </w:r>
      <w:r w:rsidR="00CF10B9">
        <w:fldChar w:fldCharType="separate"/>
      </w:r>
      <w:r w:rsidR="00460CAC">
        <w:t xml:space="preserve">Table </w:t>
      </w:r>
      <w:r w:rsidR="00460CAC">
        <w:rPr>
          <w:noProof/>
        </w:rPr>
        <w:t>16</w:t>
      </w:r>
      <w:r w:rsidR="00CF10B9">
        <w:fldChar w:fldCharType="end"/>
      </w:r>
      <w:r w:rsidRPr="00E77497">
        <w:t xml:space="preserve">. These abstract methods have distinct concrete algorithms for each of the concrete subclasses. </w:t>
      </w:r>
    </w:p>
    <w:p w:rsidR="003A4A57" w:rsidRPr="00E77497" w:rsidRDefault="003A4A57" w:rsidP="003A4A57">
      <w:pPr>
        <w:pStyle w:val="Tabletitle"/>
      </w:pPr>
      <w:bookmarkStart w:id="638" w:name="_Ref365644814"/>
      <w:r>
        <w:t xml:space="preserve">Table </w:t>
      </w:r>
      <w:r>
        <w:fldChar w:fldCharType="begin"/>
      </w:r>
      <w:r>
        <w:instrText xml:space="preserve"> SEQ Table \* ARABIC </w:instrText>
      </w:r>
      <w:r>
        <w:fldChar w:fldCharType="separate"/>
      </w:r>
      <w:r w:rsidR="00460CAC">
        <w:rPr>
          <w:noProof/>
        </w:rPr>
        <w:t>16</w:t>
      </w:r>
      <w:r>
        <w:fldChar w:fldCharType="end"/>
      </w:r>
      <w:bookmarkEnd w:id="638"/>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3A4A57" w:rsidRPr="004D1BD1" w:rsidTr="003A4A57">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4D1BD1" w:rsidTr="003A4A57">
        <w:trPr>
          <w:jc w:val="right"/>
        </w:trPr>
        <w:tc>
          <w:tcPr>
            <w:tcW w:w="3162"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3A4A57" w:rsidRPr="004D1BD1" w:rsidTr="003A4A57">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Create a new </w:t>
            </w:r>
            <w:r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3A4A57" w:rsidRPr="00E77497" w:rsidTr="003A4A57">
        <w:trPr>
          <w:trHeight w:val="830"/>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keepNext/>
              <w:spacing w:after="60"/>
            </w:pPr>
            <w:r w:rsidRPr="00EA116D">
              <w:t>Create a new but uninitialised immutable binding in an environment record. The String value N is the text of the bound name.</w:t>
            </w:r>
          </w:p>
        </w:tc>
      </w:tr>
      <w:tr w:rsidR="003A4A57" w:rsidRPr="00E77497" w:rsidTr="003A4A57">
        <w:trPr>
          <w:trHeight w:val="1064"/>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t>InitialiseBinding</w:t>
            </w:r>
            <w:r w:rsidRPr="00EA116D">
              <w:t>(N,V)</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3A4A57" w:rsidRPr="00E77497" w:rsidTr="003A4A57">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3A4A57" w:rsidRPr="004D1BD1"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3A4A57" w:rsidRPr="004D1BD1" w:rsidTr="003A4A57">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4D1BD1" w:rsidRDefault="003A4A57" w:rsidP="003A4A57">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3A4A57" w:rsidRPr="00606A1B" w:rsidTr="003A4A57">
        <w:trPr>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Del="00F16EA2" w:rsidRDefault="003A4A57" w:rsidP="003A4A57">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rsidR="003A4A57" w:rsidRDefault="003A4A57" w:rsidP="003A4A57">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606A1B" w:rsidTr="003A4A57">
        <w:trPr>
          <w:jc w:val="right"/>
        </w:trPr>
        <w:tc>
          <w:tcPr>
            <w:tcW w:w="3162" w:type="dxa"/>
            <w:tcBorders>
              <w:top w:val="single" w:sz="6" w:space="0" w:color="auto"/>
              <w:left w:val="single" w:sz="6" w:space="0" w:color="auto"/>
              <w:bottom w:val="single" w:sz="6" w:space="0" w:color="auto"/>
              <w:right w:val="single" w:sz="6" w:space="0" w:color="auto"/>
            </w:tcBorders>
          </w:tcPr>
          <w:p w:rsidR="003A4A57" w:rsidRDefault="003A4A57" w:rsidP="003A4A57">
            <w:pPr>
              <w:spacing w:after="60"/>
            </w:pPr>
            <w:r>
              <w:lastRenderedPageBreak/>
              <w:t>HasSuperBinding()</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4D1BD1"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r>
              <w:t xml:space="preserve">If this environment record is associated with a </w:t>
            </w:r>
            <w:r w:rsidRPr="00017E44">
              <w:rPr>
                <w:rFonts w:ascii="Courier New" w:hAnsi="Courier New" w:cs="Courier New"/>
                <w:b/>
              </w:rPr>
              <w:t>with</w:t>
            </w:r>
            <w:r>
              <w:t xml:space="preserve"> statement, return the with object. Otherwise, return </w:t>
            </w:r>
            <w:r w:rsidRPr="00017E44">
              <w:rPr>
                <w:rFonts w:ascii="Times New Roman" w:hAnsi="Times New Roman"/>
                <w:b/>
              </w:rPr>
              <w:t>undefined</w:t>
            </w:r>
            <w:r>
              <w:t xml:space="preserve">. </w:t>
            </w:r>
          </w:p>
        </w:tc>
      </w:tr>
    </w:tbl>
    <w:p w:rsidR="003A4A57" w:rsidRPr="004D1BD1" w:rsidRDefault="003A4A57" w:rsidP="003A4A57">
      <w:pPr>
        <w:spacing w:after="120"/>
      </w:pPr>
    </w:p>
    <w:p w:rsidR="003A4A57" w:rsidRPr="009C202C" w:rsidRDefault="003A4A57" w:rsidP="003A4A57">
      <w:pPr>
        <w:pStyle w:val="Heading4"/>
      </w:pPr>
      <w:r w:rsidRPr="00E65A34">
        <w:t xml:space="preserve">Declarative Environment </w:t>
      </w:r>
      <w:r w:rsidRPr="009C202C">
        <w:t>Records</w:t>
      </w:r>
    </w:p>
    <w:p w:rsidR="003A4A57" w:rsidRPr="004D1BD1" w:rsidRDefault="003A4A57" w:rsidP="003A4A57">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rsidR="003A4A57" w:rsidRPr="00E65A34" w:rsidRDefault="003A4A57" w:rsidP="003A4A57">
      <w:r w:rsidRPr="00E65A34">
        <w:t>The behaviour of the concrete specification methods for Declarative Environment Records is defined by the following algorithms.</w:t>
      </w:r>
    </w:p>
    <w:p w:rsidR="003A4A57" w:rsidRPr="009C202C" w:rsidRDefault="003A4A57" w:rsidP="003A4A57">
      <w:pPr>
        <w:pStyle w:val="Heading5"/>
      </w:pPr>
      <w:r w:rsidRPr="009C202C">
        <w:t>HasBinding(N)</w:t>
      </w:r>
    </w:p>
    <w:p w:rsidR="003A4A57" w:rsidRPr="009C202C" w:rsidRDefault="003A4A57" w:rsidP="003A4A57">
      <w:r w:rsidRPr="009C202C">
        <w:t>The concrete environment record method HasBinding for declarative environment records simply determines if the argument identifier is one of the identifiers bound by the record:</w:t>
      </w:r>
    </w:p>
    <w:p w:rsidR="003A4A57" w:rsidRPr="00E77497" w:rsidRDefault="003A4A57" w:rsidP="003A4A57">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rsidR="003A4A57" w:rsidRPr="00E77497" w:rsidRDefault="003A4A57" w:rsidP="003A4A57">
      <w:pPr>
        <w:pStyle w:val="Alg4"/>
        <w:numPr>
          <w:ilvl w:val="0"/>
          <w:numId w:val="356"/>
        </w:numPr>
        <w:spacing w:after="240"/>
      </w:pPr>
      <w:r>
        <w:t>R</w:t>
      </w:r>
      <w:r w:rsidRPr="00E77497">
        <w:t xml:space="preserve">eturn </w:t>
      </w:r>
      <w:r w:rsidRPr="00E77497">
        <w:rPr>
          <w:b/>
        </w:rPr>
        <w:t>false</w:t>
      </w:r>
      <w:r w:rsidRPr="00E77497">
        <w:t>.</w:t>
      </w:r>
    </w:p>
    <w:p w:rsidR="003A4A57" w:rsidRPr="00E77497" w:rsidRDefault="003A4A57" w:rsidP="003A4A57">
      <w:pPr>
        <w:pStyle w:val="Heading5"/>
      </w:pPr>
      <w:r w:rsidRPr="00E77497">
        <w:t>CreateMutableBinding (N, D)</w:t>
      </w:r>
    </w:p>
    <w:p w:rsidR="003A4A57" w:rsidRPr="00E77497" w:rsidRDefault="003A4A57" w:rsidP="003A4A57">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3A4A57" w:rsidRPr="00E77497" w:rsidRDefault="003A4A57" w:rsidP="003A4A57">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rsidR="003A4A57" w:rsidRPr="00E77497" w:rsidRDefault="003A4A57" w:rsidP="003A4A57">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uninitialised.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rsidR="003A4A57" w:rsidRDefault="003A4A57" w:rsidP="003A4A57">
      <w:pPr>
        <w:pStyle w:val="Alg4"/>
        <w:numPr>
          <w:ilvl w:val="0"/>
          <w:numId w:val="357"/>
        </w:numPr>
        <w:spacing w:after="120"/>
      </w:pPr>
      <w:r>
        <w:t>Return NormalCompletion(</w:t>
      </w:r>
      <w:r w:rsidRPr="00A9140A">
        <w:rPr>
          <w:rFonts w:ascii="Arial" w:hAnsi="Arial" w:cs="Arial"/>
        </w:rPr>
        <w:t>empty</w:t>
      </w:r>
      <w:r>
        <w:t>).</w:t>
      </w:r>
    </w:p>
    <w:p w:rsidR="003A4A57" w:rsidRPr="00E77497" w:rsidRDefault="003A4A57" w:rsidP="003A4A57">
      <w:pPr>
        <w:pStyle w:val="Heading5"/>
      </w:pPr>
      <w:bookmarkStart w:id="639" w:name="_Ref366134685"/>
      <w:r w:rsidRPr="00E77497">
        <w:t xml:space="preserve">CreateImmutableBinding </w:t>
      </w:r>
      <w:commentRangeStart w:id="640"/>
      <w:r w:rsidRPr="00E77497">
        <w:t>(N)</w:t>
      </w:r>
      <w:commentRangeEnd w:id="640"/>
      <w:r>
        <w:rPr>
          <w:rStyle w:val="CommentReference"/>
          <w:b w:val="0"/>
        </w:rPr>
        <w:commentReference w:id="640"/>
      </w:r>
      <w:bookmarkEnd w:id="639"/>
    </w:p>
    <w:p w:rsidR="003A4A57" w:rsidRPr="00E77497" w:rsidRDefault="003A4A57" w:rsidP="003A4A57">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rsidR="003A4A57" w:rsidRPr="00E77497" w:rsidRDefault="003A4A57" w:rsidP="003A4A57">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rsidR="003A4A57" w:rsidRPr="00E77497" w:rsidRDefault="003A4A57" w:rsidP="003A4A57">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rsidR="003A4A57" w:rsidRPr="00E77497" w:rsidRDefault="003A4A57" w:rsidP="003A4A57">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rsidR="003A4A57" w:rsidRPr="00E77497" w:rsidRDefault="003A4A57" w:rsidP="003A4A57">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A4A57" w:rsidRPr="00E77497" w:rsidRDefault="003A4A57" w:rsidP="003A4A57">
      <w:pPr>
        <w:pStyle w:val="Heading5"/>
      </w:pPr>
      <w:r w:rsidRPr="00E77497">
        <w:lastRenderedPageBreak/>
        <w:t>SetMutableBinding (N,V,S)</w:t>
      </w:r>
    </w:p>
    <w:p w:rsidR="003A4A57" w:rsidRPr="00E77497" w:rsidRDefault="003A4A57" w:rsidP="003A4A57">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rsidR="003A4A57" w:rsidRPr="00E77497" w:rsidRDefault="003A4A57" w:rsidP="003A4A57">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rsidR="003A4A57" w:rsidRPr="00E77497" w:rsidRDefault="003A4A57" w:rsidP="003A4A57">
      <w:pPr>
        <w:pStyle w:val="Alg4"/>
        <w:numPr>
          <w:ilvl w:val="0"/>
          <w:numId w:val="358"/>
        </w:numPr>
        <w:spacing w:after="120"/>
        <w:contextualSpacing/>
      </w:pPr>
      <w:r>
        <w:t xml:space="preserve">If the </w:t>
      </w:r>
      <w:r w:rsidRPr="00E77497">
        <w:t xml:space="preserve">binding for </w:t>
      </w:r>
      <w:r w:rsidRPr="00E77497">
        <w:rPr>
          <w:i/>
        </w:rPr>
        <w:t>N</w:t>
      </w:r>
      <w:r w:rsidRPr="00E77497">
        <w:t xml:space="preserve"> in </w:t>
      </w:r>
      <w:r w:rsidRPr="00E77497">
        <w:rPr>
          <w:i/>
        </w:rPr>
        <w:t>envRec</w:t>
      </w:r>
      <w:r w:rsidRPr="00E77497">
        <w:t xml:space="preserve"> has not yet been initiali</w:t>
      </w:r>
      <w:r>
        <w:t>s</w:t>
      </w:r>
      <w:r w:rsidRPr="00E77497">
        <w:t xml:space="preserve">ed throw a </w:t>
      </w:r>
      <w:r w:rsidRPr="003E1861">
        <w:rPr>
          <w:b/>
        </w:rPr>
        <w:t>ReferenceError</w:t>
      </w:r>
      <w:r w:rsidRPr="00E77497">
        <w:t xml:space="preserve"> exception.</w:t>
      </w:r>
    </w:p>
    <w:p w:rsidR="003A4A57" w:rsidRPr="00E77497" w:rsidRDefault="003A4A57" w:rsidP="003A4A57">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rsidR="003A4A57" w:rsidRPr="00E77497" w:rsidRDefault="003A4A57" w:rsidP="003A4A57">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i</w:t>
      </w:r>
      <w:r>
        <w:t>s</w:t>
      </w:r>
      <w:r w:rsidRPr="00E77497">
        <w:t xml:space="preserve"> </w:t>
      </w:r>
      <w:r w:rsidRPr="00E77497">
        <w:rPr>
          <w:b/>
        </w:rPr>
        <w:t>true</w:t>
      </w:r>
      <w:r w:rsidRPr="00E77497">
        <w:t xml:space="preserve"> throw a </w:t>
      </w:r>
      <w:r w:rsidRPr="00E77497">
        <w:rPr>
          <w:b/>
        </w:rPr>
        <w:t>TypeError</w:t>
      </w:r>
      <w:r w:rsidRPr="00E77497">
        <w:t xml:space="preserve"> exception.</w:t>
      </w:r>
    </w:p>
    <w:p w:rsidR="003A4A57" w:rsidRDefault="003A4A57" w:rsidP="003A4A57">
      <w:pPr>
        <w:pStyle w:val="Alg4"/>
        <w:numPr>
          <w:ilvl w:val="0"/>
          <w:numId w:val="358"/>
        </w:numPr>
        <w:spacing w:after="120"/>
      </w:pPr>
      <w:r>
        <w:t>Return NormalCompletion(</w:t>
      </w:r>
      <w:r w:rsidRPr="00A9140A">
        <w:rPr>
          <w:rFonts w:ascii="Arial" w:hAnsi="Arial" w:cs="Arial"/>
        </w:rPr>
        <w:t>empty</w:t>
      </w:r>
      <w:r>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rsidR="003A4A57" w:rsidRPr="00E77497" w:rsidRDefault="003A4A57" w:rsidP="003A4A57">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rsidR="003A4A57" w:rsidRPr="00E77497" w:rsidRDefault="003A4A57" w:rsidP="003A4A57">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rsidR="003A4A57" w:rsidRPr="00E77497" w:rsidRDefault="003A4A57" w:rsidP="003A4A57">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rsidR="003A4A57" w:rsidRDefault="003A4A57" w:rsidP="003A4A57">
      <w:pPr>
        <w:pStyle w:val="Alg4"/>
        <w:numPr>
          <w:ilvl w:val="0"/>
          <w:numId w:val="359"/>
        </w:numPr>
        <w:spacing w:after="120"/>
        <w:contextualSpacing/>
      </w:pPr>
      <w:r w:rsidRPr="00E77497">
        <w:t>Else,</w:t>
      </w:r>
    </w:p>
    <w:p w:rsidR="003A4A57" w:rsidRPr="00E77497" w:rsidRDefault="003A4A57" w:rsidP="003A4A57">
      <w:pPr>
        <w:pStyle w:val="Alg4"/>
        <w:numPr>
          <w:ilvl w:val="1"/>
          <w:numId w:val="359"/>
        </w:numPr>
        <w:spacing w:after="120"/>
      </w:pPr>
      <w:r>
        <w:t>R</w:t>
      </w:r>
      <w:r w:rsidRPr="00E77497">
        <w:t xml:space="preserve">eturn the value currently bound to </w:t>
      </w:r>
      <w:r w:rsidRPr="00E77497">
        <w:rPr>
          <w:i/>
        </w:rPr>
        <w:t>N</w:t>
      </w:r>
      <w:r w:rsidRPr="00E77497">
        <w:t xml:space="preserve"> in </w:t>
      </w:r>
      <w:r w:rsidRPr="00E77497">
        <w:rPr>
          <w:i/>
        </w:rPr>
        <w:t>envRec</w:t>
      </w:r>
      <w:r w:rsidRPr="00E77497">
        <w:t>.</w:t>
      </w:r>
    </w:p>
    <w:p w:rsidR="003A4A57" w:rsidRPr="00E77497" w:rsidRDefault="003A4A57" w:rsidP="003A4A57">
      <w:pPr>
        <w:pStyle w:val="Heading5"/>
      </w:pPr>
      <w:r w:rsidRPr="00E77497">
        <w:t>DeleteBinding (N)</w:t>
      </w:r>
    </w:p>
    <w:p w:rsidR="003A4A57" w:rsidRPr="00E77497" w:rsidRDefault="003A4A57" w:rsidP="003A4A57">
      <w:r w:rsidRPr="00E77497">
        <w:t>The concrete Environment Record method DeleteBinding for declarative environment records can only delete bindings that have been explicitly designated as being subject to deletion.</w:t>
      </w:r>
    </w:p>
    <w:p w:rsidR="003A4A57" w:rsidRPr="00E77497" w:rsidRDefault="003A4A57" w:rsidP="003A4A57">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rsidR="003A4A57" w:rsidRPr="00E77497" w:rsidRDefault="003A4A57" w:rsidP="003A4A57">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rsidR="003A4A57" w:rsidRPr="00E77497" w:rsidRDefault="003A4A57" w:rsidP="003A4A57">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rsidR="003A4A57" w:rsidRPr="00E77497" w:rsidRDefault="003A4A57" w:rsidP="003A4A57">
      <w:pPr>
        <w:pStyle w:val="Alg4"/>
        <w:numPr>
          <w:ilvl w:val="0"/>
          <w:numId w:val="360"/>
        </w:numPr>
        <w:spacing w:after="120"/>
      </w:pPr>
      <w:r w:rsidRPr="00E77497">
        <w:t xml:space="preserve">Return </w:t>
      </w:r>
      <w:r w:rsidRPr="00E77497">
        <w:rPr>
          <w:b/>
        </w:rPr>
        <w:t>true</w:t>
      </w:r>
      <w:r w:rsidRPr="00E77497">
        <w:t>.</w:t>
      </w:r>
    </w:p>
    <w:p w:rsidR="003A4A57" w:rsidRPr="00E77497" w:rsidRDefault="003A4A57" w:rsidP="003A4A57">
      <w:pPr>
        <w:pStyle w:val="Heading5"/>
      </w:pPr>
      <w:r>
        <w:t>HasThisBinding</w:t>
      </w:r>
      <w:r w:rsidRPr="00E77497">
        <w:t xml:space="preserve"> ()</w:t>
      </w:r>
      <w:r>
        <w:tab/>
      </w:r>
    </w:p>
    <w:p w:rsidR="003A4A57" w:rsidRPr="00E77497" w:rsidRDefault="003A4A57" w:rsidP="003A4A57">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76"/>
        </w:numPr>
        <w:spacing w:after="120"/>
      </w:pPr>
      <w:r w:rsidRPr="00E77497">
        <w:t xml:space="preserve">Return </w:t>
      </w:r>
      <w:r>
        <w:rPr>
          <w:b/>
        </w:rPr>
        <w:t>false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rsidR="003A4A57" w:rsidRPr="00E77497" w:rsidRDefault="003A4A57" w:rsidP="003A4A57">
      <w:pPr>
        <w:pStyle w:val="Alg4"/>
        <w:numPr>
          <w:ilvl w:val="0"/>
          <w:numId w:val="777"/>
        </w:numPr>
        <w:spacing w:after="120"/>
      </w:pPr>
      <w:r w:rsidRPr="00E77497">
        <w:t xml:space="preserve">Return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rsidRPr="00E77497">
        <w:t xml:space="preserve">Declarative Environment Records always return </w:t>
      </w:r>
      <w:r w:rsidRPr="00E77497">
        <w:rPr>
          <w:b/>
        </w:rPr>
        <w:t>undefined</w:t>
      </w:r>
      <w:r w:rsidRPr="00E77497">
        <w:t xml:space="preserve"> as their </w:t>
      </w:r>
      <w:r>
        <w:t>WithBaseObject</w:t>
      </w:r>
      <w:r w:rsidRPr="00E77497">
        <w:t>.</w:t>
      </w:r>
    </w:p>
    <w:p w:rsidR="003A4A57" w:rsidRPr="00E77497" w:rsidRDefault="003A4A57" w:rsidP="003A4A57">
      <w:pPr>
        <w:pStyle w:val="Alg4"/>
        <w:numPr>
          <w:ilvl w:val="0"/>
          <w:numId w:val="361"/>
        </w:numPr>
        <w:spacing w:after="120"/>
      </w:pPr>
      <w:r w:rsidRPr="00E77497">
        <w:t xml:space="preserve">Return </w:t>
      </w:r>
      <w:r w:rsidRPr="00E77497">
        <w:rPr>
          <w:b/>
        </w:rPr>
        <w:t>undefined</w:t>
      </w:r>
      <w:r w:rsidRPr="00E77497">
        <w:t>.</w:t>
      </w:r>
    </w:p>
    <w:p w:rsidR="003A4A57" w:rsidRPr="00E77497" w:rsidRDefault="003A4A57" w:rsidP="003A4A57">
      <w:pPr>
        <w:pStyle w:val="Heading4"/>
      </w:pPr>
      <w:r w:rsidRPr="00E77497">
        <w:t>Object Environment Records</w:t>
      </w:r>
    </w:p>
    <w:p w:rsidR="003A4A57" w:rsidRPr="00E77497" w:rsidRDefault="003A4A57" w:rsidP="003A4A57">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w:t>
      </w:r>
      <w:r w:rsidRPr="00E77497">
        <w:lastRenderedPageBreak/>
        <w:t xml:space="preserve">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rsidR="003A4A57" w:rsidRDefault="003A4A57" w:rsidP="003A4A57">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w:t>
      </w:r>
      <w:ins w:id="641" w:author="Rev 19 Allen Wirfs-Brock" w:date="2013-09-09T12:11:00Z">
        <w:r w:rsidR="00E47A7B">
          <w:t>d</w:t>
        </w:r>
      </w:ins>
      <w:r>
        <w:t xml:space="preserve"> from the environment records set of bound names, regardless of whether or not they exist as property keys of its binding object.</w:t>
      </w:r>
    </w:p>
    <w:p w:rsidR="003A4A57" w:rsidRPr="00E77497" w:rsidRDefault="003A4A57" w:rsidP="003A4A57">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460CAC">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rsidR="003A4A57" w:rsidRPr="00E77497" w:rsidRDefault="003A4A57" w:rsidP="003A4A57">
      <w:r w:rsidRPr="00E77497">
        <w:t>The behaviour of the concrete specification methods for Object Environment Records is defined by the following algorithms.</w:t>
      </w:r>
    </w:p>
    <w:p w:rsidR="003A4A57" w:rsidRPr="00E77497" w:rsidRDefault="003A4A57" w:rsidP="003A4A57">
      <w:pPr>
        <w:pStyle w:val="Heading5"/>
      </w:pPr>
      <w:r w:rsidRPr="00E77497">
        <w:t>HasBinding(N)</w:t>
      </w:r>
    </w:p>
    <w:p w:rsidR="003A4A57" w:rsidRPr="00E77497" w:rsidRDefault="003A4A57" w:rsidP="003A4A57">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rsidR="003A4A57" w:rsidRPr="00E77497" w:rsidRDefault="003A4A57" w:rsidP="003A4A57">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rsidR="003A4A57" w:rsidRDefault="003A4A57" w:rsidP="003A4A57">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rsidR="003A4A57" w:rsidRPr="00E77497" w:rsidRDefault="003A4A57" w:rsidP="003A4A57">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3A4A57" w:rsidRPr="00E77497" w:rsidRDefault="003A4A57" w:rsidP="003A4A57">
      <w:pPr>
        <w:pStyle w:val="Alg4"/>
        <w:numPr>
          <w:ilvl w:val="0"/>
          <w:numId w:val="364"/>
        </w:numPr>
        <w:spacing w:after="120"/>
      </w:pPr>
      <w:r w:rsidRPr="00E77497">
        <w:t xml:space="preserve">Return the result of </w:t>
      </w:r>
      <w:r>
        <w:t>HasProperty(</w:t>
      </w:r>
      <w:r w:rsidRPr="00E77497">
        <w:rPr>
          <w:i/>
        </w:rPr>
        <w:t>bindings</w:t>
      </w:r>
      <w:r>
        <w:rPr>
          <w:iCs/>
        </w:rPr>
        <w:t>,</w:t>
      </w:r>
      <w:r w:rsidRPr="00E77497">
        <w:t xml:space="preserve"> </w:t>
      </w:r>
      <w:r w:rsidRPr="00E77497">
        <w:rPr>
          <w:i/>
        </w:rPr>
        <w:t>N</w:t>
      </w:r>
      <w:r>
        <w:t>)</w:t>
      </w:r>
      <w:r w:rsidRPr="00E77497">
        <w:t>.</w:t>
      </w:r>
    </w:p>
    <w:p w:rsidR="003A4A57" w:rsidRPr="00E77497" w:rsidRDefault="003A4A57" w:rsidP="003A4A57">
      <w:pPr>
        <w:pStyle w:val="Heading5"/>
      </w:pPr>
      <w:bookmarkStart w:id="642" w:name="_Ref366134712"/>
      <w:r w:rsidRPr="00E77497">
        <w:t>CreateMutableBinding (N, D)</w:t>
      </w:r>
      <w:bookmarkEnd w:id="642"/>
    </w:p>
    <w:p w:rsidR="003A4A57" w:rsidRPr="00E77497" w:rsidRDefault="003A4A57" w:rsidP="003A4A57">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rsidR="003A4A57" w:rsidRPr="00E77497" w:rsidRDefault="003A4A57" w:rsidP="003A4A57">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rsidR="003A4A57" w:rsidRDefault="003A4A57" w:rsidP="003A4A57">
      <w:pPr>
        <w:pStyle w:val="Alg4"/>
        <w:numPr>
          <w:ilvl w:val="0"/>
          <w:numId w:val="365"/>
        </w:numPr>
        <w:spacing w:after="240"/>
      </w:pPr>
      <w:r>
        <w:t>Return the result of DefinePropertyOrThrow(</w:t>
      </w:r>
      <w:r w:rsidRPr="00E77497">
        <w:rPr>
          <w:i/>
        </w:rPr>
        <w:t>bindings</w:t>
      </w:r>
      <w:r w:rsidRPr="00E77497">
        <w:t xml:space="preserve">, </w:t>
      </w:r>
      <w:r w:rsidRPr="00E77497">
        <w:rPr>
          <w:i/>
        </w:rPr>
        <w:t>N</w:t>
      </w:r>
      <w:r>
        <w:rPr>
          <w:iCs/>
        </w:rPr>
        <w:t>,</w:t>
      </w:r>
      <w:r w:rsidRPr="00E77497">
        <w:t xml:space="preserve">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rsidR="003A4A57" w:rsidRPr="00833427" w:rsidRDefault="003A4A57" w:rsidP="003A4A57">
      <w:pPr>
        <w:pStyle w:val="Note"/>
        <w:rPr>
          <w:lang w:eastAsia="en-US"/>
        </w:rPr>
      </w:pPr>
      <w:r>
        <w:rPr>
          <w:lang w:eastAsia="en-US"/>
        </w:rPr>
        <w:t>NOTE</w:t>
      </w:r>
      <w:r>
        <w:rPr>
          <w:lang w:eastAsia="en-US"/>
        </w:rPr>
        <w:tab/>
        <w:t xml:space="preserve">Normally </w:t>
      </w:r>
      <w:r w:rsidRPr="00833427">
        <w:rPr>
          <w:rFonts w:asciiTheme="majorBidi" w:hAnsiTheme="majorBidi" w:cstheme="majorBidi"/>
          <w:i/>
          <w:iCs/>
          <w:lang w:eastAsia="en-US"/>
        </w:rPr>
        <w:t>envRec</w:t>
      </w:r>
      <w:r>
        <w:rPr>
          <w:lang w:eastAsia="en-US"/>
        </w:rPr>
        <w:t xml:space="preserve"> will not have a binding for </w:t>
      </w:r>
      <w:r w:rsidRPr="00833427">
        <w:rPr>
          <w:rFonts w:asciiTheme="majorBidi" w:hAnsiTheme="majorBidi" w:cstheme="majorBidi"/>
          <w:i/>
          <w:iCs/>
          <w:lang w:eastAsia="en-US"/>
        </w:rPr>
        <w:t>N</w:t>
      </w:r>
      <w:r>
        <w:rPr>
          <w:lang w:eastAsia="en-US"/>
        </w:rPr>
        <w:t xml:space="preserve"> but if it does, the semantics of  DefinePropertyOrThrow may result in an existing binding being replaced or shadowed or cause an abrupt  completion to be returned.</w:t>
      </w:r>
    </w:p>
    <w:p w:rsidR="003A4A57" w:rsidRPr="00E77497" w:rsidRDefault="003A4A57" w:rsidP="003A4A57">
      <w:pPr>
        <w:pStyle w:val="Heading5"/>
      </w:pPr>
      <w:r w:rsidRPr="00483C7C">
        <w:t>CreateImmutableBinding</w:t>
      </w:r>
      <w:r w:rsidRPr="00E77497">
        <w:t xml:space="preserve"> </w:t>
      </w:r>
      <w:commentRangeStart w:id="643"/>
      <w:r w:rsidRPr="00E77497">
        <w:t>(N)</w:t>
      </w:r>
      <w:commentRangeEnd w:id="643"/>
      <w:r>
        <w:rPr>
          <w:rStyle w:val="CommentReference"/>
          <w:b w:val="0"/>
        </w:rPr>
        <w:commentReference w:id="643"/>
      </w:r>
    </w:p>
    <w:p w:rsidR="003A4A57" w:rsidRPr="00E77497" w:rsidRDefault="003A4A57" w:rsidP="003A4A57">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rsidR="003A4A57" w:rsidRPr="00E77497" w:rsidRDefault="003A4A57" w:rsidP="003A4A57">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rsidR="003A4A57" w:rsidRPr="00E77497" w:rsidRDefault="003A4A57" w:rsidP="003A4A57">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A4A57" w:rsidRPr="00E77497" w:rsidRDefault="003A4A57" w:rsidP="003A4A57">
      <w:pPr>
        <w:pStyle w:val="Alg4"/>
        <w:numPr>
          <w:ilvl w:val="0"/>
          <w:numId w:val="1047"/>
        </w:numPr>
        <w:spacing w:after="240"/>
      </w:pPr>
      <w:r>
        <w:lastRenderedPageBreak/>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6"/>
        </w:numPr>
        <w:spacing w:after="120"/>
      </w:pPr>
      <w:r>
        <w:t xml:space="preserve">Return the result of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rsidR="003A4A57" w:rsidRPr="00E77497" w:rsidRDefault="003A4A57" w:rsidP="003A4A57">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7"/>
        </w:numPr>
      </w:pPr>
      <w:r w:rsidRPr="00E77497">
        <w:t xml:space="preserve">Let </w:t>
      </w:r>
      <w:r w:rsidRPr="00E77497">
        <w:rPr>
          <w:i/>
        </w:rPr>
        <w:t>value</w:t>
      </w:r>
      <w:r w:rsidRPr="00E77497">
        <w:t xml:space="preserve"> be the result of </w:t>
      </w:r>
      <w:r>
        <w:t>HasProperty(</w:t>
      </w:r>
      <w:r w:rsidRPr="00E77497">
        <w:rPr>
          <w:i/>
        </w:rPr>
        <w:t>bindings</w:t>
      </w:r>
      <w:r w:rsidRPr="00E77497">
        <w:t xml:space="preserve">, </w:t>
      </w:r>
      <w:r w:rsidRPr="00E77497">
        <w:rPr>
          <w:i/>
        </w:rPr>
        <w:t>N</w:t>
      </w:r>
      <w:r>
        <w:t>)</w:t>
      </w:r>
      <w:r w:rsidRPr="00E77497">
        <w:t>.</w:t>
      </w:r>
    </w:p>
    <w:p w:rsidR="003A4A57" w:rsidRDefault="003A4A57" w:rsidP="003A4A57">
      <w:pPr>
        <w:pStyle w:val="Alg4"/>
        <w:numPr>
          <w:ilvl w:val="0"/>
          <w:numId w:val="367"/>
        </w:numPr>
      </w:pPr>
      <w:r>
        <w:t>ReturnIfAbrupt(</w:t>
      </w:r>
      <w:r>
        <w:rPr>
          <w:i/>
          <w:iCs/>
        </w:rPr>
        <w:t>value</w:t>
      </w:r>
      <w:r>
        <w:t>).</w:t>
      </w:r>
    </w:p>
    <w:p w:rsidR="003A4A57" w:rsidRPr="00E77497" w:rsidRDefault="003A4A57" w:rsidP="003A4A57">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rsidR="003A4A57" w:rsidRPr="00E77497" w:rsidRDefault="003A4A57" w:rsidP="003A4A57">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rsidR="003A4A57" w:rsidRPr="00E77497" w:rsidRDefault="003A4A57" w:rsidP="003A4A57">
      <w:pPr>
        <w:pStyle w:val="Alg4"/>
        <w:numPr>
          <w:ilvl w:val="0"/>
          <w:numId w:val="367"/>
        </w:numPr>
        <w:spacing w:after="120"/>
      </w:pPr>
      <w:r w:rsidRPr="00E77497">
        <w:t>Return the result of Get</w:t>
      </w:r>
      <w:r>
        <w:t>(</w:t>
      </w:r>
      <w:r w:rsidRPr="00E77497">
        <w:rPr>
          <w:i/>
        </w:rPr>
        <w:t>bindings</w:t>
      </w:r>
      <w:r w:rsidRPr="00E77497">
        <w:t>,</w:t>
      </w:r>
      <w:r>
        <w:t xml:space="preserve"> </w:t>
      </w:r>
      <w:r w:rsidRPr="00E77497">
        <w:rPr>
          <w:i/>
        </w:rPr>
        <w:t>N</w:t>
      </w:r>
      <w:r>
        <w:t>)</w:t>
      </w:r>
      <w:r w:rsidRPr="00E77497">
        <w:t>.</w:t>
      </w:r>
    </w:p>
    <w:p w:rsidR="003A4A57" w:rsidRPr="00E77497" w:rsidRDefault="003A4A57" w:rsidP="003A4A57">
      <w:pPr>
        <w:pStyle w:val="Heading5"/>
      </w:pPr>
      <w:r w:rsidRPr="00E77497">
        <w:t>DeleteBinding (N)</w:t>
      </w:r>
    </w:p>
    <w:p w:rsidR="003A4A57" w:rsidRPr="00E77497" w:rsidRDefault="003A4A57" w:rsidP="003A4A57">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rsidR="003A4A57" w:rsidRPr="00E77497" w:rsidRDefault="003A4A57" w:rsidP="003A4A57">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3A4A57" w:rsidRPr="00E77497" w:rsidRDefault="003A4A57" w:rsidP="003A4A57">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rsidR="003A4A57" w:rsidRPr="00E77497" w:rsidRDefault="003A4A57" w:rsidP="003A4A57">
      <w:pPr>
        <w:pStyle w:val="Heading5"/>
      </w:pPr>
      <w:r>
        <w:t>HasThisBinding</w:t>
      </w:r>
      <w:r w:rsidRPr="00E77497">
        <w:t xml:space="preserve"> ()</w:t>
      </w:r>
    </w:p>
    <w:p w:rsidR="003A4A57" w:rsidRPr="00E77497" w:rsidRDefault="003A4A57" w:rsidP="003A4A57">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78"/>
        </w:numPr>
        <w:spacing w:after="120"/>
      </w:pPr>
      <w:r w:rsidRPr="00E77497">
        <w:t xml:space="preserve">Return </w:t>
      </w:r>
      <w:r>
        <w:rPr>
          <w:b/>
        </w:rPr>
        <w:t>false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rsidR="003A4A57" w:rsidRPr="00E77497" w:rsidRDefault="003A4A57" w:rsidP="003A4A57">
      <w:pPr>
        <w:pStyle w:val="Alg4"/>
        <w:numPr>
          <w:ilvl w:val="0"/>
          <w:numId w:val="779"/>
        </w:numPr>
        <w:spacing w:after="120"/>
      </w:pPr>
      <w:r w:rsidRPr="00E77497">
        <w:t xml:space="preserve">Return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rsidR="003A4A57" w:rsidRPr="00E77497" w:rsidRDefault="003A4A57" w:rsidP="003A4A57">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9"/>
        </w:numPr>
        <w:spacing w:after="120"/>
        <w:contextualSpacing/>
      </w:pPr>
      <w:r w:rsidRPr="00E77497">
        <w:t xml:space="preserve">If the </w:t>
      </w:r>
      <w:r>
        <w:rPr>
          <w:i/>
        </w:rPr>
        <w:t>withEnvironment</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rsidR="003A4A57" w:rsidRPr="00E77497" w:rsidRDefault="003A4A57" w:rsidP="003A4A57">
      <w:pPr>
        <w:pStyle w:val="Alg4"/>
        <w:numPr>
          <w:ilvl w:val="0"/>
          <w:numId w:val="369"/>
        </w:numPr>
        <w:spacing w:after="120"/>
      </w:pPr>
      <w:r w:rsidRPr="00E77497">
        <w:t xml:space="preserve">Otherwise, return </w:t>
      </w:r>
      <w:r w:rsidRPr="00E77497">
        <w:rPr>
          <w:b/>
        </w:rPr>
        <w:t>undefined</w:t>
      </w:r>
      <w:r w:rsidRPr="00E77497">
        <w:t>.</w:t>
      </w:r>
    </w:p>
    <w:p w:rsidR="003A4A57" w:rsidRPr="009C202C" w:rsidRDefault="003A4A57" w:rsidP="003A4A57">
      <w:pPr>
        <w:pStyle w:val="Heading4"/>
      </w:pPr>
      <w:r>
        <w:lastRenderedPageBreak/>
        <w:t>Function</w:t>
      </w:r>
      <w:r w:rsidRPr="00E65A34">
        <w:t xml:space="preserve"> Environment </w:t>
      </w:r>
      <w:r w:rsidRPr="009C202C">
        <w:t>Records</w:t>
      </w:r>
    </w:p>
    <w:p w:rsidR="003A4A57" w:rsidRPr="00E77497" w:rsidRDefault="003A4A57" w:rsidP="003A4A57">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E74C84">
        <w:rPr>
          <w:rFonts w:asciiTheme="minorBidi" w:hAnsiTheme="minorBidi" w:cstheme="minorBidi"/>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  </w:t>
      </w:r>
      <w:r w:rsidRPr="00675B74">
        <w:t xml:space="preserve"> </w:t>
      </w:r>
    </w:p>
    <w:p w:rsidR="003A4A57" w:rsidRPr="00E77497" w:rsidRDefault="003A4A57" w:rsidP="003A4A57">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rsidR="003A4A57" w:rsidRPr="00E77497" w:rsidRDefault="003A4A57" w:rsidP="003A4A57">
      <w:pPr>
        <w:spacing w:after="120"/>
      </w:pPr>
      <w:r>
        <w:t>Methods</w:t>
      </w:r>
      <w:r w:rsidRPr="00E77497">
        <w:t xml:space="preserve"> environment records support </w:t>
      </w:r>
      <w:r>
        <w:t xml:space="preserve">all of Declarative Environment Record methods listed in </w:t>
      </w:r>
      <w:r w:rsidR="00CF10B9">
        <w:fldChar w:fldCharType="begin"/>
      </w:r>
      <w:r w:rsidR="00CF10B9">
        <w:instrText xml:space="preserve"> REF _Ref365644814 \h </w:instrText>
      </w:r>
      <w:r w:rsidR="00CF10B9">
        <w:fldChar w:fldCharType="separate"/>
      </w:r>
      <w:r w:rsidR="00460CAC">
        <w:t xml:space="preserve">Table </w:t>
      </w:r>
      <w:r w:rsidR="00460CAC">
        <w:rPr>
          <w:noProof/>
        </w:rPr>
        <w:t>16</w:t>
      </w:r>
      <w:r w:rsidR="00CF10B9">
        <w:fldChar w:fldCharType="end"/>
      </w:r>
      <w:r w:rsidR="00CF10B9">
        <w:t xml:space="preserve"> </w:t>
      </w:r>
      <w:r>
        <w:t>and share the same specifications for all of those methods except for HasThisBinding and HasSuperBinding. In addition, d</w:t>
      </w:r>
      <w:r w:rsidRPr="00E77497">
        <w:t>eclarative environment records support the methods listed in</w:t>
      </w:r>
      <w:r w:rsidR="00CF10B9">
        <w:t xml:space="preserve"> </w:t>
      </w:r>
      <w:r w:rsidR="00CF10B9">
        <w:fldChar w:fldCharType="begin"/>
      </w:r>
      <w:r w:rsidR="00CF10B9">
        <w:instrText xml:space="preserve"> REF _Ref365644815 \h </w:instrText>
      </w:r>
      <w:r w:rsidR="00CF10B9">
        <w:fldChar w:fldCharType="separate"/>
      </w:r>
      <w:r w:rsidR="00460CAC">
        <w:t xml:space="preserve">Table </w:t>
      </w:r>
      <w:r w:rsidR="00460CAC">
        <w:rPr>
          <w:noProof/>
        </w:rPr>
        <w:t>17</w:t>
      </w:r>
      <w:r w:rsidR="00CF10B9">
        <w:fldChar w:fldCharType="end"/>
      </w:r>
      <w:r>
        <w:t>:</w:t>
      </w:r>
    </w:p>
    <w:p w:rsidR="003A4A57" w:rsidRPr="00E77497" w:rsidRDefault="003A4A57" w:rsidP="003A4A57">
      <w:pPr>
        <w:pStyle w:val="Tabletitle"/>
      </w:pPr>
      <w:bookmarkStart w:id="644" w:name="_Ref365644815"/>
      <w:r>
        <w:t xml:space="preserve">Table </w:t>
      </w:r>
      <w:r>
        <w:fldChar w:fldCharType="begin"/>
      </w:r>
      <w:r>
        <w:instrText xml:space="preserve"> SEQ Table \* ARABIC </w:instrText>
      </w:r>
      <w:r>
        <w:fldChar w:fldCharType="separate"/>
      </w:r>
      <w:r w:rsidR="00460CAC">
        <w:rPr>
          <w:noProof/>
        </w:rPr>
        <w:t>17</w:t>
      </w:r>
      <w:r>
        <w:fldChar w:fldCharType="end"/>
      </w:r>
      <w:bookmarkEnd w:id="644"/>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3A4A57" w:rsidRPr="00250FC6" w:rsidTr="00831B9D">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Purpose</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rsidR="003A4A57" w:rsidRPr="00E65A34" w:rsidRDefault="003A4A57" w:rsidP="00831B9D">
            <w:pPr>
              <w:keepNext/>
              <w:spacing w:after="60"/>
            </w:pPr>
            <w:r>
              <w:t>GetThisBinding</w:t>
            </w:r>
            <w:r w:rsidRPr="004D1BD1">
              <w:t>()</w:t>
            </w:r>
          </w:p>
        </w:tc>
        <w:tc>
          <w:tcPr>
            <w:tcW w:w="6190" w:type="dxa"/>
            <w:tcBorders>
              <w:top w:val="single" w:sz="6" w:space="0" w:color="auto"/>
              <w:left w:val="single" w:sz="6" w:space="0" w:color="auto"/>
              <w:bottom w:val="single" w:sz="6" w:space="0" w:color="auto"/>
              <w:right w:val="single" w:sz="6" w:space="0" w:color="auto"/>
            </w:tcBorders>
            <w:hideMark/>
          </w:tcPr>
          <w:p w:rsidR="003A4A57" w:rsidRPr="00675B74" w:rsidRDefault="003A4A57" w:rsidP="00831B9D">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tcPr>
          <w:p w:rsidR="003A4A57" w:rsidRPr="004D1BD1" w:rsidRDefault="003A4A57" w:rsidP="00831B9D">
            <w:pPr>
              <w:keepNext/>
              <w:spacing w:after="60"/>
            </w:pPr>
            <w:r>
              <w:t>GetSuperBase()</w:t>
            </w:r>
          </w:p>
        </w:tc>
        <w:tc>
          <w:tcPr>
            <w:tcW w:w="6190" w:type="dxa"/>
            <w:tcBorders>
              <w:top w:val="single" w:sz="6" w:space="0" w:color="auto"/>
              <w:left w:val="single" w:sz="6" w:space="0" w:color="auto"/>
              <w:bottom w:val="single" w:sz="6" w:space="0" w:color="auto"/>
              <w:right w:val="single" w:sz="6" w:space="0" w:color="auto"/>
            </w:tcBorders>
          </w:tcPr>
          <w:p w:rsidR="003A4A57" w:rsidRPr="009C202C" w:rsidRDefault="003A4A57" w:rsidP="00831B9D">
            <w:pPr>
              <w:keepNext/>
              <w:spacing w:after="60"/>
            </w:pPr>
            <w:r>
              <w:t xml:space="preserve">Return the object that is the base for </w:t>
            </w:r>
            <w:r w:rsidRPr="000B265D">
              <w:rPr>
                <w:rFonts w:ascii="Courier New" w:hAnsi="Courier New" w:cs="Courier New"/>
                <w:b/>
              </w:rPr>
              <w:t>super</w:t>
            </w:r>
            <w:r>
              <w:t xml:space="preserve"> property accesses bound in this environment record. The object is derived from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r>
              <w:t>GetMethodName()</w:t>
            </w:r>
          </w:p>
        </w:tc>
        <w:tc>
          <w:tcPr>
            <w:tcW w:w="619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831B9D">
            <w:pPr>
              <w:keepLines/>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rsidR="003A4A57" w:rsidRPr="004D1BD1" w:rsidRDefault="003A4A57" w:rsidP="003A4A57"/>
    <w:p w:rsidR="003A4A57" w:rsidRPr="00E65A34" w:rsidRDefault="003A4A57" w:rsidP="003A4A57">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rsidR="003A4A57" w:rsidRPr="00E77497" w:rsidRDefault="003A4A57" w:rsidP="003A4A57">
      <w:pPr>
        <w:pStyle w:val="Heading5"/>
      </w:pPr>
      <w:r>
        <w:t>HasThisBinding</w:t>
      </w:r>
      <w:r w:rsidRPr="00E77497">
        <w:t xml:space="preserve"> ()</w:t>
      </w:r>
    </w:p>
    <w:p w:rsidR="003A4A57" w:rsidRPr="00E77497" w:rsidRDefault="003A4A57" w:rsidP="003A4A57">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80"/>
        </w:numPr>
        <w:spacing w:after="120"/>
      </w:pPr>
      <w:r w:rsidRPr="00E77497">
        <w:t xml:space="preserve">Return </w:t>
      </w:r>
      <w:r>
        <w:rPr>
          <w:b/>
        </w:rPr>
        <w:t>true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rsidR="003A4A57" w:rsidRPr="00E77497" w:rsidRDefault="003A4A57" w:rsidP="003A4A57">
      <w:pPr>
        <w:pStyle w:val="Heading5"/>
      </w:pPr>
      <w:r>
        <w:t>GetThisBinding</w:t>
      </w:r>
      <w:r w:rsidRPr="00E77497">
        <w:t xml:space="preserve"> ()</w:t>
      </w:r>
    </w:p>
    <w:p w:rsidR="003A4A57" w:rsidRPr="00E77497" w:rsidRDefault="003A4A57" w:rsidP="003A4A57">
      <w:pPr>
        <w:pStyle w:val="Alg4"/>
        <w:numPr>
          <w:ilvl w:val="0"/>
          <w:numId w:val="783"/>
        </w:numPr>
        <w:spacing w:after="120"/>
      </w:pPr>
      <w:r>
        <w:t xml:space="preserve">Return the value of this environment record’s </w:t>
      </w:r>
      <w:r>
        <w:rPr>
          <w:i/>
        </w:rPr>
        <w:t>thisValue</w:t>
      </w:r>
      <w:r w:rsidRPr="00E77497">
        <w:t>.</w:t>
      </w:r>
    </w:p>
    <w:p w:rsidR="003A4A57" w:rsidRPr="00E77497" w:rsidRDefault="003A4A57" w:rsidP="003A4A57">
      <w:pPr>
        <w:pStyle w:val="Heading5"/>
      </w:pPr>
      <w:r>
        <w:t>GetSuperBase</w:t>
      </w:r>
      <w:r w:rsidRPr="00E77497">
        <w:t xml:space="preserve"> ()</w:t>
      </w:r>
    </w:p>
    <w:p w:rsidR="003A4A57" w:rsidRDefault="003A4A57" w:rsidP="003A4A57">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rsidR="003A4A57" w:rsidRDefault="003A4A57" w:rsidP="003A4A57">
      <w:pPr>
        <w:pStyle w:val="Alg4"/>
        <w:numPr>
          <w:ilvl w:val="0"/>
          <w:numId w:val="784"/>
        </w:numPr>
        <w:spacing w:after="120"/>
        <w:contextualSpacing/>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rsidR="003A4A57" w:rsidRDefault="003A4A57" w:rsidP="003A4A57">
      <w:pPr>
        <w:pStyle w:val="Alg4"/>
        <w:numPr>
          <w:ilvl w:val="0"/>
          <w:numId w:val="784"/>
        </w:numPr>
        <w:spacing w:after="120"/>
        <w:contextualSpacing/>
      </w:pPr>
      <w:r>
        <w:t>Assert</w:t>
      </w:r>
      <w:ins w:id="645" w:author="Rev 19 Allen Wirfs-Brock" w:date="2013-09-27T10:39:00Z">
        <w:r w:rsidR="00C36B1B">
          <w:t>:</w:t>
        </w:r>
      </w:ins>
      <w:r>
        <w:t xml:space="preserve"> Type(</w:t>
      </w:r>
      <w:r w:rsidRPr="003C276D">
        <w:rPr>
          <w:i/>
        </w:rPr>
        <w:t>home</w:t>
      </w:r>
      <w:r>
        <w:t>) is Object.</w:t>
      </w:r>
    </w:p>
    <w:p w:rsidR="003A4A57" w:rsidRPr="00E77497" w:rsidRDefault="003A4A57" w:rsidP="003A4A57">
      <w:pPr>
        <w:pStyle w:val="Alg4"/>
        <w:numPr>
          <w:ilvl w:val="0"/>
          <w:numId w:val="784"/>
        </w:numPr>
        <w:spacing w:after="120"/>
      </w:pPr>
      <w:r>
        <w:t>Return</w:t>
      </w:r>
      <w:r>
        <w:rPr>
          <w:b/>
        </w:rPr>
        <w:t xml:space="preserve"> </w:t>
      </w:r>
      <w:r>
        <w:t xml:space="preserve">the result of calling </w:t>
      </w:r>
      <w:r w:rsidRPr="00D639BE">
        <w:rPr>
          <w:i/>
        </w:rPr>
        <w:t>home’s</w:t>
      </w:r>
      <w:r>
        <w:t xml:space="preserve"> [[</w:t>
      </w:r>
      <w:del w:id="646" w:author="Rev 19 Allen Wirfs-Brock" w:date="2013-09-12T08:52:00Z">
        <w:r w:rsidDel="00952308">
          <w:delText>GetInheritance</w:delText>
        </w:r>
      </w:del>
      <w:ins w:id="647" w:author="Rev 19 Allen Wirfs-Brock" w:date="2013-09-12T08:52:00Z">
        <w:r w:rsidR="00952308">
          <w:t>GetPrototypeOf</w:t>
        </w:r>
      </w:ins>
      <w:r>
        <w:t>]] internal method.</w:t>
      </w:r>
    </w:p>
    <w:p w:rsidR="003A4A57" w:rsidRPr="00E77497" w:rsidRDefault="003A4A57" w:rsidP="003A4A57">
      <w:pPr>
        <w:pStyle w:val="Heading5"/>
      </w:pPr>
      <w:r>
        <w:t>GetMethodName</w:t>
      </w:r>
      <w:r w:rsidRPr="00E77497">
        <w:t xml:space="preserve"> ()</w:t>
      </w:r>
    </w:p>
    <w:p w:rsidR="003A4A57" w:rsidRPr="00E77497" w:rsidRDefault="003A4A57" w:rsidP="003A4A57">
      <w:pPr>
        <w:pStyle w:val="Alg4"/>
        <w:numPr>
          <w:ilvl w:val="0"/>
          <w:numId w:val="785"/>
        </w:numPr>
        <w:spacing w:after="120"/>
      </w:pPr>
      <w:r>
        <w:t xml:space="preserve">Return the value of this environment record’s </w:t>
      </w:r>
      <w:r>
        <w:rPr>
          <w:i/>
        </w:rPr>
        <w:t>MethodName</w:t>
      </w:r>
      <w:r w:rsidRPr="00E77497">
        <w:t>.</w:t>
      </w:r>
    </w:p>
    <w:p w:rsidR="003A4A57" w:rsidRPr="00E77497" w:rsidRDefault="003A4A57" w:rsidP="003A4A57">
      <w:pPr>
        <w:pStyle w:val="Heading4"/>
      </w:pPr>
      <w:r>
        <w:t>Global</w:t>
      </w:r>
      <w:r w:rsidRPr="00E77497">
        <w:t xml:space="preserve"> Environment Records</w:t>
      </w:r>
    </w:p>
    <w:p w:rsidR="003A4A57" w:rsidRPr="00E77497" w:rsidRDefault="003A4A57" w:rsidP="003A4A57">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rsidR="00C04626">
        <w:fldChar w:fldCharType="begin"/>
      </w:r>
      <w:r w:rsidR="00C04626">
        <w:instrText xml:space="preserve"> REF _Ref365537831 \r \h </w:instrText>
      </w:r>
      <w:r w:rsidR="00C04626">
        <w:fldChar w:fldCharType="separate"/>
      </w:r>
      <w:r w:rsidR="00460CAC">
        <w:t>8.2</w:t>
      </w:r>
      <w:r w:rsidR="00C04626">
        <w:fldChar w:fldCharType="end"/>
      </w:r>
      <w:r w:rsidRPr="00D45A1D">
        <w:t>)</w:t>
      </w:r>
      <w:r>
        <w:t xml:space="preserve">. A global environment provides the bindings for </w:t>
      </w:r>
      <w:r>
        <w:lastRenderedPageBreak/>
        <w:t>built-in globals (</w:t>
      </w:r>
      <w:r w:rsidR="00D45A1D">
        <w:t xml:space="preserve">clause </w:t>
      </w:r>
      <w:r w:rsidR="00D45A1D">
        <w:fldChar w:fldCharType="begin"/>
      </w:r>
      <w:r w:rsidR="00D45A1D">
        <w:instrText xml:space="preserve"> REF _Ref457031693 \r \h </w:instrText>
      </w:r>
      <w:r w:rsidR="00D45A1D">
        <w:fldChar w:fldCharType="separate"/>
      </w:r>
      <w:r w:rsidR="00460CAC">
        <w:t>18</w:t>
      </w:r>
      <w:r w:rsidR="00D45A1D">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rsidR="003A4A57" w:rsidRDefault="003A4A57" w:rsidP="003A4A57">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The object environment record component of a global environment record contains the bindings for all built-in globals (</w:t>
      </w:r>
      <w:r w:rsidR="00D45A1D">
        <w:t xml:space="preserve">clause </w:t>
      </w:r>
      <w:r w:rsidR="00D45A1D">
        <w:fldChar w:fldCharType="begin"/>
      </w:r>
      <w:r w:rsidR="00D45A1D">
        <w:instrText xml:space="preserve"> REF _Ref457031693 \r \h </w:instrText>
      </w:r>
      <w:r w:rsidR="00D45A1D">
        <w:fldChar w:fldCharType="separate"/>
      </w:r>
      <w:r w:rsidR="00460CAC">
        <w:t>18</w:t>
      </w:r>
      <w:r w:rsidR="00D45A1D">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rsidR="003A4A57" w:rsidRDefault="003A4A57" w:rsidP="003A4A57">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rsidR="003A4A57" w:rsidRDefault="003A4A57" w:rsidP="003A4A57">
      <w:r>
        <w:t xml:space="preserve">Global environment records have the additional state components listed in </w:t>
      </w:r>
      <w:r w:rsidR="00CF10B9">
        <w:fldChar w:fldCharType="begin"/>
      </w:r>
      <w:r w:rsidR="00CF10B9">
        <w:instrText xml:space="preserve"> REF _Ref365644816 \h </w:instrText>
      </w:r>
      <w:r w:rsidR="00CF10B9">
        <w:fldChar w:fldCharType="separate"/>
      </w:r>
      <w:r w:rsidR="00460CAC">
        <w:t xml:space="preserve">Table </w:t>
      </w:r>
      <w:r w:rsidR="00460CAC">
        <w:rPr>
          <w:noProof/>
        </w:rPr>
        <w:t>18</w:t>
      </w:r>
      <w:r w:rsidR="00CF10B9">
        <w:fldChar w:fldCharType="end"/>
      </w:r>
      <w:r w:rsidR="00CF10B9">
        <w:t xml:space="preserve"> </w:t>
      </w:r>
      <w:r>
        <w:t>and the additional methods listed in</w:t>
      </w:r>
      <w:r w:rsidR="00CF10B9">
        <w:t xml:space="preserve"> </w:t>
      </w:r>
      <w:r w:rsidR="00CF10B9">
        <w:fldChar w:fldCharType="begin"/>
      </w:r>
      <w:r w:rsidR="00CF10B9">
        <w:instrText xml:space="preserve"> REF _Ref365644817 \h </w:instrText>
      </w:r>
      <w:r w:rsidR="00CF10B9">
        <w:fldChar w:fldCharType="separate"/>
      </w:r>
      <w:r w:rsidR="00460CAC">
        <w:t xml:space="preserve">Table </w:t>
      </w:r>
      <w:r w:rsidR="00460CAC">
        <w:rPr>
          <w:noProof/>
        </w:rPr>
        <w:t>19</w:t>
      </w:r>
      <w:r w:rsidR="00CF10B9">
        <w:fldChar w:fldCharType="end"/>
      </w:r>
      <w:r>
        <w:t>.</w:t>
      </w:r>
    </w:p>
    <w:p w:rsidR="003A4A57" w:rsidRDefault="003A4A57" w:rsidP="003A4A57">
      <w:pPr>
        <w:pStyle w:val="Caption"/>
        <w:keepNext/>
        <w:jc w:val="center"/>
      </w:pPr>
      <w:bookmarkStart w:id="648" w:name="_Ref365644816"/>
      <w:r>
        <w:t xml:space="preserve">Table </w:t>
      </w:r>
      <w:r>
        <w:fldChar w:fldCharType="begin"/>
      </w:r>
      <w:r>
        <w:instrText xml:space="preserve"> SEQ Table \* ARABIC </w:instrText>
      </w:r>
      <w:r>
        <w:fldChar w:fldCharType="separate"/>
      </w:r>
      <w:r w:rsidR="00460CAC">
        <w:rPr>
          <w:noProof/>
        </w:rPr>
        <w:t>18</w:t>
      </w:r>
      <w:r>
        <w:fldChar w:fldCharType="end"/>
      </w:r>
      <w:bookmarkEnd w:id="648"/>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t>ObjectEnvironment</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rsidR="003A4A57" w:rsidRPr="003B4312" w:rsidRDefault="003A4A57" w:rsidP="003A4A57">
            <w:pPr>
              <w:keepNext/>
              <w:spacing w:after="60"/>
            </w:pPr>
            <w:r>
              <w:t>Declarative</w:t>
            </w:r>
            <w:r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rsidR="003A4A57" w:rsidRPr="00E65A34" w:rsidRDefault="003A4A57" w:rsidP="003A4A57">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rsidR="003A4A57" w:rsidRDefault="003A4A57" w:rsidP="003A4A57"/>
    <w:p w:rsidR="003A4A57" w:rsidRPr="00E77497" w:rsidRDefault="003A4A57" w:rsidP="003A4A57">
      <w:pPr>
        <w:pStyle w:val="Tabletitle"/>
      </w:pPr>
      <w:bookmarkStart w:id="649" w:name="_Ref365644817"/>
      <w:r>
        <w:lastRenderedPageBreak/>
        <w:t xml:space="preserve">Table </w:t>
      </w:r>
      <w:r>
        <w:fldChar w:fldCharType="begin"/>
      </w:r>
      <w:r>
        <w:instrText xml:space="preserve"> SEQ Table \* ARABIC </w:instrText>
      </w:r>
      <w:r>
        <w:fldChar w:fldCharType="separate"/>
      </w:r>
      <w:r w:rsidR="00460CAC">
        <w:rPr>
          <w:noProof/>
        </w:rPr>
        <w:t>19</w:t>
      </w:r>
      <w:r>
        <w:fldChar w:fldCharType="end"/>
      </w:r>
      <w:bookmarkEnd w:id="649"/>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3A4A57" w:rsidRPr="00250FC6" w:rsidTr="003A4A57">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675B74" w:rsidTr="003A4A57">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675B74" w:rsidRDefault="003A4A57" w:rsidP="003A4A57">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Pr="000B26D2" w:rsidRDefault="003A4A57" w:rsidP="003A4A57">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675B74" w:rsidRDefault="003A4A57" w:rsidP="003A4A57">
            <w:pPr>
              <w:keepNext/>
              <w:spacing w:after="60"/>
            </w:pPr>
            <w:r>
              <w:t xml:space="preserve">Used to create global </w:t>
            </w:r>
            <w:r w:rsidRPr="00C0326B">
              <w:rPr>
                <w:rFonts w:ascii="Courier New" w:hAnsi="Courier New" w:cs="Courier New"/>
                <w:b/>
              </w:rPr>
              <w:t>var</w:t>
            </w:r>
            <w:r>
              <w:t xml:space="preserve"> bindings in the ObjectEnvironmentComponent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t xml:space="preserve"> </w:t>
            </w:r>
            <w:r w:rsidRPr="00CF5D00">
              <w:rPr>
                <w:i/>
                <w:iCs/>
              </w:rPr>
              <w:t>V</w:t>
            </w:r>
            <w:r>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rsidR="003A4A57" w:rsidRPr="009C202C" w:rsidRDefault="003A4A57" w:rsidP="003A4A57">
            <w:pPr>
              <w:spacing w:after="60"/>
            </w:pPr>
            <w:r>
              <w:t xml:space="preserve">Used to create and initialise global </w:t>
            </w:r>
            <w:r>
              <w:rPr>
                <w:rFonts w:ascii="Courier New" w:hAnsi="Courier New" w:cs="Courier New"/>
                <w:b/>
              </w:rPr>
              <w:t>function</w:t>
            </w:r>
            <w:r>
              <w:t xml:space="preserve"> bindings in the ObjectEnvironmentComponent of the environment record. The binding will be a mutable binding. The corresponding global object property will have attribute values approate for a </w:t>
            </w:r>
            <w:r>
              <w:rPr>
                <w:rFonts w:ascii="Courier New" w:hAnsi="Courier New" w:cs="Courier New"/>
                <w:b/>
              </w:rPr>
              <w:t>function</w:t>
            </w:r>
            <w:r>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 xml:space="preserve">This is logically equivalent to CreateMutableBinding followed by a SetMutableBinding but it allows </w:t>
            </w:r>
            <w:r w:rsidRPr="00F532C5">
              <w:rPr>
                <w:sz w:val="22"/>
                <w:szCs w:val="22"/>
              </w:rPr>
              <w:t xml:space="preserve">function </w:t>
            </w:r>
            <w:r>
              <w:t>declarations to receive special treatment.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spacing w:after="60"/>
            </w:pPr>
          </w:p>
        </w:tc>
      </w:tr>
    </w:tbl>
    <w:p w:rsidR="003A4A57" w:rsidRDefault="003A4A57" w:rsidP="003A4A57"/>
    <w:p w:rsidR="003A4A57" w:rsidRDefault="003A4A57" w:rsidP="003A4A57">
      <w:r w:rsidRPr="00E77497">
        <w:t xml:space="preserve">The behaviour of the concrete specification methods for </w:t>
      </w:r>
      <w:r>
        <w:t>Global</w:t>
      </w:r>
      <w:r w:rsidRPr="00E77497">
        <w:t xml:space="preserve"> Environment Records is defined by the following algorithms.</w:t>
      </w:r>
    </w:p>
    <w:p w:rsidR="003A4A57" w:rsidRPr="009C202C" w:rsidRDefault="003A4A57" w:rsidP="003A4A57">
      <w:pPr>
        <w:pStyle w:val="Heading5"/>
      </w:pPr>
      <w:r w:rsidRPr="009C202C">
        <w:t>HasBinding(N)</w:t>
      </w:r>
    </w:p>
    <w:p w:rsidR="003A4A57" w:rsidRPr="009C202C" w:rsidRDefault="003A4A57" w:rsidP="003A4A57">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rsidR="003A4A57" w:rsidRPr="00E77497" w:rsidRDefault="003A4A57" w:rsidP="003A4A57">
      <w:pPr>
        <w:pStyle w:val="Alg4"/>
        <w:numPr>
          <w:ilvl w:val="0"/>
          <w:numId w:val="1023"/>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2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rsidR="003A4A57" w:rsidRDefault="003A4A57" w:rsidP="003A4A57">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rsidR="003A4A57" w:rsidRPr="00E77497" w:rsidRDefault="003A4A57" w:rsidP="003A4A57">
      <w:pPr>
        <w:pStyle w:val="Heading5"/>
      </w:pPr>
      <w:r w:rsidRPr="00E77497">
        <w:t>CreateMutableBinding (N, D)</w:t>
      </w:r>
    </w:p>
    <w:p w:rsidR="003A4A57" w:rsidRPr="00E77497" w:rsidRDefault="003A4A57" w:rsidP="003A4A57">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3A4A57" w:rsidRPr="00E77497" w:rsidRDefault="003A4A57" w:rsidP="003A4A57">
      <w:pPr>
        <w:pStyle w:val="Alg4"/>
        <w:numPr>
          <w:ilvl w:val="0"/>
          <w:numId w:val="1024"/>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24"/>
        </w:numPr>
      </w:pPr>
      <w:r w:rsidRPr="00E77497">
        <w:lastRenderedPageBreak/>
        <w:t xml:space="preserve">Assert: </w:t>
      </w:r>
      <w:r w:rsidRPr="00056558">
        <w:rPr>
          <w:i/>
          <w:iCs/>
        </w:rPr>
        <w:t>DclRec</w:t>
      </w:r>
      <w:r>
        <w:t xml:space="preserve"> </w:t>
      </w:r>
      <w:r w:rsidRPr="00E77497">
        <w:t xml:space="preserve">does not already have a binding for </w:t>
      </w:r>
      <w:r w:rsidRPr="00E77497">
        <w:rPr>
          <w:i/>
        </w:rPr>
        <w:t>N</w:t>
      </w:r>
      <w:r w:rsidRPr="00E77497">
        <w:t>.</w:t>
      </w:r>
    </w:p>
    <w:p w:rsidR="003A4A57" w:rsidRDefault="003A4A57" w:rsidP="003A4A5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rsidR="003A4A57" w:rsidRPr="00E77497" w:rsidRDefault="003A4A57" w:rsidP="003A4A57">
      <w:pPr>
        <w:pStyle w:val="Heading5"/>
      </w:pPr>
      <w:r w:rsidRPr="00E77497">
        <w:t xml:space="preserve">CreateImmutableBinding </w:t>
      </w:r>
      <w:commentRangeStart w:id="650"/>
      <w:r w:rsidRPr="00E77497">
        <w:t>(N)</w:t>
      </w:r>
      <w:commentRangeEnd w:id="650"/>
      <w:r>
        <w:rPr>
          <w:rStyle w:val="CommentReference"/>
          <w:b w:val="0"/>
        </w:rPr>
        <w:commentReference w:id="650"/>
      </w:r>
    </w:p>
    <w:p w:rsidR="003A4A57" w:rsidRPr="00E77497" w:rsidRDefault="003A4A57" w:rsidP="003A4A57">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rsidR="003A4A57" w:rsidRPr="00E77497" w:rsidRDefault="003A4A57" w:rsidP="003A4A57">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116"/>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rsidR="003A4A57" w:rsidRPr="00E77497" w:rsidRDefault="003A4A57" w:rsidP="003A4A57">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117"/>
        </w:numPr>
      </w:pPr>
      <w:r>
        <w:t xml:space="preserve">Return the result of calling </w:t>
      </w:r>
      <w:r>
        <w:rPr>
          <w:i/>
        </w:rPr>
        <w:t>Dcl</w:t>
      </w:r>
      <w:r w:rsidRPr="00FC5053">
        <w:rPr>
          <w:i/>
        </w:rPr>
        <w:t>Rec’s</w:t>
      </w:r>
      <w:r>
        <w:t xml:space="preserve"> InitialiseBinding concrete method with arguments </w:t>
      </w:r>
      <w:r w:rsidRPr="00E77497">
        <w:rPr>
          <w:i/>
        </w:rPr>
        <w:t>N</w:t>
      </w:r>
      <w:r>
        <w:rPr>
          <w:iCs/>
        </w:rPr>
        <w:t xml:space="preserve"> and </w:t>
      </w:r>
      <w:r>
        <w:rPr>
          <w:i/>
        </w:rPr>
        <w:t>V</w:t>
      </w:r>
      <w:r>
        <w:t>.</w:t>
      </w:r>
    </w:p>
    <w:p w:rsidR="003A4A57" w:rsidRDefault="003A4A57" w:rsidP="003A4A57">
      <w:pPr>
        <w:pStyle w:val="Alg4"/>
        <w:numPr>
          <w:ilvl w:val="0"/>
          <w:numId w:val="1117"/>
        </w:numPr>
      </w:pPr>
      <w:r>
        <w:t>Assert: If the binding exists it must be in the object environment record.</w:t>
      </w:r>
    </w:p>
    <w:p w:rsidR="003A4A57" w:rsidRPr="00E77497" w:rsidRDefault="003A4A57" w:rsidP="003A4A57">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1025"/>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5"/>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rsidR="003A4A57" w:rsidRPr="00E77497" w:rsidRDefault="003A4A57" w:rsidP="003A4A57">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rsidR="003A4A57" w:rsidRPr="00E77497" w:rsidRDefault="003A4A57" w:rsidP="003A4A57">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rsidR="003A4A57" w:rsidRPr="00E77497" w:rsidRDefault="003A4A57" w:rsidP="003A4A57">
      <w:pPr>
        <w:pStyle w:val="Heading5"/>
      </w:pPr>
      <w:r w:rsidRPr="00E77497">
        <w:lastRenderedPageBreak/>
        <w:t>DeleteBinding (N)</w:t>
      </w:r>
    </w:p>
    <w:p w:rsidR="003A4A57" w:rsidRPr="00E77497" w:rsidRDefault="003A4A57" w:rsidP="003A4A57">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rsidR="003A4A57" w:rsidRPr="00E77497" w:rsidRDefault="003A4A57" w:rsidP="003A4A57">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rsidR="003A4A57" w:rsidRPr="00E77497" w:rsidRDefault="003A4A57" w:rsidP="003A4A57">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7"/>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rsidR="003A4A57" w:rsidRDefault="003A4A57" w:rsidP="003A4A57">
      <w:pPr>
        <w:pStyle w:val="Alg4"/>
        <w:numPr>
          <w:ilvl w:val="1"/>
          <w:numId w:val="1027"/>
        </w:numPr>
      </w:pPr>
      <w:r>
        <w:t>ReturnIfAbrupt(</w:t>
      </w:r>
      <w:r w:rsidRPr="007217F2">
        <w:rPr>
          <w:i/>
          <w:iCs/>
        </w:rPr>
        <w:t>status</w:t>
      </w:r>
      <w:r>
        <w:t>).</w:t>
      </w:r>
    </w:p>
    <w:p w:rsidR="003A4A57" w:rsidRDefault="003A4A57" w:rsidP="003A4A57">
      <w:pPr>
        <w:pStyle w:val="Alg4"/>
        <w:numPr>
          <w:ilvl w:val="1"/>
          <w:numId w:val="1027"/>
        </w:numPr>
      </w:pPr>
      <w:r>
        <w:t xml:space="preserve">If </w:t>
      </w:r>
      <w:r w:rsidRPr="007217F2">
        <w:rPr>
          <w:i/>
          <w:iCs/>
        </w:rPr>
        <w:t>status</w:t>
      </w:r>
      <w:r>
        <w:t xml:space="preserve"> is </w:t>
      </w:r>
      <w:r w:rsidRPr="007217F2">
        <w:rPr>
          <w:b/>
          <w:bCs/>
        </w:rPr>
        <w:t>true</w:t>
      </w:r>
      <w:r>
        <w:t>, then</w:t>
      </w:r>
    </w:p>
    <w:p w:rsidR="003A4A57" w:rsidRDefault="003A4A57" w:rsidP="003A4A57">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rsidR="003A4A57" w:rsidRDefault="003A4A57" w:rsidP="003A4A57">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rsidR="003A4A57" w:rsidRPr="00E77497" w:rsidRDefault="003A4A57" w:rsidP="003A4A57">
      <w:pPr>
        <w:pStyle w:val="Alg4"/>
        <w:numPr>
          <w:ilvl w:val="1"/>
          <w:numId w:val="1027"/>
        </w:numPr>
      </w:pPr>
      <w:r>
        <w:t xml:space="preserve">Return </w:t>
      </w:r>
      <w:r>
        <w:rPr>
          <w:i/>
          <w:iCs/>
        </w:rPr>
        <w:t>status</w:t>
      </w:r>
      <w:r>
        <w:t>.</w:t>
      </w:r>
    </w:p>
    <w:p w:rsidR="003A4A57" w:rsidRPr="00E77497" w:rsidRDefault="003A4A57" w:rsidP="003A4A57">
      <w:pPr>
        <w:pStyle w:val="Alg4"/>
        <w:numPr>
          <w:ilvl w:val="0"/>
          <w:numId w:val="1027"/>
        </w:numPr>
        <w:spacing w:after="120"/>
      </w:pPr>
      <w:r w:rsidRPr="00E77497">
        <w:t xml:space="preserve">Return </w:t>
      </w:r>
      <w:r w:rsidRPr="00E77497">
        <w:rPr>
          <w:b/>
        </w:rPr>
        <w:t>true</w:t>
      </w:r>
      <w:r w:rsidRPr="00E77497">
        <w:t>.</w:t>
      </w:r>
    </w:p>
    <w:p w:rsidR="003A4A57" w:rsidRPr="00E77497" w:rsidRDefault="003A4A57" w:rsidP="003A4A57">
      <w:pPr>
        <w:pStyle w:val="Heading5"/>
      </w:pPr>
      <w:r>
        <w:t>HasThisBinding</w:t>
      </w:r>
      <w:r w:rsidRPr="00E77497">
        <w:t xml:space="preserve"> ()</w:t>
      </w:r>
    </w:p>
    <w:p w:rsidR="003A4A57" w:rsidRPr="00E77497" w:rsidRDefault="003A4A57" w:rsidP="003A4A57">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rsidR="003A4A57" w:rsidRPr="00E77497" w:rsidRDefault="003A4A57" w:rsidP="003A4A57">
      <w:pPr>
        <w:pStyle w:val="Alg4"/>
        <w:numPr>
          <w:ilvl w:val="0"/>
          <w:numId w:val="1045"/>
        </w:numPr>
        <w:spacing w:after="120"/>
      </w:pPr>
      <w:r w:rsidRPr="00E77497">
        <w:t xml:space="preserve">Return </w:t>
      </w:r>
      <w:r>
        <w:rPr>
          <w:b/>
        </w:rPr>
        <w:t>true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pPr>
        <w:pStyle w:val="Alg4"/>
        <w:numPr>
          <w:ilvl w:val="0"/>
          <w:numId w:val="1044"/>
        </w:numPr>
        <w:spacing w:after="240"/>
      </w:pPr>
      <w:r>
        <w:t>Return</w:t>
      </w:r>
      <w:r w:rsidRPr="00E77497">
        <w:t xml:space="preserve">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t>Global</w:t>
      </w:r>
      <w:r w:rsidRPr="00E77497">
        <w:t xml:space="preserve"> Environment Records always return </w:t>
      </w:r>
      <w:r w:rsidRPr="00E77497">
        <w:rPr>
          <w:b/>
        </w:rPr>
        <w:t>undefined</w:t>
      </w:r>
      <w:r w:rsidRPr="00E77497">
        <w:t xml:space="preserve"> as their </w:t>
      </w:r>
      <w:r>
        <w:t>WithBaseObject</w:t>
      </w:r>
      <w:r w:rsidRPr="00E77497">
        <w:t>.</w:t>
      </w:r>
    </w:p>
    <w:p w:rsidR="003A4A57" w:rsidRPr="00E77497" w:rsidRDefault="003A4A57" w:rsidP="003A4A57">
      <w:pPr>
        <w:pStyle w:val="Alg4"/>
        <w:numPr>
          <w:ilvl w:val="0"/>
          <w:numId w:val="1046"/>
        </w:numPr>
        <w:spacing w:after="240"/>
      </w:pPr>
      <w:r w:rsidRPr="00E77497">
        <w:t xml:space="preserve">Return </w:t>
      </w:r>
      <w:r w:rsidRPr="00E77497">
        <w:rPr>
          <w:b/>
        </w:rPr>
        <w:t>undefined</w:t>
      </w:r>
      <w:r w:rsidRPr="00E77497">
        <w:t>.</w:t>
      </w:r>
    </w:p>
    <w:p w:rsidR="003A4A57" w:rsidRPr="00E77497" w:rsidRDefault="003A4A57" w:rsidP="003A4A57">
      <w:pPr>
        <w:pStyle w:val="Heading5"/>
      </w:pPr>
      <w:r>
        <w:t>GetThisBinding</w:t>
      </w:r>
      <w:r w:rsidRPr="00E77497">
        <w:t xml:space="preserve"> ()</w:t>
      </w:r>
    </w:p>
    <w:p w:rsidR="003A4A57" w:rsidRPr="00E77497" w:rsidRDefault="003A4A57" w:rsidP="003A4A57">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Pr="00E77497" w:rsidRDefault="003A4A57" w:rsidP="003A4A57">
      <w:pPr>
        <w:pStyle w:val="Alg4"/>
        <w:numPr>
          <w:ilvl w:val="0"/>
          <w:numId w:val="153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A4A57" w:rsidRPr="00E77497" w:rsidRDefault="003A4A57" w:rsidP="003A4A57">
      <w:pPr>
        <w:pStyle w:val="Alg4"/>
        <w:numPr>
          <w:ilvl w:val="0"/>
          <w:numId w:val="1536"/>
        </w:numPr>
        <w:spacing w:after="240"/>
      </w:pPr>
      <w:r>
        <w:t xml:space="preserve">Return </w:t>
      </w:r>
      <w:r w:rsidRPr="00E77497">
        <w:rPr>
          <w:i/>
        </w:rPr>
        <w:t>bindings</w:t>
      </w:r>
      <w:r w:rsidRPr="00E77497">
        <w:t>.</w:t>
      </w:r>
    </w:p>
    <w:p w:rsidR="003A4A57" w:rsidRPr="00E77497" w:rsidRDefault="003A4A57" w:rsidP="003A4A57">
      <w:pPr>
        <w:pStyle w:val="Heading5"/>
      </w:pPr>
      <w:r>
        <w:t>HasVarDeclaration</w:t>
      </w:r>
      <w:r w:rsidRPr="00E77497">
        <w:t xml:space="preserve"> (N)</w:t>
      </w:r>
    </w:p>
    <w:p w:rsidR="003A4A57" w:rsidRPr="009C202C" w:rsidRDefault="003A4A57" w:rsidP="003A4A57">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rsidR="003A4A57" w:rsidRPr="00E77497" w:rsidRDefault="003A4A57" w:rsidP="003A4A57">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Pr="00E77497" w:rsidRDefault="003A4A57" w:rsidP="003A4A57">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rsidR="003A4A57" w:rsidRPr="00E77497" w:rsidRDefault="003A4A57" w:rsidP="003A4A57">
      <w:pPr>
        <w:pStyle w:val="Alg4"/>
        <w:numPr>
          <w:ilvl w:val="0"/>
          <w:numId w:val="1028"/>
        </w:numPr>
        <w:spacing w:after="240"/>
      </w:pPr>
      <w:r>
        <w:t xml:space="preserve">Return </w:t>
      </w:r>
      <w:r w:rsidRPr="002C7A62">
        <w:rPr>
          <w:b/>
          <w:bCs/>
        </w:rPr>
        <w:t>false</w:t>
      </w:r>
      <w:r>
        <w:t xml:space="preserve">. </w:t>
      </w:r>
    </w:p>
    <w:p w:rsidR="003A4A57" w:rsidRPr="00E77497" w:rsidRDefault="003A4A57" w:rsidP="003A4A57">
      <w:pPr>
        <w:pStyle w:val="Heading5"/>
      </w:pPr>
      <w:r>
        <w:t>HasLexicalDeclaration</w:t>
      </w:r>
      <w:r w:rsidRPr="00E77497">
        <w:t xml:space="preserve"> (N)</w:t>
      </w:r>
    </w:p>
    <w:p w:rsidR="003A4A57" w:rsidRPr="009C202C" w:rsidRDefault="003A4A57" w:rsidP="003A4A57">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rsidR="003A4A57" w:rsidRPr="00E77497" w:rsidRDefault="003A4A57" w:rsidP="003A4A57">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48"/>
        </w:numPr>
      </w:pPr>
      <w:r>
        <w:lastRenderedPageBreak/>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rsidR="003A4A57" w:rsidRPr="00E77497" w:rsidRDefault="003A4A57" w:rsidP="003A4A57">
      <w:pPr>
        <w:pStyle w:val="Heading5"/>
      </w:pPr>
      <w:r w:rsidRPr="00E77497">
        <w:tab/>
      </w:r>
      <w:r>
        <w:t>CanDeclareGlobalVar</w:t>
      </w:r>
      <w:r w:rsidRPr="00E77497">
        <w:t xml:space="preserve"> (N)</w:t>
      </w:r>
    </w:p>
    <w:p w:rsidR="003A4A57" w:rsidRPr="009C202C" w:rsidRDefault="003A4A57" w:rsidP="003A4A57">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rsidR="003A4A57" w:rsidRPr="00E77497" w:rsidRDefault="003A4A57" w:rsidP="003A4A57">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rsidR="003A4A57" w:rsidRPr="00E77497" w:rsidRDefault="003A4A57" w:rsidP="003A4A57">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50"/>
        </w:numPr>
        <w:spacing w:after="240"/>
        <w:contextualSpacing/>
      </w:pPr>
      <w:r>
        <w:t xml:space="preserve">Let </w:t>
      </w:r>
      <w:r>
        <w:rPr>
          <w:i/>
          <w:iCs/>
        </w:rPr>
        <w:t>extensible</w:t>
      </w:r>
      <w:r>
        <w:t xml:space="preserve"> be </w:t>
      </w:r>
      <w:r w:rsidRPr="00E77497">
        <w:t>the</w:t>
      </w:r>
      <w:r>
        <w:t xml:space="preserve"> result of IsExtensible(</w:t>
      </w:r>
      <w:r w:rsidRPr="00E77497">
        <w:rPr>
          <w:i/>
        </w:rPr>
        <w:t>bindings</w:t>
      </w:r>
      <w:r>
        <w:rPr>
          <w:iCs/>
        </w:rPr>
        <w:t>)</w:t>
      </w:r>
      <w:r w:rsidRPr="00E77497">
        <w:t>.</w:t>
      </w:r>
    </w:p>
    <w:p w:rsidR="003A4A57" w:rsidRPr="00E77497" w:rsidRDefault="003A4A57" w:rsidP="003A4A57">
      <w:pPr>
        <w:pStyle w:val="Alg4"/>
        <w:numPr>
          <w:ilvl w:val="0"/>
          <w:numId w:val="1050"/>
        </w:numPr>
        <w:spacing w:after="240"/>
      </w:pPr>
      <w:r>
        <w:t xml:space="preserve">Return </w:t>
      </w:r>
      <w:r>
        <w:rPr>
          <w:i/>
          <w:iCs/>
        </w:rPr>
        <w:t>extensible</w:t>
      </w:r>
      <w:r>
        <w:t xml:space="preserve">. </w:t>
      </w:r>
    </w:p>
    <w:p w:rsidR="003A4A57" w:rsidRPr="00E77497" w:rsidRDefault="003A4A57" w:rsidP="003A4A57">
      <w:pPr>
        <w:pStyle w:val="Heading5"/>
      </w:pPr>
      <w:r w:rsidRPr="00E77497">
        <w:tab/>
      </w:r>
      <w:r>
        <w:t>CanDeclareGlobalFunction</w:t>
      </w:r>
      <w:r w:rsidRPr="00E77497">
        <w:t xml:space="preserve"> (N)</w:t>
      </w:r>
    </w:p>
    <w:p w:rsidR="003A4A57" w:rsidRPr="009C202C" w:rsidRDefault="003A4A57" w:rsidP="003A4A57">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rsidR="003A4A57" w:rsidRPr="00E77497" w:rsidRDefault="003A4A57" w:rsidP="003A4A57">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49"/>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49"/>
        </w:numPr>
        <w:spacing w:after="240"/>
        <w:contextualSpacing/>
      </w:pPr>
      <w:r>
        <w:t xml:space="preserve">Let </w:t>
      </w:r>
      <w:r>
        <w:rPr>
          <w:i/>
          <w:iCs/>
        </w:rPr>
        <w:t>extensible</w:t>
      </w:r>
      <w:r>
        <w:t xml:space="preserve"> be the result of IsExtensible(</w:t>
      </w:r>
      <w:r>
        <w:rPr>
          <w:i/>
        </w:rPr>
        <w:t>globalObjec</w:t>
      </w:r>
      <w:r w:rsidRPr="00024C5F">
        <w:rPr>
          <w:i/>
        </w:rPr>
        <w:t>t</w:t>
      </w:r>
      <w:r>
        <w:rPr>
          <w:iCs/>
        </w:rPr>
        <w:t>)</w:t>
      </w:r>
      <w:r w:rsidRPr="00E77497">
        <w:t>.</w:t>
      </w:r>
    </w:p>
    <w:p w:rsidR="003A4A57" w:rsidRDefault="003A4A57" w:rsidP="003A4A57">
      <w:pPr>
        <w:pStyle w:val="Alg4"/>
        <w:numPr>
          <w:ilvl w:val="0"/>
          <w:numId w:val="1049"/>
        </w:numPr>
        <w:spacing w:after="240"/>
        <w:contextualSpacing/>
      </w:pPr>
      <w:r>
        <w:t>ReturnIfAbrupt(</w:t>
      </w:r>
      <w:r>
        <w:rPr>
          <w:i/>
          <w:iCs/>
        </w:rPr>
        <w:t>extensible</w:t>
      </w:r>
      <w:r>
        <w:t>).</w:t>
      </w:r>
    </w:p>
    <w:p w:rsidR="003A4A57" w:rsidRDefault="003A4A57" w:rsidP="003A4A57">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rsidR="003A4A57" w:rsidRDefault="003A4A57" w:rsidP="003A4A57">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A4A57" w:rsidRDefault="003A4A57" w:rsidP="003A4A57">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rsidR="003A4A57" w:rsidRDefault="003A4A57" w:rsidP="003A4A57">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rsidR="003A4A57" w:rsidRDefault="003A4A57" w:rsidP="003A4A57">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651"/>
      <w:r w:rsidRPr="00E77497">
        <w:t xml:space="preserve">[[Enumerable]]: </w:t>
      </w:r>
      <w:r w:rsidRPr="00E77497">
        <w:rPr>
          <w:b/>
          <w:bCs/>
        </w:rPr>
        <w:t>true</w:t>
      </w:r>
      <w:commentRangeEnd w:id="651"/>
      <w:r>
        <w:rPr>
          <w:rStyle w:val="CommentReference"/>
          <w:rFonts w:ascii="Arial" w:eastAsia="MS Mincho" w:hAnsi="Arial"/>
          <w:spacing w:val="0"/>
          <w:lang w:eastAsia="ja-JP"/>
        </w:rPr>
        <w:commentReference w:id="651"/>
      </w:r>
      <w:r w:rsidRPr="00E77497">
        <w:t>}, then</w:t>
      </w:r>
      <w:r>
        <w:t xml:space="preserve"> return </w:t>
      </w:r>
      <w:r w:rsidRPr="00B06F3C">
        <w:rPr>
          <w:b/>
          <w:bCs/>
        </w:rPr>
        <w:t>true</w:t>
      </w:r>
      <w:r>
        <w:t>.</w:t>
      </w:r>
    </w:p>
    <w:p w:rsidR="003A4A57" w:rsidRPr="00E77497" w:rsidRDefault="003A4A57" w:rsidP="003A4A57">
      <w:pPr>
        <w:pStyle w:val="Alg4"/>
        <w:numPr>
          <w:ilvl w:val="0"/>
          <w:numId w:val="1049"/>
        </w:numPr>
        <w:spacing w:after="240"/>
      </w:pPr>
      <w:r>
        <w:t xml:space="preserve">Return </w:t>
      </w:r>
      <w:r w:rsidRPr="002C7A62">
        <w:rPr>
          <w:b/>
          <w:bCs/>
        </w:rPr>
        <w:t>false</w:t>
      </w:r>
      <w:r>
        <w:t xml:space="preserve">. </w:t>
      </w:r>
    </w:p>
    <w:p w:rsidR="003A4A57" w:rsidRPr="00E77497" w:rsidRDefault="003A4A57" w:rsidP="003A4A57">
      <w:pPr>
        <w:pStyle w:val="Heading5"/>
      </w:pPr>
      <w:r w:rsidRPr="00E77497">
        <w:tab/>
        <w:t>Create</w:t>
      </w:r>
      <w:r>
        <w:t>GlobalVar</w:t>
      </w:r>
      <w:r w:rsidRPr="00E77497">
        <w:t>Binding (N, D)</w:t>
      </w:r>
    </w:p>
    <w:p w:rsidR="003A4A57" w:rsidRPr="00E77497" w:rsidRDefault="003A4A57" w:rsidP="003A4A57">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rsidR="003A4A57" w:rsidRPr="00E77497" w:rsidRDefault="003A4A57" w:rsidP="003A4A57">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rsidR="003A4A57" w:rsidRDefault="003A4A57" w:rsidP="003A4A57">
      <w:pPr>
        <w:pStyle w:val="Alg4"/>
        <w:numPr>
          <w:ilvl w:val="1"/>
          <w:numId w:val="1051"/>
        </w:numPr>
        <w:tabs>
          <w:tab w:val="clear" w:pos="1080"/>
        </w:tabs>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rsidR="003A4A57" w:rsidRDefault="003A4A57" w:rsidP="003A4A57">
      <w:pPr>
        <w:pStyle w:val="Alg4"/>
        <w:numPr>
          <w:ilvl w:val="1"/>
          <w:numId w:val="1051"/>
        </w:numPr>
      </w:pPr>
      <w:r>
        <w:t>ReturnIfAbrupt(</w:t>
      </w:r>
      <w:r>
        <w:rPr>
          <w:i/>
          <w:iCs/>
        </w:rPr>
        <w:t>status</w:t>
      </w:r>
      <w:r>
        <w:t>).</w:t>
      </w:r>
    </w:p>
    <w:p w:rsidR="003A4A57" w:rsidRPr="00E77497" w:rsidRDefault="003A4A57" w:rsidP="003A4A57">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51"/>
        </w:numPr>
      </w:pPr>
      <w:r w:rsidRPr="00E77497">
        <w:t>If</w:t>
      </w:r>
      <w:r>
        <w:t xml:space="preserve"> </w:t>
      </w:r>
      <w:r>
        <w:rPr>
          <w:i/>
          <w:iCs/>
        </w:rPr>
        <w:t>varDeclaredNames</w:t>
      </w:r>
      <w:r>
        <w:t xml:space="preserve"> does not contain the value of </w:t>
      </w:r>
      <w:r w:rsidRPr="002C7A62">
        <w:rPr>
          <w:i/>
          <w:iCs/>
        </w:rPr>
        <w:t>N</w:t>
      </w:r>
      <w:r>
        <w:t xml:space="preserve">, then </w:t>
      </w:r>
    </w:p>
    <w:p w:rsidR="003A4A57" w:rsidRDefault="003A4A57" w:rsidP="003A4A57">
      <w:pPr>
        <w:pStyle w:val="Alg4"/>
        <w:numPr>
          <w:ilvl w:val="1"/>
          <w:numId w:val="1051"/>
        </w:numPr>
      </w:pPr>
      <w:r>
        <w:t xml:space="preserve">Append </w:t>
      </w:r>
      <w:r>
        <w:rPr>
          <w:i/>
          <w:iCs/>
        </w:rPr>
        <w:t>N</w:t>
      </w:r>
      <w:r>
        <w:t xml:space="preserve"> to </w:t>
      </w:r>
      <w:r>
        <w:rPr>
          <w:i/>
          <w:iCs/>
        </w:rPr>
        <w:t>varDeclaredNames</w:t>
      </w:r>
      <w:r>
        <w:t>.</w:t>
      </w:r>
    </w:p>
    <w:p w:rsidR="003A4A57" w:rsidRPr="00E77497" w:rsidRDefault="003A4A57" w:rsidP="003A4A57">
      <w:pPr>
        <w:pStyle w:val="Alg4"/>
        <w:numPr>
          <w:ilvl w:val="0"/>
          <w:numId w:val="1051"/>
        </w:numPr>
        <w:spacing w:after="240"/>
      </w:pPr>
      <w:r>
        <w:t>Return</w:t>
      </w:r>
      <w:r w:rsidRPr="00394EAC">
        <w:t xml:space="preserve"> </w:t>
      </w:r>
      <w:r>
        <w:t>NormalCompletion(</w:t>
      </w:r>
      <w:r w:rsidRPr="00A9140A">
        <w:rPr>
          <w:rFonts w:ascii="Arial" w:hAnsi="Arial" w:cs="Arial"/>
        </w:rPr>
        <w:t>empty</w:t>
      </w:r>
      <w:r>
        <w:t xml:space="preserve">). </w:t>
      </w:r>
    </w:p>
    <w:p w:rsidR="003A4A57" w:rsidRPr="00E77497" w:rsidRDefault="003A4A57" w:rsidP="003A4A57">
      <w:pPr>
        <w:pStyle w:val="Heading5"/>
      </w:pPr>
      <w:r w:rsidRPr="00E77497">
        <w:t>Create</w:t>
      </w:r>
      <w:r>
        <w:t>GlobalFunction</w:t>
      </w:r>
      <w:r w:rsidRPr="00E77497">
        <w:t>Binding (N,</w:t>
      </w:r>
      <w:r>
        <w:t xml:space="preserve"> V,</w:t>
      </w:r>
      <w:r w:rsidRPr="00E77497">
        <w:t xml:space="preserve"> D)</w:t>
      </w:r>
    </w:p>
    <w:p w:rsidR="003A4A57" w:rsidRPr="00E77497" w:rsidRDefault="003A4A57" w:rsidP="003A4A57">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rsidR="003A4A57" w:rsidRPr="00E77497" w:rsidRDefault="003A4A57" w:rsidP="003A4A57">
      <w:pPr>
        <w:pStyle w:val="Alg4"/>
        <w:numPr>
          <w:ilvl w:val="0"/>
          <w:numId w:val="1052"/>
        </w:numPr>
      </w:pPr>
      <w:r w:rsidRPr="00E77497">
        <w:lastRenderedPageBreak/>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A4A57" w:rsidRDefault="003A4A57" w:rsidP="003A4A5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rsidR="003A4A57" w:rsidRDefault="003A4A57" w:rsidP="003A4A57">
      <w:pPr>
        <w:pStyle w:val="Alg4"/>
        <w:numPr>
          <w:ilvl w:val="1"/>
          <w:numId w:val="1052"/>
        </w:numPr>
      </w:pPr>
      <w:r>
        <w:t xml:space="preserve">Let </w:t>
      </w:r>
      <w:r>
        <w:rPr>
          <w:i/>
          <w:iCs/>
        </w:rPr>
        <w:t>desc</w:t>
      </w:r>
      <w:r>
        <w:t xml:space="preserve"> be</w:t>
      </w:r>
      <w:ins w:id="652" w:author="Rev 19 Allen Wirfs-Brock" w:date="2013-09-09T12:09:00Z">
        <w:r w:rsidR="00E47A7B">
          <w:t xml:space="preserve"> the</w:t>
        </w:r>
      </w:ins>
      <w:r w:rsidRPr="00E77497">
        <w:t xml:space="preserve"> Property Descriptor {[[Value]]: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rsidR="003A4A57" w:rsidRPr="00E96BA5" w:rsidRDefault="003A4A57" w:rsidP="003A4A57">
      <w:pPr>
        <w:pStyle w:val="Alg4"/>
        <w:numPr>
          <w:ilvl w:val="0"/>
          <w:numId w:val="1052"/>
        </w:numPr>
      </w:pPr>
      <w:r>
        <w:t>Else,</w:t>
      </w:r>
    </w:p>
    <w:p w:rsidR="003A4A57" w:rsidRDefault="003A4A57" w:rsidP="003A4A57">
      <w:pPr>
        <w:pStyle w:val="Alg4"/>
        <w:numPr>
          <w:ilvl w:val="1"/>
          <w:numId w:val="1052"/>
        </w:numPr>
      </w:pPr>
      <w:r>
        <w:t xml:space="preserve">Let </w:t>
      </w:r>
      <w:r>
        <w:rPr>
          <w:i/>
          <w:iCs/>
        </w:rPr>
        <w:t>desc</w:t>
      </w:r>
      <w:r>
        <w:t xml:space="preserve"> be</w:t>
      </w:r>
      <w:ins w:id="653" w:author="Rev 19 Allen Wirfs-Brock" w:date="2013-09-09T12:09:00Z">
        <w:r w:rsidR="00E47A7B">
          <w:t xml:space="preserve"> the</w:t>
        </w:r>
      </w:ins>
      <w:r w:rsidRPr="00E77497">
        <w:t xml:space="preserve"> Property Descriptor {[[Value]]:</w:t>
      </w:r>
      <w:r w:rsidRPr="00411141">
        <w:rPr>
          <w:bCs/>
          <w:i/>
          <w:iCs/>
        </w:rPr>
        <w:t>V</w:t>
      </w:r>
      <w:r w:rsidRPr="00E77497">
        <w:t xml:space="preserve"> }.</w:t>
      </w:r>
    </w:p>
    <w:p w:rsidR="003A4A57" w:rsidRPr="005317E0" w:rsidRDefault="003A4A57" w:rsidP="003A4A57">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rsidR="003A4A57" w:rsidRDefault="003A4A57" w:rsidP="003A4A57">
      <w:pPr>
        <w:pStyle w:val="Alg4"/>
        <w:numPr>
          <w:ilvl w:val="0"/>
          <w:numId w:val="1052"/>
        </w:numPr>
      </w:pPr>
      <w:r>
        <w:t>ReturnIfAbrupt(</w:t>
      </w:r>
      <w:r>
        <w:rPr>
          <w:i/>
          <w:iCs/>
        </w:rPr>
        <w:t>status</w:t>
      </w:r>
      <w:r>
        <w:t>).</w:t>
      </w:r>
    </w:p>
    <w:p w:rsidR="003A4A57" w:rsidRPr="00E77497" w:rsidRDefault="003A4A57" w:rsidP="003A4A57">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rsidR="003A4A57" w:rsidRDefault="003A4A57" w:rsidP="003A4A57">
      <w:pPr>
        <w:pStyle w:val="Alg4"/>
        <w:numPr>
          <w:ilvl w:val="1"/>
          <w:numId w:val="1052"/>
        </w:numPr>
      </w:pPr>
      <w:r>
        <w:t xml:space="preserve">Append </w:t>
      </w:r>
      <w:r>
        <w:rPr>
          <w:i/>
          <w:iCs/>
        </w:rPr>
        <w:t>N</w:t>
      </w:r>
      <w:r>
        <w:t xml:space="preserve"> to </w:t>
      </w:r>
      <w:r>
        <w:rPr>
          <w:i/>
          <w:iCs/>
        </w:rPr>
        <w:t>varDeclaredNames</w:t>
      </w:r>
      <w:r>
        <w:t>.</w:t>
      </w:r>
    </w:p>
    <w:p w:rsidR="003A4A57" w:rsidRPr="00E77497" w:rsidRDefault="003A4A57" w:rsidP="003A4A57">
      <w:pPr>
        <w:pStyle w:val="Alg4"/>
        <w:numPr>
          <w:ilvl w:val="0"/>
          <w:numId w:val="1052"/>
        </w:numPr>
        <w:spacing w:after="240"/>
      </w:pPr>
      <w:r>
        <w:t>Return</w:t>
      </w:r>
      <w:r w:rsidRPr="00394EAC">
        <w:t xml:space="preserve"> </w:t>
      </w:r>
      <w:r>
        <w:t>NormalCompletion(</w:t>
      </w:r>
      <w:r w:rsidRPr="00A9140A">
        <w:rPr>
          <w:rFonts w:ascii="Arial" w:hAnsi="Arial" w:cs="Arial"/>
        </w:rPr>
        <w:t>empty</w:t>
      </w:r>
      <w:r>
        <w:t xml:space="preserve">). </w:t>
      </w:r>
    </w:p>
    <w:p w:rsidR="003A4A57" w:rsidRDefault="003A4A57" w:rsidP="003A4A57">
      <w:pPr>
        <w:pStyle w:val="Note"/>
      </w:pPr>
      <w:r>
        <w:t>NOTE</w:t>
      </w:r>
      <w:r>
        <w:tab/>
        <w:t>Global function declarations are always represented as own properties of the global object.  If possible, an existing own property is reconfigured to have a standard set of attribute values.</w:t>
      </w:r>
    </w:p>
    <w:p w:rsidR="003A4A57" w:rsidRPr="00E77497" w:rsidRDefault="003A4A57" w:rsidP="003A4A57">
      <w:pPr>
        <w:pStyle w:val="Heading3"/>
      </w:pPr>
      <w:bookmarkStart w:id="654" w:name="_Toc368050201"/>
      <w:r w:rsidRPr="00E77497">
        <w:t>Lexical Environment Operations</w:t>
      </w:r>
      <w:bookmarkEnd w:id="654"/>
    </w:p>
    <w:p w:rsidR="003A4A57" w:rsidRPr="00E77497" w:rsidRDefault="003A4A57" w:rsidP="003A4A57">
      <w:r w:rsidRPr="00E77497">
        <w:t>The following abstract operations are used in this specification to operate upon lexical environments:</w:t>
      </w:r>
    </w:p>
    <w:p w:rsidR="003A4A57" w:rsidRPr="00E77497" w:rsidRDefault="003A4A57" w:rsidP="003A4A57">
      <w:pPr>
        <w:pStyle w:val="Heading4"/>
      </w:pPr>
      <w:r w:rsidRPr="00E77497">
        <w:t>GetIdentifierReference (lex, name, strict)</w:t>
      </w:r>
    </w:p>
    <w:p w:rsidR="003A4A57" w:rsidRPr="00E77497" w:rsidRDefault="003A4A57" w:rsidP="003A4A57">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rsidR="003A4A57" w:rsidRPr="00E77497" w:rsidRDefault="003A4A57" w:rsidP="003A4A57">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rsidR="003A4A57" w:rsidRPr="00E77497" w:rsidRDefault="003A4A57" w:rsidP="003A4A57">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rsidR="003A4A57" w:rsidRPr="00E77497" w:rsidRDefault="003A4A57" w:rsidP="003A4A57">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rsidR="003A4A57" w:rsidRPr="00E77497" w:rsidRDefault="003A4A57" w:rsidP="003A4A57">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rsidR="003A4A57" w:rsidRPr="00E77497" w:rsidRDefault="003A4A57" w:rsidP="003A4A57">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rsidR="003A4A57" w:rsidRPr="00E77497" w:rsidRDefault="003A4A57" w:rsidP="003A4A57">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rsidR="003A4A57" w:rsidRPr="00E77497" w:rsidRDefault="003A4A57" w:rsidP="003A4A57">
      <w:pPr>
        <w:pStyle w:val="Alg4"/>
        <w:numPr>
          <w:ilvl w:val="0"/>
          <w:numId w:val="370"/>
        </w:numPr>
      </w:pPr>
      <w:r w:rsidRPr="00E77497">
        <w:t>Else</w:t>
      </w:r>
    </w:p>
    <w:p w:rsidR="003A4A57" w:rsidRPr="00E77497" w:rsidRDefault="003A4A57" w:rsidP="003A4A57">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3A4A57" w:rsidRPr="00E77497" w:rsidRDefault="003A4A57" w:rsidP="003A4A57">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rsidR="003A4A57" w:rsidRPr="00E77497" w:rsidRDefault="003A4A57" w:rsidP="003A4A57">
      <w:pPr>
        <w:pStyle w:val="Heading4"/>
      </w:pPr>
      <w:r w:rsidRPr="00E77497">
        <w:t>NewDeclarativeEnvironment</w:t>
      </w:r>
      <w:r w:rsidRPr="00E77497" w:rsidDel="008472DE">
        <w:t xml:space="preserve"> </w:t>
      </w:r>
      <w:r w:rsidRPr="00E77497">
        <w:t>(E)</w:t>
      </w:r>
    </w:p>
    <w:p w:rsidR="003A4A57" w:rsidRPr="00E77497" w:rsidRDefault="003A4A57" w:rsidP="003A4A57">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rsidR="003A4A57" w:rsidRPr="00E77497" w:rsidRDefault="003A4A57" w:rsidP="003A4A57">
      <w:pPr>
        <w:pStyle w:val="Alg4"/>
        <w:numPr>
          <w:ilvl w:val="0"/>
          <w:numId w:val="371"/>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rsidR="003A4A57" w:rsidRPr="00E77497" w:rsidRDefault="003A4A57" w:rsidP="003A4A57">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3A4A57" w:rsidRPr="00E77497" w:rsidRDefault="003A4A57" w:rsidP="003A4A57">
      <w:pPr>
        <w:pStyle w:val="Alg4"/>
        <w:numPr>
          <w:ilvl w:val="0"/>
          <w:numId w:val="371"/>
        </w:numPr>
        <w:spacing w:after="120"/>
      </w:pPr>
      <w:r w:rsidRPr="00E77497">
        <w:t xml:space="preserve">Return </w:t>
      </w:r>
      <w:r w:rsidRPr="00E77497">
        <w:rPr>
          <w:i/>
        </w:rPr>
        <w:t>env</w:t>
      </w:r>
      <w:r w:rsidRPr="00E77497">
        <w:t>.</w:t>
      </w:r>
    </w:p>
    <w:p w:rsidR="003A4A57" w:rsidRPr="00E77497" w:rsidRDefault="003A4A57" w:rsidP="003A4A57">
      <w:pPr>
        <w:pStyle w:val="Heading4"/>
      </w:pPr>
      <w:r w:rsidRPr="00E77497">
        <w:t>NewObjectEnvironment</w:t>
      </w:r>
      <w:r w:rsidRPr="00E77497" w:rsidDel="008472DE">
        <w:t xml:space="preserve"> </w:t>
      </w:r>
      <w:r w:rsidRPr="00E77497">
        <w:t>(O, E)</w:t>
      </w:r>
    </w:p>
    <w:p w:rsidR="003A4A57" w:rsidRPr="00E77497" w:rsidRDefault="003A4A57" w:rsidP="003A4A57">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rsidR="003A4A57" w:rsidRPr="00E77497" w:rsidRDefault="003A4A57" w:rsidP="003A4A57">
      <w:pPr>
        <w:pStyle w:val="Alg4"/>
        <w:numPr>
          <w:ilvl w:val="0"/>
          <w:numId w:val="372"/>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rsidR="003A4A57" w:rsidRDefault="003A4A57" w:rsidP="003A4A57">
      <w:pPr>
        <w:pStyle w:val="Alg4"/>
        <w:numPr>
          <w:ilvl w:val="0"/>
          <w:numId w:val="372"/>
        </w:numPr>
      </w:pPr>
      <w:del w:id="655" w:author="Rev 19 Allen Wirfs-Brock" w:date="2013-09-10T12:52:00Z">
        <w:r w:rsidDel="00E22304">
          <w:lastRenderedPageBreak/>
          <w:delText xml:space="preserve">Let </w:delText>
        </w:r>
      </w:del>
      <w:ins w:id="656" w:author="Rev 19 Allen Wirfs-Brock" w:date="2013-09-10T12:52:00Z">
        <w:r w:rsidR="00E22304">
          <w:t xml:space="preserve">Set </w:t>
        </w:r>
      </w:ins>
      <w:r w:rsidRPr="0065158F">
        <w:rPr>
          <w:i/>
          <w:iCs/>
        </w:rPr>
        <w:t>envRec’s</w:t>
      </w:r>
      <w:r>
        <w:t xml:space="preserve"> </w:t>
      </w:r>
      <w:r w:rsidRPr="00E22304">
        <w:rPr>
          <w:i/>
          <w:iCs/>
        </w:rPr>
        <w:t>unscopables</w:t>
      </w:r>
      <w:r>
        <w:rPr>
          <w:iCs/>
        </w:rPr>
        <w:t xml:space="preserve"> be an empty List.</w:t>
      </w:r>
    </w:p>
    <w:p w:rsidR="003A4A57" w:rsidRPr="00E77497" w:rsidRDefault="003A4A57" w:rsidP="003A4A57">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3A4A57" w:rsidRPr="00E77497" w:rsidRDefault="003A4A57" w:rsidP="003A4A57">
      <w:pPr>
        <w:pStyle w:val="Alg4"/>
        <w:numPr>
          <w:ilvl w:val="0"/>
          <w:numId w:val="372"/>
        </w:numPr>
        <w:spacing w:after="120"/>
      </w:pPr>
      <w:r w:rsidRPr="00E77497">
        <w:t xml:space="preserve">Return </w:t>
      </w:r>
      <w:r w:rsidRPr="00E77497">
        <w:rPr>
          <w:i/>
        </w:rPr>
        <w:t>env</w:t>
      </w:r>
      <w:r w:rsidRPr="00E77497">
        <w:t>.</w:t>
      </w:r>
    </w:p>
    <w:p w:rsidR="003A4A57" w:rsidRPr="00E77497" w:rsidRDefault="003A4A57" w:rsidP="003A4A57">
      <w:pPr>
        <w:pStyle w:val="Heading4"/>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rsidR="003A4A57" w:rsidRPr="00E77497" w:rsidRDefault="003A4A57" w:rsidP="003A4A57">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rsidR="003A4A57" w:rsidRDefault="003A4A57" w:rsidP="003A4A57">
      <w:pPr>
        <w:pStyle w:val="Alg4"/>
        <w:numPr>
          <w:ilvl w:val="0"/>
          <w:numId w:val="775"/>
        </w:numPr>
      </w:pPr>
      <w:r>
        <w:t xml:space="preserve">Assert: The value of </w:t>
      </w:r>
      <w:r>
        <w:rPr>
          <w:i/>
          <w:iCs/>
        </w:rPr>
        <w:t xml:space="preserve">F’s </w:t>
      </w:r>
      <w:r>
        <w:t>[[T</w:t>
      </w:r>
      <w:r w:rsidRPr="00197BED">
        <w:t>hisMode</w:t>
      </w:r>
      <w:r>
        <w:t xml:space="preserve">]] internal data property is not </w:t>
      </w:r>
      <w:r w:rsidRPr="005670F3">
        <w:rPr>
          <w:rFonts w:ascii="Arial" w:hAnsi="Arial" w:cs="Arial"/>
        </w:rPr>
        <w:t>lexical</w:t>
      </w:r>
      <w:r>
        <w:t xml:space="preserve">. </w:t>
      </w:r>
    </w:p>
    <w:p w:rsidR="003A4A57" w:rsidRPr="00E77497" w:rsidRDefault="003A4A57" w:rsidP="003A4A57">
      <w:pPr>
        <w:pStyle w:val="Alg4"/>
        <w:numPr>
          <w:ilvl w:val="0"/>
          <w:numId w:val="775"/>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77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rsidR="003A4A57" w:rsidRDefault="003A4A57" w:rsidP="003A4A57">
      <w:pPr>
        <w:pStyle w:val="Alg4"/>
        <w:numPr>
          <w:ilvl w:val="0"/>
          <w:numId w:val="77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rsidR="003A4A57" w:rsidRPr="00F07521" w:rsidRDefault="003A4A57" w:rsidP="003A4A57">
      <w:pPr>
        <w:pStyle w:val="Alg4"/>
        <w:numPr>
          <w:ilvl w:val="0"/>
          <w:numId w:val="775"/>
        </w:numPr>
      </w:pPr>
      <w:r>
        <w:t xml:space="preserve">If </w:t>
      </w:r>
      <w:r w:rsidRPr="00BC1C9D">
        <w:rPr>
          <w:i/>
        </w:rPr>
        <w:t>F</w:t>
      </w:r>
      <w:r>
        <w:t xml:space="preserve"> has a [[HomeObject]] internal data property, then</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the value of</w:t>
      </w:r>
      <w:r w:rsidRPr="00E77497">
        <w:t xml:space="preserve"> </w:t>
      </w:r>
      <w:r>
        <w:rPr>
          <w:i/>
        </w:rPr>
        <w:t>F</w:t>
      </w:r>
      <w:r w:rsidRPr="00E77497">
        <w:rPr>
          <w:i/>
        </w:rPr>
        <w:t>’s</w:t>
      </w:r>
      <w:r>
        <w:t xml:space="preserve"> [[HomeObject]] internal data property.</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data property.</w:t>
      </w:r>
    </w:p>
    <w:p w:rsidR="003A4A57" w:rsidRDefault="003A4A57" w:rsidP="003A4A57">
      <w:pPr>
        <w:pStyle w:val="Alg4"/>
        <w:numPr>
          <w:ilvl w:val="0"/>
          <w:numId w:val="775"/>
        </w:numPr>
      </w:pPr>
      <w:r>
        <w:t>Else,</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rsidR="003A4A57" w:rsidRPr="00E77497" w:rsidRDefault="003A4A57" w:rsidP="003A4A5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77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[[Scope]] internal data property</w:t>
      </w:r>
      <w:r w:rsidRPr="00E77497">
        <w:t>.</w:t>
      </w:r>
    </w:p>
    <w:p w:rsidR="003A4A57" w:rsidRPr="00E77497" w:rsidRDefault="003A4A57" w:rsidP="003A4A57">
      <w:pPr>
        <w:pStyle w:val="Alg4"/>
        <w:numPr>
          <w:ilvl w:val="0"/>
          <w:numId w:val="775"/>
        </w:numPr>
        <w:spacing w:after="120"/>
      </w:pPr>
      <w:r w:rsidRPr="00E77497">
        <w:t xml:space="preserve">Return </w:t>
      </w:r>
      <w:r w:rsidRPr="00E77497">
        <w:rPr>
          <w:i/>
        </w:rPr>
        <w:t>env</w:t>
      </w:r>
      <w:r w:rsidRPr="00E77497">
        <w:t>.</w:t>
      </w:r>
    </w:p>
    <w:p w:rsidR="003A4A57" w:rsidRDefault="003A4A57" w:rsidP="003A4A57">
      <w:pPr>
        <w:pStyle w:val="Heading2"/>
      </w:pPr>
      <w:bookmarkStart w:id="657" w:name="_Ref365537613"/>
      <w:bookmarkStart w:id="658" w:name="_Ref365537831"/>
      <w:bookmarkStart w:id="659" w:name="_Ref365546332"/>
      <w:bookmarkStart w:id="660" w:name="_Toc368050202"/>
      <w:r w:rsidRPr="00E77497">
        <w:t>Code</w:t>
      </w:r>
      <w:r>
        <w:t xml:space="preserve"> </w:t>
      </w:r>
      <w:commentRangeStart w:id="661"/>
      <w:r>
        <w:t>Realms</w:t>
      </w:r>
      <w:commentRangeEnd w:id="661"/>
      <w:r>
        <w:rPr>
          <w:rStyle w:val="CommentReference"/>
          <w:b w:val="0"/>
        </w:rPr>
        <w:commentReference w:id="661"/>
      </w:r>
      <w:bookmarkEnd w:id="657"/>
      <w:bookmarkEnd w:id="658"/>
      <w:bookmarkEnd w:id="659"/>
      <w:bookmarkEnd w:id="660"/>
    </w:p>
    <w:p w:rsidR="003A4A57" w:rsidRDefault="003A4A57" w:rsidP="003A4A57">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rsidR="003A4A57" w:rsidRDefault="003A4A57" w:rsidP="003A4A57">
      <w:r>
        <w:t>A Realm is specified as a Record with the fields specified in</w:t>
      </w:r>
      <w:r w:rsidR="00CF10B9">
        <w:t xml:space="preserve"> </w:t>
      </w:r>
      <w:r w:rsidR="00CF10B9">
        <w:fldChar w:fldCharType="begin"/>
      </w:r>
      <w:r w:rsidR="00CF10B9">
        <w:instrText xml:space="preserve"> REF _Ref365644818 \h </w:instrText>
      </w:r>
      <w:r w:rsidR="00CF10B9">
        <w:fldChar w:fldCharType="separate"/>
      </w:r>
      <w:r w:rsidR="00460CAC">
        <w:t xml:space="preserve">Table </w:t>
      </w:r>
      <w:r w:rsidR="00460CAC">
        <w:rPr>
          <w:noProof/>
        </w:rPr>
        <w:t>20</w:t>
      </w:r>
      <w:r w:rsidR="00CF10B9">
        <w:fldChar w:fldCharType="end"/>
      </w:r>
      <w:r>
        <w:t>:</w:t>
      </w:r>
    </w:p>
    <w:p w:rsidR="003A4A57" w:rsidRPr="00E77497" w:rsidRDefault="003A4A57" w:rsidP="003A4A57">
      <w:pPr>
        <w:pStyle w:val="Tabletitle"/>
      </w:pPr>
      <w:bookmarkStart w:id="662" w:name="_Ref365644818"/>
      <w:r>
        <w:t xml:space="preserve">Table </w:t>
      </w:r>
      <w:r>
        <w:fldChar w:fldCharType="begin"/>
      </w:r>
      <w:r>
        <w:instrText xml:space="preserve"> SEQ Table \* ARABIC </w:instrText>
      </w:r>
      <w:r>
        <w:fldChar w:fldCharType="separate"/>
      </w:r>
      <w:r w:rsidR="00460CAC">
        <w:rPr>
          <w:noProof/>
        </w:rPr>
        <w:t>20</w:t>
      </w:r>
      <w:r>
        <w:fldChar w:fldCharType="end"/>
      </w:r>
      <w:bookmarkEnd w:id="662"/>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3A4A57" w:rsidRPr="00E77497" w:rsidTr="003A4A57">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3A4A57" w:rsidRDefault="003A4A57" w:rsidP="003A4A57">
            <w:pPr>
              <w:keepNext/>
              <w:shd w:val="solid" w:color="C0C0C0" w:fill="FFFFFF"/>
              <w:spacing w:after="0"/>
              <w:rPr>
                <w:b/>
                <w:i/>
                <w:shd w:val="solid" w:color="C0C0C0" w:fill="FFFFFF"/>
              </w:rPr>
            </w:pPr>
            <w:r>
              <w:rPr>
                <w:b/>
                <w:i/>
                <w:shd w:val="solid" w:color="C0C0C0" w:fill="FFFFFF"/>
              </w:rPr>
              <w:t>Meaning</w:t>
            </w:r>
          </w:p>
        </w:tc>
      </w:tr>
      <w:tr w:rsidR="003A4A57" w:rsidRPr="00E77497" w:rsidTr="003A4A57">
        <w:trPr>
          <w:jc w:val="center"/>
        </w:trPr>
        <w:tc>
          <w:tcPr>
            <w:tcW w:w="1397" w:type="dxa"/>
            <w:tcBorders>
              <w:top w:val="nil"/>
            </w:tcBorders>
          </w:tcPr>
          <w:p w:rsidR="003A4A57" w:rsidRPr="00543DFB" w:rsidRDefault="003A4A57" w:rsidP="003A4A57">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rsidR="003A4A57" w:rsidRPr="00E77497" w:rsidRDefault="003A4A57" w:rsidP="003A4A57">
            <w:pPr>
              <w:keepNext/>
              <w:spacing w:after="60"/>
            </w:pPr>
            <w:r>
              <w:t>A record whose field names are intrinsic keys and whose values are objects</w:t>
            </w:r>
          </w:p>
        </w:tc>
        <w:tc>
          <w:tcPr>
            <w:tcW w:w="4230" w:type="dxa"/>
            <w:tcBorders>
              <w:top w:val="nil"/>
            </w:tcBorders>
          </w:tcPr>
          <w:p w:rsidR="003A4A57" w:rsidRPr="00E77497" w:rsidRDefault="003A4A57" w:rsidP="003A4A57">
            <w:pPr>
              <w:keepNext/>
              <w:spacing w:after="60"/>
            </w:pPr>
            <w:r>
              <w:t>These are the intrinsic values used by code associated with this Realm</w:t>
            </w:r>
          </w:p>
        </w:tc>
      </w:tr>
      <w:tr w:rsidR="003A4A57" w:rsidRPr="00E77497" w:rsidTr="003A4A57">
        <w:trPr>
          <w:jc w:val="center"/>
        </w:trPr>
        <w:tc>
          <w:tcPr>
            <w:tcW w:w="1397" w:type="dxa"/>
          </w:tcPr>
          <w:p w:rsidR="003A4A57" w:rsidRPr="00E77497" w:rsidRDefault="003A4A57" w:rsidP="003A4A57">
            <w:pPr>
              <w:keepNext/>
              <w:spacing w:after="60"/>
            </w:pPr>
            <w:r>
              <w:rPr>
                <w:rFonts w:ascii="Times New Roman" w:hAnsi="Times New Roman"/>
              </w:rPr>
              <w:t>[[globalThis]]</w:t>
            </w:r>
          </w:p>
        </w:tc>
        <w:tc>
          <w:tcPr>
            <w:tcW w:w="4098" w:type="dxa"/>
          </w:tcPr>
          <w:p w:rsidR="003A4A57" w:rsidRPr="00E77497" w:rsidRDefault="003A4A57" w:rsidP="003A4A57">
            <w:pPr>
              <w:keepNext/>
              <w:spacing w:after="60"/>
            </w:pPr>
            <w:r>
              <w:t>An ECMAScript object</w:t>
            </w:r>
          </w:p>
        </w:tc>
        <w:tc>
          <w:tcPr>
            <w:tcW w:w="4230" w:type="dxa"/>
          </w:tcPr>
          <w:p w:rsidR="003A4A57" w:rsidRPr="00E77497" w:rsidRDefault="003A4A57" w:rsidP="003A4A57">
            <w:pPr>
              <w:keepNext/>
              <w:spacing w:after="60"/>
            </w:pPr>
            <w:r>
              <w:t>The global object for this Realm</w:t>
            </w:r>
          </w:p>
        </w:tc>
      </w:tr>
      <w:tr w:rsidR="003A4A57" w:rsidRPr="00E77497" w:rsidTr="003A4A57">
        <w:trPr>
          <w:jc w:val="center"/>
        </w:trPr>
        <w:tc>
          <w:tcPr>
            <w:tcW w:w="1397" w:type="dxa"/>
          </w:tcPr>
          <w:p w:rsidR="003A4A57" w:rsidRPr="00543DFB" w:rsidRDefault="003A4A57" w:rsidP="003A4A57">
            <w:pPr>
              <w:keepNext/>
              <w:spacing w:after="60"/>
              <w:rPr>
                <w:rFonts w:ascii="Times New Roman" w:hAnsi="Times New Roman"/>
              </w:rPr>
            </w:pPr>
            <w:r>
              <w:rPr>
                <w:rFonts w:ascii="Times New Roman" w:hAnsi="Times New Roman"/>
              </w:rPr>
              <w:t>[[globalEnv]]</w:t>
            </w:r>
          </w:p>
        </w:tc>
        <w:tc>
          <w:tcPr>
            <w:tcW w:w="4098" w:type="dxa"/>
          </w:tcPr>
          <w:p w:rsidR="003A4A57" w:rsidRPr="00E77497" w:rsidRDefault="003A4A57" w:rsidP="003A4A57">
            <w:pPr>
              <w:keepNext/>
              <w:spacing w:after="60"/>
            </w:pPr>
            <w:r>
              <w:t>A</w:t>
            </w:r>
            <w:ins w:id="663" w:author="Rev 19 Allen Wirfs-Brock" w:date="2013-09-26T17:48:00Z">
              <w:r w:rsidR="003442C2">
                <w:t>n</w:t>
              </w:r>
            </w:ins>
            <w:r>
              <w:t xml:space="preserve"> ECMAScript environment</w:t>
            </w:r>
          </w:p>
        </w:tc>
        <w:tc>
          <w:tcPr>
            <w:tcW w:w="4230" w:type="dxa"/>
          </w:tcPr>
          <w:p w:rsidR="003A4A57" w:rsidRDefault="003A4A57" w:rsidP="003A4A57">
            <w:pPr>
              <w:keepNext/>
              <w:spacing w:after="60"/>
            </w:pPr>
            <w:r>
              <w:t>The global environment for this Realm</w:t>
            </w:r>
          </w:p>
        </w:tc>
      </w:tr>
      <w:tr w:rsidR="003A4A57" w:rsidRPr="00E77497" w:rsidTr="003A4A57">
        <w:trPr>
          <w:jc w:val="center"/>
        </w:trPr>
        <w:tc>
          <w:tcPr>
            <w:tcW w:w="1397" w:type="dxa"/>
          </w:tcPr>
          <w:p w:rsidR="003A4A57" w:rsidRPr="00E77497" w:rsidRDefault="003A4A57" w:rsidP="003A4A57">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rsidR="003A4A57" w:rsidRPr="00E77497" w:rsidRDefault="003A4A57" w:rsidP="003A4A57">
            <w:pPr>
              <w:keepNext/>
              <w:spacing w:after="60"/>
            </w:pPr>
            <w:r w:rsidRPr="00E77497">
              <w:t xml:space="preserve">any ECMAScript identifier or </w:t>
            </w:r>
            <w:r w:rsidRPr="00E77497">
              <w:rPr>
                <w:b/>
              </w:rPr>
              <w:t>empty</w:t>
            </w:r>
          </w:p>
        </w:tc>
        <w:tc>
          <w:tcPr>
            <w:tcW w:w="4230" w:type="dxa"/>
          </w:tcPr>
          <w:p w:rsidR="003A4A57" w:rsidRPr="00E77497" w:rsidRDefault="003A4A57" w:rsidP="003A4A57">
            <w:pPr>
              <w:keepNext/>
              <w:spacing w:after="60"/>
            </w:pPr>
            <w:r>
              <w:t>The Loader object that can associate ECMAScript code with this Realm</w:t>
            </w:r>
          </w:p>
        </w:tc>
      </w:tr>
    </w:tbl>
    <w:p w:rsidR="003A4A57" w:rsidRPr="00F0412C" w:rsidRDefault="003A4A57" w:rsidP="003A4A57"/>
    <w:p w:rsidR="003A4A57" w:rsidRDefault="003A4A57" w:rsidP="003A4A57">
      <w:r>
        <w:t>The intrinsic objects associated with a code Realm include the well-known intrinsics listed in</w:t>
      </w:r>
      <w:r w:rsidR="00D879DF">
        <w:t xml:space="preserve"> </w:t>
      </w:r>
      <w:r w:rsidR="00D879DF">
        <w:fldChar w:fldCharType="begin"/>
      </w:r>
      <w:r w:rsidR="00D879DF">
        <w:instrText xml:space="preserve"> REF _Ref365644805 \h </w:instrText>
      </w:r>
      <w:r w:rsidR="00D879DF">
        <w:fldChar w:fldCharType="separate"/>
      </w:r>
      <w:r w:rsidR="00460CAC">
        <w:t xml:space="preserve">Table </w:t>
      </w:r>
      <w:r w:rsidR="00460CAC">
        <w:rPr>
          <w:noProof/>
        </w:rPr>
        <w:t>7</w:t>
      </w:r>
      <w:r w:rsidR="00D879DF">
        <w:fldChar w:fldCharType="end"/>
      </w:r>
      <w:r>
        <w:t xml:space="preserve"> and additional intrinsics specified by</w:t>
      </w:r>
      <w:r w:rsidR="00D879DF">
        <w:t xml:space="preserve"> </w:t>
      </w:r>
      <w:r w:rsidR="00D879DF">
        <w:fldChar w:fldCharType="begin"/>
      </w:r>
      <w:r w:rsidR="00D879DF">
        <w:instrText xml:space="preserve"> REF _Ref365644819 \h </w:instrText>
      </w:r>
      <w:r w:rsidR="00D879DF">
        <w:fldChar w:fldCharType="separate"/>
      </w:r>
      <w:r w:rsidR="00460CAC">
        <w:t xml:space="preserve">Table </w:t>
      </w:r>
      <w:r w:rsidR="00460CAC">
        <w:rPr>
          <w:noProof/>
        </w:rPr>
        <w:t>21</w:t>
      </w:r>
      <w:r w:rsidR="00D879DF">
        <w:fldChar w:fldCharType="end"/>
      </w:r>
      <w:r>
        <w:t xml:space="preserve">.  </w:t>
      </w:r>
    </w:p>
    <w:p w:rsidR="003A4A57" w:rsidRDefault="003A4A57" w:rsidP="003A4A57">
      <w:pPr>
        <w:pStyle w:val="Caption"/>
        <w:keepNext/>
        <w:jc w:val="center"/>
      </w:pPr>
      <w:bookmarkStart w:id="664" w:name="_Ref365644819"/>
      <w:r>
        <w:t xml:space="preserve">Table </w:t>
      </w:r>
      <w:r>
        <w:fldChar w:fldCharType="begin"/>
      </w:r>
      <w:r>
        <w:instrText xml:space="preserve"> SEQ Table \* ARABIC </w:instrText>
      </w:r>
      <w:r>
        <w:fldChar w:fldCharType="separate"/>
      </w:r>
      <w:r w:rsidR="00460CAC">
        <w:rPr>
          <w:noProof/>
        </w:rPr>
        <w:t>21</w:t>
      </w:r>
      <w:r>
        <w:fldChar w:fldCharType="end"/>
      </w:r>
      <w:bookmarkEnd w:id="664"/>
      <w:r>
        <w:rPr>
          <w:lang w:val="en-US"/>
        </w:rPr>
        <w:t xml:space="preserve"> </w:t>
      </w:r>
      <w:r w:rsidRPr="00E77497">
        <w:rPr>
          <w:rFonts w:eastAsia="Arial Unicode MS"/>
        </w:rPr>
        <w:t>—</w:t>
      </w:r>
      <w:r>
        <w:rPr>
          <w:lang w:val="en-US"/>
        </w:rPr>
        <w:t xml:space="preserve"> Additional Intrinsic Objects with Realm Specific Bindings</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A4A57" w:rsidRPr="00E77497" w:rsidTr="003A4A57">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rsidR="003A4A57" w:rsidRDefault="003A4A57" w:rsidP="003A4A57">
            <w:pPr>
              <w:keepNext/>
              <w:shd w:val="solid" w:color="C0C0C0" w:fill="FFFFFF"/>
              <w:spacing w:after="0"/>
              <w:rPr>
                <w:b/>
                <w:i/>
                <w:shd w:val="solid" w:color="C0C0C0" w:fill="FFFFFF"/>
              </w:rPr>
            </w:pPr>
            <w:r>
              <w:rPr>
                <w:b/>
                <w:i/>
                <w:shd w:val="solid" w:color="C0C0C0" w:fill="FFFFFF"/>
              </w:rPr>
              <w:t>ECMAScript Language Association</w:t>
            </w:r>
          </w:p>
        </w:tc>
      </w:tr>
      <w:tr w:rsidR="003A4A57" w:rsidRPr="00E77497" w:rsidTr="003A4A57">
        <w:trPr>
          <w:jc w:val="center"/>
        </w:trPr>
        <w:tc>
          <w:tcPr>
            <w:tcW w:w="2403" w:type="dxa"/>
            <w:tcBorders>
              <w:top w:val="nil"/>
            </w:tcBorders>
          </w:tcPr>
          <w:p w:rsidR="003A4A57" w:rsidRPr="00543DFB" w:rsidRDefault="003A4A57" w:rsidP="003A4A57">
            <w:pPr>
              <w:keepNext/>
              <w:spacing w:after="60"/>
              <w:rPr>
                <w:rFonts w:ascii="Times New Roman" w:hAnsi="Times New Roman"/>
              </w:rPr>
            </w:pPr>
            <w:r>
              <w:rPr>
                <w:rFonts w:ascii="Times New Roman" w:hAnsi="Times New Roman"/>
              </w:rPr>
              <w:t>???</w:t>
            </w:r>
          </w:p>
        </w:tc>
        <w:tc>
          <w:tcPr>
            <w:tcW w:w="4044" w:type="dxa"/>
            <w:tcBorders>
              <w:top w:val="nil"/>
            </w:tcBorders>
          </w:tcPr>
          <w:p w:rsidR="003A4A57" w:rsidRPr="00E77497" w:rsidRDefault="003A4A57" w:rsidP="003A4A57">
            <w:pPr>
              <w:keepNext/>
              <w:spacing w:after="60"/>
            </w:pPr>
            <w:r>
              <w:t>???</w:t>
            </w:r>
          </w:p>
        </w:tc>
      </w:tr>
      <w:tr w:rsidR="003A4A57" w:rsidRPr="00E77497" w:rsidTr="003A4A57">
        <w:trPr>
          <w:jc w:val="center"/>
        </w:trPr>
        <w:tc>
          <w:tcPr>
            <w:tcW w:w="2403" w:type="dxa"/>
          </w:tcPr>
          <w:p w:rsidR="003A4A57" w:rsidRDefault="003A4A57" w:rsidP="003A4A57">
            <w:pPr>
              <w:keepNext/>
              <w:spacing w:after="60"/>
              <w:rPr>
                <w:rFonts w:ascii="Times New Roman" w:hAnsi="Times New Roman"/>
              </w:rPr>
            </w:pPr>
            <w:commentRangeStart w:id="665"/>
            <w:r>
              <w:rPr>
                <w:rFonts w:ascii="Times New Roman" w:hAnsi="Times New Roman"/>
              </w:rPr>
              <w:t>???</w:t>
            </w:r>
          </w:p>
        </w:tc>
        <w:tc>
          <w:tcPr>
            <w:tcW w:w="4044" w:type="dxa"/>
          </w:tcPr>
          <w:p w:rsidR="003A4A57" w:rsidRDefault="003A4A57" w:rsidP="003A4A57">
            <w:pPr>
              <w:keepNext/>
              <w:spacing w:after="60"/>
            </w:pPr>
            <w:r>
              <w:t>???</w:t>
            </w:r>
            <w:commentRangeEnd w:id="665"/>
            <w:r>
              <w:rPr>
                <w:rStyle w:val="CommentReference"/>
              </w:rPr>
              <w:commentReference w:id="665"/>
            </w:r>
          </w:p>
        </w:tc>
      </w:tr>
    </w:tbl>
    <w:p w:rsidR="003A4A57" w:rsidRPr="003B4312" w:rsidRDefault="003A4A57" w:rsidP="003A4A57">
      <w:pPr>
        <w:pStyle w:val="Heading2"/>
      </w:pPr>
      <w:bookmarkStart w:id="666" w:name="_Toc368050203"/>
      <w:r w:rsidRPr="003B4312">
        <w:t>Execution Contexts</w:t>
      </w:r>
      <w:bookmarkEnd w:id="666"/>
    </w:p>
    <w:p w:rsidR="003A4A57" w:rsidRPr="00E77497" w:rsidRDefault="003A4A57" w:rsidP="003A4A57">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 xml:space="preserve">reated </w:t>
      </w:r>
      <w:r w:rsidRPr="00675B74">
        <w:lastRenderedPageBreak/>
        <w:t>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rsidR="003A4A57" w:rsidRPr="00E77497" w:rsidRDefault="003A4A57" w:rsidP="003A4A57">
      <w:r w:rsidRPr="00E77497">
        <w:t xml:space="preserve">An execution context contains whatever </w:t>
      </w:r>
      <w:r>
        <w:t xml:space="preserve">implementation specific </w:t>
      </w:r>
      <w:r w:rsidRPr="00E77497">
        <w:t xml:space="preserve">state is necessary to track the execution progress of its associated code. </w:t>
      </w:r>
      <w:r>
        <w:t>E</w:t>
      </w:r>
      <w:r w:rsidRPr="00E77497">
        <w:t>ach execution context has the state components listed in</w:t>
      </w:r>
      <w:r w:rsidR="00D879DF">
        <w:t xml:space="preserve"> </w:t>
      </w:r>
      <w:r w:rsidR="00D879DF">
        <w:fldChar w:fldCharType="begin"/>
      </w:r>
      <w:r w:rsidR="00D879DF">
        <w:instrText xml:space="preserve"> REF _Ref365644820 \h </w:instrText>
      </w:r>
      <w:r w:rsidR="00D879DF">
        <w:fldChar w:fldCharType="separate"/>
      </w:r>
      <w:r w:rsidR="00460CAC">
        <w:t xml:space="preserve">Table </w:t>
      </w:r>
      <w:r w:rsidR="00460CAC">
        <w:rPr>
          <w:noProof/>
        </w:rPr>
        <w:t>22</w:t>
      </w:r>
      <w:r w:rsidR="00D879DF">
        <w:fldChar w:fldCharType="end"/>
      </w:r>
      <w:r w:rsidRPr="00E77497">
        <w:t>.</w:t>
      </w:r>
    </w:p>
    <w:p w:rsidR="003A4A57" w:rsidRPr="00E77497" w:rsidRDefault="003A4A57" w:rsidP="003A4A57">
      <w:pPr>
        <w:pStyle w:val="Tabletitle"/>
      </w:pPr>
      <w:bookmarkStart w:id="667" w:name="_Ref365644820"/>
      <w:r>
        <w:t xml:space="preserve">Table </w:t>
      </w:r>
      <w:r>
        <w:fldChar w:fldCharType="begin"/>
      </w:r>
      <w:r>
        <w:instrText xml:space="preserve"> SEQ Table \* ARABIC </w:instrText>
      </w:r>
      <w:r>
        <w:fldChar w:fldCharType="separate"/>
      </w:r>
      <w:r w:rsidR="00460CAC">
        <w:rPr>
          <w:noProof/>
        </w:rPr>
        <w:t>22</w:t>
      </w:r>
      <w:r>
        <w:fldChar w:fldCharType="end"/>
      </w:r>
      <w:bookmarkEnd w:id="667"/>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3A4A57" w:rsidRPr="004D1BD1"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9B3DD4" w:rsidTr="003A4A57">
        <w:trPr>
          <w:jc w:val="center"/>
        </w:trPr>
        <w:tc>
          <w:tcPr>
            <w:tcW w:w="2290" w:type="dxa"/>
            <w:tcBorders>
              <w:top w:val="nil"/>
              <w:left w:val="single" w:sz="6" w:space="0" w:color="auto"/>
              <w:bottom w:val="single" w:sz="6" w:space="0" w:color="auto"/>
              <w:right w:val="single" w:sz="6" w:space="0" w:color="auto"/>
            </w:tcBorders>
          </w:tcPr>
          <w:p w:rsidR="003A4A57" w:rsidRPr="004D1BD1" w:rsidRDefault="003A4A57" w:rsidP="003A4A57">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rsidR="003A4A57" w:rsidRPr="00E65A34" w:rsidRDefault="003A4A57" w:rsidP="003A4A57">
            <w:pPr>
              <w:keepNext/>
              <w:spacing w:after="60"/>
            </w:pPr>
            <w:r>
              <w:t xml:space="preserve">Any state needed to perform, suspend, and resume evaluation of the code associated with this execution context. </w:t>
            </w:r>
          </w:p>
        </w:tc>
      </w:tr>
      <w:tr w:rsidR="003A4A57" w:rsidRPr="00B37DF5" w:rsidTr="003A4A57">
        <w:trPr>
          <w:jc w:val="center"/>
        </w:trPr>
        <w:tc>
          <w:tcPr>
            <w:tcW w:w="2290" w:type="dxa"/>
            <w:tcBorders>
              <w:top w:val="nil"/>
              <w:left w:val="single" w:sz="6" w:space="0" w:color="auto"/>
              <w:bottom w:val="single" w:sz="6" w:space="0" w:color="auto"/>
              <w:right w:val="single" w:sz="6" w:space="0" w:color="auto"/>
            </w:tcBorders>
          </w:tcPr>
          <w:p w:rsidR="003A4A57" w:rsidRPr="004D1BD1" w:rsidRDefault="003A4A57" w:rsidP="003A4A57">
            <w:pPr>
              <w:keepNext/>
              <w:spacing w:after="60"/>
            </w:pPr>
            <w:r>
              <w:t>Realm</w:t>
            </w:r>
          </w:p>
        </w:tc>
        <w:tc>
          <w:tcPr>
            <w:tcW w:w="6566" w:type="dxa"/>
            <w:tcBorders>
              <w:top w:val="nil"/>
              <w:left w:val="single" w:sz="6" w:space="0" w:color="auto"/>
              <w:bottom w:val="single" w:sz="6" w:space="0" w:color="auto"/>
              <w:right w:val="single" w:sz="6" w:space="0" w:color="auto"/>
            </w:tcBorders>
          </w:tcPr>
          <w:p w:rsidR="003A4A57" w:rsidRPr="00E65A34" w:rsidRDefault="003A4A57" w:rsidP="003A4A57">
            <w:pPr>
              <w:keepNext/>
              <w:spacing w:after="60"/>
            </w:pPr>
            <w:r>
              <w:t>The Realm from which associated code accesses ECMAScript resources.</w:t>
            </w:r>
          </w:p>
        </w:tc>
      </w:tr>
    </w:tbl>
    <w:p w:rsidR="003A4A57" w:rsidRDefault="003A4A57" w:rsidP="003A4A57"/>
    <w:p w:rsidR="003A4A57" w:rsidRDefault="003A4A57" w:rsidP="003A4A57">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rsidR="003A4A57" w:rsidRDefault="003A4A57" w:rsidP="003A4A57">
      <w:r>
        <w:t xml:space="preserve">The value is the Realm component of the running execution context is also called the </w:t>
      </w:r>
      <w:r w:rsidRPr="00197BED">
        <w:rPr>
          <w:i/>
          <w:iCs/>
        </w:rPr>
        <w:t>current Realm</w:t>
      </w:r>
      <w:r>
        <w:t>.</w:t>
      </w:r>
    </w:p>
    <w:p w:rsidR="003A4A57" w:rsidRDefault="003A4A57" w:rsidP="003A4A57">
      <w:r>
        <w:t>Execution contexts for ECMAScript code have the additional state components listed in</w:t>
      </w:r>
      <w:r w:rsidR="00D879DF">
        <w:t xml:space="preserve"> </w:t>
      </w:r>
      <w:r w:rsidR="00D879DF">
        <w:fldChar w:fldCharType="begin"/>
      </w:r>
      <w:r w:rsidR="00D879DF">
        <w:instrText xml:space="preserve"> REF _Ref365644821 \h </w:instrText>
      </w:r>
      <w:r w:rsidR="00D879DF">
        <w:fldChar w:fldCharType="separate"/>
      </w:r>
      <w:r w:rsidR="00460CAC">
        <w:t xml:space="preserve">Table </w:t>
      </w:r>
      <w:r w:rsidR="00460CAC">
        <w:rPr>
          <w:noProof/>
        </w:rPr>
        <w:t>23</w:t>
      </w:r>
      <w:r w:rsidR="00D879DF">
        <w:fldChar w:fldCharType="end"/>
      </w:r>
      <w:r>
        <w:t>.</w:t>
      </w:r>
    </w:p>
    <w:p w:rsidR="003A4A57" w:rsidRPr="00E77497" w:rsidRDefault="003A4A57" w:rsidP="003A4A57">
      <w:pPr>
        <w:pStyle w:val="Tabletitle"/>
      </w:pPr>
      <w:bookmarkStart w:id="668" w:name="_Ref365644821"/>
      <w:r>
        <w:t xml:space="preserve">Table </w:t>
      </w:r>
      <w:r>
        <w:fldChar w:fldCharType="begin"/>
      </w:r>
      <w:r>
        <w:instrText xml:space="preserve"> SEQ Table \* ARABIC </w:instrText>
      </w:r>
      <w:r>
        <w:fldChar w:fldCharType="separate"/>
      </w:r>
      <w:r w:rsidR="00460CAC">
        <w:rPr>
          <w:noProof/>
        </w:rPr>
        <w:t>23</w:t>
      </w:r>
      <w:r>
        <w:fldChar w:fldCharType="end"/>
      </w:r>
      <w:bookmarkEnd w:id="668"/>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rsidRPr="00E65A34">
              <w:t>Identifies the Lexical Environment used to resolve identifier references made by code within this execution context.</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rsidR="003A4A57" w:rsidRPr="003B4312" w:rsidRDefault="003A4A57" w:rsidP="003A4A57">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rsidR="003A4A57" w:rsidRPr="004D1BD1" w:rsidRDefault="003A4A57" w:rsidP="003A4A57"/>
    <w:p w:rsidR="003A4A57" w:rsidRPr="009C202C" w:rsidRDefault="003A4A57" w:rsidP="003A4A57">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rsidR="003A4A57" w:rsidRDefault="003A4A57" w:rsidP="003A4A57">
      <w:r>
        <w:t>Execution contexts representing the evaluation of generator objects have the additional state components listed in</w:t>
      </w:r>
      <w:r w:rsidR="00D879DF">
        <w:t xml:space="preserve"> </w:t>
      </w:r>
      <w:r w:rsidR="00D879DF">
        <w:fldChar w:fldCharType="begin"/>
      </w:r>
      <w:r w:rsidR="00D879DF">
        <w:instrText xml:space="preserve"> REF _Ref365644822 \h </w:instrText>
      </w:r>
      <w:r w:rsidR="00D879DF">
        <w:fldChar w:fldCharType="separate"/>
      </w:r>
      <w:r w:rsidR="00460CAC">
        <w:t xml:space="preserve">Table </w:t>
      </w:r>
      <w:r w:rsidR="00460CAC">
        <w:rPr>
          <w:noProof/>
        </w:rPr>
        <w:t>24</w:t>
      </w:r>
      <w:r w:rsidR="00D879DF">
        <w:fldChar w:fldCharType="end"/>
      </w:r>
      <w:r>
        <w:t>.</w:t>
      </w:r>
    </w:p>
    <w:p w:rsidR="003A4A57" w:rsidRDefault="003A4A57" w:rsidP="003A4A57">
      <w:pPr>
        <w:pStyle w:val="Caption"/>
        <w:keepNext/>
        <w:jc w:val="center"/>
      </w:pPr>
      <w:bookmarkStart w:id="669" w:name="_Ref365644822"/>
      <w:r>
        <w:t xml:space="preserve">Table </w:t>
      </w:r>
      <w:r>
        <w:fldChar w:fldCharType="begin"/>
      </w:r>
      <w:r>
        <w:instrText xml:space="preserve"> SEQ Table \* ARABIC </w:instrText>
      </w:r>
      <w:r>
        <w:fldChar w:fldCharType="separate"/>
      </w:r>
      <w:r w:rsidR="00460CAC">
        <w:rPr>
          <w:noProof/>
        </w:rPr>
        <w:t>24</w:t>
      </w:r>
      <w:r>
        <w:fldChar w:fldCharType="end"/>
      </w:r>
      <w:bookmarkEnd w:id="669"/>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t>Generator</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t xml:space="preserve">The GeneratorObject that this execution context is evaluating.                                                                                                                                                                                                                          </w:t>
            </w:r>
          </w:p>
        </w:tc>
      </w:tr>
    </w:tbl>
    <w:p w:rsidR="003A4A57" w:rsidRPr="009C202C" w:rsidRDefault="003A4A57" w:rsidP="003A4A57">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rsidR="003A4A57" w:rsidRPr="00E77497" w:rsidRDefault="003A4A57" w:rsidP="003A4A57">
      <w:pPr>
        <w:rPr>
          <w:i/>
        </w:rPr>
      </w:pPr>
      <w:r w:rsidRPr="00675B74">
        <w:lastRenderedPageBreak/>
        <w:t>An execution context is</w:t>
      </w:r>
      <w:r w:rsidRPr="00E77497">
        <w:t xml:space="preserve"> purely a specification mechanism and need not correspond to any particular artefact of an ECMAScript implementation.  It is impossible for an ECMAScript program to </w:t>
      </w:r>
      <w:r>
        <w:t xml:space="preserve">directly </w:t>
      </w:r>
      <w:r w:rsidRPr="00E77497">
        <w:t>access</w:t>
      </w:r>
      <w:r>
        <w:t xml:space="preserve"> or observe</w:t>
      </w:r>
      <w:r w:rsidRPr="00E77497">
        <w:t xml:space="preserve"> an execution context. </w:t>
      </w:r>
    </w:p>
    <w:p w:rsidR="003A4A57" w:rsidRPr="00E77497" w:rsidRDefault="003A4A57" w:rsidP="003A4A57">
      <w:pPr>
        <w:pStyle w:val="Heading3"/>
      </w:pPr>
      <w:bookmarkStart w:id="670" w:name="_Ref365539670"/>
      <w:bookmarkStart w:id="671" w:name="_Ref365540884"/>
      <w:bookmarkStart w:id="672" w:name="_Ref365546585"/>
      <w:bookmarkStart w:id="673" w:name="_Toc368050204"/>
      <w:r w:rsidRPr="00E77497">
        <w:t>Identifier Resolution</w:t>
      </w:r>
      <w:bookmarkEnd w:id="670"/>
      <w:bookmarkEnd w:id="671"/>
      <w:bookmarkEnd w:id="672"/>
      <w:bookmarkEnd w:id="673"/>
    </w:p>
    <w:p w:rsidR="003A4A57" w:rsidRPr="00E77497" w:rsidRDefault="003A4A57" w:rsidP="003A4A57">
      <w:r w:rsidRPr="00E77497">
        <w:t xml:space="preserve">Identifier resolution is the process of determining the binding of an </w:t>
      </w:r>
      <w:r w:rsidRPr="00E77497">
        <w:rPr>
          <w:rStyle w:val="bnf"/>
        </w:rPr>
        <w:t>IdentifierName</w:t>
      </w:r>
      <w:r w:rsidRPr="00E77497">
        <w:t xml:space="preserve"> using the LexicalEnvironment of the running execution context. During execution of ECMAScript code, Identifier Resolution is performed using the following algorithm:</w:t>
      </w:r>
    </w:p>
    <w:p w:rsidR="003A4A57" w:rsidRPr="00E77497" w:rsidRDefault="003A4A57" w:rsidP="003A4A57">
      <w:pPr>
        <w:pStyle w:val="Alg4"/>
        <w:numPr>
          <w:ilvl w:val="0"/>
          <w:numId w:val="373"/>
        </w:numPr>
      </w:pPr>
      <w:r w:rsidRPr="00E77497">
        <w:t xml:space="preserve">Let </w:t>
      </w:r>
      <w:r w:rsidRPr="00E77497">
        <w:rPr>
          <w:i/>
        </w:rPr>
        <w:t>env</w:t>
      </w:r>
      <w:r w:rsidRPr="00E77497">
        <w:t xml:space="preserve"> be the running execution context’s LexicalEnvironment.</w:t>
      </w:r>
    </w:p>
    <w:p w:rsidR="003A4A57" w:rsidRPr="00E77497" w:rsidRDefault="003A4A57" w:rsidP="003A4A57">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A4A57" w:rsidRPr="00E77497" w:rsidRDefault="003A4A57" w:rsidP="003A4A57">
      <w:pPr>
        <w:pStyle w:val="Alg4"/>
        <w:numPr>
          <w:ilvl w:val="0"/>
          <w:numId w:val="373"/>
        </w:numPr>
        <w:spacing w:after="120"/>
      </w:pPr>
      <w:r w:rsidRPr="00E77497">
        <w:t xml:space="preserve">Return the result of calling GetIdentifierReference </w:t>
      </w:r>
      <w:r>
        <w:t>abstract operation</w:t>
      </w:r>
      <w:r w:rsidRPr="00E77497">
        <w:t xml:space="preserve"> passing </w:t>
      </w:r>
      <w:r w:rsidRPr="00E77497">
        <w:rPr>
          <w:i/>
        </w:rPr>
        <w:t>env</w:t>
      </w:r>
      <w:r w:rsidRPr="00E77497">
        <w:t>, the String</w:t>
      </w:r>
      <w:r>
        <w:t>V</w:t>
      </w:r>
      <w:r w:rsidRPr="00E77497">
        <w:t xml:space="preserve">alue </w:t>
      </w:r>
      <w:r>
        <w:t>of</w:t>
      </w:r>
      <w:r w:rsidRPr="00E77497">
        <w:t xml:space="preserve"> </w:t>
      </w:r>
      <w:r w:rsidRPr="00E77497">
        <w:rPr>
          <w:i/>
        </w:rPr>
        <w:t>IdentifierName</w:t>
      </w:r>
      <w:r w:rsidRPr="00E77497">
        <w:t xml:space="preserve">, and </w:t>
      </w:r>
      <w:r w:rsidRPr="00E77497">
        <w:rPr>
          <w:i/>
        </w:rPr>
        <w:t>strict</w:t>
      </w:r>
      <w:r w:rsidRPr="00E77497">
        <w:t xml:space="preserve"> as arguments.</w:t>
      </w:r>
    </w:p>
    <w:p w:rsidR="003A4A57" w:rsidRPr="00E77497" w:rsidRDefault="003A4A57" w:rsidP="003A4A57">
      <w:r w:rsidRPr="00E77497">
        <w:t xml:space="preserve">The result of evaluating an identifier is always a value of type Reference with its referenced name component equal to the </w:t>
      </w:r>
      <w:r w:rsidRPr="00E77497">
        <w:rPr>
          <w:rStyle w:val="bnf"/>
        </w:rPr>
        <w:t>Identifier</w:t>
      </w:r>
      <w:r>
        <w:rPr>
          <w:rStyle w:val="bnf"/>
        </w:rPr>
        <w:t>Name</w:t>
      </w:r>
      <w:r w:rsidRPr="00E77497">
        <w:t xml:space="preserve"> String.</w:t>
      </w:r>
    </w:p>
    <w:p w:rsidR="003A4A57" w:rsidRPr="00E77497" w:rsidRDefault="003A4A57" w:rsidP="003A4A57">
      <w:pPr>
        <w:pStyle w:val="Heading3"/>
      </w:pPr>
      <w:bookmarkStart w:id="674" w:name="_Ref366133577"/>
      <w:bookmarkStart w:id="675" w:name="_Toc368050205"/>
      <w:r>
        <w:t>GetThisEnvironment</w:t>
      </w:r>
      <w:bookmarkEnd w:id="674"/>
      <w:bookmarkEnd w:id="675"/>
    </w:p>
    <w:p w:rsidR="003A4A57" w:rsidRPr="00E77497" w:rsidRDefault="003A4A57" w:rsidP="003A4A57">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rsidR="003A4A57" w:rsidRPr="00E77497" w:rsidRDefault="003A4A57" w:rsidP="003A4A57">
      <w:pPr>
        <w:pStyle w:val="Alg4"/>
        <w:numPr>
          <w:ilvl w:val="0"/>
          <w:numId w:val="782"/>
        </w:numPr>
      </w:pPr>
      <w:r w:rsidRPr="00E77497">
        <w:t xml:space="preserve">Let </w:t>
      </w:r>
      <w:r>
        <w:rPr>
          <w:i/>
        </w:rPr>
        <w:t>lex</w:t>
      </w:r>
      <w:r w:rsidRPr="00E77497">
        <w:t xml:space="preserve"> be the </w:t>
      </w:r>
      <w:r>
        <w:t>running</w:t>
      </w:r>
      <w:r w:rsidRPr="00E77497">
        <w:t xml:space="preserve"> execution context’s LexicalEnvironment.</w:t>
      </w:r>
    </w:p>
    <w:p w:rsidR="003A4A57" w:rsidRDefault="003A4A57" w:rsidP="003A4A57">
      <w:pPr>
        <w:pStyle w:val="Alg4"/>
        <w:numPr>
          <w:ilvl w:val="0"/>
          <w:numId w:val="782"/>
        </w:numPr>
      </w:pPr>
      <w:r>
        <w:t>Repeat</w:t>
      </w:r>
    </w:p>
    <w:p w:rsidR="003A4A57" w:rsidRPr="00E77497" w:rsidRDefault="003A4A57" w:rsidP="003A4A57">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rsidR="003A4A57" w:rsidRPr="00E77497" w:rsidRDefault="003A4A57" w:rsidP="003A4A57">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rsidR="003A4A57" w:rsidRPr="00E77497" w:rsidRDefault="003A4A57" w:rsidP="003A4A57">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rsidR="003A4A57" w:rsidRPr="00E77497" w:rsidRDefault="003A4A57" w:rsidP="003A4A57">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3A4A57" w:rsidRDefault="003A4A57" w:rsidP="003A4A57">
      <w:pPr>
        <w:pStyle w:val="Alg4"/>
        <w:numPr>
          <w:ilvl w:val="1"/>
          <w:numId w:val="782"/>
        </w:numPr>
        <w:spacing w:after="120"/>
      </w:pPr>
      <w:r w:rsidRPr="00E77497">
        <w:t xml:space="preserve">Let </w:t>
      </w:r>
      <w:r>
        <w:rPr>
          <w:i/>
        </w:rPr>
        <w:t>lex</w:t>
      </w:r>
      <w:r w:rsidRPr="00E77497">
        <w:rPr>
          <w:i/>
        </w:rPr>
        <w:t xml:space="preserve"> </w:t>
      </w:r>
      <w:r w:rsidRPr="00E77497">
        <w:t xml:space="preserve">be </w:t>
      </w:r>
      <w:r w:rsidRPr="00DD7AA6">
        <w:rPr>
          <w:i/>
        </w:rPr>
        <w:t>outer</w:t>
      </w:r>
      <w:r w:rsidRPr="00E77497">
        <w:t>.</w:t>
      </w:r>
    </w:p>
    <w:p w:rsidR="003A4A57" w:rsidRPr="00A61958" w:rsidRDefault="003A4A57" w:rsidP="003A4A57">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rsidR="003A4A57" w:rsidRPr="00E77497" w:rsidRDefault="003A4A57" w:rsidP="003A4A57">
      <w:pPr>
        <w:pStyle w:val="Heading3"/>
      </w:pPr>
      <w:bookmarkStart w:id="676" w:name="_Toc368050206"/>
      <w:r>
        <w:t>This</w:t>
      </w:r>
      <w:r w:rsidRPr="00E77497">
        <w:t>Resolution</w:t>
      </w:r>
      <w:bookmarkEnd w:id="676"/>
    </w:p>
    <w:p w:rsidR="003A4A57" w:rsidRPr="00E77497" w:rsidRDefault="003A4A57" w:rsidP="003A4A57">
      <w:r>
        <w:t xml:space="preserve">The abstract operation </w:t>
      </w:r>
      <w:r w:rsidRPr="002448AD">
        <w:rPr>
          <w:rFonts w:asciiTheme="minorBidi" w:hAnsiTheme="minorBidi" w:cstheme="minorBidi"/>
        </w:rPr>
        <w:t>ThisResolution</w:t>
      </w:r>
      <w:r w:rsidRPr="00E77497">
        <w:t xml:space="preserve"> is the process of determining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2448AD">
        <w:rPr>
          <w:rFonts w:cs="Arial"/>
        </w:rPr>
        <w:t>ThisResolution</w:t>
      </w:r>
      <w:r>
        <w:t xml:space="preserve"> </w:t>
      </w:r>
      <w:r w:rsidRPr="00E77497">
        <w:t>perform</w:t>
      </w:r>
      <w:r>
        <w:t>s</w:t>
      </w:r>
      <w:r w:rsidRPr="00E77497">
        <w:t xml:space="preserve"> the following </w:t>
      </w:r>
      <w:r>
        <w:t>steps</w:t>
      </w:r>
      <w:r w:rsidRPr="00E77497">
        <w:t>:</w:t>
      </w:r>
    </w:p>
    <w:p w:rsidR="003A4A57" w:rsidRPr="00E77497" w:rsidRDefault="003A4A57" w:rsidP="003A4A57">
      <w:pPr>
        <w:pStyle w:val="Alg4"/>
        <w:numPr>
          <w:ilvl w:val="0"/>
          <w:numId w:val="786"/>
        </w:numPr>
      </w:pPr>
      <w:r w:rsidRPr="00E77497">
        <w:t xml:space="preserve">Let </w:t>
      </w:r>
      <w:r>
        <w:rPr>
          <w:i/>
        </w:rPr>
        <w:t>env</w:t>
      </w:r>
      <w:r>
        <w:t xml:space="preserve"> be the result of performing the GetThisEnvironment abstract operation</w:t>
      </w:r>
      <w:r w:rsidRPr="00E77497">
        <w:t>.</w:t>
      </w:r>
    </w:p>
    <w:p w:rsidR="003A4A57" w:rsidRPr="00E77497" w:rsidRDefault="003A4A57" w:rsidP="003A4A57">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3A4A57" w:rsidRPr="00E77497" w:rsidRDefault="003A4A57" w:rsidP="003A4A57">
      <w:pPr>
        <w:pStyle w:val="Heading3"/>
      </w:pPr>
      <w:bookmarkStart w:id="677" w:name="_Toc368050207"/>
      <w:r>
        <w:t>GetGlobalObject</w:t>
      </w:r>
      <w:bookmarkEnd w:id="677"/>
    </w:p>
    <w:p w:rsidR="003A4A57" w:rsidRPr="00E77497" w:rsidRDefault="003A4A57" w:rsidP="003A4A5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rsidR="003A4A57" w:rsidRDefault="003A4A57" w:rsidP="003A4A57">
      <w:pPr>
        <w:pStyle w:val="Alg4"/>
        <w:numPr>
          <w:ilvl w:val="0"/>
          <w:numId w:val="154"/>
        </w:numPr>
      </w:pPr>
      <w:r>
        <w:t xml:space="preserve">Let </w:t>
      </w:r>
      <w:r w:rsidRPr="008E7C39">
        <w:rPr>
          <w:i/>
          <w:iCs/>
        </w:rPr>
        <w:t>ctx</w:t>
      </w:r>
      <w:r>
        <w:t xml:space="preserve"> be the running execution context. </w:t>
      </w:r>
    </w:p>
    <w:p w:rsidR="003A4A57" w:rsidRDefault="003A4A57" w:rsidP="003A4A57">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rsidR="003A4A57" w:rsidRDefault="003A4A57" w:rsidP="003A4A57">
      <w:pPr>
        <w:pStyle w:val="Alg4"/>
        <w:numPr>
          <w:ilvl w:val="0"/>
          <w:numId w:val="154"/>
        </w:numPr>
      </w:pPr>
      <w:r>
        <w:t xml:space="preserve">Return </w:t>
      </w:r>
      <w:r>
        <w:rPr>
          <w:i/>
          <w:iCs/>
        </w:rPr>
        <w:t>current</w:t>
      </w:r>
      <w:r w:rsidRPr="00A01ED4">
        <w:rPr>
          <w:i/>
          <w:iCs/>
        </w:rPr>
        <w:t>Realm</w:t>
      </w:r>
      <w:r w:rsidRPr="000817D3">
        <w:t>.</w:t>
      </w:r>
      <w:r>
        <w:t>[[globalThis]].</w:t>
      </w:r>
    </w:p>
    <w:p w:rsidR="005D37A2" w:rsidRDefault="005D37A2" w:rsidP="005D37A2">
      <w:pPr>
        <w:pStyle w:val="Heading1"/>
      </w:pPr>
      <w:bookmarkStart w:id="678" w:name="_Ref365538546"/>
      <w:bookmarkStart w:id="679" w:name="_Toc368050208"/>
      <w:r>
        <w:t>ECMAScript Ordinary and Exotic Objects Behavio</w:t>
      </w:r>
      <w:ins w:id="680" w:author="Rev 19 Allen Wirfs-Brock" w:date="2013-09-27T10:25:00Z">
        <w:r w:rsidR="00D20BD7">
          <w:t>u</w:t>
        </w:r>
      </w:ins>
      <w:r>
        <w:t>rs</w:t>
      </w:r>
      <w:bookmarkEnd w:id="678"/>
      <w:bookmarkEnd w:id="679"/>
    </w:p>
    <w:p w:rsidR="005D37A2" w:rsidRPr="00E77497" w:rsidRDefault="005D37A2" w:rsidP="005D37A2">
      <w:pPr>
        <w:pStyle w:val="Heading2"/>
      </w:pPr>
      <w:bookmarkStart w:id="681" w:name="_Ref365529298"/>
      <w:bookmarkStart w:id="682" w:name="_Ref365531715"/>
      <w:bookmarkStart w:id="683" w:name="_Ref365531997"/>
      <w:bookmarkStart w:id="684" w:name="_Ref365532079"/>
      <w:bookmarkStart w:id="685" w:name="_Ref365532589"/>
      <w:bookmarkStart w:id="686" w:name="_Ref365537541"/>
      <w:bookmarkStart w:id="687" w:name="_Ref365537907"/>
      <w:bookmarkStart w:id="688" w:name="_Ref365538212"/>
      <w:bookmarkStart w:id="689" w:name="_Ref365538276"/>
      <w:bookmarkStart w:id="690" w:name="_Ref365538313"/>
      <w:bookmarkStart w:id="691" w:name="_Ref365538343"/>
      <w:bookmarkStart w:id="692" w:name="_Ref365538457"/>
      <w:bookmarkStart w:id="693" w:name="_Ref365538567"/>
      <w:bookmarkStart w:id="694" w:name="_Toc368050209"/>
      <w:r>
        <w:t>Ordinary</w:t>
      </w:r>
      <w:r w:rsidRPr="00E77497">
        <w:t xml:space="preserve"> Object Internal Methods</w:t>
      </w:r>
      <w:r>
        <w:t xml:space="preserve"> and Internal Data Properties</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rsidR="005D37A2" w:rsidRPr="00E77497" w:rsidRDefault="005D37A2" w:rsidP="005D37A2">
      <w:r w:rsidRPr="00E77497">
        <w:t xml:space="preserve">All </w:t>
      </w:r>
      <w:r>
        <w:t xml:space="preserve">ordinary </w:t>
      </w:r>
      <w:r w:rsidRPr="00E77497">
        <w:t xml:space="preserve">objects have an internal </w:t>
      </w:r>
      <w:r>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t>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rsidR="005D37A2" w:rsidRDefault="005D37A2" w:rsidP="005D37A2">
      <w:r w:rsidRPr="00E77497">
        <w:lastRenderedPageBreak/>
        <w:t>Every</w:t>
      </w:r>
      <w:r w:rsidRPr="00CE11F6">
        <w:t xml:space="preserve"> </w:t>
      </w:r>
      <w:r>
        <w:t>ordinary</w:t>
      </w:r>
      <w:r w:rsidRPr="00E77497">
        <w:t xml:space="preserve"> ECMAScript object has a Boolean-valued [[Extensible]] internal </w:t>
      </w:r>
      <w:r>
        <w:t xml:space="preserve">data </w:t>
      </w:r>
      <w:r w:rsidRPr="00E77497">
        <w:t>property that controls whether or not properties may be added to the object. If the value of the [[Extensible]] internal</w:t>
      </w:r>
      <w:r>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t xml:space="preserve">data </w:t>
      </w:r>
      <w:r w:rsidRPr="00E77497">
        <w:t xml:space="preserve">properties of the object may not be modified.  Once the value of an </w:t>
      </w:r>
      <w:r>
        <w:t xml:space="preserve">object’s </w:t>
      </w:r>
      <w:r w:rsidRPr="00E77497">
        <w:t xml:space="preserve">[[Extensible]] internal </w:t>
      </w:r>
      <w:r>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rsidR="005D37A2" w:rsidRPr="00E77497" w:rsidRDefault="005D37A2" w:rsidP="005D37A2">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ECMAScript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Description record.</w:t>
      </w:r>
    </w:p>
    <w:p w:rsidR="005D37A2" w:rsidRPr="00E77497" w:rsidRDefault="005D37A2" w:rsidP="005D37A2">
      <w:pPr>
        <w:pStyle w:val="Heading3"/>
      </w:pPr>
      <w:bookmarkStart w:id="695" w:name="_Toc368050210"/>
      <w:r w:rsidRPr="00E77497">
        <w:t>[[</w:t>
      </w:r>
      <w:del w:id="696" w:author="Rev 19 Allen Wirfs-Brock" w:date="2013-09-12T08:52:00Z">
        <w:r w:rsidDel="00952308">
          <w:delText>GetInheritance</w:delText>
        </w:r>
      </w:del>
      <w:ins w:id="697" w:author="Rev 19 Allen Wirfs-Brock" w:date="2013-09-12T08:52:00Z">
        <w:r w:rsidR="00952308">
          <w:t>GetPrototypeOf</w:t>
        </w:r>
      </w:ins>
      <w:r w:rsidRPr="00E77497">
        <w:t>]] (</w:t>
      </w:r>
      <w:r>
        <w:t xml:space="preserve"> </w:t>
      </w:r>
      <w:r w:rsidRPr="00E77497">
        <w:t>)</w:t>
      </w:r>
      <w:bookmarkEnd w:id="695"/>
    </w:p>
    <w:p w:rsidR="005D37A2" w:rsidRPr="00E77497" w:rsidRDefault="005D37A2" w:rsidP="005D37A2">
      <w:r w:rsidRPr="00E77497">
        <w:t>When the [[</w:t>
      </w:r>
      <w:del w:id="698" w:author="Rev 19 Allen Wirfs-Brock" w:date="2013-09-12T08:53:00Z">
        <w:r w:rsidDel="00952308">
          <w:delText>GetInheritance</w:delText>
        </w:r>
      </w:del>
      <w:ins w:id="699" w:author="Rev 19 Allen Wirfs-Brock" w:date="2013-09-12T08:53:00Z">
        <w:r w:rsidR="00952308">
          <w:t>GetPrototypeOf</w:t>
        </w:r>
      </w:ins>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697"/>
        </w:numPr>
        <w:spacing w:after="240"/>
      </w:pPr>
      <w:r w:rsidRPr="00E77497">
        <w:t xml:space="preserve">Return </w:t>
      </w:r>
      <w:r>
        <w:rPr>
          <w:iCs/>
        </w:rPr>
        <w:t xml:space="preserve">the value of the [[Prototype]] internal </w:t>
      </w:r>
      <w:r>
        <w:t xml:space="preserve">data </w:t>
      </w:r>
      <w:r>
        <w:rPr>
          <w:iCs/>
        </w:rPr>
        <w:t xml:space="preserve">property of </w:t>
      </w:r>
      <w:r>
        <w:rPr>
          <w:i/>
        </w:rPr>
        <w:t>O</w:t>
      </w:r>
      <w:r w:rsidRPr="00E77497">
        <w:t>.</w:t>
      </w:r>
    </w:p>
    <w:p w:rsidR="005D37A2" w:rsidRPr="00E77497" w:rsidRDefault="005D37A2" w:rsidP="005D37A2">
      <w:pPr>
        <w:pStyle w:val="Heading3"/>
      </w:pPr>
      <w:bookmarkStart w:id="700" w:name="_Toc368050211"/>
      <w:r w:rsidRPr="00E77497">
        <w:t>[[</w:t>
      </w:r>
      <w:del w:id="701" w:author="Rev 19 Allen Wirfs-Brock" w:date="2013-09-12T08:53:00Z">
        <w:r w:rsidDel="00952308">
          <w:delText>SetInheritance</w:delText>
        </w:r>
      </w:del>
      <w:ins w:id="702" w:author="Rev 19 Allen Wirfs-Brock" w:date="2013-09-12T08:53:00Z">
        <w:r w:rsidR="00952308">
          <w:t>SetPrototypeOf</w:t>
        </w:r>
      </w:ins>
      <w:r w:rsidRPr="00E77497">
        <w:t>]] (</w:t>
      </w:r>
      <w:r>
        <w:t>V</w:t>
      </w:r>
      <w:r w:rsidRPr="00E77497">
        <w:t>)</w:t>
      </w:r>
      <w:bookmarkEnd w:id="700"/>
    </w:p>
    <w:p w:rsidR="005D37A2" w:rsidRPr="00E77497" w:rsidRDefault="005D37A2" w:rsidP="005D37A2">
      <w:r w:rsidRPr="00E77497">
        <w:t>When the [[</w:t>
      </w:r>
      <w:r>
        <w:t>Set</w:t>
      </w:r>
      <w:ins w:id="703" w:author="Rev 19 Allen Wirfs-Brock" w:date="2013-09-12T08:54:00Z">
        <w:r w:rsidR="00952308" w:rsidRPr="00952308">
          <w:t>PrototypeOf</w:t>
        </w:r>
      </w:ins>
      <w:del w:id="704" w:author="Rev 19 Allen Wirfs-Brock" w:date="2013-09-12T08:54:00Z">
        <w:r w:rsidDel="00952308">
          <w:delText>Inheritance</w:delText>
        </w:r>
      </w:del>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5D37A2" w:rsidRPr="00E77497" w:rsidDel="004372C5" w:rsidRDefault="005D37A2" w:rsidP="005D37A2">
      <w:pPr>
        <w:pStyle w:val="Alg4"/>
        <w:numPr>
          <w:ilvl w:val="0"/>
          <w:numId w:val="1121"/>
        </w:numPr>
        <w:spacing w:before="240"/>
      </w:pPr>
      <w:r>
        <w:t>Assert: Either Type(</w:t>
      </w:r>
      <w:r>
        <w:rPr>
          <w:i/>
          <w:iCs/>
        </w:rPr>
        <w:t>V</w:t>
      </w:r>
      <w:r>
        <w:t>) is Object or Type(</w:t>
      </w:r>
      <w:r>
        <w:rPr>
          <w:i/>
          <w:iCs/>
        </w:rPr>
        <w:t>V</w:t>
      </w:r>
      <w:r>
        <w:t>) is Null</w:t>
      </w:r>
      <w:r w:rsidRPr="00E77497" w:rsidDel="004372C5">
        <w:t>.</w:t>
      </w:r>
    </w:p>
    <w:p w:rsidR="005D37A2" w:rsidRPr="00A33491" w:rsidRDefault="005D37A2" w:rsidP="005D37A2">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Default="005D37A2" w:rsidP="005D37A2">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rsidR="005D37A2" w:rsidRDefault="005D37A2" w:rsidP="005D37A2">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rsidR="005D37A2" w:rsidRDefault="005D37A2" w:rsidP="005D37A2">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rsidR="005D37A2" w:rsidRDefault="005D37A2" w:rsidP="005D37A2">
      <w:pPr>
        <w:pStyle w:val="Alg4"/>
        <w:numPr>
          <w:ilvl w:val="0"/>
          <w:numId w:val="1121"/>
        </w:numPr>
        <w:contextualSpacing/>
      </w:pPr>
      <w:r>
        <w:t xml:space="preserve">If </w:t>
      </w:r>
      <w:r>
        <w:rPr>
          <w:i/>
          <w:iCs/>
        </w:rPr>
        <w:t>V</w:t>
      </w:r>
      <w:r>
        <w:t xml:space="preserve"> is not </w:t>
      </w:r>
      <w:r>
        <w:rPr>
          <w:b/>
          <w:bCs/>
        </w:rPr>
        <w:t>null</w:t>
      </w:r>
      <w:r>
        <w:t>, then</w:t>
      </w:r>
    </w:p>
    <w:p w:rsidR="005D37A2" w:rsidRDefault="005D37A2" w:rsidP="005D37A2">
      <w:pPr>
        <w:pStyle w:val="Alg4"/>
        <w:numPr>
          <w:ilvl w:val="1"/>
          <w:numId w:val="1121"/>
        </w:numPr>
        <w:contextualSpacing/>
      </w:pPr>
      <w:r>
        <w:t xml:space="preserve">Let </w:t>
      </w:r>
      <w:r>
        <w:rPr>
          <w:i/>
          <w:iCs/>
        </w:rPr>
        <w:t>p</w:t>
      </w:r>
      <w:r>
        <w:t xml:space="preserve"> be </w:t>
      </w:r>
      <w:r>
        <w:rPr>
          <w:i/>
          <w:iCs/>
        </w:rPr>
        <w:t>V</w:t>
      </w:r>
      <w:r>
        <w:t>.</w:t>
      </w:r>
    </w:p>
    <w:p w:rsidR="005D37A2" w:rsidRDefault="005D37A2" w:rsidP="005D37A2">
      <w:pPr>
        <w:pStyle w:val="Alg4"/>
        <w:numPr>
          <w:ilvl w:val="1"/>
          <w:numId w:val="1121"/>
        </w:numPr>
        <w:contextualSpacing/>
      </w:pPr>
      <w:r>
        <w:t xml:space="preserve">Repeat, while </w:t>
      </w:r>
      <w:r>
        <w:rPr>
          <w:i/>
          <w:iCs/>
        </w:rPr>
        <w:t>p</w:t>
      </w:r>
      <w:r>
        <w:t xml:space="preserve"> is not </w:t>
      </w:r>
      <w:r>
        <w:rPr>
          <w:b/>
          <w:bCs/>
        </w:rPr>
        <w:t>null</w:t>
      </w:r>
    </w:p>
    <w:p w:rsidR="005D37A2" w:rsidRDefault="005D37A2" w:rsidP="005D37A2">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rsidR="005D37A2" w:rsidRDefault="005D37A2" w:rsidP="00952308">
      <w:pPr>
        <w:pStyle w:val="Alg4"/>
        <w:numPr>
          <w:ilvl w:val="2"/>
          <w:numId w:val="1121"/>
        </w:numPr>
        <w:contextualSpacing/>
      </w:pPr>
      <w:r>
        <w:t xml:space="preserve">Let </w:t>
      </w:r>
      <w:r>
        <w:rPr>
          <w:i/>
          <w:iCs/>
        </w:rPr>
        <w:t>nextp</w:t>
      </w:r>
      <w:r>
        <w:t xml:space="preserve"> be the result of calling the [[Get</w:t>
      </w:r>
      <w:ins w:id="705" w:author="Rev 19 Allen Wirfs-Brock" w:date="2013-09-12T08:54:00Z">
        <w:r w:rsidR="00952308" w:rsidRPr="00952308">
          <w:t>PrototypeOf</w:t>
        </w:r>
      </w:ins>
      <w:del w:id="706" w:author="Rev 19 Allen Wirfs-Brock" w:date="2013-09-12T08:54:00Z">
        <w:r w:rsidDel="00952308">
          <w:delText>Inheritance</w:delText>
        </w:r>
      </w:del>
      <w:r>
        <w:t xml:space="preserve">]] internal method of </w:t>
      </w:r>
      <w:r>
        <w:rPr>
          <w:i/>
          <w:iCs/>
        </w:rPr>
        <w:t>p</w:t>
      </w:r>
      <w:r>
        <w:t xml:space="preserve"> with no arguments.</w:t>
      </w:r>
    </w:p>
    <w:p w:rsidR="005D37A2" w:rsidRDefault="005D37A2" w:rsidP="005D37A2">
      <w:pPr>
        <w:pStyle w:val="Alg4"/>
        <w:numPr>
          <w:ilvl w:val="2"/>
          <w:numId w:val="1121"/>
        </w:numPr>
        <w:contextualSpacing/>
      </w:pPr>
      <w:r>
        <w:t>ReturnIfAbrupt(</w:t>
      </w:r>
      <w:r>
        <w:rPr>
          <w:i/>
          <w:iCs/>
        </w:rPr>
        <w:t>nextp</w:t>
      </w:r>
      <w:r>
        <w:t>).</w:t>
      </w:r>
    </w:p>
    <w:p w:rsidR="005D37A2" w:rsidRDefault="005D37A2" w:rsidP="005D37A2">
      <w:pPr>
        <w:pStyle w:val="Alg4"/>
        <w:numPr>
          <w:ilvl w:val="2"/>
          <w:numId w:val="1121"/>
        </w:numPr>
        <w:contextualSpacing/>
      </w:pPr>
      <w:r>
        <w:t xml:space="preserve">Let </w:t>
      </w:r>
      <w:r>
        <w:rPr>
          <w:i/>
          <w:iCs/>
        </w:rPr>
        <w:t xml:space="preserve"> p</w:t>
      </w:r>
      <w:r>
        <w:t xml:space="preserve"> be </w:t>
      </w:r>
      <w:r>
        <w:rPr>
          <w:i/>
          <w:iCs/>
        </w:rPr>
        <w:t>nextp</w:t>
      </w:r>
      <w:r>
        <w:t>.</w:t>
      </w:r>
    </w:p>
    <w:p w:rsidR="005D37A2" w:rsidRPr="00E77497" w:rsidRDefault="005D37A2" w:rsidP="005D37A2">
      <w:pPr>
        <w:pStyle w:val="Alg4"/>
        <w:numPr>
          <w:ilvl w:val="0"/>
          <w:numId w:val="1121"/>
        </w:numPr>
        <w:contextualSpacing/>
      </w:pPr>
      <w:r>
        <w:t>Set</w:t>
      </w:r>
      <w:r w:rsidRPr="00E77497">
        <w:t xml:space="preserve"> </w:t>
      </w:r>
      <w:r>
        <w:rPr>
          <w:iCs/>
        </w:rPr>
        <w:t xml:space="preserve">the value of the [[Prototype]] internal data property of </w:t>
      </w:r>
      <w:r>
        <w:rPr>
          <w:i/>
        </w:rPr>
        <w:t>O</w:t>
      </w:r>
      <w:r>
        <w:rPr>
          <w:iCs/>
        </w:rPr>
        <w:t xml:space="preserve"> to </w:t>
      </w:r>
      <w:r>
        <w:rPr>
          <w:i/>
        </w:rPr>
        <w:t>V</w:t>
      </w:r>
      <w:r w:rsidRPr="00E77497">
        <w:t>.</w:t>
      </w:r>
    </w:p>
    <w:p w:rsidR="005D37A2" w:rsidRPr="00A33491" w:rsidRDefault="005D37A2" w:rsidP="005D37A2">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Pr="00E77497" w:rsidRDefault="005D37A2" w:rsidP="005D37A2">
      <w:pPr>
        <w:pStyle w:val="Heading3"/>
      </w:pPr>
      <w:bookmarkStart w:id="707" w:name="_Toc368050212"/>
      <w:r w:rsidRPr="00E77497">
        <w:t>[[</w:t>
      </w:r>
      <w:r>
        <w:t>IsExtensible</w:t>
      </w:r>
      <w:r w:rsidRPr="00E77497">
        <w:t>]] (</w:t>
      </w:r>
      <w:r>
        <w:t xml:space="preserve"> </w:t>
      </w:r>
      <w:r w:rsidRPr="00E77497">
        <w:t>)</w:t>
      </w:r>
      <w:bookmarkEnd w:id="707"/>
    </w:p>
    <w:p w:rsidR="005D37A2" w:rsidRPr="00E77497" w:rsidRDefault="005D37A2" w:rsidP="005D37A2">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Default="005D37A2" w:rsidP="005D37A2">
      <w:pPr>
        <w:pStyle w:val="Alg4"/>
        <w:numPr>
          <w:ilvl w:val="0"/>
          <w:numId w:val="1122"/>
        </w:numPr>
        <w:spacing w:after="240"/>
      </w:pPr>
      <w:r w:rsidRPr="00E77497">
        <w:t xml:space="preserve">Return </w:t>
      </w:r>
      <w:r>
        <w:rPr>
          <w:iCs/>
        </w:rPr>
        <w:t>the value of the [[</w:t>
      </w:r>
      <w:r w:rsidRPr="001912A3">
        <w:rPr>
          <w:iCs/>
        </w:rPr>
        <w:t>Extensible</w:t>
      </w:r>
      <w:r>
        <w:rPr>
          <w:iCs/>
        </w:rPr>
        <w:t xml:space="preserve">]] internal data property of </w:t>
      </w:r>
      <w:r>
        <w:rPr>
          <w:i/>
        </w:rPr>
        <w:t>O</w:t>
      </w:r>
      <w:r w:rsidRPr="00E77497">
        <w:t>.</w:t>
      </w:r>
    </w:p>
    <w:p w:rsidR="005D37A2" w:rsidRPr="00E77497" w:rsidRDefault="005D37A2" w:rsidP="005D37A2">
      <w:pPr>
        <w:pStyle w:val="Heading3"/>
      </w:pPr>
      <w:bookmarkStart w:id="708" w:name="_Toc368050213"/>
      <w:r w:rsidRPr="00E77497">
        <w:t>[[</w:t>
      </w:r>
      <w:r>
        <w:t>PreventExtensions</w:t>
      </w:r>
      <w:r w:rsidRPr="00E77497">
        <w:t xml:space="preserve">]] </w:t>
      </w:r>
      <w:r>
        <w:t xml:space="preserve"> </w:t>
      </w:r>
      <w:r w:rsidRPr="00E77497">
        <w:t>(</w:t>
      </w:r>
      <w:r>
        <w:t xml:space="preserve"> </w:t>
      </w:r>
      <w:r w:rsidRPr="00E77497">
        <w:t>)</w:t>
      </w:r>
      <w:bookmarkEnd w:id="708"/>
    </w:p>
    <w:p w:rsidR="005D37A2" w:rsidRPr="00E77497" w:rsidRDefault="005D37A2" w:rsidP="005D37A2">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rsidR="005D37A2" w:rsidRPr="00E77497" w:rsidRDefault="005D37A2" w:rsidP="005D37A2">
      <w:pPr>
        <w:pStyle w:val="Alg4"/>
        <w:numPr>
          <w:ilvl w:val="0"/>
          <w:numId w:val="1123"/>
        </w:numPr>
      </w:pPr>
      <w:r>
        <w:t>Set</w:t>
      </w:r>
      <w:r w:rsidRPr="00E77497">
        <w:t xml:space="preserve"> </w:t>
      </w:r>
      <w:r>
        <w:rPr>
          <w:iCs/>
        </w:rPr>
        <w:t>the value of the [[</w:t>
      </w:r>
      <w:r w:rsidRPr="001912A3">
        <w:rPr>
          <w:iCs/>
        </w:rPr>
        <w:t>Extensible</w:t>
      </w:r>
      <w:r>
        <w:rPr>
          <w:iCs/>
        </w:rPr>
        <w:t xml:space="preserve">]] internal data property of </w:t>
      </w:r>
      <w:r>
        <w:rPr>
          <w:i/>
        </w:rPr>
        <w:t>O</w:t>
      </w:r>
      <w:r>
        <w:rPr>
          <w:iCs/>
        </w:rPr>
        <w:t xml:space="preserve"> to </w:t>
      </w:r>
      <w:r>
        <w:rPr>
          <w:b/>
          <w:bCs/>
          <w:iCs/>
        </w:rPr>
        <w:t>false</w:t>
      </w:r>
      <w:r w:rsidRPr="00E77497">
        <w:t>.</w:t>
      </w:r>
    </w:p>
    <w:p w:rsidR="005D37A2" w:rsidRPr="00DF00FF" w:rsidRDefault="005D37A2" w:rsidP="005D37A2">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p>
    <w:p w:rsidR="005D37A2" w:rsidRPr="00E77497" w:rsidDel="00D97F5F" w:rsidRDefault="005D37A2" w:rsidP="005D37A2">
      <w:pPr>
        <w:pStyle w:val="Heading3"/>
      </w:pPr>
      <w:moveFromRangeStart w:id="709" w:author="Rev 19 Allen Wirfs-Brock" w:date="2013-09-26T09:42:00Z" w:name="move367951873"/>
      <w:moveFrom w:id="710" w:author="Rev 19 Allen Wirfs-Brock" w:date="2013-09-26T09:42:00Z">
        <w:r w:rsidRPr="00E77497" w:rsidDel="00D97F5F">
          <w:t xml:space="preserve"> </w:t>
        </w:r>
        <w:bookmarkStart w:id="711" w:name="_Ref365538382"/>
        <w:bookmarkStart w:id="712" w:name="_Ref365538765"/>
        <w:r w:rsidRPr="00E77497" w:rsidDel="00D97F5F">
          <w:t>[[</w:t>
        </w:r>
        <w:r w:rsidDel="00D97F5F">
          <w:t>Has</w:t>
        </w:r>
        <w:r w:rsidRPr="00E77497" w:rsidDel="00D97F5F">
          <w:t>OwnProperty]] (P)</w:t>
        </w:r>
        <w:bookmarkStart w:id="713" w:name="_Toc368034214"/>
        <w:bookmarkStart w:id="714" w:name="_Toc368049437"/>
        <w:bookmarkStart w:id="715" w:name="_Toc368050214"/>
        <w:bookmarkEnd w:id="711"/>
        <w:bookmarkEnd w:id="712"/>
        <w:bookmarkEnd w:id="713"/>
        <w:bookmarkEnd w:id="714"/>
        <w:bookmarkEnd w:id="715"/>
      </w:moveFrom>
    </w:p>
    <w:p w:rsidR="005D37A2" w:rsidRPr="00E77497" w:rsidDel="00D97F5F" w:rsidRDefault="005D37A2" w:rsidP="005D37A2">
      <w:moveFrom w:id="716" w:author="Rev 19 Allen Wirfs-Brock" w:date="2013-09-26T09:42:00Z">
        <w:r w:rsidRPr="00E77497" w:rsidDel="00D97F5F">
          <w:t>When the [[</w:t>
        </w:r>
        <w:r w:rsidDel="00D97F5F">
          <w:t>Has</w:t>
        </w:r>
        <w:r w:rsidRPr="00E77497" w:rsidDel="00D97F5F">
          <w:t xml:space="preserve">OwnProperty]] internal method of </w:t>
        </w:r>
        <w:r w:rsidRPr="00E77497" w:rsidDel="00D97F5F">
          <w:rPr>
            <w:rFonts w:ascii="Times New Roman" w:hAnsi="Times New Roman"/>
            <w:i/>
          </w:rPr>
          <w:t>O</w:t>
        </w:r>
        <w:r w:rsidRPr="00E77497" w:rsidDel="00D97F5F">
          <w:t xml:space="preserve"> is called with property </w:t>
        </w:r>
        <w:r w:rsidDel="00D97F5F">
          <w:t>key</w:t>
        </w:r>
        <w:r w:rsidRPr="00E77497" w:rsidDel="00D97F5F">
          <w:t xml:space="preserve"> </w:t>
        </w:r>
        <w:r w:rsidRPr="00E77497" w:rsidDel="00D97F5F">
          <w:rPr>
            <w:rFonts w:ascii="Times New Roman" w:hAnsi="Times New Roman"/>
            <w:i/>
          </w:rPr>
          <w:t>P</w:t>
        </w:r>
        <w:r w:rsidRPr="00E77497" w:rsidDel="00D97F5F">
          <w:t>, the following steps are taken:</w:t>
        </w:r>
        <w:bookmarkStart w:id="717" w:name="_Toc368034215"/>
        <w:bookmarkStart w:id="718" w:name="_Toc368049438"/>
        <w:bookmarkStart w:id="719" w:name="_Toc368050215"/>
        <w:bookmarkEnd w:id="717"/>
        <w:bookmarkEnd w:id="718"/>
        <w:bookmarkEnd w:id="719"/>
      </w:moveFrom>
    </w:p>
    <w:p w:rsidR="005D37A2" w:rsidRPr="00E77497" w:rsidDel="00D97F5F" w:rsidRDefault="005D37A2" w:rsidP="005D37A2">
      <w:pPr>
        <w:pStyle w:val="Alg4"/>
        <w:numPr>
          <w:ilvl w:val="0"/>
          <w:numId w:val="1124"/>
        </w:numPr>
        <w:spacing w:before="240"/>
        <w:contextualSpacing/>
      </w:pPr>
      <w:moveFrom w:id="720" w:author="Rev 19 Allen Wirfs-Brock" w:date="2013-09-26T09:42:00Z">
        <w:r w:rsidDel="00D97F5F">
          <w:t>Assert: IsPropertyKey(</w:t>
        </w:r>
        <w:r w:rsidDel="00D97F5F">
          <w:rPr>
            <w:i/>
            <w:iCs/>
          </w:rPr>
          <w:t>P</w:t>
        </w:r>
        <w:r w:rsidDel="00D97F5F">
          <w:t xml:space="preserve">) is </w:t>
        </w:r>
        <w:r w:rsidRPr="00B40933" w:rsidDel="00D97F5F">
          <w:rPr>
            <w:b/>
            <w:bCs/>
          </w:rPr>
          <w:t>true</w:t>
        </w:r>
        <w:r w:rsidRPr="00E77497" w:rsidDel="00D97F5F">
          <w:t>.</w:t>
        </w:r>
        <w:bookmarkStart w:id="721" w:name="_Toc368034216"/>
        <w:bookmarkStart w:id="722" w:name="_Toc368049439"/>
        <w:bookmarkStart w:id="723" w:name="_Toc368050216"/>
        <w:bookmarkEnd w:id="721"/>
        <w:bookmarkEnd w:id="722"/>
        <w:bookmarkEnd w:id="723"/>
      </w:moveFrom>
    </w:p>
    <w:p w:rsidR="005D37A2" w:rsidRPr="00E77497" w:rsidDel="00D97F5F" w:rsidRDefault="005D37A2" w:rsidP="005D37A2">
      <w:pPr>
        <w:pStyle w:val="Alg4"/>
        <w:numPr>
          <w:ilvl w:val="0"/>
          <w:numId w:val="1124"/>
        </w:numPr>
        <w:spacing w:after="240"/>
        <w:contextualSpacing/>
      </w:pPr>
      <w:moveFrom w:id="724" w:author="Rev 19 Allen Wirfs-Brock" w:date="2013-09-26T09:42:00Z">
        <w:r w:rsidRPr="00E77497" w:rsidDel="00D97F5F">
          <w:t xml:space="preserve">If </w:t>
        </w:r>
        <w:r w:rsidRPr="00E77497" w:rsidDel="00D97F5F">
          <w:rPr>
            <w:i/>
          </w:rPr>
          <w:t xml:space="preserve">O </w:t>
        </w:r>
        <w:r w:rsidRPr="00E77497" w:rsidDel="00D97F5F">
          <w:t>does</w:t>
        </w:r>
        <w:r w:rsidDel="00D97F5F">
          <w:t xml:space="preserve"> no</w:t>
        </w:r>
        <w:r w:rsidRPr="00E77497" w:rsidDel="00D97F5F">
          <w:t xml:space="preserve">t have an own property with </w:t>
        </w:r>
        <w:r w:rsidDel="00D97F5F">
          <w:t>key</w:t>
        </w:r>
        <w:r w:rsidRPr="00E77497" w:rsidDel="00D97F5F">
          <w:t xml:space="preserve"> </w:t>
        </w:r>
        <w:r w:rsidRPr="00E77497" w:rsidDel="00D97F5F">
          <w:rPr>
            <w:i/>
          </w:rPr>
          <w:t>P</w:t>
        </w:r>
        <w:r w:rsidRPr="00E77497" w:rsidDel="00D97F5F">
          <w:t xml:space="preserve">, return </w:t>
        </w:r>
        <w:r w:rsidDel="00D97F5F">
          <w:rPr>
            <w:b/>
          </w:rPr>
          <w:t>false</w:t>
        </w:r>
        <w:bookmarkStart w:id="725" w:name="_Toc368034217"/>
        <w:bookmarkStart w:id="726" w:name="_Toc368049440"/>
        <w:bookmarkStart w:id="727" w:name="_Toc368050217"/>
        <w:bookmarkEnd w:id="725"/>
        <w:bookmarkEnd w:id="726"/>
        <w:bookmarkEnd w:id="727"/>
      </w:moveFrom>
    </w:p>
    <w:p w:rsidR="005D37A2" w:rsidRPr="00E77497" w:rsidDel="00D97F5F" w:rsidRDefault="005D37A2" w:rsidP="005D37A2">
      <w:pPr>
        <w:pStyle w:val="Alg4"/>
        <w:numPr>
          <w:ilvl w:val="0"/>
          <w:numId w:val="1124"/>
        </w:numPr>
        <w:spacing w:after="240"/>
      </w:pPr>
      <w:moveFrom w:id="728" w:author="Rev 19 Allen Wirfs-Brock" w:date="2013-09-26T09:42:00Z">
        <w:r w:rsidDel="00D97F5F">
          <w:t xml:space="preserve">Return </w:t>
        </w:r>
        <w:r w:rsidRPr="005966CE" w:rsidDel="00D97F5F">
          <w:rPr>
            <w:b/>
            <w:bCs/>
          </w:rPr>
          <w:t>true</w:t>
        </w:r>
        <w:r w:rsidDel="00D97F5F">
          <w:t>.</w:t>
        </w:r>
        <w:bookmarkStart w:id="729" w:name="_Toc368034218"/>
        <w:bookmarkStart w:id="730" w:name="_Toc368049441"/>
        <w:bookmarkStart w:id="731" w:name="_Toc368050218"/>
        <w:bookmarkEnd w:id="729"/>
        <w:bookmarkEnd w:id="730"/>
        <w:bookmarkEnd w:id="731"/>
      </w:moveFrom>
    </w:p>
    <w:p w:rsidR="005D37A2" w:rsidRPr="00E77497" w:rsidRDefault="005D37A2" w:rsidP="005D37A2">
      <w:pPr>
        <w:pStyle w:val="Heading3"/>
      </w:pPr>
      <w:moveFrom w:id="732" w:author="Rev 19 Allen Wirfs-Brock" w:date="2013-09-26T09:42:00Z">
        <w:r w:rsidRPr="00E77497" w:rsidDel="00D97F5F">
          <w:t xml:space="preserve"> </w:t>
        </w:r>
      </w:moveFrom>
      <w:bookmarkStart w:id="733" w:name="_Ref365531073"/>
      <w:bookmarkStart w:id="734" w:name="_Ref365532379"/>
      <w:bookmarkStart w:id="735" w:name="_Ref365538074"/>
      <w:bookmarkStart w:id="736" w:name="_Toc368050219"/>
      <w:moveFromRangeEnd w:id="709"/>
      <w:r w:rsidRPr="00E77497">
        <w:t>[[GetOwnProperty]] (P)</w:t>
      </w:r>
      <w:bookmarkEnd w:id="733"/>
      <w:bookmarkEnd w:id="734"/>
      <w:bookmarkEnd w:id="735"/>
      <w:bookmarkEnd w:id="736"/>
    </w:p>
    <w:p w:rsidR="005D37A2" w:rsidRDefault="005D37A2" w:rsidP="005D37A2">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rsidR="005D37A2" w:rsidRDefault="005D37A2" w:rsidP="005D37A2">
      <w:pPr>
        <w:pStyle w:val="Heading4"/>
      </w:pPr>
      <w:r>
        <w:t>OrdinaryGetOwnProperty (O, P)</w:t>
      </w:r>
    </w:p>
    <w:p w:rsidR="005D37A2" w:rsidRPr="008A0AD1" w:rsidRDefault="005D37A2" w:rsidP="005D37A2">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181"/>
        </w:numPr>
        <w:spacing w:before="240"/>
        <w:contextualSpacing/>
      </w:pPr>
      <w:r>
        <w:lastRenderedPageBreak/>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181"/>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rsidR="005D37A2" w:rsidRPr="00E77497" w:rsidRDefault="005D37A2" w:rsidP="005D37A2">
      <w:pPr>
        <w:pStyle w:val="Alg4"/>
        <w:numPr>
          <w:ilvl w:val="0"/>
          <w:numId w:val="1181"/>
        </w:numPr>
      </w:pPr>
      <w:r w:rsidRPr="00E77497">
        <w:t xml:space="preserve">Let </w:t>
      </w:r>
      <w:r w:rsidRPr="00E77497">
        <w:rPr>
          <w:i/>
        </w:rPr>
        <w:t xml:space="preserve">D </w:t>
      </w:r>
      <w:r w:rsidRPr="00E77497">
        <w:t>be a newly created Property Descriptor with no fields.</w:t>
      </w:r>
    </w:p>
    <w:p w:rsidR="005D37A2" w:rsidRPr="00E77497" w:rsidRDefault="005D37A2" w:rsidP="005D37A2">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rsidR="005D37A2" w:rsidRPr="00E77497" w:rsidRDefault="005D37A2" w:rsidP="005D37A2">
      <w:pPr>
        <w:pStyle w:val="Alg4"/>
        <w:numPr>
          <w:ilvl w:val="0"/>
          <w:numId w:val="1181"/>
        </w:numPr>
      </w:pPr>
      <w:r w:rsidRPr="00E77497">
        <w:t xml:space="preserve">If </w:t>
      </w:r>
      <w:r w:rsidRPr="00E77497">
        <w:rPr>
          <w:i/>
        </w:rPr>
        <w:t xml:space="preserve">X </w:t>
      </w:r>
      <w:r w:rsidRPr="00E77497">
        <w:t>is a data property, then</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rsidR="005D37A2" w:rsidRPr="00E77497" w:rsidRDefault="005D37A2" w:rsidP="005D37A2">
      <w:pPr>
        <w:pStyle w:val="Alg4"/>
        <w:numPr>
          <w:ilvl w:val="0"/>
          <w:numId w:val="1181"/>
        </w:numPr>
      </w:pPr>
      <w:r w:rsidRPr="00E77497">
        <w:t xml:space="preserve">Else </w:t>
      </w:r>
      <w:r w:rsidRPr="00E77497">
        <w:rPr>
          <w:i/>
        </w:rPr>
        <w:t xml:space="preserve">X </w:t>
      </w:r>
      <w:r w:rsidRPr="00E77497">
        <w:t>is an accessor property, so</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rsidR="005D37A2" w:rsidRPr="00E77497" w:rsidRDefault="005D37A2" w:rsidP="005D37A2">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rsidR="005D37A2" w:rsidRPr="00E77497" w:rsidRDefault="005D37A2" w:rsidP="005D37A2">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rsidR="005D37A2" w:rsidRPr="00E77497" w:rsidRDefault="005D37A2" w:rsidP="005D37A2">
      <w:pPr>
        <w:pStyle w:val="Alg4"/>
        <w:numPr>
          <w:ilvl w:val="0"/>
          <w:numId w:val="1181"/>
        </w:numPr>
        <w:spacing w:after="120"/>
      </w:pPr>
      <w:r w:rsidRPr="00E77497">
        <w:t xml:space="preserve">Return </w:t>
      </w:r>
      <w:r w:rsidRPr="00E77497">
        <w:rPr>
          <w:i/>
        </w:rPr>
        <w:t>D</w:t>
      </w:r>
      <w:r w:rsidRPr="00E77497">
        <w:t>.</w:t>
      </w:r>
    </w:p>
    <w:p w:rsidR="005D37A2" w:rsidRPr="00E77497" w:rsidRDefault="005D37A2" w:rsidP="005D37A2">
      <w:pPr>
        <w:pStyle w:val="Heading3"/>
      </w:pPr>
      <w:bookmarkStart w:id="737" w:name="_Ref365532411"/>
      <w:bookmarkStart w:id="738" w:name="_Toc368050220"/>
      <w:r w:rsidRPr="00E77497">
        <w:t>[[DefineOwnProperty]] (P, Desc)</w:t>
      </w:r>
      <w:bookmarkEnd w:id="737"/>
      <w:bookmarkEnd w:id="738"/>
    </w:p>
    <w:p w:rsidR="005D37A2" w:rsidRPr="00E77497" w:rsidRDefault="005D37A2" w:rsidP="005D37A2">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5D37A2" w:rsidRPr="00E77497" w:rsidRDefault="005D37A2" w:rsidP="005D37A2">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rsidR="005D37A2" w:rsidRDefault="005D37A2" w:rsidP="005D37A2">
      <w:pPr>
        <w:pStyle w:val="Heading4"/>
      </w:pPr>
      <w:r>
        <w:t>OrdinaryDefineOwnProperty (O, P, Desc)</w:t>
      </w:r>
    </w:p>
    <w:p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Pr="00E4780A" w:rsidRDefault="005D37A2" w:rsidP="005D37A2">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Heading4"/>
      </w:pPr>
      <w:r>
        <w:t>IsCompatiblePropertyDescriptor (Extensible, Desc, Current)</w:t>
      </w:r>
    </w:p>
    <w:p w:rsidR="005D37A2" w:rsidRPr="00A33491" w:rsidRDefault="005D37A2" w:rsidP="005D37A2">
      <w:r w:rsidRPr="00A33491">
        <w:t xml:space="preserve">When the abstract operation </w:t>
      </w:r>
      <w:r>
        <w:rPr>
          <w:rFonts w:ascii="Times New Roman" w:eastAsia="Times New Roman" w:hAnsi="Times New Roman"/>
          <w:iCs/>
          <w:spacing w:val="6"/>
          <w:lang w:eastAsia="en-US"/>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rsidR="005D37A2" w:rsidRPr="00E4780A" w:rsidRDefault="005D37A2" w:rsidP="005D37A2">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Heading4"/>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rsidR="005D37A2" w:rsidRPr="00A33491" w:rsidRDefault="005D37A2" w:rsidP="005D37A2">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rsidR="005D37A2" w:rsidRPr="00E77497" w:rsidRDefault="005D37A2" w:rsidP="005D37A2">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rsidR="005D37A2" w:rsidRPr="00B97CE4" w:rsidRDefault="005D37A2" w:rsidP="005D3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rsidR="005D37A2" w:rsidRPr="00A346EB" w:rsidRDefault="005D37A2" w:rsidP="005D37A2">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rsidR="005D37A2" w:rsidRPr="00E77497" w:rsidRDefault="005D37A2" w:rsidP="005D37A2">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rsidR="005D37A2" w:rsidRPr="00E77497" w:rsidRDefault="005D37A2" w:rsidP="005D37A2">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rsidR="005D37A2" w:rsidRPr="00E77497" w:rsidRDefault="005D37A2" w:rsidP="005D37A2">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5D37A2" w:rsidRPr="00E77497" w:rsidRDefault="005D37A2" w:rsidP="005D37A2">
      <w:pPr>
        <w:pStyle w:val="Alg4"/>
        <w:numPr>
          <w:ilvl w:val="1"/>
          <w:numId w:val="349"/>
        </w:numPr>
      </w:pPr>
      <w:r w:rsidRPr="00E77497">
        <w:t xml:space="preserve">Else </w:t>
      </w:r>
      <w:r w:rsidRPr="00E77497">
        <w:rPr>
          <w:i/>
        </w:rPr>
        <w:t>Desc</w:t>
      </w:r>
      <w:r w:rsidRPr="00E77497">
        <w:t xml:space="preserve"> must be an accessor Property Descriptor,</w:t>
      </w:r>
    </w:p>
    <w:p w:rsidR="005D37A2" w:rsidRPr="00E77497" w:rsidRDefault="005D37A2" w:rsidP="005D37A2">
      <w:pPr>
        <w:pStyle w:val="Alg4"/>
        <w:numPr>
          <w:ilvl w:val="2"/>
          <w:numId w:val="349"/>
        </w:numPr>
      </w:pPr>
      <w:r>
        <w:lastRenderedPageBreak/>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5D37A2" w:rsidRPr="00E77497" w:rsidRDefault="005D37A2" w:rsidP="005D37A2">
      <w:pPr>
        <w:pStyle w:val="Alg4"/>
        <w:numPr>
          <w:ilvl w:val="1"/>
          <w:numId w:val="349"/>
        </w:numPr>
      </w:pPr>
      <w:r w:rsidRPr="00E77497">
        <w:t xml:space="preserve">Return </w:t>
      </w:r>
      <w:r w:rsidRPr="00E77497">
        <w:rPr>
          <w:b/>
        </w:rPr>
        <w:t>true</w:t>
      </w:r>
      <w:r w:rsidRPr="00E77497">
        <w:t>.</w:t>
      </w:r>
    </w:p>
    <w:p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rsidR="005D37A2" w:rsidRPr="00E77497" w:rsidRDefault="005D37A2" w:rsidP="005D37A2">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rsidR="005D37A2" w:rsidRPr="00E77497" w:rsidRDefault="005D37A2" w:rsidP="005D37A2">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rsidR="005D37A2" w:rsidRPr="00E77497" w:rsidRDefault="005D37A2" w:rsidP="005D37A2">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rsidR="005D37A2" w:rsidRPr="00E77497" w:rsidRDefault="005D37A2" w:rsidP="005D37A2">
      <w:pPr>
        <w:pStyle w:val="Alg4"/>
        <w:numPr>
          <w:ilvl w:val="1"/>
          <w:numId w:val="349"/>
        </w:numPr>
      </w:pPr>
      <w:r w:rsidRPr="00E77497">
        <w:t>Else,</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rsidR="005D37A2" w:rsidRPr="00E77497" w:rsidRDefault="005D37A2" w:rsidP="005D37A2">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rsidR="005D37A2" w:rsidRPr="00E77497" w:rsidRDefault="005D37A2" w:rsidP="005D37A2">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rsidR="005D37A2" w:rsidRPr="00E77497" w:rsidRDefault="005D37A2" w:rsidP="005D37A2">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Pr="00E77497" w:rsidRDefault="005D37A2" w:rsidP="005D37A2">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rsidR="005D37A2" w:rsidRPr="00E77497" w:rsidRDefault="005D37A2" w:rsidP="005D37A2">
      <w:pPr>
        <w:pStyle w:val="Alg4"/>
        <w:numPr>
          <w:ilvl w:val="0"/>
          <w:numId w:val="349"/>
        </w:numPr>
        <w:spacing w:after="120"/>
      </w:pPr>
      <w:r w:rsidRPr="00E77497">
        <w:t xml:space="preserve">Return </w:t>
      </w:r>
      <w:r w:rsidRPr="00E77497">
        <w:rPr>
          <w:b/>
        </w:rPr>
        <w:t>true</w:t>
      </w:r>
      <w:r w:rsidRPr="00E77497">
        <w:t>.</w:t>
      </w:r>
    </w:p>
    <w:p w:rsidR="005D37A2" w:rsidRPr="00E77497" w:rsidRDefault="005D37A2" w:rsidP="005D37A2">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rsidR="005D37A2" w:rsidRDefault="005D37A2" w:rsidP="005D37A2">
      <w:pPr>
        <w:pStyle w:val="Heading3"/>
      </w:pPr>
      <w:r>
        <w:t xml:space="preserve"> </w:t>
      </w:r>
      <w:bookmarkStart w:id="739" w:name="_Toc368050221"/>
      <w:r>
        <w:t>[[HasProperty]](P)</w:t>
      </w:r>
      <w:bookmarkEnd w:id="739"/>
    </w:p>
    <w:p w:rsidR="005D37A2" w:rsidRDefault="005D37A2" w:rsidP="005D37A2">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315"/>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w:t>
      </w:r>
      <w:del w:id="740" w:author="Rev 19 Allen Wirfs-Brock" w:date="2013-09-26T09:49:00Z">
        <w:r w:rsidDel="00873DB1">
          <w:delText>HasOwn</w:delText>
        </w:r>
        <w:r w:rsidRPr="00E77497" w:rsidDel="00873DB1">
          <w:delText>Property</w:delText>
        </w:r>
      </w:del>
      <w:ins w:id="741" w:author="Rev 19 Allen Wirfs-Brock" w:date="2013-09-26T09:49:00Z">
        <w:r w:rsidR="00873DB1">
          <w:t>GetOwn</w:t>
        </w:r>
        <w:r w:rsidR="00873DB1" w:rsidRPr="00E77497">
          <w:t>Property</w:t>
        </w:r>
      </w:ins>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1315"/>
        </w:numPr>
      </w:pPr>
      <w:r>
        <w:t>ReturnIfAbrupt(</w:t>
      </w:r>
      <w:r>
        <w:rPr>
          <w:i/>
        </w:rPr>
        <w:t>hasOwn</w:t>
      </w:r>
      <w:r>
        <w:t>).</w:t>
      </w:r>
    </w:p>
    <w:p w:rsidR="005D37A2" w:rsidRPr="00E77497" w:rsidRDefault="005D37A2" w:rsidP="005D37A2">
      <w:pPr>
        <w:pStyle w:val="Alg4"/>
        <w:numPr>
          <w:ilvl w:val="0"/>
          <w:numId w:val="1315"/>
        </w:numPr>
      </w:pPr>
      <w:r w:rsidRPr="00E77497">
        <w:t xml:space="preserve">If </w:t>
      </w:r>
      <w:r>
        <w:rPr>
          <w:i/>
        </w:rPr>
        <w:t>hasOwn</w:t>
      </w:r>
      <w:r w:rsidRPr="00E77497">
        <w:rPr>
          <w:i/>
        </w:rPr>
        <w:t xml:space="preserve"> </w:t>
      </w:r>
      <w:r w:rsidRPr="00E77497">
        <w:t xml:space="preserve">is </w:t>
      </w:r>
      <w:del w:id="742" w:author="Rev 19 Allen Wirfs-Brock" w:date="2013-09-26T09:49:00Z">
        <w:r w:rsidDel="00873DB1">
          <w:rPr>
            <w:b/>
          </w:rPr>
          <w:delText>false</w:delText>
        </w:r>
      </w:del>
      <w:ins w:id="743" w:author="Rev 19 Allen Wirfs-Brock" w:date="2013-09-26T09:49:00Z">
        <w:r w:rsidR="00873DB1">
          <w:rPr>
            <w:b/>
          </w:rPr>
          <w:t>undefined</w:t>
        </w:r>
      </w:ins>
      <w:r w:rsidRPr="00E77497">
        <w:t xml:space="preserve">, </w:t>
      </w:r>
      <w:r>
        <w:t>then</w:t>
      </w:r>
    </w:p>
    <w:p w:rsidR="005D37A2" w:rsidRDefault="005D37A2" w:rsidP="00952308">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ins w:id="744" w:author="Rev 19 Allen Wirfs-Brock" w:date="2013-09-12T08:54:00Z">
        <w:r w:rsidR="00952308" w:rsidRPr="00952308">
          <w:t>PrototypeOf</w:t>
        </w:r>
      </w:ins>
      <w:del w:id="745"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1315"/>
        </w:numPr>
      </w:pPr>
      <w:r>
        <w:t>ReturnIfAbrupt(</w:t>
      </w:r>
      <w:r>
        <w:rPr>
          <w:i/>
          <w:iCs/>
        </w:rPr>
        <w:t>parent</w:t>
      </w:r>
      <w:r>
        <w:t>).</w:t>
      </w:r>
    </w:p>
    <w:p w:rsidR="005D37A2" w:rsidRDefault="005D37A2" w:rsidP="005D37A2">
      <w:pPr>
        <w:pStyle w:val="Alg4"/>
        <w:numPr>
          <w:ilvl w:val="1"/>
          <w:numId w:val="1315"/>
        </w:numPr>
      </w:pPr>
      <w:r>
        <w:t xml:space="preserve">If </w:t>
      </w:r>
      <w:r>
        <w:rPr>
          <w:i/>
          <w:iCs/>
        </w:rPr>
        <w:t>parent</w:t>
      </w:r>
      <w:r>
        <w:t xml:space="preserve"> is not </w:t>
      </w:r>
      <w:r>
        <w:rPr>
          <w:b/>
          <w:bCs/>
        </w:rPr>
        <w:t>null</w:t>
      </w:r>
      <w:r>
        <w:t>, then</w:t>
      </w:r>
    </w:p>
    <w:p w:rsidR="005D37A2" w:rsidRDefault="005D37A2" w:rsidP="005D37A2">
      <w:pPr>
        <w:pStyle w:val="Alg4"/>
        <w:numPr>
          <w:ilvl w:val="2"/>
          <w:numId w:val="1315"/>
        </w:numPr>
      </w:pPr>
      <w:r>
        <w:t xml:space="preserve">Return the result of calling the [[HasProperty]] internal method of </w:t>
      </w:r>
      <w:r>
        <w:rPr>
          <w:i/>
          <w:iCs/>
        </w:rPr>
        <w:t>parent</w:t>
      </w:r>
      <w:r>
        <w:t xml:space="preserve"> with argument </w:t>
      </w:r>
      <w:r>
        <w:rPr>
          <w:i/>
          <w:iCs/>
        </w:rPr>
        <w:t>P</w:t>
      </w:r>
      <w:r>
        <w:t>.</w:t>
      </w:r>
    </w:p>
    <w:p w:rsidR="005D37A2" w:rsidRPr="00E77497" w:rsidRDefault="005D37A2" w:rsidP="005D37A2">
      <w:pPr>
        <w:pStyle w:val="Alg4"/>
        <w:numPr>
          <w:ilvl w:val="0"/>
          <w:numId w:val="1315"/>
        </w:numPr>
        <w:spacing w:after="120"/>
      </w:pPr>
      <w:r>
        <w:rPr>
          <w:iCs/>
        </w:rPr>
        <w:lastRenderedPageBreak/>
        <w:t xml:space="preserve">Return </w:t>
      </w:r>
      <w:r>
        <w:rPr>
          <w:i/>
        </w:rPr>
        <w:t>hasOwn</w:t>
      </w:r>
      <w:r w:rsidRPr="00E77497">
        <w:t>.</w:t>
      </w:r>
    </w:p>
    <w:p w:rsidR="005D37A2" w:rsidRPr="00E77497" w:rsidRDefault="005D37A2" w:rsidP="005D37A2">
      <w:pPr>
        <w:pStyle w:val="Heading3"/>
      </w:pPr>
      <w:bookmarkStart w:id="746" w:name="_Ref365532308"/>
      <w:bookmarkStart w:id="747" w:name="_Ref365538056"/>
      <w:bookmarkStart w:id="748" w:name="_Ref365538832"/>
      <w:bookmarkStart w:id="749" w:name="_Ref365538850"/>
      <w:bookmarkStart w:id="750" w:name="_Toc368050222"/>
      <w:r w:rsidRPr="00E77497">
        <w:t>[[Get]] (P</w:t>
      </w:r>
      <w:r>
        <w:t>, Receiver</w:t>
      </w:r>
      <w:r w:rsidRPr="00E77497">
        <w:t>)</w:t>
      </w:r>
      <w:bookmarkEnd w:id="746"/>
      <w:bookmarkEnd w:id="747"/>
      <w:bookmarkEnd w:id="748"/>
      <w:bookmarkEnd w:id="749"/>
      <w:bookmarkEnd w:id="750"/>
    </w:p>
    <w:p w:rsidR="005D37A2" w:rsidRPr="00E77497" w:rsidRDefault="005D37A2" w:rsidP="005D37A2">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40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401"/>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401"/>
        </w:numPr>
      </w:pPr>
      <w:r>
        <w:t>ReturnIfAbrupt(</w:t>
      </w:r>
      <w:r>
        <w:rPr>
          <w:i/>
          <w:iCs/>
        </w:rPr>
        <w:t>desc</w:t>
      </w:r>
      <w:r>
        <w:t>).</w:t>
      </w:r>
    </w:p>
    <w:p w:rsidR="005D37A2" w:rsidRPr="00E77497" w:rsidRDefault="005D37A2" w:rsidP="005D37A2">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rsidR="005D37A2" w:rsidRDefault="005D37A2" w:rsidP="00952308">
      <w:pPr>
        <w:pStyle w:val="Alg4"/>
        <w:numPr>
          <w:ilvl w:val="1"/>
          <w:numId w:val="401"/>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ins w:id="751" w:author="Rev 19 Allen Wirfs-Brock" w:date="2013-09-12T08:54:00Z">
        <w:r w:rsidR="00952308" w:rsidRPr="00952308">
          <w:t>PrototypeOf</w:t>
        </w:r>
      </w:ins>
      <w:del w:id="752"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401"/>
        </w:numPr>
      </w:pPr>
      <w:r>
        <w:t>ReturnIfAbrupt(</w:t>
      </w:r>
      <w:r>
        <w:rPr>
          <w:i/>
          <w:iCs/>
        </w:rPr>
        <w:t>parent</w:t>
      </w:r>
      <w:r>
        <w:t>).</w:t>
      </w:r>
    </w:p>
    <w:p w:rsidR="005D37A2" w:rsidRDefault="005D37A2" w:rsidP="005D37A2">
      <w:pPr>
        <w:pStyle w:val="Alg4"/>
        <w:numPr>
          <w:ilvl w:val="1"/>
          <w:numId w:val="401"/>
        </w:numPr>
      </w:pPr>
      <w:r>
        <w:t xml:space="preserve">If </w:t>
      </w:r>
      <w:r>
        <w:rPr>
          <w:i/>
          <w:iCs/>
        </w:rPr>
        <w:t>parent</w:t>
      </w:r>
      <w:r>
        <w:t xml:space="preserve"> is </w:t>
      </w:r>
      <w:r>
        <w:rPr>
          <w:b/>
          <w:bCs/>
        </w:rPr>
        <w:t>null</w:t>
      </w:r>
      <w:r>
        <w:t xml:space="preserve">, then return </w:t>
      </w:r>
      <w:r>
        <w:rPr>
          <w:b/>
          <w:bCs/>
        </w:rPr>
        <w:t>undefined.</w:t>
      </w:r>
    </w:p>
    <w:p w:rsidR="005D37A2" w:rsidRDefault="005D37A2" w:rsidP="005D37A2">
      <w:pPr>
        <w:pStyle w:val="Alg4"/>
        <w:numPr>
          <w:ilvl w:val="1"/>
          <w:numId w:val="401"/>
        </w:numPr>
      </w:pPr>
      <w:r>
        <w:t xml:space="preserve">Return the result of calling the [[Get]] internal method of </w:t>
      </w:r>
      <w:r>
        <w:rPr>
          <w:i/>
          <w:iCs/>
        </w:rPr>
        <w:t>parent</w:t>
      </w:r>
      <w:r>
        <w:t xml:space="preserve"> with arguments </w:t>
      </w:r>
      <w:r>
        <w:rPr>
          <w:i/>
          <w:iCs/>
        </w:rPr>
        <w:t>P</w:t>
      </w:r>
      <w:r>
        <w:t xml:space="preserve"> and </w:t>
      </w:r>
      <w:r>
        <w:rPr>
          <w:i/>
          <w:iCs/>
        </w:rPr>
        <w:t>Receiver</w:t>
      </w:r>
      <w:r>
        <w:t>.</w:t>
      </w:r>
    </w:p>
    <w:p w:rsidR="005D37A2" w:rsidRPr="00E77497" w:rsidRDefault="005D37A2" w:rsidP="005D37A2">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5D37A2" w:rsidRPr="00E77497" w:rsidRDefault="005D37A2" w:rsidP="005D37A2">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rsidR="005D37A2" w:rsidRPr="00E77497" w:rsidRDefault="005D37A2" w:rsidP="005D37A2">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5D37A2" w:rsidRPr="00E77497" w:rsidRDefault="005D37A2" w:rsidP="005D37A2">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rsidR="005D37A2" w:rsidRPr="00E77497" w:rsidRDefault="005D37A2" w:rsidP="005D37A2">
      <w:pPr>
        <w:pStyle w:val="Heading3"/>
      </w:pPr>
      <w:bookmarkStart w:id="753" w:name="_Toc368050223"/>
      <w:r w:rsidRPr="00E77497">
        <w:t>[[</w:t>
      </w:r>
      <w:r>
        <w:t>Set</w:t>
      </w:r>
      <w:r w:rsidRPr="00E77497">
        <w:t>]</w:t>
      </w:r>
      <w:r>
        <w:t>]</w:t>
      </w:r>
      <w:r w:rsidRPr="00E77497">
        <w:t xml:space="preserve"> ( P, V, </w:t>
      </w:r>
      <w:r w:rsidRPr="00457C2D">
        <w:t xml:space="preserve"> Receiver</w:t>
      </w:r>
      <w:r w:rsidRPr="00E77497">
        <w:t>)</w:t>
      </w:r>
      <w:bookmarkEnd w:id="753"/>
    </w:p>
    <w:p w:rsidR="005D37A2" w:rsidRPr="00E77497" w:rsidRDefault="005D37A2" w:rsidP="005D37A2">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Del="004372C5" w:rsidRDefault="005D37A2" w:rsidP="005D37A2">
      <w:pPr>
        <w:pStyle w:val="Alg4"/>
        <w:numPr>
          <w:ilvl w:val="0"/>
          <w:numId w:val="344"/>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344"/>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344"/>
        </w:numPr>
      </w:pPr>
      <w:r>
        <w:t>ReturnIfAbrupt(</w:t>
      </w:r>
      <w:r w:rsidRPr="00E77497">
        <w:rPr>
          <w:i/>
        </w:rPr>
        <w:t>ownDesc</w:t>
      </w:r>
      <w:r>
        <w:t>).</w:t>
      </w:r>
    </w:p>
    <w:p w:rsidR="005D37A2" w:rsidRPr="00E77497" w:rsidRDefault="005D37A2" w:rsidP="005D37A2">
      <w:pPr>
        <w:pStyle w:val="Alg4"/>
        <w:numPr>
          <w:ilvl w:val="0"/>
          <w:numId w:val="344"/>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rsidR="005D37A2" w:rsidRDefault="005D37A2" w:rsidP="00952308">
      <w:pPr>
        <w:pStyle w:val="Alg4"/>
        <w:numPr>
          <w:ilvl w:val="1"/>
          <w:numId w:val="344"/>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w:t>
      </w:r>
      <w:ins w:id="754" w:author="Rev 19 Allen Wirfs-Brock" w:date="2013-09-12T08:54:00Z">
        <w:r w:rsidR="00952308" w:rsidRPr="00952308">
          <w:t>PrototypeOf</w:t>
        </w:r>
      </w:ins>
      <w:del w:id="755"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344"/>
        </w:numPr>
      </w:pPr>
      <w:r>
        <w:t>ReturnIfAbrupt(</w:t>
      </w:r>
      <w:r>
        <w:rPr>
          <w:i/>
          <w:iCs/>
        </w:rPr>
        <w:t>parent</w:t>
      </w:r>
      <w:r>
        <w:t>).</w:t>
      </w:r>
    </w:p>
    <w:p w:rsidR="005D37A2" w:rsidRDefault="005D37A2" w:rsidP="005D37A2">
      <w:pPr>
        <w:pStyle w:val="Alg4"/>
        <w:numPr>
          <w:ilvl w:val="1"/>
          <w:numId w:val="344"/>
        </w:numPr>
      </w:pPr>
      <w:r>
        <w:t xml:space="preserve">If </w:t>
      </w:r>
      <w:r>
        <w:rPr>
          <w:i/>
          <w:iCs/>
        </w:rPr>
        <w:t>parent</w:t>
      </w:r>
      <w:r>
        <w:t xml:space="preserve"> is not </w:t>
      </w:r>
      <w:r>
        <w:rPr>
          <w:b/>
          <w:bCs/>
        </w:rPr>
        <w:t>null</w:t>
      </w:r>
      <w:r>
        <w:t xml:space="preserve">, then </w:t>
      </w:r>
    </w:p>
    <w:p w:rsidR="005D37A2" w:rsidRDefault="005D37A2" w:rsidP="005D37A2">
      <w:pPr>
        <w:pStyle w:val="Alg4"/>
        <w:numPr>
          <w:ilvl w:val="2"/>
          <w:numId w:val="344"/>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rsidR="005D37A2" w:rsidRDefault="005D37A2" w:rsidP="005D37A2">
      <w:pPr>
        <w:pStyle w:val="Alg4"/>
        <w:numPr>
          <w:ilvl w:val="1"/>
          <w:numId w:val="344"/>
        </w:numPr>
        <w:spacing w:after="220"/>
        <w:contextualSpacing/>
      </w:pPr>
      <w:r>
        <w:t>Else,</w:t>
      </w:r>
    </w:p>
    <w:p w:rsidR="005D37A2" w:rsidRDefault="005D37A2" w:rsidP="005D37A2">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37A2" w:rsidRPr="00E77497" w:rsidRDefault="005D37A2" w:rsidP="005D37A2">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rsidR="005D37A2" w:rsidRDefault="005D37A2" w:rsidP="005D37A2">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rsidR="005D37A2" w:rsidRDefault="005D37A2" w:rsidP="005D37A2">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rsidR="005D37A2" w:rsidRDefault="005D37A2" w:rsidP="005D37A2">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rsidR="005D37A2" w:rsidRDefault="005D37A2" w:rsidP="005D37A2">
      <w:pPr>
        <w:pStyle w:val="Alg4"/>
        <w:numPr>
          <w:ilvl w:val="1"/>
          <w:numId w:val="344"/>
        </w:numPr>
      </w:pPr>
      <w:r>
        <w:t>ReturnIfAbrupt(</w:t>
      </w:r>
      <w:r>
        <w:rPr>
          <w:i/>
          <w:iCs/>
        </w:rPr>
        <w:t>existingDescriptor</w:t>
      </w:r>
      <w:r>
        <w:t>).</w:t>
      </w:r>
    </w:p>
    <w:p w:rsidR="005D37A2" w:rsidRDefault="005D37A2" w:rsidP="005D37A2">
      <w:pPr>
        <w:pStyle w:val="Alg4"/>
        <w:numPr>
          <w:ilvl w:val="1"/>
          <w:numId w:val="344"/>
        </w:numPr>
      </w:pPr>
      <w:r>
        <w:t xml:space="preserve">If </w:t>
      </w:r>
      <w:r>
        <w:rPr>
          <w:i/>
          <w:iCs/>
        </w:rPr>
        <w:t>existingDescriptor</w:t>
      </w:r>
      <w:r>
        <w:t xml:space="preserve"> is not </w:t>
      </w:r>
      <w:r>
        <w:rPr>
          <w:b/>
          <w:bCs/>
        </w:rPr>
        <w:t>undefined</w:t>
      </w:r>
      <w:r>
        <w:t>, then</w:t>
      </w:r>
    </w:p>
    <w:p w:rsidR="005D37A2" w:rsidRPr="00E77497" w:rsidRDefault="005D37A2" w:rsidP="005D37A2">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rsidR="005D37A2" w:rsidRPr="00E77497" w:rsidRDefault="005D37A2" w:rsidP="005D37A2">
      <w:pPr>
        <w:pStyle w:val="Alg4"/>
        <w:numPr>
          <w:ilvl w:val="2"/>
          <w:numId w:val="344"/>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rsidR="005D37A2" w:rsidRDefault="005D37A2" w:rsidP="005D37A2">
      <w:pPr>
        <w:pStyle w:val="Alg4"/>
        <w:numPr>
          <w:ilvl w:val="1"/>
          <w:numId w:val="344"/>
        </w:numPr>
      </w:pPr>
      <w:r>
        <w:t xml:space="preserve">Else </w:t>
      </w:r>
      <w:r w:rsidRPr="008F76C0">
        <w:rPr>
          <w:i/>
          <w:iCs/>
        </w:rPr>
        <w:t xml:space="preserve">Receiver </w:t>
      </w:r>
      <w:r>
        <w:t xml:space="preserve">does not currently have a property </w:t>
      </w:r>
      <w:r>
        <w:rPr>
          <w:i/>
          <w:iCs/>
        </w:rPr>
        <w:t>P</w:t>
      </w:r>
      <w:r>
        <w:t>,</w:t>
      </w:r>
    </w:p>
    <w:p w:rsidR="005D37A2" w:rsidRPr="00E77497" w:rsidRDefault="005D37A2" w:rsidP="005D37A2">
      <w:pPr>
        <w:pStyle w:val="Alg4"/>
        <w:numPr>
          <w:ilvl w:val="2"/>
          <w:numId w:val="344"/>
        </w:numPr>
        <w:spacing w:after="220"/>
        <w:contextualSpacing/>
      </w:pPr>
      <w:r>
        <w:t>Return the result of performing CreateOwnDataProperty(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rsidR="005D37A2" w:rsidRPr="00E77497" w:rsidRDefault="005D37A2" w:rsidP="005D37A2">
      <w:pPr>
        <w:pStyle w:val="Alg4"/>
        <w:numPr>
          <w:ilvl w:val="0"/>
          <w:numId w:val="344"/>
        </w:numPr>
      </w:pPr>
      <w:r w:rsidRPr="00E77497">
        <w:t>If IsAccessorDescriptor(</w:t>
      </w:r>
      <w:r w:rsidRPr="00E77497">
        <w:rPr>
          <w:i/>
        </w:rPr>
        <w:t>ownDesc</w:t>
      </w:r>
      <w:r w:rsidRPr="00E77497">
        <w:t xml:space="preserve">) is </w:t>
      </w:r>
      <w:r w:rsidRPr="00E77497">
        <w:rPr>
          <w:b/>
        </w:rPr>
        <w:t>true</w:t>
      </w:r>
      <w:r w:rsidRPr="00E77497">
        <w:t>, then</w:t>
      </w:r>
    </w:p>
    <w:p w:rsidR="005D37A2" w:rsidRPr="00E77497" w:rsidRDefault="005D37A2" w:rsidP="005D37A2">
      <w:pPr>
        <w:pStyle w:val="Alg4"/>
        <w:numPr>
          <w:ilvl w:val="1"/>
          <w:numId w:val="344"/>
        </w:numPr>
      </w:pPr>
      <w:r w:rsidRPr="00E77497">
        <w:t xml:space="preserve">Let </w:t>
      </w:r>
      <w:r w:rsidRPr="00E77497">
        <w:rPr>
          <w:i/>
        </w:rPr>
        <w:t xml:space="preserve">setter </w:t>
      </w:r>
      <w:r w:rsidRPr="00E77497">
        <w:t xml:space="preserve">be </w:t>
      </w:r>
      <w:r w:rsidRPr="00E77497">
        <w:rPr>
          <w:i/>
        </w:rPr>
        <w:t>ownDesc</w:t>
      </w:r>
      <w:r w:rsidRPr="00E77497">
        <w:t>.[[Set]].</w:t>
      </w:r>
    </w:p>
    <w:p w:rsidR="005D37A2" w:rsidRDefault="005D37A2" w:rsidP="005D37A2">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rsidR="005D37A2" w:rsidRPr="00E77497" w:rsidRDefault="005D37A2" w:rsidP="005D37A2">
      <w:pPr>
        <w:pStyle w:val="Alg4"/>
        <w:numPr>
          <w:ilvl w:val="1"/>
          <w:numId w:val="344"/>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rsidR="005D37A2" w:rsidRDefault="005D37A2" w:rsidP="005D37A2">
      <w:pPr>
        <w:pStyle w:val="Alg4"/>
        <w:numPr>
          <w:ilvl w:val="1"/>
          <w:numId w:val="344"/>
        </w:numPr>
      </w:pPr>
      <w:r>
        <w:t>ReturnIfAbrupt(</w:t>
      </w:r>
      <w:r w:rsidRPr="00BA6C77">
        <w:rPr>
          <w:i/>
          <w:iCs/>
        </w:rPr>
        <w:t>setterResult</w:t>
      </w:r>
      <w:r>
        <w:t>).</w:t>
      </w:r>
    </w:p>
    <w:p w:rsidR="005D37A2" w:rsidRPr="00E77497" w:rsidRDefault="005D37A2" w:rsidP="005D37A2">
      <w:pPr>
        <w:pStyle w:val="Alg4"/>
        <w:numPr>
          <w:ilvl w:val="1"/>
          <w:numId w:val="344"/>
        </w:numPr>
        <w:spacing w:after="240"/>
      </w:pPr>
      <w:r>
        <w:t xml:space="preserve">Return </w:t>
      </w:r>
      <w:r>
        <w:rPr>
          <w:b/>
          <w:bCs/>
        </w:rPr>
        <w:t>true</w:t>
      </w:r>
      <w:r>
        <w:t>.</w:t>
      </w:r>
    </w:p>
    <w:p w:rsidR="005D37A2" w:rsidRPr="00E77497" w:rsidRDefault="005D37A2" w:rsidP="005D37A2">
      <w:pPr>
        <w:pStyle w:val="Heading3"/>
      </w:pPr>
      <w:bookmarkStart w:id="756" w:name="_Ref365541201"/>
      <w:bookmarkStart w:id="757" w:name="_Toc368050224"/>
      <w:r w:rsidRPr="00E77497">
        <w:lastRenderedPageBreak/>
        <w:t>[[</w:t>
      </w:r>
      <w:r>
        <w:t>Invoke</w:t>
      </w:r>
      <w:r w:rsidRPr="00E77497">
        <w:t>]] (P</w:t>
      </w:r>
      <w:r>
        <w:t>, ArgumentsList, Receiver</w:t>
      </w:r>
      <w:r w:rsidRPr="00E77497">
        <w:t>)</w:t>
      </w:r>
      <w:bookmarkEnd w:id="756"/>
      <w:bookmarkEnd w:id="757"/>
    </w:p>
    <w:p w:rsidR="005D37A2" w:rsidRPr="00E77497" w:rsidRDefault="005D37A2" w:rsidP="005D37A2">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rsidR="005D37A2" w:rsidRDefault="005D37A2" w:rsidP="005D37A2">
      <w:pPr>
        <w:pStyle w:val="Alg4"/>
        <w:numPr>
          <w:ilvl w:val="0"/>
          <w:numId w:val="1470"/>
        </w:numPr>
      </w:pPr>
      <w:r>
        <w:t xml:space="preserve">Assert: </w:t>
      </w:r>
      <w:r>
        <w:rPr>
          <w:i/>
          <w:iCs/>
        </w:rPr>
        <w:t>ArgumentsList</w:t>
      </w:r>
      <w:r>
        <w:t xml:space="preserve"> is a List.</w:t>
      </w:r>
    </w:p>
    <w:p w:rsidR="005D37A2" w:rsidRDefault="005D37A2" w:rsidP="005D37A2">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rsidR="005D37A2" w:rsidRDefault="005D37A2" w:rsidP="005D37A2">
      <w:pPr>
        <w:pStyle w:val="Alg4"/>
        <w:numPr>
          <w:ilvl w:val="0"/>
          <w:numId w:val="1470"/>
        </w:numPr>
      </w:pPr>
      <w:r>
        <w:t>ReturnIfAbrupt(</w:t>
      </w:r>
      <w:r>
        <w:rPr>
          <w:i/>
          <w:iCs/>
        </w:rPr>
        <w:t>method</w:t>
      </w:r>
      <w:r>
        <w:t>).</w:t>
      </w:r>
    </w:p>
    <w:p w:rsidR="005D37A2" w:rsidRPr="00E77497" w:rsidRDefault="005D37A2" w:rsidP="005D37A2">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rsidR="005D37A2" w:rsidRPr="00E77497" w:rsidRDefault="005D37A2" w:rsidP="005D37A2">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rsidR="005D37A2" w:rsidRPr="00E77497" w:rsidRDefault="005D37A2" w:rsidP="005D37A2">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rsidR="005D37A2" w:rsidRPr="00E77497" w:rsidRDefault="005D37A2" w:rsidP="005D37A2">
      <w:pPr>
        <w:pStyle w:val="Heading3"/>
      </w:pPr>
      <w:bookmarkStart w:id="758" w:name="_Ref365532452"/>
      <w:bookmarkStart w:id="759" w:name="_Toc368050225"/>
      <w:r w:rsidRPr="00E77497">
        <w:t>[[Delete]] (P)</w:t>
      </w:r>
      <w:bookmarkEnd w:id="758"/>
      <w:bookmarkEnd w:id="759"/>
    </w:p>
    <w:p w:rsidR="005D37A2" w:rsidRPr="00E77497" w:rsidRDefault="005D37A2" w:rsidP="005D37A2">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346"/>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Del="004372C5" w:rsidRDefault="005D37A2" w:rsidP="005D37A2">
      <w:pPr>
        <w:pStyle w:val="Alg4"/>
        <w:numPr>
          <w:ilvl w:val="0"/>
          <w:numId w:val="346"/>
        </w:numPr>
      </w:pPr>
      <w:r w:rsidRPr="00E77497">
        <w:t xml:space="preserve">Let </w:t>
      </w:r>
      <w:r w:rsidRPr="00E77497">
        <w:rPr>
          <w:i/>
        </w:rPr>
        <w:t>desc</w:t>
      </w:r>
      <w:r w:rsidRPr="00E77497">
        <w:t xml:space="preserve"> be the result of calling </w:t>
      </w:r>
      <w:r w:rsidRPr="00010308">
        <w:t xml:space="preserve"> </w:t>
      </w:r>
      <w:r>
        <w:t>the [[GetOwnProperty]] internal method of</w:t>
      </w:r>
      <w:r w:rsidRPr="00E77497" w:rsidDel="004372C5">
        <w:t xml:space="preserve"> </w:t>
      </w:r>
      <w:r w:rsidRPr="00E77497" w:rsidDel="004372C5">
        <w:rPr>
          <w:i/>
        </w:rPr>
        <w:t>O</w:t>
      </w:r>
      <w:r>
        <w:t xml:space="preserve"> with argument</w:t>
      </w:r>
      <w:r w:rsidRPr="00E77497" w:rsidDel="004372C5">
        <w:t xml:space="preserve"> </w:t>
      </w:r>
      <w:r w:rsidRPr="00E77497" w:rsidDel="004372C5">
        <w:rPr>
          <w:i/>
        </w:rPr>
        <w:t>P</w:t>
      </w:r>
      <w:r w:rsidRPr="00E77497" w:rsidDel="004372C5">
        <w:t>.</w:t>
      </w:r>
    </w:p>
    <w:p w:rsidR="005D37A2" w:rsidRPr="00E77497" w:rsidRDefault="005D37A2" w:rsidP="005D37A2">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rsidR="005D37A2" w:rsidRPr="00E77497" w:rsidRDefault="005D37A2" w:rsidP="005D37A2">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rsidR="005D37A2" w:rsidRPr="00E77497" w:rsidRDefault="005D37A2" w:rsidP="005D37A2">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rsidR="005D37A2" w:rsidRPr="00E77497" w:rsidRDefault="005D37A2" w:rsidP="005D37A2">
      <w:pPr>
        <w:pStyle w:val="Alg4"/>
        <w:numPr>
          <w:ilvl w:val="1"/>
          <w:numId w:val="346"/>
        </w:numPr>
      </w:pPr>
      <w:r w:rsidRPr="00E77497">
        <w:t xml:space="preserve">Return </w:t>
      </w:r>
      <w:r w:rsidRPr="00E77497">
        <w:rPr>
          <w:b/>
        </w:rPr>
        <w:t>true</w:t>
      </w:r>
      <w:r w:rsidRPr="00E77497">
        <w:t>.</w:t>
      </w:r>
    </w:p>
    <w:p w:rsidR="005D37A2" w:rsidRPr="00E77497" w:rsidRDefault="005D37A2" w:rsidP="005D37A2">
      <w:pPr>
        <w:pStyle w:val="Alg4"/>
        <w:numPr>
          <w:ilvl w:val="0"/>
          <w:numId w:val="346"/>
        </w:numPr>
        <w:spacing w:after="120"/>
      </w:pPr>
      <w:r w:rsidRPr="00E77497">
        <w:t xml:space="preserve">Return </w:t>
      </w:r>
      <w:r w:rsidRPr="00E77497">
        <w:rPr>
          <w:b/>
        </w:rPr>
        <w:t>false</w:t>
      </w:r>
      <w:r w:rsidRPr="00E77497">
        <w:t>.</w:t>
      </w:r>
    </w:p>
    <w:p w:rsidR="005D37A2" w:rsidRPr="00E77497" w:rsidRDefault="005D37A2" w:rsidP="005D37A2">
      <w:pPr>
        <w:pStyle w:val="Heading3"/>
      </w:pPr>
      <w:bookmarkStart w:id="760" w:name="_Toc368050226"/>
      <w:r w:rsidRPr="00E77497">
        <w:t>[[</w:t>
      </w:r>
      <w:r>
        <w:t>Enumerate</w:t>
      </w:r>
      <w:r w:rsidRPr="00E77497">
        <w:t>]] ()</w:t>
      </w:r>
      <w:bookmarkEnd w:id="760"/>
    </w:p>
    <w:p w:rsidR="005D37A2" w:rsidRPr="00E77497" w:rsidRDefault="005D37A2" w:rsidP="005D37A2">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rsidR="005D37A2" w:rsidRPr="00E77497" w:rsidDel="004372C5" w:rsidRDefault="005D37A2" w:rsidP="005D37A2">
      <w:pPr>
        <w:pStyle w:val="Alg4"/>
        <w:numPr>
          <w:ilvl w:val="0"/>
          <w:numId w:val="655"/>
        </w:numPr>
      </w:pPr>
      <w:r>
        <w:t>Return an Iterator object (</w:t>
      </w:r>
      <w:r w:rsidR="008900B3">
        <w:fldChar w:fldCharType="begin"/>
      </w:r>
      <w:r w:rsidR="008900B3">
        <w:instrText xml:space="preserve"> REF _Ref365644824 \r \h </w:instrText>
      </w:r>
      <w:r w:rsidR="008900B3">
        <w:fldChar w:fldCharType="separate"/>
      </w:r>
      <w:r w:rsidR="00460CAC">
        <w:t>25.1.2</w:t>
      </w:r>
      <w:r w:rsidR="008900B3">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rsidR="005D37A2" w:rsidRDefault="005D37A2" w:rsidP="005D37A2">
      <w:pPr>
        <w:pStyle w:val="Alg4"/>
        <w:spacing w:after="120"/>
        <w:ind w:left="360"/>
      </w:pPr>
    </w:p>
    <w:p w:rsidR="005D37A2" w:rsidRPr="00E77497" w:rsidRDefault="005D37A2" w:rsidP="005D37A2">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5D37A2" w:rsidRPr="00E77497" w:rsidRDefault="005D37A2" w:rsidP="005D37A2">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5D37A2" w:rsidRPr="002A07A7" w:rsidRDefault="005D37A2" w:rsidP="005D37A2">
      <w:pPr>
        <w:rPr>
          <w:lang w:eastAsia="en-US"/>
        </w:rPr>
      </w:pPr>
      <w:commentRangeStart w:id="761"/>
      <w:r>
        <w:rPr>
          <w:lang w:eastAsia="en-US"/>
        </w:rPr>
        <w:t>The following is an informative algorithm that conforms to these rules</w:t>
      </w:r>
      <w:commentRangeEnd w:id="761"/>
      <w:r>
        <w:rPr>
          <w:rStyle w:val="CommentReference"/>
        </w:rPr>
        <w:commentReference w:id="761"/>
      </w:r>
    </w:p>
    <w:p w:rsidR="005D37A2" w:rsidRPr="00E77497" w:rsidDel="004372C5" w:rsidRDefault="005D37A2" w:rsidP="005D37A2">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rsidR="005D37A2" w:rsidRDefault="005D37A2" w:rsidP="00952308">
      <w:pPr>
        <w:pStyle w:val="Alg4"/>
        <w:numPr>
          <w:ilvl w:val="0"/>
          <w:numId w:val="698"/>
        </w:numPr>
      </w:pPr>
      <w:r>
        <w:t xml:space="preserve">Let </w:t>
      </w:r>
      <w:r w:rsidRPr="00CB4E8F">
        <w:rPr>
          <w:i/>
        </w:rPr>
        <w:t>proto</w:t>
      </w:r>
      <w:r>
        <w:t xml:space="preserve"> be the result of calling the [[Get</w:t>
      </w:r>
      <w:ins w:id="762" w:author="Rev 19 Allen Wirfs-Brock" w:date="2013-09-12T08:55:00Z">
        <w:r w:rsidR="00952308" w:rsidRPr="00952308">
          <w:t>PrototypeOf</w:t>
        </w:r>
      </w:ins>
      <w:del w:id="763" w:author="Rev 19 Allen Wirfs-Brock" w:date="2013-09-12T08:55:00Z">
        <w:r w:rsidDel="00952308">
          <w:delText>Inheritance</w:delText>
        </w:r>
      </w:del>
      <w:r>
        <w:t xml:space="preserve">]] internal method of </w:t>
      </w:r>
      <w:r w:rsidRPr="00CB4E8F">
        <w:rPr>
          <w:i/>
        </w:rPr>
        <w:t>O</w:t>
      </w:r>
      <w:r>
        <w:rPr>
          <w:iCs/>
        </w:rPr>
        <w:t xml:space="preserve"> with no arguments</w:t>
      </w:r>
      <w:r>
        <w:t>.</w:t>
      </w:r>
    </w:p>
    <w:p w:rsidR="005D37A2" w:rsidRDefault="005D37A2" w:rsidP="005D37A2">
      <w:pPr>
        <w:pStyle w:val="Alg4"/>
        <w:numPr>
          <w:ilvl w:val="0"/>
          <w:numId w:val="698"/>
        </w:numPr>
      </w:pPr>
      <w:r>
        <w:t>ReturnIfAbrupt(</w:t>
      </w:r>
      <w:r>
        <w:rPr>
          <w:i/>
          <w:iCs/>
        </w:rPr>
        <w:t>proto</w:t>
      </w:r>
      <w:r>
        <w:t>).</w:t>
      </w:r>
    </w:p>
    <w:p w:rsidR="005D37A2" w:rsidRDefault="005D37A2" w:rsidP="005D37A2">
      <w:pPr>
        <w:pStyle w:val="Alg4"/>
        <w:numPr>
          <w:ilvl w:val="0"/>
          <w:numId w:val="698"/>
        </w:numPr>
      </w:pPr>
      <w:r>
        <w:t xml:space="preserve">If </w:t>
      </w:r>
      <w:r w:rsidRPr="00CB4E8F">
        <w:rPr>
          <w:i/>
        </w:rPr>
        <w:t>proto</w:t>
      </w:r>
      <w:r>
        <w:t xml:space="preserve"> is the value </w:t>
      </w:r>
      <w:r w:rsidRPr="00CB4E8F">
        <w:rPr>
          <w:b/>
        </w:rPr>
        <w:t>null</w:t>
      </w:r>
      <w:r>
        <w:t>, then</w:t>
      </w:r>
    </w:p>
    <w:p w:rsidR="005D37A2" w:rsidRDefault="005D37A2" w:rsidP="005D37A2">
      <w:pPr>
        <w:pStyle w:val="Alg4"/>
        <w:numPr>
          <w:ilvl w:val="1"/>
          <w:numId w:val="698"/>
        </w:numPr>
      </w:pPr>
      <w:r>
        <w:t xml:space="preserve">Let </w:t>
      </w:r>
      <w:r>
        <w:rPr>
          <w:i/>
        </w:rPr>
        <w:t>propList</w:t>
      </w:r>
      <w:r>
        <w:t xml:space="preserve"> be a new empty List.</w:t>
      </w:r>
    </w:p>
    <w:p w:rsidR="005D37A2" w:rsidRDefault="005D37A2" w:rsidP="005D37A2">
      <w:pPr>
        <w:pStyle w:val="Alg4"/>
        <w:numPr>
          <w:ilvl w:val="0"/>
          <w:numId w:val="698"/>
        </w:numPr>
      </w:pPr>
      <w:r>
        <w:t>Else</w:t>
      </w:r>
    </w:p>
    <w:p w:rsidR="005D37A2" w:rsidRDefault="005D37A2" w:rsidP="005D37A2">
      <w:pPr>
        <w:pStyle w:val="Alg4"/>
        <w:numPr>
          <w:ilvl w:val="1"/>
          <w:numId w:val="698"/>
        </w:numPr>
      </w:pPr>
      <w:r>
        <w:t xml:space="preserve">Let </w:t>
      </w:r>
      <w:r>
        <w:rPr>
          <w:i/>
        </w:rPr>
        <w:t>propList</w:t>
      </w:r>
      <w:r>
        <w:t xml:space="preserve"> be the result of calling the [[Enumerate]] internal method of </w:t>
      </w:r>
      <w:r>
        <w:rPr>
          <w:i/>
        </w:rPr>
        <w:t>proto</w:t>
      </w:r>
      <w:r>
        <w:t>.</w:t>
      </w:r>
    </w:p>
    <w:p w:rsidR="005D37A2" w:rsidRDefault="005D37A2" w:rsidP="005D37A2">
      <w:pPr>
        <w:pStyle w:val="Alg4"/>
        <w:numPr>
          <w:ilvl w:val="0"/>
          <w:numId w:val="698"/>
        </w:numPr>
      </w:pPr>
      <w:r>
        <w:t>ReturnIfAbrupt(</w:t>
      </w:r>
      <w:r>
        <w:rPr>
          <w:i/>
        </w:rPr>
        <w:t>propList</w:t>
      </w:r>
      <w:r>
        <w:t>).</w:t>
      </w:r>
    </w:p>
    <w:p w:rsidR="005D37A2" w:rsidRDefault="005D37A2" w:rsidP="005D37A2">
      <w:pPr>
        <w:pStyle w:val="Alg4"/>
        <w:numPr>
          <w:ilvl w:val="0"/>
          <w:numId w:val="698"/>
        </w:numPr>
      </w:pPr>
      <w:r>
        <w:t xml:space="preserve">For each </w:t>
      </w:r>
      <w:r w:rsidRPr="00CB4E8F">
        <w:rPr>
          <w:i/>
        </w:rPr>
        <w:t>name</w:t>
      </w:r>
      <w:r>
        <w:t xml:space="preserve"> that is the property key of an own property of </w:t>
      </w:r>
      <w:r w:rsidRPr="00CB4E8F">
        <w:rPr>
          <w:i/>
        </w:rPr>
        <w:t>O</w:t>
      </w:r>
    </w:p>
    <w:p w:rsidR="005D37A2" w:rsidRDefault="005D37A2" w:rsidP="005D37A2">
      <w:pPr>
        <w:pStyle w:val="Alg4"/>
        <w:numPr>
          <w:ilvl w:val="1"/>
          <w:numId w:val="698"/>
        </w:numPr>
      </w:pPr>
      <w:r>
        <w:t>If Type(</w:t>
      </w:r>
      <w:r>
        <w:rPr>
          <w:i/>
          <w:iCs/>
        </w:rPr>
        <w:t>name</w:t>
      </w:r>
      <w:r>
        <w:t>) is String, then</w:t>
      </w:r>
    </w:p>
    <w:p w:rsidR="005D37A2" w:rsidRDefault="005D37A2" w:rsidP="005D37A2">
      <w:pPr>
        <w:pStyle w:val="Alg4"/>
        <w:numPr>
          <w:ilvl w:val="2"/>
          <w:numId w:val="698"/>
        </w:numPr>
      </w:pPr>
      <w:r>
        <w:t xml:space="preserve">Let </w:t>
      </w:r>
      <w:r w:rsidRPr="00CB4E8F">
        <w:rPr>
          <w:i/>
        </w:rPr>
        <w:t>desc</w:t>
      </w:r>
      <w:r>
        <w:t xml:space="preserve"> be the result of calling OrdinaryGetOwnProperty with arguments </w:t>
      </w:r>
      <w:r w:rsidRPr="00CB4E8F">
        <w:rPr>
          <w:i/>
        </w:rPr>
        <w:t>O</w:t>
      </w:r>
      <w:r>
        <w:t xml:space="preserve"> and </w:t>
      </w:r>
      <w:r w:rsidRPr="00CB4E8F">
        <w:rPr>
          <w:i/>
        </w:rPr>
        <w:t>name</w:t>
      </w:r>
      <w:r>
        <w:t>.</w:t>
      </w:r>
    </w:p>
    <w:p w:rsidR="005D37A2" w:rsidRPr="00E77497" w:rsidRDefault="005D37A2" w:rsidP="005D37A2">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5D37A2" w:rsidRPr="00E77497" w:rsidRDefault="005D37A2" w:rsidP="005D37A2">
      <w:pPr>
        <w:pStyle w:val="Alg4"/>
        <w:numPr>
          <w:ilvl w:val="2"/>
          <w:numId w:val="698"/>
        </w:numPr>
      </w:pPr>
      <w:r>
        <w:lastRenderedPageBreak/>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5D37A2" w:rsidRDefault="005D37A2" w:rsidP="005D37A2">
      <w:pPr>
        <w:pStyle w:val="Alg4"/>
        <w:numPr>
          <w:ilvl w:val="0"/>
          <w:numId w:val="698"/>
        </w:numPr>
        <w:spacing w:after="120"/>
        <w:contextualSpacing/>
      </w:pPr>
      <w:r>
        <w:t xml:space="preserve">Order the elements of </w:t>
      </w:r>
      <w:r w:rsidRPr="00CB4E8F">
        <w:rPr>
          <w:i/>
        </w:rPr>
        <w:t>propList</w:t>
      </w:r>
      <w:r>
        <w:t xml:space="preserve"> in an implementation defined order. </w:t>
      </w:r>
    </w:p>
    <w:p w:rsidR="005D37A2" w:rsidRPr="00E77497" w:rsidRDefault="005D37A2" w:rsidP="005D37A2">
      <w:pPr>
        <w:pStyle w:val="Alg4"/>
        <w:numPr>
          <w:ilvl w:val="0"/>
          <w:numId w:val="698"/>
        </w:numPr>
        <w:spacing w:after="120"/>
      </w:pPr>
      <w:r w:rsidRPr="00E77497">
        <w:t xml:space="preserve">Return </w:t>
      </w:r>
      <w:r w:rsidRPr="00650BA7">
        <w:rPr>
          <w:i/>
        </w:rPr>
        <w:t>propList</w:t>
      </w:r>
      <w:r w:rsidRPr="00E77497">
        <w:t>.</w:t>
      </w:r>
    </w:p>
    <w:p w:rsidR="005D37A2" w:rsidRPr="00E77497" w:rsidRDefault="005D37A2" w:rsidP="005D37A2">
      <w:pPr>
        <w:pStyle w:val="Heading3"/>
      </w:pPr>
      <w:bookmarkStart w:id="764" w:name="_Toc368050227"/>
      <w:r w:rsidRPr="00E77497">
        <w:t>[[</w:t>
      </w:r>
      <w:r>
        <w:t>OwnPropertyKeys</w:t>
      </w:r>
      <w:r w:rsidRPr="00E77497">
        <w:t>]] (</w:t>
      </w:r>
      <w:r>
        <w:t xml:space="preserve"> </w:t>
      </w:r>
      <w:r w:rsidRPr="00E77497">
        <w:t>)</w:t>
      </w:r>
      <w:bookmarkEnd w:id="764"/>
    </w:p>
    <w:p w:rsidR="005D37A2" w:rsidRPr="00E77497" w:rsidRDefault="005D37A2" w:rsidP="005D37A2">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1186"/>
        </w:numPr>
      </w:pPr>
      <w:r w:rsidRPr="00E77497">
        <w:t xml:space="preserve">Let </w:t>
      </w:r>
      <w:r>
        <w:rPr>
          <w:i/>
        </w:rPr>
        <w:t>keys</w:t>
      </w:r>
      <w:r w:rsidRPr="00E77497">
        <w:rPr>
          <w:i/>
        </w:rPr>
        <w:t xml:space="preserve"> </w:t>
      </w:r>
      <w:r w:rsidRPr="00E77497">
        <w:t xml:space="preserve">be </w:t>
      </w:r>
      <w:r>
        <w:t>a new empty List</w:t>
      </w:r>
      <w:r w:rsidRPr="00E77497">
        <w:t>.</w:t>
      </w:r>
    </w:p>
    <w:p w:rsidR="005D37A2" w:rsidRPr="00E77497" w:rsidRDefault="005D37A2" w:rsidP="005D37A2">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rsidR="005D37A2" w:rsidRPr="00E77497" w:rsidRDefault="005D37A2" w:rsidP="005D37A2">
      <w:pPr>
        <w:pStyle w:val="Alg4"/>
        <w:numPr>
          <w:ilvl w:val="1"/>
          <w:numId w:val="1186"/>
        </w:numPr>
        <w:tabs>
          <w:tab w:val="left" w:pos="1701"/>
        </w:tabs>
      </w:pPr>
      <w:r>
        <w:t>Add</w:t>
      </w:r>
      <w:r w:rsidRPr="00E77497">
        <w:t xml:space="preserve"> </w:t>
      </w:r>
      <w:r w:rsidRPr="00E77497">
        <w:rPr>
          <w:i/>
        </w:rPr>
        <w:t>P</w:t>
      </w:r>
      <w:r>
        <w:t xml:space="preserve"> as the last element of </w:t>
      </w:r>
      <w:r>
        <w:rPr>
          <w:i/>
          <w:iCs/>
        </w:rPr>
        <w:t>keys</w:t>
      </w:r>
      <w:r>
        <w:t>.</w:t>
      </w:r>
    </w:p>
    <w:p w:rsidR="005D37A2" w:rsidRPr="00E77497" w:rsidRDefault="005D37A2" w:rsidP="005D37A2">
      <w:pPr>
        <w:pStyle w:val="Alg4"/>
        <w:numPr>
          <w:ilvl w:val="0"/>
          <w:numId w:val="1186"/>
        </w:numPr>
        <w:spacing w:after="120"/>
      </w:pPr>
      <w:r w:rsidRPr="00E77497">
        <w:t xml:space="preserve">Return </w:t>
      </w:r>
      <w:commentRangeStart w:id="765"/>
      <w:r>
        <w:t>MakeListIterator</w:t>
      </w:r>
      <w:commentRangeEnd w:id="765"/>
      <w:r>
        <w:rPr>
          <w:rStyle w:val="CommentReference"/>
          <w:rFonts w:ascii="Arial" w:eastAsia="MS Mincho" w:hAnsi="Arial"/>
          <w:spacing w:val="0"/>
          <w:lang w:eastAsia="ja-JP"/>
        </w:rPr>
        <w:commentReference w:id="765"/>
      </w:r>
      <w:r>
        <w:t>(</w:t>
      </w:r>
      <w:r>
        <w:rPr>
          <w:i/>
        </w:rPr>
        <w:t>keys</w:t>
      </w:r>
      <w:r>
        <w:rPr>
          <w:iCs/>
        </w:rPr>
        <w:t>)</w:t>
      </w:r>
      <w:r w:rsidRPr="00E77497">
        <w:t>.</w:t>
      </w:r>
    </w:p>
    <w:p w:rsidR="005D37A2" w:rsidRPr="00915511" w:rsidRDefault="005D37A2" w:rsidP="005D37A2">
      <w:pPr>
        <w:pStyle w:val="Heading3"/>
        <w:rPr>
          <w:rFonts w:cs="Arial"/>
          <w:bCs/>
        </w:rPr>
      </w:pPr>
      <w:bookmarkStart w:id="766" w:name="_Toc368050228"/>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internalDataList</w:t>
      </w:r>
      <w:r>
        <w:rPr>
          <w:rFonts w:cs="Arial"/>
          <w:bCs/>
          <w:spacing w:val="6"/>
        </w:rPr>
        <w:t xml:space="preserve">) </w:t>
      </w:r>
      <w:r w:rsidRPr="00915511">
        <w:rPr>
          <w:rFonts w:cs="Arial"/>
          <w:bCs/>
          <w:spacing w:val="6"/>
        </w:rPr>
        <w:t xml:space="preserve"> Abstract Operation</w:t>
      </w:r>
      <w:bookmarkEnd w:id="766"/>
    </w:p>
    <w:p w:rsidR="005D37A2" w:rsidRDefault="005D37A2" w:rsidP="005D37A2">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If no arguments are provided %ObjectPrototype% is used as the value of </w:t>
      </w:r>
      <w:r w:rsidRPr="000A2242">
        <w:rPr>
          <w:i/>
        </w:rPr>
        <w:t>proto</w:t>
      </w:r>
      <w:r>
        <w:t>. This abstract operation performs the following steps:</w:t>
      </w:r>
    </w:p>
    <w:p w:rsidR="005D37A2" w:rsidRDefault="005D37A2" w:rsidP="005D37A2">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rsidR="005D37A2" w:rsidRPr="00E77497" w:rsidRDefault="005D37A2" w:rsidP="005D37A2">
      <w:pPr>
        <w:pStyle w:val="Alg4"/>
        <w:numPr>
          <w:ilvl w:val="0"/>
          <w:numId w:val="198"/>
        </w:numPr>
      </w:pPr>
      <w:r>
        <w:t xml:space="preserve">Let </w:t>
      </w:r>
      <w:r>
        <w:rPr>
          <w:i/>
        </w:rPr>
        <w:t>obj</w:t>
      </w:r>
      <w:r>
        <w:t xml:space="preserve"> be a newly created ECMAScript object with an internal data property for each name in </w:t>
      </w:r>
      <w:r w:rsidRPr="00977F8C">
        <w:rPr>
          <w:i/>
          <w:iCs/>
        </w:rPr>
        <w:t>internalDataList</w:t>
      </w:r>
      <w:r w:rsidRPr="00E77497">
        <w:t>.</w:t>
      </w:r>
    </w:p>
    <w:p w:rsidR="005D37A2" w:rsidRPr="00FA34E7" w:rsidRDefault="005D37A2" w:rsidP="005D37A2">
      <w:pPr>
        <w:pStyle w:val="Alg4"/>
        <w:numPr>
          <w:ilvl w:val="0"/>
          <w:numId w:val="198"/>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_Ref365537907 \r \h </w:instrText>
      </w:r>
      <w:r w:rsidR="00C04626">
        <w:fldChar w:fldCharType="separate"/>
      </w:r>
      <w:r w:rsidR="00460CAC">
        <w:t>9.1</w:t>
      </w:r>
      <w:r w:rsidR="00C04626">
        <w:fldChar w:fldCharType="end"/>
      </w:r>
      <w:r>
        <w:t>.</w:t>
      </w:r>
    </w:p>
    <w:p w:rsidR="005D37A2" w:rsidRPr="00E77497" w:rsidRDefault="005D37A2" w:rsidP="005D37A2">
      <w:pPr>
        <w:pStyle w:val="Alg4"/>
        <w:numPr>
          <w:ilvl w:val="0"/>
          <w:numId w:val="198"/>
        </w:numPr>
      </w:pPr>
      <w:r>
        <w:t xml:space="preserve">Set the [[Prototype]] internal data property of </w:t>
      </w:r>
      <w:r>
        <w:rPr>
          <w:i/>
        </w:rPr>
        <w:t>obj</w:t>
      </w:r>
      <w:r>
        <w:t xml:space="preserve"> to </w:t>
      </w:r>
      <w:r w:rsidRPr="000A2242">
        <w:rPr>
          <w:i/>
        </w:rPr>
        <w:t>proto</w:t>
      </w:r>
      <w:r>
        <w:t>.</w:t>
      </w:r>
    </w:p>
    <w:p w:rsidR="005D37A2" w:rsidRDefault="005D37A2" w:rsidP="005D37A2">
      <w:pPr>
        <w:pStyle w:val="Alg4"/>
        <w:numPr>
          <w:ilvl w:val="0"/>
          <w:numId w:val="198"/>
        </w:numPr>
      </w:pPr>
      <w:r>
        <w:t xml:space="preserve">Set the [[Extensible]] internal data property of </w:t>
      </w:r>
      <w:r>
        <w:rPr>
          <w:i/>
        </w:rPr>
        <w:t>obj</w:t>
      </w:r>
      <w:r>
        <w:t xml:space="preserve"> to </w:t>
      </w:r>
      <w:r w:rsidRPr="00FA34E7">
        <w:rPr>
          <w:b/>
        </w:rPr>
        <w:t>true</w:t>
      </w:r>
      <w:r>
        <w:t>.</w:t>
      </w:r>
    </w:p>
    <w:p w:rsidR="005D37A2" w:rsidRPr="00175461" w:rsidRDefault="005D37A2" w:rsidP="005D37A2">
      <w:pPr>
        <w:pStyle w:val="Alg4"/>
        <w:numPr>
          <w:ilvl w:val="0"/>
          <w:numId w:val="198"/>
        </w:numPr>
        <w:spacing w:after="220"/>
      </w:pPr>
      <w:r w:rsidRPr="00E77497">
        <w:t xml:space="preserve">Return </w:t>
      </w:r>
      <w:r w:rsidRPr="00FC1AB5">
        <w:rPr>
          <w:i/>
        </w:rPr>
        <w:t>obj</w:t>
      </w:r>
      <w:r w:rsidRPr="00E77497">
        <w:t>.</w:t>
      </w:r>
    </w:p>
    <w:p w:rsidR="005D37A2" w:rsidRPr="00E77497" w:rsidRDefault="005D37A2" w:rsidP="005D37A2">
      <w:pPr>
        <w:pStyle w:val="Heading3"/>
      </w:pPr>
      <w:bookmarkStart w:id="767" w:name="_Ref365529387"/>
      <w:bookmarkStart w:id="768" w:name="_Ref365531674"/>
      <w:bookmarkStart w:id="769" w:name="_Ref365533593"/>
      <w:bookmarkStart w:id="770" w:name="_Toc368050229"/>
      <w:r>
        <w:t>Ordinary Function Objects</w:t>
      </w:r>
      <w:bookmarkEnd w:id="767"/>
      <w:bookmarkEnd w:id="768"/>
      <w:bookmarkEnd w:id="769"/>
      <w:bookmarkEnd w:id="770"/>
    </w:p>
    <w:p w:rsidR="005D37A2" w:rsidRDefault="005D37A2" w:rsidP="005D37A2">
      <w:r>
        <w:t xml:space="preserve">Ordinary function objects encapsulate parameterised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rsidR="005D37A2" w:rsidRDefault="005D37A2" w:rsidP="005D37A2">
      <w:r>
        <w:t>Ordinary function objects have the additional internal data properties listed in</w:t>
      </w:r>
      <w:r w:rsidR="00D879DF">
        <w:t xml:space="preserve"> </w:t>
      </w:r>
      <w:r w:rsidR="00D879DF">
        <w:fldChar w:fldCharType="begin"/>
      </w:r>
      <w:r w:rsidR="00D879DF">
        <w:instrText xml:space="preserve"> REF _Ref365644826 \h </w:instrText>
      </w:r>
      <w:r w:rsidR="00D879DF">
        <w:fldChar w:fldCharType="separate"/>
      </w:r>
      <w:r w:rsidR="00460CAC">
        <w:t xml:space="preserve">Table </w:t>
      </w:r>
      <w:r w:rsidR="00460CAC">
        <w:rPr>
          <w:noProof/>
        </w:rPr>
        <w:t>25</w:t>
      </w:r>
      <w:r w:rsidR="00D879DF">
        <w:fldChar w:fldCharType="end"/>
      </w:r>
      <w:r>
        <w:t xml:space="preserve">. </w:t>
      </w:r>
    </w:p>
    <w:p w:rsidR="005D37A2" w:rsidRPr="00E77497" w:rsidRDefault="005D37A2" w:rsidP="005D37A2">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These alternative definitions exist sole to preclude a non-standard legacy feature of some ECMAScript implementations from revealing information about strict mode callers.  If an implementation does not provide such a feature, it need not implement these alternative internal methods for ordinary function objects.</w:t>
      </w:r>
    </w:p>
    <w:p w:rsidR="005D37A2" w:rsidRDefault="005D37A2" w:rsidP="005D37A2">
      <w:pPr>
        <w:pStyle w:val="Caption"/>
        <w:keepNext/>
        <w:jc w:val="center"/>
      </w:pPr>
      <w:bookmarkStart w:id="771" w:name="_Ref365644826"/>
      <w:r>
        <w:lastRenderedPageBreak/>
        <w:t xml:space="preserve">Table </w:t>
      </w:r>
      <w:r>
        <w:fldChar w:fldCharType="begin"/>
      </w:r>
      <w:r>
        <w:instrText xml:space="preserve"> SEQ Table \* ARABIC </w:instrText>
      </w:r>
      <w:r>
        <w:fldChar w:fldCharType="separate"/>
      </w:r>
      <w:r w:rsidR="00460CAC">
        <w:rPr>
          <w:noProof/>
        </w:rPr>
        <w:t>25</w:t>
      </w:r>
      <w:r>
        <w:fldChar w:fldCharType="end"/>
      </w:r>
      <w:bookmarkEnd w:id="771"/>
      <w:r>
        <w:rPr>
          <w:lang w:val="en-US"/>
        </w:rPr>
        <w:t xml:space="preserve"> -- 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rsidTr="005D37A2">
        <w:trPr>
          <w:jc w:val="center"/>
        </w:trPr>
        <w:tc>
          <w:tcPr>
            <w:tcW w:w="2409" w:type="dxa"/>
          </w:tcPr>
          <w:p w:rsidR="005D37A2" w:rsidRPr="00E77497" w:rsidRDefault="005D37A2" w:rsidP="005D37A2">
            <w:pPr>
              <w:keepNext/>
              <w:spacing w:after="0"/>
            </w:pPr>
            <w:r>
              <w:t>[[Scope]]</w:t>
            </w:r>
          </w:p>
        </w:tc>
        <w:tc>
          <w:tcPr>
            <w:tcW w:w="1620" w:type="dxa"/>
          </w:tcPr>
          <w:p w:rsidR="005D37A2" w:rsidRPr="00E77497" w:rsidRDefault="005D37A2" w:rsidP="005D37A2">
            <w:pPr>
              <w:keepNext/>
              <w:spacing w:after="0"/>
              <w:jc w:val="left"/>
            </w:pPr>
            <w:r>
              <w:t>Lexical Environment</w:t>
            </w:r>
          </w:p>
        </w:tc>
        <w:tc>
          <w:tcPr>
            <w:tcW w:w="5466" w:type="dxa"/>
          </w:tcPr>
          <w:p w:rsidR="005D37A2" w:rsidRDefault="005D37A2" w:rsidP="005D37A2">
            <w:pPr>
              <w:keepNext/>
              <w:spacing w:after="0"/>
            </w:pPr>
            <w:r>
              <w:t>The Lexical Environment that the function was closed over.  Is used as the outer environment when evaluating the code of the function.</w:t>
            </w:r>
          </w:p>
        </w:tc>
      </w:tr>
      <w:tr w:rsidR="005D37A2" w:rsidRPr="00E77497" w:rsidTr="005D37A2">
        <w:trPr>
          <w:jc w:val="center"/>
        </w:trPr>
        <w:tc>
          <w:tcPr>
            <w:tcW w:w="2409" w:type="dxa"/>
          </w:tcPr>
          <w:p w:rsidR="005D37A2" w:rsidRPr="00E77497" w:rsidRDefault="005D37A2" w:rsidP="005D37A2">
            <w:pPr>
              <w:keepNext/>
              <w:spacing w:after="0"/>
            </w:pPr>
            <w:r>
              <w:t>[[FormalParameters]]</w:t>
            </w:r>
          </w:p>
        </w:tc>
        <w:tc>
          <w:tcPr>
            <w:tcW w:w="1620" w:type="dxa"/>
          </w:tcPr>
          <w:p w:rsidR="005D37A2" w:rsidRPr="00E77497" w:rsidRDefault="005D37A2" w:rsidP="005D37A2">
            <w:pPr>
              <w:keepNext/>
              <w:spacing w:after="0"/>
              <w:jc w:val="left"/>
            </w:pPr>
            <w:r>
              <w:t>Parse Node</w:t>
            </w:r>
          </w:p>
        </w:tc>
        <w:tc>
          <w:tcPr>
            <w:tcW w:w="5466" w:type="dxa"/>
          </w:tcPr>
          <w:p w:rsidR="005D37A2" w:rsidRDefault="005D37A2" w:rsidP="005D37A2">
            <w:pPr>
              <w:keepNext/>
              <w:spacing w:after="0"/>
            </w:pPr>
            <w:r>
              <w:t xml:space="preserve">The root parse node of the source code that defines the function’s formal parameter list. </w:t>
            </w:r>
          </w:p>
        </w:tc>
      </w:tr>
      <w:tr w:rsidR="005D37A2" w:rsidRPr="00E77497" w:rsidTr="005D37A2">
        <w:trPr>
          <w:jc w:val="center"/>
        </w:trPr>
        <w:tc>
          <w:tcPr>
            <w:tcW w:w="2409" w:type="dxa"/>
          </w:tcPr>
          <w:p w:rsidR="005D37A2" w:rsidRDefault="005D37A2" w:rsidP="005D37A2">
            <w:pPr>
              <w:keepNext/>
              <w:spacing w:after="0"/>
            </w:pPr>
            <w:r>
              <w:t>[[FunctionKind]]</w:t>
            </w:r>
          </w:p>
        </w:tc>
        <w:tc>
          <w:tcPr>
            <w:tcW w:w="1620" w:type="dxa"/>
          </w:tcPr>
          <w:p w:rsidR="005D37A2" w:rsidRDefault="005D37A2" w:rsidP="005D37A2">
            <w:pPr>
              <w:keepNext/>
              <w:spacing w:after="0"/>
              <w:jc w:val="left"/>
            </w:pPr>
            <w:r>
              <w:t>String</w:t>
            </w:r>
          </w:p>
        </w:tc>
        <w:tc>
          <w:tcPr>
            <w:tcW w:w="5466" w:type="dxa"/>
          </w:tcPr>
          <w:p w:rsidR="005D37A2" w:rsidRDefault="005D37A2" w:rsidP="005D37A2">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5D37A2" w:rsidRPr="00E77497" w:rsidTr="005D37A2">
        <w:trPr>
          <w:jc w:val="center"/>
        </w:trPr>
        <w:tc>
          <w:tcPr>
            <w:tcW w:w="2409" w:type="dxa"/>
          </w:tcPr>
          <w:p w:rsidR="005D37A2" w:rsidRPr="00E77497" w:rsidRDefault="005D37A2" w:rsidP="005D37A2">
            <w:pPr>
              <w:keepNext/>
              <w:spacing w:after="0"/>
            </w:pPr>
            <w:r>
              <w:t>[[Code]]</w:t>
            </w:r>
          </w:p>
        </w:tc>
        <w:tc>
          <w:tcPr>
            <w:tcW w:w="1620" w:type="dxa"/>
          </w:tcPr>
          <w:p w:rsidR="005D37A2" w:rsidRPr="00E77497" w:rsidRDefault="005D37A2" w:rsidP="005D37A2">
            <w:pPr>
              <w:keepNext/>
              <w:spacing w:after="0"/>
              <w:jc w:val="left"/>
            </w:pPr>
            <w:r>
              <w:t>Parse Node</w:t>
            </w:r>
          </w:p>
        </w:tc>
        <w:tc>
          <w:tcPr>
            <w:tcW w:w="5466" w:type="dxa"/>
          </w:tcPr>
          <w:p w:rsidR="005D37A2" w:rsidRDefault="005D37A2" w:rsidP="005D37A2">
            <w:pPr>
              <w:keepNext/>
              <w:spacing w:after="0"/>
            </w:pPr>
            <w:r>
              <w:t>The root parse node of the source code that defines the function’s body.</w:t>
            </w:r>
          </w:p>
        </w:tc>
      </w:tr>
      <w:tr w:rsidR="005D37A2" w:rsidRPr="00E77497" w:rsidTr="005D37A2">
        <w:trPr>
          <w:jc w:val="center"/>
        </w:trPr>
        <w:tc>
          <w:tcPr>
            <w:tcW w:w="2409" w:type="dxa"/>
          </w:tcPr>
          <w:p w:rsidR="005D37A2" w:rsidRPr="00E77497" w:rsidRDefault="005D37A2" w:rsidP="005D37A2">
            <w:pPr>
              <w:keepNext/>
              <w:spacing w:after="0"/>
            </w:pPr>
            <w:r>
              <w:t>[[Realm]]</w:t>
            </w:r>
          </w:p>
        </w:tc>
        <w:tc>
          <w:tcPr>
            <w:tcW w:w="1620" w:type="dxa"/>
          </w:tcPr>
          <w:p w:rsidR="005D37A2" w:rsidRPr="00E77497" w:rsidRDefault="005D37A2" w:rsidP="005D37A2">
            <w:pPr>
              <w:keepNext/>
              <w:spacing w:after="0"/>
              <w:jc w:val="left"/>
            </w:pPr>
            <w:r>
              <w:t>Realm Record</w:t>
            </w:r>
          </w:p>
        </w:tc>
        <w:tc>
          <w:tcPr>
            <w:tcW w:w="5466" w:type="dxa"/>
          </w:tcPr>
          <w:p w:rsidR="005D37A2" w:rsidRDefault="005D37A2" w:rsidP="005D37A2">
            <w:pPr>
              <w:keepNext/>
              <w:spacing w:after="0"/>
            </w:pPr>
            <w:r>
              <w:t>The Code Realm in which the function was created and which provides any intrinsic objects that are accessed when evaluating the function.</w:t>
            </w:r>
          </w:p>
        </w:tc>
      </w:tr>
      <w:tr w:rsidR="005D37A2" w:rsidRPr="00E7749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t>[[ThisMode]]</w:t>
            </w:r>
          </w:p>
        </w:tc>
        <w:tc>
          <w:tcPr>
            <w:tcW w:w="1620"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jc w:val="left"/>
            </w:pPr>
            <w:r>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rsidR="005D37A2" w:rsidRPr="00B564E7" w:rsidRDefault="005D37A2" w:rsidP="005D37A2">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5D37A2" w:rsidRPr="00E7749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rsidRPr="00E77497">
              <w:t>[[</w:t>
            </w:r>
            <w:r>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rsidR="005D37A2" w:rsidRPr="00000BFA" w:rsidRDefault="005D37A2" w:rsidP="005D37A2">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5D37A2" w:rsidRPr="00E77497" w:rsidTr="005D37A2">
        <w:trPr>
          <w:jc w:val="center"/>
        </w:trPr>
        <w:tc>
          <w:tcPr>
            <w:tcW w:w="2409" w:type="dxa"/>
          </w:tcPr>
          <w:p w:rsidR="005D37A2" w:rsidRPr="00E77497" w:rsidRDefault="005D37A2" w:rsidP="005D37A2">
            <w:pPr>
              <w:keepNext/>
              <w:spacing w:after="0"/>
            </w:pPr>
            <w:r w:rsidRPr="00E77497">
              <w:t>[[</w:t>
            </w:r>
            <w:r>
              <w:t>HomeObject</w:t>
            </w:r>
            <w:r w:rsidRPr="00E77497">
              <w:t>]]</w:t>
            </w:r>
          </w:p>
        </w:tc>
        <w:tc>
          <w:tcPr>
            <w:tcW w:w="1620" w:type="dxa"/>
          </w:tcPr>
          <w:p w:rsidR="005D37A2" w:rsidRPr="00E77497" w:rsidRDefault="005D37A2" w:rsidP="005D37A2">
            <w:pPr>
              <w:keepNext/>
              <w:spacing w:after="0"/>
              <w:jc w:val="left"/>
            </w:pPr>
            <w:r w:rsidRPr="00E77497">
              <w:t xml:space="preserve"> </w:t>
            </w:r>
            <w:r>
              <w:t>Object</w:t>
            </w:r>
          </w:p>
        </w:tc>
        <w:tc>
          <w:tcPr>
            <w:tcW w:w="5466" w:type="dxa"/>
          </w:tcPr>
          <w:p w:rsidR="005D37A2" w:rsidRPr="00E77497" w:rsidRDefault="005D37A2" w:rsidP="005D37A2">
            <w:pPr>
              <w:keepNext/>
              <w:spacing w:after="0"/>
            </w:pPr>
            <w:r>
              <w:t xml:space="preserve">If the function uses </w:t>
            </w:r>
            <w:r w:rsidRPr="00CA334F">
              <w:rPr>
                <w:rFonts w:ascii="Courier New" w:hAnsi="Courier New" w:cs="Courier New"/>
                <w:b/>
                <w:bCs/>
              </w:rPr>
              <w:t>super</w:t>
            </w:r>
            <w:r>
              <w:t>, this is the object whose [[Get</w:t>
            </w:r>
            <w:ins w:id="772" w:author="Rev 19 Allen Wirfs-Brock" w:date="2013-09-12T08:55:00Z">
              <w:r w:rsidR="00952308" w:rsidRPr="00952308">
                <w:t>PrototypeOf</w:t>
              </w:r>
            </w:ins>
            <w:del w:id="773" w:author="Rev 19 Allen Wirfs-Brock" w:date="2013-09-12T08:55:00Z">
              <w:r w:rsidDel="00952308">
                <w:delText>Inheritance</w:delText>
              </w:r>
            </w:del>
            <w:r>
              <w:t xml:space="preserve">]] provides the object where super property lookups begin.  Not present for functions that don’t reference </w:t>
            </w:r>
            <w:r w:rsidRPr="00CA334F">
              <w:rPr>
                <w:rFonts w:ascii="Courier New" w:hAnsi="Courier New" w:cs="Courier New"/>
                <w:b/>
                <w:bCs/>
              </w:rPr>
              <w:t>super</w:t>
            </w:r>
            <w:r>
              <w:t>.</w:t>
            </w:r>
          </w:p>
        </w:tc>
      </w:tr>
      <w:tr w:rsidR="005D37A2" w:rsidRPr="00E77497" w:rsidTr="005D37A2">
        <w:trPr>
          <w:jc w:val="center"/>
        </w:trPr>
        <w:tc>
          <w:tcPr>
            <w:tcW w:w="2409" w:type="dxa"/>
          </w:tcPr>
          <w:p w:rsidR="005D37A2" w:rsidRPr="00E77497" w:rsidRDefault="005D37A2" w:rsidP="005D37A2">
            <w:pPr>
              <w:keepNext/>
              <w:spacing w:after="0"/>
            </w:pPr>
            <w:r>
              <w:t>[[MethodName]]</w:t>
            </w:r>
          </w:p>
        </w:tc>
        <w:tc>
          <w:tcPr>
            <w:tcW w:w="1620" w:type="dxa"/>
          </w:tcPr>
          <w:p w:rsidR="005D37A2" w:rsidRPr="00E77497" w:rsidRDefault="005D37A2" w:rsidP="005D37A2">
            <w:pPr>
              <w:keepNext/>
              <w:spacing w:after="0"/>
              <w:jc w:val="left"/>
            </w:pPr>
            <w:r>
              <w:t>String or Symbol</w:t>
            </w:r>
          </w:p>
        </w:tc>
        <w:tc>
          <w:tcPr>
            <w:tcW w:w="5466" w:type="dxa"/>
          </w:tcPr>
          <w:p w:rsidR="005D37A2" w:rsidRDefault="005D37A2" w:rsidP="005D37A2">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rsidR="005D37A2" w:rsidRDefault="005D37A2" w:rsidP="005D37A2">
      <w:pPr>
        <w:spacing w:before="240"/>
      </w:pPr>
      <w:r>
        <w:t>Ordinary function objects all have the [[Call]], [[Get]] and [[GetOwnProperty]] internal methods defined here. Ordinary functions that are also constructors in addition have the [[Construct]] internal method.</w:t>
      </w:r>
    </w:p>
    <w:p w:rsidR="005D37A2" w:rsidRPr="00E77497" w:rsidRDefault="005D37A2" w:rsidP="005D37A2">
      <w:pPr>
        <w:pStyle w:val="Heading4"/>
      </w:pPr>
      <w:bookmarkStart w:id="774" w:name="_Ref366601140"/>
      <w:r w:rsidRPr="00E77497">
        <w:t>[[Call]]</w:t>
      </w:r>
      <w:r>
        <w:t xml:space="preserve"> ( </w:t>
      </w:r>
      <w:r w:rsidRPr="003D32A9">
        <w:t>thisArgument</w:t>
      </w:r>
      <w:r>
        <w:t>,</w:t>
      </w:r>
      <w:r w:rsidRPr="003D32A9">
        <w:t xml:space="preserve"> argumentsList</w:t>
      </w:r>
      <w:r>
        <w:t>)</w:t>
      </w:r>
      <w:bookmarkEnd w:id="774"/>
      <w:r>
        <w:t xml:space="preserve"> </w:t>
      </w:r>
    </w:p>
    <w:p w:rsidR="005D37A2" w:rsidRPr="00E77497" w:rsidRDefault="005D37A2" w:rsidP="005D37A2">
      <w:r>
        <w:t>T</w:t>
      </w:r>
      <w:r w:rsidRPr="00E77497">
        <w:t>he [[Call]] internal method for a</w:t>
      </w:r>
      <w:r>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pStyle w:val="Alg4"/>
        <w:numPr>
          <w:ilvl w:val="0"/>
          <w:numId w:val="147"/>
        </w:numPr>
      </w:pPr>
      <w:r>
        <w:t xml:space="preserve">If </w:t>
      </w:r>
      <w:r>
        <w:rPr>
          <w:i/>
          <w:iCs/>
        </w:rPr>
        <w:t>F</w:t>
      </w:r>
      <w:r>
        <w:t xml:space="preserve">’s [[Code]] internal data property has the value </w:t>
      </w:r>
      <w:r>
        <w:rPr>
          <w:b/>
          <w:bCs/>
        </w:rPr>
        <w:t>undefined</w:t>
      </w:r>
      <w:r>
        <w:t xml:space="preserve">, then throw a </w:t>
      </w:r>
      <w:r w:rsidRPr="005676A0">
        <w:rPr>
          <w:b/>
          <w:bCs/>
        </w:rPr>
        <w:t>TypeError</w:t>
      </w:r>
      <w:r>
        <w:t xml:space="preserve"> exception.</w:t>
      </w:r>
    </w:p>
    <w:p w:rsidR="005D37A2" w:rsidRDefault="005D37A2" w:rsidP="005D37A2">
      <w:pPr>
        <w:pStyle w:val="Alg4"/>
        <w:numPr>
          <w:ilvl w:val="0"/>
          <w:numId w:val="147"/>
        </w:numPr>
      </w:pPr>
      <w:r>
        <w:t xml:space="preserve">Let </w:t>
      </w:r>
      <w:r w:rsidRPr="009B3B81">
        <w:rPr>
          <w:i/>
        </w:rPr>
        <w:t>callerContext</w:t>
      </w:r>
      <w:r>
        <w:t xml:space="preserve"> be the running</w:t>
      </w:r>
      <w:r w:rsidRPr="00E77497">
        <w:t xml:space="preserve"> </w:t>
      </w:r>
      <w:r>
        <w:t>execution context.</w:t>
      </w:r>
    </w:p>
    <w:p w:rsidR="005D37A2" w:rsidRDefault="005D37A2" w:rsidP="005D37A2">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rsidR="005D37A2" w:rsidRPr="00E77497" w:rsidRDefault="005D37A2" w:rsidP="005D37A2">
      <w:pPr>
        <w:pStyle w:val="Alg4"/>
        <w:numPr>
          <w:ilvl w:val="0"/>
          <w:numId w:val="147"/>
        </w:numPr>
      </w:pPr>
      <w:r>
        <w:t xml:space="preserve">Let </w:t>
      </w:r>
      <w:r w:rsidRPr="006637C6">
        <w:rPr>
          <w:i/>
        </w:rPr>
        <w:t>calleeContext</w:t>
      </w:r>
      <w:r>
        <w:t xml:space="preserve"> be a new ECMAScript Code execution context.</w:t>
      </w:r>
    </w:p>
    <w:p w:rsidR="005D37A2" w:rsidRDefault="005D37A2" w:rsidP="005D37A2">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rsidR="005D37A2" w:rsidRDefault="005D37A2" w:rsidP="005D37A2">
      <w:pPr>
        <w:pStyle w:val="Alg4"/>
        <w:numPr>
          <w:ilvl w:val="0"/>
          <w:numId w:val="147"/>
        </w:numPr>
        <w:tabs>
          <w:tab w:val="left" w:pos="720"/>
        </w:tabs>
      </w:pPr>
      <w:r>
        <w:t xml:space="preserve">Set </w:t>
      </w:r>
      <w:r w:rsidRPr="001936FC">
        <w:rPr>
          <w:i/>
        </w:rPr>
        <w:t>calleeContext’s</w:t>
      </w:r>
      <w:r>
        <w:t xml:space="preserve"> Realm to </w:t>
      </w:r>
      <w:r>
        <w:rPr>
          <w:i/>
          <w:iCs/>
        </w:rPr>
        <w:t>callee</w:t>
      </w:r>
      <w:r w:rsidRPr="000971AB">
        <w:rPr>
          <w:i/>
          <w:iCs/>
        </w:rPr>
        <w:t>Realm</w:t>
      </w:r>
      <w:r>
        <w:t>.</w:t>
      </w:r>
    </w:p>
    <w:p w:rsidR="005D37A2" w:rsidRPr="003B4312" w:rsidRDefault="005D37A2" w:rsidP="005D37A2">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t xml:space="preserve">data </w:t>
      </w:r>
      <w:r w:rsidRPr="003B4312">
        <w:t>property.</w:t>
      </w:r>
    </w:p>
    <w:p w:rsidR="005D37A2" w:rsidRPr="003B4312" w:rsidRDefault="005D37A2" w:rsidP="005D37A2">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rsidR="005D37A2"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t xml:space="preserve">data </w:t>
      </w:r>
      <w:r w:rsidRPr="00E77497">
        <w:t xml:space="preserve">property of </w:t>
      </w:r>
      <w:r w:rsidRPr="00E77497">
        <w:rPr>
          <w:i/>
        </w:rPr>
        <w:t>F</w:t>
      </w:r>
      <w:r>
        <w:t xml:space="preserve"> as the argument.</w:t>
      </w:r>
    </w:p>
    <w:p w:rsidR="005D37A2" w:rsidRDefault="005D37A2" w:rsidP="005D37A2">
      <w:pPr>
        <w:pStyle w:val="Alg4"/>
        <w:numPr>
          <w:ilvl w:val="0"/>
          <w:numId w:val="147"/>
        </w:numPr>
        <w:tabs>
          <w:tab w:val="left" w:pos="720"/>
        </w:tabs>
      </w:pPr>
      <w:r>
        <w:t>Else,</w:t>
      </w:r>
    </w:p>
    <w:p w:rsidR="005D37A2" w:rsidRPr="003B4312" w:rsidRDefault="005D37A2" w:rsidP="005D37A2">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rsidR="005D37A2" w:rsidRDefault="005D37A2" w:rsidP="005D37A2">
      <w:pPr>
        <w:pStyle w:val="Alg4"/>
        <w:numPr>
          <w:ilvl w:val="1"/>
          <w:numId w:val="147"/>
        </w:numPr>
        <w:tabs>
          <w:tab w:val="left" w:pos="720"/>
        </w:tabs>
      </w:pPr>
      <w:r w:rsidRPr="003B4312">
        <w:t>Else</w:t>
      </w:r>
    </w:p>
    <w:p w:rsidR="005D37A2" w:rsidRDefault="005D37A2" w:rsidP="005D37A2">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rsidR="005D37A2" w:rsidRPr="008B7F6F" w:rsidRDefault="005D37A2" w:rsidP="005D37A2">
      <w:pPr>
        <w:pStyle w:val="Alg4"/>
        <w:numPr>
          <w:ilvl w:val="3"/>
          <w:numId w:val="147"/>
        </w:numPr>
        <w:tabs>
          <w:tab w:val="left" w:pos="720"/>
        </w:tabs>
      </w:pPr>
      <w:r>
        <w:t>S</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rsidR="005D37A2" w:rsidRPr="009C202C" w:rsidRDefault="005D37A2" w:rsidP="005D37A2">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rsidR="005D37A2" w:rsidRPr="00690A41" w:rsidRDefault="005D37A2" w:rsidP="005D37A2">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rsidR="005D37A2" w:rsidRPr="00E77497"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rsidR="005D37A2" w:rsidRPr="00E77497" w:rsidRDefault="005D37A2" w:rsidP="005D37A2">
      <w:pPr>
        <w:pStyle w:val="Alg4"/>
        <w:numPr>
          <w:ilvl w:val="0"/>
          <w:numId w:val="147"/>
        </w:numPr>
        <w:tabs>
          <w:tab w:val="left" w:pos="720"/>
        </w:tabs>
      </w:pPr>
      <w:r w:rsidRPr="00E77497">
        <w:lastRenderedPageBreak/>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rsidR="005D37A2" w:rsidRPr="00E77497" w:rsidRDefault="005D37A2" w:rsidP="005D37A2">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rsidR="005D37A2" w:rsidRPr="00E77497" w:rsidRDefault="005D37A2" w:rsidP="005D37A2">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rsidR="005D37A2" w:rsidRPr="003B4312" w:rsidRDefault="005D37A2" w:rsidP="005D37A2">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rsidR="00C04626">
        <w:fldChar w:fldCharType="begin"/>
      </w:r>
      <w:r w:rsidR="00C04626">
        <w:instrText xml:space="preserve"> REF _Ref365537985 \r \h </w:instrText>
      </w:r>
      <w:r w:rsidR="00C04626">
        <w:fldChar w:fldCharType="separate"/>
      </w:r>
      <w:ins w:id="775" w:author="Rev 19 Allen Wirfs-Brock" w:date="2013-09-27T13:05:00Z">
        <w:r w:rsidR="00460CAC">
          <w:t>9.1.15.11</w:t>
        </w:r>
      </w:ins>
      <w:del w:id="776" w:author="Rev 19 Allen Wirfs-Brock" w:date="2013-09-27T08:38:00Z">
        <w:r w:rsidR="00083CEC" w:rsidDel="009E7E9E">
          <w:delText>9.1.16.11</w:delText>
        </w:r>
      </w:del>
      <w:r w:rsidR="00C04626">
        <w:fldChar w:fldCharType="end"/>
      </w:r>
      <w:r w:rsidRPr="004D1BD1">
        <w:t>.</w:t>
      </w:r>
      <w:r w:rsidRPr="003B4312">
        <w:t xml:space="preserve"> </w:t>
      </w:r>
    </w:p>
    <w:p w:rsidR="005D37A2" w:rsidRDefault="005D37A2" w:rsidP="005D37A2">
      <w:pPr>
        <w:pStyle w:val="Alg2"/>
        <w:numPr>
          <w:ilvl w:val="0"/>
          <w:numId w:val="147"/>
        </w:numPr>
      </w:pPr>
      <w:r>
        <w:t xml:space="preserve">If </w:t>
      </w:r>
      <w:r w:rsidRPr="00A3740A">
        <w:rPr>
          <w:i/>
        </w:rPr>
        <w:t>status</w:t>
      </w:r>
      <w:r>
        <w:t xml:space="preserve"> is an abrupt completion, then</w:t>
      </w:r>
    </w:p>
    <w:p w:rsidR="005D37A2" w:rsidRDefault="005D37A2" w:rsidP="005D37A2">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5D37A2" w:rsidRPr="00A67AF2" w:rsidRDefault="005D37A2" w:rsidP="005D37A2">
      <w:pPr>
        <w:pStyle w:val="Alg2"/>
        <w:numPr>
          <w:ilvl w:val="1"/>
          <w:numId w:val="147"/>
        </w:numPr>
      </w:pPr>
      <w:r>
        <w:t xml:space="preserve">Return </w:t>
      </w:r>
      <w:r w:rsidRPr="00A3740A">
        <w:rPr>
          <w:i/>
        </w:rPr>
        <w:t>status</w:t>
      </w:r>
      <w:r>
        <w:t>.</w:t>
      </w:r>
    </w:p>
    <w:p w:rsidR="005D37A2" w:rsidRPr="00A67AF2" w:rsidRDefault="005D37A2" w:rsidP="005D37A2">
      <w:pPr>
        <w:pStyle w:val="Alg4"/>
        <w:numPr>
          <w:ilvl w:val="0"/>
          <w:numId w:val="147"/>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's [[Code]] internal</w:t>
      </w:r>
      <w:r w:rsidRPr="00022312">
        <w:t xml:space="preserve"> </w:t>
      </w:r>
      <w:r>
        <w:t>data</w:t>
      </w:r>
      <w:r w:rsidRPr="00546435">
        <w:t xml:space="preserve"> property</w:t>
      </w:r>
      <w:r>
        <w:t xml:space="preserve"> passing </w:t>
      </w:r>
      <w:r>
        <w:rPr>
          <w:i/>
          <w:iCs/>
        </w:rPr>
        <w:t>F</w:t>
      </w:r>
      <w:r>
        <w:t xml:space="preserve"> as the argument</w:t>
      </w:r>
      <w:r w:rsidRPr="00546435">
        <w:t xml:space="preserve">. </w:t>
      </w:r>
    </w:p>
    <w:p w:rsidR="005D37A2" w:rsidRPr="00E77497" w:rsidRDefault="005D37A2" w:rsidP="005D37A2">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5D37A2" w:rsidRPr="00E77497" w:rsidRDefault="005D37A2" w:rsidP="005D37A2">
      <w:pPr>
        <w:pStyle w:val="Alg4"/>
        <w:numPr>
          <w:ilvl w:val="0"/>
          <w:numId w:val="147"/>
        </w:numPr>
        <w:spacing w:after="120"/>
      </w:pPr>
      <w:r>
        <w:t xml:space="preserve">Return </w:t>
      </w:r>
      <w:r w:rsidRPr="00A3740A">
        <w:rPr>
          <w:i/>
        </w:rPr>
        <w:t>result</w:t>
      </w:r>
      <w:r w:rsidRPr="00E77497">
        <w:t>.</w:t>
      </w:r>
    </w:p>
    <w:p w:rsidR="005D37A2" w:rsidRDefault="005D37A2" w:rsidP="005D37A2">
      <w:pPr>
        <w:pStyle w:val="Note"/>
      </w:pPr>
      <w:r>
        <w:t>NOTE 1</w:t>
      </w:r>
      <w:r>
        <w:tab/>
        <w:t>Most ordinary functions use a Function Environment Record as their LexicalEnvironment. Ordinary functions that are arrow functions use a Declarative Environment Record as their LexicalEnvironment.</w:t>
      </w:r>
    </w:p>
    <w:p w:rsidR="005D37A2" w:rsidRPr="004D0FF5" w:rsidRDefault="005D37A2" w:rsidP="005D37A2">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rsidR="005D37A2" w:rsidRPr="00E77497" w:rsidRDefault="005D37A2" w:rsidP="005D37A2">
      <w:pPr>
        <w:pStyle w:val="Heading4"/>
      </w:pPr>
      <w:bookmarkStart w:id="777" w:name="_Ref365531781"/>
      <w:r w:rsidRPr="00E77497">
        <w:t>[[Construct]]</w:t>
      </w:r>
      <w:r>
        <w:t xml:space="preserve"> (</w:t>
      </w:r>
      <w:r w:rsidRPr="003D32A9">
        <w:t xml:space="preserve"> argumentsList</w:t>
      </w:r>
      <w:r>
        <w:t>)</w:t>
      </w:r>
      <w:bookmarkEnd w:id="777"/>
    </w:p>
    <w:p w:rsidR="005D37A2" w:rsidRPr="00E77497" w:rsidRDefault="005D37A2" w:rsidP="005D37A2">
      <w:r>
        <w:t>T</w:t>
      </w:r>
      <w:r w:rsidRPr="00E77497">
        <w:t>he [[Construct]] internal method for a</w:t>
      </w:r>
      <w:r>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D37A2" w:rsidRPr="00E4780A" w:rsidRDefault="005D37A2" w:rsidP="005D37A2">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5D37A2" w:rsidRDefault="005D37A2" w:rsidP="005D37A2">
      <w:pPr>
        <w:pStyle w:val="Heading5"/>
      </w:pPr>
      <w:r>
        <w:t>OrdinaryConstruct (F, argumentsList)</w:t>
      </w:r>
    </w:p>
    <w:p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37A2" w:rsidRDefault="005D37A2" w:rsidP="005D37A2">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rsidR="005D37A2" w:rsidRDefault="005D37A2" w:rsidP="005D37A2">
      <w:pPr>
        <w:numPr>
          <w:ilvl w:val="1"/>
          <w:numId w:val="14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rsidR="005D37A2" w:rsidRPr="00E77497" w:rsidRDefault="005D37A2" w:rsidP="005D37A2">
      <w:pPr>
        <w:numPr>
          <w:ilvl w:val="1"/>
          <w:numId w:val="148"/>
        </w:numPr>
        <w:contextualSpacing/>
        <w:rPr>
          <w:rFonts w:ascii="Times New Roman" w:hAnsi="Times New Roman"/>
        </w:rPr>
      </w:pPr>
      <w:commentRangeStart w:id="778"/>
      <w:r>
        <w:rPr>
          <w:rFonts w:ascii="Times New Roman" w:hAnsi="Times New Roman"/>
        </w:rPr>
        <w:t xml:space="preserve">Let </w:t>
      </w:r>
      <w:r>
        <w:rPr>
          <w:rFonts w:ascii="Times New Roman" w:hAnsi="Times New Roman"/>
          <w:i/>
          <w:iCs/>
        </w:rPr>
        <w:t>obj</w:t>
      </w:r>
      <w:r>
        <w:rPr>
          <w:rFonts w:ascii="Times New Roman" w:hAnsi="Times New Roman"/>
        </w:rPr>
        <w:t xml:space="preserve"> be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rFonts w:ascii="Times New Roman" w:hAnsi="Times New Roman"/>
          <w:iCs/>
        </w:rPr>
        <w:t>)</w:t>
      </w:r>
      <w:r w:rsidRPr="00E77497">
        <w:rPr>
          <w:rFonts w:ascii="Times New Roman" w:hAnsi="Times New Roman"/>
        </w:rPr>
        <w:t>.</w:t>
      </w:r>
      <w:commentRangeEnd w:id="778"/>
      <w:r>
        <w:rPr>
          <w:rStyle w:val="CommentReference"/>
        </w:rPr>
        <w:commentReference w:id="778"/>
      </w:r>
    </w:p>
    <w:p w:rsidR="005D37A2" w:rsidRDefault="005D37A2" w:rsidP="005D37A2">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37A2" w:rsidRPr="00E77497" w:rsidRDefault="005D37A2" w:rsidP="005D37A2">
      <w:pPr>
        <w:pStyle w:val="Heading4"/>
      </w:pPr>
      <w:bookmarkStart w:id="779" w:name="_Ref366134382"/>
      <w:r w:rsidRPr="00E77497">
        <w:t>[[Get]] (P</w:t>
      </w:r>
      <w:r>
        <w:t xml:space="preserve">, </w:t>
      </w:r>
      <w:r w:rsidRPr="007F35E9">
        <w:t>Receiver</w:t>
      </w:r>
      <w:r w:rsidRPr="00E77497">
        <w:t>)</w:t>
      </w:r>
      <w:bookmarkEnd w:id="779"/>
    </w:p>
    <w:p w:rsidR="005D37A2" w:rsidRPr="00E77497" w:rsidRDefault="005D37A2" w:rsidP="005D37A2">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RDefault="005D37A2" w:rsidP="005D37A2">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C04626">
        <w:fldChar w:fldCharType="begin"/>
      </w:r>
      <w:r w:rsidR="00C04626">
        <w:instrText xml:space="preserve"> REF _Ref365538056 \r \h </w:instrText>
      </w:r>
      <w:r w:rsidR="00C04626">
        <w:fldChar w:fldCharType="separate"/>
      </w:r>
      <w:ins w:id="780" w:author="Rev 19 Allen Wirfs-Brock" w:date="2013-09-27T13:05:00Z">
        <w:r w:rsidR="00460CAC">
          <w:t>9.1.8</w:t>
        </w:r>
      </w:ins>
      <w:del w:id="781" w:author="Rev 19 Allen Wirfs-Brock" w:date="2013-09-27T08:38:00Z">
        <w:r w:rsidR="00083CEC" w:rsidDel="009E7E9E">
          <w:delText>9.1.9</w:delText>
        </w:r>
      </w:del>
      <w:r w:rsidR="00C04626">
        <w:fldChar w:fldCharType="end"/>
      </w:r>
      <w:r w:rsidRPr="00E77497">
        <w:t xml:space="preserve">) on </w:t>
      </w:r>
      <w:r w:rsidRPr="00E77497">
        <w:rPr>
          <w:i/>
        </w:rPr>
        <w:t>F</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rsidR="005D37A2" w:rsidRDefault="005D37A2" w:rsidP="005D37A2">
      <w:pPr>
        <w:pStyle w:val="Alg4"/>
        <w:numPr>
          <w:ilvl w:val="0"/>
          <w:numId w:val="195"/>
        </w:numPr>
      </w:pPr>
      <w:r>
        <w:t>ReturnIfAbrupt(</w:t>
      </w:r>
      <w:r>
        <w:rPr>
          <w:i/>
          <w:iCs/>
        </w:rPr>
        <w:t>v</w:t>
      </w:r>
      <w:r>
        <w:t>).</w:t>
      </w:r>
    </w:p>
    <w:p w:rsidR="005D37A2" w:rsidRPr="00E77497" w:rsidRDefault="005D37A2" w:rsidP="005D37A2">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t xml:space="preserve">return </w:t>
      </w:r>
      <w:r>
        <w:rPr>
          <w:b/>
          <w:bCs/>
        </w:rPr>
        <w:t>null</w:t>
      </w:r>
      <w:r w:rsidRPr="00E77497">
        <w:t xml:space="preserve">. </w:t>
      </w:r>
    </w:p>
    <w:p w:rsidR="005D37A2" w:rsidRPr="00E77497" w:rsidRDefault="005D37A2" w:rsidP="005D37A2">
      <w:pPr>
        <w:pStyle w:val="Alg4"/>
        <w:numPr>
          <w:ilvl w:val="0"/>
          <w:numId w:val="195"/>
        </w:numPr>
        <w:spacing w:after="220"/>
      </w:pPr>
      <w:r w:rsidRPr="00E77497">
        <w:t xml:space="preserve">Return </w:t>
      </w:r>
      <w:r w:rsidRPr="00E77497">
        <w:rPr>
          <w:i/>
        </w:rPr>
        <w:t>v</w:t>
      </w:r>
      <w:r w:rsidRPr="00E77497">
        <w:t>.</w:t>
      </w:r>
    </w:p>
    <w:p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rsidR="005D37A2" w:rsidRPr="00E77497" w:rsidRDefault="005D37A2" w:rsidP="005D37A2">
      <w:pPr>
        <w:pStyle w:val="Heading4"/>
      </w:pPr>
      <w:bookmarkStart w:id="782" w:name="_Ref366134480"/>
      <w:r w:rsidRPr="00E77497">
        <w:lastRenderedPageBreak/>
        <w:t>[[Get</w:t>
      </w:r>
      <w:r>
        <w:t>OwnProperty</w:t>
      </w:r>
      <w:r w:rsidRPr="00E77497">
        <w:t>]] (P)</w:t>
      </w:r>
      <w:bookmarkEnd w:id="782"/>
    </w:p>
    <w:p w:rsidR="005D37A2" w:rsidRPr="00E77497" w:rsidRDefault="005D37A2" w:rsidP="005D37A2">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rsidR="00C04626">
        <w:fldChar w:fldCharType="begin"/>
      </w:r>
      <w:r w:rsidR="00C04626">
        <w:instrText xml:space="preserve"> REF _Ref365538074 \r \h </w:instrText>
      </w:r>
      <w:r w:rsidR="00C04626">
        <w:fldChar w:fldCharType="separate"/>
      </w:r>
      <w:ins w:id="783" w:author="Rev 19 Allen Wirfs-Brock" w:date="2013-09-27T13:05:00Z">
        <w:r w:rsidR="00460CAC">
          <w:t>9.1.5</w:t>
        </w:r>
      </w:ins>
      <w:del w:id="784" w:author="Rev 19 Allen Wirfs-Brock" w:date="2013-09-27T08:38:00Z">
        <w:r w:rsidR="00083CEC" w:rsidDel="009E7E9E">
          <w:delText>9.1.6</w:delText>
        </w:r>
      </w:del>
      <w:r w:rsidR="00C04626">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rsidR="005D37A2" w:rsidRDefault="005D37A2" w:rsidP="005D37A2">
      <w:pPr>
        <w:pStyle w:val="Alg4"/>
        <w:numPr>
          <w:ilvl w:val="0"/>
          <w:numId w:val="1169"/>
        </w:numPr>
      </w:pPr>
      <w:r>
        <w:t>ReturnIfAbrupt(</w:t>
      </w:r>
      <w:r>
        <w:rPr>
          <w:i/>
          <w:iCs/>
        </w:rPr>
        <w:t>v</w:t>
      </w:r>
      <w:r>
        <w:t>).</w:t>
      </w:r>
    </w:p>
    <w:p w:rsidR="005D37A2" w:rsidRDefault="005D37A2" w:rsidP="005D37A2">
      <w:pPr>
        <w:pStyle w:val="Alg4"/>
        <w:numPr>
          <w:ilvl w:val="0"/>
          <w:numId w:val="1169"/>
        </w:numPr>
      </w:pPr>
      <w:r>
        <w:t>If IsDataDescriptor(</w:t>
      </w:r>
      <w:r>
        <w:rPr>
          <w:i/>
          <w:iCs/>
        </w:rPr>
        <w:t>v</w:t>
      </w:r>
      <w:r>
        <w:t xml:space="preserve">) is </w:t>
      </w:r>
      <w:r>
        <w:rPr>
          <w:b/>
          <w:bCs/>
        </w:rPr>
        <w:t>true</w:t>
      </w:r>
      <w:r>
        <w:t xml:space="preserve">, then </w:t>
      </w:r>
    </w:p>
    <w:p w:rsidR="005D37A2" w:rsidRPr="00E77497" w:rsidRDefault="005D37A2" w:rsidP="005D37A2">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rsidR="005D37A2" w:rsidRDefault="005D37A2" w:rsidP="005D37A2">
      <w:pPr>
        <w:pStyle w:val="Alg4"/>
        <w:numPr>
          <w:ilvl w:val="2"/>
          <w:numId w:val="1169"/>
        </w:numPr>
      </w:pPr>
      <w:r>
        <w:t xml:space="preserve">Set </w:t>
      </w:r>
      <w:r>
        <w:rPr>
          <w:i/>
        </w:rPr>
        <w:t>v</w:t>
      </w:r>
      <w:r>
        <w:rPr>
          <w:iCs/>
        </w:rPr>
        <w:t xml:space="preserve">.[[Value]] to </w:t>
      </w:r>
      <w:r>
        <w:rPr>
          <w:b/>
          <w:bCs/>
          <w:iCs/>
        </w:rPr>
        <w:t>null</w:t>
      </w:r>
      <w:r>
        <w:rPr>
          <w:iCs/>
        </w:rPr>
        <w:t>.</w:t>
      </w:r>
    </w:p>
    <w:p w:rsidR="005D37A2" w:rsidRPr="00E77497" w:rsidRDefault="005D37A2" w:rsidP="005D37A2">
      <w:pPr>
        <w:pStyle w:val="Alg4"/>
        <w:numPr>
          <w:ilvl w:val="0"/>
          <w:numId w:val="1169"/>
        </w:numPr>
        <w:spacing w:after="220"/>
      </w:pPr>
      <w:r w:rsidRPr="00E77497">
        <w:t xml:space="preserve">Return </w:t>
      </w:r>
      <w:r w:rsidRPr="00E77497">
        <w:rPr>
          <w:i/>
        </w:rPr>
        <w:t>v</w:t>
      </w:r>
      <w:r w:rsidRPr="00E77497">
        <w:t>.</w:t>
      </w:r>
    </w:p>
    <w:p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rsidR="005D37A2" w:rsidRDefault="005D37A2" w:rsidP="005D37A2">
      <w:pPr>
        <w:pStyle w:val="Heading4"/>
      </w:pPr>
      <w:r w:rsidRPr="006D2B83">
        <w:t>Function</w:t>
      </w:r>
      <w:r>
        <w:t>Allocate Abstract Operation</w:t>
      </w:r>
    </w:p>
    <w:p w:rsidR="005D37A2" w:rsidRPr="00E77497" w:rsidRDefault="005D37A2" w:rsidP="005D37A2">
      <w:r>
        <w:t xml:space="preserve">The abstract operation FunctionAllocate requires the one argument, </w:t>
      </w:r>
      <w:r>
        <w:rPr>
          <w:rFonts w:ascii="Times New Roman" w:hAnsi="Times New Roman"/>
          <w:i/>
        </w:rPr>
        <w:t>functionPrototype</w:t>
      </w:r>
      <w:r>
        <w:rPr>
          <w:rFonts w:ascii="Times New Roman" w:hAnsi="Times New Roman"/>
        </w:rPr>
        <w:t xml:space="preserve"> </w:t>
      </w:r>
      <w:r w:rsidRPr="00CB6144">
        <w:t>and</w:t>
      </w:r>
      <w:r>
        <w:t xml:space="preserve">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rsidR="005D37A2" w:rsidRDefault="005D37A2" w:rsidP="005D37A2">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xml:space="preserve">) is Object. </w:t>
      </w:r>
    </w:p>
    <w:p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rsidR="005D37A2" w:rsidRPr="00E77497" w:rsidRDefault="005D37A2" w:rsidP="005D37A2">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 with the internal data properties listed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_Ref365644826 \h </w:instrText>
      </w:r>
      <w:r w:rsidR="00D879DF">
        <w:rPr>
          <w:rFonts w:ascii="Times New Roman" w:hAnsi="Times New Roman"/>
        </w:rPr>
      </w:r>
      <w:r w:rsidR="00D879DF">
        <w:rPr>
          <w:rFonts w:ascii="Times New Roman" w:hAnsi="Times New Roman"/>
        </w:rPr>
        <w:fldChar w:fldCharType="separate"/>
      </w:r>
      <w:r w:rsidR="00460CAC">
        <w:t xml:space="preserve">Table </w:t>
      </w:r>
      <w:r w:rsidR="00460CAC">
        <w:rPr>
          <w:noProof/>
        </w:rPr>
        <w:t>25</w:t>
      </w:r>
      <w:r w:rsidR="00D879DF">
        <w:rPr>
          <w:rFonts w:ascii="Times New Roman" w:hAnsi="Times New Roman"/>
        </w:rPr>
        <w:fldChar w:fldCharType="end"/>
      </w:r>
      <w:r w:rsidRPr="00E77497">
        <w:rPr>
          <w:rFonts w:ascii="Times New Roman" w:hAnsi="Times New Roman"/>
        </w:rPr>
        <w:t>.</w:t>
      </w:r>
      <w:r>
        <w:rPr>
          <w:rFonts w:ascii="Times New Roman" w:hAnsi="Times New Roman"/>
        </w:rPr>
        <w:t xml:space="preserve"> All of those internal data properties are </w:t>
      </w:r>
      <w:del w:id="785" w:author="Rev 19 Allen Wirfs-Brock" w:date="2013-09-27T10:26:00Z">
        <w:r w:rsidDel="00D20BD7">
          <w:rPr>
            <w:rFonts w:ascii="Times New Roman" w:hAnsi="Times New Roman"/>
          </w:rPr>
          <w:delText xml:space="preserve">initialized </w:delText>
        </w:r>
      </w:del>
      <w:ins w:id="786" w:author="Rev 19 Allen Wirfs-Brock" w:date="2013-09-27T10:26:00Z">
        <w:r w:rsidR="00D20BD7">
          <w:rPr>
            <w:rFonts w:ascii="Times New Roman" w:hAnsi="Times New Roman"/>
          </w:rPr>
          <w:t xml:space="preserve">initialised </w:t>
        </w:r>
      </w:ins>
      <w:r>
        <w:rPr>
          <w:rFonts w:ascii="Times New Roman" w:hAnsi="Times New Roman"/>
        </w:rPr>
        <w:t xml:space="preserve">to </w:t>
      </w:r>
      <w:r>
        <w:rPr>
          <w:rFonts w:ascii="Times New Roman" w:hAnsi="Times New Roman"/>
          <w:b/>
          <w:bCs/>
        </w:rPr>
        <w:t>undefined</w:t>
      </w:r>
      <w:r>
        <w:rPr>
          <w:rFonts w:ascii="Times New Roman" w:hAnsi="Times New Roman"/>
        </w:rPr>
        <w:t>.</w:t>
      </w:r>
    </w:p>
    <w:p w:rsidR="005D37A2" w:rsidRPr="00C07C8C" w:rsidRDefault="005D37A2" w:rsidP="005D37A2">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 </w:t>
      </w:r>
      <w:r w:rsidR="00D45A1D">
        <w:fldChar w:fldCharType="begin"/>
      </w:r>
      <w:r w:rsidR="00D45A1D">
        <w:instrText xml:space="preserve"> REF _Ref365531715 \r \h </w:instrText>
      </w:r>
      <w:r w:rsidR="00D45A1D">
        <w:fldChar w:fldCharType="separate"/>
      </w:r>
      <w:r w:rsidR="00460CAC">
        <w:t>9.1</w:t>
      </w:r>
      <w:r w:rsidR="00D45A1D">
        <w:fldChar w:fldCharType="end"/>
      </w:r>
      <w:r>
        <w:t>.</w:t>
      </w:r>
    </w:p>
    <w:p w:rsidR="005D37A2" w:rsidRDefault="005D37A2" w:rsidP="005D37A2">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D879DF">
        <w:t xml:space="preserve"> </w:t>
      </w:r>
      <w:r w:rsidR="00D879DF">
        <w:fldChar w:fldCharType="begin"/>
      </w:r>
      <w:r w:rsidR="00D879DF">
        <w:instrText xml:space="preserve"> REF _Ref365529387 \r \h </w:instrText>
      </w:r>
      <w:r w:rsidR="00D879DF">
        <w:fldChar w:fldCharType="separate"/>
      </w:r>
      <w:ins w:id="787" w:author="Rev 19 Allen Wirfs-Brock" w:date="2013-09-27T13:05:00Z">
        <w:r w:rsidR="00460CAC">
          <w:t>9.1.15</w:t>
        </w:r>
      </w:ins>
      <w:del w:id="788" w:author="Rev 19 Allen Wirfs-Brock" w:date="2013-09-27T08:38:00Z">
        <w:r w:rsidR="00083CEC" w:rsidDel="009E7E9E">
          <w:delText>9.1.16</w:delText>
        </w:r>
      </w:del>
      <w:r w:rsidR="00D879DF">
        <w:fldChar w:fldCharType="end"/>
      </w:r>
      <w:r>
        <w:t>.</w:t>
      </w:r>
    </w:p>
    <w:p w:rsidR="005D37A2" w:rsidRDefault="005D37A2" w:rsidP="005D37A2">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rsidR="005D37A2" w:rsidRDefault="005D37A2" w:rsidP="005D37A2">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rsidR="005D37A2" w:rsidRDefault="005D37A2" w:rsidP="005D37A2">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t>Function</w:t>
      </w:r>
      <w:r>
        <w:t>Initialise Abstract Operation</w:t>
      </w:r>
    </w:p>
    <w:p w:rsidR="005D37A2" w:rsidRPr="00E77497" w:rsidRDefault="005D37A2" w:rsidP="005D37A2">
      <w:r>
        <w:t xml:space="preserve">The abstract operation FunctionInitialise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FunctionInitialise </w:t>
      </w:r>
      <w:r w:rsidRPr="00DC488D">
        <w:rPr>
          <w:rFonts w:cs="Arial"/>
        </w:rPr>
        <w:t>performs the following steps</w:t>
      </w:r>
      <w:r w:rsidRPr="00E77497">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OrThrow(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Pr>
          <w:rFonts w:ascii="Times New Roman" w:hAnsi="Times New Roman"/>
          <w:b/>
        </w:rPr>
        <w:t>true</w:t>
      </w:r>
      <w:r w:rsidRPr="00E77497">
        <w:rPr>
          <w:rFonts w:ascii="Times New Roman" w:hAnsi="Times New Roman"/>
        </w:rPr>
        <w:t>}</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rsidR="005D37A2" w:rsidRDefault="005D37A2" w:rsidP="005D37A2">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rsidR="005D37A2" w:rsidRDefault="005D37A2" w:rsidP="005D37A2">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rsidR="005D37A2" w:rsidRDefault="005D37A2" w:rsidP="005D37A2">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lastRenderedPageBreak/>
        <w:t>FunctionCreate</w:t>
      </w:r>
      <w:r>
        <w:t xml:space="preserve"> Abstract Operation</w:t>
      </w:r>
    </w:p>
    <w:p w:rsidR="005D37A2" w:rsidRPr="00E77497" w:rsidRDefault="005D37A2" w:rsidP="005D37A2">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rsidR="005D37A2" w:rsidRPr="00F84E7C" w:rsidRDefault="005D37A2" w:rsidP="005D37A2">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rsidR="005D37A2" w:rsidRDefault="005D37A2" w:rsidP="005D37A2">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5D37A2" w:rsidRPr="00E77497" w:rsidRDefault="005D37A2" w:rsidP="005D37A2">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D37A2" w:rsidRDefault="005D37A2" w:rsidP="005D37A2">
      <w:pPr>
        <w:pStyle w:val="Alg4"/>
        <w:numPr>
          <w:ilvl w:val="0"/>
          <w:numId w:val="1412"/>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5D37A2" w:rsidRDefault="005D37A2" w:rsidP="005D37A2">
      <w:pPr>
        <w:pStyle w:val="Heading4"/>
      </w:pPr>
      <w:r>
        <w:t>Generator</w:t>
      </w:r>
      <w:r w:rsidRPr="006D2B83">
        <w:t>FunctionCreate</w:t>
      </w:r>
      <w:r>
        <w:t xml:space="preserve"> Abstract Operation</w:t>
      </w:r>
    </w:p>
    <w:p w:rsidR="005D37A2" w:rsidRPr="00E77497" w:rsidRDefault="005D37A2" w:rsidP="005D37A2">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rsidR="005D37A2" w:rsidRPr="00F84E7C" w:rsidRDefault="005D37A2" w:rsidP="005D37A2">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rsidR="005D37A2" w:rsidRDefault="005D37A2" w:rsidP="005D37A2">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rsidR="005D37A2" w:rsidRPr="00E77497" w:rsidRDefault="005D37A2" w:rsidP="005D37A2">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rsidR="005D37A2" w:rsidRDefault="005D37A2" w:rsidP="005D37A2">
      <w:pPr>
        <w:pStyle w:val="Alg4"/>
        <w:numPr>
          <w:ilvl w:val="0"/>
          <w:numId w:val="1425"/>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5D37A2" w:rsidRDefault="005D37A2" w:rsidP="005D37A2">
      <w:pPr>
        <w:pStyle w:val="Heading4"/>
      </w:pPr>
      <w:bookmarkStart w:id="789" w:name="_Ref365541145"/>
      <w:r>
        <w:t xml:space="preserve">AddRestrictedFunctionProperties </w:t>
      </w:r>
      <w:r w:rsidRPr="006D2B83">
        <w:t xml:space="preserve"> </w:t>
      </w:r>
      <w:r>
        <w:t>Abstract Operation</w:t>
      </w:r>
      <w:bookmarkEnd w:id="789"/>
    </w:p>
    <w:p w:rsidR="005D37A2" w:rsidRDefault="005D37A2" w:rsidP="005D37A2">
      <w:r>
        <w:t xml:space="preserve">The abstract operation is called with a function object </w:t>
      </w:r>
      <w:r w:rsidRPr="00002F60">
        <w:rPr>
          <w:rFonts w:ascii="Times New Roman" w:hAnsi="Times New Roman"/>
          <w:i/>
          <w:iCs/>
        </w:rPr>
        <w:t>F</w:t>
      </w:r>
      <w:r>
        <w:t xml:space="preserve"> as its argument.  It performs the following steps:</w:t>
      </w:r>
    </w:p>
    <w:p w:rsidR="005D37A2" w:rsidRPr="00E77497" w:rsidRDefault="005D37A2" w:rsidP="005D37A2">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sidRPr="00F75B67">
        <w:rPr>
          <w:rFonts w:cs="Arial"/>
        </w:rPr>
        <w:t>%ThrowTypeError%</w:t>
      </w:r>
      <w:r>
        <w:rPr>
          <w:rFonts w:ascii="Times New Roman" w:hAnsi="Times New Roman"/>
        </w:rPr>
        <w:t xml:space="preserve"> intrinsic</w:t>
      </w:r>
      <w:r w:rsidRPr="00E77497">
        <w:rPr>
          <w:rFonts w:ascii="Times New Roman" w:hAnsi="Times New Roman"/>
        </w:rPr>
        <w:t xml:space="preserve"> function Object</w:t>
      </w:r>
      <w:r>
        <w:rPr>
          <w:rFonts w:ascii="Times New Roman" w:hAnsi="Times New Roman"/>
        </w:rPr>
        <w:t>.</w:t>
      </w:r>
    </w:p>
    <w:p w:rsidR="005D37A2" w:rsidRPr="00E77497" w:rsidRDefault="005D37A2" w:rsidP="005D37A2">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Pr>
          <w:rFonts w:ascii="Times New Roman" w:hAnsi="Times New Roman"/>
        </w:rPr>
        <w:t>,</w:t>
      </w:r>
      <w:r w:rsidRPr="00E77497">
        <w:rPr>
          <w:rFonts w:ascii="Times New Roman" w:hAnsi="Times New Roman"/>
        </w:rPr>
        <w:t xml:space="preserve"> </w:t>
      </w:r>
      <w:r w:rsidRPr="00E77497">
        <w:rPr>
          <w:rFonts w:ascii="Courier New" w:hAnsi="Courier New" w:cs="Courier New"/>
          <w:b/>
        </w:rPr>
        <w:t>"caller"</w:t>
      </w:r>
      <w:r>
        <w:rPr>
          <w:rFonts w:ascii="Times New Roman" w:hAnsi="Times New Roman"/>
        </w:rPr>
        <w:t>,</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rsidR="005D37A2" w:rsidRDefault="005D37A2" w:rsidP="005D37A2">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37A2" w:rsidRPr="00E77497" w:rsidRDefault="005D37A2" w:rsidP="005D37A2">
      <w:pPr>
        <w:numPr>
          <w:ilvl w:val="0"/>
          <w:numId w:val="1105"/>
        </w:numPr>
        <w:rPr>
          <w:rFonts w:ascii="Times New Roman" w:hAnsi="Times New Roman"/>
        </w:rPr>
      </w:pPr>
      <w:r>
        <w:rPr>
          <w:rFonts w:ascii="Times New Roman" w:hAnsi="Times New Roman"/>
        </w:rPr>
        <w:t>Return</w:t>
      </w:r>
      <w:r w:rsidRPr="00E77497">
        <w:rPr>
          <w:rFonts w:ascii="Times New Roman" w:hAnsi="Times New Roman"/>
        </w:rPr>
        <w:t xml:space="preserve"> the</w:t>
      </w:r>
      <w:r>
        <w:rPr>
          <w:rFonts w:ascii="Times New Roman" w:hAnsi="Times New Roman"/>
        </w:rPr>
        <w:t xml:space="preserv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Pr="00E77497">
        <w:rPr>
          <w:rFonts w:ascii="Courier New" w:hAnsi="Courier New" w:cs="Courier New"/>
          <w:b/>
        </w:rPr>
        <w:t>"arguments"</w:t>
      </w:r>
      <w:r>
        <w:rPr>
          <w:rFonts w:ascii="Times New Roman" w:hAnsi="Times New Roman"/>
        </w:rPr>
        <w:t xml:space="preserve">, </w:t>
      </w:r>
      <w:r w:rsidRPr="00E77497">
        <w:rPr>
          <w:rFonts w:ascii="Times New Roman" w:hAnsi="Times New Roman"/>
        </w:rPr>
        <w:t xml:space="preserve">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rsidR="005D37A2" w:rsidRPr="00E77497" w:rsidRDefault="005D37A2" w:rsidP="005D37A2">
      <w:r w:rsidRPr="00E77497">
        <w:t xml:space="preserve">The </w:t>
      </w:r>
      <w:r>
        <w:t>%</w:t>
      </w:r>
      <w:r w:rsidRPr="00E77497">
        <w:t>ThrowTypeError</w:t>
      </w:r>
      <w:r>
        <w:t>%</w:t>
      </w:r>
      <w:r w:rsidRPr="00E77497">
        <w:t xml:space="preserve"> object is a</w:t>
      </w:r>
      <w:ins w:id="790" w:author="Rev 19 Allen Wirfs-Brock" w:date="2013-09-26T17:39:00Z">
        <w:r w:rsidR="0072639A">
          <w:t>n</w:t>
        </w:r>
      </w:ins>
      <w:r w:rsidRPr="00E77497">
        <w:t xml:space="preserve"> unique function object that is defined once</w:t>
      </w:r>
      <w:r>
        <w:t xml:space="preserve"> for each Realm</w:t>
      </w:r>
      <w:r w:rsidRPr="00E77497">
        <w:t xml:space="preserve"> as follows:</w:t>
      </w:r>
    </w:p>
    <w:p w:rsidR="005D37A2" w:rsidRDefault="005D37A2" w:rsidP="005D37A2">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 xml:space="preserve">for the current Realm has already been </w:t>
      </w:r>
      <w:del w:id="791" w:author="Rev 19 Allen Wirfs-Brock" w:date="2013-09-27T10:27:00Z">
        <w:r w:rsidDel="00D20BD7">
          <w:rPr>
            <w:rFonts w:ascii="Times New Roman" w:hAnsi="Times New Roman"/>
          </w:rPr>
          <w:delText>initialized</w:delText>
        </w:r>
      </w:del>
      <w:ins w:id="792" w:author="Rev 19 Allen Wirfs-Brock" w:date="2013-09-27T10:27:00Z">
        <w:r w:rsidR="00D20BD7">
          <w:rPr>
            <w:rFonts w:ascii="Times New Roman" w:hAnsi="Times New Roman"/>
          </w:rPr>
          <w:t>initialised</w:t>
        </w:r>
      </w:ins>
      <w:r>
        <w:rPr>
          <w:rFonts w:ascii="Times New Roman" w:hAnsi="Times New Roman"/>
        </w:rPr>
        <w:t>.</w:t>
      </w:r>
    </w:p>
    <w:p w:rsidR="005D37A2" w:rsidRDefault="005D37A2" w:rsidP="005D37A2">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Pr="00E77497">
        <w:rPr>
          <w:b/>
        </w:rPr>
        <w:t>:</w:t>
      </w:r>
      <w:r>
        <w:rPr>
          <w:b/>
        </w:rPr>
        <w:t xml:space="preserve"> </w:t>
      </w:r>
      <w:r>
        <w:rPr>
          <w:rFonts w:ascii="Times New Roman" w:hAnsi="Times New Roman"/>
          <w:i/>
          <w:iCs/>
        </w:rPr>
        <w:t>ThrowTypeError</w:t>
      </w:r>
      <w:r w:rsidRPr="00E77497">
        <w:rPr>
          <w:rFonts w:ascii="Times New Roman" w:hAnsi="Times New Roman"/>
        </w:rPr>
        <w:t>.</w:t>
      </w:r>
    </w:p>
    <w:p w:rsidR="005D37A2" w:rsidRPr="00E77497" w:rsidRDefault="005D37A2" w:rsidP="005D37A2">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D37A2" w:rsidRPr="0052649B" w:rsidRDefault="005D37A2" w:rsidP="005D37A2">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rsidR="005D37A2" w:rsidRPr="0006447F" w:rsidRDefault="005D37A2" w:rsidP="005D37A2">
      <w:pPr>
        <w:numPr>
          <w:ilvl w:val="0"/>
          <w:numId w:val="149"/>
        </w:numPr>
        <w:contextualSpacing/>
        <w:rPr>
          <w:rFonts w:ascii="Times New Roman" w:hAnsi="Times New Roman"/>
        </w:rPr>
      </w:pPr>
      <w:r>
        <w:rPr>
          <w:rFonts w:ascii="Times New Roman" w:hAnsi="Times New Roman"/>
        </w:rPr>
        <w:t>Perform the abstract operation Function</w:t>
      </w:r>
      <w:r w:rsidRPr="006D0379">
        <w:rPr>
          <w:rFonts w:ascii="Times New Roman" w:hAnsi="Times New Roman"/>
        </w:rPr>
        <w:t>Initialise</w:t>
      </w:r>
      <w:r>
        <w:rPr>
          <w:rFonts w:ascii="Times New Roman" w:hAnsi="Times New Roman"/>
        </w:rPr>
        <w:t xml:space="preserve"> with arguments </w:t>
      </w:r>
      <w:r>
        <w:rPr>
          <w:rFonts w:ascii="Times New Roman" w:hAnsi="Times New Roman"/>
          <w:i/>
          <w:iCs/>
        </w:rPr>
        <w:t>F</w:t>
      </w:r>
      <w:r>
        <w:rPr>
          <w:rFonts w:ascii="Times New Roman" w:hAnsi="Times New Roman"/>
        </w:rPr>
        <w:t xml:space="preserve">, </w:t>
      </w:r>
      <w:r w:rsidRPr="00912F02">
        <w:t>Normal</w:t>
      </w:r>
      <w:r>
        <w:t xml:space="preserve">, </w:t>
      </w:r>
      <w:r w:rsidRPr="008F24E1">
        <w:rPr>
          <w:rFonts w:ascii="Times New Roman" w:hAnsi="Times New Roman"/>
          <w:i/>
          <w:iCs/>
        </w:rPr>
        <w:t>formalParameters</w:t>
      </w:r>
      <w:r w:rsidRPr="00E77497">
        <w:t xml:space="preserve">, </w:t>
      </w:r>
      <w:r>
        <w:rPr>
          <w:rFonts w:ascii="Times New Roman" w:hAnsi="Times New Roman"/>
          <w:i/>
        </w:rPr>
        <w:t>b</w:t>
      </w:r>
      <w:r w:rsidRPr="00E77497">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sidRPr="008F24E1">
        <w:rPr>
          <w:rFonts w:ascii="Times New Roman" w:hAnsi="Times New Roman"/>
          <w:b/>
          <w:bCs/>
          <w:iCs/>
        </w:rPr>
        <w:t>true</w:t>
      </w:r>
      <w:r>
        <w:t>.</w:t>
      </w:r>
    </w:p>
    <w:p w:rsidR="005D37A2" w:rsidRPr="0052649B" w:rsidRDefault="005D37A2" w:rsidP="005D37A2">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t xml:space="preserve">MakeConstructor </w:t>
      </w:r>
      <w:r>
        <w:t>Abstract Operation</w:t>
      </w:r>
    </w:p>
    <w:p w:rsidR="005D37A2" w:rsidRPr="00E77497" w:rsidRDefault="005D37A2" w:rsidP="005D37A2">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rsidR="005D37A2" w:rsidRDefault="005D37A2" w:rsidP="00BF5518">
      <w:pPr>
        <w:numPr>
          <w:ilvl w:val="0"/>
          <w:numId w:val="1595"/>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w:t>
      </w:r>
      <w:ins w:id="793" w:author="Rev 19 Allen Wirfs-Brock" w:date="2013-09-10T13:37:00Z">
        <w:r w:rsidR="00BF5518">
          <w:rPr>
            <w:rFonts w:ascii="Times New Roman" w:hAnsi="Times New Roman"/>
          </w:rPr>
          <w:t>n</w:t>
        </w:r>
      </w:ins>
      <w:r>
        <w:rPr>
          <w:rFonts w:ascii="Times New Roman" w:hAnsi="Times New Roman"/>
        </w:rPr>
        <w:t xml:space="preserve"> ordinary function object, that has not already had MakeConstru</w:t>
      </w:r>
      <w:ins w:id="794" w:author="Rev 19 Allen Wirfs-Brock" w:date="2013-09-10T13:38:00Z">
        <w:r w:rsidR="00BF5518">
          <w:rPr>
            <w:rFonts w:ascii="Times New Roman" w:hAnsi="Times New Roman"/>
          </w:rPr>
          <w:t>c</w:t>
        </w:r>
      </w:ins>
      <w:r>
        <w:rPr>
          <w:rFonts w:ascii="Times New Roman" w:hAnsi="Times New Roman"/>
        </w:rPr>
        <w:t>tor applied to it.  It is extensible and d</w:t>
      </w:r>
      <w:del w:id="795" w:author="Rev 19 Allen Wirfs-Brock" w:date="2013-09-10T13:37:00Z">
        <w:r w:rsidDel="00BF5518">
          <w:rPr>
            <w:rFonts w:ascii="Times New Roman" w:hAnsi="Times New Roman"/>
          </w:rPr>
          <w:delText>o</w:delText>
        </w:r>
      </w:del>
      <w:r>
        <w:rPr>
          <w:rFonts w:ascii="Times New Roman" w:hAnsi="Times New Roman"/>
        </w:rPr>
        <w:t xml:space="preserve">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rsidR="005D37A2" w:rsidRDefault="005D37A2" w:rsidP="00BF5518">
      <w:pPr>
        <w:numPr>
          <w:ilvl w:val="0"/>
          <w:numId w:val="1595"/>
        </w:numPr>
        <w:contextualSpacing/>
        <w:rPr>
          <w:rFonts w:ascii="Times New Roman" w:hAnsi="Times New Roman"/>
        </w:rPr>
      </w:pPr>
      <w:r>
        <w:rPr>
          <w:rFonts w:ascii="Times New Roman" w:hAnsi="Times New Roman"/>
        </w:rPr>
        <w:lastRenderedPageBreak/>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rsidR="005D37A2" w:rsidRPr="00630A5A" w:rsidRDefault="005D37A2" w:rsidP="00BF5518">
      <w:pPr>
        <w:numPr>
          <w:ilvl w:val="0"/>
          <w:numId w:val="1595"/>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 then </w:t>
      </w:r>
    </w:p>
    <w:p w:rsidR="005D37A2" w:rsidRDefault="005D37A2" w:rsidP="005D37A2">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rsidR="005D37A2" w:rsidRPr="00E77497" w:rsidRDefault="005D37A2" w:rsidP="005D37A2">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%ObjectPrototype%</w:t>
      </w:r>
      <w:r w:rsidRPr="008365B2">
        <w:rPr>
          <w:rFonts w:ascii="Times New Roman" w:hAnsi="Times New Roman"/>
        </w:rPr>
        <w:t xml:space="preserve"> as its argument</w:t>
      </w:r>
      <w:r w:rsidRPr="00E77497">
        <w:rPr>
          <w:rFonts w:ascii="Times New Roman" w:hAnsi="Times New Roman"/>
        </w:rPr>
        <w:t>.</w:t>
      </w:r>
    </w:p>
    <w:p w:rsidR="005D37A2" w:rsidRPr="00630A5A" w:rsidRDefault="005D37A2" w:rsidP="00BF5518">
      <w:pPr>
        <w:numPr>
          <w:ilvl w:val="0"/>
          <w:numId w:val="1595"/>
        </w:numPr>
        <w:contextualSpacing/>
        <w:rPr>
          <w:rFonts w:ascii="Times New Roman" w:hAnsi="Times New Roman"/>
        </w:rPr>
      </w:pPr>
      <w:r>
        <w:rPr>
          <w:rFonts w:ascii="Times New Roman" w:hAnsi="Times New Roman"/>
        </w:rPr>
        <w:t xml:space="preserve">If the </w:t>
      </w:r>
      <w:r w:rsidRPr="00BF5518">
        <w:rPr>
          <w:rFonts w:ascii="Times New Roman" w:hAnsi="Times New Roman"/>
          <w:i/>
        </w:rPr>
        <w:t>writablePrototype</w:t>
      </w:r>
      <w:r w:rsidRPr="00BF5518">
        <w:t xml:space="preserve"> </w:t>
      </w:r>
      <w:r>
        <w:rPr>
          <w:rFonts w:ascii="Times New Roman" w:hAnsi="Times New Roman"/>
        </w:rPr>
        <w:t xml:space="preserve">argument was not provided, then </w:t>
      </w:r>
    </w:p>
    <w:p w:rsidR="005D37A2" w:rsidRPr="00E77497" w:rsidRDefault="005D37A2" w:rsidP="005D37A2">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rsidR="005D37A2" w:rsidRPr="00E77497" w:rsidRDefault="005D37A2" w:rsidP="00BF5518">
      <w:pPr>
        <w:numPr>
          <w:ilvl w:val="0"/>
          <w:numId w:val="1595"/>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BF5518">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_Ref365531781 \r \h </w:instrText>
      </w:r>
      <w:r w:rsidR="00BF5518">
        <w:rPr>
          <w:rFonts w:ascii="Times New Roman" w:hAnsi="Times New Roman"/>
        </w:rPr>
        <w:instrText xml:space="preserve"> \* MERGEFORMAT </w:instrText>
      </w:r>
      <w:r w:rsidR="00D879DF">
        <w:rPr>
          <w:rFonts w:ascii="Times New Roman" w:hAnsi="Times New Roman"/>
        </w:rPr>
      </w:r>
      <w:r w:rsidR="00D879DF">
        <w:rPr>
          <w:rFonts w:ascii="Times New Roman" w:hAnsi="Times New Roman"/>
        </w:rPr>
        <w:fldChar w:fldCharType="separate"/>
      </w:r>
      <w:ins w:id="796" w:author="Rev 19 Allen Wirfs-Brock" w:date="2013-09-27T13:05:00Z">
        <w:r w:rsidR="00460CAC">
          <w:rPr>
            <w:rFonts w:ascii="Times New Roman" w:hAnsi="Times New Roman"/>
          </w:rPr>
          <w:t>9.1.15.2</w:t>
        </w:r>
      </w:ins>
      <w:del w:id="797" w:author="Rev 19 Allen Wirfs-Brock" w:date="2013-09-27T08:38:00Z">
        <w:r w:rsidR="00083CEC" w:rsidDel="009E7E9E">
          <w:rPr>
            <w:rFonts w:ascii="Times New Roman" w:hAnsi="Times New Roman"/>
          </w:rPr>
          <w:delText>9.1.16.2</w:delText>
        </w:r>
      </w:del>
      <w:r w:rsidR="00D879DF">
        <w:rPr>
          <w:rFonts w:ascii="Times New Roman" w:hAnsi="Times New Roman"/>
        </w:rPr>
        <w:fldChar w:fldCharType="end"/>
      </w:r>
      <w:r w:rsidRPr="0028769F">
        <w:rPr>
          <w:rFonts w:ascii="Times New Roman" w:hAnsi="Times New Roman"/>
        </w:rPr>
        <w:t>.</w:t>
      </w:r>
    </w:p>
    <w:p w:rsidR="005D37A2" w:rsidRPr="0025447D" w:rsidRDefault="005D37A2" w:rsidP="00BF5518">
      <w:pPr>
        <w:numPr>
          <w:ilvl w:val="0"/>
          <w:numId w:val="1595"/>
        </w:numPr>
        <w:contextualSpacing/>
        <w:rPr>
          <w:rFonts w:ascii="Times New Roman" w:hAnsi="Times New Roman"/>
        </w:rPr>
      </w:pPr>
      <w:r>
        <w:rPr>
          <w:rFonts w:ascii="Times New Roman" w:hAnsi="Times New Roman"/>
        </w:rPr>
        <w:t xml:space="preserve">If </w:t>
      </w:r>
      <w:r w:rsidRPr="00BF5518">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rsidR="005D37A2" w:rsidRPr="00E77497" w:rsidRDefault="005D37A2" w:rsidP="005D37A2">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Pr>
          <w:rFonts w:ascii="Times New Roman" w:hAnsi="Times New Roman"/>
        </w:rPr>
        <w:t>.</w:t>
      </w:r>
    </w:p>
    <w:p w:rsidR="005D37A2" w:rsidRPr="00E77497" w:rsidRDefault="005D37A2" w:rsidP="00BF5518">
      <w:pPr>
        <w:numPr>
          <w:ilvl w:val="0"/>
          <w:numId w:val="1595"/>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commentRangeStart w:id="798"/>
      <w:r w:rsidRPr="00E77497">
        <w:rPr>
          <w:rFonts w:ascii="Times New Roman" w:hAnsi="Times New Roman"/>
          <w:b/>
        </w:rPr>
        <w:t>false</w:t>
      </w:r>
      <w:commentRangeEnd w:id="798"/>
      <w:r w:rsidR="005F5EA0">
        <w:rPr>
          <w:rStyle w:val="CommentReference"/>
        </w:rPr>
        <w:commentReference w:id="798"/>
      </w:r>
      <w:r w:rsidRPr="00E77497">
        <w:rPr>
          <w:rFonts w:ascii="Times New Roman" w:hAnsi="Times New Roman"/>
        </w:rPr>
        <w:t>}.</w:t>
      </w:r>
    </w:p>
    <w:p w:rsidR="005D37A2" w:rsidRPr="00E77497" w:rsidRDefault="005D37A2" w:rsidP="0083461A">
      <w:pPr>
        <w:numPr>
          <w:ilvl w:val="0"/>
          <w:numId w:val="1595"/>
        </w:numPr>
        <w:rPr>
          <w:rFonts w:ascii="Times New Roman" w:hAnsi="Times New Roman"/>
        </w:rPr>
      </w:pPr>
      <w:r w:rsidRPr="00E77497">
        <w:rPr>
          <w:rFonts w:ascii="Times New Roman" w:hAnsi="Times New Roman"/>
        </w:rPr>
        <w:t>Return.</w:t>
      </w:r>
    </w:p>
    <w:p w:rsidR="0083461A" w:rsidRPr="0083461A" w:rsidRDefault="0083461A" w:rsidP="0083461A">
      <w:pPr>
        <w:pStyle w:val="Heading4"/>
        <w:rPr>
          <w:ins w:id="799" w:author="Rev 19 Allen Wirfs-Brock" w:date="2013-09-22T10:56:00Z"/>
        </w:rPr>
      </w:pPr>
      <w:bookmarkStart w:id="800" w:name="_Ref365537985"/>
      <w:ins w:id="801" w:author="Rev 19 Allen Wirfs-Brock" w:date="2013-09-22T10:56:00Z">
        <w:r w:rsidRPr="0083461A">
          <w:t>GetSuperBinding(obj) Abstract Operation</w:t>
        </w:r>
      </w:ins>
    </w:p>
    <w:p w:rsidR="0083461A" w:rsidRDefault="0083461A" w:rsidP="00BE6B09">
      <w:pPr>
        <w:rPr>
          <w:ins w:id="802" w:author="Rev 19 Allen Wirfs-Brock" w:date="2013-09-22T10:58:00Z"/>
        </w:rPr>
      </w:pPr>
      <w:ins w:id="803" w:author="Rev 19 Allen Wirfs-Brock" w:date="2013-09-22T10:58:00Z">
        <w:r>
          <w:t xml:space="preserve">The abstract operation is called with a function object </w:t>
        </w:r>
        <w:r w:rsidRPr="0083461A">
          <w:rPr>
            <w:rFonts w:ascii="Times New Roman" w:hAnsi="Times New Roman"/>
            <w:i/>
          </w:rPr>
          <w:t>obj</w:t>
        </w:r>
        <w:r>
          <w:t xml:space="preserve"> as its argument.  It performs the following steps:</w:t>
        </w:r>
      </w:ins>
      <w:ins w:id="804" w:author="Rev 19 Allen Wirfs-Brock" w:date="2013-09-26T10:48:00Z">
        <w:r w:rsidR="00BE6B09">
          <w:tab/>
        </w:r>
      </w:ins>
    </w:p>
    <w:p w:rsidR="0083461A" w:rsidRPr="0083461A" w:rsidRDefault="0083461A" w:rsidP="0083461A">
      <w:pPr>
        <w:numPr>
          <w:ilvl w:val="0"/>
          <w:numId w:val="1609"/>
        </w:numPr>
        <w:contextualSpacing/>
        <w:rPr>
          <w:ins w:id="805" w:author="Rev 19 Allen Wirfs-Brock" w:date="2013-09-22T10:56:00Z"/>
          <w:rFonts w:ascii="Times New Roman" w:hAnsi="Times New Roman"/>
        </w:rPr>
      </w:pPr>
      <w:ins w:id="806" w:author="Rev 19 Allen Wirfs-Brock" w:date="2013-09-22T10:56:00Z">
        <w:r w:rsidRPr="0083461A">
          <w:rPr>
            <w:rFonts w:ascii="Times New Roman" w:hAnsi="Times New Roman"/>
          </w:rPr>
          <w:t>If Type(</w:t>
        </w:r>
        <w:r w:rsidRPr="0083461A">
          <w:rPr>
            <w:rFonts w:ascii="Times New Roman" w:hAnsi="Times New Roman"/>
            <w:i/>
          </w:rPr>
          <w:t>obj</w:t>
        </w:r>
        <w:r w:rsidRPr="0083461A">
          <w:rPr>
            <w:rFonts w:ascii="Times New Roman" w:hAnsi="Times New Roman"/>
          </w:rPr>
          <w:t xml:space="preserve">) is not Object, then return </w:t>
        </w:r>
        <w:r w:rsidRPr="0083461A">
          <w:rPr>
            <w:rFonts w:ascii="Times New Roman" w:hAnsi="Times New Roman"/>
            <w:b/>
          </w:rPr>
          <w:t>undefined</w:t>
        </w:r>
        <w:r w:rsidRPr="0083461A">
          <w:rPr>
            <w:rFonts w:ascii="Times New Roman" w:hAnsi="Times New Roman"/>
          </w:rPr>
          <w:t>.</w:t>
        </w:r>
      </w:ins>
    </w:p>
    <w:p w:rsidR="0083461A" w:rsidRPr="0083461A" w:rsidRDefault="0083461A" w:rsidP="0083461A">
      <w:pPr>
        <w:numPr>
          <w:ilvl w:val="0"/>
          <w:numId w:val="1609"/>
        </w:numPr>
        <w:contextualSpacing/>
        <w:rPr>
          <w:ins w:id="807" w:author="Rev 19 Allen Wirfs-Brock" w:date="2013-09-22T10:56:00Z"/>
          <w:rFonts w:ascii="Times New Roman" w:hAnsi="Times New Roman"/>
        </w:rPr>
      </w:pPr>
      <w:ins w:id="808" w:author="Rev 19 Allen Wirfs-Brock" w:date="2013-09-22T10:56:00Z">
        <w:r w:rsidRPr="0083461A">
          <w:rPr>
            <w:rFonts w:ascii="Times New Roman" w:hAnsi="Times New Roman"/>
          </w:rPr>
          <w:t xml:space="preserve">If </w:t>
        </w:r>
        <w:r w:rsidRPr="0083461A">
          <w:rPr>
            <w:rFonts w:ascii="Times New Roman" w:hAnsi="Times New Roman"/>
            <w:i/>
          </w:rPr>
          <w:t>obj</w:t>
        </w:r>
        <w:r w:rsidRPr="0083461A">
          <w:rPr>
            <w:rFonts w:ascii="Times New Roman" w:hAnsi="Times New Roman"/>
          </w:rPr>
          <w:t xml:space="preserve"> does not have a [[HomeObject] internal data property, then return </w:t>
        </w:r>
        <w:r w:rsidRPr="0083461A">
          <w:rPr>
            <w:rFonts w:ascii="Times New Roman" w:hAnsi="Times New Roman"/>
            <w:b/>
          </w:rPr>
          <w:t>undefined</w:t>
        </w:r>
        <w:r w:rsidRPr="0083461A">
          <w:rPr>
            <w:rFonts w:ascii="Times New Roman" w:hAnsi="Times New Roman"/>
          </w:rPr>
          <w:t>.</w:t>
        </w:r>
      </w:ins>
    </w:p>
    <w:p w:rsidR="0083461A" w:rsidRPr="0083461A" w:rsidRDefault="0083461A" w:rsidP="0083461A">
      <w:pPr>
        <w:numPr>
          <w:ilvl w:val="0"/>
          <w:numId w:val="1609"/>
        </w:numPr>
        <w:contextualSpacing/>
        <w:rPr>
          <w:ins w:id="809" w:author="Rev 19 Allen Wirfs-Brock" w:date="2013-09-22T10:56:00Z"/>
          <w:rFonts w:ascii="Times New Roman" w:hAnsi="Times New Roman"/>
        </w:rPr>
      </w:pPr>
      <w:ins w:id="810" w:author="Rev 19 Allen Wirfs-Brock" w:date="2013-09-22T10:56:00Z">
        <w:r w:rsidRPr="0083461A">
          <w:rPr>
            <w:rFonts w:ascii="Times New Roman" w:hAnsi="Times New Roman"/>
          </w:rPr>
          <w:t xml:space="preserve">Return the value of </w:t>
        </w:r>
        <w:r w:rsidRPr="0083461A">
          <w:rPr>
            <w:rFonts w:ascii="Times New Roman" w:hAnsi="Times New Roman"/>
            <w:i/>
          </w:rPr>
          <w:t>obj’s</w:t>
        </w:r>
        <w:r w:rsidRPr="0083461A">
          <w:rPr>
            <w:rFonts w:ascii="Times New Roman" w:hAnsi="Times New Roman"/>
          </w:rPr>
          <w:t xml:space="preserve"> [[HomeObject] internal data property.</w:t>
        </w:r>
      </w:ins>
    </w:p>
    <w:p w:rsidR="00BE6B09" w:rsidRDefault="00BE6B09" w:rsidP="00BE6B09">
      <w:pPr>
        <w:pStyle w:val="Heading4"/>
        <w:rPr>
          <w:ins w:id="811" w:author="Rev 19 Allen Wirfs-Brock" w:date="2013-09-26T10:47:00Z"/>
        </w:rPr>
      </w:pPr>
      <w:ins w:id="812" w:author="Rev 19 Allen Wirfs-Brock" w:date="2013-09-26T10:48:00Z">
        <w:r w:rsidRPr="00BE6B09">
          <w:t>RebindSuper(</w:t>
        </w:r>
      </w:ins>
      <w:ins w:id="813" w:author="Rev 19 Allen Wirfs-Brock" w:date="2013-09-26T10:56:00Z">
        <w:r w:rsidR="008736DA">
          <w:t>function</w:t>
        </w:r>
      </w:ins>
      <w:ins w:id="814" w:author="Rev 19 Allen Wirfs-Brock" w:date="2013-09-26T10:48:00Z">
        <w:r w:rsidRPr="00BE6B09">
          <w:t xml:space="preserve">, </w:t>
        </w:r>
      </w:ins>
      <w:ins w:id="815" w:author="Rev 19 Allen Wirfs-Brock" w:date="2013-09-26T11:03:00Z">
        <w:r w:rsidR="0095624F">
          <w:t>newHome</w:t>
        </w:r>
      </w:ins>
      <w:ins w:id="816" w:author="Rev 19 Allen Wirfs-Brock" w:date="2013-09-26T10:48:00Z">
        <w:r w:rsidRPr="00BE6B09">
          <w:t>)</w:t>
        </w:r>
      </w:ins>
      <w:ins w:id="817" w:author="Rev 19 Allen Wirfs-Brock" w:date="2013-09-26T10:49:00Z">
        <w:r>
          <w:t xml:space="preserve"> </w:t>
        </w:r>
        <w:r w:rsidRPr="0083461A">
          <w:t>Abstract Operation</w:t>
        </w:r>
      </w:ins>
    </w:p>
    <w:p w:rsidR="00BE6B09" w:rsidRDefault="00BE6B09" w:rsidP="00BE6B09">
      <w:pPr>
        <w:rPr>
          <w:ins w:id="818" w:author="Rev 19 Allen Wirfs-Brock" w:date="2013-09-26T10:48:00Z"/>
        </w:rPr>
      </w:pPr>
      <w:ins w:id="819" w:author="Rev 19 Allen Wirfs-Brock" w:date="2013-09-26T10:48:00Z">
        <w:r>
          <w:t xml:space="preserve">The abstract operation is called with a function object </w:t>
        </w:r>
      </w:ins>
      <w:ins w:id="820" w:author="Rev 19 Allen Wirfs-Brock" w:date="2013-09-26T10:57:00Z">
        <w:r w:rsidR="008736DA">
          <w:rPr>
            <w:rFonts w:ascii="Times New Roman" w:hAnsi="Times New Roman"/>
            <w:i/>
          </w:rPr>
          <w:t>function</w:t>
        </w:r>
      </w:ins>
      <w:ins w:id="821" w:author="Rev 19 Allen Wirfs-Brock" w:date="2013-09-26T10:49:00Z">
        <w:r w:rsidR="008736DA">
          <w:rPr>
            <w:rFonts w:ascii="Times New Roman" w:hAnsi="Times New Roman"/>
          </w:rPr>
          <w:t xml:space="preserve"> </w:t>
        </w:r>
        <w:r w:rsidR="008736DA" w:rsidRPr="008736DA">
          <w:t xml:space="preserve">and an object </w:t>
        </w:r>
      </w:ins>
      <w:ins w:id="822" w:author="Rev 19 Allen Wirfs-Brock" w:date="2013-09-26T11:03:00Z">
        <w:r w:rsidR="0095624F" w:rsidRPr="0095624F">
          <w:rPr>
            <w:rFonts w:ascii="Times New Roman" w:hAnsi="Times New Roman"/>
            <w:i/>
          </w:rPr>
          <w:t xml:space="preserve">newHome </w:t>
        </w:r>
      </w:ins>
      <w:ins w:id="823" w:author="Rev 19 Allen Wirfs-Brock" w:date="2013-09-26T10:48:00Z">
        <w:r>
          <w:t>as its argument.  It performs the following steps:</w:t>
        </w:r>
        <w:r>
          <w:tab/>
        </w:r>
      </w:ins>
    </w:p>
    <w:p w:rsidR="008736DA" w:rsidRDefault="008736DA" w:rsidP="008736DA">
      <w:pPr>
        <w:numPr>
          <w:ilvl w:val="0"/>
          <w:numId w:val="1646"/>
        </w:numPr>
        <w:contextualSpacing/>
        <w:rPr>
          <w:ins w:id="824" w:author="Rev 19 Allen Wirfs-Brock" w:date="2013-09-26T10:54:00Z"/>
          <w:rFonts w:ascii="Times New Roman" w:hAnsi="Times New Roman"/>
        </w:rPr>
      </w:pPr>
      <w:ins w:id="825" w:author="Rev 19 Allen Wirfs-Brock" w:date="2013-09-26T10:55:00Z">
        <w:r>
          <w:rPr>
            <w:rFonts w:ascii="Times New Roman" w:hAnsi="Times New Roman"/>
          </w:rPr>
          <w:t xml:space="preserve">Assert: </w:t>
        </w:r>
      </w:ins>
      <w:ins w:id="826" w:author="Rev 19 Allen Wirfs-Brock" w:date="2013-09-26T10:56:00Z">
        <w:r>
          <w:rPr>
            <w:rFonts w:ascii="Times New Roman" w:hAnsi="Times New Roman"/>
            <w:i/>
          </w:rPr>
          <w:t>function</w:t>
        </w:r>
        <w:r>
          <w:rPr>
            <w:rFonts w:ascii="Times New Roman" w:hAnsi="Times New Roman"/>
          </w:rPr>
          <w:t xml:space="preserve"> is an ordinary function object that has a [[HomeObject]] internal data property.</w:t>
        </w:r>
      </w:ins>
    </w:p>
    <w:p w:rsidR="00BE6B09" w:rsidRPr="0083461A" w:rsidRDefault="008736DA" w:rsidP="0095624F">
      <w:pPr>
        <w:numPr>
          <w:ilvl w:val="0"/>
          <w:numId w:val="1646"/>
        </w:numPr>
        <w:contextualSpacing/>
        <w:rPr>
          <w:ins w:id="827" w:author="Rev 19 Allen Wirfs-Brock" w:date="2013-09-26T10:48:00Z"/>
          <w:rFonts w:ascii="Times New Roman" w:hAnsi="Times New Roman"/>
        </w:rPr>
      </w:pPr>
      <w:ins w:id="828" w:author="Rev 19 Allen Wirfs-Brock" w:date="2013-09-26T10:54:00Z">
        <w:r>
          <w:rPr>
            <w:rFonts w:ascii="Times New Roman" w:hAnsi="Times New Roman"/>
          </w:rPr>
          <w:t xml:space="preserve">Assert: </w:t>
        </w:r>
      </w:ins>
      <w:ins w:id="829" w:author="Rev 19 Allen Wirfs-Brock" w:date="2013-09-26T10:48:00Z">
        <w:r w:rsidR="00BE6B09" w:rsidRPr="0083461A">
          <w:rPr>
            <w:rFonts w:ascii="Times New Roman" w:hAnsi="Times New Roman"/>
          </w:rPr>
          <w:t>Type(</w:t>
        </w:r>
      </w:ins>
      <w:ins w:id="830" w:author="Rev 19 Allen Wirfs-Brock" w:date="2013-09-26T11:03:00Z">
        <w:r w:rsidR="0095624F" w:rsidRPr="0095624F">
          <w:rPr>
            <w:rFonts w:ascii="Times New Roman" w:hAnsi="Times New Roman"/>
            <w:i/>
          </w:rPr>
          <w:t>newHome</w:t>
        </w:r>
      </w:ins>
      <w:ins w:id="831" w:author="Rev 19 Allen Wirfs-Brock" w:date="2013-09-26T10:48:00Z">
        <w:r w:rsidR="00BE6B09" w:rsidRPr="0083461A">
          <w:rPr>
            <w:rFonts w:ascii="Times New Roman" w:hAnsi="Times New Roman"/>
          </w:rPr>
          <w:t>) is Object.</w:t>
        </w:r>
      </w:ins>
    </w:p>
    <w:p w:rsidR="0095624F" w:rsidRDefault="008736DA" w:rsidP="008736DA">
      <w:pPr>
        <w:numPr>
          <w:ilvl w:val="0"/>
          <w:numId w:val="1646"/>
        </w:numPr>
        <w:contextualSpacing/>
        <w:rPr>
          <w:ins w:id="832" w:author="Rev 19 Allen Wirfs-Brock" w:date="2013-09-26T11:00:00Z"/>
          <w:rFonts w:ascii="Times New Roman" w:hAnsi="Times New Roman"/>
        </w:rPr>
      </w:pPr>
      <w:ins w:id="833" w:author="Rev 19 Allen Wirfs-Brock" w:date="2013-09-26T10:58:00Z">
        <w:r>
          <w:rPr>
            <w:rFonts w:ascii="Times New Roman" w:hAnsi="Times New Roman"/>
          </w:rPr>
          <w:t xml:space="preserve">Let </w:t>
        </w:r>
        <w:r>
          <w:rPr>
            <w:rFonts w:ascii="Times New Roman" w:hAnsi="Times New Roman"/>
            <w:i/>
          </w:rPr>
          <w:t>new</w:t>
        </w:r>
        <w:r>
          <w:rPr>
            <w:rFonts w:ascii="Times New Roman" w:hAnsi="Times New Roman"/>
          </w:rPr>
          <w:t xml:space="preserve"> be a new ordinary function objects that has all of the same internal methods and internal data properties </w:t>
        </w:r>
      </w:ins>
      <w:ins w:id="834" w:author="Rev 19 Allen Wirfs-Brock" w:date="2013-09-26T10:59:00Z">
        <w:r w:rsidR="0095624F">
          <w:rPr>
            <w:rFonts w:ascii="Times New Roman" w:hAnsi="Times New Roman"/>
          </w:rPr>
          <w:t xml:space="preserve">as </w:t>
        </w:r>
        <w:r w:rsidR="0095624F">
          <w:rPr>
            <w:rFonts w:ascii="Times New Roman" w:hAnsi="Times New Roman"/>
            <w:i/>
          </w:rPr>
          <w:t>function</w:t>
        </w:r>
      </w:ins>
      <w:ins w:id="835" w:author="Rev 19 Allen Wirfs-Brock" w:date="2013-09-26T11:00:00Z">
        <w:r w:rsidR="0095624F">
          <w:rPr>
            <w:rFonts w:ascii="Times New Roman" w:hAnsi="Times New Roman"/>
          </w:rPr>
          <w:t>.</w:t>
        </w:r>
      </w:ins>
    </w:p>
    <w:p w:rsidR="008736DA" w:rsidRDefault="0095624F" w:rsidP="008736DA">
      <w:pPr>
        <w:numPr>
          <w:ilvl w:val="0"/>
          <w:numId w:val="1646"/>
        </w:numPr>
        <w:contextualSpacing/>
        <w:rPr>
          <w:ins w:id="836" w:author="Rev 19 Allen Wirfs-Brock" w:date="2013-09-26T10:58:00Z"/>
          <w:rFonts w:ascii="Times New Roman" w:hAnsi="Times New Roman"/>
        </w:rPr>
      </w:pPr>
      <w:ins w:id="837" w:author="Rev 19 Allen Wirfs-Brock" w:date="2013-09-26T11:00:00Z">
        <w:r>
          <w:rPr>
            <w:rFonts w:ascii="Times New Roman" w:hAnsi="Times New Roman"/>
          </w:rPr>
          <w:t xml:space="preserve">Set the value of each of </w:t>
        </w:r>
        <w:r>
          <w:rPr>
            <w:rFonts w:ascii="Times New Roman" w:hAnsi="Times New Roman"/>
            <w:i/>
          </w:rPr>
          <w:t>new’s</w:t>
        </w:r>
        <w:r>
          <w:rPr>
            <w:rFonts w:ascii="Times New Roman" w:hAnsi="Times New Roman"/>
          </w:rPr>
          <w:t xml:space="preserve"> internal data properties, except for [[HomeObject]] to the value of </w:t>
        </w:r>
        <w:r>
          <w:rPr>
            <w:rFonts w:ascii="Times New Roman" w:hAnsi="Times New Roman"/>
            <w:i/>
          </w:rPr>
          <w:t>function</w:t>
        </w:r>
      </w:ins>
      <w:ins w:id="838" w:author="Rev 19 Allen Wirfs-Brock" w:date="2013-09-26T11:01:00Z">
        <w:r>
          <w:rPr>
            <w:rFonts w:ascii="Times New Roman" w:hAnsi="Times New Roman"/>
            <w:i/>
          </w:rPr>
          <w:t>’s</w:t>
        </w:r>
        <w:r>
          <w:rPr>
            <w:rFonts w:ascii="Times New Roman" w:hAnsi="Times New Roman"/>
          </w:rPr>
          <w:t xml:space="preserve"> corresponding internal data property.</w:t>
        </w:r>
      </w:ins>
      <w:ins w:id="839" w:author="Rev 19 Allen Wirfs-Brock" w:date="2013-09-26T10:59:00Z">
        <w:r w:rsidR="008736DA">
          <w:rPr>
            <w:rFonts w:ascii="Times New Roman" w:hAnsi="Times New Roman"/>
          </w:rPr>
          <w:t xml:space="preserve"> </w:t>
        </w:r>
      </w:ins>
    </w:p>
    <w:p w:rsidR="00BE6B09" w:rsidRPr="0083461A" w:rsidRDefault="0095624F" w:rsidP="008736DA">
      <w:pPr>
        <w:numPr>
          <w:ilvl w:val="0"/>
          <w:numId w:val="1646"/>
        </w:numPr>
        <w:contextualSpacing/>
        <w:rPr>
          <w:ins w:id="840" w:author="Rev 19 Allen Wirfs-Brock" w:date="2013-09-26T10:48:00Z"/>
          <w:rFonts w:ascii="Times New Roman" w:hAnsi="Times New Roman"/>
        </w:rPr>
      </w:pPr>
      <w:ins w:id="841" w:author="Rev 19 Allen Wirfs-Brock" w:date="2013-09-26T11:02:00Z">
        <w:r>
          <w:rPr>
            <w:rFonts w:ascii="Times New Roman" w:hAnsi="Times New Roman"/>
          </w:rPr>
          <w:t xml:space="preserve">Set the value of </w:t>
        </w:r>
        <w:r>
          <w:rPr>
            <w:rFonts w:ascii="Times New Roman" w:hAnsi="Times New Roman"/>
            <w:i/>
          </w:rPr>
          <w:t>new’s</w:t>
        </w:r>
        <w:r>
          <w:rPr>
            <w:rFonts w:ascii="Times New Roman" w:hAnsi="Times New Roman"/>
          </w:rPr>
          <w:t xml:space="preserve"> [[HomeObject]] internal data property to </w:t>
        </w:r>
      </w:ins>
      <w:ins w:id="842" w:author="Rev 19 Allen Wirfs-Brock" w:date="2013-09-26T11:03:00Z">
        <w:r w:rsidRPr="0095624F">
          <w:rPr>
            <w:rFonts w:ascii="Times New Roman" w:hAnsi="Times New Roman"/>
            <w:i/>
          </w:rPr>
          <w:t>newHome</w:t>
        </w:r>
      </w:ins>
      <w:ins w:id="843" w:author="Rev 19 Allen Wirfs-Brock" w:date="2013-09-26T11:02:00Z">
        <w:r>
          <w:rPr>
            <w:rFonts w:ascii="Times New Roman" w:hAnsi="Times New Roman"/>
          </w:rPr>
          <w:t>.</w:t>
        </w:r>
      </w:ins>
    </w:p>
    <w:p w:rsidR="00BE6B09" w:rsidRPr="0083461A" w:rsidRDefault="00BE6B09" w:rsidP="008736DA">
      <w:pPr>
        <w:numPr>
          <w:ilvl w:val="0"/>
          <w:numId w:val="1646"/>
        </w:numPr>
        <w:contextualSpacing/>
        <w:rPr>
          <w:ins w:id="844" w:author="Rev 19 Allen Wirfs-Brock" w:date="2013-09-26T10:48:00Z"/>
          <w:rFonts w:ascii="Times New Roman" w:hAnsi="Times New Roman"/>
        </w:rPr>
      </w:pPr>
      <w:ins w:id="845" w:author="Rev 19 Allen Wirfs-Brock" w:date="2013-09-26T10:48:00Z">
        <w:r w:rsidRPr="0083461A">
          <w:rPr>
            <w:rFonts w:ascii="Times New Roman" w:hAnsi="Times New Roman"/>
          </w:rPr>
          <w:t xml:space="preserve">Return </w:t>
        </w:r>
      </w:ins>
      <w:ins w:id="846" w:author="Rev 19 Allen Wirfs-Brock" w:date="2013-09-26T11:04:00Z">
        <w:r w:rsidR="0095624F">
          <w:rPr>
            <w:rFonts w:ascii="Times New Roman" w:hAnsi="Times New Roman"/>
            <w:i/>
          </w:rPr>
          <w:t>new</w:t>
        </w:r>
      </w:ins>
      <w:ins w:id="847" w:author="Rev 19 Allen Wirfs-Brock" w:date="2013-09-26T10:48:00Z">
        <w:r w:rsidRPr="0083461A">
          <w:rPr>
            <w:rFonts w:ascii="Times New Roman" w:hAnsi="Times New Roman"/>
          </w:rPr>
          <w:t>.</w:t>
        </w:r>
      </w:ins>
    </w:p>
    <w:p w:rsidR="009553A4" w:rsidRPr="00162FCB" w:rsidRDefault="009553A4" w:rsidP="009553A4">
      <w:pPr>
        <w:pStyle w:val="Heading4"/>
      </w:pPr>
      <w:r w:rsidRPr="008752DF">
        <w:t>Function Declaration Instantiation</w:t>
      </w:r>
      <w:bookmarkEnd w:id="800"/>
    </w:p>
    <w:p w:rsidR="009553A4" w:rsidRPr="005D449B" w:rsidRDefault="009553A4" w:rsidP="009553A4">
      <w:pPr>
        <w:pBdr>
          <w:top w:val="single" w:sz="4" w:space="1" w:color="auto"/>
          <w:left w:val="single" w:sz="4" w:space="4" w:color="auto"/>
          <w:bottom w:val="single" w:sz="4" w:space="1" w:color="auto"/>
          <w:right w:val="single" w:sz="4" w:space="4" w:color="auto"/>
        </w:pBdr>
        <w:shd w:val="clear" w:color="auto" w:fill="FFC000"/>
        <w:rPr>
          <w:sz w:val="32"/>
          <w:szCs w:val="32"/>
        </w:rPr>
      </w:pPr>
      <w:r>
        <w:rPr>
          <w:sz w:val="32"/>
          <w:szCs w:val="32"/>
        </w:rPr>
        <w:t xml:space="preserve">This version reflects the concensus as of the Sept. 2012 TC39 meeting.  </w:t>
      </w:r>
      <w:del w:id="848" w:author="Rev 19 Allen Wirfs-Brock" w:date="2013-09-26T10:50:00Z">
        <w:r w:rsidDel="008736DA">
          <w:rPr>
            <w:sz w:val="32"/>
            <w:szCs w:val="32"/>
          </w:rPr>
          <w:delText>However, it now appears that the binding semantics of formal parameters  is like to change again.</w:delText>
        </w:r>
      </w:del>
      <w:ins w:id="849" w:author="Rev 19 Allen Wirfs-Brock" w:date="2013-09-26T10:50:00Z">
        <w:r w:rsidR="008736DA">
          <w:rPr>
            <w:sz w:val="32"/>
            <w:szCs w:val="32"/>
          </w:rPr>
          <w:t>A concensus for a new semantics was reach at the Sept. 2013 meeting.  This specification has not yet been update.</w:t>
        </w:r>
      </w:ins>
      <w:r>
        <w:rPr>
          <w:sz w:val="32"/>
          <w:szCs w:val="32"/>
        </w:rPr>
        <w:t xml:space="preserve"> </w:t>
      </w:r>
    </w:p>
    <w:p w:rsidR="009553A4" w:rsidRDefault="009553A4" w:rsidP="009553A4">
      <w:pPr>
        <w:rPr>
          <w:sz w:val="18"/>
        </w:rPr>
      </w:pPr>
    </w:p>
    <w:p w:rsidR="009553A4" w:rsidRPr="008E7E56" w:rsidRDefault="009553A4" w:rsidP="009553A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initialised as part of this process.  All other bindings are initialised during execution of the function code.</w:t>
      </w:r>
    </w:p>
    <w:p w:rsidR="009553A4" w:rsidRPr="006B6D0A" w:rsidRDefault="009553A4" w:rsidP="009553A4">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9553A4" w:rsidRPr="006B6D0A" w:rsidRDefault="009553A4" w:rsidP="009553A4">
      <w:pPr>
        <w:pStyle w:val="Alg4"/>
        <w:numPr>
          <w:ilvl w:val="0"/>
          <w:numId w:val="570"/>
        </w:numPr>
      </w:pPr>
      <w:r w:rsidRPr="006B6D0A">
        <w:t xml:space="preserve">Let </w:t>
      </w:r>
      <w:r w:rsidRPr="006B6D0A">
        <w:rPr>
          <w:i/>
        </w:rPr>
        <w:t xml:space="preserve">code </w:t>
      </w:r>
      <w:r w:rsidRPr="006B6D0A">
        <w:t xml:space="preserve">be the value of the [[Code]] internal </w:t>
      </w:r>
      <w:r>
        <w:t xml:space="preserve">data </w:t>
      </w:r>
      <w:r w:rsidRPr="006B6D0A">
        <w:t xml:space="preserve">property of </w:t>
      </w:r>
      <w:r w:rsidRPr="006B6D0A">
        <w:rPr>
          <w:i/>
        </w:rPr>
        <w:t>func</w:t>
      </w:r>
      <w:r w:rsidRPr="006B6D0A">
        <w:t>.</w:t>
      </w:r>
    </w:p>
    <w:p w:rsidR="009553A4" w:rsidRPr="009C202C" w:rsidRDefault="009553A4" w:rsidP="009553A4">
      <w:pPr>
        <w:pStyle w:val="Alg4"/>
        <w:numPr>
          <w:ilvl w:val="0"/>
          <w:numId w:val="570"/>
        </w:numPr>
      </w:pPr>
      <w:r w:rsidRPr="00E65A34">
        <w:t xml:space="preserve">Let </w:t>
      </w:r>
      <w:r w:rsidRPr="009C202C">
        <w:rPr>
          <w:i/>
        </w:rPr>
        <w:t>strict</w:t>
      </w:r>
      <w:r w:rsidRPr="009C202C">
        <w:t xml:space="preserve"> be the value of the [[Strict]] internal </w:t>
      </w:r>
      <w:r>
        <w:t xml:space="preserve">data </w:t>
      </w:r>
      <w:r w:rsidRPr="009C202C">
        <w:t xml:space="preserve">property of </w:t>
      </w:r>
      <w:r w:rsidRPr="009C202C">
        <w:rPr>
          <w:i/>
        </w:rPr>
        <w:t>func</w:t>
      </w:r>
      <w:r w:rsidRPr="009C202C">
        <w:t>.</w:t>
      </w:r>
    </w:p>
    <w:p w:rsidR="009553A4" w:rsidRPr="00B820AB" w:rsidRDefault="009553A4" w:rsidP="009553A4">
      <w:pPr>
        <w:pStyle w:val="Alg4"/>
        <w:numPr>
          <w:ilvl w:val="0"/>
          <w:numId w:val="570"/>
        </w:numPr>
      </w:pPr>
      <w:r w:rsidRPr="009C202C">
        <w:lastRenderedPageBreak/>
        <w:t xml:space="preserve">Let </w:t>
      </w:r>
      <w:r>
        <w:rPr>
          <w:i/>
        </w:rPr>
        <w:t>formals</w:t>
      </w:r>
      <w:r w:rsidRPr="009C202C">
        <w:t xml:space="preserve"> be the value of the [[FormalParameter</w:t>
      </w:r>
      <w:r>
        <w:t>s</w:t>
      </w:r>
      <w:r w:rsidRPr="009C202C">
        <w:t xml:space="preserve">]] internal </w:t>
      </w:r>
      <w:r>
        <w:t xml:space="preserve">data </w:t>
      </w:r>
      <w:r w:rsidRPr="009C202C">
        <w:t xml:space="preserve">property of </w:t>
      </w:r>
      <w:r w:rsidRPr="00B820AB">
        <w:rPr>
          <w:i/>
        </w:rPr>
        <w:t>func</w:t>
      </w:r>
      <w:r w:rsidRPr="00B820AB">
        <w:t>.</w:t>
      </w:r>
    </w:p>
    <w:p w:rsidR="009553A4" w:rsidRPr="00E77497" w:rsidRDefault="009553A4" w:rsidP="009553A4">
      <w:pPr>
        <w:pStyle w:val="Alg4"/>
        <w:numPr>
          <w:ilvl w:val="0"/>
          <w:numId w:val="570"/>
        </w:numPr>
      </w:pPr>
      <w:r w:rsidRPr="00675B74">
        <w:t xml:space="preserve">Let </w:t>
      </w:r>
      <w:r w:rsidRPr="00E77497">
        <w:rPr>
          <w:i/>
        </w:rPr>
        <w:t>parameterNames</w:t>
      </w:r>
      <w:r w:rsidRPr="00E77497">
        <w:t xml:space="preserve"> be the BoundNames of </w:t>
      </w:r>
      <w:r>
        <w:rPr>
          <w:i/>
        </w:rPr>
        <w:t>formals</w:t>
      </w:r>
      <w:r w:rsidRPr="00E77497">
        <w:t>.</w:t>
      </w:r>
    </w:p>
    <w:p w:rsidR="009553A4" w:rsidRPr="00B820AB" w:rsidRDefault="009553A4" w:rsidP="009553A4">
      <w:pPr>
        <w:pStyle w:val="Alg4"/>
        <w:numPr>
          <w:ilvl w:val="0"/>
          <w:numId w:val="57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rsidR="009553A4" w:rsidRPr="00E77497" w:rsidRDefault="009553A4" w:rsidP="009553A4">
      <w:pPr>
        <w:pStyle w:val="Alg4"/>
        <w:numPr>
          <w:ilvl w:val="0"/>
          <w:numId w:val="570"/>
        </w:numPr>
      </w:pPr>
      <w:r w:rsidRPr="00E77497">
        <w:t xml:space="preserve">Let </w:t>
      </w:r>
      <w:r>
        <w:rPr>
          <w:i/>
        </w:rPr>
        <w:t>functionsToInitialise</w:t>
      </w:r>
      <w:r w:rsidRPr="00E77497">
        <w:t xml:space="preserve"> be an empty</w:t>
      </w:r>
      <w:r>
        <w:t xml:space="preserve"> </w:t>
      </w:r>
      <w:r w:rsidRPr="00E77497">
        <w:t>List.</w:t>
      </w:r>
    </w:p>
    <w:p w:rsidR="009553A4" w:rsidRDefault="009553A4" w:rsidP="009553A4">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850"/>
      <w:r w:rsidRPr="00A222AE">
        <w:rPr>
          <w:rFonts w:asciiTheme="minorBidi" w:hAnsiTheme="minorBidi" w:cstheme="minorBidi"/>
        </w:rPr>
        <w:t>lexical</w:t>
      </w:r>
      <w:r>
        <w:t>, then</w:t>
      </w:r>
    </w:p>
    <w:p w:rsidR="009553A4" w:rsidRDefault="009553A4" w:rsidP="009553A4">
      <w:pPr>
        <w:pStyle w:val="Alg4"/>
        <w:numPr>
          <w:ilvl w:val="1"/>
          <w:numId w:val="570"/>
        </w:numPr>
      </w:pPr>
      <w:r>
        <w:t xml:space="preserve">Let </w:t>
      </w:r>
      <w:r>
        <w:rPr>
          <w:i/>
        </w:rPr>
        <w:t xml:space="preserve">argumentsObjectNeeded </w:t>
      </w:r>
      <w:r w:rsidRPr="00E77497">
        <w:rPr>
          <w:i/>
        </w:rPr>
        <w:t xml:space="preserve"> </w:t>
      </w:r>
      <w:r>
        <w:t xml:space="preserve">be </w:t>
      </w:r>
      <w:r>
        <w:rPr>
          <w:b/>
        </w:rPr>
        <w:t>false</w:t>
      </w:r>
      <w:r>
        <w:t>.</w:t>
      </w:r>
      <w:commentRangeEnd w:id="850"/>
      <w:r>
        <w:rPr>
          <w:rStyle w:val="CommentReference"/>
          <w:rFonts w:ascii="Arial" w:eastAsia="MS Mincho" w:hAnsi="Arial"/>
          <w:spacing w:val="0"/>
          <w:lang w:eastAsia="ja-JP"/>
        </w:rPr>
        <w:commentReference w:id="850"/>
      </w:r>
    </w:p>
    <w:p w:rsidR="009553A4" w:rsidRDefault="009553A4" w:rsidP="009553A4">
      <w:pPr>
        <w:pStyle w:val="Alg4"/>
        <w:numPr>
          <w:ilvl w:val="0"/>
          <w:numId w:val="570"/>
        </w:numPr>
      </w:pPr>
      <w:r>
        <w:t xml:space="preserve">Else, let </w:t>
      </w:r>
      <w:r>
        <w:rPr>
          <w:i/>
        </w:rPr>
        <w:t xml:space="preserve">argumentsObjectNeeded </w:t>
      </w:r>
      <w:r w:rsidRPr="00E77497">
        <w:rPr>
          <w:i/>
        </w:rPr>
        <w:t xml:space="preserve"> </w:t>
      </w:r>
      <w:r>
        <w:t xml:space="preserve">be </w:t>
      </w:r>
      <w:r>
        <w:rPr>
          <w:b/>
        </w:rPr>
        <w:t>true</w:t>
      </w:r>
      <w:r>
        <w:t>.</w:t>
      </w:r>
    </w:p>
    <w:p w:rsidR="009553A4" w:rsidRPr="004D1BD1" w:rsidRDefault="009553A4" w:rsidP="009553A4">
      <w:pPr>
        <w:pStyle w:val="Alg4"/>
        <w:numPr>
          <w:ilvl w:val="0"/>
          <w:numId w:val="57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9553A4" w:rsidRDefault="009553A4" w:rsidP="009553A4">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rsidR="009553A4" w:rsidRPr="006B6D0A" w:rsidRDefault="009553A4" w:rsidP="009553A4">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9553A4" w:rsidRPr="009C202C" w:rsidRDefault="009553A4" w:rsidP="009553A4">
      <w:pPr>
        <w:pStyle w:val="Alg4"/>
        <w:numPr>
          <w:ilvl w:val="2"/>
          <w:numId w:val="570"/>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9553A4" w:rsidRDefault="009553A4" w:rsidP="009553A4">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Pr>
          <w:b/>
        </w:rPr>
        <w:t>false</w:t>
      </w:r>
      <w:r>
        <w:t>.</w:t>
      </w:r>
    </w:p>
    <w:p w:rsidR="009553A4" w:rsidRPr="00E77497" w:rsidRDefault="009553A4" w:rsidP="009553A4">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9553A4" w:rsidRPr="009C202C" w:rsidRDefault="009553A4" w:rsidP="009553A4">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9553A4" w:rsidRPr="00B820AB" w:rsidRDefault="009553A4" w:rsidP="009553A4">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rsidR="009553A4" w:rsidRPr="006B6D0A" w:rsidRDefault="009553A4" w:rsidP="009553A4">
      <w:pPr>
        <w:pStyle w:val="Alg4"/>
        <w:numPr>
          <w:ilvl w:val="3"/>
          <w:numId w:val="570"/>
        </w:numPr>
      </w:pPr>
      <w:r>
        <w:t xml:space="preserve">Assert: </w:t>
      </w:r>
      <w:r w:rsidRPr="00D838A6">
        <w:rPr>
          <w:i/>
        </w:rPr>
        <w:t>status</w:t>
      </w:r>
      <w:r>
        <w:t xml:space="preserve"> is never an abrupt completion.</w:t>
      </w:r>
    </w:p>
    <w:p w:rsidR="009553A4" w:rsidRDefault="009553A4" w:rsidP="009553A4">
      <w:pPr>
        <w:pStyle w:val="Alg4"/>
        <w:numPr>
          <w:ilvl w:val="3"/>
          <w:numId w:val="570"/>
        </w:numPr>
      </w:pPr>
      <w:r w:rsidRPr="003B4312">
        <w:t xml:space="preserve">Append </w:t>
      </w:r>
      <w:r>
        <w:rPr>
          <w:i/>
        </w:rPr>
        <w:t>d</w:t>
      </w:r>
      <w:r w:rsidRPr="008B7F6F">
        <w:t xml:space="preserve"> to </w:t>
      </w:r>
      <w:r>
        <w:rPr>
          <w:i/>
        </w:rPr>
        <w:t>functionsToInitialise</w:t>
      </w:r>
      <w:r w:rsidRPr="008B7F6F">
        <w:t>.</w:t>
      </w:r>
    </w:p>
    <w:p w:rsidR="009553A4" w:rsidRPr="00E77497" w:rsidRDefault="009553A4" w:rsidP="009553A4">
      <w:pPr>
        <w:pStyle w:val="Alg4"/>
        <w:numPr>
          <w:ilvl w:val="0"/>
          <w:numId w:val="57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rsidR="009553A4" w:rsidRPr="009C202C" w:rsidRDefault="009553A4" w:rsidP="009553A4">
      <w:pPr>
        <w:pStyle w:val="Alg4"/>
        <w:numPr>
          <w:ilvl w:val="1"/>
          <w:numId w:val="57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initialised to </w:t>
      </w:r>
      <w:r w:rsidRPr="0064603A">
        <w:rPr>
          <w:b/>
          <w:sz w:val="18"/>
        </w:rPr>
        <w:t>undefined</w:t>
      </w:r>
      <w:r>
        <w:rPr>
          <w:rFonts w:ascii="Arial" w:hAnsi="Arial" w:cs="Arial"/>
          <w:sz w:val="18"/>
        </w:rPr>
        <w:t>.</w:t>
      </w:r>
    </w:p>
    <w:p w:rsidR="009553A4" w:rsidRPr="009C202C" w:rsidRDefault="009553A4" w:rsidP="009553A4">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9553A4" w:rsidRDefault="009553A4" w:rsidP="009553A4">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Pr>
          <w:b/>
        </w:rPr>
        <w:t>false</w:t>
      </w:r>
      <w:r>
        <w:t>.</w:t>
      </w:r>
    </w:p>
    <w:p w:rsidR="009553A4" w:rsidRPr="00B820AB" w:rsidRDefault="009553A4" w:rsidP="009553A4">
      <w:pPr>
        <w:pStyle w:val="Alg4"/>
        <w:numPr>
          <w:ilvl w:val="2"/>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Pr="004418C4" w:rsidRDefault="009553A4" w:rsidP="009553A4">
      <w:pPr>
        <w:pStyle w:val="Alg4"/>
        <w:numPr>
          <w:ilvl w:val="2"/>
          <w:numId w:val="570"/>
        </w:numPr>
      </w:pPr>
      <w:r w:rsidRPr="004418C4">
        <w:t xml:space="preserve">Call </w:t>
      </w:r>
      <w:r w:rsidRPr="004418C4">
        <w:rPr>
          <w:i/>
        </w:rPr>
        <w:t>env</w:t>
      </w:r>
      <w:r w:rsidRPr="004418C4">
        <w:t xml:space="preserve">’s </w:t>
      </w:r>
      <w:r>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rsidR="009553A4" w:rsidRPr="00727A43" w:rsidRDefault="009553A4" w:rsidP="009553A4">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9553A4" w:rsidRPr="00E77497" w:rsidRDefault="009553A4" w:rsidP="009553A4">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9553A4" w:rsidRPr="00E77497" w:rsidRDefault="009553A4" w:rsidP="009553A4">
      <w:pPr>
        <w:pStyle w:val="Alg4"/>
        <w:numPr>
          <w:ilvl w:val="1"/>
          <w:numId w:val="570"/>
        </w:numPr>
      </w:pPr>
      <w:r w:rsidRPr="00E77497">
        <w:t>Else,</w:t>
      </w:r>
    </w:p>
    <w:p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Pr="00E77497" w:rsidRDefault="009553A4" w:rsidP="009553A4">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rsidR="009553A4" w:rsidRPr="00E77497" w:rsidRDefault="009553A4" w:rsidP="009553A4">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9553A4" w:rsidRPr="00E77497" w:rsidRDefault="009553A4" w:rsidP="009553A4">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Default="009553A4" w:rsidP="009553A4">
      <w:pPr>
        <w:pStyle w:val="Alg4"/>
        <w:numPr>
          <w:ilvl w:val="0"/>
          <w:numId w:val="570"/>
        </w:numPr>
      </w:pPr>
      <w:r>
        <w:t xml:space="preserve">Let </w:t>
      </w:r>
      <w:r w:rsidRPr="005B59F9">
        <w:rPr>
          <w:i/>
        </w:rPr>
        <w:t>lexDeclarations</w:t>
      </w:r>
      <w:r>
        <w:t xml:space="preserve"> be the LexicalDeclarations of </w:t>
      </w:r>
      <w:r w:rsidRPr="006B6D0A">
        <w:rPr>
          <w:i/>
        </w:rPr>
        <w:t>code</w:t>
      </w:r>
      <w:r>
        <w:t>.</w:t>
      </w:r>
    </w:p>
    <w:p w:rsidR="009553A4" w:rsidRPr="00E77497" w:rsidRDefault="009553A4" w:rsidP="009553A4">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rsidR="009553A4" w:rsidRPr="00E77497" w:rsidRDefault="009553A4" w:rsidP="009553A4">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9553A4" w:rsidRPr="00E77497" w:rsidRDefault="009553A4" w:rsidP="009553A4">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9553A4" w:rsidRPr="00E77497" w:rsidRDefault="009553A4" w:rsidP="009553A4">
      <w:pPr>
        <w:pStyle w:val="Alg4"/>
        <w:numPr>
          <w:ilvl w:val="3"/>
          <w:numId w:val="57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9553A4" w:rsidRPr="00E77497" w:rsidRDefault="009553A4" w:rsidP="009553A4">
      <w:pPr>
        <w:pStyle w:val="Alg4"/>
        <w:numPr>
          <w:ilvl w:val="2"/>
          <w:numId w:val="570"/>
        </w:numPr>
        <w:spacing w:after="220"/>
        <w:contextualSpacing/>
      </w:pPr>
      <w:r w:rsidRPr="00E77497">
        <w:t>Else,</w:t>
      </w:r>
    </w:p>
    <w:p w:rsidR="009553A4" w:rsidRPr="00E77497" w:rsidRDefault="009553A4" w:rsidP="009553A4">
      <w:pPr>
        <w:pStyle w:val="Alg4"/>
        <w:numPr>
          <w:ilvl w:val="3"/>
          <w:numId w:val="570"/>
        </w:numPr>
        <w:spacing w:after="220"/>
        <w:contextualSpacing/>
      </w:pPr>
      <w:r>
        <w:lastRenderedPageBreak/>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9553A4" w:rsidRDefault="009553A4" w:rsidP="009553A4">
      <w:pPr>
        <w:pStyle w:val="Alg4"/>
        <w:numPr>
          <w:ilvl w:val="3"/>
          <w:numId w:val="570"/>
        </w:numPr>
      </w:pPr>
      <w:r>
        <w:t xml:space="preserve">Assert: </w:t>
      </w:r>
      <w:r w:rsidRPr="00D838A6">
        <w:rPr>
          <w:i/>
        </w:rPr>
        <w:t>status</w:t>
      </w:r>
      <w:r>
        <w:t xml:space="preserve"> is never an abrupt completion.</w:t>
      </w:r>
    </w:p>
    <w:p w:rsidR="009553A4" w:rsidRDefault="009553A4" w:rsidP="009553A4">
      <w:pPr>
        <w:pStyle w:val="Alg4"/>
        <w:numPr>
          <w:ilvl w:val="1"/>
          <w:numId w:val="570"/>
        </w:numPr>
      </w:pPr>
      <w:r>
        <w:rPr>
          <w:iCs/>
        </w:rPr>
        <w:t xml:space="preserve">If </w:t>
      </w:r>
      <w:r>
        <w:rPr>
          <w:i/>
        </w:rPr>
        <w:t>d</w:t>
      </w:r>
      <w:r>
        <w:rPr>
          <w:iCs/>
        </w:rPr>
        <w:t xml:space="preserve"> is a </w:t>
      </w:r>
      <w:r>
        <w:rPr>
          <w:i/>
        </w:rPr>
        <w:t>GeneratorDeclaration</w:t>
      </w:r>
      <w:r>
        <w:rPr>
          <w:iCs/>
        </w:rPr>
        <w:t xml:space="preserve"> production, then</w:t>
      </w:r>
    </w:p>
    <w:p w:rsidR="009553A4" w:rsidRDefault="009553A4" w:rsidP="009553A4">
      <w:pPr>
        <w:pStyle w:val="Alg4"/>
        <w:numPr>
          <w:ilvl w:val="2"/>
          <w:numId w:val="570"/>
        </w:numPr>
      </w:pPr>
      <w:r w:rsidRPr="003B4312">
        <w:t xml:space="preserve">Append </w:t>
      </w:r>
      <w:r>
        <w:rPr>
          <w:i/>
        </w:rPr>
        <w:t>d</w:t>
      </w:r>
      <w:r w:rsidRPr="008B7F6F">
        <w:t xml:space="preserve"> to </w:t>
      </w:r>
      <w:r>
        <w:rPr>
          <w:i/>
        </w:rPr>
        <w:t>functionsToInitialise</w:t>
      </w:r>
      <w:r w:rsidRPr="008B7F6F">
        <w:t>.</w:t>
      </w:r>
    </w:p>
    <w:p w:rsidR="009553A4" w:rsidRPr="004D1BD1" w:rsidRDefault="009553A4" w:rsidP="009553A4">
      <w:pPr>
        <w:pStyle w:val="Alg4"/>
        <w:numPr>
          <w:ilvl w:val="0"/>
          <w:numId w:val="570"/>
        </w:numPr>
      </w:pPr>
      <w:r w:rsidRPr="00E77497">
        <w:t xml:space="preserve">For each </w:t>
      </w:r>
      <w:r>
        <w:rPr>
          <w:iCs/>
        </w:rPr>
        <w:t>production</w:t>
      </w:r>
      <w:r w:rsidRPr="00E77497">
        <w:t xml:space="preserve"> </w:t>
      </w:r>
      <w:r w:rsidRPr="00E77497">
        <w:rPr>
          <w:i/>
        </w:rPr>
        <w:t>f</w:t>
      </w:r>
      <w:r w:rsidRPr="00E77497">
        <w:t xml:space="preserve"> in </w:t>
      </w:r>
      <w:r>
        <w:rPr>
          <w:i/>
        </w:rPr>
        <w:t>functionsToInitialise</w:t>
      </w:r>
      <w:r w:rsidRPr="00E77497">
        <w:t>, do</w:t>
      </w:r>
    </w:p>
    <w:p w:rsidR="009553A4" w:rsidRPr="009C202C" w:rsidRDefault="009553A4" w:rsidP="009553A4">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rsidR="009553A4" w:rsidRPr="006B6D0A" w:rsidRDefault="009553A4" w:rsidP="009553A4">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9553A4" w:rsidRPr="009C202C" w:rsidRDefault="009553A4" w:rsidP="009553A4">
      <w:pPr>
        <w:pStyle w:val="Alg4"/>
        <w:numPr>
          <w:ilvl w:val="1"/>
          <w:numId w:val="570"/>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9553A4" w:rsidRDefault="009553A4" w:rsidP="009553A4">
      <w:pPr>
        <w:pStyle w:val="Alg4"/>
        <w:numPr>
          <w:ilvl w:val="1"/>
          <w:numId w:val="570"/>
        </w:numPr>
      </w:pPr>
      <w:r>
        <w:t xml:space="preserve">Assert: </w:t>
      </w:r>
      <w:r w:rsidRPr="00D838A6">
        <w:rPr>
          <w:i/>
        </w:rPr>
        <w:t>status</w:t>
      </w:r>
      <w:r>
        <w:t xml:space="preserve"> is never an abrupt completion.</w:t>
      </w:r>
    </w:p>
    <w:p w:rsidR="009553A4" w:rsidRPr="00E77497" w:rsidRDefault="009553A4" w:rsidP="009553A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 xml:space="preserve">is not initialised until after parameter </w:t>
      </w:r>
      <w:del w:id="851" w:author="Rev 19 Allen Wirfs-Brock" w:date="2013-09-27T10:27:00Z">
        <w:r w:rsidDel="00D20BD7">
          <w:rPr>
            <w:rFonts w:ascii="Arial" w:hAnsi="Arial" w:cs="Arial"/>
            <w:sz w:val="18"/>
          </w:rPr>
          <w:delText>initialization</w:delText>
        </w:r>
      </w:del>
      <w:ins w:id="852" w:author="Rev 19 Allen Wirfs-Brock" w:date="2013-09-27T10:27:00Z">
        <w:r w:rsidR="00D20BD7">
          <w:rPr>
            <w:rFonts w:ascii="Arial" w:hAnsi="Arial" w:cs="Arial"/>
            <w:sz w:val="18"/>
          </w:rPr>
          <w:t>initialisation</w:t>
        </w:r>
      </w:ins>
      <w:r w:rsidRPr="00E77497">
        <w:rPr>
          <w:rFonts w:ascii="Arial" w:hAnsi="Arial" w:cs="Arial"/>
          <w:sz w:val="18"/>
        </w:rPr>
        <w:t>.</w:t>
      </w:r>
    </w:p>
    <w:p w:rsidR="009553A4" w:rsidRDefault="009553A4" w:rsidP="009553A4">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Pr>
          <w:i/>
        </w:rPr>
        <w:t>ao</w:t>
      </w:r>
      <w:r w:rsidRPr="00546435">
        <w:t xml:space="preserve"> be the result of </w:t>
      </w:r>
      <w:r w:rsidRPr="000358AB">
        <w:t>InstantiateArgumentsObject</w:t>
      </w:r>
      <w:r w:rsidRPr="00E77497">
        <w:t xml:space="preserve"> with argument </w:t>
      </w:r>
      <w:r w:rsidRPr="00E77497">
        <w:rPr>
          <w:i/>
        </w:rPr>
        <w:t>argumentsList.</w:t>
      </w:r>
    </w:p>
    <w:p w:rsidR="009553A4" w:rsidRPr="00B820AB" w:rsidRDefault="009553A4" w:rsidP="009553A4">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argumentsObjectNeeded  </w:t>
      </w:r>
      <w:r>
        <w:rPr>
          <w:rFonts w:ascii="Arial" w:hAnsi="Arial" w:cs="Arial"/>
          <w:sz w:val="18"/>
        </w:rPr>
        <w:t xml:space="preserve">is </w:t>
      </w:r>
      <w:r>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rsidR="009553A4" w:rsidRDefault="009553A4" w:rsidP="009553A4">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w:t>
      </w:r>
      <w:del w:id="853" w:author="Rev 19 Allen Wirfs-Brock" w:date="2013-09-23T16:47:00Z">
        <w:r w:rsidDel="00427ECF">
          <w:delText xml:space="preserve"> </w:delText>
        </w:r>
      </w:del>
      <w:r>
        <w:t xml:space="preserve">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9553A4" w:rsidRDefault="009553A4" w:rsidP="009553A4">
      <w:pPr>
        <w:pStyle w:val="Alg4"/>
        <w:numPr>
          <w:ilvl w:val="0"/>
          <w:numId w:val="570"/>
        </w:numPr>
      </w:pPr>
      <w:r>
        <w:t>ReturnIfAbrupt(</w:t>
      </w:r>
      <w:r w:rsidRPr="00C91100">
        <w:rPr>
          <w:i/>
        </w:rPr>
        <w:t>formalStatus</w:t>
      </w:r>
      <w:r>
        <w:t>).</w:t>
      </w:r>
    </w:p>
    <w:p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9553A4" w:rsidRPr="00E77497" w:rsidRDefault="009553A4" w:rsidP="009553A4">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ao</w:t>
      </w:r>
      <w:r w:rsidRPr="00E77497">
        <w:rPr>
          <w:i/>
        </w:rPr>
        <w:t>.</w:t>
      </w:r>
      <w:r w:rsidRPr="00E77497">
        <w:t xml:space="preserve"> </w:t>
      </w:r>
    </w:p>
    <w:p w:rsidR="009553A4" w:rsidRPr="00E77497" w:rsidRDefault="009553A4" w:rsidP="009553A4">
      <w:pPr>
        <w:pStyle w:val="Alg4"/>
        <w:numPr>
          <w:ilvl w:val="1"/>
          <w:numId w:val="570"/>
        </w:numPr>
      </w:pPr>
      <w:r w:rsidRPr="00E77497">
        <w:t>Else,</w:t>
      </w:r>
    </w:p>
    <w:p w:rsidR="009553A4" w:rsidRPr="00E77497" w:rsidRDefault="009553A4" w:rsidP="009553A4">
      <w:pPr>
        <w:pStyle w:val="Alg4"/>
        <w:numPr>
          <w:ilvl w:val="2"/>
          <w:numId w:val="570"/>
        </w:numPr>
        <w:tabs>
          <w:tab w:val="left" w:pos="720"/>
        </w:tabs>
      </w:pPr>
      <w:r>
        <w:t>P</w:t>
      </w:r>
      <w:r w:rsidRPr="00E77497">
        <w:t xml:space="preserve">erform the abstract operation </w:t>
      </w:r>
      <w:r>
        <w:t>Complete</w:t>
      </w:r>
      <w:r w:rsidRPr="00E77497">
        <w:t xml:space="preserve">MappedArgumentsObject with arguments </w:t>
      </w:r>
      <w:r>
        <w:rPr>
          <w:i/>
        </w:rPr>
        <w:t xml:space="preserve">ao,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rsidR="009553A4" w:rsidRPr="00120381" w:rsidRDefault="009553A4" w:rsidP="009553A4">
      <w:pPr>
        <w:pStyle w:val="Alg4"/>
        <w:numPr>
          <w:ilvl w:val="1"/>
          <w:numId w:val="570"/>
        </w:numPr>
        <w:rPr>
          <w:sz w:val="24"/>
          <w:szCs w:val="24"/>
        </w:rPr>
      </w:pPr>
      <w:r w:rsidRPr="00E77497">
        <w:t xml:space="preserve">Call </w:t>
      </w:r>
      <w:r w:rsidRPr="00E77497">
        <w:rPr>
          <w:i/>
        </w:rPr>
        <w:t>env</w:t>
      </w:r>
      <w:r w:rsidRPr="00E77497">
        <w:t xml:space="preserve">’s </w:t>
      </w:r>
      <w:r>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9553A4" w:rsidRPr="004D1BD1" w:rsidRDefault="009553A4" w:rsidP="009553A4">
      <w:pPr>
        <w:pStyle w:val="Alg4"/>
        <w:numPr>
          <w:ilvl w:val="0"/>
          <w:numId w:val="570"/>
        </w:numPr>
        <w:spacing w:after="240"/>
      </w:pPr>
      <w:r w:rsidRPr="004D1BD1">
        <w:t>Return</w:t>
      </w:r>
      <w:r>
        <w:t xml:space="preserve"> NormalCompletion(</w:t>
      </w:r>
      <w:r w:rsidRPr="009B3B81">
        <w:rPr>
          <w:rFonts w:ascii="Arial" w:hAnsi="Arial" w:cs="Arial"/>
        </w:rPr>
        <w:t>empty</w:t>
      </w:r>
      <w:r>
        <w:t>)</w:t>
      </w:r>
      <w:r w:rsidRPr="004D1BD1">
        <w:t>.</w:t>
      </w:r>
    </w:p>
    <w:p w:rsidR="005D37A2" w:rsidRPr="00E77497" w:rsidRDefault="005D37A2" w:rsidP="005D37A2">
      <w:pPr>
        <w:pStyle w:val="Heading2"/>
      </w:pPr>
      <w:bookmarkStart w:id="854" w:name="_Ref365537558"/>
      <w:bookmarkStart w:id="855" w:name="_Toc368050230"/>
      <w:r>
        <w:t>Built-in Exotic</w:t>
      </w:r>
      <w:r w:rsidRPr="00E77497">
        <w:t xml:space="preserve"> Object Internal Methods</w:t>
      </w:r>
      <w:r>
        <w:t xml:space="preserve"> and Data Fields</w:t>
      </w:r>
      <w:bookmarkEnd w:id="854"/>
      <w:bookmarkEnd w:id="855"/>
    </w:p>
    <w:p w:rsidR="005D37A2" w:rsidRDefault="005D37A2" w:rsidP="005D37A2">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rsidR="005D37A2" w:rsidRDefault="005D37A2" w:rsidP="005D37A2">
      <w:pPr>
        <w:pStyle w:val="Heading3"/>
      </w:pPr>
      <w:bookmarkStart w:id="856" w:name="_Toc368050231"/>
      <w:r>
        <w:t>Bound Function Exotic Objects</w:t>
      </w:r>
      <w:bookmarkEnd w:id="856"/>
    </w:p>
    <w:p w:rsidR="005D37A2" w:rsidRDefault="005D37A2" w:rsidP="005D37A2">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wrappered function.</w:t>
      </w:r>
    </w:p>
    <w:p w:rsidR="005D37A2" w:rsidRDefault="005D37A2" w:rsidP="005D37A2">
      <w:r>
        <w:t>Bound function objects do not have the internal data properties of ordinary function objects defined in</w:t>
      </w:r>
      <w:r w:rsidR="00D879DF">
        <w:t xml:space="preserve"> </w:t>
      </w:r>
      <w:r w:rsidR="00D879DF">
        <w:fldChar w:fldCharType="begin"/>
      </w:r>
      <w:r w:rsidR="00D879DF">
        <w:instrText xml:space="preserve"> REF _Ref365644826 \h </w:instrText>
      </w:r>
      <w:r w:rsidR="00D879DF">
        <w:fldChar w:fldCharType="separate"/>
      </w:r>
      <w:r w:rsidR="00460CAC">
        <w:t xml:space="preserve">Table </w:t>
      </w:r>
      <w:r w:rsidR="00460CAC">
        <w:rPr>
          <w:noProof/>
        </w:rPr>
        <w:t>25</w:t>
      </w:r>
      <w:r w:rsidR="00D879DF">
        <w:fldChar w:fldCharType="end"/>
      </w:r>
      <w:r>
        <w:t>.  Instead they have the internal data properties defined in</w:t>
      </w:r>
      <w:r w:rsidR="00D879DF">
        <w:t xml:space="preserve"> </w:t>
      </w:r>
      <w:r w:rsidR="00D879DF">
        <w:fldChar w:fldCharType="begin"/>
      </w:r>
      <w:r w:rsidR="00D879DF">
        <w:instrText xml:space="preserve"> REF _Ref365795873 \h </w:instrText>
      </w:r>
      <w:r w:rsidR="00D879DF">
        <w:fldChar w:fldCharType="separate"/>
      </w:r>
      <w:r w:rsidR="00460CAC">
        <w:t xml:space="preserve">Table </w:t>
      </w:r>
      <w:r w:rsidR="00460CAC">
        <w:rPr>
          <w:noProof/>
        </w:rPr>
        <w:t>26</w:t>
      </w:r>
      <w:r w:rsidR="00D879DF">
        <w:fldChar w:fldCharType="end"/>
      </w:r>
      <w:r>
        <w:t xml:space="preserve">. </w:t>
      </w:r>
    </w:p>
    <w:p w:rsidR="005D37A2" w:rsidRDefault="005D37A2" w:rsidP="005D37A2">
      <w:pPr>
        <w:pStyle w:val="Caption"/>
        <w:keepNext/>
        <w:jc w:val="center"/>
      </w:pPr>
      <w:bookmarkStart w:id="857" w:name="_Ref365795873"/>
      <w:r>
        <w:t xml:space="preserve">Table </w:t>
      </w:r>
      <w:r>
        <w:fldChar w:fldCharType="begin"/>
      </w:r>
      <w:r>
        <w:instrText xml:space="preserve"> SEQ Table \* ARABIC </w:instrText>
      </w:r>
      <w:r>
        <w:fldChar w:fldCharType="separate"/>
      </w:r>
      <w:r w:rsidR="00460CAC">
        <w:rPr>
          <w:noProof/>
        </w:rPr>
        <w:t>26</w:t>
      </w:r>
      <w:r>
        <w:fldChar w:fldCharType="end"/>
      </w:r>
      <w:bookmarkEnd w:id="857"/>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rsidTr="005D37A2">
        <w:trPr>
          <w:jc w:val="center"/>
        </w:trPr>
        <w:tc>
          <w:tcPr>
            <w:tcW w:w="2409" w:type="dxa"/>
          </w:tcPr>
          <w:p w:rsidR="005D37A2" w:rsidRPr="00E77497" w:rsidRDefault="005D37A2" w:rsidP="005D37A2">
            <w:pPr>
              <w:keepNext/>
              <w:spacing w:after="0"/>
            </w:pPr>
            <w:r>
              <w:t>[[BoundTargetFunction]]</w:t>
            </w:r>
          </w:p>
        </w:tc>
        <w:tc>
          <w:tcPr>
            <w:tcW w:w="1620" w:type="dxa"/>
          </w:tcPr>
          <w:p w:rsidR="005D37A2" w:rsidRPr="00E77497" w:rsidRDefault="005D37A2" w:rsidP="005D37A2">
            <w:pPr>
              <w:keepNext/>
              <w:spacing w:after="0"/>
              <w:jc w:val="left"/>
            </w:pPr>
            <w:r>
              <w:t>Callable Object</w:t>
            </w:r>
          </w:p>
        </w:tc>
        <w:tc>
          <w:tcPr>
            <w:tcW w:w="5466" w:type="dxa"/>
          </w:tcPr>
          <w:p w:rsidR="005D37A2" w:rsidRDefault="005D37A2" w:rsidP="005D37A2">
            <w:pPr>
              <w:keepNext/>
              <w:spacing w:after="0"/>
            </w:pPr>
            <w:r>
              <w:t>The wrappered function object.</w:t>
            </w:r>
          </w:p>
        </w:tc>
      </w:tr>
      <w:tr w:rsidR="005D37A2" w:rsidRPr="00E77497" w:rsidTr="005D37A2">
        <w:trPr>
          <w:jc w:val="center"/>
        </w:trPr>
        <w:tc>
          <w:tcPr>
            <w:tcW w:w="2409" w:type="dxa"/>
          </w:tcPr>
          <w:p w:rsidR="005D37A2" w:rsidRPr="00E77497" w:rsidRDefault="005D37A2" w:rsidP="005D37A2">
            <w:pPr>
              <w:keepNext/>
              <w:spacing w:after="0"/>
            </w:pPr>
            <w:r>
              <w:t>[[BoundThis]]</w:t>
            </w:r>
          </w:p>
        </w:tc>
        <w:tc>
          <w:tcPr>
            <w:tcW w:w="1620" w:type="dxa"/>
          </w:tcPr>
          <w:p w:rsidR="005D37A2" w:rsidRPr="00E77497" w:rsidRDefault="005D37A2" w:rsidP="005D37A2">
            <w:pPr>
              <w:keepNext/>
              <w:spacing w:after="0"/>
              <w:jc w:val="left"/>
            </w:pPr>
            <w:r>
              <w:t>Any</w:t>
            </w:r>
          </w:p>
        </w:tc>
        <w:tc>
          <w:tcPr>
            <w:tcW w:w="5466" w:type="dxa"/>
          </w:tcPr>
          <w:p w:rsidR="005D37A2" w:rsidRDefault="005D37A2" w:rsidP="005D37A2">
            <w:pPr>
              <w:keepNext/>
              <w:spacing w:after="0"/>
            </w:pPr>
            <w:r>
              <w:t xml:space="preserve">The value that is always passed as the </w:t>
            </w:r>
            <w:r w:rsidRPr="00CF6C7E">
              <w:rPr>
                <w:b/>
                <w:bCs/>
              </w:rPr>
              <w:t>this</w:t>
            </w:r>
            <w:r>
              <w:t xml:space="preserve"> value when calling the wrappered function. </w:t>
            </w:r>
          </w:p>
        </w:tc>
      </w:tr>
      <w:tr w:rsidR="005D37A2" w:rsidRPr="00E77497" w:rsidTr="005D37A2">
        <w:trPr>
          <w:jc w:val="center"/>
        </w:trPr>
        <w:tc>
          <w:tcPr>
            <w:tcW w:w="2409" w:type="dxa"/>
          </w:tcPr>
          <w:p w:rsidR="005D37A2" w:rsidRPr="00E77497" w:rsidRDefault="005D37A2" w:rsidP="005D37A2">
            <w:pPr>
              <w:keepNext/>
              <w:spacing w:after="0"/>
            </w:pPr>
            <w:r>
              <w:t>[[BoundArguments]]</w:t>
            </w:r>
          </w:p>
        </w:tc>
        <w:tc>
          <w:tcPr>
            <w:tcW w:w="1620" w:type="dxa"/>
          </w:tcPr>
          <w:p w:rsidR="005D37A2" w:rsidRPr="00E77497" w:rsidRDefault="005D37A2" w:rsidP="005D37A2">
            <w:pPr>
              <w:keepNext/>
              <w:spacing w:after="0"/>
              <w:jc w:val="left"/>
            </w:pPr>
            <w:r>
              <w:t>List of Any</w:t>
            </w:r>
          </w:p>
        </w:tc>
        <w:tc>
          <w:tcPr>
            <w:tcW w:w="5466" w:type="dxa"/>
          </w:tcPr>
          <w:p w:rsidR="005D37A2" w:rsidRDefault="005D37A2" w:rsidP="005D37A2">
            <w:pPr>
              <w:keepNext/>
              <w:spacing w:after="0"/>
            </w:pPr>
            <w:r>
              <w:t>A list of values that whose elements are used as the first arguments to any call to the wrappered function.</w:t>
            </w:r>
          </w:p>
        </w:tc>
      </w:tr>
    </w:tbl>
    <w:p w:rsidR="005D37A2" w:rsidRDefault="005D37A2" w:rsidP="005D37A2">
      <w:pPr>
        <w:spacing w:before="240"/>
      </w:pPr>
      <w:r>
        <w:t>Unlike ordinary function objects, bound function objects do not use alternative definitions of the [[Get]] and [[GetOwnPrope</w:t>
      </w:r>
      <w:ins w:id="858" w:author="Rev 19 Allen Wirfs-Brock" w:date="2013-09-10T12:46:00Z">
        <w:r w:rsidR="00E10894">
          <w:t>r</w:t>
        </w:r>
      </w:ins>
      <w:r>
        <w:t xml:space="preserve">ty]] internal methods.  Bound function objects provide all of the essential internal methods as specified in </w:t>
      </w:r>
      <w:r w:rsidR="00C04626">
        <w:fldChar w:fldCharType="begin"/>
      </w:r>
      <w:r w:rsidR="00C04626">
        <w:instrText xml:space="preserve"> REF _Ref365538212 \r \h </w:instrText>
      </w:r>
      <w:r w:rsidR="00C04626">
        <w:fldChar w:fldCharType="separate"/>
      </w:r>
      <w:r w:rsidR="00460CAC">
        <w:t>9.1</w:t>
      </w:r>
      <w:r w:rsidR="00C04626">
        <w:fldChar w:fldCharType="end"/>
      </w:r>
      <w:r>
        <w:t>.  However, they use the following definitions for the essential internal methods of function objects.</w:t>
      </w:r>
    </w:p>
    <w:p w:rsidR="005D37A2" w:rsidRPr="00E77497" w:rsidRDefault="005D37A2" w:rsidP="005D37A2">
      <w:pPr>
        <w:pStyle w:val="Heading4"/>
      </w:pPr>
      <w:bookmarkStart w:id="859" w:name="_Ref365531861"/>
      <w:r w:rsidRPr="00E77497">
        <w:lastRenderedPageBreak/>
        <w:t>[[Call]]</w:t>
      </w:r>
      <w:bookmarkEnd w:id="859"/>
    </w:p>
    <w:p w:rsidR="005D37A2" w:rsidRPr="00E77497" w:rsidRDefault="005D37A2" w:rsidP="005D37A2">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rsidR="005D37A2" w:rsidRPr="00E77497" w:rsidRDefault="005D37A2" w:rsidP="005D37A2">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rsidRPr="00E77497">
        <w:t>]] internal</w:t>
      </w:r>
      <w:r>
        <w:t xml:space="preserve"> data</w:t>
      </w:r>
      <w:r w:rsidRPr="00E77497">
        <w:t xml:space="preserve"> property.</w:t>
      </w:r>
    </w:p>
    <w:p w:rsidR="005D37A2" w:rsidRPr="00E77497" w:rsidRDefault="005D37A2" w:rsidP="005D37A2">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rsidR="005D37A2" w:rsidRPr="00E77497" w:rsidRDefault="005D37A2" w:rsidP="005D37A2">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5D37A2" w:rsidRPr="00E77497" w:rsidRDefault="005D37A2" w:rsidP="005D37A2">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rsidR="005D37A2" w:rsidRPr="00E77497" w:rsidRDefault="005D37A2" w:rsidP="005D37A2">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rsidR="005D37A2" w:rsidRPr="00E77497" w:rsidRDefault="005D37A2" w:rsidP="005D37A2">
      <w:pPr>
        <w:pStyle w:val="Heading4"/>
      </w:pPr>
      <w:bookmarkStart w:id="860" w:name="_Ref365531872"/>
      <w:r w:rsidRPr="00E77497">
        <w:t>[[Construct]]</w:t>
      </w:r>
      <w:bookmarkEnd w:id="860"/>
    </w:p>
    <w:p w:rsidR="005D37A2" w:rsidRPr="00E77497" w:rsidRDefault="005D37A2" w:rsidP="005D37A2">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rsidR="005D37A2" w:rsidRPr="00E77497" w:rsidRDefault="005D37A2" w:rsidP="005D37A2">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5D37A2" w:rsidRPr="00E77497" w:rsidRDefault="005D37A2" w:rsidP="005D37A2">
      <w:pPr>
        <w:pStyle w:val="Alg4"/>
        <w:numPr>
          <w:ilvl w:val="0"/>
          <w:numId w:val="192"/>
        </w:numPr>
      </w:pPr>
      <w:r>
        <w:t>Asse</w:t>
      </w:r>
      <w:ins w:id="861" w:author="Rev 19 Allen Wirfs-Brock" w:date="2013-09-10T12:57:00Z">
        <w:r w:rsidR="00E22304">
          <w:t>r</w:t>
        </w:r>
      </w:ins>
      <w:r>
        <w:t>t:</w:t>
      </w:r>
      <w:r w:rsidRPr="00E77497">
        <w:t xml:space="preserve"> </w:t>
      </w:r>
      <w:r w:rsidRPr="00E77497">
        <w:rPr>
          <w:i/>
        </w:rPr>
        <w:t>target</w:t>
      </w:r>
      <w:r w:rsidRPr="00E77497">
        <w:t xml:space="preserve"> has </w:t>
      </w:r>
      <w:r>
        <w:t>a</w:t>
      </w:r>
      <w:r w:rsidRPr="00E77497">
        <w:t xml:space="preserve"> [[Construct]] internal method.</w:t>
      </w:r>
    </w:p>
    <w:p w:rsidR="005D37A2" w:rsidRPr="00E77497" w:rsidRDefault="005D37A2" w:rsidP="005D37A2">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t>]]</w:t>
      </w:r>
      <w:r w:rsidRPr="00E77497">
        <w:t xml:space="preserve"> internal</w:t>
      </w:r>
      <w:r>
        <w:t xml:space="preserve"> data</w:t>
      </w:r>
      <w:r w:rsidRPr="00E77497">
        <w:t xml:space="preserve"> property.</w:t>
      </w:r>
    </w:p>
    <w:p w:rsidR="005D37A2" w:rsidRPr="00E77497" w:rsidRDefault="005D37A2" w:rsidP="005D37A2">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rsidR="005D37A2" w:rsidRPr="00E77497" w:rsidRDefault="005D37A2" w:rsidP="005D37A2">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rsidR="005D37A2" w:rsidRPr="00915511" w:rsidRDefault="005D37A2" w:rsidP="005D37A2">
      <w:pPr>
        <w:pStyle w:val="Heading4"/>
      </w:pPr>
      <w:r w:rsidRPr="00915511">
        <w:t>BoundFunctionCreate Abstract Operation</w:t>
      </w:r>
    </w:p>
    <w:p w:rsidR="005D37A2" w:rsidRDefault="005D37A2" w:rsidP="005D37A2">
      <w:r>
        <w:t xml:space="preserve">The abstract operation BoundFunctionCreate with arguments </w:t>
      </w:r>
      <w:r>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Bound Function exotic objects. It performs the following steps:</w:t>
      </w:r>
    </w:p>
    <w:p w:rsidR="005D37A2" w:rsidRDefault="005D37A2" w:rsidP="005D37A2">
      <w:pPr>
        <w:pStyle w:val="Alg4"/>
        <w:numPr>
          <w:ilvl w:val="0"/>
          <w:numId w:val="1267"/>
        </w:numPr>
      </w:pPr>
      <w:r>
        <w:t xml:space="preserve">Let </w:t>
      </w:r>
      <w:r w:rsidRPr="000A2242">
        <w:rPr>
          <w:i/>
        </w:rPr>
        <w:t>proto</w:t>
      </w:r>
      <w:r>
        <w:t xml:space="preserve"> be the intrinsic </w:t>
      </w:r>
      <w:r w:rsidRPr="00F75B67">
        <w:rPr>
          <w:rFonts w:ascii="Arial" w:hAnsi="Arial" w:cs="Arial"/>
        </w:rPr>
        <w:t>%FunctionPrototype%</w:t>
      </w:r>
      <w:r>
        <w:t>.</w:t>
      </w:r>
    </w:p>
    <w:p w:rsidR="005D37A2" w:rsidRPr="00E77497" w:rsidRDefault="005D37A2" w:rsidP="005D37A2">
      <w:pPr>
        <w:pStyle w:val="Alg4"/>
        <w:numPr>
          <w:ilvl w:val="0"/>
          <w:numId w:val="1267"/>
        </w:numPr>
      </w:pPr>
      <w:r>
        <w:t xml:space="preserve">Let </w:t>
      </w:r>
      <w:r>
        <w:rPr>
          <w:i/>
        </w:rPr>
        <w:t>obj</w:t>
      </w:r>
      <w:r>
        <w:t xml:space="preserve"> be a newly created ECMAScript object</w:t>
      </w:r>
      <w:r w:rsidRPr="00E77497">
        <w:t>.</w:t>
      </w:r>
    </w:p>
    <w:p w:rsidR="005D37A2" w:rsidRPr="00FA34E7" w:rsidRDefault="005D37A2" w:rsidP="005D37A2">
      <w:pPr>
        <w:pStyle w:val="Alg4"/>
        <w:numPr>
          <w:ilvl w:val="0"/>
          <w:numId w:val="1267"/>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_Ref365538276 \r \h </w:instrText>
      </w:r>
      <w:r w:rsidR="00C04626">
        <w:fldChar w:fldCharType="separate"/>
      </w:r>
      <w:r w:rsidR="00460CAC">
        <w:t>9.1</w:t>
      </w:r>
      <w:r w:rsidR="00C04626">
        <w:fldChar w:fldCharType="end"/>
      </w:r>
      <w:r>
        <w:t>.</w:t>
      </w:r>
    </w:p>
    <w:p w:rsidR="005D37A2" w:rsidRPr="00E77497" w:rsidRDefault="005D37A2" w:rsidP="005D37A2">
      <w:pPr>
        <w:pStyle w:val="Alg4"/>
        <w:numPr>
          <w:ilvl w:val="0"/>
          <w:numId w:val="1267"/>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_Ref365531861 \r \h </w:instrText>
      </w:r>
      <w:r w:rsidR="00D45A1D">
        <w:fldChar w:fldCharType="separate"/>
      </w:r>
      <w:r w:rsidR="00460CAC">
        <w:t>9.2.1.1</w:t>
      </w:r>
      <w:r w:rsidR="00D45A1D">
        <w:fldChar w:fldCharType="end"/>
      </w:r>
      <w:r w:rsidRPr="00E77497">
        <w:t>.</w:t>
      </w:r>
    </w:p>
    <w:p w:rsidR="005D37A2" w:rsidRDefault="005D37A2" w:rsidP="005D37A2">
      <w:pPr>
        <w:pStyle w:val="Alg4"/>
        <w:numPr>
          <w:ilvl w:val="0"/>
          <w:numId w:val="1267"/>
        </w:numPr>
      </w:pPr>
      <w:r>
        <w:t xml:space="preserve">If </w:t>
      </w:r>
      <w:r>
        <w:rPr>
          <w:i/>
          <w:iCs/>
        </w:rPr>
        <w:t>targetFunction</w:t>
      </w:r>
      <w:r>
        <w:t xml:space="preserve"> has a [[Construct]] internal method, then</w:t>
      </w:r>
    </w:p>
    <w:p w:rsidR="005D37A2" w:rsidRPr="00E77497" w:rsidRDefault="005D37A2" w:rsidP="005D37A2">
      <w:pPr>
        <w:pStyle w:val="Alg4"/>
        <w:numPr>
          <w:ilvl w:val="1"/>
          <w:numId w:val="1267"/>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_Ref365531872 \r \h </w:instrText>
      </w:r>
      <w:r w:rsidR="00D45A1D">
        <w:fldChar w:fldCharType="separate"/>
      </w:r>
      <w:r w:rsidR="00460CAC">
        <w:t>9.2.1.2</w:t>
      </w:r>
      <w:r w:rsidR="00D45A1D">
        <w:fldChar w:fldCharType="end"/>
      </w:r>
      <w:r w:rsidRPr="00E77497">
        <w:t>.</w:t>
      </w:r>
    </w:p>
    <w:p w:rsidR="005D37A2" w:rsidRPr="00E77497" w:rsidRDefault="005D37A2" w:rsidP="005D37A2">
      <w:pPr>
        <w:pStyle w:val="Alg4"/>
        <w:numPr>
          <w:ilvl w:val="0"/>
          <w:numId w:val="1267"/>
        </w:numPr>
      </w:pPr>
      <w:r>
        <w:t xml:space="preserve">Set the [[Prototype]] internal data property of </w:t>
      </w:r>
      <w:r>
        <w:rPr>
          <w:i/>
        </w:rPr>
        <w:t>obj</w:t>
      </w:r>
      <w:r>
        <w:t xml:space="preserve"> to </w:t>
      </w:r>
      <w:r w:rsidRPr="000A2242">
        <w:rPr>
          <w:i/>
        </w:rPr>
        <w:t>proto</w:t>
      </w:r>
      <w:r>
        <w:t>.</w:t>
      </w:r>
    </w:p>
    <w:p w:rsidR="005D37A2" w:rsidRDefault="005D37A2" w:rsidP="005D37A2">
      <w:pPr>
        <w:pStyle w:val="Alg4"/>
        <w:numPr>
          <w:ilvl w:val="0"/>
          <w:numId w:val="1267"/>
        </w:numPr>
      </w:pPr>
      <w:r>
        <w:t xml:space="preserve">Set the [[Extensible]] internal data property of </w:t>
      </w:r>
      <w:r>
        <w:rPr>
          <w:i/>
        </w:rPr>
        <w:t>obj</w:t>
      </w:r>
      <w:r>
        <w:t xml:space="preserve"> to </w:t>
      </w:r>
      <w:r w:rsidRPr="00FA34E7">
        <w:rPr>
          <w:b/>
        </w:rPr>
        <w:t>true</w:t>
      </w:r>
      <w:r>
        <w:t>.</w:t>
      </w:r>
    </w:p>
    <w:p w:rsidR="005D37A2" w:rsidRPr="00E77497" w:rsidRDefault="005D37A2" w:rsidP="005D37A2">
      <w:pPr>
        <w:pStyle w:val="Alg4"/>
        <w:numPr>
          <w:ilvl w:val="0"/>
          <w:numId w:val="1267"/>
        </w:numPr>
      </w:pPr>
      <w:r w:rsidRPr="00E77497">
        <w:t>Set the [[</w:t>
      </w:r>
      <w:r>
        <w:t>Bound</w:t>
      </w:r>
      <w:r w:rsidRPr="00E77497">
        <w:t xml:space="preserve">TargetFunction]] internal </w:t>
      </w:r>
      <w:r>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rsidR="005D37A2" w:rsidRPr="00E77497" w:rsidRDefault="005D37A2" w:rsidP="005D37A2">
      <w:pPr>
        <w:pStyle w:val="Alg4"/>
        <w:numPr>
          <w:ilvl w:val="0"/>
          <w:numId w:val="1267"/>
        </w:numPr>
      </w:pPr>
      <w:r w:rsidRPr="00E77497">
        <w:t>Set the [[BoundThis]] internal</w:t>
      </w:r>
      <w:r w:rsidRPr="00022312">
        <w:t xml:space="preserve"> </w:t>
      </w:r>
      <w:r>
        <w:t>data</w:t>
      </w:r>
      <w:r w:rsidRPr="00E77497">
        <w:t xml:space="preserve"> property of </w:t>
      </w:r>
      <w:r>
        <w:rPr>
          <w:i/>
        </w:rPr>
        <w:t>obj</w:t>
      </w:r>
      <w:r w:rsidRPr="00E77497">
        <w:t xml:space="preserve"> to the value of </w:t>
      </w:r>
      <w:r w:rsidRPr="00E03C6B">
        <w:rPr>
          <w:i/>
        </w:rPr>
        <w:t>boundThis</w:t>
      </w:r>
      <w:r w:rsidRPr="00E77497">
        <w:t>.</w:t>
      </w:r>
    </w:p>
    <w:p w:rsidR="005D37A2" w:rsidRPr="00E77497" w:rsidRDefault="005D37A2" w:rsidP="005D37A2">
      <w:pPr>
        <w:pStyle w:val="Alg4"/>
        <w:numPr>
          <w:ilvl w:val="0"/>
          <w:numId w:val="1267"/>
        </w:numPr>
      </w:pPr>
      <w:r w:rsidRPr="00E77497">
        <w:t>Set the [[</w:t>
      </w:r>
      <w:r w:rsidRPr="00F97E8E">
        <w:t>BoundArguments</w:t>
      </w:r>
      <w:r w:rsidRPr="00E77497">
        <w:t>]] internal</w:t>
      </w:r>
      <w:r w:rsidRPr="00022312">
        <w:t xml:space="preserve"> </w:t>
      </w:r>
      <w:r>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rsidR="005D37A2" w:rsidRPr="00175461" w:rsidRDefault="005D37A2" w:rsidP="005D37A2">
      <w:pPr>
        <w:pStyle w:val="Alg4"/>
        <w:numPr>
          <w:ilvl w:val="0"/>
          <w:numId w:val="1267"/>
        </w:numPr>
        <w:spacing w:after="220"/>
      </w:pPr>
      <w:r w:rsidRPr="00E77497">
        <w:t xml:space="preserve">Return </w:t>
      </w:r>
      <w:r w:rsidRPr="00FC1AB5">
        <w:rPr>
          <w:i/>
        </w:rPr>
        <w:t>obj</w:t>
      </w:r>
      <w:r w:rsidRPr="00E77497">
        <w:t>.</w:t>
      </w:r>
    </w:p>
    <w:p w:rsidR="005D37A2" w:rsidRDefault="005D37A2" w:rsidP="005D37A2">
      <w:pPr>
        <w:pStyle w:val="Heading3"/>
      </w:pPr>
      <w:bookmarkStart w:id="862" w:name="_Ref366065936"/>
      <w:bookmarkStart w:id="863" w:name="_Toc368050232"/>
      <w:r>
        <w:t>Array Exotic Objects</w:t>
      </w:r>
      <w:bookmarkEnd w:id="862"/>
      <w:bookmarkEnd w:id="863"/>
    </w:p>
    <w:p w:rsidR="005D37A2" w:rsidRPr="00E77497" w:rsidRDefault="005D37A2" w:rsidP="005D37A2">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rsidR="005D37A2" w:rsidRDefault="005D37A2" w:rsidP="005D37A2">
      <w:r>
        <w:t>Exotic Array objects have the same internal data properties as ordinary objects. They also have an [[Array</w:t>
      </w:r>
      <w:r w:rsidRPr="00004DF1">
        <w:rPr>
          <w:rFonts w:cs="Arial"/>
        </w:rPr>
        <w:t>InitialisationState</w:t>
      </w:r>
      <w:r>
        <w:t>]] internal data property.</w:t>
      </w:r>
    </w:p>
    <w:p w:rsidR="005D37A2" w:rsidRDefault="005D37A2" w:rsidP="005D37A2">
      <w:r>
        <w:lastRenderedPageBreak/>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rsidR="005D37A2" w:rsidRPr="00E77497" w:rsidRDefault="005D37A2" w:rsidP="005D37A2">
      <w:r>
        <w:t>Exotic Array objects provide an alternative definition for the [[DefineOwnProperty]] internal method.  Except for that internal method</w:t>
      </w:r>
      <w:del w:id="864" w:author="Rev 19 Allen Wirfs-Brock" w:date="2013-09-09T12:22:00Z">
        <w:r w:rsidDel="00EC125B">
          <w:delText>s</w:delText>
        </w:r>
      </w:del>
      <w:r>
        <w:t xml:space="preserve">, exotic Array objects provide all of the other essential internal methods as specified in </w:t>
      </w:r>
      <w:r w:rsidR="00C04626">
        <w:fldChar w:fldCharType="begin"/>
      </w:r>
      <w:r w:rsidR="00C04626">
        <w:instrText xml:space="preserve"> REF _Ref365538313 \r \h </w:instrText>
      </w:r>
      <w:r w:rsidR="00C04626">
        <w:fldChar w:fldCharType="separate"/>
      </w:r>
      <w:r w:rsidR="00460CAC">
        <w:t>9.1</w:t>
      </w:r>
      <w:r w:rsidR="00C04626">
        <w:fldChar w:fldCharType="end"/>
      </w:r>
      <w:r>
        <w:t xml:space="preserve">.  </w:t>
      </w:r>
    </w:p>
    <w:p w:rsidR="005D37A2" w:rsidRPr="00E77497" w:rsidRDefault="005D37A2" w:rsidP="005D37A2">
      <w:pPr>
        <w:pStyle w:val="Heading4"/>
      </w:pPr>
      <w:bookmarkStart w:id="865" w:name="_Ref365531949"/>
      <w:r w:rsidRPr="00E77497">
        <w:t>[[DefineOwnProperty]] ( P, Desc)</w:t>
      </w:r>
      <w:bookmarkEnd w:id="865"/>
    </w:p>
    <w:p w:rsidR="005D37A2" w:rsidRPr="00E77497" w:rsidRDefault="005D37A2" w:rsidP="005D37A2">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E77497" w:rsidDel="004372C5" w:rsidRDefault="005D37A2" w:rsidP="005D37A2">
      <w:pPr>
        <w:pStyle w:val="Alg4"/>
        <w:numPr>
          <w:ilvl w:val="0"/>
          <w:numId w:val="22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rsidR="005D37A2" w:rsidRDefault="005D37A2" w:rsidP="005D37A2">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rsidR="005D37A2" w:rsidRPr="00E77497" w:rsidRDefault="005D37A2" w:rsidP="005D37A2">
      <w:pPr>
        <w:pStyle w:val="Alg4"/>
        <w:numPr>
          <w:ilvl w:val="0"/>
          <w:numId w:val="221"/>
        </w:numPr>
      </w:pPr>
      <w:r w:rsidRPr="00E77497">
        <w:t xml:space="preserve">Else if </w:t>
      </w:r>
      <w:r w:rsidRPr="00E77497">
        <w:rPr>
          <w:i/>
        </w:rPr>
        <w:t>P</w:t>
      </w:r>
      <w:r w:rsidRPr="00E77497">
        <w:t xml:space="preserve"> is an array index, then</w:t>
      </w:r>
    </w:p>
    <w:p w:rsidR="005D37A2" w:rsidRPr="00E77497" w:rsidRDefault="005D37A2" w:rsidP="005D37A2">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5D37A2" w:rsidRPr="00E77497" w:rsidRDefault="005D37A2" w:rsidP="005D37A2">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rsidR="005D37A2" w:rsidRPr="00E77497" w:rsidRDefault="005D37A2" w:rsidP="005D37A2">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rsidR="005D37A2" w:rsidRDefault="005D37A2" w:rsidP="005D37A2">
      <w:pPr>
        <w:pStyle w:val="Alg4"/>
        <w:numPr>
          <w:ilvl w:val="1"/>
          <w:numId w:val="221"/>
        </w:numPr>
      </w:pPr>
      <w:r>
        <w:t xml:space="preserve">Assert: </w:t>
      </w:r>
      <w:r>
        <w:rPr>
          <w:i/>
          <w:iCs/>
        </w:rPr>
        <w:t>index</w:t>
      </w:r>
      <w:r>
        <w:t xml:space="preserve"> will never be an abrupt completion.</w:t>
      </w:r>
    </w:p>
    <w:p w:rsidR="005D37A2" w:rsidRPr="00E77497" w:rsidRDefault="005D37A2" w:rsidP="005D37A2">
      <w:pPr>
        <w:pStyle w:val="Alg4"/>
        <w:numPr>
          <w:ilvl w:val="1"/>
          <w:numId w:val="221"/>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rsidR="005D37A2" w:rsidRPr="00E77497" w:rsidRDefault="005D37A2" w:rsidP="005D37A2">
      <w:pPr>
        <w:pStyle w:val="Alg4"/>
        <w:numPr>
          <w:ilvl w:val="1"/>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rsidR="005D37A2" w:rsidRDefault="005D37A2" w:rsidP="005D37A2">
      <w:pPr>
        <w:pStyle w:val="Alg4"/>
        <w:numPr>
          <w:ilvl w:val="1"/>
          <w:numId w:val="221"/>
        </w:numPr>
      </w:pPr>
      <w:r>
        <w:t>ReturnIfAbrupt(</w:t>
      </w:r>
      <w:r w:rsidRPr="00E77497">
        <w:rPr>
          <w:i/>
        </w:rPr>
        <w:t>succeeded</w:t>
      </w:r>
      <w:r>
        <w:t>).</w:t>
      </w:r>
    </w:p>
    <w:p w:rsidR="005D37A2" w:rsidRPr="00E77497" w:rsidRDefault="005D37A2" w:rsidP="005D37A2">
      <w:pPr>
        <w:pStyle w:val="Alg4"/>
        <w:numPr>
          <w:ilvl w:val="1"/>
          <w:numId w:val="221"/>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rsidR="005D37A2" w:rsidRPr="00E77497" w:rsidRDefault="005D37A2" w:rsidP="005D37A2">
      <w:pPr>
        <w:pStyle w:val="Alg4"/>
        <w:numPr>
          <w:ilvl w:val="1"/>
          <w:numId w:val="221"/>
        </w:numPr>
      </w:pPr>
      <w:r w:rsidRPr="00E77497">
        <w:t xml:space="preserve">If  </w:t>
      </w:r>
      <w:r w:rsidRPr="00E77497">
        <w:rPr>
          <w:i/>
        </w:rPr>
        <w:t>index</w:t>
      </w:r>
      <w:r w:rsidRPr="00E77497">
        <w:t xml:space="preserve"> ≥ </w:t>
      </w:r>
      <w:r w:rsidRPr="00E77497">
        <w:rPr>
          <w:i/>
        </w:rPr>
        <w:t>oldLen</w:t>
      </w:r>
    </w:p>
    <w:p w:rsidR="005D37A2" w:rsidRPr="00E77497" w:rsidRDefault="005D37A2" w:rsidP="005D37A2">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rsidR="005D37A2" w:rsidRPr="00E77497" w:rsidRDefault="005D37A2" w:rsidP="005D37A2">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t xml:space="preserve">and </w:t>
      </w:r>
      <w:r w:rsidRPr="00E77497">
        <w:rPr>
          <w:i/>
        </w:rPr>
        <w:t>oldLenDesc</w:t>
      </w:r>
      <w:r w:rsidRPr="00E77497">
        <w:t xml:space="preserve"> as arguments. </w:t>
      </w:r>
    </w:p>
    <w:p w:rsidR="005D37A2" w:rsidRDefault="005D37A2" w:rsidP="005D37A2">
      <w:pPr>
        <w:pStyle w:val="Alg4"/>
        <w:numPr>
          <w:ilvl w:val="2"/>
          <w:numId w:val="221"/>
        </w:numPr>
      </w:pPr>
      <w:r>
        <w:t>ReturnIfAbrupt(</w:t>
      </w:r>
      <w:r w:rsidRPr="00E77497">
        <w:rPr>
          <w:i/>
        </w:rPr>
        <w:t>succeeded</w:t>
      </w:r>
      <w:r>
        <w:t>).</w:t>
      </w:r>
    </w:p>
    <w:p w:rsidR="005D37A2" w:rsidRPr="00E77497" w:rsidRDefault="005D37A2" w:rsidP="005D37A2">
      <w:pPr>
        <w:pStyle w:val="Alg4"/>
        <w:numPr>
          <w:ilvl w:val="1"/>
          <w:numId w:val="221"/>
        </w:numPr>
      </w:pPr>
      <w:r w:rsidRPr="00E77497">
        <w:t xml:space="preserve">Return </w:t>
      </w:r>
      <w:r w:rsidRPr="00E77497">
        <w:rPr>
          <w:b/>
        </w:rPr>
        <w:t>true</w:t>
      </w:r>
      <w:r w:rsidRPr="00E77497">
        <w:t>.</w:t>
      </w:r>
    </w:p>
    <w:p w:rsidR="005D37A2" w:rsidRPr="00E77497" w:rsidRDefault="005D37A2" w:rsidP="005D37A2">
      <w:pPr>
        <w:pStyle w:val="Alg4"/>
        <w:numPr>
          <w:ilvl w:val="0"/>
          <w:numId w:val="221"/>
        </w:numPr>
        <w:spacing w:after="120"/>
      </w:pPr>
      <w:r w:rsidRPr="00E77497">
        <w:t xml:space="preserve">Return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rsidR="005D37A2" w:rsidRPr="00BB1CD0" w:rsidRDefault="005D37A2" w:rsidP="005D37A2">
      <w:pPr>
        <w:pStyle w:val="Heading4"/>
        <w:rPr>
          <w:rFonts w:cs="Arial"/>
          <w:bCs/>
        </w:rPr>
      </w:pPr>
      <w:r>
        <w:rPr>
          <w:rFonts w:cs="Arial"/>
          <w:bCs/>
          <w:spacing w:val="6"/>
        </w:rPr>
        <w:t>Array</w:t>
      </w:r>
      <w:r w:rsidRPr="00BB1CD0">
        <w:rPr>
          <w:rFonts w:cs="Arial"/>
          <w:bCs/>
          <w:spacing w:val="6"/>
        </w:rPr>
        <w:t>Create Abstract Operation</w:t>
      </w:r>
    </w:p>
    <w:p w:rsidR="005D37A2" w:rsidRDefault="005D37A2" w:rsidP="005D37A2">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lang w:eastAsia="en-US"/>
        </w:rPr>
        <w:t>proto</w:t>
      </w:r>
      <w:r>
        <w:t xml:space="preserve"> is used to specify the creation of new exotic Array objects. It performs the following steps:</w:t>
      </w:r>
    </w:p>
    <w:p w:rsidR="005D37A2" w:rsidRDefault="005D37A2" w:rsidP="005D37A2">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w:t>
      </w:r>
      <w:r w:rsidRPr="00F75B67">
        <w:rPr>
          <w:rFonts w:ascii="Arial" w:hAnsi="Arial" w:cs="Arial"/>
        </w:rPr>
        <w:t>%ArrayPrototype%</w:t>
      </w:r>
      <w:r>
        <w:t>.</w:t>
      </w:r>
    </w:p>
    <w:p w:rsidR="005D37A2" w:rsidRPr="00E77497" w:rsidRDefault="005D37A2" w:rsidP="005D37A2">
      <w:pPr>
        <w:pStyle w:val="Alg4"/>
        <w:numPr>
          <w:ilvl w:val="0"/>
          <w:numId w:val="707"/>
        </w:numPr>
      </w:pPr>
      <w:r>
        <w:t xml:space="preserve">Let </w:t>
      </w:r>
      <w:r w:rsidRPr="00FC03BD">
        <w:rPr>
          <w:i/>
        </w:rPr>
        <w:t>A</w:t>
      </w:r>
      <w:r>
        <w:t xml:space="preserve"> be a newly created Array exotic object</w:t>
      </w:r>
      <w:r w:rsidRPr="00E77497">
        <w:t>.</w:t>
      </w:r>
    </w:p>
    <w:p w:rsidR="005D37A2" w:rsidRPr="00FA34E7" w:rsidRDefault="005D37A2" w:rsidP="005D37A2">
      <w:pPr>
        <w:pStyle w:val="Alg4"/>
        <w:numPr>
          <w:ilvl w:val="0"/>
          <w:numId w:val="707"/>
        </w:numPr>
      </w:pPr>
      <w:r>
        <w:t xml:space="preserve">Set </w:t>
      </w:r>
      <w:r>
        <w:rPr>
          <w:i/>
        </w:rPr>
        <w:t>A</w:t>
      </w:r>
      <w:r>
        <w:t xml:space="preserve">’s essential internal methods </w:t>
      </w:r>
      <w:r w:rsidR="00D45A1D">
        <w:t xml:space="preserve">except for [[DefineOwnProperty]] </w:t>
      </w:r>
      <w:r>
        <w:t xml:space="preserve">to the default ordinary object definitions specified in </w:t>
      </w:r>
      <w:r w:rsidR="00D45A1D">
        <w:fldChar w:fldCharType="begin"/>
      </w:r>
      <w:r w:rsidR="00D45A1D">
        <w:instrText xml:space="preserve"> REF _Ref365531997 \r \h </w:instrText>
      </w:r>
      <w:r w:rsidR="00D45A1D">
        <w:fldChar w:fldCharType="separate"/>
      </w:r>
      <w:r w:rsidR="00460CAC">
        <w:t>9.1</w:t>
      </w:r>
      <w:r w:rsidR="00D45A1D">
        <w:fldChar w:fldCharType="end"/>
      </w:r>
      <w:r>
        <w:t>.</w:t>
      </w:r>
    </w:p>
    <w:p w:rsidR="005D37A2" w:rsidRPr="00E77497" w:rsidRDefault="005D37A2" w:rsidP="005D37A2">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_Ref365531949 \r \h </w:instrText>
      </w:r>
      <w:r w:rsidR="00D45A1D">
        <w:fldChar w:fldCharType="separate"/>
      </w:r>
      <w:r w:rsidR="00460CAC">
        <w:t>9.2.2.1</w:t>
      </w:r>
      <w:r w:rsidR="00D45A1D">
        <w:fldChar w:fldCharType="end"/>
      </w:r>
      <w:r w:rsidRPr="00E77497">
        <w:t>.</w:t>
      </w:r>
    </w:p>
    <w:p w:rsidR="005D37A2" w:rsidRPr="00E77497" w:rsidRDefault="005D37A2" w:rsidP="005D37A2">
      <w:pPr>
        <w:pStyle w:val="Alg4"/>
        <w:numPr>
          <w:ilvl w:val="0"/>
          <w:numId w:val="707"/>
        </w:numPr>
      </w:pPr>
      <w:r>
        <w:t xml:space="preserve">Set the [[Prototype]] internal data property of </w:t>
      </w:r>
      <w:r w:rsidRPr="00FA34E7">
        <w:rPr>
          <w:i/>
        </w:rPr>
        <w:t>A</w:t>
      </w:r>
      <w:r>
        <w:t xml:space="preserve"> to </w:t>
      </w:r>
      <w:r>
        <w:rPr>
          <w:i/>
          <w:iCs/>
        </w:rPr>
        <w:t>proto</w:t>
      </w:r>
      <w:r>
        <w:t>.</w:t>
      </w:r>
    </w:p>
    <w:p w:rsidR="005D37A2" w:rsidRDefault="005D37A2" w:rsidP="005D37A2">
      <w:pPr>
        <w:pStyle w:val="Alg4"/>
        <w:numPr>
          <w:ilvl w:val="0"/>
          <w:numId w:val="707"/>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707"/>
        </w:numPr>
      </w:pPr>
      <w:r>
        <w:t xml:space="preserve">If </w:t>
      </w:r>
      <w:r w:rsidRPr="006D19B4">
        <w:rPr>
          <w:i/>
          <w:iCs/>
        </w:rPr>
        <w:t>len</w:t>
      </w:r>
      <w:r>
        <w:rPr>
          <w:i/>
          <w:iCs/>
        </w:rPr>
        <w:t>g</w:t>
      </w:r>
      <w:r w:rsidRPr="006D19B4">
        <w:rPr>
          <w:i/>
          <w:iCs/>
        </w:rPr>
        <w:t>th</w:t>
      </w:r>
      <w:r>
        <w:t xml:space="preserve"> is not </w:t>
      </w:r>
      <w:r>
        <w:rPr>
          <w:b/>
          <w:bCs/>
        </w:rPr>
        <w:t>undefined</w:t>
      </w:r>
      <w:r>
        <w:t>, then</w:t>
      </w:r>
    </w:p>
    <w:p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sidRPr="00FA34E7">
        <w:rPr>
          <w:b/>
        </w:rPr>
        <w:t>true</w:t>
      </w:r>
      <w:r>
        <w:t>.</w:t>
      </w:r>
    </w:p>
    <w:p w:rsidR="005D37A2" w:rsidRDefault="005D37A2" w:rsidP="005D37A2">
      <w:pPr>
        <w:pStyle w:val="Alg4"/>
        <w:numPr>
          <w:ilvl w:val="0"/>
          <w:numId w:val="707"/>
        </w:numPr>
      </w:pPr>
      <w:r>
        <w:t>Else</w:t>
      </w:r>
    </w:p>
    <w:p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Pr>
          <w:b/>
        </w:rPr>
        <w:t>false</w:t>
      </w:r>
      <w:r>
        <w:t>.</w:t>
      </w:r>
    </w:p>
    <w:p w:rsidR="005D37A2" w:rsidRDefault="005D37A2" w:rsidP="005D37A2">
      <w:pPr>
        <w:pStyle w:val="Alg4"/>
        <w:numPr>
          <w:ilvl w:val="1"/>
          <w:numId w:val="707"/>
        </w:numPr>
      </w:pPr>
      <w:r>
        <w:t xml:space="preserve">Let </w:t>
      </w:r>
      <w:r>
        <w:rPr>
          <w:i/>
          <w:iCs/>
        </w:rPr>
        <w:t>length</w:t>
      </w:r>
      <w:r>
        <w:t xml:space="preserve"> be 0.</w:t>
      </w:r>
    </w:p>
    <w:p w:rsidR="005D37A2" w:rsidRDefault="005D37A2" w:rsidP="005D37A2">
      <w:pPr>
        <w:pStyle w:val="Alg4"/>
        <w:numPr>
          <w:ilvl w:val="0"/>
          <w:numId w:val="707"/>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rsidR="005D37A2" w:rsidRDefault="005D37A2" w:rsidP="005D37A2">
      <w:pPr>
        <w:pStyle w:val="Alg4"/>
        <w:numPr>
          <w:ilvl w:val="0"/>
          <w:numId w:val="707"/>
        </w:numPr>
        <w:spacing w:after="240"/>
      </w:pPr>
      <w:r w:rsidRPr="00E77497">
        <w:t xml:space="preserve">Return </w:t>
      </w:r>
      <w:r w:rsidRPr="00C332EF">
        <w:rPr>
          <w:i/>
          <w:iCs/>
        </w:rPr>
        <w:t>A</w:t>
      </w:r>
      <w:r w:rsidRPr="00E77497">
        <w:t>.</w:t>
      </w:r>
    </w:p>
    <w:p w:rsidR="005D37A2" w:rsidRPr="00BB1CD0" w:rsidRDefault="005D37A2" w:rsidP="005D37A2">
      <w:pPr>
        <w:pStyle w:val="Heading4"/>
        <w:rPr>
          <w:rFonts w:cs="Arial"/>
          <w:bCs/>
        </w:rPr>
      </w:pPr>
      <w:r>
        <w:rPr>
          <w:bCs/>
        </w:rPr>
        <w:t xml:space="preserve">ArraySetLength </w:t>
      </w:r>
      <w:r w:rsidRPr="00BB1CD0">
        <w:rPr>
          <w:rFonts w:cs="Arial"/>
          <w:bCs/>
          <w:spacing w:val="6"/>
        </w:rPr>
        <w:t>Abstract Operation</w:t>
      </w:r>
    </w:p>
    <w:p w:rsidR="005D37A2" w:rsidRPr="00E77497" w:rsidRDefault="005D37A2" w:rsidP="005D37A2">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rsidR="005D37A2" w:rsidRPr="00E77497" w:rsidRDefault="005D37A2" w:rsidP="005D37A2">
      <w:pPr>
        <w:pStyle w:val="Alg4"/>
        <w:numPr>
          <w:ilvl w:val="0"/>
          <w:numId w:val="1245"/>
        </w:numPr>
      </w:pPr>
      <w:r w:rsidRPr="00E77497">
        <w:t xml:space="preserve">If the [[Value]] field of </w:t>
      </w:r>
      <w:r w:rsidRPr="00E77497">
        <w:rPr>
          <w:i/>
        </w:rPr>
        <w:t>Desc</w:t>
      </w:r>
      <w:r w:rsidRPr="00E77497">
        <w:t xml:space="preserve"> is absent, then</w:t>
      </w:r>
    </w:p>
    <w:p w:rsidR="005D37A2" w:rsidRPr="00E77497" w:rsidRDefault="005D37A2" w:rsidP="005D37A2">
      <w:pPr>
        <w:pStyle w:val="Alg4"/>
        <w:numPr>
          <w:ilvl w:val="1"/>
          <w:numId w:val="1245"/>
        </w:numPr>
      </w:pPr>
      <w:r w:rsidRPr="00E77497">
        <w:lastRenderedPageBreak/>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rsidR="005D37A2" w:rsidRPr="00E77497" w:rsidRDefault="005D37A2" w:rsidP="005D37A2">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rsidR="005D37A2" w:rsidRPr="00E77497" w:rsidRDefault="005D37A2" w:rsidP="005D37A2">
      <w:pPr>
        <w:pStyle w:val="Alg4"/>
        <w:numPr>
          <w:ilvl w:val="0"/>
          <w:numId w:val="1245"/>
        </w:numPr>
      </w:pPr>
      <w:commentRangeStart w:id="866"/>
      <w:r w:rsidRPr="00E77497">
        <w:t xml:space="preserve">Let </w:t>
      </w:r>
      <w:r w:rsidRPr="00E77497">
        <w:rPr>
          <w:i/>
        </w:rPr>
        <w:t>newLen</w:t>
      </w:r>
      <w:r w:rsidRPr="00E77497">
        <w:t xml:space="preserve"> be ToUint32(</w:t>
      </w:r>
      <w:r w:rsidRPr="00E77497">
        <w:rPr>
          <w:i/>
        </w:rPr>
        <w:t>Desc</w:t>
      </w:r>
      <w:r w:rsidRPr="00E77497">
        <w:t>.[[Value]]).</w:t>
      </w:r>
    </w:p>
    <w:p w:rsidR="005D37A2" w:rsidRPr="00E77497" w:rsidRDefault="005D37A2" w:rsidP="005D37A2">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866"/>
      <w:r>
        <w:rPr>
          <w:rStyle w:val="CommentReference"/>
          <w:rFonts w:ascii="Arial" w:eastAsia="MS Mincho" w:hAnsi="Arial"/>
          <w:spacing w:val="0"/>
          <w:lang w:eastAsia="ja-JP"/>
        </w:rPr>
        <w:commentReference w:id="866"/>
      </w:r>
    </w:p>
    <w:p w:rsidR="005D37A2" w:rsidRPr="00E77497" w:rsidRDefault="005D37A2" w:rsidP="005D37A2">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rsidR="005D37A2" w:rsidRPr="00E77497" w:rsidRDefault="005D37A2" w:rsidP="005D37A2">
      <w:pPr>
        <w:pStyle w:val="Alg4"/>
        <w:numPr>
          <w:ilvl w:val="0"/>
          <w:numId w:val="1245"/>
        </w:numPr>
      </w:pPr>
      <w:commentRangeStart w:id="867"/>
      <w:r w:rsidRPr="00E77497">
        <w:t xml:space="preserve">Let </w:t>
      </w:r>
      <w:commentRangeEnd w:id="867"/>
      <w:r>
        <w:rPr>
          <w:rStyle w:val="CommentReference"/>
          <w:rFonts w:ascii="Arial" w:eastAsia="MS Mincho" w:hAnsi="Arial"/>
          <w:spacing w:val="0"/>
          <w:lang w:eastAsia="ja-JP"/>
        </w:rPr>
        <w:commentReference w:id="867"/>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5D37A2" w:rsidRPr="00E77497" w:rsidRDefault="005D37A2" w:rsidP="005D37A2">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rsidR="005D37A2" w:rsidRPr="00E77497" w:rsidRDefault="005D37A2" w:rsidP="005D37A2">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rsidR="005D37A2" w:rsidRPr="00E77497" w:rsidRDefault="005D37A2" w:rsidP="005D37A2">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rsidR="005D37A2" w:rsidRPr="00E77497" w:rsidRDefault="005D37A2" w:rsidP="005D37A2">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rsidR="005D37A2" w:rsidRPr="00E77497" w:rsidRDefault="005D37A2" w:rsidP="005D37A2">
      <w:pPr>
        <w:pStyle w:val="Alg4"/>
        <w:numPr>
          <w:ilvl w:val="0"/>
          <w:numId w:val="1245"/>
        </w:numPr>
      </w:pPr>
      <w:r w:rsidRPr="00E77497">
        <w:t>Else,</w:t>
      </w:r>
    </w:p>
    <w:p w:rsidR="005D37A2" w:rsidRPr="00E77497" w:rsidRDefault="005D37A2" w:rsidP="005D37A2">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rsidR="005D37A2" w:rsidRPr="00E77497" w:rsidRDefault="005D37A2" w:rsidP="005D37A2">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rsidR="005D37A2" w:rsidRPr="00E77497" w:rsidRDefault="005D37A2" w:rsidP="005D37A2">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rsidR="005D37A2" w:rsidRPr="00E77497" w:rsidRDefault="005D37A2" w:rsidP="005D37A2">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rsidR="005D37A2" w:rsidRDefault="005D37A2" w:rsidP="005D37A2">
      <w:pPr>
        <w:pStyle w:val="Alg4"/>
        <w:numPr>
          <w:ilvl w:val="0"/>
          <w:numId w:val="1245"/>
        </w:numPr>
      </w:pPr>
      <w:r>
        <w:t>ReturnIfAbrupt(</w:t>
      </w:r>
      <w:r w:rsidRPr="00E77497">
        <w:rPr>
          <w:i/>
        </w:rPr>
        <w:t>succeeded</w:t>
      </w:r>
      <w:r>
        <w:t>).</w:t>
      </w:r>
    </w:p>
    <w:p w:rsidR="005D37A2" w:rsidRPr="00E77497" w:rsidRDefault="005D37A2" w:rsidP="005D37A2">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rsidR="005D37A2" w:rsidRPr="00E77497" w:rsidRDefault="005D37A2" w:rsidP="005D37A2">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rsidR="005D37A2" w:rsidRPr="00E77497" w:rsidRDefault="005D37A2" w:rsidP="005D37A2">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rsidR="005D37A2" w:rsidRPr="00E77497" w:rsidRDefault="005D37A2" w:rsidP="005D37A2">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rsidR="005D37A2" w:rsidRDefault="005D37A2" w:rsidP="005D37A2">
      <w:pPr>
        <w:pStyle w:val="Alg4"/>
        <w:numPr>
          <w:ilvl w:val="1"/>
          <w:numId w:val="1245"/>
        </w:numPr>
      </w:pPr>
      <w:r>
        <w:t>ReturnIfAbrupt(</w:t>
      </w:r>
      <w:r w:rsidRPr="00E77497">
        <w:rPr>
          <w:i/>
        </w:rPr>
        <w:t>succeeded</w:t>
      </w:r>
      <w:r>
        <w:t>).</w:t>
      </w:r>
    </w:p>
    <w:p w:rsidR="005D37A2" w:rsidRPr="00E77497" w:rsidRDefault="005D37A2" w:rsidP="005D37A2">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rsidR="005D37A2" w:rsidRPr="00E77497" w:rsidRDefault="005D37A2" w:rsidP="005D37A2">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rsidR="005D37A2" w:rsidRPr="00E77497" w:rsidRDefault="005D37A2" w:rsidP="005D37A2">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rsidR="005D37A2" w:rsidRPr="00E77497" w:rsidRDefault="005D37A2" w:rsidP="005D37A2">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rsidR="005D37A2" w:rsidRDefault="005D37A2" w:rsidP="005D37A2">
      <w:pPr>
        <w:pStyle w:val="Alg4"/>
        <w:numPr>
          <w:ilvl w:val="2"/>
          <w:numId w:val="1245"/>
        </w:numPr>
      </w:pPr>
      <w:r>
        <w:t>ReturnIfAbrupt(</w:t>
      </w:r>
      <w:r w:rsidRPr="00E77497">
        <w:rPr>
          <w:i/>
        </w:rPr>
        <w:t>succeeded</w:t>
      </w:r>
      <w:r>
        <w:t>).</w:t>
      </w:r>
    </w:p>
    <w:p w:rsidR="005D37A2" w:rsidRPr="00E77497" w:rsidRDefault="005D37A2" w:rsidP="005D37A2">
      <w:pPr>
        <w:pStyle w:val="Alg4"/>
        <w:numPr>
          <w:ilvl w:val="2"/>
          <w:numId w:val="1245"/>
        </w:numPr>
      </w:pPr>
      <w:r>
        <w:t xml:space="preserve">Return </w:t>
      </w:r>
      <w:r w:rsidRPr="00535CB6">
        <w:rPr>
          <w:b/>
          <w:bCs/>
        </w:rPr>
        <w:t>false</w:t>
      </w:r>
      <w:r w:rsidRPr="00E77497">
        <w:t>.</w:t>
      </w:r>
    </w:p>
    <w:p w:rsidR="005D37A2" w:rsidRPr="00E77497" w:rsidRDefault="005D37A2" w:rsidP="005D37A2">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rsidR="005D37A2" w:rsidRPr="00E77497" w:rsidRDefault="005D37A2" w:rsidP="005D37A2">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rsidR="005D37A2" w:rsidRPr="00E77497" w:rsidRDefault="005D37A2" w:rsidP="005D37A2">
      <w:pPr>
        <w:pStyle w:val="Alg4"/>
        <w:numPr>
          <w:ilvl w:val="0"/>
          <w:numId w:val="1245"/>
        </w:numPr>
        <w:spacing w:after="240"/>
      </w:pPr>
      <w:r w:rsidRPr="00E77497">
        <w:t xml:space="preserve">Return </w:t>
      </w:r>
      <w:r w:rsidRPr="00E77497">
        <w:rPr>
          <w:b/>
        </w:rPr>
        <w:t>true</w:t>
      </w:r>
      <w:r w:rsidRPr="00E77497">
        <w:t>.</w:t>
      </w:r>
    </w:p>
    <w:p w:rsidR="005D37A2" w:rsidRDefault="005D37A2" w:rsidP="005D37A2">
      <w:pPr>
        <w:pStyle w:val="Heading3"/>
      </w:pPr>
      <w:bookmarkStart w:id="868" w:name="_Toc368050233"/>
      <w:r>
        <w:t>String Exotic Objects</w:t>
      </w:r>
      <w:bookmarkEnd w:id="868"/>
    </w:p>
    <w:p w:rsidR="005D37A2" w:rsidRDefault="005D37A2" w:rsidP="005D37A2">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rsidR="005D37A2" w:rsidRDefault="005D37A2" w:rsidP="005D37A2">
      <w:r>
        <w:t>Exotic String objects have the same internal data properties as ordinary objects. They also have a [[StringData]] internal data property.</w:t>
      </w:r>
    </w:p>
    <w:p w:rsidR="005D37A2" w:rsidRPr="00E77497" w:rsidRDefault="005D37A2" w:rsidP="005D37A2">
      <w:r>
        <w:t xml:space="preserve">Exotic String objects provide alternative definitions for the following internal methods.  All of the other exotic String object essential internal methods that are not defined below are as specified in </w:t>
      </w:r>
      <w:r w:rsidR="00C04626">
        <w:fldChar w:fldCharType="begin"/>
      </w:r>
      <w:r w:rsidR="00C04626">
        <w:instrText xml:space="preserve"> REF _Ref365538343 \r \h </w:instrText>
      </w:r>
      <w:r w:rsidR="00C04626">
        <w:fldChar w:fldCharType="separate"/>
      </w:r>
      <w:r w:rsidR="00460CAC">
        <w:t>9.1</w:t>
      </w:r>
      <w:r w:rsidR="00C04626">
        <w:fldChar w:fldCharType="end"/>
      </w:r>
      <w:r>
        <w:t xml:space="preserve">.  </w:t>
      </w:r>
    </w:p>
    <w:p w:rsidR="005D37A2" w:rsidRPr="00E77497" w:rsidDel="00D97F5F" w:rsidRDefault="00D97F5F" w:rsidP="005D37A2">
      <w:pPr>
        <w:pStyle w:val="Heading4"/>
      </w:pPr>
      <w:bookmarkStart w:id="869" w:name="_Ref365532119"/>
      <w:ins w:id="870" w:author="Rev 19 Allen Wirfs-Brock" w:date="2013-09-26T09:46:00Z">
        <w:r w:rsidRPr="00E77497" w:rsidDel="00D97F5F">
          <w:t xml:space="preserve"> </w:t>
        </w:r>
      </w:ins>
      <w:moveFromRangeStart w:id="871" w:author="Rev 19 Allen Wirfs-Brock" w:date="2013-09-26T09:46:00Z" w:name="move367952104"/>
      <w:moveFrom w:id="872" w:author="Rev 19 Allen Wirfs-Brock" w:date="2013-09-26T09:46:00Z">
        <w:r w:rsidR="005D37A2" w:rsidRPr="00E77497" w:rsidDel="00D97F5F">
          <w:t>[[</w:t>
        </w:r>
        <w:r w:rsidR="005D37A2" w:rsidDel="00D97F5F">
          <w:t>Has</w:t>
        </w:r>
        <w:r w:rsidR="005D37A2" w:rsidRPr="00E77497" w:rsidDel="00D97F5F">
          <w:t>OwnProperty]] (P)</w:t>
        </w:r>
        <w:bookmarkEnd w:id="869"/>
      </w:moveFrom>
    </w:p>
    <w:p w:rsidR="005D37A2" w:rsidRPr="00E77497" w:rsidDel="00D97F5F" w:rsidRDefault="005D37A2" w:rsidP="005D37A2">
      <w:moveFrom w:id="873" w:author="Rev 19 Allen Wirfs-Brock" w:date="2013-09-26T09:46:00Z">
        <w:r w:rsidRPr="00E77497" w:rsidDel="00D97F5F">
          <w:t>When the [[</w:t>
        </w:r>
        <w:r w:rsidDel="00D97F5F">
          <w:t>Has</w:t>
        </w:r>
        <w:r w:rsidRPr="00E77497" w:rsidDel="00D97F5F">
          <w:t>OwnProperty]] internal method of</w:t>
        </w:r>
        <w:r w:rsidDel="00D97F5F">
          <w:t xml:space="preserve"> exotic String object</w:t>
        </w:r>
        <w:r w:rsidRPr="00E77497" w:rsidDel="00D97F5F">
          <w:t xml:space="preserve"> </w:t>
        </w:r>
        <w:r w:rsidRPr="00E77497" w:rsidDel="00D97F5F">
          <w:rPr>
            <w:rFonts w:ascii="Times New Roman" w:hAnsi="Times New Roman"/>
            <w:i/>
          </w:rPr>
          <w:t>O</w:t>
        </w:r>
        <w:r w:rsidRPr="00E77497" w:rsidDel="00D97F5F">
          <w:t xml:space="preserve"> is called with property </w:t>
        </w:r>
        <w:r w:rsidDel="00D97F5F">
          <w:t>key</w:t>
        </w:r>
        <w:r w:rsidRPr="00E77497" w:rsidDel="00D97F5F">
          <w:t xml:space="preserve"> </w:t>
        </w:r>
        <w:r w:rsidRPr="00E77497" w:rsidDel="00D97F5F">
          <w:rPr>
            <w:rFonts w:ascii="Times New Roman" w:hAnsi="Times New Roman"/>
            <w:i/>
          </w:rPr>
          <w:t>P</w:t>
        </w:r>
        <w:r w:rsidRPr="00E77497" w:rsidDel="00D97F5F">
          <w:t>, the following steps are taken:</w:t>
        </w:r>
      </w:moveFrom>
    </w:p>
    <w:p w:rsidR="005D37A2" w:rsidRPr="00E77497" w:rsidDel="00D97F5F" w:rsidRDefault="005D37A2" w:rsidP="005D37A2">
      <w:pPr>
        <w:pStyle w:val="Alg4"/>
        <w:numPr>
          <w:ilvl w:val="0"/>
          <w:numId w:val="1247"/>
        </w:numPr>
        <w:spacing w:before="240"/>
        <w:contextualSpacing/>
      </w:pPr>
      <w:moveFrom w:id="874" w:author="Rev 19 Allen Wirfs-Brock" w:date="2013-09-26T09:46:00Z">
        <w:r w:rsidRPr="00A33491" w:rsidDel="00D97F5F">
          <w:t xml:space="preserve">Assert: </w:t>
        </w:r>
        <w:r w:rsidRPr="00755B7E" w:rsidDel="00D97F5F">
          <w:t>IsPropertyKey(</w:t>
        </w:r>
        <w:r w:rsidRPr="00755B7E" w:rsidDel="00D97F5F">
          <w:rPr>
            <w:i/>
            <w:iCs/>
          </w:rPr>
          <w:t>P</w:t>
        </w:r>
        <w:r w:rsidRPr="00755B7E" w:rsidDel="00D97F5F">
          <w:t xml:space="preserve">) is </w:t>
        </w:r>
        <w:r w:rsidRPr="00755B7E" w:rsidDel="00D97F5F">
          <w:rPr>
            <w:b/>
            <w:bCs/>
          </w:rPr>
          <w:t>true</w:t>
        </w:r>
        <w:r w:rsidRPr="00A33491" w:rsidDel="00D97F5F">
          <w:t>.</w:t>
        </w:r>
      </w:moveFrom>
    </w:p>
    <w:p w:rsidR="005D37A2" w:rsidDel="00D97F5F" w:rsidRDefault="005D37A2" w:rsidP="005D37A2">
      <w:pPr>
        <w:pStyle w:val="Alg4"/>
        <w:numPr>
          <w:ilvl w:val="0"/>
          <w:numId w:val="1247"/>
        </w:numPr>
        <w:spacing w:after="240"/>
        <w:contextualSpacing/>
      </w:pPr>
      <w:moveFrom w:id="875" w:author="Rev 19 Allen Wirfs-Brock" w:date="2013-09-26T09:46:00Z">
        <w:r w:rsidDel="00D97F5F">
          <w:t xml:space="preserve">Let </w:t>
        </w:r>
        <w:r w:rsidDel="00D97F5F">
          <w:rPr>
            <w:i/>
            <w:iCs/>
          </w:rPr>
          <w:t>has</w:t>
        </w:r>
        <w:r w:rsidDel="00D97F5F">
          <w:t xml:space="preserve"> be the result of calling the ordinary object [[HasOwnProperty]] internal method (</w:t>
        </w:r>
        <w:r w:rsidR="00C04626" w:rsidDel="00D97F5F">
          <w:fldChar w:fldCharType="begin"/>
        </w:r>
        <w:r w:rsidR="00C04626" w:rsidDel="00D97F5F">
          <w:instrText xml:space="preserve"> REF _Ref365538382 \r \h </w:instrText>
        </w:r>
        <w:r w:rsidR="00C04626" w:rsidDel="00D97F5F">
          <w:fldChar w:fldCharType="separate"/>
        </w:r>
        <w:r w:rsidR="00083CEC" w:rsidDel="00D97F5F">
          <w:t>9.1.5</w:t>
        </w:r>
        <w:r w:rsidR="00C04626" w:rsidDel="00D97F5F">
          <w:fldChar w:fldCharType="end"/>
        </w:r>
        <w:r w:rsidDel="00D97F5F">
          <w:t xml:space="preserve">) on </w:t>
        </w:r>
        <w:r w:rsidDel="00D97F5F">
          <w:rPr>
            <w:i/>
            <w:iCs/>
          </w:rPr>
          <w:t>O</w:t>
        </w:r>
        <w:r w:rsidDel="00D97F5F">
          <w:t xml:space="preserve"> with argument </w:t>
        </w:r>
        <w:r w:rsidDel="00D97F5F">
          <w:rPr>
            <w:i/>
            <w:iCs/>
          </w:rPr>
          <w:t>P</w:t>
        </w:r>
        <w:r w:rsidDel="00D97F5F">
          <w:t xml:space="preserve">. </w:t>
        </w:r>
      </w:moveFrom>
    </w:p>
    <w:p w:rsidR="005D37A2" w:rsidDel="00D97F5F" w:rsidRDefault="005D37A2" w:rsidP="005D37A2">
      <w:pPr>
        <w:pStyle w:val="Alg4"/>
        <w:numPr>
          <w:ilvl w:val="0"/>
          <w:numId w:val="1247"/>
        </w:numPr>
      </w:pPr>
      <w:moveFrom w:id="876" w:author="Rev 19 Allen Wirfs-Brock" w:date="2013-09-26T09:46:00Z">
        <w:r w:rsidDel="00D97F5F">
          <w:t>ReturnIfAbrupt(</w:t>
        </w:r>
        <w:r w:rsidDel="00D97F5F">
          <w:rPr>
            <w:i/>
          </w:rPr>
          <w:t>has</w:t>
        </w:r>
        <w:r w:rsidDel="00D97F5F">
          <w:t>).</w:t>
        </w:r>
      </w:moveFrom>
    </w:p>
    <w:p w:rsidR="005D37A2" w:rsidRPr="00E77497" w:rsidDel="00D97F5F" w:rsidRDefault="005D37A2" w:rsidP="005D37A2">
      <w:pPr>
        <w:pStyle w:val="Alg4"/>
        <w:numPr>
          <w:ilvl w:val="0"/>
          <w:numId w:val="1247"/>
        </w:numPr>
        <w:spacing w:after="240"/>
        <w:contextualSpacing/>
      </w:pPr>
      <w:moveFrom w:id="877" w:author="Rev 19 Allen Wirfs-Brock" w:date="2013-09-26T09:46:00Z">
        <w:r w:rsidDel="00D97F5F">
          <w:t xml:space="preserve">If </w:t>
        </w:r>
        <w:r w:rsidDel="00D97F5F">
          <w:rPr>
            <w:i/>
            <w:iCs/>
          </w:rPr>
          <w:t>has</w:t>
        </w:r>
        <w:r w:rsidDel="00D97F5F">
          <w:t xml:space="preserve"> is </w:t>
        </w:r>
        <w:r w:rsidDel="00D97F5F">
          <w:rPr>
            <w:b/>
            <w:bCs/>
          </w:rPr>
          <w:t>true</w:t>
        </w:r>
        <w:r w:rsidRPr="00E77497" w:rsidDel="00D97F5F">
          <w:t>,</w:t>
        </w:r>
        <w:r w:rsidDel="00D97F5F">
          <w:t xml:space="preserve"> then</w:t>
        </w:r>
        <w:r w:rsidRPr="00E77497" w:rsidDel="00D97F5F">
          <w:t xml:space="preserve"> return </w:t>
        </w:r>
        <w:r w:rsidDel="00D97F5F">
          <w:rPr>
            <w:b/>
          </w:rPr>
          <w:t>true</w:t>
        </w:r>
        <w:r w:rsidDel="00D97F5F">
          <w:rPr>
            <w:bCs/>
          </w:rPr>
          <w:t>.</w:t>
        </w:r>
      </w:moveFrom>
    </w:p>
    <w:p w:rsidR="005D37A2" w:rsidDel="00D97F5F" w:rsidRDefault="005D37A2" w:rsidP="005D37A2">
      <w:pPr>
        <w:pStyle w:val="Alg4"/>
        <w:numPr>
          <w:ilvl w:val="0"/>
          <w:numId w:val="1247"/>
        </w:numPr>
      </w:pPr>
      <w:moveFrom w:id="878" w:author="Rev 19 Allen Wirfs-Brock" w:date="2013-09-26T09:46:00Z">
        <w:r w:rsidDel="00D97F5F">
          <w:t>If Type(</w:t>
        </w:r>
        <w:r w:rsidDel="00D97F5F">
          <w:rPr>
            <w:i/>
            <w:iCs/>
          </w:rPr>
          <w:t>P</w:t>
        </w:r>
        <w:r w:rsidDel="00D97F5F">
          <w:t xml:space="preserve">) is not String, then return </w:t>
        </w:r>
        <w:r w:rsidRPr="00E75802" w:rsidDel="00D97F5F">
          <w:rPr>
            <w:b/>
            <w:bCs/>
          </w:rPr>
          <w:t>false</w:t>
        </w:r>
        <w:r w:rsidDel="00D97F5F">
          <w:t>.</w:t>
        </w:r>
      </w:moveFrom>
    </w:p>
    <w:p w:rsidR="005D37A2" w:rsidRPr="00E77497" w:rsidDel="00D97F5F" w:rsidRDefault="005D37A2" w:rsidP="005D37A2">
      <w:pPr>
        <w:pStyle w:val="Alg4"/>
        <w:numPr>
          <w:ilvl w:val="0"/>
          <w:numId w:val="1247"/>
        </w:numPr>
      </w:pPr>
      <w:moveFrom w:id="879" w:author="Rev 19 Allen Wirfs-Brock" w:date="2013-09-26T09:46:00Z">
        <w:r w:rsidRPr="00E77497" w:rsidDel="00D97F5F">
          <w:t xml:space="preserve">Let </w:t>
        </w:r>
        <w:r w:rsidRPr="00E77497" w:rsidDel="00D97F5F">
          <w:rPr>
            <w:i/>
          </w:rPr>
          <w:t>index</w:t>
        </w:r>
        <w:r w:rsidRPr="00E77497" w:rsidDel="00D97F5F">
          <w:t xml:space="preserve"> be ToInteger(</w:t>
        </w:r>
        <w:r w:rsidRPr="00E77497" w:rsidDel="00D97F5F">
          <w:rPr>
            <w:i/>
          </w:rPr>
          <w:t>P</w:t>
        </w:r>
        <w:r w:rsidRPr="00E77497" w:rsidDel="00D97F5F">
          <w:t>).</w:t>
        </w:r>
      </w:moveFrom>
    </w:p>
    <w:p w:rsidR="005D37A2" w:rsidDel="00D97F5F" w:rsidRDefault="005D37A2" w:rsidP="005D37A2">
      <w:pPr>
        <w:pStyle w:val="Alg4"/>
        <w:numPr>
          <w:ilvl w:val="0"/>
          <w:numId w:val="1247"/>
        </w:numPr>
      </w:pPr>
      <w:moveFrom w:id="880" w:author="Rev 19 Allen Wirfs-Brock" w:date="2013-09-26T09:46:00Z">
        <w:r w:rsidDel="00D97F5F">
          <w:t xml:space="preserve">Assert: </w:t>
        </w:r>
        <w:r w:rsidDel="00D97F5F">
          <w:rPr>
            <w:i/>
          </w:rPr>
          <w:t>index</w:t>
        </w:r>
        <w:r w:rsidDel="00D97F5F">
          <w:t xml:space="preserve"> is not an abrupt completion.</w:t>
        </w:r>
      </w:moveFrom>
    </w:p>
    <w:p w:rsidR="005D37A2" w:rsidDel="00D97F5F" w:rsidRDefault="005D37A2" w:rsidP="005D37A2">
      <w:pPr>
        <w:pStyle w:val="Alg4"/>
        <w:numPr>
          <w:ilvl w:val="0"/>
          <w:numId w:val="1247"/>
        </w:numPr>
      </w:pPr>
      <w:moveFrom w:id="881" w:author="Rev 19 Allen Wirfs-Brock" w:date="2013-09-26T09:46:00Z">
        <w:r w:rsidDel="00D97F5F">
          <w:t xml:space="preserve">Let </w:t>
        </w:r>
        <w:r w:rsidDel="00D97F5F">
          <w:rPr>
            <w:i/>
            <w:iCs/>
          </w:rPr>
          <w:t>absI</w:t>
        </w:r>
        <w:r w:rsidRPr="005A1241" w:rsidDel="00D97F5F">
          <w:rPr>
            <w:i/>
            <w:iCs/>
          </w:rPr>
          <w:t>ntIndex</w:t>
        </w:r>
        <w:r w:rsidDel="00D97F5F">
          <w:t xml:space="preserve"> be </w:t>
        </w:r>
        <w:r w:rsidRPr="00E77497" w:rsidDel="00D97F5F">
          <w:t>ToString(abs(</w:t>
        </w:r>
        <w:r w:rsidRPr="00E77497" w:rsidDel="00D97F5F">
          <w:rPr>
            <w:i/>
          </w:rPr>
          <w:t>index</w:t>
        </w:r>
        <w:r w:rsidDel="00D97F5F">
          <w:t>)).</w:t>
        </w:r>
      </w:moveFrom>
    </w:p>
    <w:p w:rsidR="005D37A2" w:rsidRPr="00E77497" w:rsidDel="00D97F5F" w:rsidRDefault="005D37A2" w:rsidP="005D37A2">
      <w:pPr>
        <w:pStyle w:val="Alg4"/>
        <w:numPr>
          <w:ilvl w:val="0"/>
          <w:numId w:val="1247"/>
        </w:numPr>
      </w:pPr>
      <w:moveFrom w:id="882" w:author="Rev 19 Allen Wirfs-Brock" w:date="2013-09-26T09:46:00Z">
        <w:r w:rsidRPr="00E77497" w:rsidDel="00D97F5F">
          <w:t xml:space="preserve">If </w:t>
        </w:r>
        <w:r w:rsidDel="00D97F5F">
          <w:t>SameValue(</w:t>
        </w:r>
        <w:r w:rsidDel="00D97F5F">
          <w:rPr>
            <w:i/>
            <w:iCs/>
          </w:rPr>
          <w:t>absI</w:t>
        </w:r>
        <w:r w:rsidRPr="005A1241" w:rsidDel="00D97F5F">
          <w:rPr>
            <w:i/>
            <w:iCs/>
          </w:rPr>
          <w:t>ntIndex</w:t>
        </w:r>
        <w:r w:rsidDel="00D97F5F">
          <w:t>,</w:t>
        </w:r>
        <w:r w:rsidRPr="00E77497" w:rsidDel="00D97F5F">
          <w:t xml:space="preserve"> </w:t>
        </w:r>
        <w:r w:rsidRPr="00E77497" w:rsidDel="00D97F5F">
          <w:rPr>
            <w:i/>
          </w:rPr>
          <w:t>P</w:t>
        </w:r>
        <w:r w:rsidDel="00D97F5F">
          <w:t xml:space="preserve">) is </w:t>
        </w:r>
        <w:r w:rsidDel="00D97F5F">
          <w:rPr>
            <w:b/>
            <w:bCs/>
          </w:rPr>
          <w:t>false</w:t>
        </w:r>
        <w:r w:rsidRPr="00E77497" w:rsidDel="00D97F5F">
          <w:t xml:space="preserve"> return </w:t>
        </w:r>
        <w:r w:rsidDel="00D97F5F">
          <w:rPr>
            <w:b/>
          </w:rPr>
          <w:t>false</w:t>
        </w:r>
        <w:r w:rsidRPr="00E77497" w:rsidDel="00D97F5F">
          <w:t>.</w:t>
        </w:r>
      </w:moveFrom>
    </w:p>
    <w:p w:rsidR="005D37A2" w:rsidRPr="00E77497" w:rsidDel="00D97F5F" w:rsidRDefault="005D37A2" w:rsidP="005D37A2">
      <w:pPr>
        <w:pStyle w:val="Alg4"/>
        <w:numPr>
          <w:ilvl w:val="0"/>
          <w:numId w:val="1247"/>
        </w:numPr>
      </w:pPr>
      <w:moveFrom w:id="883" w:author="Rev 19 Allen Wirfs-Brock" w:date="2013-09-26T09:46:00Z">
        <w:r w:rsidRPr="00E77497" w:rsidDel="00D97F5F">
          <w:t xml:space="preserve">Let </w:t>
        </w:r>
        <w:r w:rsidRPr="00E77497" w:rsidDel="00D97F5F">
          <w:rPr>
            <w:i/>
          </w:rPr>
          <w:t>str</w:t>
        </w:r>
        <w:r w:rsidRPr="00E77497" w:rsidDel="00D97F5F">
          <w:t xml:space="preserve"> be the String value of the [[</w:t>
        </w:r>
        <w:r w:rsidDel="00D97F5F">
          <w:t>StringData</w:t>
        </w:r>
        <w:r w:rsidRPr="00E77497" w:rsidDel="00D97F5F">
          <w:t xml:space="preserve">]] internal property of </w:t>
        </w:r>
        <w:r w:rsidDel="00D97F5F">
          <w:rPr>
            <w:i/>
          </w:rPr>
          <w:t>O</w:t>
        </w:r>
        <w:r w:rsidDel="00D97F5F">
          <w:rPr>
            <w:iCs/>
          </w:rPr>
          <w:t>, if the value of [[StringData]] is undefined the empty string is used as its value.</w:t>
        </w:r>
      </w:moveFrom>
    </w:p>
    <w:p w:rsidR="005D37A2" w:rsidRPr="00E77497" w:rsidDel="00D97F5F" w:rsidRDefault="005D37A2" w:rsidP="005D37A2">
      <w:pPr>
        <w:pStyle w:val="Alg4"/>
        <w:numPr>
          <w:ilvl w:val="0"/>
          <w:numId w:val="1247"/>
        </w:numPr>
      </w:pPr>
      <w:moveFrom w:id="884" w:author="Rev 19 Allen Wirfs-Brock" w:date="2013-09-26T09:46:00Z">
        <w:r w:rsidRPr="00E77497" w:rsidDel="00D97F5F">
          <w:t xml:space="preserve">Let </w:t>
        </w:r>
        <w:r w:rsidRPr="00E77497" w:rsidDel="00D97F5F">
          <w:rPr>
            <w:i/>
          </w:rPr>
          <w:t>len</w:t>
        </w:r>
        <w:r w:rsidRPr="00E77497" w:rsidDel="00D97F5F">
          <w:t xml:space="preserve"> be the number of </w:t>
        </w:r>
        <w:r w:rsidDel="00D97F5F">
          <w:t>elements</w:t>
        </w:r>
        <w:r w:rsidRPr="00E77497" w:rsidDel="00D97F5F">
          <w:t xml:space="preserve"> in </w:t>
        </w:r>
        <w:r w:rsidRPr="00E77497" w:rsidDel="00D97F5F">
          <w:rPr>
            <w:i/>
          </w:rPr>
          <w:t>str</w:t>
        </w:r>
        <w:r w:rsidRPr="00E77497" w:rsidDel="00D97F5F">
          <w:t>.</w:t>
        </w:r>
      </w:moveFrom>
    </w:p>
    <w:p w:rsidR="005D37A2" w:rsidRPr="00E77497" w:rsidDel="00D97F5F" w:rsidRDefault="005D37A2" w:rsidP="005D37A2">
      <w:pPr>
        <w:pStyle w:val="Alg4"/>
        <w:numPr>
          <w:ilvl w:val="0"/>
          <w:numId w:val="1247"/>
        </w:numPr>
      </w:pPr>
      <w:moveFrom w:id="885" w:author="Rev 19 Allen Wirfs-Brock" w:date="2013-09-26T09:46:00Z">
        <w:r w:rsidRPr="00E77497" w:rsidDel="00D97F5F">
          <w:t xml:space="preserve">If </w:t>
        </w:r>
        <w:r w:rsidRPr="00E77497" w:rsidDel="00D97F5F">
          <w:rPr>
            <w:i/>
          </w:rPr>
          <w:t>len</w:t>
        </w:r>
        <w:r w:rsidRPr="00E77497" w:rsidDel="00D97F5F">
          <w:t xml:space="preserve"> ≤ </w:t>
        </w:r>
        <w:r w:rsidRPr="00E77497" w:rsidDel="00D97F5F">
          <w:rPr>
            <w:i/>
          </w:rPr>
          <w:t>index</w:t>
        </w:r>
        <w:r w:rsidRPr="00E77497" w:rsidDel="00D97F5F">
          <w:t xml:space="preserve">, return </w:t>
        </w:r>
        <w:r w:rsidDel="00D97F5F">
          <w:rPr>
            <w:b/>
          </w:rPr>
          <w:t>false</w:t>
        </w:r>
        <w:r w:rsidRPr="00E77497" w:rsidDel="00D97F5F">
          <w:t>.</w:t>
        </w:r>
      </w:moveFrom>
    </w:p>
    <w:p w:rsidR="005D37A2" w:rsidRPr="00E77497" w:rsidDel="00D97F5F" w:rsidRDefault="005D37A2" w:rsidP="005D37A2">
      <w:pPr>
        <w:pStyle w:val="Alg4"/>
        <w:numPr>
          <w:ilvl w:val="0"/>
          <w:numId w:val="1247"/>
        </w:numPr>
        <w:spacing w:after="240"/>
      </w:pPr>
      <w:moveFrom w:id="886" w:author="Rev 19 Allen Wirfs-Brock" w:date="2013-09-26T09:46:00Z">
        <w:r w:rsidDel="00D97F5F">
          <w:t xml:space="preserve">Return </w:t>
        </w:r>
        <w:r w:rsidRPr="005966CE" w:rsidDel="00D97F5F">
          <w:rPr>
            <w:b/>
            <w:bCs/>
          </w:rPr>
          <w:t>true</w:t>
        </w:r>
        <w:r w:rsidDel="00D97F5F">
          <w:t>.</w:t>
        </w:r>
      </w:moveFrom>
    </w:p>
    <w:p w:rsidR="005D37A2" w:rsidRPr="00E77497" w:rsidRDefault="005D37A2" w:rsidP="005D37A2">
      <w:pPr>
        <w:pStyle w:val="Heading4"/>
      </w:pPr>
      <w:bookmarkStart w:id="887" w:name="_Ref365532130"/>
      <w:moveFromRangeEnd w:id="871"/>
      <w:r w:rsidRPr="00E77497">
        <w:t>[[GetOwnProperty]] ( P )</w:t>
      </w:r>
      <w:bookmarkEnd w:id="887"/>
    </w:p>
    <w:p w:rsidR="005D37A2" w:rsidRPr="00E77497" w:rsidRDefault="005D37A2" w:rsidP="005D37A2">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236"/>
        </w:numPr>
        <w:spacing w:before="240"/>
        <w:contextualSpacing/>
      </w:pPr>
      <w:r>
        <w:lastRenderedPageBreak/>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rsidR="005D37A2" w:rsidRDefault="005D37A2" w:rsidP="005D37A2">
      <w:pPr>
        <w:pStyle w:val="Alg4"/>
        <w:numPr>
          <w:ilvl w:val="0"/>
          <w:numId w:val="236"/>
        </w:numPr>
      </w:pPr>
      <w:r>
        <w:t>ReturnIfAbrupt(</w:t>
      </w:r>
      <w:r w:rsidRPr="00E77497">
        <w:rPr>
          <w:i/>
        </w:rPr>
        <w:t>desc</w:t>
      </w:r>
      <w:r>
        <w:t>).</w:t>
      </w:r>
    </w:p>
    <w:p w:rsidR="005D37A2" w:rsidRPr="00E77497" w:rsidRDefault="005D37A2" w:rsidP="005D37A2">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rsidR="005D37A2" w:rsidRDefault="005D37A2" w:rsidP="005D37A2">
      <w:pPr>
        <w:pStyle w:val="Alg4"/>
        <w:numPr>
          <w:ilvl w:val="0"/>
          <w:numId w:val="236"/>
        </w:numPr>
      </w:pPr>
      <w:r>
        <w:t>If Type(</w:t>
      </w:r>
      <w:r>
        <w:rPr>
          <w:i/>
          <w:iCs/>
        </w:rPr>
        <w:t>P</w:t>
      </w:r>
      <w:r>
        <w:t xml:space="preserve">) is not String, then return </w:t>
      </w:r>
      <w:r w:rsidRPr="00E77497">
        <w:rPr>
          <w:b/>
        </w:rPr>
        <w:t>undefined</w:t>
      </w:r>
      <w:r>
        <w:t>.</w:t>
      </w:r>
    </w:p>
    <w:p w:rsidR="005D37A2" w:rsidRPr="00E77497" w:rsidRDefault="005D37A2" w:rsidP="005D37A2">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rsidR="005D37A2" w:rsidRDefault="005D37A2" w:rsidP="005D37A2">
      <w:pPr>
        <w:pStyle w:val="Alg4"/>
        <w:numPr>
          <w:ilvl w:val="0"/>
          <w:numId w:val="236"/>
        </w:numPr>
      </w:pPr>
      <w:r>
        <w:t xml:space="preserve">Assert: </w:t>
      </w:r>
      <w:r>
        <w:rPr>
          <w:i/>
        </w:rPr>
        <w:t>index</w:t>
      </w:r>
      <w:r>
        <w:t xml:space="preserve"> is not an abrupt completion.</w:t>
      </w:r>
    </w:p>
    <w:p w:rsidR="005D37A2" w:rsidRDefault="005D37A2" w:rsidP="005D37A2">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rsidR="005D37A2" w:rsidRPr="00E77497" w:rsidRDefault="005D37A2" w:rsidP="005D37A2">
      <w:pPr>
        <w:pStyle w:val="Alg4"/>
        <w:numPr>
          <w:ilvl w:val="0"/>
          <w:numId w:val="236"/>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sidRPr="00E77497">
        <w:rPr>
          <w:b/>
        </w:rPr>
        <w:t>undefined</w:t>
      </w:r>
      <w:r w:rsidRPr="00E77497">
        <w:t>.</w:t>
      </w:r>
    </w:p>
    <w:p w:rsidR="005D37A2" w:rsidRPr="00E77497" w:rsidRDefault="005D37A2" w:rsidP="005D37A2">
      <w:pPr>
        <w:pStyle w:val="Alg4"/>
        <w:numPr>
          <w:ilvl w:val="0"/>
          <w:numId w:val="236"/>
        </w:numPr>
      </w:pPr>
      <w:r w:rsidRPr="00E77497">
        <w:t xml:space="preserve">Let </w:t>
      </w:r>
      <w:r w:rsidRPr="00E77497">
        <w:rPr>
          <w:i/>
        </w:rPr>
        <w:t>str</w:t>
      </w:r>
      <w:r w:rsidRPr="00E77497">
        <w:t xml:space="preserve"> be the String value of the [[</w:t>
      </w:r>
      <w:r>
        <w:t>StringData</w:t>
      </w:r>
      <w:r w:rsidRPr="00E77497">
        <w:t xml:space="preserve">]] internal </w:t>
      </w:r>
      <w:r>
        <w:t xml:space="preserve">data </w:t>
      </w:r>
      <w:r w:rsidRPr="00E77497">
        <w:t xml:space="preserve">property of </w:t>
      </w:r>
      <w:r w:rsidRPr="00E77497">
        <w:rPr>
          <w:i/>
        </w:rPr>
        <w:t>S</w:t>
      </w:r>
      <w:r>
        <w:rPr>
          <w:iCs/>
        </w:rPr>
        <w:t>, if the value of [[StringData]] is undefined the empty string is used as its value</w:t>
      </w:r>
      <w:r w:rsidRPr="00E77497">
        <w:t>.</w:t>
      </w:r>
    </w:p>
    <w:p w:rsidR="005D37A2" w:rsidRPr="00E77497" w:rsidRDefault="005D37A2" w:rsidP="005D37A2">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5D37A2" w:rsidRPr="00E77497" w:rsidRDefault="005D37A2" w:rsidP="005D37A2">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rsidR="005D37A2" w:rsidRPr="00E77497" w:rsidRDefault="005D37A2" w:rsidP="005D37A2">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rsidR="005D37A2" w:rsidRDefault="005D37A2" w:rsidP="005D37A2">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rsidR="005D37A2" w:rsidRPr="00E77497" w:rsidRDefault="005D37A2" w:rsidP="005D37A2">
      <w:pPr>
        <w:pStyle w:val="Heading4"/>
      </w:pPr>
      <w:bookmarkStart w:id="888" w:name="_Ref365532143"/>
      <w:r w:rsidRPr="00E77497">
        <w:t>[[DefineOwnProperty]] ( P, Desc)</w:t>
      </w:r>
      <w:bookmarkEnd w:id="888"/>
    </w:p>
    <w:p w:rsidR="005D37A2" w:rsidRPr="00E77497" w:rsidRDefault="005D37A2" w:rsidP="005D37A2">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Pr="00E4780A" w:rsidRDefault="005D37A2" w:rsidP="005D37A2">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Note"/>
      </w:pPr>
      <w:r>
        <w:t>NOTE</w:t>
      </w:r>
      <w:r>
        <w:tab/>
        <w:t>This algorithm differs from the ordinary object OrdinaryDefineOwnProperty abstract operation algorithm only in invocation of [[GetOwnProperty]]  in step 1.</w:t>
      </w:r>
    </w:p>
    <w:p w:rsidR="005D37A2" w:rsidRPr="00E77497" w:rsidRDefault="005D37A2" w:rsidP="005D37A2">
      <w:pPr>
        <w:pStyle w:val="Heading4"/>
      </w:pPr>
      <w:bookmarkStart w:id="889" w:name="_Ref365532152"/>
      <w:commentRangeStart w:id="890"/>
      <w:r w:rsidRPr="00E77497">
        <w:t>[[</w:t>
      </w:r>
      <w:r>
        <w:t>Enumerate</w:t>
      </w:r>
      <w:r w:rsidRPr="00E77497">
        <w:t>]] ()</w:t>
      </w:r>
      <w:commentRangeEnd w:id="890"/>
      <w:r>
        <w:rPr>
          <w:rStyle w:val="CommentReference"/>
          <w:b w:val="0"/>
        </w:rPr>
        <w:commentReference w:id="890"/>
      </w:r>
      <w:bookmarkEnd w:id="889"/>
    </w:p>
    <w:p w:rsidR="005D37A2" w:rsidRPr="00E77497" w:rsidRDefault="005D37A2" w:rsidP="005D37A2">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rsidR="005D37A2" w:rsidRPr="00E77497" w:rsidRDefault="005D37A2" w:rsidP="005D37A2">
      <w:pPr>
        <w:pStyle w:val="Heading4"/>
      </w:pPr>
      <w:bookmarkStart w:id="891" w:name="_Ref365532164"/>
      <w:commentRangeStart w:id="892"/>
      <w:r w:rsidRPr="00E77497">
        <w:t>[[</w:t>
      </w:r>
      <w:r>
        <w:t>OwnPropertyKeys</w:t>
      </w:r>
      <w:r w:rsidRPr="00E77497">
        <w:t>]] (</w:t>
      </w:r>
      <w:r>
        <w:t xml:space="preserve"> </w:t>
      </w:r>
      <w:r w:rsidRPr="00E77497">
        <w:t>)</w:t>
      </w:r>
      <w:commentRangeEnd w:id="892"/>
      <w:r>
        <w:rPr>
          <w:rStyle w:val="CommentReference"/>
          <w:b w:val="0"/>
        </w:rPr>
        <w:commentReference w:id="892"/>
      </w:r>
      <w:bookmarkEnd w:id="891"/>
    </w:p>
    <w:p w:rsidR="005D37A2" w:rsidRPr="00E77497" w:rsidRDefault="005D37A2" w:rsidP="005D37A2">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893"/>
      <w:r w:rsidRPr="00E77497">
        <w:t>:</w:t>
      </w:r>
      <w:commentRangeEnd w:id="893"/>
      <w:r>
        <w:rPr>
          <w:rStyle w:val="CommentReference"/>
        </w:rPr>
        <w:commentReference w:id="893"/>
      </w:r>
    </w:p>
    <w:p w:rsidR="005D37A2" w:rsidRPr="00BB1CD0" w:rsidRDefault="005D37A2" w:rsidP="005D37A2">
      <w:pPr>
        <w:pStyle w:val="Heading4"/>
        <w:rPr>
          <w:rFonts w:cs="Arial"/>
          <w:bCs/>
        </w:rPr>
      </w:pPr>
      <w:r>
        <w:rPr>
          <w:rFonts w:cs="Arial"/>
          <w:bCs/>
          <w:spacing w:val="6"/>
        </w:rPr>
        <w:t>String</w:t>
      </w:r>
      <w:r w:rsidRPr="00BB1CD0">
        <w:rPr>
          <w:rFonts w:cs="Arial"/>
          <w:bCs/>
          <w:spacing w:val="6"/>
        </w:rPr>
        <w:t>Create Abstract Operation</w:t>
      </w:r>
    </w:p>
    <w:p w:rsidR="005D37A2" w:rsidRDefault="005D37A2" w:rsidP="005D37A2">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rsidR="005D37A2" w:rsidRPr="00E77497" w:rsidRDefault="005D37A2" w:rsidP="005D37A2">
      <w:pPr>
        <w:pStyle w:val="Alg4"/>
        <w:numPr>
          <w:ilvl w:val="0"/>
          <w:numId w:val="1302"/>
        </w:numPr>
      </w:pPr>
      <w:r>
        <w:t xml:space="preserve">Let </w:t>
      </w:r>
      <w:r w:rsidRPr="00FC03BD">
        <w:rPr>
          <w:i/>
        </w:rPr>
        <w:t>A</w:t>
      </w:r>
      <w:r>
        <w:t xml:space="preserve"> be a newly created String exotic object</w:t>
      </w:r>
      <w:r w:rsidRPr="00E77497">
        <w:t>.</w:t>
      </w:r>
    </w:p>
    <w:p w:rsidR="005D37A2" w:rsidRPr="00FA34E7" w:rsidRDefault="005D37A2" w:rsidP="005D37A2">
      <w:pPr>
        <w:pStyle w:val="Alg4"/>
        <w:numPr>
          <w:ilvl w:val="0"/>
          <w:numId w:val="1302"/>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_Ref365532079 \r \h </w:instrText>
      </w:r>
      <w:r w:rsidR="00D45A1D">
        <w:fldChar w:fldCharType="separate"/>
      </w:r>
      <w:r w:rsidR="00460CAC">
        <w:t>9.1</w:t>
      </w:r>
      <w:r w:rsidR="00D45A1D">
        <w:fldChar w:fldCharType="end"/>
      </w:r>
      <w:r>
        <w:t>.</w:t>
      </w:r>
    </w:p>
    <w:p w:rsidR="005D37A2" w:rsidRPr="00E77497" w:rsidDel="00873DB1" w:rsidRDefault="005D37A2" w:rsidP="005D37A2">
      <w:pPr>
        <w:pStyle w:val="Alg4"/>
        <w:numPr>
          <w:ilvl w:val="0"/>
          <w:numId w:val="1302"/>
        </w:numPr>
        <w:rPr>
          <w:del w:id="894" w:author="Rev 19 Allen Wirfs-Brock" w:date="2013-09-26T09:50:00Z"/>
        </w:rPr>
      </w:pPr>
      <w:del w:id="895" w:author="Rev 19 Allen Wirfs-Brock" w:date="2013-09-26T09:50:00Z">
        <w:r w:rsidRPr="00E77497" w:rsidDel="00873DB1">
          <w:delText>Set the [[</w:delText>
        </w:r>
        <w:r w:rsidDel="00873DB1">
          <w:delText>HasOwnProperty</w:delText>
        </w:r>
        <w:r w:rsidRPr="00E77497" w:rsidDel="00873DB1">
          <w:delText xml:space="preserve">]] internal </w:delText>
        </w:r>
        <w:r w:rsidDel="00873DB1">
          <w:delText>method</w:delText>
        </w:r>
        <w:r w:rsidRPr="00E77497" w:rsidDel="00873DB1">
          <w:delText xml:space="preserve"> of </w:delText>
        </w:r>
        <w:r w:rsidDel="00873DB1">
          <w:rPr>
            <w:i/>
          </w:rPr>
          <w:delText>A</w:delText>
        </w:r>
        <w:r w:rsidRPr="00E77497" w:rsidDel="00873DB1">
          <w:rPr>
            <w:i/>
          </w:rPr>
          <w:delText xml:space="preserve"> </w:delText>
        </w:r>
        <w:r w:rsidRPr="00E77497" w:rsidDel="00873DB1">
          <w:delText xml:space="preserve">as </w:delText>
        </w:r>
        <w:r w:rsidDel="00873DB1">
          <w:delText xml:space="preserve">specified </w:delText>
        </w:r>
        <w:r w:rsidRPr="00E77497" w:rsidDel="00873DB1">
          <w:delText xml:space="preserve">in </w:delText>
        </w:r>
        <w:r w:rsidR="00D45A1D" w:rsidDel="00873DB1">
          <w:fldChar w:fldCharType="begin"/>
        </w:r>
        <w:r w:rsidR="00D45A1D" w:rsidDel="00873DB1">
          <w:delInstrText xml:space="preserve"> REF _Ref365532119 \r \h </w:delInstrText>
        </w:r>
        <w:r w:rsidR="00D45A1D" w:rsidDel="00873DB1">
          <w:fldChar w:fldCharType="separate"/>
        </w:r>
        <w:r w:rsidR="00083CEC" w:rsidDel="00873DB1">
          <w:delText>9.2.3.1</w:delText>
        </w:r>
        <w:r w:rsidR="00D45A1D" w:rsidDel="00873DB1">
          <w:fldChar w:fldCharType="end"/>
        </w:r>
        <w:r w:rsidRPr="00E77497" w:rsidDel="00873DB1">
          <w:delText>.</w:delText>
        </w:r>
      </w:del>
    </w:p>
    <w:p w:rsidR="005D37A2" w:rsidRPr="00E77497" w:rsidRDefault="005D37A2" w:rsidP="005D37A2">
      <w:pPr>
        <w:pStyle w:val="Alg4"/>
        <w:numPr>
          <w:ilvl w:val="0"/>
          <w:numId w:val="13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_Ref365532130 \r \h </w:instrText>
      </w:r>
      <w:r w:rsidR="00D45A1D">
        <w:fldChar w:fldCharType="separate"/>
      </w:r>
      <w:ins w:id="896" w:author="Rev 19 Allen Wirfs-Brock" w:date="2013-09-27T13:05:00Z">
        <w:r w:rsidR="00460CAC">
          <w:t>9.2.3.1</w:t>
        </w:r>
      </w:ins>
      <w:del w:id="897" w:author="Rev 19 Allen Wirfs-Brock" w:date="2013-09-27T08:38:00Z">
        <w:r w:rsidR="00083CEC" w:rsidDel="009E7E9E">
          <w:delText>9.2.3.2</w:delText>
        </w:r>
      </w:del>
      <w:r w:rsidR="00D45A1D">
        <w:fldChar w:fldCharType="end"/>
      </w:r>
      <w:r w:rsidRPr="00E77497">
        <w:t>.</w:t>
      </w:r>
    </w:p>
    <w:p w:rsidR="005D37A2" w:rsidRPr="00E77497" w:rsidRDefault="005D37A2" w:rsidP="005D37A2">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_Ref365532143 \r \h </w:instrText>
      </w:r>
      <w:r w:rsidR="00D45A1D">
        <w:fldChar w:fldCharType="separate"/>
      </w:r>
      <w:ins w:id="898" w:author="Rev 19 Allen Wirfs-Brock" w:date="2013-09-27T13:05:00Z">
        <w:r w:rsidR="00460CAC">
          <w:t>9.2.3.2</w:t>
        </w:r>
      </w:ins>
      <w:del w:id="899" w:author="Rev 19 Allen Wirfs-Brock" w:date="2013-09-27T08:38:00Z">
        <w:r w:rsidR="00083CEC" w:rsidDel="009E7E9E">
          <w:delText>9.2.3.3</w:delText>
        </w:r>
      </w:del>
      <w:r w:rsidR="00D45A1D">
        <w:fldChar w:fldCharType="end"/>
      </w:r>
      <w:r w:rsidRPr="00E77497">
        <w:t>.</w:t>
      </w:r>
    </w:p>
    <w:p w:rsidR="005D37A2" w:rsidRPr="00E77497" w:rsidRDefault="005D37A2" w:rsidP="005D37A2">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_Ref365532152 \r \h </w:instrText>
      </w:r>
      <w:r w:rsidR="00D45A1D">
        <w:fldChar w:fldCharType="separate"/>
      </w:r>
      <w:ins w:id="900" w:author="Rev 19 Allen Wirfs-Brock" w:date="2013-09-27T13:05:00Z">
        <w:r w:rsidR="00460CAC">
          <w:t>9.2.3.3</w:t>
        </w:r>
      </w:ins>
      <w:del w:id="901" w:author="Rev 19 Allen Wirfs-Brock" w:date="2013-09-27T08:38:00Z">
        <w:r w:rsidR="00083CEC" w:rsidDel="009E7E9E">
          <w:delText>9.2.3.4</w:delText>
        </w:r>
      </w:del>
      <w:r w:rsidR="00D45A1D">
        <w:fldChar w:fldCharType="end"/>
      </w:r>
      <w:r w:rsidRPr="00E77497">
        <w:t>.</w:t>
      </w:r>
    </w:p>
    <w:p w:rsidR="005D37A2" w:rsidRPr="00E77497" w:rsidRDefault="005D37A2" w:rsidP="005D37A2">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_Ref365532164 \r \h </w:instrText>
      </w:r>
      <w:r w:rsidR="00D45A1D">
        <w:fldChar w:fldCharType="separate"/>
      </w:r>
      <w:ins w:id="902" w:author="Rev 19 Allen Wirfs-Brock" w:date="2013-09-27T13:05:00Z">
        <w:r w:rsidR="00460CAC">
          <w:t>9.2.3.4</w:t>
        </w:r>
      </w:ins>
      <w:del w:id="903" w:author="Rev 19 Allen Wirfs-Brock" w:date="2013-09-27T08:38:00Z">
        <w:r w:rsidR="00083CEC" w:rsidDel="009E7E9E">
          <w:delText>9.2.3.5</w:delText>
        </w:r>
      </w:del>
      <w:r w:rsidR="00D45A1D">
        <w:fldChar w:fldCharType="end"/>
      </w:r>
      <w:r w:rsidRPr="00E77497">
        <w:t>.</w:t>
      </w:r>
    </w:p>
    <w:p w:rsidR="005D37A2" w:rsidRPr="00E77497" w:rsidRDefault="005D37A2" w:rsidP="005D37A2">
      <w:pPr>
        <w:pStyle w:val="Alg4"/>
        <w:numPr>
          <w:ilvl w:val="0"/>
          <w:numId w:val="1302"/>
        </w:numPr>
      </w:pPr>
      <w:r>
        <w:t xml:space="preserve">Set the [[Prototype]] internal data property of </w:t>
      </w:r>
      <w:r w:rsidRPr="00FA34E7">
        <w:rPr>
          <w:i/>
        </w:rPr>
        <w:t>A</w:t>
      </w:r>
      <w:r>
        <w:t xml:space="preserve"> to </w:t>
      </w:r>
      <w:r>
        <w:rPr>
          <w:i/>
          <w:iCs/>
        </w:rPr>
        <w:t>prototype</w:t>
      </w:r>
      <w:r>
        <w:t>.</w:t>
      </w:r>
    </w:p>
    <w:p w:rsidR="005D37A2" w:rsidRDefault="005D37A2" w:rsidP="005D37A2">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1302"/>
        </w:numPr>
        <w:spacing w:after="240"/>
      </w:pPr>
      <w:r w:rsidRPr="00E77497">
        <w:t xml:space="preserve">Return </w:t>
      </w:r>
      <w:r w:rsidRPr="00C332EF">
        <w:rPr>
          <w:i/>
          <w:iCs/>
        </w:rPr>
        <w:t>A</w:t>
      </w:r>
      <w:r w:rsidRPr="00E77497">
        <w:t>.</w:t>
      </w:r>
    </w:p>
    <w:p w:rsidR="005D37A2" w:rsidDel="00CA269D" w:rsidRDefault="005D37A2" w:rsidP="005D37A2">
      <w:pPr>
        <w:pStyle w:val="Heading3"/>
        <w:rPr>
          <w:del w:id="904" w:author="Rev 19 Allen Wirfs-Brock" w:date="2013-09-24T14:49:00Z"/>
        </w:rPr>
      </w:pPr>
      <w:bookmarkStart w:id="905" w:name="_Ref365546221"/>
      <w:del w:id="906" w:author="Rev 19 Allen Wirfs-Brock" w:date="2013-09-24T14:49:00Z">
        <w:r w:rsidDel="00CA269D">
          <w:delText>Symbol Exotic Objects</w:delText>
        </w:r>
        <w:bookmarkStart w:id="907" w:name="_Toc368034234"/>
        <w:bookmarkStart w:id="908" w:name="_Toc368049457"/>
        <w:bookmarkStart w:id="909" w:name="_Toc368050234"/>
        <w:bookmarkEnd w:id="905"/>
        <w:bookmarkEnd w:id="907"/>
        <w:bookmarkEnd w:id="908"/>
        <w:bookmarkEnd w:id="909"/>
      </w:del>
    </w:p>
    <w:p w:rsidR="005D37A2" w:rsidDel="00CA269D" w:rsidRDefault="005D37A2" w:rsidP="005D37A2">
      <w:pPr>
        <w:rPr>
          <w:del w:id="910" w:author="Rev 19 Allen Wirfs-Brock" w:date="2013-09-24T14:49:00Z"/>
        </w:rPr>
      </w:pPr>
      <w:del w:id="911" w:author="Rev 19 Allen Wirfs-Brock" w:date="2013-09-24T14:49:00Z">
        <w:r w:rsidDel="00CA269D">
          <w:delText xml:space="preserve">A </w:delText>
        </w:r>
        <w:r w:rsidDel="00CA269D">
          <w:rPr>
            <w:i/>
            <w:iCs/>
          </w:rPr>
          <w:delText>Symbol object</w:delText>
        </w:r>
        <w:r w:rsidDel="00CA269D">
          <w:delText xml:space="preserve"> is an exotic object that may be used as a property key</w:delText>
        </w:r>
        <w:r w:rsidRPr="00E77497" w:rsidDel="00CA269D">
          <w:delText xml:space="preserve">. </w:delText>
        </w:r>
        <w:r w:rsidDel="00CA269D">
          <w:delText>Symbol exotic objects are always immutable and never observably reference any other object.</w:delText>
        </w:r>
        <w:bookmarkStart w:id="912" w:name="_Toc368034235"/>
        <w:bookmarkStart w:id="913" w:name="_Toc368049458"/>
        <w:bookmarkStart w:id="914" w:name="_Toc368050235"/>
        <w:bookmarkEnd w:id="912"/>
        <w:bookmarkEnd w:id="913"/>
        <w:bookmarkEnd w:id="914"/>
      </w:del>
    </w:p>
    <w:p w:rsidR="005D37A2" w:rsidRPr="00E77497" w:rsidDel="00CA269D" w:rsidRDefault="005D37A2" w:rsidP="005D37A2">
      <w:pPr>
        <w:rPr>
          <w:del w:id="915" w:author="Rev 19 Allen Wirfs-Brock" w:date="2013-09-24T14:49:00Z"/>
        </w:rPr>
      </w:pPr>
      <w:del w:id="916" w:author="Rev 19 Allen Wirfs-Brock" w:date="2013-09-24T14:49:00Z">
        <w:r w:rsidDel="00CA269D">
          <w:delText xml:space="preserve">Exotic Symbol objects provide alternative definitions for all of the essential internal methods.    </w:delText>
        </w:r>
        <w:bookmarkStart w:id="917" w:name="_Toc368034236"/>
        <w:bookmarkStart w:id="918" w:name="_Toc368049459"/>
        <w:bookmarkStart w:id="919" w:name="_Toc368050236"/>
        <w:bookmarkEnd w:id="917"/>
        <w:bookmarkEnd w:id="918"/>
        <w:bookmarkEnd w:id="919"/>
      </w:del>
    </w:p>
    <w:p w:rsidR="005D37A2" w:rsidRPr="00E77497" w:rsidDel="00CA269D" w:rsidRDefault="005D37A2" w:rsidP="00952308">
      <w:pPr>
        <w:pStyle w:val="Heading4"/>
        <w:rPr>
          <w:del w:id="920" w:author="Rev 19 Allen Wirfs-Brock" w:date="2013-09-24T14:49:00Z"/>
        </w:rPr>
      </w:pPr>
      <w:del w:id="921" w:author="Rev 19 Allen Wirfs-Brock" w:date="2013-09-24T14:49:00Z">
        <w:r w:rsidRPr="00E77497" w:rsidDel="00CA269D">
          <w:delText xml:space="preserve"> [[</w:delText>
        </w:r>
        <w:r w:rsidDel="00CA269D">
          <w:delText>Get</w:delText>
        </w:r>
      </w:del>
      <w:del w:id="922" w:author="Rev 19 Allen Wirfs-Brock" w:date="2013-09-12T08:55:00Z">
        <w:r w:rsidDel="00952308">
          <w:delText>Inheritance</w:delText>
        </w:r>
      </w:del>
      <w:del w:id="923" w:author="Rev 19 Allen Wirfs-Brock" w:date="2013-09-24T14:49:00Z">
        <w:r w:rsidRPr="00E77497" w:rsidDel="00CA269D">
          <w:delText>]] (</w:delText>
        </w:r>
        <w:r w:rsidDel="00CA269D">
          <w:delText xml:space="preserve"> </w:delText>
        </w:r>
        <w:r w:rsidRPr="00E77497" w:rsidDel="00CA269D">
          <w:delText>)</w:delText>
        </w:r>
        <w:bookmarkStart w:id="924" w:name="_Toc368034237"/>
        <w:bookmarkStart w:id="925" w:name="_Toc368049460"/>
        <w:bookmarkStart w:id="926" w:name="_Toc368050237"/>
        <w:bookmarkEnd w:id="924"/>
        <w:bookmarkEnd w:id="925"/>
        <w:bookmarkEnd w:id="926"/>
      </w:del>
    </w:p>
    <w:p w:rsidR="005D37A2" w:rsidRPr="00E77497" w:rsidDel="00CA269D" w:rsidRDefault="005D37A2" w:rsidP="005D37A2">
      <w:pPr>
        <w:rPr>
          <w:del w:id="927" w:author="Rev 19 Allen Wirfs-Brock" w:date="2013-09-24T14:49:00Z"/>
        </w:rPr>
      </w:pPr>
      <w:del w:id="928" w:author="Rev 19 Allen Wirfs-Brock" w:date="2013-09-24T14:49:00Z">
        <w:r w:rsidRPr="00E77497" w:rsidDel="00CA269D">
          <w:delText>When the [[</w:delText>
        </w:r>
        <w:r w:rsidDel="00CA269D">
          <w:delText>Get</w:delText>
        </w:r>
      </w:del>
      <w:del w:id="929" w:author="Rev 19 Allen Wirfs-Brock" w:date="2013-09-12T08:55:00Z">
        <w:r w:rsidDel="00952308">
          <w:delText>Inheritance</w:delText>
        </w:r>
      </w:del>
      <w:del w:id="930" w:author="Rev 19 Allen Wirfs-Brock" w:date="2013-09-24T14:49:00Z">
        <w:r w:rsidRPr="00E77497" w:rsidDel="00CA269D">
          <w:delText>]] internal method of</w:delText>
        </w:r>
        <w:r w:rsidDel="00CA269D">
          <w:delText xml:space="preserve"> 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931" w:name="_Toc368034238"/>
        <w:bookmarkStart w:id="932" w:name="_Toc368049461"/>
        <w:bookmarkStart w:id="933" w:name="_Toc368050238"/>
        <w:bookmarkEnd w:id="931"/>
        <w:bookmarkEnd w:id="932"/>
        <w:bookmarkEnd w:id="933"/>
      </w:del>
    </w:p>
    <w:p w:rsidR="005D37A2" w:rsidRPr="00E77497" w:rsidDel="00CA269D" w:rsidRDefault="005D37A2" w:rsidP="005D37A2">
      <w:pPr>
        <w:pStyle w:val="Alg4"/>
        <w:numPr>
          <w:ilvl w:val="0"/>
          <w:numId w:val="1250"/>
        </w:numPr>
        <w:spacing w:after="240"/>
        <w:rPr>
          <w:del w:id="934" w:author="Rev 19 Allen Wirfs-Brock" w:date="2013-09-24T14:49:00Z"/>
        </w:rPr>
      </w:pPr>
      <w:del w:id="935" w:author="Rev 19 Allen Wirfs-Brock" w:date="2013-09-24T14:49:00Z">
        <w:r w:rsidRPr="00E77497" w:rsidDel="00CA269D">
          <w:delText xml:space="preserve">Return </w:delText>
        </w:r>
        <w:r w:rsidDel="00CA269D">
          <w:rPr>
            <w:b/>
            <w:bCs/>
            <w:iCs/>
          </w:rPr>
          <w:delText>null</w:delText>
        </w:r>
        <w:r w:rsidRPr="00E77497" w:rsidDel="00CA269D">
          <w:delText>.</w:delText>
        </w:r>
        <w:bookmarkStart w:id="936" w:name="_Toc368034239"/>
        <w:bookmarkStart w:id="937" w:name="_Toc368049462"/>
        <w:bookmarkStart w:id="938" w:name="_Toc368050239"/>
        <w:bookmarkEnd w:id="936"/>
        <w:bookmarkEnd w:id="937"/>
        <w:bookmarkEnd w:id="938"/>
      </w:del>
    </w:p>
    <w:p w:rsidR="005D37A2" w:rsidRPr="00E77497" w:rsidDel="00CA269D" w:rsidRDefault="005D37A2" w:rsidP="00F16CCB">
      <w:pPr>
        <w:pStyle w:val="Heading4"/>
        <w:rPr>
          <w:del w:id="939" w:author="Rev 19 Allen Wirfs-Brock" w:date="2013-09-24T14:49:00Z"/>
        </w:rPr>
      </w:pPr>
      <w:del w:id="940" w:author="Rev 19 Allen Wirfs-Brock" w:date="2013-09-24T14:49:00Z">
        <w:r w:rsidRPr="00E77497" w:rsidDel="00CA269D">
          <w:delText xml:space="preserve"> [[</w:delText>
        </w:r>
        <w:r w:rsidDel="00CA269D">
          <w:delText>Set</w:delText>
        </w:r>
      </w:del>
      <w:del w:id="941" w:author="Rev 19 Allen Wirfs-Brock" w:date="2013-09-12T08:55:00Z">
        <w:r w:rsidDel="00F16CCB">
          <w:delText>Inheritance</w:delText>
        </w:r>
      </w:del>
      <w:del w:id="942" w:author="Rev 19 Allen Wirfs-Brock" w:date="2013-09-24T14:49:00Z">
        <w:r w:rsidRPr="00E77497" w:rsidDel="00CA269D">
          <w:delText>]] (</w:delText>
        </w:r>
        <w:r w:rsidDel="00CA269D">
          <w:delText>V</w:delText>
        </w:r>
        <w:r w:rsidRPr="00E77497" w:rsidDel="00CA269D">
          <w:delText>)</w:delText>
        </w:r>
        <w:bookmarkStart w:id="943" w:name="_Toc368034240"/>
        <w:bookmarkStart w:id="944" w:name="_Toc368049463"/>
        <w:bookmarkStart w:id="945" w:name="_Toc368050240"/>
        <w:bookmarkEnd w:id="943"/>
        <w:bookmarkEnd w:id="944"/>
        <w:bookmarkEnd w:id="945"/>
      </w:del>
    </w:p>
    <w:p w:rsidR="005D37A2" w:rsidRPr="00E77497" w:rsidDel="00CA269D" w:rsidRDefault="005D37A2" w:rsidP="005D37A2">
      <w:pPr>
        <w:rPr>
          <w:del w:id="946" w:author="Rev 19 Allen Wirfs-Brock" w:date="2013-09-24T14:49:00Z"/>
        </w:rPr>
      </w:pPr>
      <w:del w:id="947" w:author="Rev 19 Allen Wirfs-Brock" w:date="2013-09-24T14:49:00Z">
        <w:r w:rsidRPr="00E77497" w:rsidDel="00CA269D">
          <w:delText>When the [[</w:delText>
        </w:r>
        <w:r w:rsidDel="00CA269D">
          <w:delText>Set</w:delText>
        </w:r>
      </w:del>
      <w:del w:id="948" w:author="Rev 19 Allen Wirfs-Brock" w:date="2013-09-12T08:56:00Z">
        <w:r w:rsidDel="00F16CCB">
          <w:delText>Inheritance</w:delText>
        </w:r>
      </w:del>
      <w:del w:id="949" w:author="Rev 19 Allen Wirfs-Brock" w:date="2013-09-24T14:49:00Z">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with argument </w:delText>
        </w:r>
        <w:r w:rsidRPr="007F728F" w:rsidDel="00CA269D">
          <w:rPr>
            <w:i/>
            <w:iCs/>
          </w:rPr>
          <w:delText>V</w:delText>
        </w:r>
        <w:r w:rsidRPr="00E77497" w:rsidDel="00CA269D">
          <w:delText xml:space="preserve"> the following steps are taken:</w:delText>
        </w:r>
        <w:bookmarkStart w:id="950" w:name="_Toc368034241"/>
        <w:bookmarkStart w:id="951" w:name="_Toc368049464"/>
        <w:bookmarkStart w:id="952" w:name="_Toc368050241"/>
        <w:bookmarkEnd w:id="950"/>
        <w:bookmarkEnd w:id="951"/>
        <w:bookmarkEnd w:id="952"/>
      </w:del>
    </w:p>
    <w:p w:rsidR="005D37A2" w:rsidRPr="00E77497" w:rsidDel="00CA269D" w:rsidRDefault="005D37A2" w:rsidP="005D37A2">
      <w:pPr>
        <w:pStyle w:val="Alg4"/>
        <w:numPr>
          <w:ilvl w:val="0"/>
          <w:numId w:val="1251"/>
        </w:numPr>
        <w:spacing w:before="240"/>
        <w:rPr>
          <w:del w:id="953" w:author="Rev 19 Allen Wirfs-Brock" w:date="2013-09-24T14:49:00Z"/>
        </w:rPr>
      </w:pPr>
      <w:del w:id="954" w:author="Rev 19 Allen Wirfs-Brock" w:date="2013-09-24T14:49:00Z">
        <w:r w:rsidDel="00CA269D">
          <w:delText>Assert: Either Type(</w:delText>
        </w:r>
        <w:r w:rsidDel="00CA269D">
          <w:rPr>
            <w:i/>
            <w:iCs/>
          </w:rPr>
          <w:delText>V</w:delText>
        </w:r>
        <w:r w:rsidDel="00CA269D">
          <w:delText>) is Object or Type(</w:delText>
        </w:r>
        <w:r w:rsidDel="00CA269D">
          <w:rPr>
            <w:i/>
            <w:iCs/>
          </w:rPr>
          <w:delText>V</w:delText>
        </w:r>
        <w:r w:rsidDel="00CA269D">
          <w:delText>) is Null</w:delText>
        </w:r>
        <w:r w:rsidRPr="00E77497" w:rsidDel="00CA269D">
          <w:delText>.</w:delText>
        </w:r>
        <w:bookmarkStart w:id="955" w:name="_Toc368034242"/>
        <w:bookmarkStart w:id="956" w:name="_Toc368049465"/>
        <w:bookmarkStart w:id="957" w:name="_Toc368050242"/>
        <w:bookmarkEnd w:id="955"/>
        <w:bookmarkEnd w:id="956"/>
        <w:bookmarkEnd w:id="957"/>
      </w:del>
    </w:p>
    <w:p w:rsidR="005D37A2" w:rsidRPr="00A33491" w:rsidDel="00CA269D" w:rsidRDefault="005D37A2" w:rsidP="005D37A2">
      <w:pPr>
        <w:numPr>
          <w:ilvl w:val="0"/>
          <w:numId w:val="1251"/>
        </w:numPr>
        <w:spacing w:line="240" w:lineRule="auto"/>
        <w:jc w:val="left"/>
        <w:rPr>
          <w:del w:id="958" w:author="Rev 19 Allen Wirfs-Brock" w:date="2013-09-24T14:49:00Z"/>
          <w:rFonts w:ascii="Times New Roman" w:eastAsia="Times New Roman" w:hAnsi="Times New Roman"/>
          <w:spacing w:val="6"/>
          <w:lang w:eastAsia="en-US"/>
        </w:rPr>
      </w:pPr>
      <w:del w:id="959" w:author="Rev 19 Allen Wirfs-Brock" w:date="2013-09-24T14:49:00Z">
        <w:r w:rsidRPr="00A33491" w:rsidDel="00CA269D">
          <w:rPr>
            <w:rFonts w:ascii="Times New Roman" w:eastAsia="Times New Roman" w:hAnsi="Times New Roman"/>
            <w:spacing w:val="6"/>
            <w:lang w:eastAsia="en-US"/>
          </w:rPr>
          <w:delText xml:space="preserve">Return </w:delText>
        </w:r>
        <w:r w:rsidDel="00CA269D">
          <w:rPr>
            <w:rFonts w:ascii="Times New Roman" w:eastAsia="Times New Roman" w:hAnsi="Times New Roman"/>
            <w:b/>
            <w:bCs/>
            <w:spacing w:val="6"/>
            <w:lang w:eastAsia="en-US"/>
          </w:rPr>
          <w:delText>false</w:delText>
        </w:r>
        <w:r w:rsidRPr="00A33491" w:rsidDel="00CA269D">
          <w:rPr>
            <w:rFonts w:ascii="Times New Roman" w:eastAsia="Times New Roman" w:hAnsi="Times New Roman"/>
            <w:spacing w:val="6"/>
            <w:lang w:eastAsia="en-US"/>
          </w:rPr>
          <w:delText>.</w:delText>
        </w:r>
        <w:bookmarkStart w:id="960" w:name="_Toc368034243"/>
        <w:bookmarkStart w:id="961" w:name="_Toc368049466"/>
        <w:bookmarkStart w:id="962" w:name="_Toc368050243"/>
        <w:bookmarkEnd w:id="960"/>
        <w:bookmarkEnd w:id="961"/>
        <w:bookmarkEnd w:id="962"/>
      </w:del>
    </w:p>
    <w:p w:rsidR="005D37A2" w:rsidRPr="00E77497" w:rsidDel="00CA269D" w:rsidRDefault="005D37A2" w:rsidP="005D37A2">
      <w:pPr>
        <w:pStyle w:val="Heading4"/>
        <w:rPr>
          <w:del w:id="963" w:author="Rev 19 Allen Wirfs-Brock" w:date="2013-09-24T14:49:00Z"/>
        </w:rPr>
      </w:pPr>
      <w:del w:id="964" w:author="Rev 19 Allen Wirfs-Brock" w:date="2013-09-24T14:49:00Z">
        <w:r w:rsidRPr="00E77497" w:rsidDel="00CA269D">
          <w:delText xml:space="preserve"> [[</w:delText>
        </w:r>
        <w:r w:rsidDel="00CA269D">
          <w:delText>IsExtensible</w:delText>
        </w:r>
        <w:r w:rsidRPr="00E77497" w:rsidDel="00CA269D">
          <w:delText>]] (</w:delText>
        </w:r>
        <w:r w:rsidDel="00CA269D">
          <w:delText xml:space="preserve"> </w:delText>
        </w:r>
        <w:r w:rsidRPr="00E77497" w:rsidDel="00CA269D">
          <w:delText>)</w:delText>
        </w:r>
        <w:bookmarkStart w:id="965" w:name="_Toc368034244"/>
        <w:bookmarkStart w:id="966" w:name="_Toc368049467"/>
        <w:bookmarkStart w:id="967" w:name="_Toc368050244"/>
        <w:bookmarkEnd w:id="965"/>
        <w:bookmarkEnd w:id="966"/>
        <w:bookmarkEnd w:id="967"/>
      </w:del>
    </w:p>
    <w:p w:rsidR="005D37A2" w:rsidRPr="00E77497" w:rsidDel="00CA269D" w:rsidRDefault="005D37A2" w:rsidP="005D37A2">
      <w:pPr>
        <w:rPr>
          <w:del w:id="968" w:author="Rev 19 Allen Wirfs-Brock" w:date="2013-09-24T14:49:00Z"/>
        </w:rPr>
      </w:pPr>
      <w:del w:id="969" w:author="Rev 19 Allen Wirfs-Brock" w:date="2013-09-24T14:49:00Z">
        <w:r w:rsidRPr="00E77497" w:rsidDel="00CA269D">
          <w:delText>When the [[</w:delText>
        </w:r>
        <w:r w:rsidRPr="00DE5807" w:rsidDel="00CA269D">
          <w:delText>IsExtensible</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970" w:name="_Toc368034245"/>
        <w:bookmarkStart w:id="971" w:name="_Toc368049468"/>
        <w:bookmarkStart w:id="972" w:name="_Toc368050245"/>
        <w:bookmarkEnd w:id="970"/>
        <w:bookmarkEnd w:id="971"/>
        <w:bookmarkEnd w:id="972"/>
      </w:del>
    </w:p>
    <w:p w:rsidR="005D37A2" w:rsidRPr="00E77497" w:rsidDel="00CA269D" w:rsidRDefault="005D37A2" w:rsidP="005D37A2">
      <w:pPr>
        <w:pStyle w:val="Alg4"/>
        <w:numPr>
          <w:ilvl w:val="0"/>
          <w:numId w:val="1252"/>
        </w:numPr>
        <w:spacing w:after="240"/>
        <w:rPr>
          <w:del w:id="973" w:author="Rev 19 Allen Wirfs-Brock" w:date="2013-09-24T14:49:00Z"/>
        </w:rPr>
      </w:pPr>
      <w:del w:id="974" w:author="Rev 19 Allen Wirfs-Brock" w:date="2013-09-24T14:49:00Z">
        <w:r w:rsidRPr="00A33491" w:rsidDel="00CA269D">
          <w:delText xml:space="preserve">Return </w:delText>
        </w:r>
        <w:r w:rsidDel="00CA269D">
          <w:rPr>
            <w:b/>
            <w:bCs/>
          </w:rPr>
          <w:delText>false</w:delText>
        </w:r>
        <w:r w:rsidRPr="00A33491" w:rsidDel="00CA269D">
          <w:delText>.</w:delText>
        </w:r>
        <w:bookmarkStart w:id="975" w:name="_Toc368034246"/>
        <w:bookmarkStart w:id="976" w:name="_Toc368049469"/>
        <w:bookmarkStart w:id="977" w:name="_Toc368050246"/>
        <w:bookmarkEnd w:id="975"/>
        <w:bookmarkEnd w:id="976"/>
        <w:bookmarkEnd w:id="977"/>
      </w:del>
    </w:p>
    <w:p w:rsidR="005D37A2" w:rsidRPr="00E77497" w:rsidDel="00CA269D" w:rsidRDefault="005D37A2" w:rsidP="005D37A2">
      <w:pPr>
        <w:pStyle w:val="Heading4"/>
        <w:rPr>
          <w:del w:id="978" w:author="Rev 19 Allen Wirfs-Brock" w:date="2013-09-24T14:49:00Z"/>
        </w:rPr>
      </w:pPr>
      <w:del w:id="979" w:author="Rev 19 Allen Wirfs-Brock" w:date="2013-09-24T14:49:00Z">
        <w:r w:rsidRPr="00E77497" w:rsidDel="00CA269D">
          <w:delText xml:space="preserve"> [[</w:delText>
        </w:r>
        <w:r w:rsidDel="00CA269D">
          <w:delText>PreventExtensions</w:delText>
        </w:r>
        <w:r w:rsidRPr="00E77497" w:rsidDel="00CA269D">
          <w:delText xml:space="preserve">]] </w:delText>
        </w:r>
        <w:r w:rsidDel="00CA269D">
          <w:delText xml:space="preserve"> </w:delText>
        </w:r>
        <w:r w:rsidRPr="00E77497" w:rsidDel="00CA269D">
          <w:delText>(</w:delText>
        </w:r>
        <w:r w:rsidDel="00CA269D">
          <w:delText xml:space="preserve"> </w:delText>
        </w:r>
        <w:r w:rsidRPr="00E77497" w:rsidDel="00CA269D">
          <w:delText>)</w:delText>
        </w:r>
        <w:bookmarkStart w:id="980" w:name="_Toc368034247"/>
        <w:bookmarkStart w:id="981" w:name="_Toc368049470"/>
        <w:bookmarkStart w:id="982" w:name="_Toc368050247"/>
        <w:bookmarkEnd w:id="980"/>
        <w:bookmarkEnd w:id="981"/>
        <w:bookmarkEnd w:id="982"/>
      </w:del>
    </w:p>
    <w:p w:rsidR="005D37A2" w:rsidRPr="00E77497" w:rsidDel="00CA269D" w:rsidRDefault="005D37A2" w:rsidP="005D37A2">
      <w:pPr>
        <w:rPr>
          <w:del w:id="983" w:author="Rev 19 Allen Wirfs-Brock" w:date="2013-09-24T14:49:00Z"/>
        </w:rPr>
      </w:pPr>
      <w:del w:id="984" w:author="Rev 19 Allen Wirfs-Brock" w:date="2013-09-24T14:49:00Z">
        <w:r w:rsidRPr="00E77497" w:rsidDel="00CA269D">
          <w:delText>When the [[</w:delText>
        </w:r>
        <w:r w:rsidRPr="00DE5807" w:rsidDel="00CA269D">
          <w:delText>PreventExtensions</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the following steps are taken:</w:delText>
        </w:r>
        <w:bookmarkStart w:id="985" w:name="_Toc368034248"/>
        <w:bookmarkStart w:id="986" w:name="_Toc368049471"/>
        <w:bookmarkStart w:id="987" w:name="_Toc368050248"/>
        <w:bookmarkEnd w:id="985"/>
        <w:bookmarkEnd w:id="986"/>
        <w:bookmarkEnd w:id="987"/>
      </w:del>
    </w:p>
    <w:p w:rsidR="005D37A2" w:rsidRPr="00A33491" w:rsidDel="00CA269D" w:rsidRDefault="005D37A2" w:rsidP="005D37A2">
      <w:pPr>
        <w:numPr>
          <w:ilvl w:val="0"/>
          <w:numId w:val="1253"/>
        </w:numPr>
        <w:spacing w:line="240" w:lineRule="auto"/>
        <w:jc w:val="left"/>
        <w:rPr>
          <w:del w:id="988" w:author="Rev 19 Allen Wirfs-Brock" w:date="2013-09-24T14:49:00Z"/>
          <w:rFonts w:ascii="Times New Roman" w:eastAsia="Times New Roman" w:hAnsi="Times New Roman"/>
          <w:spacing w:val="6"/>
          <w:lang w:eastAsia="en-US"/>
        </w:rPr>
      </w:pPr>
      <w:del w:id="989" w:author="Rev 19 Allen Wirfs-Brock" w:date="2013-09-24T14:49:00Z">
        <w:r w:rsidRPr="00A33491" w:rsidDel="00CA269D">
          <w:rPr>
            <w:rFonts w:ascii="Times New Roman" w:eastAsia="Times New Roman" w:hAnsi="Times New Roman"/>
            <w:spacing w:val="6"/>
            <w:lang w:eastAsia="en-US"/>
          </w:rPr>
          <w:delText xml:space="preserve">Return </w:delText>
        </w:r>
        <w:r w:rsidRPr="00DF00FF" w:rsidDel="00CA269D">
          <w:rPr>
            <w:rFonts w:ascii="Times New Roman" w:eastAsia="Times New Roman" w:hAnsi="Times New Roman"/>
            <w:b/>
            <w:bCs/>
            <w:spacing w:val="6"/>
            <w:lang w:eastAsia="en-US"/>
          </w:rPr>
          <w:delText>true</w:delText>
        </w:r>
        <w:r w:rsidRPr="00A33491" w:rsidDel="00CA269D">
          <w:rPr>
            <w:rFonts w:ascii="Times New Roman" w:eastAsia="Times New Roman" w:hAnsi="Times New Roman"/>
            <w:spacing w:val="6"/>
            <w:lang w:eastAsia="en-US"/>
          </w:rPr>
          <w:delText>.</w:delText>
        </w:r>
        <w:bookmarkStart w:id="990" w:name="_Toc368034249"/>
        <w:bookmarkStart w:id="991" w:name="_Toc368049472"/>
        <w:bookmarkStart w:id="992" w:name="_Toc368050249"/>
        <w:bookmarkEnd w:id="990"/>
        <w:bookmarkEnd w:id="991"/>
        <w:bookmarkEnd w:id="992"/>
      </w:del>
    </w:p>
    <w:p w:rsidR="005D37A2" w:rsidRPr="00E77497" w:rsidDel="00CA269D" w:rsidRDefault="005D37A2" w:rsidP="005D37A2">
      <w:pPr>
        <w:pStyle w:val="Heading4"/>
        <w:rPr>
          <w:del w:id="993" w:author="Rev 19 Allen Wirfs-Brock" w:date="2013-09-24T14:49:00Z"/>
        </w:rPr>
      </w:pPr>
      <w:del w:id="994" w:author="Rev 19 Allen Wirfs-Brock" w:date="2013-09-24T14:49:00Z">
        <w:r w:rsidRPr="00E77497" w:rsidDel="00CA269D">
          <w:delText xml:space="preserve"> [[</w:delText>
        </w:r>
        <w:r w:rsidDel="00CA269D">
          <w:delText>Has</w:delText>
        </w:r>
        <w:r w:rsidRPr="00E77497" w:rsidDel="00CA269D">
          <w:delText>OwnProperty]] (P)</w:delText>
        </w:r>
        <w:bookmarkStart w:id="995" w:name="_Toc368034250"/>
        <w:bookmarkStart w:id="996" w:name="_Toc368049473"/>
        <w:bookmarkStart w:id="997" w:name="_Toc368050250"/>
        <w:bookmarkEnd w:id="995"/>
        <w:bookmarkEnd w:id="996"/>
        <w:bookmarkEnd w:id="997"/>
      </w:del>
    </w:p>
    <w:p w:rsidR="005D37A2" w:rsidRPr="00E77497" w:rsidDel="00CA269D" w:rsidRDefault="005D37A2" w:rsidP="005D37A2">
      <w:pPr>
        <w:rPr>
          <w:del w:id="998" w:author="Rev 19 Allen Wirfs-Brock" w:date="2013-09-24T14:49:00Z"/>
        </w:rPr>
      </w:pPr>
      <w:del w:id="999" w:author="Rev 19 Allen Wirfs-Brock" w:date="2013-09-24T14:49:00Z">
        <w:r w:rsidRPr="00E77497" w:rsidDel="00CA269D">
          <w:delText>When the [[</w:delText>
        </w:r>
        <w:r w:rsidDel="00CA269D">
          <w:delText>Has</w:delText>
        </w:r>
        <w:r w:rsidRPr="00E77497" w:rsidDel="00CA269D">
          <w:delText xml:space="preserve">OwnProperty]]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1000" w:name="_Toc368034251"/>
        <w:bookmarkStart w:id="1001" w:name="_Toc368049474"/>
        <w:bookmarkStart w:id="1002" w:name="_Toc368050251"/>
        <w:bookmarkEnd w:id="1000"/>
        <w:bookmarkEnd w:id="1001"/>
        <w:bookmarkEnd w:id="1002"/>
      </w:del>
    </w:p>
    <w:p w:rsidR="005D37A2" w:rsidRPr="00E77497" w:rsidDel="00CA269D" w:rsidRDefault="005D37A2" w:rsidP="005D37A2">
      <w:pPr>
        <w:pStyle w:val="Alg4"/>
        <w:numPr>
          <w:ilvl w:val="0"/>
          <w:numId w:val="1254"/>
        </w:numPr>
        <w:spacing w:after="240"/>
        <w:rPr>
          <w:del w:id="1003" w:author="Rev 19 Allen Wirfs-Brock" w:date="2013-09-24T14:49:00Z"/>
        </w:rPr>
      </w:pPr>
      <w:del w:id="1004" w:author="Rev 19 Allen Wirfs-Brock" w:date="2013-09-24T14:49:00Z">
        <w:r w:rsidDel="00CA269D">
          <w:delText xml:space="preserve">Return </w:delText>
        </w:r>
        <w:r w:rsidDel="00CA269D">
          <w:rPr>
            <w:b/>
            <w:bCs/>
          </w:rPr>
          <w:delText>false</w:delText>
        </w:r>
        <w:r w:rsidDel="00CA269D">
          <w:delText>.</w:delText>
        </w:r>
        <w:bookmarkStart w:id="1005" w:name="_Toc368034252"/>
        <w:bookmarkStart w:id="1006" w:name="_Toc368049475"/>
        <w:bookmarkStart w:id="1007" w:name="_Toc368050252"/>
        <w:bookmarkEnd w:id="1005"/>
        <w:bookmarkEnd w:id="1006"/>
        <w:bookmarkEnd w:id="1007"/>
      </w:del>
    </w:p>
    <w:p w:rsidR="005D37A2" w:rsidRPr="00E77497" w:rsidDel="00CA269D" w:rsidRDefault="005D37A2" w:rsidP="005D37A2">
      <w:pPr>
        <w:pStyle w:val="Heading4"/>
        <w:rPr>
          <w:del w:id="1008" w:author="Rev 19 Allen Wirfs-Brock" w:date="2013-09-24T14:49:00Z"/>
        </w:rPr>
      </w:pPr>
      <w:del w:id="1009" w:author="Rev 19 Allen Wirfs-Brock" w:date="2013-09-24T14:49:00Z">
        <w:r w:rsidRPr="00E77497" w:rsidDel="00CA269D">
          <w:delText xml:space="preserve"> [[GetOwnProperty]] (P)</w:delText>
        </w:r>
        <w:bookmarkStart w:id="1010" w:name="_Toc368034253"/>
        <w:bookmarkStart w:id="1011" w:name="_Toc368049476"/>
        <w:bookmarkStart w:id="1012" w:name="_Toc368050253"/>
        <w:bookmarkEnd w:id="1010"/>
        <w:bookmarkEnd w:id="1011"/>
        <w:bookmarkEnd w:id="1012"/>
      </w:del>
    </w:p>
    <w:p w:rsidR="005D37A2" w:rsidDel="00CA269D" w:rsidRDefault="005D37A2" w:rsidP="005D37A2">
      <w:pPr>
        <w:rPr>
          <w:del w:id="1013" w:author="Rev 19 Allen Wirfs-Brock" w:date="2013-09-24T14:49:00Z"/>
        </w:rPr>
      </w:pPr>
      <w:del w:id="1014" w:author="Rev 19 Allen Wirfs-Brock" w:date="2013-09-24T14:49:00Z">
        <w:r w:rsidRPr="00E77497" w:rsidDel="00CA269D">
          <w:delText xml:space="preserve">When the [[GetOwnProperty]]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1015" w:name="_Toc368034254"/>
        <w:bookmarkStart w:id="1016" w:name="_Toc368049477"/>
        <w:bookmarkStart w:id="1017" w:name="_Toc368050254"/>
        <w:bookmarkEnd w:id="1015"/>
        <w:bookmarkEnd w:id="1016"/>
        <w:bookmarkEnd w:id="1017"/>
      </w:del>
    </w:p>
    <w:p w:rsidR="005D37A2" w:rsidRPr="00E77497" w:rsidDel="00CA269D" w:rsidRDefault="005D37A2" w:rsidP="005D37A2">
      <w:pPr>
        <w:pStyle w:val="Alg4"/>
        <w:numPr>
          <w:ilvl w:val="0"/>
          <w:numId w:val="1255"/>
        </w:numPr>
        <w:spacing w:after="120"/>
        <w:rPr>
          <w:del w:id="1018" w:author="Rev 19 Allen Wirfs-Brock" w:date="2013-09-24T14:49:00Z"/>
        </w:rPr>
      </w:pPr>
      <w:del w:id="1019" w:author="Rev 19 Allen Wirfs-Brock" w:date="2013-09-24T14:49:00Z">
        <w:r w:rsidRPr="00E77497" w:rsidDel="00CA269D">
          <w:delText xml:space="preserve">Return </w:delText>
        </w:r>
        <w:r w:rsidDel="00CA269D">
          <w:rPr>
            <w:b/>
            <w:bCs/>
            <w:iCs/>
          </w:rPr>
          <w:delText>undefined</w:delText>
        </w:r>
        <w:r w:rsidRPr="00E77497" w:rsidDel="00CA269D">
          <w:delText>.</w:delText>
        </w:r>
        <w:bookmarkStart w:id="1020" w:name="_Toc368034255"/>
        <w:bookmarkStart w:id="1021" w:name="_Toc368049478"/>
        <w:bookmarkStart w:id="1022" w:name="_Toc368050255"/>
        <w:bookmarkEnd w:id="1020"/>
        <w:bookmarkEnd w:id="1021"/>
        <w:bookmarkEnd w:id="1022"/>
      </w:del>
    </w:p>
    <w:p w:rsidR="005D37A2" w:rsidRPr="00E77497" w:rsidDel="00CA269D" w:rsidRDefault="005D37A2" w:rsidP="005D37A2">
      <w:pPr>
        <w:pStyle w:val="Heading4"/>
        <w:rPr>
          <w:del w:id="1023" w:author="Rev 19 Allen Wirfs-Brock" w:date="2013-09-24T14:49:00Z"/>
        </w:rPr>
      </w:pPr>
      <w:del w:id="1024" w:author="Rev 19 Allen Wirfs-Brock" w:date="2013-09-24T14:49:00Z">
        <w:r w:rsidRPr="00E77497" w:rsidDel="00CA269D">
          <w:delText xml:space="preserve"> [[DefineOwnProperty]] (P, Desc)</w:delText>
        </w:r>
        <w:bookmarkStart w:id="1025" w:name="_Toc368034256"/>
        <w:bookmarkStart w:id="1026" w:name="_Toc368049479"/>
        <w:bookmarkStart w:id="1027" w:name="_Toc368050256"/>
        <w:bookmarkEnd w:id="1025"/>
        <w:bookmarkEnd w:id="1026"/>
        <w:bookmarkEnd w:id="1027"/>
      </w:del>
    </w:p>
    <w:p w:rsidR="005D37A2" w:rsidRPr="00E77497" w:rsidDel="00CA269D" w:rsidRDefault="005D37A2" w:rsidP="005D37A2">
      <w:pPr>
        <w:rPr>
          <w:del w:id="1028" w:author="Rev 19 Allen Wirfs-Brock" w:date="2013-09-24T14:49:00Z"/>
        </w:rPr>
      </w:pPr>
      <w:del w:id="1029" w:author="Rev 19 Allen Wirfs-Brock" w:date="2013-09-24T14:49:00Z">
        <w:r w:rsidRPr="00E77497" w:rsidDel="00CA269D">
          <w:delText xml:space="preserve">When the [[DefineOwnProperty]]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Del="00CA269D">
          <w:delText xml:space="preserve"> and</w:delText>
        </w:r>
        <w:r w:rsidRPr="00E77497" w:rsidDel="00CA269D">
          <w:delText xml:space="preserve"> property descriptor </w:delText>
        </w:r>
        <w:r w:rsidRPr="00E77497" w:rsidDel="00CA269D">
          <w:rPr>
            <w:rFonts w:ascii="Times New Roman" w:hAnsi="Times New Roman"/>
            <w:i/>
          </w:rPr>
          <w:delText>Desc</w:delText>
        </w:r>
        <w:r w:rsidRPr="00E77497" w:rsidDel="00CA269D">
          <w:delText>,</w:delText>
        </w:r>
        <w:r w:rsidDel="00CA269D">
          <w:delText xml:space="preserve"> </w:delText>
        </w:r>
        <w:r w:rsidRPr="00E77497" w:rsidDel="00CA269D">
          <w:delText>the following steps are taken:</w:delText>
        </w:r>
        <w:bookmarkStart w:id="1030" w:name="_Toc368034257"/>
        <w:bookmarkStart w:id="1031" w:name="_Toc368049480"/>
        <w:bookmarkStart w:id="1032" w:name="_Toc368050257"/>
        <w:bookmarkEnd w:id="1030"/>
        <w:bookmarkEnd w:id="1031"/>
        <w:bookmarkEnd w:id="1032"/>
      </w:del>
    </w:p>
    <w:p w:rsidR="005D37A2" w:rsidRPr="00E77497" w:rsidDel="00CA269D" w:rsidRDefault="005D37A2" w:rsidP="005D37A2">
      <w:pPr>
        <w:pStyle w:val="Alg4"/>
        <w:numPr>
          <w:ilvl w:val="0"/>
          <w:numId w:val="1259"/>
        </w:numPr>
        <w:spacing w:after="120"/>
        <w:rPr>
          <w:del w:id="1033" w:author="Rev 19 Allen Wirfs-Brock" w:date="2013-09-24T14:49:00Z"/>
        </w:rPr>
      </w:pPr>
      <w:del w:id="1034" w:author="Rev 19 Allen Wirfs-Brock" w:date="2013-09-24T14:49:00Z">
        <w:r w:rsidRPr="00E77497" w:rsidDel="00CA269D">
          <w:delText xml:space="preserve">Return </w:delText>
        </w:r>
        <w:r w:rsidDel="00CA269D">
          <w:rPr>
            <w:b/>
          </w:rPr>
          <w:delText>false</w:delText>
        </w:r>
        <w:r w:rsidRPr="00E77497" w:rsidDel="00CA269D">
          <w:delText>.</w:delText>
        </w:r>
        <w:bookmarkStart w:id="1035" w:name="_Toc368034258"/>
        <w:bookmarkStart w:id="1036" w:name="_Toc368049481"/>
        <w:bookmarkStart w:id="1037" w:name="_Toc368050258"/>
        <w:bookmarkEnd w:id="1035"/>
        <w:bookmarkEnd w:id="1036"/>
        <w:bookmarkEnd w:id="1037"/>
      </w:del>
    </w:p>
    <w:p w:rsidR="005D37A2" w:rsidRPr="00E77497" w:rsidDel="00CA269D" w:rsidRDefault="005D37A2" w:rsidP="005D37A2">
      <w:pPr>
        <w:pStyle w:val="Heading4"/>
        <w:rPr>
          <w:del w:id="1038" w:author="Rev 19 Allen Wirfs-Brock" w:date="2013-09-24T14:49:00Z"/>
        </w:rPr>
      </w:pPr>
      <w:del w:id="1039" w:author="Rev 19 Allen Wirfs-Brock" w:date="2013-09-24T14:49:00Z">
        <w:r w:rsidRPr="00E77497" w:rsidDel="00CA269D">
          <w:delText xml:space="preserve"> [[</w:delText>
        </w:r>
        <w:r w:rsidDel="00CA269D">
          <w:delText>Has</w:delText>
        </w:r>
        <w:r w:rsidRPr="00E77497" w:rsidDel="00CA269D">
          <w:delText>Property]] (P)</w:delText>
        </w:r>
        <w:bookmarkStart w:id="1040" w:name="_Toc368034259"/>
        <w:bookmarkStart w:id="1041" w:name="_Toc368049482"/>
        <w:bookmarkStart w:id="1042" w:name="_Toc368050259"/>
        <w:bookmarkEnd w:id="1040"/>
        <w:bookmarkEnd w:id="1041"/>
        <w:bookmarkEnd w:id="1042"/>
      </w:del>
    </w:p>
    <w:p w:rsidR="005D37A2" w:rsidRPr="00E77497" w:rsidDel="00CA269D" w:rsidRDefault="005D37A2" w:rsidP="005D37A2">
      <w:pPr>
        <w:rPr>
          <w:del w:id="1043" w:author="Rev 19 Allen Wirfs-Brock" w:date="2013-09-24T14:49:00Z"/>
        </w:rPr>
      </w:pPr>
      <w:del w:id="1044" w:author="Rev 19 Allen Wirfs-Brock" w:date="2013-09-24T14:49:00Z">
        <w:r w:rsidRPr="00E77497" w:rsidDel="00CA269D">
          <w:delText>When the [[</w:delText>
        </w:r>
        <w:r w:rsidDel="00CA269D">
          <w:delText>Has</w:delText>
        </w:r>
        <w:r w:rsidRPr="00E77497" w:rsidDel="00CA269D">
          <w:delText xml:space="preserve">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1045" w:name="_Toc368034260"/>
        <w:bookmarkStart w:id="1046" w:name="_Toc368049483"/>
        <w:bookmarkStart w:id="1047" w:name="_Toc368050260"/>
        <w:bookmarkEnd w:id="1045"/>
        <w:bookmarkEnd w:id="1046"/>
        <w:bookmarkEnd w:id="1047"/>
      </w:del>
    </w:p>
    <w:p w:rsidR="005D37A2" w:rsidRPr="00E77497" w:rsidDel="00CA269D" w:rsidRDefault="005D37A2" w:rsidP="005D37A2">
      <w:pPr>
        <w:pStyle w:val="Alg4"/>
        <w:numPr>
          <w:ilvl w:val="0"/>
          <w:numId w:val="1314"/>
        </w:numPr>
        <w:spacing w:after="120"/>
        <w:rPr>
          <w:del w:id="1048" w:author="Rev 19 Allen Wirfs-Brock" w:date="2013-09-24T14:49:00Z"/>
        </w:rPr>
      </w:pPr>
      <w:del w:id="1049" w:author="Rev 19 Allen Wirfs-Brock" w:date="2013-09-24T14:49:00Z">
        <w:r w:rsidRPr="00E77497" w:rsidDel="00CA269D">
          <w:delText xml:space="preserve">Return </w:delText>
        </w:r>
        <w:r w:rsidDel="00CA269D">
          <w:rPr>
            <w:b/>
            <w:bCs/>
            <w:iCs/>
          </w:rPr>
          <w:delText>false</w:delText>
        </w:r>
        <w:r w:rsidRPr="00E77497" w:rsidDel="00CA269D">
          <w:delText>.</w:delText>
        </w:r>
        <w:bookmarkStart w:id="1050" w:name="_Toc368034261"/>
        <w:bookmarkStart w:id="1051" w:name="_Toc368049484"/>
        <w:bookmarkStart w:id="1052" w:name="_Toc368050261"/>
        <w:bookmarkEnd w:id="1050"/>
        <w:bookmarkEnd w:id="1051"/>
        <w:bookmarkEnd w:id="1052"/>
      </w:del>
    </w:p>
    <w:p w:rsidR="005D37A2" w:rsidRPr="00E77497" w:rsidDel="00CA269D" w:rsidRDefault="005D37A2" w:rsidP="005D37A2">
      <w:pPr>
        <w:pStyle w:val="Heading4"/>
        <w:rPr>
          <w:del w:id="1053" w:author="Rev 19 Allen Wirfs-Brock" w:date="2013-09-24T14:49:00Z"/>
        </w:rPr>
      </w:pPr>
      <w:del w:id="1054" w:author="Rev 19 Allen Wirfs-Brock" w:date="2013-09-24T14:49:00Z">
        <w:r w:rsidRPr="00E77497" w:rsidDel="00CA269D">
          <w:delText xml:space="preserve"> [[Get]] (P</w:delText>
        </w:r>
        <w:r w:rsidDel="00CA269D">
          <w:delText>, Receiver</w:delText>
        </w:r>
        <w:r w:rsidRPr="00E77497" w:rsidDel="00CA269D">
          <w:delText>)</w:delText>
        </w:r>
        <w:bookmarkStart w:id="1055" w:name="_Toc368034262"/>
        <w:bookmarkStart w:id="1056" w:name="_Toc368049485"/>
        <w:bookmarkStart w:id="1057" w:name="_Toc368050262"/>
        <w:bookmarkEnd w:id="1055"/>
        <w:bookmarkEnd w:id="1056"/>
        <w:bookmarkEnd w:id="1057"/>
      </w:del>
    </w:p>
    <w:p w:rsidR="005D37A2" w:rsidRPr="00E77497" w:rsidDel="00CA269D" w:rsidRDefault="005D37A2" w:rsidP="005D37A2">
      <w:pPr>
        <w:rPr>
          <w:del w:id="1058" w:author="Rev 19 Allen Wirfs-Brock" w:date="2013-09-24T14:49:00Z"/>
        </w:rPr>
      </w:pPr>
      <w:del w:id="1059" w:author="Rev 19 Allen Wirfs-Brock" w:date="2013-09-24T14:49:00Z">
        <w:r w:rsidRPr="00E77497" w:rsidDel="00CA269D">
          <w:delText xml:space="preserve">When the [[Get]]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RPr="004A7EAA" w:rsidDel="00CA269D">
          <w:delText>key</w:delText>
        </w:r>
        <w:r w:rsidDel="00CA269D">
          <w:delText xml:space="preserve"> </w:delText>
        </w:r>
        <w:r w:rsidRPr="007C4392" w:rsidDel="00CA269D">
          <w:rPr>
            <w:rFonts w:ascii="Times New Roman" w:hAnsi="Times New Roman"/>
            <w:i/>
            <w:iCs/>
          </w:rPr>
          <w:delText>P</w:delText>
        </w:r>
        <w:r w:rsidDel="00CA269D">
          <w:delText xml:space="preserve"> and ECMAScript language value </w:delText>
        </w:r>
        <w:r w:rsidDel="00CA269D">
          <w:rPr>
            <w:rFonts w:ascii="Times New Roman" w:hAnsi="Times New Roman"/>
            <w:i/>
            <w:iCs/>
          </w:rPr>
          <w:delText>Receiver</w:delText>
        </w:r>
        <w:r w:rsidDel="00CA269D">
          <w:delText xml:space="preserve"> </w:delText>
        </w:r>
        <w:r w:rsidRPr="00E77497" w:rsidDel="00CA269D">
          <w:delText>the following steps are taken:</w:delText>
        </w:r>
        <w:bookmarkStart w:id="1060" w:name="_Toc368034263"/>
        <w:bookmarkStart w:id="1061" w:name="_Toc368049486"/>
        <w:bookmarkStart w:id="1062" w:name="_Toc368050263"/>
        <w:bookmarkEnd w:id="1060"/>
        <w:bookmarkEnd w:id="1061"/>
        <w:bookmarkEnd w:id="1062"/>
      </w:del>
    </w:p>
    <w:p w:rsidR="005D37A2" w:rsidRPr="00E77497" w:rsidDel="00CA269D" w:rsidRDefault="005D37A2" w:rsidP="005D37A2">
      <w:pPr>
        <w:pStyle w:val="Alg4"/>
        <w:numPr>
          <w:ilvl w:val="0"/>
          <w:numId w:val="1256"/>
        </w:numPr>
        <w:spacing w:before="240"/>
        <w:contextualSpacing/>
        <w:rPr>
          <w:del w:id="1063" w:author="Rev 19 Allen Wirfs-Brock" w:date="2013-09-24T14:49:00Z"/>
        </w:rPr>
      </w:pPr>
      <w:del w:id="1064" w:author="Rev 19 Allen Wirfs-Brock" w:date="2013-09-24T14:49:00Z">
        <w:r w:rsidDel="00CA269D">
          <w:delText>Assert: IsPropertyKey(</w:delText>
        </w:r>
        <w:r w:rsidDel="00CA269D">
          <w:rPr>
            <w:i/>
            <w:iCs/>
          </w:rPr>
          <w:delText>P</w:delText>
        </w:r>
        <w:r w:rsidDel="00CA269D">
          <w:delText xml:space="preserve">) is </w:delText>
        </w:r>
        <w:r w:rsidRPr="00B40933" w:rsidDel="00CA269D">
          <w:rPr>
            <w:b/>
            <w:bCs/>
          </w:rPr>
          <w:delText>true</w:delText>
        </w:r>
        <w:r w:rsidRPr="00E77497" w:rsidDel="00CA269D">
          <w:delText>.</w:delText>
        </w:r>
        <w:bookmarkStart w:id="1065" w:name="_Toc368034264"/>
        <w:bookmarkStart w:id="1066" w:name="_Toc368049487"/>
        <w:bookmarkStart w:id="1067" w:name="_Toc368050264"/>
        <w:bookmarkEnd w:id="1065"/>
        <w:bookmarkEnd w:id="1066"/>
        <w:bookmarkEnd w:id="1067"/>
      </w:del>
    </w:p>
    <w:p w:rsidR="005D37A2" w:rsidRPr="00E77497" w:rsidDel="00CA269D" w:rsidRDefault="005D37A2" w:rsidP="005D37A2">
      <w:pPr>
        <w:pStyle w:val="Alg4"/>
        <w:numPr>
          <w:ilvl w:val="0"/>
          <w:numId w:val="1256"/>
        </w:numPr>
        <w:spacing w:after="120"/>
        <w:rPr>
          <w:del w:id="1068" w:author="Rev 19 Allen Wirfs-Brock" w:date="2013-09-24T14:49:00Z"/>
        </w:rPr>
      </w:pPr>
      <w:del w:id="1069" w:author="Rev 19 Allen Wirfs-Brock" w:date="2013-09-24T14:49:00Z">
        <w:r w:rsidRPr="00E77497" w:rsidDel="00CA269D">
          <w:delText xml:space="preserve">Return </w:delText>
        </w:r>
        <w:r w:rsidRPr="00E77497" w:rsidDel="00CA269D">
          <w:rPr>
            <w:b/>
          </w:rPr>
          <w:delText>undefined</w:delText>
        </w:r>
        <w:r w:rsidRPr="00E77497" w:rsidDel="00CA269D">
          <w:delText>.</w:delText>
        </w:r>
        <w:bookmarkStart w:id="1070" w:name="_Toc368034265"/>
        <w:bookmarkStart w:id="1071" w:name="_Toc368049488"/>
        <w:bookmarkStart w:id="1072" w:name="_Toc368050265"/>
        <w:bookmarkEnd w:id="1070"/>
        <w:bookmarkEnd w:id="1071"/>
        <w:bookmarkEnd w:id="1072"/>
      </w:del>
    </w:p>
    <w:p w:rsidR="005D37A2" w:rsidRPr="00E77497" w:rsidDel="00CA269D" w:rsidRDefault="005D37A2" w:rsidP="005D37A2">
      <w:pPr>
        <w:pStyle w:val="Heading4"/>
        <w:rPr>
          <w:del w:id="1073" w:author="Rev 19 Allen Wirfs-Brock" w:date="2013-09-24T14:49:00Z"/>
        </w:rPr>
      </w:pPr>
      <w:del w:id="1074" w:author="Rev 19 Allen Wirfs-Brock" w:date="2013-09-24T14:49:00Z">
        <w:r w:rsidRPr="00E77497" w:rsidDel="00CA269D">
          <w:delText xml:space="preserve"> [[</w:delText>
        </w:r>
        <w:r w:rsidDel="00CA269D">
          <w:delText>Set</w:delText>
        </w:r>
        <w:r w:rsidRPr="00E77497" w:rsidDel="00CA269D">
          <w:delText>]</w:delText>
        </w:r>
        <w:r w:rsidDel="00CA269D">
          <w:delText>]</w:delText>
        </w:r>
        <w:r w:rsidRPr="00E77497" w:rsidDel="00CA269D">
          <w:delText xml:space="preserve"> ( P, V, </w:delText>
        </w:r>
        <w:r w:rsidRPr="00457C2D" w:rsidDel="00CA269D">
          <w:delText xml:space="preserve"> Receiver</w:delText>
        </w:r>
        <w:r w:rsidRPr="00E77497" w:rsidDel="00CA269D">
          <w:delText>)</w:delText>
        </w:r>
        <w:bookmarkStart w:id="1075" w:name="_Toc368034266"/>
        <w:bookmarkStart w:id="1076" w:name="_Toc368049489"/>
        <w:bookmarkStart w:id="1077" w:name="_Toc368050266"/>
        <w:bookmarkEnd w:id="1075"/>
        <w:bookmarkEnd w:id="1076"/>
        <w:bookmarkEnd w:id="1077"/>
      </w:del>
    </w:p>
    <w:p w:rsidR="005D37A2" w:rsidRPr="00E77497" w:rsidDel="00CA269D" w:rsidRDefault="005D37A2" w:rsidP="005D37A2">
      <w:pPr>
        <w:rPr>
          <w:del w:id="1078" w:author="Rev 19 Allen Wirfs-Brock" w:date="2013-09-24T14:49:00Z"/>
        </w:rPr>
      </w:pPr>
      <w:del w:id="1079" w:author="Rev 19 Allen Wirfs-Brock" w:date="2013-09-24T14:49:00Z">
        <w:r w:rsidRPr="00E77497" w:rsidDel="00CA269D">
          <w:delText>When the [[</w:delText>
        </w:r>
        <w:r w:rsidDel="00CA269D">
          <w:delText>Set</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w:delText>
        </w:r>
        <w:r w:rsidDel="00CA269D">
          <w:delText xml:space="preserve"> key</w:delText>
        </w:r>
        <w:r w:rsidRPr="00E77497" w:rsidDel="00CA269D">
          <w:delText xml:space="preserve"> </w:delText>
        </w:r>
        <w:r w:rsidRPr="00E77497" w:rsidDel="00CA269D">
          <w:rPr>
            <w:rFonts w:ascii="Times New Roman" w:hAnsi="Times New Roman"/>
            <w:i/>
          </w:rPr>
          <w:delText>P</w:delText>
        </w:r>
        <w:r w:rsidRPr="00E77497" w:rsidDel="00CA269D">
          <w:delText xml:space="preserve">, value </w:delText>
        </w:r>
        <w:r w:rsidRPr="00E77497" w:rsidDel="00CA269D">
          <w:rPr>
            <w:rFonts w:ascii="Times New Roman" w:hAnsi="Times New Roman"/>
            <w:i/>
          </w:rPr>
          <w:delText>V</w:delText>
        </w:r>
        <w:r w:rsidRPr="00E77497" w:rsidDel="00CA269D">
          <w:delText xml:space="preserve">, </w:delText>
        </w:r>
        <w:r w:rsidDel="00CA269D">
          <w:delText xml:space="preserve">and ECMAScript language value </w:delText>
        </w:r>
        <w:r w:rsidRPr="00457C2D" w:rsidDel="00CA269D">
          <w:rPr>
            <w:rFonts w:ascii="Times New Roman" w:hAnsi="Times New Roman"/>
            <w:i/>
            <w:iCs/>
          </w:rPr>
          <w:delText>Receiver</w:delText>
        </w:r>
        <w:r w:rsidRPr="00E77497" w:rsidDel="00CA269D">
          <w:delText>, the following steps are taken:</w:delText>
        </w:r>
        <w:bookmarkStart w:id="1080" w:name="_Toc368034267"/>
        <w:bookmarkStart w:id="1081" w:name="_Toc368049490"/>
        <w:bookmarkStart w:id="1082" w:name="_Toc368050267"/>
        <w:bookmarkEnd w:id="1080"/>
        <w:bookmarkEnd w:id="1081"/>
        <w:bookmarkEnd w:id="1082"/>
      </w:del>
    </w:p>
    <w:p w:rsidR="005D37A2" w:rsidRPr="00E77497" w:rsidDel="00CA269D" w:rsidRDefault="005D37A2" w:rsidP="005D37A2">
      <w:pPr>
        <w:pStyle w:val="Alg4"/>
        <w:numPr>
          <w:ilvl w:val="0"/>
          <w:numId w:val="1257"/>
        </w:numPr>
        <w:spacing w:after="120"/>
        <w:rPr>
          <w:del w:id="1083" w:author="Rev 19 Allen Wirfs-Brock" w:date="2013-09-24T14:49:00Z"/>
        </w:rPr>
      </w:pPr>
      <w:del w:id="1084" w:author="Rev 19 Allen Wirfs-Brock" w:date="2013-09-24T14:49:00Z">
        <w:r w:rsidRPr="00E77497" w:rsidDel="00CA269D">
          <w:delText xml:space="preserve">Return </w:delText>
        </w:r>
        <w:r w:rsidDel="00CA269D">
          <w:rPr>
            <w:b/>
            <w:bCs/>
            <w:iCs/>
          </w:rPr>
          <w:delText>false</w:delText>
        </w:r>
        <w:r w:rsidRPr="00E77497" w:rsidDel="00CA269D">
          <w:delText>.</w:delText>
        </w:r>
        <w:bookmarkStart w:id="1085" w:name="_Toc368034268"/>
        <w:bookmarkStart w:id="1086" w:name="_Toc368049491"/>
        <w:bookmarkStart w:id="1087" w:name="_Toc368050268"/>
        <w:bookmarkEnd w:id="1085"/>
        <w:bookmarkEnd w:id="1086"/>
        <w:bookmarkEnd w:id="1087"/>
      </w:del>
    </w:p>
    <w:p w:rsidR="005D37A2" w:rsidRPr="00E77497" w:rsidDel="00CA269D" w:rsidRDefault="005D37A2" w:rsidP="005D37A2">
      <w:pPr>
        <w:pStyle w:val="Heading4"/>
        <w:rPr>
          <w:del w:id="1088" w:author="Rev 19 Allen Wirfs-Brock" w:date="2013-09-24T14:49:00Z"/>
        </w:rPr>
      </w:pPr>
      <w:del w:id="1089" w:author="Rev 19 Allen Wirfs-Brock" w:date="2013-09-24T14:49:00Z">
        <w:r w:rsidRPr="00E77497" w:rsidDel="00CA269D">
          <w:delText>[[</w:delText>
        </w:r>
        <w:r w:rsidDel="00CA269D">
          <w:delText>Invoke</w:delText>
        </w:r>
        <w:r w:rsidRPr="00E77497" w:rsidDel="00CA269D">
          <w:delText>]] (P</w:delText>
        </w:r>
        <w:r w:rsidDel="00CA269D">
          <w:delText>, ArgumentsList, Receiver</w:delText>
        </w:r>
        <w:r w:rsidRPr="00E77497" w:rsidDel="00CA269D">
          <w:delText>)</w:delText>
        </w:r>
        <w:bookmarkStart w:id="1090" w:name="_Toc368034269"/>
        <w:bookmarkStart w:id="1091" w:name="_Toc368049492"/>
        <w:bookmarkStart w:id="1092" w:name="_Toc368050269"/>
        <w:bookmarkEnd w:id="1090"/>
        <w:bookmarkEnd w:id="1091"/>
        <w:bookmarkEnd w:id="1092"/>
      </w:del>
    </w:p>
    <w:p w:rsidR="005D37A2" w:rsidRPr="00E77497" w:rsidDel="00CA269D" w:rsidRDefault="005D37A2" w:rsidP="005D37A2">
      <w:pPr>
        <w:rPr>
          <w:del w:id="1093" w:author="Rev 19 Allen Wirfs-Brock" w:date="2013-09-24T14:49:00Z"/>
        </w:rPr>
      </w:pPr>
      <w:del w:id="1094" w:author="Rev 19 Allen Wirfs-Brock" w:date="2013-09-24T14:49:00Z">
        <w:r w:rsidRPr="00E77497" w:rsidDel="00CA269D">
          <w:delText>When the [[</w:delText>
        </w:r>
        <w:r w:rsidDel="00CA269D">
          <w:delText>Invoke</w:delText>
        </w:r>
        <w:r w:rsidRPr="00E77497" w:rsidDel="00CA269D">
          <w:delText>]] internal method of</w:delText>
        </w:r>
        <w:r w:rsidRPr="00DE5807" w:rsidDel="00CA269D">
          <w:delText xml:space="preserve">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RPr="004A7EAA" w:rsidDel="00CA269D">
          <w:delText>key</w:delText>
        </w:r>
        <w:r w:rsidDel="00CA269D">
          <w:delText xml:space="preserve"> </w:delText>
        </w:r>
        <w:r w:rsidRPr="007C4392" w:rsidDel="00CA269D">
          <w:rPr>
            <w:rFonts w:ascii="Times New Roman" w:hAnsi="Times New Roman"/>
            <w:i/>
            <w:iCs/>
          </w:rPr>
          <w:delText>P</w:delText>
        </w:r>
        <w:r w:rsidDel="00CA269D">
          <w:rPr>
            <w:rFonts w:ascii="Times New Roman" w:hAnsi="Times New Roman"/>
          </w:rPr>
          <w:delText xml:space="preserve">,  List </w:delText>
        </w:r>
        <w:r w:rsidDel="00CA269D">
          <w:rPr>
            <w:rFonts w:ascii="Times New Roman" w:hAnsi="Times New Roman"/>
            <w:i/>
            <w:iCs/>
          </w:rPr>
          <w:delText>ArgumentsList</w:delText>
        </w:r>
        <w:r w:rsidDel="00CA269D">
          <w:rPr>
            <w:rFonts w:ascii="Times New Roman" w:hAnsi="Times New Roman"/>
          </w:rPr>
          <w:delText>,</w:delText>
        </w:r>
        <w:r w:rsidDel="00CA269D">
          <w:delText xml:space="preserve"> and ECMAScript language value </w:delText>
        </w:r>
        <w:r w:rsidDel="00CA269D">
          <w:rPr>
            <w:rFonts w:ascii="Times New Roman" w:hAnsi="Times New Roman"/>
            <w:i/>
            <w:iCs/>
          </w:rPr>
          <w:delText>Receiver</w:delText>
        </w:r>
        <w:r w:rsidDel="00CA269D">
          <w:delText xml:space="preserve"> </w:delText>
        </w:r>
        <w:r w:rsidRPr="00E77497" w:rsidDel="00CA269D">
          <w:delText>the following steps are taken:</w:delText>
        </w:r>
        <w:bookmarkStart w:id="1095" w:name="_Toc368034270"/>
        <w:bookmarkStart w:id="1096" w:name="_Toc368049493"/>
        <w:bookmarkStart w:id="1097" w:name="_Toc368050270"/>
        <w:bookmarkEnd w:id="1095"/>
        <w:bookmarkEnd w:id="1096"/>
        <w:bookmarkEnd w:id="1097"/>
      </w:del>
    </w:p>
    <w:p w:rsidR="005D37A2" w:rsidRPr="00E77497" w:rsidDel="00CA269D" w:rsidRDefault="005D37A2" w:rsidP="005D37A2">
      <w:pPr>
        <w:pStyle w:val="Alg4"/>
        <w:numPr>
          <w:ilvl w:val="0"/>
          <w:numId w:val="1478"/>
        </w:numPr>
        <w:spacing w:after="120"/>
        <w:rPr>
          <w:del w:id="1098" w:author="Rev 19 Allen Wirfs-Brock" w:date="2013-09-24T14:49:00Z"/>
        </w:rPr>
      </w:pPr>
      <w:del w:id="1099" w:author="Rev 19 Allen Wirfs-Brock" w:date="2013-09-24T14:49:00Z">
        <w:r w:rsidDel="00CA269D">
          <w:delText xml:space="preserve">Throw a </w:delText>
        </w:r>
        <w:r w:rsidRPr="00BE60E0" w:rsidDel="00CA269D">
          <w:rPr>
            <w:b/>
            <w:bCs/>
          </w:rPr>
          <w:delText>TypeError</w:delText>
        </w:r>
        <w:r w:rsidDel="00CA269D">
          <w:delText xml:space="preserve"> exception.</w:delText>
        </w:r>
        <w:r w:rsidRPr="00E77497" w:rsidDel="00CA269D">
          <w:delText>.</w:delText>
        </w:r>
        <w:bookmarkStart w:id="1100" w:name="_Toc368034271"/>
        <w:bookmarkStart w:id="1101" w:name="_Toc368049494"/>
        <w:bookmarkStart w:id="1102" w:name="_Toc368050271"/>
        <w:bookmarkEnd w:id="1100"/>
        <w:bookmarkEnd w:id="1101"/>
        <w:bookmarkEnd w:id="1102"/>
      </w:del>
    </w:p>
    <w:p w:rsidR="005D37A2" w:rsidRPr="00E77497" w:rsidDel="00CA269D" w:rsidRDefault="005D37A2" w:rsidP="005D37A2">
      <w:pPr>
        <w:pStyle w:val="Heading4"/>
        <w:rPr>
          <w:del w:id="1103" w:author="Rev 19 Allen Wirfs-Brock" w:date="2013-09-24T14:49:00Z"/>
        </w:rPr>
      </w:pPr>
      <w:del w:id="1104" w:author="Rev 19 Allen Wirfs-Brock" w:date="2013-09-24T14:49:00Z">
        <w:r w:rsidRPr="00E77497" w:rsidDel="00CA269D">
          <w:delText xml:space="preserve"> [[Delete]] (P)</w:delText>
        </w:r>
        <w:bookmarkStart w:id="1105" w:name="_Toc368034272"/>
        <w:bookmarkStart w:id="1106" w:name="_Toc368049495"/>
        <w:bookmarkStart w:id="1107" w:name="_Toc368050272"/>
        <w:bookmarkEnd w:id="1105"/>
        <w:bookmarkEnd w:id="1106"/>
        <w:bookmarkEnd w:id="1107"/>
      </w:del>
    </w:p>
    <w:p w:rsidR="005D37A2" w:rsidRPr="00E77497" w:rsidDel="00CA269D" w:rsidRDefault="005D37A2" w:rsidP="005D37A2">
      <w:pPr>
        <w:rPr>
          <w:del w:id="1108" w:author="Rev 19 Allen Wirfs-Brock" w:date="2013-09-24T14:49:00Z"/>
        </w:rPr>
      </w:pPr>
      <w:del w:id="1109" w:author="Rev 19 Allen Wirfs-Brock" w:date="2013-09-24T14:49:00Z">
        <w:r w:rsidRPr="00E77497" w:rsidDel="00CA269D">
          <w:delText>When the [[Delete]] internal method of</w:delText>
        </w:r>
        <w:r w:rsidRPr="00D2502C" w:rsidDel="00CA269D">
          <w:delText xml:space="preserve">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xml:space="preserve"> the following steps are taken:</w:delText>
        </w:r>
        <w:bookmarkStart w:id="1110" w:name="_Toc368034273"/>
        <w:bookmarkStart w:id="1111" w:name="_Toc368049496"/>
        <w:bookmarkStart w:id="1112" w:name="_Toc368050273"/>
        <w:bookmarkEnd w:id="1110"/>
        <w:bookmarkEnd w:id="1111"/>
        <w:bookmarkEnd w:id="1112"/>
      </w:del>
    </w:p>
    <w:p w:rsidR="005D37A2" w:rsidRPr="00E77497" w:rsidDel="00CA269D" w:rsidRDefault="005D37A2" w:rsidP="005D37A2">
      <w:pPr>
        <w:pStyle w:val="Alg4"/>
        <w:numPr>
          <w:ilvl w:val="0"/>
          <w:numId w:val="1258"/>
        </w:numPr>
        <w:spacing w:before="240"/>
        <w:contextualSpacing/>
        <w:rPr>
          <w:del w:id="1113" w:author="Rev 19 Allen Wirfs-Brock" w:date="2013-09-24T14:49:00Z"/>
        </w:rPr>
      </w:pPr>
      <w:del w:id="1114" w:author="Rev 19 Allen Wirfs-Brock" w:date="2013-09-24T14:49:00Z">
        <w:r w:rsidDel="00CA269D">
          <w:delText>Assert: IsPropertyKey(</w:delText>
        </w:r>
        <w:r w:rsidDel="00CA269D">
          <w:rPr>
            <w:i/>
            <w:iCs/>
          </w:rPr>
          <w:delText>P</w:delText>
        </w:r>
        <w:r w:rsidDel="00CA269D">
          <w:delText xml:space="preserve">) is </w:delText>
        </w:r>
        <w:r w:rsidRPr="00B40933" w:rsidDel="00CA269D">
          <w:rPr>
            <w:b/>
            <w:bCs/>
          </w:rPr>
          <w:delText>true</w:delText>
        </w:r>
        <w:r w:rsidRPr="00E77497" w:rsidDel="00CA269D">
          <w:delText>.</w:delText>
        </w:r>
        <w:bookmarkStart w:id="1115" w:name="_Toc368034274"/>
        <w:bookmarkStart w:id="1116" w:name="_Toc368049497"/>
        <w:bookmarkStart w:id="1117" w:name="_Toc368050274"/>
        <w:bookmarkEnd w:id="1115"/>
        <w:bookmarkEnd w:id="1116"/>
        <w:bookmarkEnd w:id="1117"/>
      </w:del>
    </w:p>
    <w:p w:rsidR="005D37A2" w:rsidRPr="00E77497" w:rsidDel="00CA269D" w:rsidRDefault="005D37A2" w:rsidP="005D37A2">
      <w:pPr>
        <w:pStyle w:val="Alg4"/>
        <w:numPr>
          <w:ilvl w:val="0"/>
          <w:numId w:val="1258"/>
        </w:numPr>
        <w:spacing w:after="120"/>
        <w:rPr>
          <w:del w:id="1118" w:author="Rev 19 Allen Wirfs-Brock" w:date="2013-09-24T14:49:00Z"/>
        </w:rPr>
      </w:pPr>
      <w:del w:id="1119" w:author="Rev 19 Allen Wirfs-Brock" w:date="2013-09-24T14:49:00Z">
        <w:r w:rsidRPr="00E77497" w:rsidDel="00CA269D">
          <w:delText xml:space="preserve">Return </w:delText>
        </w:r>
        <w:r w:rsidDel="00CA269D">
          <w:rPr>
            <w:b/>
          </w:rPr>
          <w:delText>true</w:delText>
        </w:r>
        <w:r w:rsidRPr="00E77497" w:rsidDel="00CA269D">
          <w:delText>.</w:delText>
        </w:r>
        <w:bookmarkStart w:id="1120" w:name="_Toc368034275"/>
        <w:bookmarkStart w:id="1121" w:name="_Toc368049498"/>
        <w:bookmarkStart w:id="1122" w:name="_Toc368050275"/>
        <w:bookmarkEnd w:id="1120"/>
        <w:bookmarkEnd w:id="1121"/>
        <w:bookmarkEnd w:id="1122"/>
      </w:del>
    </w:p>
    <w:p w:rsidR="005D37A2" w:rsidRPr="00E77497" w:rsidDel="00CA269D" w:rsidRDefault="005D37A2" w:rsidP="005D37A2">
      <w:pPr>
        <w:pStyle w:val="Heading4"/>
        <w:rPr>
          <w:del w:id="1123" w:author="Rev 19 Allen Wirfs-Brock" w:date="2013-09-24T14:49:00Z"/>
        </w:rPr>
      </w:pPr>
      <w:del w:id="1124" w:author="Rev 19 Allen Wirfs-Brock" w:date="2013-09-24T14:49:00Z">
        <w:r w:rsidRPr="00E77497" w:rsidDel="00CA269D">
          <w:delText xml:space="preserve"> [[</w:delText>
        </w:r>
        <w:r w:rsidDel="00CA269D">
          <w:delText>Enumerate</w:delText>
        </w:r>
        <w:r w:rsidRPr="00E77497" w:rsidDel="00CA269D">
          <w:delText>]] ()</w:delText>
        </w:r>
        <w:bookmarkStart w:id="1125" w:name="_Toc368034276"/>
        <w:bookmarkStart w:id="1126" w:name="_Toc368049499"/>
        <w:bookmarkStart w:id="1127" w:name="_Toc368050276"/>
        <w:bookmarkEnd w:id="1125"/>
        <w:bookmarkEnd w:id="1126"/>
        <w:bookmarkEnd w:id="1127"/>
      </w:del>
    </w:p>
    <w:p w:rsidR="005D37A2" w:rsidRPr="00E77497" w:rsidDel="00CA269D" w:rsidRDefault="005D37A2" w:rsidP="005D37A2">
      <w:pPr>
        <w:rPr>
          <w:del w:id="1128" w:author="Rev 19 Allen Wirfs-Brock" w:date="2013-09-24T14:49:00Z"/>
        </w:rPr>
      </w:pPr>
      <w:del w:id="1129" w:author="Rev 19 Allen Wirfs-Brock" w:date="2013-09-24T14:49:00Z">
        <w:r w:rsidRPr="00E77497" w:rsidDel="00CA269D">
          <w:delText>When the [[</w:delText>
        </w:r>
        <w:r w:rsidDel="00CA269D">
          <w:delText>Enumerate</w:delText>
        </w:r>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the following steps are taken:</w:delText>
        </w:r>
        <w:bookmarkStart w:id="1130" w:name="_Toc368034277"/>
        <w:bookmarkStart w:id="1131" w:name="_Toc368049500"/>
        <w:bookmarkStart w:id="1132" w:name="_Toc368050277"/>
        <w:bookmarkEnd w:id="1130"/>
        <w:bookmarkEnd w:id="1131"/>
        <w:bookmarkEnd w:id="1132"/>
      </w:del>
    </w:p>
    <w:p w:rsidR="005D37A2" w:rsidRPr="00E77497" w:rsidDel="00CA269D" w:rsidRDefault="005D37A2" w:rsidP="005D37A2">
      <w:pPr>
        <w:pStyle w:val="Alg4"/>
        <w:numPr>
          <w:ilvl w:val="0"/>
          <w:numId w:val="1260"/>
        </w:numPr>
        <w:spacing w:after="240"/>
        <w:rPr>
          <w:del w:id="1133" w:author="Rev 19 Allen Wirfs-Brock" w:date="2013-09-24T14:49:00Z"/>
        </w:rPr>
      </w:pPr>
      <w:del w:id="1134" w:author="Rev 19 Allen Wirfs-Brock" w:date="2013-09-24T14:49:00Z">
        <w:r w:rsidDel="00CA269D">
          <w:delText>Return the result of CreateEmptyIterator()</w:delText>
        </w:r>
        <w:r w:rsidRPr="00E77497" w:rsidDel="00CA269D">
          <w:delText>.</w:delText>
        </w:r>
        <w:r w:rsidDel="00CA269D">
          <w:delText xml:space="preserve">  </w:delText>
        </w:r>
        <w:bookmarkStart w:id="1135" w:name="_Toc368034278"/>
        <w:bookmarkStart w:id="1136" w:name="_Toc368049501"/>
        <w:bookmarkStart w:id="1137" w:name="_Toc368050278"/>
        <w:bookmarkEnd w:id="1135"/>
        <w:bookmarkEnd w:id="1136"/>
        <w:bookmarkEnd w:id="1137"/>
      </w:del>
    </w:p>
    <w:p w:rsidR="005D37A2" w:rsidRPr="00E77497" w:rsidDel="00CA269D" w:rsidRDefault="005D37A2" w:rsidP="005D37A2">
      <w:pPr>
        <w:pStyle w:val="Heading4"/>
        <w:rPr>
          <w:del w:id="1138" w:author="Rev 19 Allen Wirfs-Brock" w:date="2013-09-24T14:49:00Z"/>
        </w:rPr>
      </w:pPr>
      <w:del w:id="1139" w:author="Rev 19 Allen Wirfs-Brock" w:date="2013-09-24T14:49:00Z">
        <w:r w:rsidRPr="00E77497" w:rsidDel="00CA269D">
          <w:delText xml:space="preserve"> [[</w:delText>
        </w:r>
        <w:r w:rsidDel="00CA269D">
          <w:delText>OwnPropertyKeys</w:delText>
        </w:r>
        <w:r w:rsidRPr="00E77497" w:rsidDel="00CA269D">
          <w:delText>]] (</w:delText>
        </w:r>
        <w:r w:rsidDel="00CA269D">
          <w:delText xml:space="preserve"> </w:delText>
        </w:r>
        <w:r w:rsidRPr="00E77497" w:rsidDel="00CA269D">
          <w:delText>)</w:delText>
        </w:r>
        <w:bookmarkStart w:id="1140" w:name="_Toc368034279"/>
        <w:bookmarkStart w:id="1141" w:name="_Toc368049502"/>
        <w:bookmarkStart w:id="1142" w:name="_Toc368050279"/>
        <w:bookmarkEnd w:id="1140"/>
        <w:bookmarkEnd w:id="1141"/>
        <w:bookmarkEnd w:id="1142"/>
      </w:del>
    </w:p>
    <w:p w:rsidR="005D37A2" w:rsidRPr="00E77497" w:rsidDel="00CA269D" w:rsidRDefault="005D37A2" w:rsidP="005D37A2">
      <w:pPr>
        <w:rPr>
          <w:del w:id="1143" w:author="Rev 19 Allen Wirfs-Brock" w:date="2013-09-24T14:49:00Z"/>
        </w:rPr>
      </w:pPr>
      <w:del w:id="1144" w:author="Rev 19 Allen Wirfs-Brock" w:date="2013-09-24T14:49:00Z">
        <w:r w:rsidRPr="00E77497" w:rsidDel="00CA269D">
          <w:delText>When the [[</w:delText>
        </w:r>
        <w:r w:rsidDel="00CA269D">
          <w:delText>OwnPropertyKeys</w:delText>
        </w:r>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1145" w:name="_Toc368034280"/>
        <w:bookmarkStart w:id="1146" w:name="_Toc368049503"/>
        <w:bookmarkStart w:id="1147" w:name="_Toc368050280"/>
        <w:bookmarkEnd w:id="1145"/>
        <w:bookmarkEnd w:id="1146"/>
        <w:bookmarkEnd w:id="1147"/>
      </w:del>
    </w:p>
    <w:p w:rsidR="005D37A2" w:rsidRPr="00E77497" w:rsidDel="00CA269D" w:rsidRDefault="005D37A2" w:rsidP="005D37A2">
      <w:pPr>
        <w:pStyle w:val="Alg4"/>
        <w:numPr>
          <w:ilvl w:val="0"/>
          <w:numId w:val="1262"/>
        </w:numPr>
        <w:spacing w:after="120"/>
        <w:rPr>
          <w:del w:id="1148" w:author="Rev 19 Allen Wirfs-Brock" w:date="2013-09-24T14:49:00Z"/>
        </w:rPr>
      </w:pPr>
      <w:del w:id="1149" w:author="Rev 19 Allen Wirfs-Brock" w:date="2013-09-24T14:49:00Z">
        <w:r w:rsidDel="00CA269D">
          <w:delText>Return the result of CreateEmptyIterator().</w:delText>
        </w:r>
        <w:bookmarkStart w:id="1150" w:name="_Toc368034281"/>
        <w:bookmarkStart w:id="1151" w:name="_Toc368049504"/>
        <w:bookmarkStart w:id="1152" w:name="_Toc368050281"/>
        <w:bookmarkEnd w:id="1150"/>
        <w:bookmarkEnd w:id="1151"/>
        <w:bookmarkEnd w:id="1152"/>
      </w:del>
    </w:p>
    <w:p w:rsidR="005D37A2" w:rsidDel="00CA269D" w:rsidRDefault="005D37A2" w:rsidP="005D37A2">
      <w:pPr>
        <w:rPr>
          <w:del w:id="1153" w:author="Rev 19 Allen Wirfs-Brock" w:date="2013-09-24T14:49:00Z"/>
          <w:u w:val="single"/>
        </w:rPr>
      </w:pPr>
      <w:bookmarkStart w:id="1154" w:name="_Toc368034282"/>
      <w:bookmarkStart w:id="1155" w:name="_Toc368049505"/>
      <w:bookmarkStart w:id="1156" w:name="_Toc368050282"/>
      <w:bookmarkEnd w:id="1154"/>
      <w:bookmarkEnd w:id="1155"/>
      <w:bookmarkEnd w:id="1156"/>
    </w:p>
    <w:p w:rsidR="005D37A2" w:rsidRDefault="005D37A2" w:rsidP="005D37A2">
      <w:pPr>
        <w:pStyle w:val="Heading3"/>
      </w:pPr>
      <w:bookmarkStart w:id="1157" w:name="_Ref366134438"/>
      <w:bookmarkStart w:id="1158" w:name="_Ref366134455"/>
      <w:bookmarkStart w:id="1159" w:name="_Toc368050283"/>
      <w:r>
        <w:t>Exotic Arguments Objects</w:t>
      </w:r>
      <w:bookmarkEnd w:id="1157"/>
      <w:bookmarkEnd w:id="1158"/>
      <w:bookmarkEnd w:id="1159"/>
    </w:p>
    <w:p w:rsidR="00FC3BC9" w:rsidRDefault="00FC3BC9" w:rsidP="006A78DC">
      <w:pPr>
        <w:pBdr>
          <w:top w:val="single" w:sz="4" w:space="1" w:color="auto"/>
          <w:left w:val="single" w:sz="4" w:space="4" w:color="auto"/>
          <w:bottom w:val="single" w:sz="4" w:space="1" w:color="auto"/>
          <w:right w:val="single" w:sz="4" w:space="4" w:color="auto"/>
        </w:pBdr>
        <w:shd w:val="clear" w:color="auto" w:fill="FFC000"/>
        <w:rPr>
          <w:ins w:id="1160" w:author="Rev 19 Allen Wirfs-Brock" w:date="2013-09-25T09:59:00Z"/>
        </w:rPr>
      </w:pPr>
      <w:ins w:id="1161" w:author="Rev 19 Allen Wirfs-Brock" w:date="2013-09-25T09:59:00Z">
        <w:r>
          <w:t>Most of the text in this section is copied from the ES5 spec. and still needs to be updated to work within the context of the ES6 specification.</w:t>
        </w:r>
      </w:ins>
    </w:p>
    <w:p w:rsidR="005D37A2" w:rsidRDefault="005D37A2" w:rsidP="005D37A2">
      <w:r>
        <w:lastRenderedPageBreak/>
        <w:t xml:space="preserve">An </w:t>
      </w:r>
      <w:r>
        <w:rPr>
          <w:i/>
          <w:iCs/>
        </w:rPr>
        <w:t>arguments object</w:t>
      </w:r>
      <w:r>
        <w:t xml:space="preserve"> is an exotic object whose array index properties map to the formal parameters bindings of an invocation of a non-strict function</w:t>
      </w:r>
      <w:r w:rsidRPr="00E77497">
        <w:t xml:space="preserve">. </w:t>
      </w:r>
    </w:p>
    <w:p w:rsidR="005D37A2" w:rsidRDefault="005D37A2" w:rsidP="005D37A2">
      <w:r>
        <w:t>Exotic arguments objects have the same internal data properties as ordinary objects. They also have a [[ParameterMap]] internal data.</w:t>
      </w:r>
    </w:p>
    <w:p w:rsidR="005D37A2" w:rsidRPr="00E77497" w:rsidRDefault="005D37A2" w:rsidP="005D37A2">
      <w:r>
        <w:t xml:space="preserve">Exotic arguments objects provide alternative definitions for the following internal methods.  All of the other exotic arguments object essential internal methods that are not defined below are as specified in </w:t>
      </w:r>
      <w:r w:rsidR="00C04626">
        <w:fldChar w:fldCharType="begin"/>
      </w:r>
      <w:r w:rsidR="00C04626">
        <w:instrText xml:space="preserve"> REF _Ref365538457 \r \h </w:instrText>
      </w:r>
      <w:r w:rsidR="00C04626">
        <w:fldChar w:fldCharType="separate"/>
      </w:r>
      <w:r w:rsidR="00460CAC">
        <w:t>9.1</w:t>
      </w:r>
      <w:r w:rsidR="00C04626">
        <w:fldChar w:fldCharType="end"/>
      </w:r>
      <w:r>
        <w:t xml:space="preserve">.  </w:t>
      </w:r>
    </w:p>
    <w:p w:rsidR="00836695" w:rsidRPr="00E77497" w:rsidRDefault="00836695" w:rsidP="00836695">
      <w:pPr>
        <w:pStyle w:val="Heading4"/>
      </w:pPr>
      <w:bookmarkStart w:id="1162" w:name="_Ref366133197"/>
      <w:r w:rsidRPr="00E77497">
        <w:t>Arguments Object</w:t>
      </w:r>
      <w:bookmarkEnd w:id="1162"/>
    </w:p>
    <w:p w:rsidR="00836695" w:rsidRPr="006B6D0A" w:rsidRDefault="00836695" w:rsidP="00836695">
      <w:commentRangeStart w:id="1163"/>
      <w:r w:rsidRPr="00E77497">
        <w:t>When function code</w:t>
      </w:r>
      <w:r>
        <w:t xml:space="preserve"> is evaluated</w:t>
      </w:r>
      <w:r w:rsidRPr="00E77497">
        <w:t xml:space="preserve">, an arguments object is created unless (as specified in </w:t>
      </w:r>
      <w:r w:rsidR="00C04626">
        <w:fldChar w:fldCharType="begin"/>
      </w:r>
      <w:r w:rsidR="00C04626">
        <w:instrText xml:space="preserve"> REF _Ref365537985 \r \h </w:instrText>
      </w:r>
      <w:r w:rsidR="00C04626">
        <w:fldChar w:fldCharType="separate"/>
      </w:r>
      <w:ins w:id="1164" w:author="Rev 19 Allen Wirfs-Brock" w:date="2013-09-27T13:05:00Z">
        <w:r w:rsidR="00460CAC">
          <w:t>9.1.15.11</w:t>
        </w:r>
      </w:ins>
      <w:del w:id="1165" w:author="Rev 19 Allen Wirfs-Brock" w:date="2013-09-27T08:38:00Z">
        <w:r w:rsidR="00083CEC" w:rsidDel="009E7E9E">
          <w:delText>9.1.16.11</w:delText>
        </w:r>
      </w:del>
      <w:r w:rsidR="00C04626">
        <w:fldChar w:fldCharType="end"/>
      </w:r>
      <w:r w:rsidRPr="00E77497">
        <w:t xml:space="preserve">)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w:t>
      </w:r>
      <w:r>
        <w:rPr>
          <w:rStyle w:val="bnf"/>
        </w:rPr>
        <w:t>s</w:t>
      </w:r>
      <w:r w:rsidRPr="00E77497">
        <w:t xml:space="preserve"> or occurs as the </w:t>
      </w:r>
      <w:r w:rsidRPr="00120381">
        <w:rPr>
          <w:rStyle w:val="bnf"/>
        </w:rPr>
        <w:t>Binding</w:t>
      </w:r>
      <w:r w:rsidRPr="004D1BD1">
        <w:rPr>
          <w:rStyle w:val="bnf"/>
        </w:rPr>
        <w:t>Identifier</w:t>
      </w:r>
      <w:r w:rsidRPr="003B4312">
        <w:t xml:space="preserve"> of a </w:t>
      </w:r>
      <w:r>
        <w:rPr>
          <w:rStyle w:val="bnf"/>
        </w:rPr>
        <w:t>FunctionD</w:t>
      </w:r>
      <w:r w:rsidRPr="008B7F6F">
        <w:rPr>
          <w:rStyle w:val="bnf"/>
        </w:rPr>
        <w:t>eclaration</w:t>
      </w:r>
      <w:r w:rsidRPr="008B7F6F">
        <w:t xml:space="preserve"> contained in the</w:t>
      </w:r>
      <w:r>
        <w:t xml:space="preserve"> outermost </w:t>
      </w:r>
      <w:r w:rsidRPr="00BF3919">
        <w:rPr>
          <w:rStyle w:val="bnf"/>
        </w:rPr>
        <w:t>StatementList</w:t>
      </w:r>
      <w:r>
        <w:t xml:space="preserve"> of the</w:t>
      </w:r>
      <w:r w:rsidRPr="008B7F6F">
        <w:t xml:space="preserve"> function code.</w:t>
      </w:r>
      <w:commentRangeEnd w:id="1163"/>
      <w:r w:rsidRPr="006B6D0A">
        <w:rPr>
          <w:rStyle w:val="CommentReference"/>
          <w:lang w:val="en-GB"/>
        </w:rPr>
        <w:commentReference w:id="1163"/>
      </w:r>
    </w:p>
    <w:p w:rsidR="00836695" w:rsidRPr="00E77497" w:rsidRDefault="00836695" w:rsidP="0083669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rsidR="00836695" w:rsidRPr="00E77497" w:rsidRDefault="00836695" w:rsidP="0083669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rsidR="00836695" w:rsidRPr="00E77497" w:rsidRDefault="00836695" w:rsidP="0083669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836695" w:rsidRPr="00E77497" w:rsidRDefault="00836695" w:rsidP="00836695">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rsidR="00836695" w:rsidRPr="00E77497" w:rsidRDefault="00836695" w:rsidP="0083669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rsidR="00836695" w:rsidRPr="00E77497" w:rsidRDefault="00836695" w:rsidP="00836695">
      <w:pPr>
        <w:pStyle w:val="Alg4"/>
        <w:numPr>
          <w:ilvl w:val="0"/>
          <w:numId w:val="378"/>
        </w:numPr>
      </w:pPr>
      <w:r w:rsidRPr="00E77497">
        <w:t xml:space="preserve">Repeat while </w:t>
      </w:r>
      <w:r w:rsidRPr="00E77497">
        <w:rPr>
          <w:i/>
        </w:rPr>
        <w:t>indx</w:t>
      </w:r>
      <w:r w:rsidRPr="00E77497">
        <w:t xml:space="preserve"> </w:t>
      </w:r>
      <w:r>
        <w:t>≥</w:t>
      </w:r>
      <w:r w:rsidRPr="00E77497">
        <w:t xml:space="preserve"> 0, </w:t>
      </w:r>
    </w:p>
    <w:p w:rsidR="00836695" w:rsidRPr="00E77497" w:rsidRDefault="00836695" w:rsidP="0083669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rsidR="00836695" w:rsidRPr="00E77497" w:rsidRDefault="00836695" w:rsidP="00836695">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rsidR="00836695" w:rsidRPr="00E77497" w:rsidRDefault="00836695" w:rsidP="0083669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rsidR="00836695" w:rsidRPr="00E77497" w:rsidRDefault="00836695" w:rsidP="00836695">
      <w:pPr>
        <w:pStyle w:val="Alg4"/>
        <w:numPr>
          <w:ilvl w:val="0"/>
          <w:numId w:val="378"/>
        </w:numPr>
        <w:spacing w:after="120"/>
      </w:pPr>
      <w:r w:rsidRPr="00E77497">
        <w:t xml:space="preserve">Return </w:t>
      </w:r>
      <w:r w:rsidRPr="00E77497">
        <w:rPr>
          <w:i/>
        </w:rPr>
        <w:t>obj</w:t>
      </w:r>
    </w:p>
    <w:p w:rsidR="00836695" w:rsidRPr="009C202C" w:rsidRDefault="00836695" w:rsidP="00836695">
      <w:r w:rsidRPr="006B6D0A">
        <w:t xml:space="preserve">The abstract operation </w:t>
      </w:r>
      <w:r w:rsidRPr="006164EE">
        <w:rPr>
          <w:rFonts w:ascii="Times New Roman" w:hAnsi="Times New Roman"/>
          <w:i/>
        </w:rPr>
        <w:t>CompleteStrictArgumentsObject</w:t>
      </w:r>
      <w:r w:rsidRPr="00E77497">
        <w:t xml:space="preserve"> </w:t>
      </w:r>
      <w:r>
        <w:t xml:space="preserve">is </w:t>
      </w:r>
      <w:r w:rsidRPr="009C202C">
        <w:t xml:space="preserve">called with argument </w:t>
      </w:r>
      <w:r w:rsidRPr="006164EE">
        <w:rPr>
          <w:rFonts w:ascii="Times New Roman" w:hAnsi="Times New Roman"/>
          <w:i/>
        </w:rPr>
        <w:t>obj</w:t>
      </w:r>
      <w:r>
        <w:rPr>
          <w:rFonts w:ascii="Times New Roman" w:hAnsi="Times New Roman"/>
        </w:rPr>
        <w:t xml:space="preserve"> </w:t>
      </w:r>
      <w:r w:rsidRPr="006164EE">
        <w:rPr>
          <w:rFonts w:cs="Arial"/>
        </w:rPr>
        <w:t>which 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rsidRPr="009C202C">
        <w:t xml:space="preserve"> </w:t>
      </w:r>
      <w:r>
        <w:t>T</w:t>
      </w:r>
      <w:r w:rsidRPr="009C202C">
        <w:t>he following steps</w:t>
      </w:r>
      <w:r>
        <w:t xml:space="preserve"> are performed</w:t>
      </w:r>
      <w:r w:rsidRPr="009C202C">
        <w:t>:</w:t>
      </w:r>
    </w:p>
    <w:p w:rsidR="00836695" w:rsidRDefault="00836695" w:rsidP="00836695">
      <w:pPr>
        <w:pStyle w:val="Alg4"/>
        <w:numPr>
          <w:ilvl w:val="0"/>
          <w:numId w:val="605"/>
        </w:numPr>
      </w:pPr>
      <w:r>
        <w:t xml:space="preserve">Perform the </w:t>
      </w:r>
      <w:r w:rsidRPr="003C404E">
        <w:rPr>
          <w:bCs/>
        </w:rPr>
        <w:t>AddRestrictedFunctionProperties abstract operat</w:t>
      </w:r>
      <w:r>
        <w:rPr>
          <w:bCs/>
        </w:rPr>
        <w:t>ion</w:t>
      </w:r>
      <w:r w:rsidRPr="003C404E">
        <w:rPr>
          <w:bCs/>
        </w:rPr>
        <w:t xml:space="preserve"> with argument </w:t>
      </w:r>
      <w:r>
        <w:rPr>
          <w:bCs/>
          <w:i/>
          <w:iCs/>
        </w:rPr>
        <w:t>obj</w:t>
      </w:r>
      <w:r w:rsidRPr="003C404E">
        <w:rPr>
          <w:bCs/>
        </w:rPr>
        <w:t>.</w:t>
      </w:r>
    </w:p>
    <w:p w:rsidR="00836695" w:rsidRPr="00E77497" w:rsidRDefault="00836695" w:rsidP="00836695">
      <w:pPr>
        <w:pStyle w:val="Alg4"/>
        <w:numPr>
          <w:ilvl w:val="0"/>
          <w:numId w:val="605"/>
        </w:numPr>
        <w:spacing w:after="120"/>
      </w:pPr>
      <w:r w:rsidRPr="00E77497">
        <w:t>Return</w:t>
      </w:r>
      <w:r>
        <w:t>.</w:t>
      </w:r>
    </w:p>
    <w:p w:rsidR="00836695" w:rsidRPr="00E77497" w:rsidRDefault="00836695" w:rsidP="00836695">
      <w:r w:rsidRPr="00E77497">
        <w:t xml:space="preserve">The abstract operation </w:t>
      </w:r>
      <w:r w:rsidRPr="006164EE">
        <w:rPr>
          <w:rFonts w:ascii="Times New Roman" w:hAnsi="Times New Roman"/>
          <w:i/>
        </w:rPr>
        <w:t>Complete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BF3919">
        <w:rPr>
          <w:rFonts w:ascii="Times New Roman" w:hAnsi="Times New Roman"/>
          <w:i/>
        </w:rPr>
        <w:t>obj</w:t>
      </w:r>
      <w:r>
        <w:t xml:space="preserve">,  object </w:t>
      </w:r>
      <w:r w:rsidRPr="004012E4">
        <w:rPr>
          <w:rFonts w:ascii="Times New Roman" w:hAnsi="Times New Roman"/>
          <w:i/>
        </w:rPr>
        <w:t>func</w:t>
      </w:r>
      <w:r>
        <w:t xml:space="preserve">, </w:t>
      </w:r>
      <w:r w:rsidRPr="00E77497">
        <w:t xml:space="preserve"> </w:t>
      </w:r>
      <w:r>
        <w:t>grammar production</w:t>
      </w:r>
      <w:r w:rsidRPr="00E77497">
        <w:t xml:space="preserve"> </w:t>
      </w:r>
      <w:r>
        <w:rPr>
          <w:rFonts w:ascii="Times New Roman" w:hAnsi="Times New Roman"/>
          <w:i/>
        </w:rPr>
        <w:t>formals</w:t>
      </w:r>
      <w:r w:rsidRPr="00E77497">
        <w:t xml:space="preserve">, and environment record </w:t>
      </w:r>
      <w:r w:rsidRPr="00E77497">
        <w:rPr>
          <w:rFonts w:ascii="Times New Roman" w:hAnsi="Times New Roman"/>
          <w:i/>
        </w:rPr>
        <w:t>env</w:t>
      </w:r>
      <w:r>
        <w:t xml:space="preserve">.  </w:t>
      </w:r>
      <w:r w:rsidRPr="006164EE">
        <w:rPr>
          <w:rFonts w:ascii="Times New Roman" w:hAnsi="Times New Roman"/>
          <w:i/>
        </w:rPr>
        <w:t>obj</w:t>
      </w:r>
      <w:r>
        <w:rPr>
          <w:rFonts w:ascii="Times New Roman" w:hAnsi="Times New Roman"/>
        </w:rPr>
        <w:t xml:space="preserve"> </w:t>
      </w:r>
      <w:r w:rsidRPr="006164EE">
        <w:rPr>
          <w:rFonts w:cs="Arial"/>
        </w:rPr>
        <w:t>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t>T</w:t>
      </w:r>
      <w:r w:rsidRPr="009C202C">
        <w:t>he following steps</w:t>
      </w:r>
      <w:r>
        <w:t xml:space="preserve"> are performed</w:t>
      </w:r>
      <w:r w:rsidRPr="00E77497">
        <w:t>:</w:t>
      </w:r>
    </w:p>
    <w:p w:rsidR="00836695" w:rsidRPr="00E77497" w:rsidRDefault="00836695" w:rsidP="00836695">
      <w:pPr>
        <w:pStyle w:val="Alg4"/>
        <w:numPr>
          <w:ilvl w:val="0"/>
          <w:numId w:val="606"/>
        </w:numPr>
      </w:pPr>
      <w:r w:rsidRPr="00E77497">
        <w:t xml:space="preserve">Let </w:t>
      </w:r>
      <w:r w:rsidRPr="00E77497">
        <w:rPr>
          <w:i/>
        </w:rPr>
        <w:t>len</w:t>
      </w:r>
      <w:r w:rsidRPr="00E77497">
        <w:t xml:space="preserve"> be the </w:t>
      </w:r>
      <w:r>
        <w:t>result of Get(</w:t>
      </w:r>
      <w:r>
        <w:rPr>
          <w:i/>
        </w:rPr>
        <w:t>obj</w:t>
      </w:r>
      <w:r>
        <w:t xml:space="preserve">, </w:t>
      </w:r>
      <w:r w:rsidRPr="00E77497">
        <w:rPr>
          <w:b/>
        </w:rPr>
        <w:t>"</w:t>
      </w:r>
      <w:r w:rsidRPr="00E77497">
        <w:rPr>
          <w:rFonts w:ascii="Courier New" w:hAnsi="Courier New" w:cs="Courier New"/>
          <w:b/>
        </w:rPr>
        <w:t>length</w:t>
      </w:r>
      <w:r w:rsidRPr="00E77497">
        <w:rPr>
          <w:b/>
        </w:rPr>
        <w:t>"</w:t>
      </w:r>
      <w:r>
        <w:rPr>
          <w:b/>
        </w:rPr>
        <w:t>)</w:t>
      </w:r>
      <w:r>
        <w:t>.</w:t>
      </w:r>
    </w:p>
    <w:p w:rsidR="00836695" w:rsidRPr="00E77497" w:rsidRDefault="00836695" w:rsidP="00836695">
      <w:pPr>
        <w:pStyle w:val="Alg4"/>
        <w:numPr>
          <w:ilvl w:val="0"/>
          <w:numId w:val="606"/>
        </w:numPr>
      </w:pPr>
      <w:r w:rsidRPr="00E77497">
        <w:t xml:space="preserve">Let </w:t>
      </w:r>
      <w:r w:rsidRPr="00E77497">
        <w:rPr>
          <w:i/>
        </w:rPr>
        <w:t>mappedNames</w:t>
      </w:r>
      <w:r w:rsidRPr="00E77497">
        <w:t xml:space="preserve"> be an empty List.</w:t>
      </w:r>
    </w:p>
    <w:p w:rsidR="00836695" w:rsidRDefault="00836695" w:rsidP="00836695">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rsidR="00836695" w:rsidRPr="00E77497" w:rsidRDefault="00836695" w:rsidP="00836695">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836695" w:rsidRPr="00BF3919" w:rsidRDefault="00836695" w:rsidP="00836695">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rsidR="00836695" w:rsidRPr="00E77497" w:rsidRDefault="00836695" w:rsidP="00836695">
      <w:pPr>
        <w:pStyle w:val="Alg4"/>
        <w:numPr>
          <w:ilvl w:val="0"/>
          <w:numId w:val="606"/>
        </w:numPr>
      </w:pPr>
      <w:r w:rsidRPr="00E77497">
        <w:t xml:space="preserve">Repeat while </w:t>
      </w:r>
      <w:r w:rsidRPr="00E77497">
        <w:rPr>
          <w:i/>
        </w:rPr>
        <w:t>indx</w:t>
      </w:r>
      <w:r w:rsidRPr="00E77497">
        <w:t xml:space="preserve"> </w:t>
      </w:r>
      <w:r>
        <w:t>≥</w:t>
      </w:r>
      <w:r w:rsidRPr="00E77497">
        <w:t xml:space="preserve"> 0, </w:t>
      </w:r>
    </w:p>
    <w:p w:rsidR="00836695" w:rsidRPr="00E77497" w:rsidRDefault="00836695" w:rsidP="00836695">
      <w:pPr>
        <w:pStyle w:val="Alg4"/>
        <w:numPr>
          <w:ilvl w:val="1"/>
          <w:numId w:val="606"/>
        </w:numPr>
      </w:pPr>
      <w:r w:rsidRPr="00E77497">
        <w:t xml:space="preserve">If </w:t>
      </w:r>
      <w:r w:rsidRPr="00E77497">
        <w:rPr>
          <w:i/>
        </w:rPr>
        <w:t>indx</w:t>
      </w:r>
      <w:r w:rsidRPr="00E77497">
        <w:t xml:space="preserve"> is less than the </w:t>
      </w:r>
      <w:r w:rsidRPr="00BF3919">
        <w:rPr>
          <w:i/>
        </w:rPr>
        <w:t>numberOfNonRestFormals</w:t>
      </w:r>
      <w:r w:rsidRPr="00E77497">
        <w:t>, then</w:t>
      </w:r>
    </w:p>
    <w:p w:rsidR="00836695" w:rsidRPr="00E77497" w:rsidRDefault="00836695" w:rsidP="00836695">
      <w:pPr>
        <w:pStyle w:val="Alg4"/>
        <w:numPr>
          <w:ilvl w:val="2"/>
          <w:numId w:val="606"/>
        </w:numPr>
      </w:pPr>
      <w:r w:rsidRPr="00E77497">
        <w:t xml:space="preserve">Let </w:t>
      </w:r>
      <w:r>
        <w:rPr>
          <w:i/>
        </w:rPr>
        <w:t>param</w:t>
      </w:r>
      <w:r w:rsidRPr="00E77497">
        <w:t xml:space="preserve"> be </w:t>
      </w:r>
      <w:r>
        <w:t>getParameter</w:t>
      </w:r>
      <w:r w:rsidRPr="00E77497">
        <w:t xml:space="preserve"> of </w:t>
      </w:r>
      <w:r>
        <w:rPr>
          <w:i/>
        </w:rPr>
        <w:t>formals</w:t>
      </w:r>
      <w:r>
        <w:t xml:space="preserve"> with argument</w:t>
      </w:r>
      <w:r w:rsidRPr="00E77497">
        <w:t xml:space="preserve"> </w:t>
      </w:r>
      <w:r w:rsidRPr="00E77497">
        <w:rPr>
          <w:i/>
        </w:rPr>
        <w:t>indx</w:t>
      </w:r>
      <w:r w:rsidRPr="00E77497">
        <w:t>.</w:t>
      </w:r>
    </w:p>
    <w:p w:rsidR="00836695" w:rsidRDefault="00836695" w:rsidP="00836695">
      <w:pPr>
        <w:pStyle w:val="Alg4"/>
        <w:numPr>
          <w:ilvl w:val="2"/>
          <w:numId w:val="606"/>
        </w:numPr>
      </w:pPr>
      <w:r>
        <w:t xml:space="preserve">If </w:t>
      </w:r>
      <w:r>
        <w:rPr>
          <w:i/>
        </w:rPr>
        <w:t>param</w:t>
      </w:r>
      <w:r>
        <w:t xml:space="preserve"> is a </w:t>
      </w:r>
      <w:r>
        <w:rPr>
          <w:i/>
        </w:rPr>
        <w:t>BindingIdentifier</w:t>
      </w:r>
      <w:r>
        <w:t>, then</w:t>
      </w:r>
    </w:p>
    <w:p w:rsidR="00836695" w:rsidRDefault="00836695" w:rsidP="00836695">
      <w:pPr>
        <w:pStyle w:val="Alg4"/>
        <w:numPr>
          <w:ilvl w:val="3"/>
          <w:numId w:val="606"/>
        </w:numPr>
      </w:pPr>
      <w:r>
        <w:t xml:space="preserve">Let </w:t>
      </w:r>
      <w:r>
        <w:rPr>
          <w:i/>
        </w:rPr>
        <w:t>name</w:t>
      </w:r>
      <w:r>
        <w:t xml:space="preserve"> be the sole element of BoundNames of </w:t>
      </w:r>
      <w:r>
        <w:rPr>
          <w:i/>
        </w:rPr>
        <w:t>param</w:t>
      </w:r>
      <w:r>
        <w:t>.</w:t>
      </w:r>
    </w:p>
    <w:p w:rsidR="00836695" w:rsidRPr="00E77497" w:rsidRDefault="00836695" w:rsidP="0083669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rsidR="00836695" w:rsidRPr="00E77497" w:rsidRDefault="00836695" w:rsidP="0083669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rsidR="00836695" w:rsidRPr="00E77497" w:rsidRDefault="00836695" w:rsidP="0083669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rsidR="00836695" w:rsidRPr="00E77497" w:rsidRDefault="00836695" w:rsidP="0083669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rsidR="00836695" w:rsidRPr="00E77497" w:rsidRDefault="00836695" w:rsidP="00836695">
      <w:pPr>
        <w:pStyle w:val="Alg4"/>
        <w:numPr>
          <w:ilvl w:val="4"/>
          <w:numId w:val="606"/>
        </w:numPr>
      </w:pPr>
      <w:r w:rsidRPr="00E77497">
        <w:lastRenderedPageBreak/>
        <w:t xml:space="preserve">Call the [[DefineOwnProperty]] internal method of </w:t>
      </w:r>
      <w:r w:rsidRPr="00E77497">
        <w:rPr>
          <w:i/>
        </w:rPr>
        <w:t>map</w:t>
      </w:r>
      <w:r w:rsidRPr="00E77497">
        <w:t xml:space="preserve"> passing ToString(</w:t>
      </w:r>
      <w:r w:rsidRPr="00E77497">
        <w:rPr>
          <w:i/>
        </w:rPr>
        <w:t>indx</w:t>
      </w:r>
      <w:r w:rsidRPr="00E77497">
        <w:t>)</w:t>
      </w:r>
      <w:r>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t xml:space="preserve"> </w:t>
      </w:r>
      <w:r w:rsidRPr="00E77497">
        <w:t>as arguments.</w:t>
      </w:r>
    </w:p>
    <w:p w:rsidR="00836695" w:rsidRPr="00E77497" w:rsidRDefault="00836695" w:rsidP="00836695">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rsidR="00836695" w:rsidRPr="00E77497" w:rsidRDefault="00836695" w:rsidP="00836695">
      <w:pPr>
        <w:pStyle w:val="Alg4"/>
        <w:numPr>
          <w:ilvl w:val="0"/>
          <w:numId w:val="606"/>
        </w:numPr>
      </w:pPr>
      <w:r w:rsidRPr="00E77497">
        <w:t xml:space="preserve">If </w:t>
      </w:r>
      <w:r w:rsidRPr="00E77497">
        <w:rPr>
          <w:i/>
        </w:rPr>
        <w:t>mappedNames</w:t>
      </w:r>
      <w:r w:rsidRPr="00E77497">
        <w:t xml:space="preserve"> is not empty, then</w:t>
      </w:r>
    </w:p>
    <w:p w:rsidR="00836695" w:rsidRPr="00E77497" w:rsidRDefault="00836695" w:rsidP="00836695">
      <w:pPr>
        <w:pStyle w:val="Alg4"/>
        <w:numPr>
          <w:ilvl w:val="1"/>
          <w:numId w:val="606"/>
        </w:numPr>
      </w:pPr>
      <w:r w:rsidRPr="00E77497">
        <w:t>Set the [[ParameterMap]] internal</w:t>
      </w:r>
      <w:r w:rsidRPr="00022312">
        <w:t xml:space="preserve"> </w:t>
      </w:r>
      <w:r>
        <w:t>data</w:t>
      </w:r>
      <w:r w:rsidRPr="00E77497">
        <w:t xml:space="preserve"> property of </w:t>
      </w:r>
      <w:r w:rsidRPr="00E77497">
        <w:rPr>
          <w:i/>
        </w:rPr>
        <w:t>obj</w:t>
      </w:r>
      <w:r w:rsidRPr="00E77497">
        <w:t xml:space="preserve"> to </w:t>
      </w:r>
      <w:r w:rsidRPr="00E77497">
        <w:rPr>
          <w:i/>
        </w:rPr>
        <w:t>map</w:t>
      </w:r>
      <w:r w:rsidRPr="00E77497">
        <w:t>.</w:t>
      </w:r>
    </w:p>
    <w:p w:rsidR="00836695" w:rsidRPr="00E77497" w:rsidRDefault="00836695" w:rsidP="00836695">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rsidR="00836695" w:rsidRPr="00E77497" w:rsidRDefault="00836695" w:rsidP="00836695">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 xml:space="preserve"> </w:t>
      </w:r>
      <w:r w:rsidRPr="00E77497">
        <w:t>as arguments.</w:t>
      </w:r>
    </w:p>
    <w:p w:rsidR="00836695" w:rsidRPr="00E77497" w:rsidRDefault="00836695" w:rsidP="00836695">
      <w:pPr>
        <w:pStyle w:val="Alg4"/>
        <w:numPr>
          <w:ilvl w:val="0"/>
          <w:numId w:val="606"/>
        </w:numPr>
        <w:spacing w:after="120"/>
      </w:pPr>
      <w:r w:rsidRPr="00E77497">
        <w:t xml:space="preserve">Return </w:t>
      </w:r>
      <w:r w:rsidRPr="00E77497">
        <w:rPr>
          <w:i/>
        </w:rPr>
        <w:t>obj</w:t>
      </w:r>
    </w:p>
    <w:p w:rsidR="00836695" w:rsidRPr="00E77497" w:rsidRDefault="00836695" w:rsidP="00836695">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836695" w:rsidRPr="00E77497" w:rsidRDefault="00836695" w:rsidP="00836695">
      <w:pPr>
        <w:pStyle w:val="Alg4"/>
        <w:numPr>
          <w:ilvl w:val="0"/>
          <w:numId w:val="379"/>
        </w:numPr>
      </w:pPr>
      <w:r w:rsidRPr="00E77497">
        <w:t xml:space="preserve">Let </w:t>
      </w:r>
      <w:r w:rsidRPr="00E77497">
        <w:rPr>
          <w:i/>
        </w:rPr>
        <w:t>bodyText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rsidR="00836695" w:rsidRPr="00E77497" w:rsidRDefault="00836695" w:rsidP="00836695">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836695" w:rsidRPr="00E77497" w:rsidRDefault="00836695" w:rsidP="00836695">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 xml:space="preserve"> production.</w:t>
      </w:r>
    </w:p>
    <w:p w:rsidR="00836695" w:rsidRPr="00E77497" w:rsidRDefault="00836695" w:rsidP="00836695">
      <w:pPr>
        <w:pStyle w:val="Alg4"/>
        <w:numPr>
          <w:ilvl w:val="0"/>
          <w:numId w:val="379"/>
        </w:numPr>
        <w:spacing w:after="120"/>
      </w:pPr>
      <w:r w:rsidRPr="00E77497">
        <w:t xml:space="preserve">Return the result of </w:t>
      </w:r>
      <w:r>
        <w:t>calling the abstract operation FunctionCreate</w:t>
      </w:r>
      <w:r w:rsidRPr="00E77497">
        <w:t xml:space="preserve"> using</w:t>
      </w:r>
      <w:r>
        <w:t xml:space="preserve"> </w:t>
      </w:r>
      <w:r w:rsidRPr="001C4CB5">
        <w:rPr>
          <w:rFonts w:ascii="Arial" w:hAnsi="Arial" w:cs="Arial"/>
        </w:rPr>
        <w:t>Normal</w:t>
      </w:r>
      <w:r>
        <w:t xml:space="preserve"> as the </w:t>
      </w:r>
      <w:r w:rsidRPr="001C4CB5">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836695" w:rsidRPr="00E77497" w:rsidRDefault="00836695" w:rsidP="00836695">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836695" w:rsidRPr="00E77497" w:rsidRDefault="00836695" w:rsidP="00836695">
      <w:pPr>
        <w:pStyle w:val="Alg4"/>
        <w:numPr>
          <w:ilvl w:val="0"/>
          <w:numId w:val="380"/>
        </w:numPr>
      </w:pPr>
      <w:r w:rsidRPr="00E77497">
        <w:t xml:space="preserve">Let </w:t>
      </w:r>
      <w:r w:rsidRPr="00E77497">
        <w:rPr>
          <w:i/>
        </w:rPr>
        <w:t>paramText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rsidR="00836695" w:rsidRPr="00E77497" w:rsidRDefault="00836695" w:rsidP="00836695">
      <w:pPr>
        <w:pStyle w:val="Alg4"/>
        <w:numPr>
          <w:ilvl w:val="0"/>
          <w:numId w:val="380"/>
        </w:numPr>
      </w:pPr>
      <w:r w:rsidRPr="00E77497">
        <w:t xml:space="preserve">Let </w:t>
      </w:r>
      <w:r w:rsidRPr="00E77497">
        <w:rPr>
          <w:i/>
        </w:rPr>
        <w:t>parameters</w:t>
      </w:r>
      <w:r w:rsidRPr="00E77497">
        <w:t xml:space="preserve"> be the result of parsing </w:t>
      </w:r>
      <w:r w:rsidRPr="00E77497">
        <w:rPr>
          <w:i/>
        </w:rPr>
        <w:t>paramText</w:t>
      </w:r>
      <w:r w:rsidRPr="00E77497">
        <w:t xml:space="preserve"> using </w:t>
      </w:r>
      <w:r w:rsidRPr="00E77497">
        <w:rPr>
          <w:i/>
        </w:rPr>
        <w:t>FormalParameter</w:t>
      </w:r>
      <w:r>
        <w:rPr>
          <w:i/>
        </w:rPr>
        <w:t>s</w:t>
      </w:r>
      <w:r w:rsidRPr="00E77497">
        <w:t xml:space="preserve"> as the goal symbol.</w:t>
      </w:r>
    </w:p>
    <w:p w:rsidR="00836695" w:rsidRPr="00E77497" w:rsidRDefault="00836695" w:rsidP="00836695">
      <w:pPr>
        <w:pStyle w:val="Alg4"/>
        <w:numPr>
          <w:ilvl w:val="0"/>
          <w:numId w:val="380"/>
        </w:numPr>
      </w:pPr>
      <w:r w:rsidRPr="00E77497">
        <w:t xml:space="preserve">Let </w:t>
      </w:r>
      <w:r w:rsidRPr="00E77497">
        <w:rPr>
          <w:i/>
        </w:rPr>
        <w:t>bodyText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paramText</w:t>
      </w:r>
      <w:r w:rsidRPr="00E77497">
        <w:t>.</w:t>
      </w:r>
    </w:p>
    <w:p w:rsidR="00836695" w:rsidRPr="00E77497" w:rsidRDefault="00836695" w:rsidP="00836695">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836695" w:rsidRPr="00E77497" w:rsidRDefault="00836695" w:rsidP="00836695">
      <w:pPr>
        <w:pStyle w:val="Alg4"/>
        <w:numPr>
          <w:ilvl w:val="0"/>
          <w:numId w:val="380"/>
        </w:numPr>
        <w:spacing w:after="220"/>
      </w:pPr>
      <w:r w:rsidRPr="00E77497">
        <w:t xml:space="preserve">Return the result of </w:t>
      </w:r>
      <w:r>
        <w:t>calling the abstract operation FunctionCreate</w:t>
      </w:r>
      <w:r w:rsidRPr="00E77497">
        <w:t xml:space="preserve"> using </w:t>
      </w:r>
      <w:r w:rsidRPr="00EC1CE1">
        <w:rPr>
          <w:rFonts w:ascii="Arial" w:hAnsi="Arial" w:cs="Arial"/>
        </w:rPr>
        <w:t>Normal</w:t>
      </w:r>
      <w:r>
        <w:t xml:space="preserve"> as the </w:t>
      </w:r>
      <w:r w:rsidRPr="00EC1CE1">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836695" w:rsidRPr="00E77497" w:rsidRDefault="00836695" w:rsidP="00836695">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836695" w:rsidRDefault="00836695" w:rsidP="00836695">
      <w:pPr>
        <w:pStyle w:val="Alg4"/>
        <w:numPr>
          <w:ilvl w:val="0"/>
          <w:numId w:val="381"/>
        </w:numPr>
      </w:pPr>
      <w:r>
        <w:t xml:space="preserve">Let </w:t>
      </w:r>
      <w:r>
        <w:rPr>
          <w:i/>
          <w:iCs/>
        </w:rPr>
        <w:t>args</w:t>
      </w:r>
      <w:r>
        <w:t xml:space="preserve"> be the arguments object.</w:t>
      </w:r>
    </w:p>
    <w:p w:rsidR="00836695" w:rsidRPr="00E77497" w:rsidRDefault="00836695" w:rsidP="00836695">
      <w:pPr>
        <w:pStyle w:val="Alg4"/>
        <w:numPr>
          <w:ilvl w:val="0"/>
          <w:numId w:val="381"/>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rsidR="00836695" w:rsidRPr="00E77497" w:rsidRDefault="00836695" w:rsidP="00836695">
      <w:pPr>
        <w:pStyle w:val="Alg4"/>
        <w:numPr>
          <w:ilvl w:val="1"/>
          <w:numId w:val="381"/>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D45A1D">
        <w:fldChar w:fldCharType="begin"/>
      </w:r>
      <w:r w:rsidR="00D45A1D">
        <w:instrText xml:space="preserve"> REF _Ref365532308 \r \h </w:instrText>
      </w:r>
      <w:r w:rsidR="00D45A1D">
        <w:fldChar w:fldCharType="separate"/>
      </w:r>
      <w:ins w:id="1166" w:author="Rev 19 Allen Wirfs-Brock" w:date="2013-09-27T13:05:00Z">
        <w:r w:rsidR="00460CAC">
          <w:t>9.1.8</w:t>
        </w:r>
      </w:ins>
      <w:del w:id="1167" w:author="Rev 19 Allen Wirfs-Brock" w:date="2013-09-27T08:38:00Z">
        <w:r w:rsidR="00083CEC" w:rsidDel="009E7E9E">
          <w:delText>9.1.9</w:delText>
        </w:r>
      </w:del>
      <w:r w:rsidR="00D45A1D">
        <w:fldChar w:fldCharType="end"/>
      </w:r>
      <w:r w:rsidRPr="00E77497">
        <w:t>) on</w:t>
      </w:r>
      <w:r>
        <w:t xml:space="preserve"> </w:t>
      </w:r>
      <w:r w:rsidRPr="00F9037E">
        <w:rPr>
          <w:i/>
          <w:iCs/>
        </w:rPr>
        <w:t>args</w:t>
      </w:r>
      <w:r w:rsidRPr="00E77497">
        <w:t xml:space="preserve">  passing </w:t>
      </w:r>
      <w:r w:rsidRPr="00E77497">
        <w:rPr>
          <w:i/>
        </w:rPr>
        <w:t>P</w:t>
      </w:r>
      <w:r w:rsidRPr="00E77497">
        <w:t xml:space="preserve"> </w:t>
      </w:r>
      <w:r>
        <w:t xml:space="preserve">and </w:t>
      </w:r>
      <w:r w:rsidRPr="00F9037E">
        <w:rPr>
          <w:i/>
          <w:iCs/>
        </w:rPr>
        <w:t>args</w:t>
      </w:r>
      <w:r>
        <w:t xml:space="preserve"> </w:t>
      </w:r>
      <w:r w:rsidRPr="00F9037E">
        <w:t>as</w:t>
      </w:r>
      <w:r w:rsidRPr="00E77497">
        <w:t xml:space="preserve"> the argument</w:t>
      </w:r>
      <w:r>
        <w:t>s</w:t>
      </w:r>
      <w:r w:rsidRPr="00E77497">
        <w:t>.</w:t>
      </w:r>
    </w:p>
    <w:p w:rsidR="00836695" w:rsidRPr="00E77497" w:rsidRDefault="00836695" w:rsidP="00836695">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rsidR="00836695" w:rsidRPr="00E77497" w:rsidRDefault="00836695" w:rsidP="00836695">
      <w:pPr>
        <w:pStyle w:val="Alg4"/>
        <w:numPr>
          <w:ilvl w:val="1"/>
          <w:numId w:val="381"/>
        </w:numPr>
      </w:pPr>
      <w:r w:rsidRPr="00E77497">
        <w:t xml:space="preserve">Return </w:t>
      </w:r>
      <w:r w:rsidRPr="00E77497">
        <w:rPr>
          <w:i/>
        </w:rPr>
        <w:t>v</w:t>
      </w:r>
      <w:r w:rsidRPr="00E77497">
        <w:t>.</w:t>
      </w:r>
    </w:p>
    <w:p w:rsidR="00836695" w:rsidRPr="00E77497" w:rsidRDefault="00836695" w:rsidP="00836695">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rsidR="00836695" w:rsidRPr="00E77497" w:rsidRDefault="00836695" w:rsidP="00836695">
      <w:pPr>
        <w:pStyle w:val="Alg4"/>
        <w:numPr>
          <w:ilvl w:val="1"/>
          <w:numId w:val="381"/>
        </w:numPr>
        <w:spacing w:after="120"/>
      </w:pPr>
      <w:r w:rsidRPr="00E77497">
        <w:t>Return the result of calling Get</w:t>
      </w:r>
      <w:r>
        <w:t>(</w:t>
      </w:r>
      <w:r w:rsidRPr="00E77497">
        <w:rPr>
          <w:i/>
        </w:rPr>
        <w:t>map</w:t>
      </w:r>
      <w:r>
        <w:t>,</w:t>
      </w:r>
      <w:r w:rsidRPr="00E77497">
        <w:t xml:space="preserve"> </w:t>
      </w:r>
      <w:r w:rsidRPr="00E77497">
        <w:rPr>
          <w:i/>
        </w:rPr>
        <w:t>P</w:t>
      </w:r>
      <w:r>
        <w:t>)</w:t>
      </w:r>
      <w:r w:rsidRPr="00E77497">
        <w:t>.</w:t>
      </w:r>
    </w:p>
    <w:p w:rsidR="00836695" w:rsidRPr="00E77497" w:rsidRDefault="00836695" w:rsidP="00836695">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836695" w:rsidRPr="00E77497" w:rsidRDefault="00836695" w:rsidP="00836695">
      <w:pPr>
        <w:pStyle w:val="Alg4"/>
        <w:numPr>
          <w:ilvl w:val="0"/>
          <w:numId w:val="382"/>
        </w:numPr>
      </w:pPr>
      <w:r w:rsidRPr="00E77497">
        <w:t xml:space="preserve">Let </w:t>
      </w:r>
      <w:r w:rsidRPr="00E77497">
        <w:rPr>
          <w:i/>
        </w:rPr>
        <w:t>desc</w:t>
      </w:r>
      <w:r w:rsidRPr="00E77497">
        <w:t xml:space="preserve"> be the result of calling the default [[GetOwnProperty]]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_Ref365532379 \r \h </w:instrText>
      </w:r>
      <w:r w:rsidR="00D45A1D">
        <w:fldChar w:fldCharType="separate"/>
      </w:r>
      <w:ins w:id="1168" w:author="Rev 19 Allen Wirfs-Brock" w:date="2013-09-27T13:05:00Z">
        <w:r w:rsidR="00460CAC">
          <w:t>9.1.5</w:t>
        </w:r>
      </w:ins>
      <w:del w:id="1169" w:author="Rev 19 Allen Wirfs-Brock" w:date="2013-09-27T08:38:00Z">
        <w:r w:rsidR="00083CEC" w:rsidDel="009E7E9E">
          <w:delText>9.1.6</w:delText>
        </w:r>
      </w:del>
      <w:r w:rsidR="00D45A1D">
        <w:fldChar w:fldCharType="end"/>
      </w:r>
      <w:r w:rsidRPr="00E77497">
        <w:t xml:space="preserve">) on the arguments object passing </w:t>
      </w:r>
      <w:r w:rsidRPr="00E77497">
        <w:rPr>
          <w:i/>
        </w:rPr>
        <w:t>P</w:t>
      </w:r>
      <w:r w:rsidRPr="00E77497">
        <w:t xml:space="preserve"> as the argument.</w:t>
      </w:r>
    </w:p>
    <w:p w:rsidR="00836695" w:rsidRPr="00E77497" w:rsidRDefault="00836695" w:rsidP="00836695">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rsidR="00836695" w:rsidRPr="00E77497" w:rsidRDefault="00836695" w:rsidP="00836695">
      <w:pPr>
        <w:pStyle w:val="Alg4"/>
        <w:numPr>
          <w:ilvl w:val="0"/>
          <w:numId w:val="382"/>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rsidR="00836695" w:rsidRPr="00E77497" w:rsidRDefault="00836695" w:rsidP="00836695">
      <w:pPr>
        <w:pStyle w:val="Alg4"/>
        <w:numPr>
          <w:ilvl w:val="1"/>
          <w:numId w:val="382"/>
        </w:numPr>
      </w:pPr>
      <w:r w:rsidRPr="00E77497">
        <w:t xml:space="preserve">Set </w:t>
      </w:r>
      <w:r w:rsidRPr="00E77497">
        <w:rPr>
          <w:i/>
        </w:rPr>
        <w:t>desc</w:t>
      </w:r>
      <w:r w:rsidRPr="00E77497">
        <w:t>.[[Value]] to the result of calling Get</w:t>
      </w:r>
      <w:r>
        <w:t>(</w:t>
      </w:r>
      <w:r w:rsidRPr="00E77497">
        <w:rPr>
          <w:i/>
        </w:rPr>
        <w:t>map</w:t>
      </w:r>
      <w:r>
        <w:t>,</w:t>
      </w:r>
      <w:r w:rsidRPr="00E77497">
        <w:t xml:space="preserve"> </w:t>
      </w:r>
      <w:r w:rsidRPr="00E77497">
        <w:rPr>
          <w:i/>
        </w:rPr>
        <w:t>P</w:t>
      </w:r>
      <w:r>
        <w:t>)</w:t>
      </w:r>
      <w:r w:rsidRPr="00E77497">
        <w:t>.</w:t>
      </w:r>
    </w:p>
    <w:p w:rsidR="00836695" w:rsidRPr="00E77497" w:rsidRDefault="00836695" w:rsidP="00836695">
      <w:pPr>
        <w:pStyle w:val="Alg4"/>
        <w:numPr>
          <w:ilvl w:val="0"/>
          <w:numId w:val="382"/>
        </w:numPr>
        <w:spacing w:after="120"/>
      </w:pPr>
      <w:r w:rsidRPr="00E77497">
        <w:t xml:space="preserve">Return </w:t>
      </w:r>
      <w:r w:rsidRPr="00E77497">
        <w:rPr>
          <w:i/>
        </w:rPr>
        <w:t>desc</w:t>
      </w:r>
      <w:r w:rsidRPr="00E77497">
        <w:t xml:space="preserve">. </w:t>
      </w:r>
    </w:p>
    <w:p w:rsidR="00836695" w:rsidRPr="00E77497" w:rsidRDefault="00836695" w:rsidP="00836695">
      <w:r w:rsidRPr="00E77497">
        <w:lastRenderedPageBreak/>
        <w:t xml:space="preserve">The [[DefineOwnProperty]] internal method of an arguments object  for a non-strict mode function with formal parameters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rsidR="00836695" w:rsidRPr="00E77497" w:rsidRDefault="00836695" w:rsidP="00836695">
      <w:pPr>
        <w:pStyle w:val="Alg4"/>
        <w:numPr>
          <w:ilvl w:val="0"/>
          <w:numId w:val="383"/>
        </w:numPr>
      </w:pPr>
      <w:r w:rsidRPr="00E77497">
        <w:t xml:space="preserve">Let </w:t>
      </w:r>
      <w:r w:rsidRPr="00E77497">
        <w:rPr>
          <w:i/>
        </w:rPr>
        <w:t xml:space="preserve">map </w:t>
      </w:r>
      <w:r w:rsidRPr="00E77497">
        <w:t>be the value of the  [[ParameterMap]] internal</w:t>
      </w:r>
      <w:r w:rsidRPr="00022312">
        <w:t xml:space="preserve"> </w:t>
      </w:r>
      <w:r>
        <w:t>data</w:t>
      </w:r>
      <w:r w:rsidRPr="00E77497">
        <w:t xml:space="preserve"> property of the arguments object.</w:t>
      </w:r>
    </w:p>
    <w:p w:rsidR="00836695" w:rsidRPr="00E77497" w:rsidRDefault="00836695" w:rsidP="00836695">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rsidR="00836695" w:rsidRPr="00E77497" w:rsidRDefault="00836695" w:rsidP="00836695">
      <w:pPr>
        <w:pStyle w:val="Alg4"/>
        <w:numPr>
          <w:ilvl w:val="0"/>
          <w:numId w:val="383"/>
        </w:numPr>
      </w:pPr>
      <w:r w:rsidRPr="00E77497">
        <w:t xml:space="preserve">Let </w:t>
      </w:r>
      <w:r w:rsidRPr="00E77497">
        <w:rPr>
          <w:i/>
        </w:rPr>
        <w:t xml:space="preserve">allowed </w:t>
      </w:r>
      <w:r w:rsidRPr="00E77497">
        <w:t>be the result of calling the default [[DefineOwnProperty]]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_Ref365532411 \r \h </w:instrText>
      </w:r>
      <w:r w:rsidR="00D45A1D">
        <w:fldChar w:fldCharType="separate"/>
      </w:r>
      <w:ins w:id="1170" w:author="Rev 19 Allen Wirfs-Brock" w:date="2013-09-27T13:05:00Z">
        <w:r w:rsidR="00460CAC">
          <w:t>9.1.6</w:t>
        </w:r>
      </w:ins>
      <w:del w:id="1171" w:author="Rev 19 Allen Wirfs-Brock" w:date="2013-09-27T08:38:00Z">
        <w:r w:rsidR="00083CEC" w:rsidDel="009E7E9E">
          <w:delText>9.1.7</w:delText>
        </w:r>
      </w:del>
      <w:r w:rsidR="00D45A1D">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rPr>
          <w:b/>
        </w:rPr>
        <w:t xml:space="preserve"> </w:t>
      </w:r>
      <w:r w:rsidRPr="00E77497">
        <w:t>as the arguments.</w:t>
      </w:r>
    </w:p>
    <w:p w:rsidR="00836695" w:rsidRDefault="00836695" w:rsidP="00836695">
      <w:pPr>
        <w:pStyle w:val="Alg4"/>
        <w:numPr>
          <w:ilvl w:val="0"/>
          <w:numId w:val="383"/>
        </w:numPr>
      </w:pPr>
      <w:r>
        <w:t>ReturnIfAbrupt(</w:t>
      </w:r>
      <w:r w:rsidRPr="00CB11DA">
        <w:rPr>
          <w:i/>
          <w:iCs/>
        </w:rPr>
        <w:t>allowed</w:t>
      </w:r>
      <w:r>
        <w:t>).</w:t>
      </w:r>
    </w:p>
    <w:p w:rsidR="00836695" w:rsidRPr="00E77497" w:rsidRDefault="00836695" w:rsidP="00836695">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rsidR="00836695" w:rsidRPr="00E77497" w:rsidRDefault="00836695" w:rsidP="00836695">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rsidR="00836695" w:rsidRPr="00E77497" w:rsidRDefault="00836695" w:rsidP="00836695">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rsidR="00836695" w:rsidRPr="00E77497" w:rsidRDefault="00836695" w:rsidP="00836695">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rsidR="00836695" w:rsidRPr="00E77497" w:rsidRDefault="00836695" w:rsidP="00836695">
      <w:pPr>
        <w:pStyle w:val="Alg4"/>
        <w:numPr>
          <w:ilvl w:val="1"/>
          <w:numId w:val="383"/>
        </w:numPr>
      </w:pPr>
      <w:r w:rsidRPr="00E77497">
        <w:t>Else</w:t>
      </w:r>
    </w:p>
    <w:p w:rsidR="00836695" w:rsidRPr="00E77497" w:rsidRDefault="00836695" w:rsidP="00836695">
      <w:pPr>
        <w:pStyle w:val="Alg4"/>
        <w:numPr>
          <w:ilvl w:val="2"/>
          <w:numId w:val="383"/>
        </w:numPr>
      </w:pPr>
      <w:r w:rsidRPr="00E77497">
        <w:t xml:space="preserve">If </w:t>
      </w:r>
      <w:r w:rsidRPr="00E77497">
        <w:rPr>
          <w:i/>
        </w:rPr>
        <w:t>Desc</w:t>
      </w:r>
      <w:r w:rsidRPr="00E77497">
        <w:t>.[[Value]] is present, then</w:t>
      </w:r>
    </w:p>
    <w:p w:rsidR="00836695" w:rsidRPr="00E77497" w:rsidRDefault="00836695" w:rsidP="00836695">
      <w:pPr>
        <w:pStyle w:val="Alg4"/>
        <w:numPr>
          <w:ilvl w:val="3"/>
          <w:numId w:val="383"/>
        </w:numPr>
      </w:pPr>
      <w:r>
        <w:t xml:space="preserve">Let </w:t>
      </w:r>
      <w:r>
        <w:rPr>
          <w:i/>
          <w:iCs/>
        </w:rPr>
        <w:t>putStatus</w:t>
      </w:r>
      <w:r>
        <w:t xml:space="preserve"> be the result of </w:t>
      </w:r>
      <w:r w:rsidRPr="00E77497">
        <w:t xml:space="preserve"> 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rsidR="00836695" w:rsidRDefault="00836695" w:rsidP="00836695">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rsidR="00836695" w:rsidRPr="00E77497" w:rsidRDefault="00836695" w:rsidP="00836695">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rsidR="00836695" w:rsidRPr="00E77497" w:rsidRDefault="00836695" w:rsidP="00836695">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rsidR="00836695" w:rsidRPr="00E77497" w:rsidRDefault="00836695" w:rsidP="00836695">
      <w:pPr>
        <w:pStyle w:val="Alg4"/>
        <w:numPr>
          <w:ilvl w:val="0"/>
          <w:numId w:val="383"/>
        </w:numPr>
        <w:spacing w:after="120"/>
      </w:pPr>
      <w:r w:rsidRPr="00E77497">
        <w:t xml:space="preserve">Return </w:t>
      </w:r>
      <w:r w:rsidRPr="00E77497">
        <w:rPr>
          <w:b/>
        </w:rPr>
        <w:t>true</w:t>
      </w:r>
      <w:r w:rsidRPr="00E77497">
        <w:t>.</w:t>
      </w:r>
    </w:p>
    <w:p w:rsidR="00836695" w:rsidRPr="00E77497" w:rsidRDefault="00836695" w:rsidP="00836695">
      <w:r w:rsidRPr="00E77497">
        <w:t xml:space="preserve">The [[Delete]] internal method of an arguments object for a non-strict mode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rsidR="00836695" w:rsidRPr="00E77497" w:rsidRDefault="00836695" w:rsidP="00836695">
      <w:pPr>
        <w:pStyle w:val="Alg4"/>
        <w:numPr>
          <w:ilvl w:val="0"/>
          <w:numId w:val="384"/>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4"/>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rsidR="00D45A1D">
        <w:fldChar w:fldCharType="begin"/>
      </w:r>
      <w:r w:rsidR="00D45A1D">
        <w:instrText xml:space="preserve"> REF _Ref365532452 \r \h </w:instrText>
      </w:r>
      <w:r w:rsidR="00D45A1D">
        <w:fldChar w:fldCharType="separate"/>
      </w:r>
      <w:ins w:id="1172" w:author="Rev 19 Allen Wirfs-Brock" w:date="2013-09-27T13:05:00Z">
        <w:r w:rsidR="00460CAC">
          <w:t>9.1.11</w:t>
        </w:r>
      </w:ins>
      <w:del w:id="1173" w:author="Rev 19 Allen Wirfs-Brock" w:date="2013-09-27T08:38:00Z">
        <w:r w:rsidR="00083CEC" w:rsidDel="009E7E9E">
          <w:delText>9.1.12</w:delText>
        </w:r>
      </w:del>
      <w:r w:rsidR="00D45A1D">
        <w:fldChar w:fldCharType="end"/>
      </w:r>
      <w:r w:rsidRPr="00E77497">
        <w:t xml:space="preserve">) on the arguments object passing </w:t>
      </w:r>
      <w:r w:rsidRPr="00E77497">
        <w:rPr>
          <w:i/>
        </w:rPr>
        <w:t xml:space="preserve">P </w:t>
      </w:r>
      <w:r w:rsidRPr="00E77497">
        <w:t>as the argument.</w:t>
      </w:r>
    </w:p>
    <w:p w:rsidR="00836695" w:rsidRPr="00E77497" w:rsidRDefault="00836695" w:rsidP="00836695">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rsidR="00836695" w:rsidRPr="00E77497" w:rsidRDefault="00836695" w:rsidP="00836695">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4"/>
        </w:numPr>
        <w:spacing w:after="120"/>
      </w:pPr>
      <w:r w:rsidRPr="00E77497">
        <w:t xml:space="preserve">Return </w:t>
      </w:r>
      <w:r w:rsidRPr="00E77497">
        <w:rPr>
          <w:i/>
        </w:rPr>
        <w:t>result</w:t>
      </w:r>
      <w:r w:rsidRPr="00E77497">
        <w:t>.</w:t>
      </w:r>
    </w:p>
    <w:p w:rsidR="00836695" w:rsidRPr="00E77497" w:rsidRDefault="00836695" w:rsidP="00836695">
      <w:pPr>
        <w:pStyle w:val="Note"/>
      </w:pPr>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rsidR="00836695" w:rsidRPr="00E77497" w:rsidRDefault="00836695" w:rsidP="0083669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rsidR="00836695" w:rsidRPr="00E77497" w:rsidRDefault="00836695" w:rsidP="0083669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rsidR="005D37A2" w:rsidRDefault="005D37A2" w:rsidP="005D37A2">
      <w:pPr>
        <w:pStyle w:val="Heading3"/>
      </w:pPr>
      <w:bookmarkStart w:id="1174" w:name="_Toc368050284"/>
      <w:r>
        <w:t>Integer Indexed Exotic Objects</w:t>
      </w:r>
      <w:bookmarkEnd w:id="1174"/>
    </w:p>
    <w:p w:rsidR="005D37A2" w:rsidRDefault="005D37A2" w:rsidP="005D37A2">
      <w:r>
        <w:t xml:space="preserve">An </w:t>
      </w:r>
      <w:r>
        <w:rPr>
          <w:i/>
          <w:iCs/>
        </w:rPr>
        <w:t>Integer Indexed object</w:t>
      </w:r>
      <w:r>
        <w:t xml:space="preserve"> is an exotic object that </w:t>
      </w:r>
      <w:commentRangeStart w:id="1175"/>
      <w:r>
        <w:t xml:space="preserve">performs special </w:t>
      </w:r>
      <w:commentRangeEnd w:id="1175"/>
      <w:r>
        <w:rPr>
          <w:rStyle w:val="CommentReference"/>
        </w:rPr>
        <w:commentReference w:id="1175"/>
      </w:r>
      <w:r>
        <w:t>handling of integer property keys</w:t>
      </w:r>
      <w:r w:rsidRPr="00E77497">
        <w:t xml:space="preserve">. </w:t>
      </w:r>
    </w:p>
    <w:p w:rsidR="005D37A2" w:rsidRDefault="005D37A2" w:rsidP="005D37A2">
      <w:r>
        <w:t>Integer Indexed exotic objects have the same internal data properties as ordinary objects additionally [[ViewedArrayBuffer]], [[ArrayLength]],</w:t>
      </w:r>
      <w:r w:rsidRPr="00621C54">
        <w:t xml:space="preserve"> </w:t>
      </w:r>
      <w:r>
        <w:t>[[ByteOffset]], and  [[TypedArrayName]] internal</w:t>
      </w:r>
      <w:r w:rsidRPr="00314265">
        <w:t xml:space="preserve"> </w:t>
      </w:r>
      <w:r>
        <w:t>data properties.</w:t>
      </w:r>
    </w:p>
    <w:p w:rsidR="005D37A2" w:rsidRPr="00E77497" w:rsidRDefault="005D37A2" w:rsidP="005D37A2">
      <w:r>
        <w:lastRenderedPageBreak/>
        <w:t xml:space="preserve">Integer Indexed Exotic objects provide alternative definitions for the following internal methods.  All of the other Integer Indexed exotic object essential internal methods that are not defined below are as specified in </w:t>
      </w:r>
      <w:r w:rsidR="00C04626">
        <w:fldChar w:fldCharType="begin"/>
      </w:r>
      <w:r w:rsidR="00C04626">
        <w:instrText xml:space="preserve"> REF _Ref365538567 \r \h </w:instrText>
      </w:r>
      <w:r w:rsidR="00C04626">
        <w:fldChar w:fldCharType="separate"/>
      </w:r>
      <w:r w:rsidR="00460CAC">
        <w:t>9.1</w:t>
      </w:r>
      <w:r w:rsidR="00C04626">
        <w:fldChar w:fldCharType="end"/>
      </w:r>
      <w:r>
        <w:t xml:space="preserve">.  </w:t>
      </w:r>
    </w:p>
    <w:p w:rsidR="005D37A2" w:rsidRPr="00E77497" w:rsidDel="00D97F5F" w:rsidRDefault="00D97F5F" w:rsidP="005D37A2">
      <w:pPr>
        <w:pStyle w:val="Heading4"/>
      </w:pPr>
      <w:bookmarkStart w:id="1176" w:name="_Ref365532634"/>
      <w:ins w:id="1177" w:author="Rev 19 Allen Wirfs-Brock" w:date="2013-09-26T09:47:00Z">
        <w:r w:rsidRPr="00E77497" w:rsidDel="00D97F5F">
          <w:t xml:space="preserve"> </w:t>
        </w:r>
      </w:ins>
      <w:moveFromRangeStart w:id="1178" w:author="Rev 19 Allen Wirfs-Brock" w:date="2013-09-26T09:47:00Z" w:name="move367952168"/>
      <w:moveFrom w:id="1179" w:author="Rev 19 Allen Wirfs-Brock" w:date="2013-09-26T09:47:00Z">
        <w:r w:rsidR="005D37A2" w:rsidRPr="00E77497" w:rsidDel="00D97F5F">
          <w:t>[[</w:t>
        </w:r>
        <w:r w:rsidR="005D37A2" w:rsidDel="00D97F5F">
          <w:t>Has</w:t>
        </w:r>
        <w:r w:rsidR="005D37A2" w:rsidRPr="00E77497" w:rsidDel="00D97F5F">
          <w:t>OwnProperty]] (P)</w:t>
        </w:r>
        <w:bookmarkEnd w:id="1176"/>
      </w:moveFrom>
    </w:p>
    <w:p w:rsidR="005D37A2" w:rsidRPr="00E77497" w:rsidDel="00D97F5F" w:rsidRDefault="005D37A2" w:rsidP="005D37A2">
      <w:moveFrom w:id="1180" w:author="Rev 19 Allen Wirfs-Brock" w:date="2013-09-26T09:47:00Z">
        <w:r w:rsidRPr="00E77497" w:rsidDel="00D97F5F">
          <w:t>When the [[</w:t>
        </w:r>
        <w:r w:rsidDel="00D97F5F">
          <w:t>Has</w:t>
        </w:r>
        <w:r w:rsidRPr="00E77497" w:rsidDel="00D97F5F">
          <w:t>OwnProperty]] internal method of</w:t>
        </w:r>
        <w:r w:rsidDel="00D97F5F">
          <w:t xml:space="preserve"> an Integer Indexed exotic object</w:t>
        </w:r>
        <w:r w:rsidRPr="00E77497" w:rsidDel="00D97F5F">
          <w:t xml:space="preserve"> </w:t>
        </w:r>
        <w:r w:rsidRPr="00E77497" w:rsidDel="00D97F5F">
          <w:rPr>
            <w:rFonts w:ascii="Times New Roman" w:hAnsi="Times New Roman"/>
            <w:i/>
          </w:rPr>
          <w:t>O</w:t>
        </w:r>
        <w:r w:rsidRPr="00E77497" w:rsidDel="00D97F5F">
          <w:t xml:space="preserve"> is called with property </w:t>
        </w:r>
        <w:r w:rsidDel="00D97F5F">
          <w:t>key</w:t>
        </w:r>
        <w:r w:rsidRPr="00E77497" w:rsidDel="00D97F5F">
          <w:t xml:space="preserve"> </w:t>
        </w:r>
        <w:r w:rsidRPr="00E77497" w:rsidDel="00D97F5F">
          <w:rPr>
            <w:rFonts w:ascii="Times New Roman" w:hAnsi="Times New Roman"/>
            <w:i/>
          </w:rPr>
          <w:t>P</w:t>
        </w:r>
        <w:r w:rsidRPr="00E77497" w:rsidDel="00D97F5F">
          <w:t>, the following steps are taken:</w:t>
        </w:r>
      </w:moveFrom>
    </w:p>
    <w:p w:rsidR="005D37A2" w:rsidRPr="00E77497" w:rsidDel="00D97F5F" w:rsidRDefault="005D37A2" w:rsidP="005D37A2">
      <w:pPr>
        <w:pStyle w:val="Alg4"/>
        <w:numPr>
          <w:ilvl w:val="0"/>
          <w:numId w:val="1511"/>
        </w:numPr>
        <w:spacing w:before="240"/>
        <w:contextualSpacing/>
      </w:pPr>
      <w:moveFrom w:id="1181" w:author="Rev 19 Allen Wirfs-Brock" w:date="2013-09-26T09:47:00Z">
        <w:r w:rsidRPr="00A33491" w:rsidDel="00D97F5F">
          <w:t xml:space="preserve">Assert: </w:t>
        </w:r>
        <w:r w:rsidRPr="00755B7E" w:rsidDel="00D97F5F">
          <w:t>IsPropertyKey(</w:t>
        </w:r>
        <w:r w:rsidRPr="00755B7E" w:rsidDel="00D97F5F">
          <w:rPr>
            <w:i/>
            <w:iCs/>
          </w:rPr>
          <w:t>P</w:t>
        </w:r>
        <w:r w:rsidRPr="00755B7E" w:rsidDel="00D97F5F">
          <w:t xml:space="preserve">) is </w:t>
        </w:r>
        <w:r w:rsidRPr="00755B7E" w:rsidDel="00D97F5F">
          <w:rPr>
            <w:b/>
            <w:bCs/>
          </w:rPr>
          <w:t>true</w:t>
        </w:r>
        <w:r w:rsidRPr="00A33491" w:rsidDel="00D97F5F">
          <w:t>.</w:t>
        </w:r>
      </w:moveFrom>
    </w:p>
    <w:p w:rsidR="005D37A2" w:rsidDel="00D97F5F" w:rsidRDefault="005D37A2" w:rsidP="005D37A2">
      <w:pPr>
        <w:pStyle w:val="Alg4"/>
        <w:numPr>
          <w:ilvl w:val="0"/>
          <w:numId w:val="1511"/>
        </w:numPr>
      </w:pPr>
      <w:moveFrom w:id="1182" w:author="Rev 19 Allen Wirfs-Brock" w:date="2013-09-26T09:47:00Z">
        <w:r w:rsidDel="00D97F5F">
          <w:t xml:space="preserve">Assert: </w:t>
        </w:r>
        <w:r w:rsidDel="00D97F5F">
          <w:rPr>
            <w:i/>
          </w:rPr>
          <w:t>O</w:t>
        </w:r>
        <w:r w:rsidDel="00D97F5F">
          <w:t xml:space="preserve"> is an Object that has a [[ViewedArrayBuffer]] internal</w:t>
        </w:r>
        <w:r w:rsidRPr="00314265" w:rsidDel="00D97F5F">
          <w:t xml:space="preserve"> </w:t>
        </w:r>
        <w:r w:rsidDel="00D97F5F">
          <w:t>data.</w:t>
        </w:r>
      </w:moveFrom>
    </w:p>
    <w:p w:rsidR="005D37A2" w:rsidDel="00D97F5F" w:rsidRDefault="005D37A2" w:rsidP="005D37A2">
      <w:pPr>
        <w:pStyle w:val="Alg4"/>
        <w:numPr>
          <w:ilvl w:val="0"/>
          <w:numId w:val="1511"/>
        </w:numPr>
      </w:pPr>
      <w:moveFrom w:id="1183" w:author="Rev 19 Allen Wirfs-Brock" w:date="2013-09-26T09:47:00Z">
        <w:r w:rsidDel="00D97F5F">
          <w:t>If Type(</w:t>
        </w:r>
        <w:r w:rsidRPr="006D0379" w:rsidDel="00D97F5F">
          <w:rPr>
            <w:i/>
            <w:iCs/>
          </w:rPr>
          <w:t>P</w:t>
        </w:r>
        <w:r w:rsidDel="00D97F5F">
          <w:t>) is String, then</w:t>
        </w:r>
      </w:moveFrom>
    </w:p>
    <w:p w:rsidR="005D37A2" w:rsidDel="00D97F5F" w:rsidRDefault="005D37A2" w:rsidP="005D37A2">
      <w:pPr>
        <w:pStyle w:val="Alg4"/>
        <w:numPr>
          <w:ilvl w:val="1"/>
          <w:numId w:val="1511"/>
        </w:numPr>
      </w:pPr>
      <w:moveFrom w:id="1184" w:author="Rev 19 Allen Wirfs-Brock" w:date="2013-09-26T09:47:00Z">
        <w:r w:rsidDel="00D97F5F">
          <w:t xml:space="preserve">Let </w:t>
        </w:r>
        <w:r w:rsidRPr="00935686" w:rsidDel="00D97F5F">
          <w:rPr>
            <w:i/>
            <w:iCs/>
          </w:rPr>
          <w:t>intIndex</w:t>
        </w:r>
        <w:r w:rsidDel="00D97F5F">
          <w:t xml:space="preserve"> be ToInteger(</w:t>
        </w:r>
        <w:r w:rsidRPr="00935686" w:rsidDel="00D97F5F">
          <w:rPr>
            <w:i/>
            <w:iCs/>
          </w:rPr>
          <w:t>P</w:t>
        </w:r>
        <w:r w:rsidDel="00D97F5F">
          <w:t>).</w:t>
        </w:r>
      </w:moveFrom>
    </w:p>
    <w:p w:rsidR="005D37A2" w:rsidDel="00D97F5F" w:rsidRDefault="005D37A2" w:rsidP="005D37A2">
      <w:pPr>
        <w:pStyle w:val="Alg4"/>
        <w:numPr>
          <w:ilvl w:val="1"/>
          <w:numId w:val="1511"/>
        </w:numPr>
      </w:pPr>
      <w:moveFrom w:id="1185" w:author="Rev 19 Allen Wirfs-Brock" w:date="2013-09-26T09:47:00Z">
        <w:r w:rsidDel="00D97F5F">
          <w:t xml:space="preserve">Assert: </w:t>
        </w:r>
        <w:r w:rsidRPr="00935686" w:rsidDel="00D97F5F">
          <w:rPr>
            <w:i/>
            <w:iCs/>
          </w:rPr>
          <w:t>intIndex</w:t>
        </w:r>
        <w:r w:rsidDel="00D97F5F">
          <w:t xml:space="preserve"> is not an abrupt completion.</w:t>
        </w:r>
      </w:moveFrom>
    </w:p>
    <w:p w:rsidR="005D37A2" w:rsidDel="00D97F5F" w:rsidRDefault="005D37A2" w:rsidP="005D37A2">
      <w:pPr>
        <w:pStyle w:val="Alg4"/>
        <w:numPr>
          <w:ilvl w:val="1"/>
          <w:numId w:val="1511"/>
        </w:numPr>
      </w:pPr>
      <w:moveFrom w:id="1186" w:author="Rev 19 Allen Wirfs-Brock" w:date="2013-09-26T09:47:00Z">
        <w:r w:rsidDel="00D97F5F">
          <w:t>If SameValue(ToString(</w:t>
        </w:r>
        <w:r w:rsidRPr="004D24F0" w:rsidDel="00D97F5F">
          <w:rPr>
            <w:i/>
            <w:iCs/>
          </w:rPr>
          <w:t>intIndex</w:t>
        </w:r>
        <w:r w:rsidDel="00D97F5F">
          <w:t xml:space="preserve">), </w:t>
        </w:r>
        <w:r w:rsidRPr="00E77497" w:rsidDel="00D97F5F">
          <w:rPr>
            <w:i/>
          </w:rPr>
          <w:t>P</w:t>
        </w:r>
        <w:r w:rsidDel="00D97F5F">
          <w:rPr>
            <w:iCs/>
          </w:rPr>
          <w:t>)</w:t>
        </w:r>
        <w:r w:rsidRPr="00E77497" w:rsidDel="00D97F5F">
          <w:t xml:space="preserve"> is </w:t>
        </w:r>
        <w:r w:rsidDel="00D97F5F">
          <w:rPr>
            <w:b/>
            <w:bCs/>
          </w:rPr>
          <w:t>true</w:t>
        </w:r>
        <w:r w:rsidDel="00D97F5F">
          <w:t xml:space="preserve">, then </w:t>
        </w:r>
      </w:moveFrom>
    </w:p>
    <w:p w:rsidR="005D37A2" w:rsidDel="00D97F5F" w:rsidRDefault="005D37A2" w:rsidP="005D37A2">
      <w:pPr>
        <w:pStyle w:val="Alg4"/>
        <w:numPr>
          <w:ilvl w:val="2"/>
          <w:numId w:val="1511"/>
        </w:numPr>
      </w:pPr>
      <w:moveFrom w:id="1187" w:author="Rev 19 Allen Wirfs-Brock" w:date="2013-09-26T09:47:00Z">
        <w:r w:rsidDel="00D97F5F">
          <w:t xml:space="preserve">If </w:t>
        </w:r>
        <w:r w:rsidRPr="00935686" w:rsidDel="00D97F5F">
          <w:rPr>
            <w:i/>
            <w:iCs/>
          </w:rPr>
          <w:t>intIndex</w:t>
        </w:r>
        <w:r w:rsidDel="00D97F5F">
          <w:t xml:space="preserve"> &lt; 0, then return </w:t>
        </w:r>
        <w:r w:rsidDel="00D97F5F">
          <w:rPr>
            <w:b/>
            <w:bCs/>
          </w:rPr>
          <w:t>false</w:t>
        </w:r>
        <w:r w:rsidDel="00D97F5F">
          <w:t>.</w:t>
        </w:r>
      </w:moveFrom>
    </w:p>
    <w:p w:rsidR="005D37A2" w:rsidDel="00D97F5F" w:rsidRDefault="005D37A2" w:rsidP="005D37A2">
      <w:pPr>
        <w:pStyle w:val="Alg4"/>
        <w:numPr>
          <w:ilvl w:val="2"/>
          <w:numId w:val="1511"/>
        </w:numPr>
      </w:pPr>
      <w:moveFrom w:id="1188" w:author="Rev 19 Allen Wirfs-Brock" w:date="2013-09-26T09:47:00Z">
        <w:r w:rsidDel="00D97F5F">
          <w:t xml:space="preserve">Let </w:t>
        </w:r>
        <w:r w:rsidDel="00D97F5F">
          <w:rPr>
            <w:i/>
            <w:iCs/>
          </w:rPr>
          <w:t>length</w:t>
        </w:r>
        <w:r w:rsidDel="00D97F5F">
          <w:t xml:space="preserve"> be the value of </w:t>
        </w:r>
        <w:r w:rsidDel="00D97F5F">
          <w:rPr>
            <w:i/>
          </w:rPr>
          <w:t>O</w:t>
        </w:r>
        <w:r w:rsidDel="00D97F5F">
          <w:t>’s [[ArrayLength]] internal</w:t>
        </w:r>
        <w:r w:rsidRPr="00314265" w:rsidDel="00D97F5F">
          <w:t xml:space="preserve"> </w:t>
        </w:r>
        <w:r w:rsidDel="00D97F5F">
          <w:t>data property.</w:t>
        </w:r>
      </w:moveFrom>
    </w:p>
    <w:p w:rsidR="005D37A2" w:rsidDel="00D97F5F" w:rsidRDefault="005D37A2" w:rsidP="005D37A2">
      <w:pPr>
        <w:pStyle w:val="Alg4"/>
        <w:numPr>
          <w:ilvl w:val="2"/>
          <w:numId w:val="1511"/>
        </w:numPr>
      </w:pPr>
      <w:moveFrom w:id="1189" w:author="Rev 19 Allen Wirfs-Brock" w:date="2013-09-26T09:47:00Z">
        <w:r w:rsidDel="00D97F5F">
          <w:t xml:space="preserve">If </w:t>
        </w:r>
        <w:r w:rsidDel="00D97F5F">
          <w:rPr>
            <w:i/>
            <w:iCs/>
          </w:rPr>
          <w:t>length</w:t>
        </w:r>
        <w:r w:rsidDel="00D97F5F">
          <w:t xml:space="preserve"> is </w:t>
        </w:r>
        <w:r w:rsidDel="00D97F5F">
          <w:rPr>
            <w:b/>
            <w:bCs/>
          </w:rPr>
          <w:t>undefined</w:t>
        </w:r>
        <w:r w:rsidDel="00D97F5F">
          <w:t xml:space="preserve">, then throw a </w:t>
        </w:r>
        <w:r w:rsidDel="00D97F5F">
          <w:rPr>
            <w:b/>
            <w:bCs/>
          </w:rPr>
          <w:t>TypeError</w:t>
        </w:r>
        <w:r w:rsidDel="00D97F5F">
          <w:t xml:space="preserve"> exception.</w:t>
        </w:r>
      </w:moveFrom>
    </w:p>
    <w:p w:rsidR="005D37A2" w:rsidDel="00D97F5F" w:rsidRDefault="005D37A2" w:rsidP="005D37A2">
      <w:pPr>
        <w:pStyle w:val="Alg4"/>
        <w:numPr>
          <w:ilvl w:val="2"/>
          <w:numId w:val="1511"/>
        </w:numPr>
      </w:pPr>
      <w:moveFrom w:id="1190" w:author="Rev 19 Allen Wirfs-Brock" w:date="2013-09-26T09:47:00Z">
        <w:r w:rsidDel="00D97F5F">
          <w:t xml:space="preserve">If </w:t>
        </w:r>
        <w:r w:rsidRPr="00935686" w:rsidDel="00D97F5F">
          <w:rPr>
            <w:i/>
            <w:iCs/>
          </w:rPr>
          <w:t>intIndex</w:t>
        </w:r>
        <w:r w:rsidDel="00D97F5F">
          <w:t xml:space="preserve"> ≥</w:t>
        </w:r>
        <w:r w:rsidRPr="00540D45" w:rsidDel="00D97F5F">
          <w:rPr>
            <w:i/>
            <w:iCs/>
          </w:rPr>
          <w:t xml:space="preserve"> </w:t>
        </w:r>
        <w:r w:rsidDel="00D97F5F">
          <w:rPr>
            <w:i/>
            <w:iCs/>
          </w:rPr>
          <w:t>length</w:t>
        </w:r>
        <w:r w:rsidDel="00D97F5F">
          <w:t xml:space="preserve">, then return </w:t>
        </w:r>
        <w:r w:rsidDel="00D97F5F">
          <w:rPr>
            <w:b/>
            <w:bCs/>
          </w:rPr>
          <w:t>false</w:t>
        </w:r>
        <w:r w:rsidDel="00D97F5F">
          <w:t>.</w:t>
        </w:r>
      </w:moveFrom>
    </w:p>
    <w:p w:rsidR="005D37A2" w:rsidDel="00D97F5F" w:rsidRDefault="005D37A2" w:rsidP="005D37A2">
      <w:pPr>
        <w:pStyle w:val="Alg4"/>
        <w:numPr>
          <w:ilvl w:val="2"/>
          <w:numId w:val="1511"/>
        </w:numPr>
        <w:spacing w:after="240"/>
        <w:contextualSpacing/>
      </w:pPr>
      <w:moveFrom w:id="1191" w:author="Rev 19 Allen Wirfs-Brock" w:date="2013-09-26T09:47:00Z">
        <w:r w:rsidDel="00D97F5F">
          <w:t xml:space="preserve">Return </w:t>
        </w:r>
        <w:r w:rsidDel="00D97F5F">
          <w:rPr>
            <w:b/>
            <w:bCs/>
          </w:rPr>
          <w:t>true</w:t>
        </w:r>
        <w:r w:rsidDel="00D97F5F">
          <w:t>.</w:t>
        </w:r>
      </w:moveFrom>
    </w:p>
    <w:p w:rsidR="005D37A2" w:rsidDel="00D97F5F" w:rsidRDefault="005D37A2" w:rsidP="005D37A2">
      <w:pPr>
        <w:pStyle w:val="Alg4"/>
        <w:numPr>
          <w:ilvl w:val="0"/>
          <w:numId w:val="1511"/>
        </w:numPr>
        <w:spacing w:after="240"/>
        <w:contextualSpacing/>
      </w:pPr>
      <w:moveFrom w:id="1192" w:author="Rev 19 Allen Wirfs-Brock" w:date="2013-09-26T09:47:00Z">
        <w:r w:rsidDel="00D97F5F">
          <w:t>Return the result of calling the ordinary object [[HasOwnProperty]] internal method (</w:t>
        </w:r>
        <w:r w:rsidR="00C04626" w:rsidDel="00D97F5F">
          <w:fldChar w:fldCharType="begin"/>
        </w:r>
        <w:r w:rsidR="00C04626" w:rsidDel="00D97F5F">
          <w:instrText xml:space="preserve"> REF _Ref365538765 \r \h </w:instrText>
        </w:r>
        <w:r w:rsidR="00C04626" w:rsidDel="00D97F5F">
          <w:fldChar w:fldCharType="separate"/>
        </w:r>
        <w:r w:rsidR="00083CEC" w:rsidDel="00D97F5F">
          <w:t>9.1.5</w:t>
        </w:r>
        <w:r w:rsidR="00C04626" w:rsidDel="00D97F5F">
          <w:fldChar w:fldCharType="end"/>
        </w:r>
        <w:r w:rsidDel="00D97F5F">
          <w:t xml:space="preserve">) on </w:t>
        </w:r>
        <w:r w:rsidDel="00D97F5F">
          <w:rPr>
            <w:i/>
            <w:iCs/>
          </w:rPr>
          <w:t>O</w:t>
        </w:r>
        <w:r w:rsidDel="00D97F5F">
          <w:t xml:space="preserve"> with argument </w:t>
        </w:r>
        <w:r w:rsidDel="00D97F5F">
          <w:rPr>
            <w:i/>
            <w:iCs/>
          </w:rPr>
          <w:t>P</w:t>
        </w:r>
        <w:r w:rsidDel="00D97F5F">
          <w:t xml:space="preserve">. </w:t>
        </w:r>
      </w:moveFrom>
    </w:p>
    <w:p w:rsidR="005D37A2" w:rsidRPr="00CE0C74" w:rsidRDefault="005D37A2" w:rsidP="005D37A2">
      <w:pPr>
        <w:pStyle w:val="Heading4"/>
      </w:pPr>
      <w:bookmarkStart w:id="1193" w:name="_Ref365532647"/>
      <w:moveFromRangeEnd w:id="1178"/>
      <w:r w:rsidRPr="00CE0C74">
        <w:t>[[GetOwnProperty]] ( P )</w:t>
      </w:r>
      <w:bookmarkEnd w:id="1193"/>
    </w:p>
    <w:p w:rsidR="005D37A2" w:rsidRPr="00CE0C74" w:rsidRDefault="005D37A2" w:rsidP="005D37A2">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rsidR="005D37A2" w:rsidRPr="00CE0C74" w:rsidDel="004372C5" w:rsidRDefault="005D37A2" w:rsidP="005D37A2">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5D37A2" w:rsidRDefault="005D37A2" w:rsidP="005D37A2">
      <w:pPr>
        <w:pStyle w:val="Alg4"/>
        <w:numPr>
          <w:ilvl w:val="0"/>
          <w:numId w:val="1512"/>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2"/>
        </w:numPr>
      </w:pPr>
      <w:r>
        <w:t>If Type(</w:t>
      </w:r>
      <w:r w:rsidRPr="006D0379">
        <w:rPr>
          <w:i/>
          <w:iCs/>
        </w:rPr>
        <w:t>P</w:t>
      </w:r>
      <w:r>
        <w:t>) is String, then</w:t>
      </w:r>
    </w:p>
    <w:p w:rsidR="005D37A2" w:rsidRDefault="005D37A2" w:rsidP="005D37A2">
      <w:pPr>
        <w:pStyle w:val="Alg4"/>
        <w:numPr>
          <w:ilvl w:val="1"/>
          <w:numId w:val="1512"/>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2"/>
        </w:numPr>
      </w:pPr>
      <w:r>
        <w:t xml:space="preserve">Assert: </w:t>
      </w:r>
      <w:r w:rsidRPr="00935686">
        <w:rPr>
          <w:i/>
          <w:iCs/>
        </w:rPr>
        <w:t>intIndex</w:t>
      </w:r>
      <w:r>
        <w:t xml:space="preserve"> is not an abrupt completion.</w:t>
      </w:r>
    </w:p>
    <w:p w:rsidR="005D37A2" w:rsidRDefault="005D37A2" w:rsidP="005D37A2">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rsidR="005D37A2" w:rsidRPr="00CE0C74" w:rsidRDefault="005D37A2" w:rsidP="005D37A2">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rsidR="005D37A2" w:rsidRDefault="005D37A2" w:rsidP="005D37A2">
      <w:pPr>
        <w:pStyle w:val="Alg4"/>
        <w:numPr>
          <w:ilvl w:val="2"/>
          <w:numId w:val="1512"/>
        </w:numPr>
      </w:pPr>
      <w:r>
        <w:t xml:space="preserve">If </w:t>
      </w:r>
      <w:r>
        <w:rPr>
          <w:i/>
          <w:iCs/>
        </w:rPr>
        <w:t>value</w:t>
      </w:r>
      <w:r>
        <w:t xml:space="preserve"> is </w:t>
      </w:r>
      <w:r>
        <w:rPr>
          <w:b/>
          <w:bCs/>
        </w:rPr>
        <w:t>undefined</w:t>
      </w:r>
      <w:r>
        <w:t xml:space="preserve">, then return </w:t>
      </w:r>
      <w:r>
        <w:rPr>
          <w:b/>
          <w:bCs/>
        </w:rPr>
        <w:t>undefined</w:t>
      </w:r>
      <w:r>
        <w:t>.</w:t>
      </w:r>
    </w:p>
    <w:p w:rsidR="005D37A2" w:rsidRPr="00917151" w:rsidRDefault="005D37A2" w:rsidP="005D37A2">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1194"/>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1194"/>
      <w:r>
        <w:rPr>
          <w:rStyle w:val="CommentReference"/>
        </w:rPr>
        <w:commentReference w:id="1194"/>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5D37A2" w:rsidRDefault="005D37A2" w:rsidP="005D37A2">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Pr>
          <w:i/>
          <w:iCs/>
        </w:rPr>
        <w:t>writable</w:t>
      </w:r>
      <w:r w:rsidRPr="00E77497">
        <w:t xml:space="preserve">, [[Configurable]]: </w:t>
      </w:r>
      <w:r w:rsidRPr="00E77497">
        <w:rPr>
          <w:b/>
        </w:rPr>
        <w:t xml:space="preserve">false </w:t>
      </w:r>
      <w:r w:rsidRPr="00E77497">
        <w:t>}</w:t>
      </w:r>
      <w:r>
        <w:t>.</w:t>
      </w:r>
    </w:p>
    <w:p w:rsidR="005D37A2" w:rsidRPr="00CE0C74" w:rsidRDefault="005D37A2" w:rsidP="005D37A2">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D37A2" w:rsidRPr="00E77497" w:rsidRDefault="005D37A2" w:rsidP="005D37A2">
      <w:pPr>
        <w:pStyle w:val="Heading4"/>
      </w:pPr>
      <w:bookmarkStart w:id="1195" w:name="_Ref365532658"/>
      <w:r w:rsidRPr="00E77497">
        <w:t>[[DefineOwnProperty]] ( P, Desc)</w:t>
      </w:r>
      <w:bookmarkEnd w:id="1195"/>
    </w:p>
    <w:p w:rsidR="005D37A2" w:rsidRPr="00E77497" w:rsidRDefault="005D37A2" w:rsidP="005D37A2">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CE0C74" w:rsidDel="004372C5" w:rsidRDefault="005D37A2" w:rsidP="005D37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5D37A2" w:rsidRDefault="005D37A2" w:rsidP="005D37A2">
      <w:pPr>
        <w:pStyle w:val="Alg4"/>
        <w:numPr>
          <w:ilvl w:val="0"/>
          <w:numId w:val="1513"/>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3"/>
        </w:numPr>
      </w:pPr>
      <w:r>
        <w:t>If Type(</w:t>
      </w:r>
      <w:r w:rsidRPr="006D0379">
        <w:rPr>
          <w:i/>
          <w:iCs/>
        </w:rPr>
        <w:t>P</w:t>
      </w:r>
      <w:r>
        <w:t>) is String, then</w:t>
      </w:r>
    </w:p>
    <w:p w:rsidR="005D37A2" w:rsidRDefault="005D37A2" w:rsidP="005D37A2">
      <w:pPr>
        <w:pStyle w:val="Alg4"/>
        <w:numPr>
          <w:ilvl w:val="1"/>
          <w:numId w:val="1513"/>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3"/>
        </w:numPr>
      </w:pPr>
      <w:r>
        <w:t xml:space="preserve">Assert: </w:t>
      </w:r>
      <w:r w:rsidRPr="00935686">
        <w:rPr>
          <w:i/>
          <w:iCs/>
        </w:rPr>
        <w:t>intIndex</w:t>
      </w:r>
      <w:r>
        <w:t xml:space="preserve"> is not an abrupt completion.</w:t>
      </w:r>
    </w:p>
    <w:p w:rsidR="005D37A2" w:rsidRDefault="005D37A2" w:rsidP="005D37A2">
      <w:pPr>
        <w:pStyle w:val="Alg4"/>
        <w:numPr>
          <w:ilvl w:val="1"/>
          <w:numId w:val="1513"/>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3"/>
        </w:numPr>
      </w:pPr>
      <w:r>
        <w:t xml:space="preserve">If </w:t>
      </w:r>
      <w:r w:rsidRPr="00935686">
        <w:rPr>
          <w:i/>
          <w:iCs/>
        </w:rPr>
        <w:t>intIndex</w:t>
      </w:r>
      <w:r>
        <w:t xml:space="preserve"> &lt; 0, then return </w:t>
      </w:r>
      <w:r>
        <w:rPr>
          <w:b/>
          <w:bCs/>
        </w:rPr>
        <w:t>false</w:t>
      </w:r>
      <w:r>
        <w:t>.</w:t>
      </w:r>
    </w:p>
    <w:p w:rsidR="005D37A2" w:rsidRDefault="005D37A2" w:rsidP="005D37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5D37A2" w:rsidRPr="008A28A5"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Pr>
          <w:rFonts w:ascii="Times New Roman" w:hAnsi="Times New Roman"/>
          <w:b/>
          <w:bCs/>
          <w:spacing w:val="6"/>
        </w:rPr>
        <w:t>true</w:t>
      </w:r>
      <w:r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5D37A2" w:rsidRPr="00917151"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1196"/>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1196"/>
      <w:r>
        <w:rPr>
          <w:rStyle w:val="CommentReference"/>
        </w:rPr>
        <w:commentReference w:id="1196"/>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5D37A2" w:rsidRPr="0014348C" w:rsidRDefault="005D37A2" w:rsidP="005D37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rsidR="005D37A2" w:rsidRPr="0014348C"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true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false</w:t>
      </w:r>
      <w:r>
        <w:rPr>
          <w:rFonts w:ascii="Times New Roman" w:hAnsi="Times New Roman"/>
          <w:spacing w:val="6"/>
        </w:rPr>
        <w:t xml:space="preserve">, then return </w:t>
      </w:r>
      <w:r>
        <w:rPr>
          <w:rFonts w:ascii="Times New Roman" w:hAnsi="Times New Roman"/>
          <w:b/>
          <w:bCs/>
          <w:spacing w:val="6"/>
        </w:rPr>
        <w:t>false</w:t>
      </w:r>
      <w:r>
        <w:rPr>
          <w:rFonts w:ascii="Times New Roman" w:hAnsi="Times New Roman"/>
          <w:spacing w:val="6"/>
        </w:rPr>
        <w:t>.</w:t>
      </w:r>
    </w:p>
    <w:p w:rsidR="005D37A2"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w:t>
      </w:r>
      <w:del w:id="1197" w:author="Rev 19 Allen Wirfs-Brock" w:date="2013-09-26T17:45:00Z">
        <w:r w:rsidDel="0072639A">
          <w:delText>n</w:delText>
        </w:r>
      </w:del>
      <w:r>
        <w:t xml:space="preserve">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rsidR="005D37A2" w:rsidRDefault="005D37A2" w:rsidP="005D37A2">
      <w:pPr>
        <w:pStyle w:val="Alg4"/>
        <w:numPr>
          <w:ilvl w:val="3"/>
          <w:numId w:val="1513"/>
        </w:numPr>
      </w:pPr>
      <w:r>
        <w:t xml:space="preserve">Let </w:t>
      </w:r>
      <w:r>
        <w:rPr>
          <w:i/>
          <w:iCs/>
        </w:rPr>
        <w:t>value</w:t>
      </w:r>
      <w:r>
        <w:t xml:space="preserve"> be </w:t>
      </w:r>
      <w:r>
        <w:rPr>
          <w:i/>
          <w:iCs/>
        </w:rPr>
        <w:t>Desc</w:t>
      </w:r>
      <w:r>
        <w:t>.[[Value]].</w:t>
      </w:r>
    </w:p>
    <w:p w:rsidR="005D37A2" w:rsidRDefault="005D37A2" w:rsidP="005D37A2">
      <w:pPr>
        <w:pStyle w:val="Alg4"/>
        <w:numPr>
          <w:ilvl w:val="3"/>
          <w:numId w:val="1513"/>
        </w:numPr>
      </w:pPr>
      <w:r>
        <w:t xml:space="preserve">If </w:t>
      </w:r>
      <w:r>
        <w:rPr>
          <w:i/>
          <w:iCs/>
        </w:rPr>
        <w:t>writable</w:t>
      </w:r>
      <w:r>
        <w:t xml:space="preserve"> is </w:t>
      </w:r>
      <w:r>
        <w:rPr>
          <w:b/>
          <w:bCs/>
        </w:rPr>
        <w:t>false</w:t>
      </w:r>
      <w:r>
        <w:t>, then</w:t>
      </w:r>
    </w:p>
    <w:p w:rsidR="005D37A2" w:rsidRDefault="005D37A2" w:rsidP="005D37A2">
      <w:pPr>
        <w:pStyle w:val="Alg4"/>
        <w:numPr>
          <w:ilvl w:val="4"/>
          <w:numId w:val="1568"/>
        </w:numPr>
        <w:tabs>
          <w:tab w:val="clear" w:pos="3240"/>
          <w:tab w:val="num" w:pos="2790"/>
        </w:tabs>
        <w:ind w:left="2790"/>
      </w:pPr>
      <w:r>
        <w:t xml:space="preserve">Let </w:t>
      </w:r>
      <w:r>
        <w:rPr>
          <w:i/>
          <w:iCs/>
        </w:rPr>
        <w:t>oldValue</w:t>
      </w:r>
      <w:r>
        <w:t xml:space="preserve"> be the result of </w:t>
      </w:r>
      <w:r w:rsidRPr="006D0379">
        <w:t>IntegerIndexedElement</w:t>
      </w:r>
      <w:r>
        <w:t>G</w:t>
      </w:r>
      <w:r w:rsidRPr="006D0379">
        <w:t xml:space="preserve">et </w:t>
      </w:r>
      <w:r>
        <w:t>(</w:t>
      </w:r>
      <w:r>
        <w:rPr>
          <w:i/>
          <w:iCs/>
        </w:rPr>
        <w:t>O</w:t>
      </w:r>
      <w:r>
        <w:t xml:space="preserve">, </w:t>
      </w:r>
      <w:r w:rsidRPr="00935686">
        <w:rPr>
          <w:i/>
          <w:iCs/>
        </w:rPr>
        <w:t>intIndex</w:t>
      </w:r>
      <w:r>
        <w:rPr>
          <w:bCs/>
        </w:rPr>
        <w:t>).</w:t>
      </w:r>
    </w:p>
    <w:p w:rsidR="005D37A2" w:rsidRPr="00CE0C74" w:rsidRDefault="005D37A2" w:rsidP="005D37A2">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rsidR="005D37A2" w:rsidRDefault="005D37A2" w:rsidP="005D37A2">
      <w:pPr>
        <w:pStyle w:val="Alg4"/>
        <w:numPr>
          <w:ilvl w:val="4"/>
          <w:numId w:val="1568"/>
        </w:numPr>
        <w:tabs>
          <w:tab w:val="clear" w:pos="3240"/>
          <w:tab w:val="num" w:pos="2790"/>
        </w:tabs>
        <w:ind w:left="2790"/>
      </w:pPr>
      <w:r>
        <w:t xml:space="preserve">If </w:t>
      </w:r>
      <w:r>
        <w:rPr>
          <w:i/>
          <w:iCs/>
        </w:rPr>
        <w:t>oldValue</w:t>
      </w:r>
      <w:r>
        <w:t xml:space="preserve"> is </w:t>
      </w:r>
      <w:r>
        <w:rPr>
          <w:b/>
          <w:bCs/>
        </w:rPr>
        <w:t>undefined</w:t>
      </w:r>
      <w:r>
        <w:t xml:space="preserve">, then return </w:t>
      </w:r>
      <w:r>
        <w:rPr>
          <w:b/>
          <w:bCs/>
        </w:rPr>
        <w:t>false</w:t>
      </w:r>
      <w:r>
        <w:t>.</w:t>
      </w:r>
    </w:p>
    <w:p w:rsidR="005D37A2" w:rsidRDefault="005D37A2" w:rsidP="005D37A2">
      <w:pPr>
        <w:pStyle w:val="Alg4"/>
        <w:numPr>
          <w:ilvl w:val="4"/>
          <w:numId w:val="1568"/>
        </w:numPr>
        <w:tabs>
          <w:tab w:val="clear" w:pos="3240"/>
          <w:tab w:val="num" w:pos="2790"/>
        </w:tabs>
        <w:ind w:left="2790"/>
      </w:pPr>
      <w:r>
        <w:t>If SameValue(</w:t>
      </w:r>
      <w:r w:rsidRPr="00E77497">
        <w:t xml:space="preserve"> </w:t>
      </w:r>
      <w:r>
        <w:rPr>
          <w:i/>
          <w:iCs/>
        </w:rPr>
        <w:t>value</w:t>
      </w:r>
      <w:r w:rsidRPr="00E77497">
        <w:t xml:space="preserve">, </w:t>
      </w:r>
      <w:r>
        <w:rPr>
          <w:i/>
        </w:rPr>
        <w:t>oldV</w:t>
      </w:r>
      <w:r w:rsidRPr="007C2F05">
        <w:rPr>
          <w:i/>
        </w:rPr>
        <w:t>alue</w:t>
      </w:r>
      <w:r>
        <w:rPr>
          <w:iCs/>
        </w:rPr>
        <w:t xml:space="preserve">) is </w:t>
      </w:r>
      <w:r>
        <w:rPr>
          <w:b/>
          <w:bCs/>
          <w:iCs/>
        </w:rPr>
        <w:t>false</w:t>
      </w:r>
      <w:r>
        <w:rPr>
          <w:iCs/>
        </w:rPr>
        <w:t>, then</w:t>
      </w:r>
      <w:r>
        <w:t xml:space="preserve"> return </w:t>
      </w:r>
      <w:r>
        <w:rPr>
          <w:b/>
          <w:bCs/>
        </w:rPr>
        <w:t>false</w:t>
      </w:r>
      <w:r>
        <w:t>.</w:t>
      </w:r>
    </w:p>
    <w:p w:rsidR="005D37A2" w:rsidRDefault="005D37A2" w:rsidP="005D37A2">
      <w:pPr>
        <w:pStyle w:val="Alg4"/>
        <w:numPr>
          <w:ilvl w:val="3"/>
          <w:numId w:val="1513"/>
        </w:numPr>
      </w:pPr>
      <w:r>
        <w:t>Else</w:t>
      </w:r>
    </w:p>
    <w:p w:rsidR="005D37A2" w:rsidRDefault="005D37A2" w:rsidP="005D37A2">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rsidR="005D37A2" w:rsidRPr="00CE0C74" w:rsidRDefault="005D37A2" w:rsidP="005D37A2">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rsidR="005D37A2"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mark the integer indexed properties of </w:t>
      </w:r>
      <w:r>
        <w:rPr>
          <w:rFonts w:ascii="Times New Roman" w:hAnsi="Times New Roman"/>
          <w:i/>
          <w:iCs/>
          <w:spacing w:val="6"/>
        </w:rPr>
        <w:t>O</w:t>
      </w:r>
      <w:r>
        <w:rPr>
          <w:rFonts w:ascii="Times New Roman" w:hAnsi="Times New Roman"/>
          <w:spacing w:val="6"/>
        </w:rPr>
        <w:t xml:space="preserve"> as non-writable. </w:t>
      </w:r>
      <w:r>
        <w:rPr>
          <w:rStyle w:val="CommentReference"/>
        </w:rPr>
        <w:commentReference w:id="1198"/>
      </w:r>
    </w:p>
    <w:p w:rsidR="005D37A2" w:rsidRPr="00E1297E"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rsidR="005D37A2" w:rsidRPr="00CE0C74" w:rsidRDefault="005D37A2" w:rsidP="005D37A2">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D37A2" w:rsidRPr="00E77497" w:rsidRDefault="005D37A2" w:rsidP="005D37A2">
      <w:pPr>
        <w:pStyle w:val="Heading4"/>
      </w:pPr>
      <w:r w:rsidRPr="00E77497">
        <w:t xml:space="preserve"> </w:t>
      </w:r>
      <w:bookmarkStart w:id="1199" w:name="_Ref365532699"/>
      <w:r w:rsidRPr="00E77497">
        <w:t>[[Get]] (P</w:t>
      </w:r>
      <w:r>
        <w:t xml:space="preserve">, </w:t>
      </w:r>
      <w:r w:rsidRPr="007F35E9">
        <w:t>Receiver</w:t>
      </w:r>
      <w:r w:rsidRPr="00E77497">
        <w:t>)</w:t>
      </w:r>
      <w:bookmarkEnd w:id="1199"/>
    </w:p>
    <w:p w:rsidR="005D37A2" w:rsidRPr="00E77497" w:rsidRDefault="005D37A2" w:rsidP="005D37A2">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415"/>
        </w:numPr>
      </w:pPr>
      <w:r>
        <w:t>If Type(</w:t>
      </w:r>
      <w:r w:rsidRPr="006D0379">
        <w:rPr>
          <w:i/>
          <w:iCs/>
        </w:rPr>
        <w:t>P</w:t>
      </w:r>
      <w:r>
        <w:t xml:space="preserve">) is String and if </w:t>
      </w:r>
      <w:r w:rsidRPr="00621C54">
        <w:t>SameValue</w:t>
      </w:r>
      <w:r>
        <w:t>(</w:t>
      </w:r>
      <w:r>
        <w:rPr>
          <w:i/>
          <w:iCs/>
        </w:rPr>
        <w:t>O</w:t>
      </w:r>
      <w:r>
        <w:t xml:space="preserve">, </w:t>
      </w:r>
      <w:r>
        <w:rPr>
          <w:i/>
          <w:iCs/>
        </w:rPr>
        <w:t>Receiver</w:t>
      </w:r>
      <w:r>
        <w:t xml:space="preserve">) is </w:t>
      </w:r>
      <w:r>
        <w:rPr>
          <w:b/>
          <w:bCs/>
        </w:rPr>
        <w:t>true</w:t>
      </w:r>
      <w:r>
        <w:t>, then</w:t>
      </w:r>
    </w:p>
    <w:p w:rsidR="005D37A2" w:rsidRDefault="005D37A2" w:rsidP="005D37A2">
      <w:pPr>
        <w:pStyle w:val="Alg4"/>
        <w:numPr>
          <w:ilvl w:val="1"/>
          <w:numId w:val="1415"/>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415"/>
        </w:numPr>
      </w:pPr>
      <w:r>
        <w:t xml:space="preserve">Assert: </w:t>
      </w:r>
      <w:r w:rsidRPr="00935686">
        <w:rPr>
          <w:i/>
          <w:iCs/>
        </w:rPr>
        <w:t>intIndex</w:t>
      </w:r>
      <w:r>
        <w:t xml:space="preserve"> is not an abrupt completion.</w:t>
      </w:r>
    </w:p>
    <w:p w:rsidR="005D37A2" w:rsidRDefault="005D37A2" w:rsidP="005D37A2">
      <w:pPr>
        <w:pStyle w:val="Alg4"/>
        <w:numPr>
          <w:ilvl w:val="1"/>
          <w:numId w:val="1415"/>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415"/>
        </w:numPr>
      </w:pPr>
      <w:r>
        <w:t xml:space="preserve">Return the result of </w:t>
      </w:r>
      <w:r w:rsidRPr="006D0379">
        <w:t xml:space="preserve">IntegerIndexedElementGet </w:t>
      </w:r>
      <w:r>
        <w:t>(</w:t>
      </w:r>
      <w:r>
        <w:rPr>
          <w:i/>
          <w:iCs/>
        </w:rPr>
        <w:t>O</w:t>
      </w:r>
      <w:r>
        <w:t xml:space="preserve">, </w:t>
      </w:r>
      <w:r w:rsidRPr="00935686">
        <w:rPr>
          <w:i/>
          <w:iCs/>
        </w:rPr>
        <w:t>intIndex</w:t>
      </w:r>
      <w:r>
        <w:rPr>
          <w:bCs/>
        </w:rPr>
        <w:t>).</w:t>
      </w:r>
    </w:p>
    <w:p w:rsidR="005D37A2" w:rsidRPr="00E77497" w:rsidRDefault="005D37A2" w:rsidP="005D37A2">
      <w:pPr>
        <w:pStyle w:val="Alg4"/>
        <w:numPr>
          <w:ilvl w:val="0"/>
          <w:numId w:val="1415"/>
        </w:numPr>
        <w:spacing w:after="220"/>
      </w:pPr>
      <w:r w:rsidRPr="00E77497">
        <w:t>Return the result of calling the default</w:t>
      </w:r>
      <w:r>
        <w:t xml:space="preserve"> ordinary object</w:t>
      </w:r>
      <w:r w:rsidRPr="00E77497">
        <w:t xml:space="preserve"> [[Get]] internal method (</w:t>
      </w:r>
      <w:r w:rsidR="00C04626">
        <w:fldChar w:fldCharType="begin"/>
      </w:r>
      <w:r w:rsidR="00C04626">
        <w:instrText xml:space="preserve"> REF _Ref365538832 \r \h </w:instrText>
      </w:r>
      <w:r w:rsidR="00C04626">
        <w:fldChar w:fldCharType="separate"/>
      </w:r>
      <w:ins w:id="1200" w:author="Rev 19 Allen Wirfs-Brock" w:date="2013-09-27T13:05:00Z">
        <w:r w:rsidR="00460CAC">
          <w:t>9.1.8</w:t>
        </w:r>
      </w:ins>
      <w:del w:id="1201" w:author="Rev 19 Allen Wirfs-Brock" w:date="2013-09-27T08:38:00Z">
        <w:r w:rsidR="00083CEC" w:rsidDel="009E7E9E">
          <w:delText>9.1.9</w:delText>
        </w:r>
      </w:del>
      <w:r w:rsidR="00C04626">
        <w:fldChar w:fldCharType="end"/>
      </w:r>
      <w:r w:rsidRPr="00E77497">
        <w:t xml:space="preserve">) on </w:t>
      </w:r>
      <w:r>
        <w:rPr>
          <w:i/>
        </w:rPr>
        <w:t>O</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rsidR="005D37A2" w:rsidRPr="00E77497" w:rsidRDefault="005D37A2" w:rsidP="005D37A2">
      <w:pPr>
        <w:pStyle w:val="Heading4"/>
      </w:pPr>
      <w:r w:rsidRPr="00E77497" w:rsidDel="00AA48D2">
        <w:t xml:space="preserve"> </w:t>
      </w:r>
      <w:bookmarkStart w:id="1202" w:name="_Ref365532710"/>
      <w:r w:rsidRPr="00E77497">
        <w:t>[[</w:t>
      </w:r>
      <w:r>
        <w:t>Set</w:t>
      </w:r>
      <w:r w:rsidRPr="00E77497">
        <w:t>]</w:t>
      </w:r>
      <w:r>
        <w:t>]</w:t>
      </w:r>
      <w:r w:rsidRPr="00E77497">
        <w:t xml:space="preserve"> ( P, V, </w:t>
      </w:r>
      <w:r w:rsidRPr="00457C2D">
        <w:t xml:space="preserve"> Receiver</w:t>
      </w:r>
      <w:r w:rsidRPr="00E77497">
        <w:t>)</w:t>
      </w:r>
      <w:bookmarkEnd w:id="1202"/>
    </w:p>
    <w:p w:rsidR="005D37A2" w:rsidRPr="00E77497" w:rsidRDefault="005D37A2" w:rsidP="005D37A2">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Del="004372C5" w:rsidRDefault="005D37A2" w:rsidP="005D37A2">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416"/>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rsidR="005D37A2" w:rsidRDefault="005D37A2" w:rsidP="005D37A2">
      <w:pPr>
        <w:pStyle w:val="Alg4"/>
        <w:numPr>
          <w:ilvl w:val="1"/>
          <w:numId w:val="1415"/>
        </w:numPr>
      </w:pPr>
      <w:r>
        <w:t xml:space="preserve">Let </w:t>
      </w:r>
      <w:r w:rsidRPr="004D24F0">
        <w:rPr>
          <w:i/>
          <w:iCs/>
        </w:rPr>
        <w:t>intIndex</w:t>
      </w:r>
      <w:r>
        <w:t xml:space="preserve"> be ToInteger(</w:t>
      </w:r>
      <w:r w:rsidRPr="00935686">
        <w:rPr>
          <w:i/>
          <w:iCs/>
        </w:rPr>
        <w:t>P</w:t>
      </w:r>
      <w:r>
        <w:t>).</w:t>
      </w:r>
    </w:p>
    <w:p w:rsidR="005D37A2" w:rsidRDefault="005D37A2" w:rsidP="005D37A2">
      <w:pPr>
        <w:pStyle w:val="Alg4"/>
        <w:numPr>
          <w:ilvl w:val="1"/>
          <w:numId w:val="1415"/>
        </w:numPr>
      </w:pPr>
      <w:r>
        <w:t xml:space="preserve">Assert: </w:t>
      </w:r>
      <w:r w:rsidRPr="00935686">
        <w:rPr>
          <w:i/>
          <w:iCs/>
        </w:rPr>
        <w:t>intIndex</w:t>
      </w:r>
      <w:r>
        <w:t xml:space="preserve"> is not an abrupt completion.</w:t>
      </w:r>
    </w:p>
    <w:p w:rsidR="005D37A2" w:rsidRDefault="005D37A2" w:rsidP="005D37A2">
      <w:pPr>
        <w:pStyle w:val="Alg4"/>
        <w:numPr>
          <w:ilvl w:val="1"/>
          <w:numId w:val="1415"/>
        </w:numPr>
      </w:pPr>
      <w:r>
        <w:t>If SameValue(ToString(</w:t>
      </w:r>
      <w:r w:rsidRPr="004D24F0">
        <w:rPr>
          <w:i/>
          <w:iCs/>
        </w:rPr>
        <w:t>intIndex</w:t>
      </w:r>
      <w:r>
        <w:rPr>
          <w:iCs/>
        </w:rPr>
        <w:t>)</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415"/>
        </w:numPr>
      </w:pPr>
      <w:r>
        <w:t>Return the result of ToBoolean(</w:t>
      </w:r>
      <w:r w:rsidRPr="006D0379">
        <w:t>IntegerIndexedElement</w:t>
      </w:r>
      <w:r>
        <w:t>S</w:t>
      </w:r>
      <w:r w:rsidRPr="006D0379">
        <w:t xml:space="preserve">et </w:t>
      </w:r>
      <w:r>
        <w:t>(</w:t>
      </w:r>
      <w:r>
        <w:rPr>
          <w:i/>
          <w:iCs/>
        </w:rPr>
        <w:t>O</w:t>
      </w:r>
      <w:r>
        <w:t xml:space="preserve">, </w:t>
      </w:r>
      <w:r w:rsidRPr="00935686">
        <w:rPr>
          <w:i/>
          <w:iCs/>
        </w:rPr>
        <w:t>intIndex</w:t>
      </w:r>
      <w:r>
        <w:rPr>
          <w:iCs/>
        </w:rPr>
        <w:t xml:space="preserve">, </w:t>
      </w:r>
      <w:r>
        <w:rPr>
          <w:i/>
        </w:rPr>
        <w:t>V</w:t>
      </w:r>
      <w:r>
        <w:rPr>
          <w:bCs/>
        </w:rPr>
        <w:t>)).</w:t>
      </w:r>
    </w:p>
    <w:p w:rsidR="005D37A2" w:rsidRPr="00E77497" w:rsidRDefault="005D37A2" w:rsidP="005D37A2">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w:t>
      </w:r>
      <w:r w:rsidR="00C04626">
        <w:fldChar w:fldCharType="begin"/>
      </w:r>
      <w:r w:rsidR="00C04626">
        <w:instrText xml:space="preserve"> REF _Ref365538850 \r \h </w:instrText>
      </w:r>
      <w:r w:rsidR="00C04626">
        <w:fldChar w:fldCharType="separate"/>
      </w:r>
      <w:ins w:id="1203" w:author="Rev 19 Allen Wirfs-Brock" w:date="2013-09-27T13:05:00Z">
        <w:r w:rsidR="00460CAC">
          <w:t>9.1.8</w:t>
        </w:r>
      </w:ins>
      <w:del w:id="1204" w:author="Rev 19 Allen Wirfs-Brock" w:date="2013-09-27T08:38:00Z">
        <w:r w:rsidR="00083CEC" w:rsidDel="009E7E9E">
          <w:delText>9.1.9</w:delText>
        </w:r>
      </w:del>
      <w:r w:rsidR="00C04626">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rsidR="005D37A2" w:rsidRPr="00E77497" w:rsidRDefault="005D37A2" w:rsidP="005D37A2">
      <w:pPr>
        <w:pStyle w:val="Heading4"/>
      </w:pPr>
      <w:bookmarkStart w:id="1205" w:name="_Ref365532739"/>
      <w:commentRangeStart w:id="1206"/>
      <w:r w:rsidRPr="00E77497">
        <w:t>[[</w:t>
      </w:r>
      <w:r>
        <w:t>Enumerate</w:t>
      </w:r>
      <w:r w:rsidRPr="00E77497">
        <w:t>]] ()</w:t>
      </w:r>
      <w:bookmarkEnd w:id="1205"/>
    </w:p>
    <w:p w:rsidR="005D37A2" w:rsidRPr="00E77497" w:rsidRDefault="005D37A2" w:rsidP="005D37A2">
      <w:pPr>
        <w:pStyle w:val="Heading4"/>
      </w:pPr>
      <w:bookmarkStart w:id="1207" w:name="_Ref365532753"/>
      <w:r w:rsidRPr="00E77497">
        <w:t>[[</w:t>
      </w:r>
      <w:r>
        <w:t>OwnPropertyKeys</w:t>
      </w:r>
      <w:r w:rsidRPr="00E77497">
        <w:t>]] ()</w:t>
      </w:r>
      <w:commentRangeEnd w:id="1206"/>
      <w:r>
        <w:rPr>
          <w:rStyle w:val="CommentReference"/>
          <w:b w:val="0"/>
        </w:rPr>
        <w:commentReference w:id="1206"/>
      </w:r>
      <w:bookmarkEnd w:id="1207"/>
    </w:p>
    <w:p w:rsidR="005D37A2" w:rsidRPr="00BB1CD0" w:rsidRDefault="005D37A2" w:rsidP="005D37A2">
      <w:pPr>
        <w:pStyle w:val="Heading4"/>
        <w:rPr>
          <w:rFonts w:cs="Arial"/>
          <w:bCs/>
        </w:rPr>
      </w:pPr>
      <w:r>
        <w:t>Integer</w:t>
      </w:r>
      <w:r>
        <w:rPr>
          <w:rFonts w:cs="Arial"/>
          <w:bCs/>
          <w:spacing w:val="6"/>
        </w:rPr>
        <w:t>IndexedObject</w:t>
      </w:r>
      <w:r w:rsidRPr="00BB1CD0">
        <w:rPr>
          <w:rFonts w:cs="Arial"/>
          <w:bCs/>
          <w:spacing w:val="6"/>
        </w:rPr>
        <w:t>Create Abstract Operation</w:t>
      </w:r>
    </w:p>
    <w:p w:rsidR="005D37A2" w:rsidRDefault="005D37A2" w:rsidP="005D37A2">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Integer Indexed exotic objects. It performs the following steps:</w:t>
      </w:r>
    </w:p>
    <w:p w:rsidR="005D37A2" w:rsidRPr="00E77497" w:rsidRDefault="005D37A2" w:rsidP="005D37A2">
      <w:pPr>
        <w:pStyle w:val="Alg4"/>
        <w:numPr>
          <w:ilvl w:val="0"/>
          <w:numId w:val="1535"/>
        </w:numPr>
      </w:pPr>
      <w:r>
        <w:t xml:space="preserve">Let </w:t>
      </w:r>
      <w:r w:rsidRPr="00FC03BD">
        <w:rPr>
          <w:i/>
        </w:rPr>
        <w:t>A</w:t>
      </w:r>
      <w:r>
        <w:t xml:space="preserve"> be a newly created ECMAScript object</w:t>
      </w:r>
      <w:r w:rsidRPr="00E77497">
        <w:t>.</w:t>
      </w:r>
    </w:p>
    <w:p w:rsidR="005D37A2" w:rsidRPr="00FA34E7" w:rsidRDefault="005D37A2" w:rsidP="005D37A2">
      <w:pPr>
        <w:pStyle w:val="Alg4"/>
        <w:numPr>
          <w:ilvl w:val="0"/>
          <w:numId w:val="1535"/>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_Ref365532589 \r \h </w:instrText>
      </w:r>
      <w:r w:rsidR="00D45A1D">
        <w:fldChar w:fldCharType="separate"/>
      </w:r>
      <w:r w:rsidR="00460CAC">
        <w:t>9.1</w:t>
      </w:r>
      <w:r w:rsidR="00D45A1D">
        <w:fldChar w:fldCharType="end"/>
      </w:r>
      <w:r>
        <w:t>.</w:t>
      </w:r>
    </w:p>
    <w:p w:rsidR="005D37A2" w:rsidRPr="00E77497" w:rsidDel="00873DB1" w:rsidRDefault="005D37A2" w:rsidP="005D37A2">
      <w:pPr>
        <w:pStyle w:val="Alg4"/>
        <w:numPr>
          <w:ilvl w:val="0"/>
          <w:numId w:val="1535"/>
        </w:numPr>
        <w:rPr>
          <w:del w:id="1208" w:author="Rev 19 Allen Wirfs-Brock" w:date="2013-09-26T09:51:00Z"/>
        </w:rPr>
      </w:pPr>
      <w:del w:id="1209" w:author="Rev 19 Allen Wirfs-Brock" w:date="2013-09-26T09:51:00Z">
        <w:r w:rsidRPr="00E77497" w:rsidDel="00873DB1">
          <w:delText>Set the [[</w:delText>
        </w:r>
        <w:r w:rsidDel="00873DB1">
          <w:delText>HasOwnProperty</w:delText>
        </w:r>
        <w:r w:rsidRPr="00E77497" w:rsidDel="00873DB1">
          <w:delText xml:space="preserve">]] internal </w:delText>
        </w:r>
        <w:r w:rsidDel="00873DB1">
          <w:delText>method</w:delText>
        </w:r>
        <w:r w:rsidRPr="00E77497" w:rsidDel="00873DB1">
          <w:delText xml:space="preserve"> of </w:delText>
        </w:r>
        <w:r w:rsidDel="00873DB1">
          <w:rPr>
            <w:i/>
          </w:rPr>
          <w:delText>A</w:delText>
        </w:r>
        <w:r w:rsidRPr="00E77497" w:rsidDel="00873DB1">
          <w:rPr>
            <w:i/>
          </w:rPr>
          <w:delText xml:space="preserve"> </w:delText>
        </w:r>
        <w:r w:rsidRPr="00E77497" w:rsidDel="00873DB1">
          <w:delText xml:space="preserve">as </w:delText>
        </w:r>
        <w:r w:rsidDel="00873DB1">
          <w:delText xml:space="preserve">specified </w:delText>
        </w:r>
        <w:r w:rsidRPr="00E77497" w:rsidDel="00873DB1">
          <w:delText>in</w:delText>
        </w:r>
        <w:r w:rsidR="00D879DF" w:rsidDel="00873DB1">
          <w:delText xml:space="preserve"> </w:delText>
        </w:r>
        <w:r w:rsidR="00D879DF" w:rsidDel="00873DB1">
          <w:fldChar w:fldCharType="begin"/>
        </w:r>
        <w:r w:rsidR="00D879DF" w:rsidDel="00873DB1">
          <w:delInstrText xml:space="preserve"> REF _Ref365532634 \r \h </w:delInstrText>
        </w:r>
        <w:r w:rsidR="00D879DF" w:rsidDel="00873DB1">
          <w:fldChar w:fldCharType="separate"/>
        </w:r>
        <w:r w:rsidR="00083CEC" w:rsidDel="00873DB1">
          <w:delText>9.2.6.1</w:delText>
        </w:r>
        <w:r w:rsidR="00D879DF" w:rsidDel="00873DB1">
          <w:fldChar w:fldCharType="end"/>
        </w:r>
        <w:r w:rsidRPr="00E77497" w:rsidDel="00873DB1">
          <w:delText>.</w:delText>
        </w:r>
      </w:del>
    </w:p>
    <w:p w:rsidR="005D37A2" w:rsidRPr="00E77497" w:rsidRDefault="005D37A2" w:rsidP="005D37A2">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rsidR="00D45A1D">
        <w:fldChar w:fldCharType="begin"/>
      </w:r>
      <w:r w:rsidR="00D45A1D">
        <w:instrText xml:space="preserve"> REF _Ref365532647 \r \h </w:instrText>
      </w:r>
      <w:r w:rsidR="00D45A1D">
        <w:fldChar w:fldCharType="separate"/>
      </w:r>
      <w:ins w:id="1210" w:author="Rev 19 Allen Wirfs-Brock" w:date="2013-09-27T13:05:00Z">
        <w:r w:rsidR="00460CAC">
          <w:t>9.2.5.1</w:t>
        </w:r>
      </w:ins>
      <w:del w:id="1211" w:author="Rev 19 Allen Wirfs-Brock" w:date="2013-09-27T08:38:00Z">
        <w:r w:rsidR="00083CEC" w:rsidDel="009E7E9E">
          <w:delText>9.2.6.2</w:delText>
        </w:r>
      </w:del>
      <w:r w:rsidR="00D45A1D">
        <w:fldChar w:fldCharType="end"/>
      </w:r>
      <w:r w:rsidRPr="00E77497">
        <w:t>.</w:t>
      </w:r>
    </w:p>
    <w:p w:rsidR="005D37A2" w:rsidRPr="00E77497" w:rsidRDefault="005D37A2" w:rsidP="005D37A2">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_Ref365532658 \r \h </w:instrText>
      </w:r>
      <w:r w:rsidR="00D879DF">
        <w:fldChar w:fldCharType="separate"/>
      </w:r>
      <w:ins w:id="1212" w:author="Rev 19 Allen Wirfs-Brock" w:date="2013-09-27T13:05:00Z">
        <w:r w:rsidR="00460CAC">
          <w:t>9.2.5.2</w:t>
        </w:r>
      </w:ins>
      <w:del w:id="1213" w:author="Rev 19 Allen Wirfs-Brock" w:date="2013-09-27T08:38:00Z">
        <w:r w:rsidR="00083CEC" w:rsidDel="009E7E9E">
          <w:delText>9.2.6.3</w:delText>
        </w:r>
      </w:del>
      <w:r w:rsidR="00D879DF">
        <w:fldChar w:fldCharType="end"/>
      </w:r>
      <w:r w:rsidRPr="00E77497">
        <w:t>.</w:t>
      </w:r>
    </w:p>
    <w:p w:rsidR="005D37A2" w:rsidRPr="00E77497" w:rsidRDefault="005D37A2" w:rsidP="005D37A2">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_Ref365532699 \r \h </w:instrText>
      </w:r>
      <w:r w:rsidR="00D45A1D">
        <w:fldChar w:fldCharType="separate"/>
      </w:r>
      <w:ins w:id="1214" w:author="Rev 19 Allen Wirfs-Brock" w:date="2013-09-27T13:05:00Z">
        <w:r w:rsidR="00460CAC">
          <w:t>9.2.5.3</w:t>
        </w:r>
      </w:ins>
      <w:del w:id="1215" w:author="Rev 19 Allen Wirfs-Brock" w:date="2013-09-27T08:38:00Z">
        <w:r w:rsidR="00083CEC" w:rsidDel="009E7E9E">
          <w:delText>9.2.6.4</w:delText>
        </w:r>
      </w:del>
      <w:r w:rsidR="00D45A1D">
        <w:fldChar w:fldCharType="end"/>
      </w:r>
      <w:r w:rsidRPr="00E77497">
        <w:t>.</w:t>
      </w:r>
    </w:p>
    <w:p w:rsidR="005D37A2" w:rsidRPr="00E77497" w:rsidRDefault="005D37A2" w:rsidP="005D37A2">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_Ref365532710 \r \h </w:instrText>
      </w:r>
      <w:r w:rsidR="00D45A1D">
        <w:fldChar w:fldCharType="separate"/>
      </w:r>
      <w:ins w:id="1216" w:author="Rev 19 Allen Wirfs-Brock" w:date="2013-09-27T13:05:00Z">
        <w:r w:rsidR="00460CAC">
          <w:t>9.2.5.4</w:t>
        </w:r>
      </w:ins>
      <w:del w:id="1217" w:author="Rev 19 Allen Wirfs-Brock" w:date="2013-09-27T08:38:00Z">
        <w:r w:rsidR="00083CEC" w:rsidDel="009E7E9E">
          <w:delText>9.2.6.5</w:delText>
        </w:r>
      </w:del>
      <w:r w:rsidR="00D45A1D">
        <w:fldChar w:fldCharType="end"/>
      </w:r>
      <w:r w:rsidRPr="00E77497">
        <w:t>.</w:t>
      </w:r>
    </w:p>
    <w:p w:rsidR="005D37A2" w:rsidRPr="00E77497" w:rsidRDefault="005D37A2" w:rsidP="005D37A2">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_Ref365532739 \r \h </w:instrText>
      </w:r>
      <w:r w:rsidR="00D879DF">
        <w:fldChar w:fldCharType="separate"/>
      </w:r>
      <w:ins w:id="1218" w:author="Rev 19 Allen Wirfs-Brock" w:date="2013-09-27T13:05:00Z">
        <w:r w:rsidR="00460CAC">
          <w:t>9.2.5.5</w:t>
        </w:r>
      </w:ins>
      <w:del w:id="1219" w:author="Rev 19 Allen Wirfs-Brock" w:date="2013-09-27T08:38:00Z">
        <w:r w:rsidR="00083CEC" w:rsidDel="009E7E9E">
          <w:delText>9.2.6.6</w:delText>
        </w:r>
      </w:del>
      <w:r w:rsidR="00D879DF">
        <w:fldChar w:fldCharType="end"/>
      </w:r>
      <w:r w:rsidRPr="00E77497">
        <w:t>.</w:t>
      </w:r>
    </w:p>
    <w:p w:rsidR="005D37A2" w:rsidRPr="00E77497" w:rsidRDefault="005D37A2" w:rsidP="005D37A2">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_Ref365532753 \r \h </w:instrText>
      </w:r>
      <w:r w:rsidR="00D879DF">
        <w:fldChar w:fldCharType="separate"/>
      </w:r>
      <w:ins w:id="1220" w:author="Rev 19 Allen Wirfs-Brock" w:date="2013-09-27T13:05:00Z">
        <w:r w:rsidR="00460CAC">
          <w:t>9.2.5.6</w:t>
        </w:r>
      </w:ins>
      <w:del w:id="1221" w:author="Rev 19 Allen Wirfs-Brock" w:date="2013-09-27T08:38:00Z">
        <w:r w:rsidR="00083CEC" w:rsidDel="009E7E9E">
          <w:delText>9.2.6.7</w:delText>
        </w:r>
      </w:del>
      <w:r w:rsidR="00D879DF">
        <w:fldChar w:fldCharType="end"/>
      </w:r>
      <w:r w:rsidRPr="00E77497">
        <w:t>.</w:t>
      </w:r>
    </w:p>
    <w:p w:rsidR="005D37A2" w:rsidRPr="00E77497" w:rsidRDefault="005D37A2" w:rsidP="005D37A2">
      <w:pPr>
        <w:pStyle w:val="Alg4"/>
        <w:numPr>
          <w:ilvl w:val="0"/>
          <w:numId w:val="1535"/>
        </w:numPr>
      </w:pPr>
      <w:r>
        <w:t xml:space="preserve">Set the [[Prototype]] internal data property of </w:t>
      </w:r>
      <w:r w:rsidRPr="00FA34E7">
        <w:rPr>
          <w:i/>
        </w:rPr>
        <w:t>A</w:t>
      </w:r>
      <w:r>
        <w:t xml:space="preserve"> to </w:t>
      </w:r>
      <w:r>
        <w:rPr>
          <w:i/>
          <w:iCs/>
        </w:rPr>
        <w:t>prototype</w:t>
      </w:r>
      <w:r>
        <w:t>.</w:t>
      </w:r>
    </w:p>
    <w:p w:rsidR="005D37A2" w:rsidRDefault="005D37A2" w:rsidP="005D37A2">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1535"/>
        </w:numPr>
        <w:spacing w:after="240"/>
      </w:pPr>
      <w:r w:rsidRPr="00E77497">
        <w:t xml:space="preserve">Return </w:t>
      </w:r>
      <w:r w:rsidRPr="00C332EF">
        <w:rPr>
          <w:i/>
          <w:iCs/>
        </w:rPr>
        <w:t>A</w:t>
      </w:r>
      <w:r w:rsidRPr="00E77497">
        <w:t>.</w:t>
      </w:r>
    </w:p>
    <w:p w:rsidR="005D37A2" w:rsidRDefault="005D37A2" w:rsidP="005D37A2">
      <w:pPr>
        <w:pStyle w:val="Heading4"/>
      </w:pPr>
      <w:r>
        <w:t>IntegerIndexedElementGet ( O, index ) Abstract Operation</w:t>
      </w:r>
    </w:p>
    <w:p w:rsidR="005D37A2" w:rsidRDefault="005D37A2" w:rsidP="005D37A2">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rsidR="005D37A2" w:rsidRDefault="005D37A2" w:rsidP="005D37A2">
      <w:pPr>
        <w:pStyle w:val="Alg4"/>
        <w:numPr>
          <w:ilvl w:val="0"/>
          <w:numId w:val="1308"/>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5D37A2" w:rsidRPr="00E77497" w:rsidRDefault="005D37A2" w:rsidP="005D37A2">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rsidR="005D37A2" w:rsidRDefault="005D37A2" w:rsidP="005D37A2">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0"/>
          <w:numId w:val="1308"/>
        </w:numPr>
      </w:pPr>
      <w:r>
        <w:lastRenderedPageBreak/>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rsidR="005D37A2" w:rsidRDefault="005D37A2" w:rsidP="005D37A2">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rsidR="005D37A2" w:rsidRDefault="005D37A2" w:rsidP="005D37A2">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5D37A2" w:rsidRDefault="005D37A2" w:rsidP="005D37A2">
      <w:pPr>
        <w:pStyle w:val="Alg4"/>
        <w:numPr>
          <w:ilvl w:val="0"/>
          <w:numId w:val="1308"/>
        </w:numPr>
      </w:pPr>
      <w:r>
        <w:t xml:space="preserve">Let </w:t>
      </w:r>
      <w:r>
        <w:rPr>
          <w:i/>
          <w:iCs/>
        </w:rPr>
        <w:t>elementSize</w:t>
      </w:r>
      <w:r>
        <w:t xml:space="preserve"> be the</w:t>
      </w:r>
      <w:r w:rsidRPr="00540D45">
        <w:t xml:space="preserve"> Number value of the Element Size value specified in </w:t>
      </w:r>
      <w:ins w:id="1222" w:author="Rev 19 Allen Wirfs-Brock" w:date="2013-09-09T10:39:00Z">
        <w:r w:rsidR="00D10422">
          <w:fldChar w:fldCharType="begin"/>
        </w:r>
        <w:r w:rsidR="00D10422">
          <w:instrText xml:space="preserve"> REF _Ref366065074 \h </w:instrText>
        </w:r>
      </w:ins>
      <w:ins w:id="1223" w:author="Rev 19 Allen Wirfs-Brock" w:date="2013-09-09T10:39:00Z">
        <w:r w:rsidR="00D10422">
          <w:fldChar w:fldCharType="separate"/>
        </w:r>
      </w:ins>
      <w:ins w:id="1224" w:author="Rev 19 Allen Wirfs-Brock" w:date="2013-09-27T13:05:00Z">
        <w:r w:rsidR="00460CAC">
          <w:t xml:space="preserve">Table </w:t>
        </w:r>
        <w:r w:rsidR="00460CAC">
          <w:rPr>
            <w:noProof/>
          </w:rPr>
          <w:t>36</w:t>
        </w:r>
      </w:ins>
      <w:ins w:id="1225" w:author="Rev 19 Allen Wirfs-Brock" w:date="2013-09-09T10:39:00Z">
        <w:r w:rsidR="00D10422">
          <w:fldChar w:fldCharType="end"/>
        </w:r>
      </w:ins>
      <w:del w:id="1226" w:author="Rev 19 Allen Wirfs-Brock" w:date="2013-09-09T10:39:00Z">
        <w:r w:rsidRPr="00540D45" w:rsidDel="00D10422">
          <w:delText>Table 36</w:delText>
        </w:r>
      </w:del>
      <w:r w:rsidRPr="00540D45">
        <w:t xml:space="preserve"> for </w:t>
      </w:r>
      <w:r>
        <w:rPr>
          <w:i/>
          <w:iCs/>
        </w:rPr>
        <w:t>arrayTypeName</w:t>
      </w:r>
      <w:r w:rsidRPr="00540D45">
        <w:t>.</w:t>
      </w:r>
    </w:p>
    <w:p w:rsidR="005D37A2" w:rsidRDefault="005D37A2" w:rsidP="005D37A2">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5D37A2" w:rsidRDefault="005D37A2" w:rsidP="005D37A2">
      <w:pPr>
        <w:pStyle w:val="Alg4"/>
        <w:numPr>
          <w:ilvl w:val="0"/>
          <w:numId w:val="1308"/>
        </w:numPr>
      </w:pPr>
      <w:r>
        <w:t xml:space="preserve">Let </w:t>
      </w:r>
      <w:r w:rsidRPr="00BA47D7">
        <w:rPr>
          <w:i/>
          <w:iCs/>
        </w:rPr>
        <w:t>elementType</w:t>
      </w:r>
      <w:r>
        <w:t xml:space="preserve"> be the string value of the Element Type value in </w:t>
      </w:r>
      <w:ins w:id="1227" w:author="Rev 19 Allen Wirfs-Brock" w:date="2013-09-09T10:39:00Z">
        <w:r w:rsidR="00D10422">
          <w:fldChar w:fldCharType="begin"/>
        </w:r>
        <w:r w:rsidR="00D10422">
          <w:instrText xml:space="preserve"> REF _Ref366065074 \h </w:instrText>
        </w:r>
      </w:ins>
      <w:ins w:id="1228" w:author="Rev 19 Allen Wirfs-Brock" w:date="2013-09-09T10:39:00Z">
        <w:r w:rsidR="00D10422">
          <w:fldChar w:fldCharType="separate"/>
        </w:r>
      </w:ins>
      <w:ins w:id="1229" w:author="Rev 19 Allen Wirfs-Brock" w:date="2013-09-27T13:05:00Z">
        <w:r w:rsidR="00460CAC">
          <w:t xml:space="preserve">Table </w:t>
        </w:r>
        <w:r w:rsidR="00460CAC">
          <w:rPr>
            <w:noProof/>
          </w:rPr>
          <w:t>36</w:t>
        </w:r>
      </w:ins>
      <w:ins w:id="1230" w:author="Rev 19 Allen Wirfs-Brock" w:date="2013-09-09T10:39:00Z">
        <w:r w:rsidR="00D10422">
          <w:fldChar w:fldCharType="end"/>
        </w:r>
      </w:ins>
      <w:r>
        <w:t xml:space="preserve"> for </w:t>
      </w:r>
      <w:r>
        <w:rPr>
          <w:i/>
          <w:iCs/>
        </w:rPr>
        <w:t>arrayTypeName</w:t>
      </w:r>
      <w:r>
        <w:t>.</w:t>
      </w:r>
    </w:p>
    <w:p w:rsidR="005D37A2" w:rsidRPr="00E77497" w:rsidRDefault="005D37A2" w:rsidP="005D37A2">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rsidR="005D37A2" w:rsidRDefault="005D37A2" w:rsidP="005D37A2">
      <w:pPr>
        <w:pStyle w:val="Heading4"/>
      </w:pPr>
      <w:r>
        <w:t>IntegerIndexedElementSet ( O, index, value )</w:t>
      </w:r>
      <w:r w:rsidRPr="002B5E9F">
        <w:t xml:space="preserve"> </w:t>
      </w:r>
      <w:r>
        <w:t>Abstract Operation</w:t>
      </w:r>
    </w:p>
    <w:p w:rsidR="005D37A2" w:rsidRDefault="005D37A2" w:rsidP="005D37A2">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rsidR="005D37A2" w:rsidRDefault="005D37A2" w:rsidP="005D37A2">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5D37A2" w:rsidRPr="00E77497" w:rsidRDefault="005D37A2" w:rsidP="005D37A2">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rsidR="005D37A2" w:rsidRDefault="005D37A2" w:rsidP="005D37A2">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0"/>
          <w:numId w:val="1309"/>
        </w:numPr>
      </w:pPr>
      <w:r>
        <w:t xml:space="preserve">Let </w:t>
      </w:r>
      <w:r>
        <w:rPr>
          <w:i/>
          <w:iCs/>
        </w:rPr>
        <w:t>numValue</w:t>
      </w:r>
      <w:r>
        <w:t xml:space="preserve"> be ToNumber(</w:t>
      </w:r>
      <w:r>
        <w:rPr>
          <w:i/>
          <w:iCs/>
        </w:rPr>
        <w:t>value)</w:t>
      </w:r>
      <w:r>
        <w:t>.</w:t>
      </w:r>
    </w:p>
    <w:p w:rsidR="005D37A2" w:rsidRDefault="005D37A2" w:rsidP="005D37A2">
      <w:pPr>
        <w:pStyle w:val="Alg4"/>
        <w:numPr>
          <w:ilvl w:val="0"/>
          <w:numId w:val="1309"/>
        </w:numPr>
      </w:pPr>
      <w:r>
        <w:t>ReturnIfAbrupt(</w:t>
      </w:r>
      <w:r>
        <w:rPr>
          <w:i/>
          <w:iCs/>
        </w:rPr>
        <w:t>numValue</w:t>
      </w:r>
      <w:r>
        <w:t>).</w:t>
      </w:r>
    </w:p>
    <w:p w:rsidR="005D37A2" w:rsidRDefault="005D37A2" w:rsidP="005D37A2">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rsidR="005D37A2" w:rsidRDefault="005D37A2" w:rsidP="005D37A2">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rsidR="005D37A2" w:rsidRDefault="005D37A2" w:rsidP="005D37A2">
      <w:pPr>
        <w:pStyle w:val="Alg4"/>
        <w:numPr>
          <w:ilvl w:val="0"/>
          <w:numId w:val="1309"/>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5D37A2" w:rsidRDefault="005D37A2" w:rsidP="005D37A2">
      <w:pPr>
        <w:pStyle w:val="Alg4"/>
        <w:numPr>
          <w:ilvl w:val="0"/>
          <w:numId w:val="1309"/>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460CAC">
        <w:t xml:space="preserve">Table </w:t>
      </w:r>
      <w:r w:rsidR="00460CAC">
        <w:rPr>
          <w:noProof/>
        </w:rPr>
        <w:t>36</w:t>
      </w:r>
      <w:r w:rsidR="00D10422">
        <w:fldChar w:fldCharType="end"/>
      </w:r>
      <w:r w:rsidRPr="00540D45">
        <w:t xml:space="preserve"> for </w:t>
      </w:r>
      <w:r>
        <w:rPr>
          <w:i/>
          <w:iCs/>
        </w:rPr>
        <w:t>arrayTypeName</w:t>
      </w:r>
      <w:r w:rsidRPr="00540D45">
        <w:t>.</w:t>
      </w:r>
    </w:p>
    <w:p w:rsidR="005D37A2" w:rsidRDefault="005D37A2" w:rsidP="005D37A2">
      <w:pPr>
        <w:pStyle w:val="Alg4"/>
        <w:numPr>
          <w:ilvl w:val="0"/>
          <w:numId w:val="1309"/>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5D37A2" w:rsidRDefault="005D37A2" w:rsidP="005D37A2">
      <w:pPr>
        <w:pStyle w:val="Alg4"/>
        <w:numPr>
          <w:ilvl w:val="0"/>
          <w:numId w:val="1309"/>
        </w:numPr>
      </w:pPr>
      <w:r>
        <w:t xml:space="preserve">Let </w:t>
      </w:r>
      <w:r w:rsidRPr="00BA47D7">
        <w:rPr>
          <w:i/>
          <w:iCs/>
        </w:rPr>
        <w:t>elementType</w:t>
      </w:r>
      <w:r>
        <w:t xml:space="preserve"> be the string value of the Element Type value in</w:t>
      </w:r>
      <w:r w:rsidR="0023289A">
        <w:t xml:space="preserve"> </w:t>
      </w:r>
      <w:r w:rsidR="0023289A">
        <w:fldChar w:fldCharType="begin"/>
      </w:r>
      <w:r w:rsidR="0023289A">
        <w:instrText xml:space="preserve"> REF _Ref366065074 \h </w:instrText>
      </w:r>
      <w:r w:rsidR="0023289A">
        <w:fldChar w:fldCharType="separate"/>
      </w:r>
      <w:r w:rsidR="00460CAC">
        <w:t xml:space="preserve">Table </w:t>
      </w:r>
      <w:r w:rsidR="00460CAC">
        <w:rPr>
          <w:noProof/>
        </w:rPr>
        <w:t>36</w:t>
      </w:r>
      <w:r w:rsidR="0023289A">
        <w:fldChar w:fldCharType="end"/>
      </w:r>
      <w:r w:rsidR="0023289A">
        <w:t xml:space="preserve"> </w:t>
      </w:r>
      <w:r>
        <w:t xml:space="preserve">for </w:t>
      </w:r>
      <w:r>
        <w:rPr>
          <w:i/>
          <w:iCs/>
        </w:rPr>
        <w:t>arrayTypeName</w:t>
      </w:r>
      <w:r>
        <w:t>.</w:t>
      </w:r>
    </w:p>
    <w:p w:rsidR="005D37A2" w:rsidRDefault="005D37A2" w:rsidP="005D37A2">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rsidR="005D37A2" w:rsidRPr="00E77497" w:rsidRDefault="005D37A2" w:rsidP="005D37A2">
      <w:pPr>
        <w:pStyle w:val="Alg4"/>
        <w:numPr>
          <w:ilvl w:val="0"/>
          <w:numId w:val="1309"/>
        </w:numPr>
      </w:pPr>
      <w:r>
        <w:t>ReturnIfAbrupt(</w:t>
      </w:r>
      <w:r>
        <w:rPr>
          <w:i/>
          <w:iCs/>
        </w:rPr>
        <w:t>status</w:t>
      </w:r>
      <w:r>
        <w:t>).</w:t>
      </w:r>
    </w:p>
    <w:p w:rsidR="005D37A2" w:rsidRPr="00E77497" w:rsidRDefault="005D37A2" w:rsidP="005D37A2">
      <w:pPr>
        <w:pStyle w:val="Alg4"/>
        <w:numPr>
          <w:ilvl w:val="0"/>
          <w:numId w:val="1309"/>
        </w:numPr>
        <w:spacing w:after="220"/>
      </w:pPr>
      <w:r>
        <w:t xml:space="preserve">Return </w:t>
      </w:r>
      <w:r>
        <w:rPr>
          <w:b/>
          <w:bCs/>
        </w:rPr>
        <w:t>true</w:t>
      </w:r>
      <w:r>
        <w:t>.</w:t>
      </w:r>
    </w:p>
    <w:p w:rsidR="005D37A2" w:rsidRDefault="005D37A2" w:rsidP="005D37A2">
      <w:pPr>
        <w:pStyle w:val="Heading3"/>
      </w:pPr>
      <w:bookmarkStart w:id="1231" w:name="_Ref365547031"/>
      <w:bookmarkStart w:id="1232" w:name="_Toc368050285"/>
      <w:r>
        <w:t>Built-in Function Objects</w:t>
      </w:r>
      <w:bookmarkEnd w:id="1231"/>
      <w:bookmarkEnd w:id="1232"/>
    </w:p>
    <w:p w:rsidR="005D37A2" w:rsidRDefault="005D37A2" w:rsidP="005D37A2">
      <w:r>
        <w:t xml:space="preserve">The </w:t>
      </w:r>
      <w:r w:rsidR="00052E66">
        <w:t xml:space="preserve">built-in </w:t>
      </w:r>
      <w:r>
        <w:t xml:space="preserve">function objects </w:t>
      </w:r>
      <w:r w:rsidR="00052E66">
        <w:t xml:space="preserve">defined </w:t>
      </w:r>
      <w:r>
        <w:t xml:space="preserve">in </w:t>
      </w:r>
      <w:r w:rsidR="00052E66">
        <w:t>this specification</w:t>
      </w:r>
      <w:r>
        <w:t xml:space="preserve"> may be implemented as either ordinary function objects whose behaviour is provided using ECMAScript code or as implementation provided exotic function objects whose behaviour is provided in some other manner.  In either case, the effect of calling such functions must </w:t>
      </w:r>
      <w:r w:rsidR="00052E66">
        <w:t>conform to their specifications</w:t>
      </w:r>
      <w:r>
        <w:t>.</w:t>
      </w:r>
    </w:p>
    <w:p w:rsidR="005D37A2" w:rsidRDefault="005D37A2" w:rsidP="005D37A2">
      <w:r>
        <w:t xml:space="preserve">If an implementation provided exotic object is used, the object must have the ordinary object behaviour specified in </w:t>
      </w:r>
      <w:r w:rsidR="00D879DF">
        <w:fldChar w:fldCharType="begin"/>
      </w:r>
      <w:r w:rsidR="00D879DF">
        <w:instrText xml:space="preserve"> REF _Ref365529298 \r \h </w:instrText>
      </w:r>
      <w:r w:rsidR="00D879DF">
        <w:fldChar w:fldCharType="separate"/>
      </w:r>
      <w:r w:rsidR="00460CAC">
        <w:t>9.1</w:t>
      </w:r>
      <w:r w:rsidR="00D879DF">
        <w:fldChar w:fldCharType="end"/>
      </w:r>
      <w:r w:rsidR="00D879DF">
        <w:t xml:space="preserve"> </w:t>
      </w:r>
      <w:r>
        <w:t>except for [[Get]] and [[GetOwnProperty]] which must be as specified in</w:t>
      </w:r>
      <w:r w:rsidR="00D879DF">
        <w:t xml:space="preserve"> </w:t>
      </w:r>
      <w:r w:rsidR="00D879DF">
        <w:fldChar w:fldCharType="begin"/>
      </w:r>
      <w:r w:rsidR="00D879DF">
        <w:instrText xml:space="preserve"> REF _Ref365529387 \r \h </w:instrText>
      </w:r>
      <w:r w:rsidR="00D879DF">
        <w:fldChar w:fldCharType="separate"/>
      </w:r>
      <w:ins w:id="1233" w:author="Rev 19 Allen Wirfs-Brock" w:date="2013-09-27T13:05:00Z">
        <w:r w:rsidR="00460CAC">
          <w:t>9.1.15</w:t>
        </w:r>
      </w:ins>
      <w:del w:id="1234" w:author="Rev 19 Allen Wirfs-Brock" w:date="2013-09-27T08:38:00Z">
        <w:r w:rsidR="00083CEC" w:rsidDel="009E7E9E">
          <w:delText>9.1.16</w:delText>
        </w:r>
      </w:del>
      <w:r w:rsidR="00D879DF">
        <w:fldChar w:fldCharType="end"/>
      </w:r>
      <w:r>
        <w:t>. All such exotic function objects also have [[Prototype]] and [[Extensible]] internal data.</w:t>
      </w:r>
    </w:p>
    <w:p w:rsidR="005D37A2" w:rsidRDefault="005D37A2" w:rsidP="005D37A2">
      <w:commentRangeStart w:id="1235"/>
      <w:r>
        <w:t>[[Call]] and [[Construct]]</w:t>
      </w:r>
      <w:commentRangeEnd w:id="1235"/>
      <w:r>
        <w:rPr>
          <w:rStyle w:val="CommentReference"/>
        </w:rPr>
        <w:commentReference w:id="1235"/>
      </w:r>
    </w:p>
    <w:p w:rsidR="005D37A2" w:rsidRDefault="005D37A2" w:rsidP="005D37A2">
      <w:pPr>
        <w:pStyle w:val="Heading4"/>
      </w:pPr>
      <w:r w:rsidRPr="006D2B83">
        <w:t>Create</w:t>
      </w:r>
      <w:r>
        <w:t>Builtin</w:t>
      </w:r>
      <w:r w:rsidRPr="006D2B83">
        <w:t>Function</w:t>
      </w:r>
      <w:r>
        <w:t xml:space="preserve"> Abstract Operation</w:t>
      </w:r>
    </w:p>
    <w:p w:rsidR="005D37A2" w:rsidRPr="00E77497" w:rsidRDefault="005D37A2" w:rsidP="005D37A2">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rsidR="005D37A2" w:rsidRPr="00E77497" w:rsidRDefault="005D37A2" w:rsidP="005D37A2">
      <w:pPr>
        <w:numPr>
          <w:ilvl w:val="0"/>
          <w:numId w:val="1481"/>
        </w:numPr>
        <w:spacing w:after="0"/>
        <w:contextualSpacing/>
        <w:rPr>
          <w:rFonts w:ascii="Times New Roman" w:hAnsi="Times New Roman"/>
        </w:rPr>
      </w:pPr>
      <w:commentRangeStart w:id="1236"/>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1236"/>
      <w:r>
        <w:rPr>
          <w:rStyle w:val="CommentReference"/>
        </w:rPr>
        <w:commentReference w:id="1236"/>
      </w:r>
    </w:p>
    <w:p w:rsidR="005D37A2" w:rsidRDefault="005D37A2" w:rsidP="005D37A2">
      <w:pPr>
        <w:pStyle w:val="Alg4"/>
        <w:numPr>
          <w:ilvl w:val="0"/>
          <w:numId w:val="1481"/>
        </w:numPr>
        <w:spacing w:after="240"/>
      </w:pPr>
      <w:r>
        <w:t xml:space="preserve">Return </w:t>
      </w:r>
      <w:r>
        <w:rPr>
          <w:i/>
          <w:iCs/>
        </w:rPr>
        <w:t>func</w:t>
      </w:r>
      <w:r>
        <w:t>.</w:t>
      </w:r>
      <w:r w:rsidRPr="008958B0">
        <w:t xml:space="preserve"> </w:t>
      </w:r>
    </w:p>
    <w:p w:rsidR="005D37A2" w:rsidRPr="00E77497" w:rsidRDefault="005D37A2" w:rsidP="005D37A2">
      <w:pPr>
        <w:pStyle w:val="Heading2"/>
      </w:pPr>
      <w:bookmarkStart w:id="1237" w:name="_Toc368050286"/>
      <w:r>
        <w:t>Proxy</w:t>
      </w:r>
      <w:r w:rsidRPr="00E77497">
        <w:t xml:space="preserve"> Object Internal Methods</w:t>
      </w:r>
      <w:r>
        <w:t xml:space="preserve"> and Internal Data Properties</w:t>
      </w:r>
      <w:bookmarkEnd w:id="1237"/>
    </w:p>
    <w:p w:rsidR="005D37A2" w:rsidRDefault="005D37A2" w:rsidP="005D37A2">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internal </w:t>
      </w:r>
      <w:r>
        <w:t xml:space="preserve">data </w:t>
      </w:r>
      <w:r w:rsidRPr="00E77497">
        <w:t>property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 xml:space="preserve">.  </w:t>
      </w:r>
      <w:r>
        <w:t xml:space="preserve">Every proxy object also has an internal data property called [[ProxyTarget]] whose value is either an object or the </w:t>
      </w:r>
      <w:r w:rsidRPr="00B84BA3">
        <w:rPr>
          <w:b/>
          <w:bCs/>
        </w:rPr>
        <w:t>null</w:t>
      </w:r>
      <w:r>
        <w:t xml:space="preserve"> value. This object is called the proxy’s </w:t>
      </w:r>
      <w:r>
        <w:rPr>
          <w:i/>
          <w:iCs/>
        </w:rPr>
        <w:t>target object</w:t>
      </w:r>
      <w:r>
        <w:t>.</w:t>
      </w:r>
    </w:p>
    <w:p w:rsidR="005D37A2" w:rsidRPr="00E77497" w:rsidRDefault="005D37A2" w:rsidP="005D37A2">
      <w:r>
        <w:lastRenderedPageBreak/>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rsidR="005D37A2" w:rsidRPr="006F124D" w:rsidRDefault="005D37A2" w:rsidP="005D37A2">
      <w:r>
        <w:t xml:space="preserve">The [[ProxyHandler]] and [[ProxyTarget]] internal data properties of a proxy object are always initialised when the object is created and typically may not be modified. Some proxy objects are created in a manner that permits them to be subsequently </w:t>
      </w:r>
      <w:r>
        <w:rPr>
          <w:i/>
          <w:iCs/>
        </w:rPr>
        <w:t>revoked</w:t>
      </w:r>
      <w:r>
        <w:t xml:space="preserve">. When a proxy is revoked, its [[ProxyHander]] internal data property is set to a special revoked proxy handler object and its [[ProxyTarget]] internal data property is set to </w:t>
      </w:r>
      <w:r w:rsidRPr="006F124D">
        <w:rPr>
          <w:b/>
          <w:bCs/>
        </w:rPr>
        <w:t>null</w:t>
      </w:r>
      <w:r>
        <w:t>.</w:t>
      </w:r>
    </w:p>
    <w:p w:rsidR="005D37A2" w:rsidRPr="00E77497" w:rsidRDefault="005D37A2" w:rsidP="005D37A2">
      <w:r>
        <w:t xml:space="preserve">Because proxy permit arbitrary ECMAScript code to be used to in the implementation of internal methods, it is possible to define a proxy object whose handler methods violates the invariants defined in </w:t>
      </w:r>
      <w:r w:rsidR="00D45A1D">
        <w:fldChar w:fldCharType="begin"/>
      </w:r>
      <w:r w:rsidR="00D45A1D">
        <w:instrText xml:space="preserve"> REF _Ref365532942 \r \h </w:instrText>
      </w:r>
      <w:r w:rsidR="00D45A1D">
        <w:fldChar w:fldCharType="separate"/>
      </w:r>
      <w:ins w:id="1238" w:author="Rev 19 Allen Wirfs-Brock" w:date="2013-09-27T13:05:00Z">
        <w:r w:rsidR="00460CAC">
          <w:t>6.1.7.3</w:t>
        </w:r>
      </w:ins>
      <w:del w:id="1239" w:author="Rev 19 Allen Wirfs-Brock" w:date="2013-09-27T08:38:00Z">
        <w:r w:rsidR="00083CEC" w:rsidDel="009E7E9E">
          <w:delText>6.1.6.3</w:delText>
        </w:r>
      </w:del>
      <w:r w:rsidR="00D45A1D">
        <w:fldChar w:fldCharType="end"/>
      </w:r>
      <w:r>
        <w:t xml:space="preserve">. Some of the internal method invariants defined in </w:t>
      </w:r>
      <w:r w:rsidR="00D45A1D">
        <w:fldChar w:fldCharType="begin"/>
      </w:r>
      <w:r w:rsidR="00D45A1D">
        <w:instrText xml:space="preserve"> REF _Ref365532942 \r \h </w:instrText>
      </w:r>
      <w:r w:rsidR="00D45A1D">
        <w:fldChar w:fldCharType="separate"/>
      </w:r>
      <w:ins w:id="1240" w:author="Rev 19 Allen Wirfs-Brock" w:date="2013-09-27T13:05:00Z">
        <w:r w:rsidR="00460CAC">
          <w:t>6.1.7.3</w:t>
        </w:r>
      </w:ins>
      <w:del w:id="1241" w:author="Rev 19 Allen Wirfs-Brock" w:date="2013-09-27T08:38:00Z">
        <w:r w:rsidR="00083CEC" w:rsidDel="009E7E9E">
          <w:delText>6.1.6.3</w:delText>
        </w:r>
      </w:del>
      <w:r w:rsidR="00D45A1D">
        <w:fldChar w:fldCharType="end"/>
      </w:r>
      <w:r w:rsidR="00D45A1D">
        <w:t xml:space="preserve"> </w:t>
      </w:r>
      <w:r>
        <w:t>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rsidR="005D37A2" w:rsidRPr="00E77497" w:rsidRDefault="005D37A2" w:rsidP="005D37A2">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rsidR="005D37A2" w:rsidRPr="00A33491" w:rsidRDefault="005D37A2" w:rsidP="00F16CCB">
      <w:pPr>
        <w:pStyle w:val="Heading3"/>
      </w:pPr>
      <w:bookmarkStart w:id="1242" w:name="_Toc368050287"/>
      <w:r w:rsidRPr="00A33491">
        <w:t>[[Get</w:t>
      </w:r>
      <w:ins w:id="1243" w:author="Rev 19 Allen Wirfs-Brock" w:date="2013-09-12T08:56:00Z">
        <w:r w:rsidR="00F16CCB" w:rsidRPr="00F16CCB">
          <w:t>PrototypeOf</w:t>
        </w:r>
      </w:ins>
      <w:del w:id="1244" w:author="Rev 19 Allen Wirfs-Brock" w:date="2013-09-12T08:56:00Z">
        <w:r w:rsidRPr="00A33491" w:rsidDel="00F16CCB">
          <w:delText>Inheritance</w:delText>
        </w:r>
      </w:del>
      <w:r w:rsidRPr="00A33491">
        <w:t>]] ( )</w:t>
      </w:r>
      <w:bookmarkEnd w:id="1242"/>
    </w:p>
    <w:p w:rsidR="005D37A2" w:rsidRPr="00A33491" w:rsidRDefault="005D37A2" w:rsidP="005D37A2">
      <w:r w:rsidRPr="00A33491">
        <w:t>When the [[Get</w:t>
      </w:r>
      <w:ins w:id="1245" w:author="Rev 19 Allen Wirfs-Brock" w:date="2013-09-12T08:56:00Z">
        <w:r w:rsidR="00F16CCB" w:rsidRPr="00F16CCB">
          <w:t>PrototypeOf</w:t>
        </w:r>
      </w:ins>
      <w:del w:id="1246" w:author="Rev 19 Allen Wirfs-Brock" w:date="2013-09-12T08:56:00Z">
        <w:r w:rsidRPr="00A33491" w:rsidDel="00F16CCB">
          <w:delText>Inheritance</w:delText>
        </w:r>
      </w:del>
      <w:r w:rsidRPr="00A33491">
        <w:t>]]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getPrototypeOf</w:t>
      </w:r>
      <w:r w:rsidRPr="00E77497">
        <w:t>"</w:t>
      </w:r>
      <w: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F16CCB">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[[Get</w:t>
      </w:r>
      <w:ins w:id="1247" w:author="Rev 19 Allen Wirfs-Brock" w:date="2013-09-12T08:56:00Z">
        <w:r w:rsidR="00F16CCB" w:rsidRPr="00F16CCB">
          <w:rPr>
            <w:rFonts w:ascii="Times New Roman" w:eastAsia="Times New Roman" w:hAnsi="Times New Roman"/>
            <w:spacing w:val="6"/>
            <w:lang w:eastAsia="en-US"/>
          </w:rPr>
          <w:t>PrototypeOf</w:t>
        </w:r>
      </w:ins>
      <w:del w:id="1248" w:author="Rev 19 Allen Wirfs-Brock" w:date="2013-09-12T08:56: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rsidR="00952308" w:rsidRDefault="00952308" w:rsidP="00952308">
      <w:pPr>
        <w:numPr>
          <w:ilvl w:val="0"/>
          <w:numId w:val="1192"/>
        </w:numPr>
        <w:spacing w:line="240" w:lineRule="auto"/>
        <w:contextualSpacing/>
        <w:jc w:val="left"/>
        <w:rPr>
          <w:ins w:id="1249" w:author="Rev 19 Allen Wirfs-Brock" w:date="2013-09-12T08:45:00Z"/>
          <w:rFonts w:ascii="Times New Roman" w:eastAsia="Times New Roman" w:hAnsi="Times New Roman"/>
          <w:spacing w:val="6"/>
          <w:lang w:eastAsia="en-US"/>
        </w:rPr>
      </w:pPr>
      <w:ins w:id="1250" w:author="Rev 19 Allen Wirfs-Brock" w:date="2013-09-12T08:45: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ins>
    </w:p>
    <w:p w:rsidR="00952308" w:rsidRDefault="00952308" w:rsidP="00952308">
      <w:pPr>
        <w:numPr>
          <w:ilvl w:val="0"/>
          <w:numId w:val="1192"/>
        </w:numPr>
        <w:spacing w:line="240" w:lineRule="auto"/>
        <w:contextualSpacing/>
        <w:jc w:val="left"/>
        <w:rPr>
          <w:ins w:id="1251" w:author="Rev 19 Allen Wirfs-Brock" w:date="2013-09-12T08:45:00Z"/>
          <w:rFonts w:ascii="Times New Roman" w:eastAsia="Times New Roman" w:hAnsi="Times New Roman"/>
          <w:spacing w:val="6"/>
          <w:lang w:eastAsia="en-US"/>
        </w:rPr>
      </w:pPr>
      <w:ins w:id="1252" w:author="Rev 19 Allen Wirfs-Brock" w:date="2013-09-12T08:45: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ins>
    </w:p>
    <w:p w:rsidR="00952308" w:rsidRDefault="00952308" w:rsidP="00952308">
      <w:pPr>
        <w:numPr>
          <w:ilvl w:val="0"/>
          <w:numId w:val="1192"/>
        </w:numPr>
        <w:spacing w:line="240" w:lineRule="auto"/>
        <w:contextualSpacing/>
        <w:jc w:val="left"/>
        <w:rPr>
          <w:ins w:id="1253" w:author="Rev 19 Allen Wirfs-Brock" w:date="2013-09-12T08:45:00Z"/>
          <w:rFonts w:ascii="Times New Roman" w:eastAsia="Times New Roman" w:hAnsi="Times New Roman"/>
          <w:spacing w:val="6"/>
          <w:lang w:eastAsia="en-US"/>
        </w:rPr>
      </w:pPr>
      <w:ins w:id="1254" w:author="Rev 19 Allen Wirfs-Brock" w:date="2013-09-12T08:45: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ins>
    </w:p>
    <w:p w:rsidR="005D37A2" w:rsidRDefault="005D37A2" w:rsidP="00F16CCB">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w:t>
      </w:r>
      <w:ins w:id="1255" w:author="Rev 19 Allen Wirfs-Brock" w:date="2013-09-12T08:56:00Z">
        <w:r w:rsidR="00F16CCB" w:rsidRPr="00F16CCB">
          <w:rPr>
            <w:rFonts w:ascii="Times New Roman" w:eastAsia="Times New Roman" w:hAnsi="Times New Roman"/>
            <w:spacing w:val="6"/>
            <w:lang w:eastAsia="en-US"/>
          </w:rPr>
          <w:t>PrototypeOf</w:t>
        </w:r>
      </w:ins>
      <w:del w:id="1256" w:author="Rev 19 Allen Wirfs-Brock" w:date="2013-09-12T08:56: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w:t>
      </w:r>
      <w:ins w:id="1257" w:author="Rev 19 Allen Wirfs-Brock" w:date="2013-09-12T08:57:00Z">
        <w:r w:rsidR="00F16CCB" w:rsidRPr="00F16CCB">
          <w:t>PrototypeOf</w:t>
        </w:r>
      </w:ins>
      <w:del w:id="1258" w:author="Rev 19 Allen Wirfs-Brock" w:date="2013-09-12T08:57:00Z">
        <w:r w:rsidDel="00F16CCB">
          <w:delText>Inheritance</w:delText>
        </w:r>
      </w:del>
      <w:r>
        <w:t>]] for proxy objects enforces the following invariant:</w:t>
      </w:r>
    </w:p>
    <w:p w:rsidR="005D37A2" w:rsidRDefault="00952308" w:rsidP="00F16CCB">
      <w:pPr>
        <w:pStyle w:val="Note"/>
        <w:numPr>
          <w:ilvl w:val="0"/>
          <w:numId w:val="1204"/>
        </w:numPr>
        <w:tabs>
          <w:tab w:val="clear" w:pos="960"/>
          <w:tab w:val="left" w:pos="720"/>
          <w:tab w:val="left" w:pos="1170"/>
        </w:tabs>
      </w:pPr>
      <w:ins w:id="1259" w:author="Rev 19 Allen Wirfs-Brock" w:date="2013-09-12T08:47:00Z">
        <w:r>
          <w:t xml:space="preserve">If the target object is not extensible, </w:t>
        </w:r>
      </w:ins>
      <w:del w:id="1260" w:author="Rev 19 Allen Wirfs-Brock" w:date="2013-09-12T08:47:00Z">
        <w:r w:rsidR="005D37A2" w:rsidDel="00952308">
          <w:delText xml:space="preserve"> </w:delText>
        </w:r>
      </w:del>
      <w:r w:rsidR="005D37A2">
        <w:t>[[Get</w:t>
      </w:r>
      <w:ins w:id="1261" w:author="Rev 19 Allen Wirfs-Brock" w:date="2013-09-12T08:57:00Z">
        <w:r w:rsidR="00F16CCB" w:rsidRPr="00F16CCB">
          <w:t>PrototypeOf</w:t>
        </w:r>
      </w:ins>
      <w:del w:id="1262" w:author="Rev 19 Allen Wirfs-Brock" w:date="2013-09-12T08:57:00Z">
        <w:r w:rsidR="005D37A2" w:rsidDel="00F16CCB">
          <w:delText>Inheritance</w:delText>
        </w:r>
      </w:del>
      <w:r w:rsidR="005D37A2">
        <w:t>]] applied to the proxy object must return the same value as [[Get</w:t>
      </w:r>
      <w:ins w:id="1263" w:author="Rev 19 Allen Wirfs-Brock" w:date="2013-09-12T08:57:00Z">
        <w:r w:rsidR="00F16CCB" w:rsidRPr="00F16CCB">
          <w:t>PrototypeOf</w:t>
        </w:r>
      </w:ins>
      <w:del w:id="1264" w:author="Rev 19 Allen Wirfs-Brock" w:date="2013-09-12T08:57:00Z">
        <w:r w:rsidR="005D37A2" w:rsidDel="00F16CCB">
          <w:delText>Inheritance</w:delText>
        </w:r>
      </w:del>
      <w:r w:rsidR="005D37A2">
        <w:t>] applied to the proxy object’s target object.</w:t>
      </w:r>
    </w:p>
    <w:p w:rsidR="005D37A2" w:rsidRPr="00A33491" w:rsidRDefault="005D37A2" w:rsidP="00F16CCB">
      <w:pPr>
        <w:pStyle w:val="Heading3"/>
      </w:pPr>
      <w:r w:rsidDel="00621C54">
        <w:t xml:space="preserve"> </w:t>
      </w:r>
      <w:bookmarkStart w:id="1265" w:name="_Toc368050288"/>
      <w:r w:rsidRPr="00A33491">
        <w:t>[[Set</w:t>
      </w:r>
      <w:ins w:id="1266" w:author="Rev 19 Allen Wirfs-Brock" w:date="2013-09-12T08:57:00Z">
        <w:r w:rsidR="00F16CCB" w:rsidRPr="00F16CCB">
          <w:t>PrototypeOf</w:t>
        </w:r>
      </w:ins>
      <w:del w:id="1267" w:author="Rev 19 Allen Wirfs-Brock" w:date="2013-09-12T08:57:00Z">
        <w:r w:rsidRPr="00A33491" w:rsidDel="00F16CCB">
          <w:delText>Inheritance</w:delText>
        </w:r>
      </w:del>
      <w:r w:rsidRPr="00A33491">
        <w:t>]] (V)</w:t>
      </w:r>
      <w:bookmarkEnd w:id="1265"/>
    </w:p>
    <w:p w:rsidR="005D37A2" w:rsidRPr="00A33491" w:rsidRDefault="005D37A2" w:rsidP="005D37A2">
      <w:r w:rsidRPr="00A33491">
        <w:t>When the [[Set</w:t>
      </w:r>
      <w:ins w:id="1268" w:author="Rev 19 Allen Wirfs-Brock" w:date="2013-09-12T08:57:00Z">
        <w:r w:rsidR="00F16CCB" w:rsidRPr="00F16CCB">
          <w:t>PrototypeOf</w:t>
        </w:r>
      </w:ins>
      <w:del w:id="1269" w:author="Rev 19 Allen Wirfs-Brock" w:date="2013-09-12T08:57:00Z">
        <w:r w:rsidRPr="00A33491" w:rsidDel="00F16CCB">
          <w:delText>Inheritance</w:delText>
        </w:r>
      </w:del>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rsidR="005D37A2" w:rsidRPr="00A33491" w:rsidDel="004372C5" w:rsidRDefault="005D37A2" w:rsidP="005D37A2">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F16CCB">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[[Set</w:t>
      </w:r>
      <w:ins w:id="1270" w:author="Rev 19 Allen Wirfs-Brock" w:date="2013-09-12T08:57:00Z">
        <w:r w:rsidR="00F16CCB" w:rsidRPr="00F16CCB">
          <w:rPr>
            <w:rFonts w:ascii="Times New Roman" w:eastAsia="Times New Roman" w:hAnsi="Times New Roman"/>
            <w:spacing w:val="6"/>
            <w:lang w:eastAsia="en-US"/>
          </w:rPr>
          <w:t>PrototypeOf</w:t>
        </w:r>
      </w:ins>
      <w:del w:id="1271" w:author="Rev 19 Allen Wirfs-Brock" w:date="2013-09-12T08:57: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F16CCB">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w:t>
      </w:r>
      <w:ins w:id="1272" w:author="Rev 19 Allen Wirfs-Brock" w:date="2013-09-12T08:58:00Z">
        <w:r w:rsidR="00F16CCB" w:rsidRPr="00F16CCB">
          <w:rPr>
            <w:rFonts w:ascii="Times New Roman" w:eastAsia="Times New Roman" w:hAnsi="Times New Roman"/>
            <w:spacing w:val="6"/>
            <w:lang w:eastAsia="en-US"/>
          </w:rPr>
          <w:t>PrototypeOf</w:t>
        </w:r>
      </w:ins>
      <w:del w:id="1273" w:author="Rev 19 Allen Wirfs-Brock" w:date="2013-09-12T08:58: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6D19B4">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is </w:t>
      </w:r>
      <w:r w:rsidRPr="004240DD">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[[Set</w:t>
      </w:r>
      <w:ins w:id="1274" w:author="Rev 19 Allen Wirfs-Brock" w:date="2013-09-12T08:58:00Z">
        <w:r w:rsidR="00F16CCB" w:rsidRPr="00F16CCB">
          <w:t>PrototypeOf</w:t>
        </w:r>
      </w:ins>
      <w:del w:id="1275" w:author="Rev 19 Allen Wirfs-Brock" w:date="2013-09-12T08:58:00Z">
        <w:r w:rsidDel="00F16CCB">
          <w:delText>Inheritance</w:delText>
        </w:r>
      </w:del>
      <w:r>
        <w:t>]] for proxy objects enforces the following invariant:</w:t>
      </w:r>
    </w:p>
    <w:p w:rsidR="005D37A2" w:rsidRDefault="005D37A2" w:rsidP="00F16CCB">
      <w:pPr>
        <w:pStyle w:val="Note"/>
        <w:numPr>
          <w:ilvl w:val="0"/>
          <w:numId w:val="1204"/>
        </w:numPr>
        <w:tabs>
          <w:tab w:val="clear" w:pos="960"/>
          <w:tab w:val="left" w:pos="720"/>
          <w:tab w:val="left" w:pos="1170"/>
        </w:tabs>
      </w:pPr>
      <w:r>
        <w:t>If the target object is not extensible, the argument value must be the same as the result of [[Get</w:t>
      </w:r>
      <w:ins w:id="1276" w:author="Rev 19 Allen Wirfs-Brock" w:date="2013-09-12T08:58:00Z">
        <w:r w:rsidR="00F16CCB" w:rsidRPr="00F16CCB">
          <w:t>PrototypeOf</w:t>
        </w:r>
      </w:ins>
      <w:del w:id="1277" w:author="Rev 19 Allen Wirfs-Brock" w:date="2013-09-12T08:58:00Z">
        <w:r w:rsidDel="00F16CCB">
          <w:delText>Inheritance</w:delText>
        </w:r>
      </w:del>
      <w:r>
        <w:t>]] applied to target object.</w:t>
      </w:r>
    </w:p>
    <w:p w:rsidR="005D37A2" w:rsidRPr="00A33491" w:rsidRDefault="005D37A2" w:rsidP="005D37A2">
      <w:pPr>
        <w:pStyle w:val="Heading3"/>
      </w:pPr>
      <w:bookmarkStart w:id="1278" w:name="_Toc368050289"/>
      <w:r w:rsidRPr="00A33491">
        <w:t>[[IsExtensible]] (</w:t>
      </w:r>
      <w:r>
        <w:t xml:space="preserve"> </w:t>
      </w:r>
      <w:r w:rsidRPr="00A33491">
        <w:t>)</w:t>
      </w:r>
      <w:bookmarkEnd w:id="1278"/>
    </w:p>
    <w:p w:rsidR="005D37A2" w:rsidRPr="00A33491" w:rsidRDefault="005D37A2" w:rsidP="005D37A2">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[[IsExtensible]]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 [[IsExtensible]] applied to the proxy object must return the same value as [[IsExtensible]] applied to the proxy object’s target object with the same argument.</w:t>
      </w:r>
    </w:p>
    <w:p w:rsidR="005D37A2" w:rsidRPr="00A33491" w:rsidRDefault="005D37A2" w:rsidP="005D37A2">
      <w:pPr>
        <w:pStyle w:val="Heading3"/>
      </w:pPr>
      <w:bookmarkStart w:id="1279" w:name="_Toc368050290"/>
      <w:r w:rsidRPr="00A33491">
        <w:t>[[</w:t>
      </w:r>
      <w:r>
        <w:t>PreventExtensions</w:t>
      </w:r>
      <w:r w:rsidRPr="00A33491">
        <w:t>]] (</w:t>
      </w:r>
      <w:r>
        <w:t xml:space="preserve">  </w:t>
      </w:r>
      <w:r w:rsidRPr="00A33491">
        <w:t>)</w:t>
      </w:r>
      <w:bookmarkEnd w:id="1279"/>
    </w:p>
    <w:p w:rsidR="005D37A2" w:rsidRPr="00A33491" w:rsidRDefault="005D37A2" w:rsidP="005D37A2">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[[PreventExtensions]]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F5518" w:rsidRDefault="005D37A2" w:rsidP="005D37A2">
      <w:pPr>
        <w:numPr>
          <w:ilvl w:val="0"/>
          <w:numId w:val="1195"/>
        </w:numPr>
        <w:spacing w:line="240" w:lineRule="auto"/>
        <w:contextualSpacing/>
        <w:jc w:val="left"/>
        <w:rPr>
          <w:ins w:id="1280" w:author="Rev 19 Allen Wirfs-Brock" w:date="2013-09-10T13:45:00Z"/>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booleanTrapResult</w:t>
      </w:r>
      <w:r w:rsidRPr="00DD55F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targetIsExtensible</w:t>
      </w:r>
      <w:r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[[PreventExtensions]] for proxy objects enforces the following invariant:</w:t>
      </w:r>
    </w:p>
    <w:p w:rsidR="005D37A2" w:rsidRDefault="005D37A2" w:rsidP="005D37A2">
      <w:pPr>
        <w:pStyle w:val="Note"/>
        <w:numPr>
          <w:ilvl w:val="0"/>
          <w:numId w:val="1204"/>
        </w:numPr>
        <w:tabs>
          <w:tab w:val="clear" w:pos="960"/>
          <w:tab w:val="left" w:pos="720"/>
          <w:tab w:val="left" w:pos="1170"/>
        </w:tabs>
      </w:pPr>
      <w:r>
        <w:lastRenderedPageBreak/>
        <w:t xml:space="preserve">[[PreventExtensions]] applied to the proxy object only returns </w:t>
      </w:r>
      <w:r w:rsidRPr="00E74C84">
        <w:rPr>
          <w:rFonts w:asciiTheme="majorBidi" w:hAnsiTheme="majorBidi" w:cstheme="majorBidi"/>
          <w:b/>
          <w:bCs/>
        </w:rPr>
        <w:t>true</w:t>
      </w:r>
      <w:r>
        <w:t xml:space="preserve"> if [[IsExtensible]] applied to the proxy object’s target object is </w:t>
      </w:r>
      <w:r w:rsidRPr="00E74C84">
        <w:rPr>
          <w:rFonts w:asciiTheme="majorBidi" w:hAnsiTheme="majorBidi" w:cstheme="majorBidi"/>
          <w:b/>
          <w:bCs/>
        </w:rPr>
        <w:t>false</w:t>
      </w:r>
      <w:r>
        <w:t>.</w:t>
      </w:r>
    </w:p>
    <w:p w:rsidR="005D37A2" w:rsidRPr="00A33491" w:rsidDel="00873DB1" w:rsidRDefault="00873DB1" w:rsidP="005D37A2">
      <w:pPr>
        <w:pStyle w:val="Heading3"/>
      </w:pPr>
      <w:ins w:id="1281" w:author="Rev 19 Allen Wirfs-Brock" w:date="2013-09-26T09:48:00Z">
        <w:r w:rsidRPr="00A33491" w:rsidDel="00873DB1">
          <w:t xml:space="preserve"> </w:t>
        </w:r>
      </w:ins>
      <w:moveFromRangeStart w:id="1282" w:author="Rev 19 Allen Wirfs-Brock" w:date="2013-09-26T09:48:00Z" w:name="move367952219"/>
      <w:moveFrom w:id="1283" w:author="Rev 19 Allen Wirfs-Brock" w:date="2013-09-26T09:48:00Z">
        <w:r w:rsidR="005D37A2" w:rsidRPr="00A33491" w:rsidDel="00873DB1">
          <w:t>[[HasOwnProperty]] (P)</w:t>
        </w:r>
        <w:bookmarkStart w:id="1284" w:name="_Toc368034291"/>
        <w:bookmarkStart w:id="1285" w:name="_Toc368049514"/>
        <w:bookmarkStart w:id="1286" w:name="_Toc368050291"/>
        <w:bookmarkEnd w:id="1284"/>
        <w:bookmarkEnd w:id="1285"/>
        <w:bookmarkEnd w:id="1286"/>
      </w:moveFrom>
    </w:p>
    <w:p w:rsidR="005D37A2" w:rsidRPr="00A33491" w:rsidDel="00873DB1" w:rsidRDefault="005D37A2" w:rsidP="005D37A2">
      <w:moveFrom w:id="1287" w:author="Rev 19 Allen Wirfs-Brock" w:date="2013-09-26T09:48:00Z">
        <w:r w:rsidRPr="00A33491" w:rsidDel="00873DB1">
          <w:t xml:space="preserve">When the [[HasOwnProperty]] internal method of </w:t>
        </w:r>
        <w:r w:rsidDel="00873DB1">
          <w:t>an exotic Proxy object</w:t>
        </w:r>
        <w:r w:rsidRPr="00A33491" w:rsidDel="00873DB1">
          <w:t xml:space="preserve"> </w:t>
        </w:r>
        <w:r w:rsidRPr="00A33491" w:rsidDel="00873DB1">
          <w:rPr>
            <w:rFonts w:ascii="Times New Roman" w:hAnsi="Times New Roman"/>
            <w:i/>
          </w:rPr>
          <w:t>O</w:t>
        </w:r>
        <w:r w:rsidRPr="00A33491" w:rsidDel="00873DB1">
          <w:t xml:space="preserve"> is called with property key </w:t>
        </w:r>
        <w:r w:rsidRPr="00A33491" w:rsidDel="00873DB1">
          <w:rPr>
            <w:rFonts w:ascii="Times New Roman" w:hAnsi="Times New Roman"/>
            <w:i/>
          </w:rPr>
          <w:t>P</w:t>
        </w:r>
        <w:r w:rsidRPr="00A33491" w:rsidDel="00873DB1">
          <w:t>, the following steps are taken:</w:t>
        </w:r>
        <w:bookmarkStart w:id="1288" w:name="_Toc368034292"/>
        <w:bookmarkStart w:id="1289" w:name="_Toc368049515"/>
        <w:bookmarkStart w:id="1290" w:name="_Toc368050292"/>
        <w:bookmarkEnd w:id="1288"/>
        <w:bookmarkEnd w:id="1289"/>
        <w:bookmarkEnd w:id="1290"/>
      </w:moveFrom>
    </w:p>
    <w:p w:rsidR="005D37A2" w:rsidRPr="00A33491" w:rsidDel="00873DB1" w:rsidRDefault="005D37A2" w:rsidP="005D37A2">
      <w:pPr>
        <w:numPr>
          <w:ilvl w:val="0"/>
          <w:numId w:val="1196"/>
        </w:numPr>
        <w:spacing w:before="240" w:after="0" w:line="240" w:lineRule="auto"/>
        <w:contextualSpacing/>
        <w:jc w:val="left"/>
        <w:rPr>
          <w:rFonts w:ascii="Times New Roman" w:eastAsia="Times New Roman" w:hAnsi="Times New Roman"/>
          <w:spacing w:val="6"/>
          <w:lang w:eastAsia="en-US"/>
        </w:rPr>
      </w:pPr>
      <w:moveFrom w:id="1291" w:author="Rev 19 Allen Wirfs-Brock" w:date="2013-09-26T09:48:00Z">
        <w:r w:rsidRPr="00A33491" w:rsidDel="00873DB1">
          <w:rPr>
            <w:rFonts w:ascii="Times New Roman" w:eastAsia="Times New Roman" w:hAnsi="Times New Roman"/>
            <w:spacing w:val="6"/>
            <w:lang w:eastAsia="en-US"/>
          </w:rPr>
          <w:t xml:space="preserve">Assert: </w:t>
        </w:r>
        <w:r w:rsidRPr="00755B7E" w:rsidDel="00873DB1">
          <w:rPr>
            <w:rFonts w:ascii="Times New Roman" w:eastAsia="Times New Roman" w:hAnsi="Times New Roman"/>
            <w:spacing w:val="6"/>
            <w:lang w:eastAsia="en-US"/>
          </w:rPr>
          <w:t>IsPropertyKey(</w:t>
        </w:r>
        <w:r w:rsidRPr="00755B7E" w:rsidDel="00873DB1">
          <w:rPr>
            <w:rFonts w:ascii="Times New Roman" w:eastAsia="Times New Roman" w:hAnsi="Times New Roman"/>
            <w:i/>
            <w:iCs/>
            <w:spacing w:val="6"/>
            <w:lang w:eastAsia="en-US"/>
          </w:rPr>
          <w:t>P</w:t>
        </w:r>
        <w:r w:rsidRPr="00755B7E" w:rsidDel="00873DB1">
          <w:rPr>
            <w:rFonts w:ascii="Times New Roman" w:eastAsia="Times New Roman" w:hAnsi="Times New Roman"/>
            <w:spacing w:val="6"/>
            <w:lang w:eastAsia="en-US"/>
          </w:rPr>
          <w:t xml:space="preserve">) is </w:t>
        </w:r>
        <w:r w:rsidRPr="00755B7E" w:rsidDel="00873DB1">
          <w:rPr>
            <w:rFonts w:ascii="Times New Roman" w:eastAsia="Times New Roman" w:hAnsi="Times New Roman"/>
            <w:b/>
            <w:bCs/>
            <w:spacing w:val="6"/>
            <w:lang w:eastAsia="en-US"/>
          </w:rPr>
          <w:t>true</w:t>
        </w:r>
        <w:r w:rsidRPr="00A33491" w:rsidDel="00873DB1">
          <w:rPr>
            <w:rFonts w:ascii="Times New Roman" w:eastAsia="Times New Roman" w:hAnsi="Times New Roman"/>
            <w:spacing w:val="6"/>
            <w:lang w:eastAsia="en-US"/>
          </w:rPr>
          <w:t>.</w:t>
        </w:r>
        <w:bookmarkStart w:id="1292" w:name="_Toc368034293"/>
        <w:bookmarkStart w:id="1293" w:name="_Toc368049516"/>
        <w:bookmarkStart w:id="1294" w:name="_Toc368050293"/>
        <w:bookmarkEnd w:id="1292"/>
        <w:bookmarkEnd w:id="1293"/>
        <w:bookmarkEnd w:id="1294"/>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295"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 xml:space="preserve">handler </w:t>
        </w:r>
        <w:r w:rsidDel="00873DB1">
          <w:rPr>
            <w:rFonts w:ascii="Times New Roman" w:eastAsia="Times New Roman" w:hAnsi="Times New Roman"/>
            <w:spacing w:val="6"/>
            <w:lang w:eastAsia="en-US"/>
          </w:rPr>
          <w:t xml:space="preserve">be </w:t>
        </w:r>
        <w:r w:rsidRPr="00A33491" w:rsidDel="00873DB1">
          <w:rPr>
            <w:rFonts w:ascii="Times New Roman" w:eastAsia="Times New Roman" w:hAnsi="Times New Roman"/>
            <w:iCs/>
            <w:spacing w:val="6"/>
            <w:lang w:eastAsia="en-US"/>
          </w:rPr>
          <w:t>the value of the [[</w:t>
        </w:r>
        <w:r w:rsidRPr="0035419E" w:rsidDel="00873DB1">
          <w:rPr>
            <w:rFonts w:ascii="Times New Roman" w:eastAsia="Times New Roman" w:hAnsi="Times New Roman"/>
            <w:iCs/>
            <w:spacing w:val="6"/>
            <w:lang w:eastAsia="en-US"/>
          </w:rPr>
          <w:t>Proxy</w:t>
        </w:r>
        <w:r w:rsidDel="00873DB1">
          <w:rPr>
            <w:rFonts w:ascii="Times New Roman" w:eastAsia="Times New Roman" w:hAnsi="Times New Roman"/>
            <w:iCs/>
            <w:spacing w:val="6"/>
            <w:lang w:eastAsia="en-US"/>
          </w:rPr>
          <w:t>Handler</w:t>
        </w:r>
        <w:r w:rsidRPr="00A33491" w:rsidDel="00873DB1">
          <w:rPr>
            <w:rFonts w:ascii="Times New Roman" w:eastAsia="Times New Roman" w:hAnsi="Times New Roman"/>
            <w:iCs/>
            <w:spacing w:val="6"/>
            <w:lang w:eastAsia="en-US"/>
          </w:rPr>
          <w:t>]] internal</w:t>
        </w:r>
        <w:r w:rsidDel="00873DB1">
          <w:rPr>
            <w:rFonts w:ascii="Times New Roman" w:eastAsia="Times New Roman" w:hAnsi="Times New Roman"/>
            <w:iCs/>
            <w:spacing w:val="6"/>
            <w:lang w:eastAsia="en-US"/>
          </w:rPr>
          <w:t xml:space="preserve"> data </w:t>
        </w:r>
        <w:r w:rsidRPr="00A33491" w:rsidDel="00873DB1">
          <w:rPr>
            <w:rFonts w:ascii="Times New Roman" w:eastAsia="Times New Roman" w:hAnsi="Times New Roman"/>
            <w:iCs/>
            <w:spacing w:val="6"/>
            <w:lang w:eastAsia="en-US"/>
          </w:rPr>
          <w:t xml:space="preserve"> property of </w:t>
        </w:r>
        <w:r w:rsidRPr="00A33491" w:rsidDel="00873DB1">
          <w:rPr>
            <w:rFonts w:ascii="Times New Roman" w:eastAsia="Times New Roman" w:hAnsi="Times New Roman"/>
            <w:i/>
            <w:spacing w:val="6"/>
            <w:lang w:eastAsia="en-US"/>
          </w:rPr>
          <w:t>O</w:t>
        </w:r>
        <w:r w:rsidRPr="00A33491" w:rsidDel="00873DB1">
          <w:rPr>
            <w:rFonts w:ascii="Times New Roman" w:eastAsia="Times New Roman" w:hAnsi="Times New Roman"/>
            <w:spacing w:val="6"/>
            <w:lang w:eastAsia="en-US"/>
          </w:rPr>
          <w:t>.</w:t>
        </w:r>
        <w:r w:rsidDel="00873DB1">
          <w:rPr>
            <w:rFonts w:ascii="Times New Roman" w:eastAsia="Times New Roman" w:hAnsi="Times New Roman"/>
            <w:i/>
            <w:iCs/>
            <w:spacing w:val="6"/>
            <w:lang w:eastAsia="en-US"/>
          </w:rPr>
          <w:t xml:space="preserve"> </w:t>
        </w:r>
        <w:bookmarkStart w:id="1296" w:name="_Toc368034294"/>
        <w:bookmarkStart w:id="1297" w:name="_Toc368049517"/>
        <w:bookmarkStart w:id="1298" w:name="_Toc368050294"/>
        <w:bookmarkEnd w:id="1296"/>
        <w:bookmarkEnd w:id="1297"/>
        <w:bookmarkEnd w:id="1298"/>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299"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 xml:space="preserve">target </w:t>
        </w:r>
        <w:r w:rsidDel="00873DB1">
          <w:rPr>
            <w:rFonts w:ascii="Times New Roman" w:eastAsia="Times New Roman" w:hAnsi="Times New Roman"/>
            <w:spacing w:val="6"/>
            <w:lang w:eastAsia="en-US"/>
          </w:rPr>
          <w:t xml:space="preserve">be </w:t>
        </w:r>
        <w:r w:rsidRPr="00A33491" w:rsidDel="00873DB1">
          <w:rPr>
            <w:rFonts w:ascii="Times New Roman" w:eastAsia="Times New Roman" w:hAnsi="Times New Roman"/>
            <w:iCs/>
            <w:spacing w:val="6"/>
            <w:lang w:eastAsia="en-US"/>
          </w:rPr>
          <w:t>the value of the [[</w:t>
        </w:r>
        <w:r w:rsidRPr="0035419E" w:rsidDel="00873DB1">
          <w:rPr>
            <w:rFonts w:ascii="Times New Roman" w:eastAsia="Times New Roman" w:hAnsi="Times New Roman"/>
            <w:iCs/>
            <w:spacing w:val="6"/>
            <w:lang w:eastAsia="en-US"/>
          </w:rPr>
          <w:t>Proxy</w:t>
        </w:r>
        <w:r w:rsidDel="00873DB1">
          <w:rPr>
            <w:rFonts w:ascii="Times New Roman" w:eastAsia="Times New Roman" w:hAnsi="Times New Roman"/>
            <w:iCs/>
            <w:spacing w:val="6"/>
            <w:lang w:eastAsia="en-US"/>
          </w:rPr>
          <w:t>Target</w:t>
        </w:r>
        <w:r w:rsidRPr="00A33491" w:rsidDel="00873DB1">
          <w:rPr>
            <w:rFonts w:ascii="Times New Roman" w:eastAsia="Times New Roman" w:hAnsi="Times New Roman"/>
            <w:iCs/>
            <w:spacing w:val="6"/>
            <w:lang w:eastAsia="en-US"/>
          </w:rPr>
          <w:t>]] internal</w:t>
        </w:r>
        <w:r w:rsidDel="00873DB1">
          <w:rPr>
            <w:rFonts w:ascii="Times New Roman" w:eastAsia="Times New Roman" w:hAnsi="Times New Roman"/>
            <w:iCs/>
            <w:spacing w:val="6"/>
            <w:lang w:eastAsia="en-US"/>
          </w:rPr>
          <w:t xml:space="preserve"> data</w:t>
        </w:r>
        <w:r w:rsidRPr="00A33491" w:rsidDel="00873DB1">
          <w:rPr>
            <w:rFonts w:ascii="Times New Roman" w:eastAsia="Times New Roman" w:hAnsi="Times New Roman"/>
            <w:iCs/>
            <w:spacing w:val="6"/>
            <w:lang w:eastAsia="en-US"/>
          </w:rPr>
          <w:t xml:space="preserve"> property of </w:t>
        </w:r>
        <w:r w:rsidRPr="00A33491" w:rsidDel="00873DB1">
          <w:rPr>
            <w:rFonts w:ascii="Times New Roman" w:eastAsia="Times New Roman" w:hAnsi="Times New Roman"/>
            <w:i/>
            <w:spacing w:val="6"/>
            <w:lang w:eastAsia="en-US"/>
          </w:rPr>
          <w:t>O</w:t>
        </w:r>
        <w:r w:rsidRPr="00A33491" w:rsidDel="00873DB1">
          <w:rPr>
            <w:rFonts w:ascii="Times New Roman" w:eastAsia="Times New Roman" w:hAnsi="Times New Roman"/>
            <w:spacing w:val="6"/>
            <w:lang w:eastAsia="en-US"/>
          </w:rPr>
          <w:t>.</w:t>
        </w:r>
        <w:r w:rsidDel="00873DB1">
          <w:rPr>
            <w:rFonts w:ascii="Times New Roman" w:eastAsia="Times New Roman" w:hAnsi="Times New Roman"/>
            <w:i/>
            <w:iCs/>
            <w:spacing w:val="6"/>
            <w:lang w:eastAsia="en-US"/>
          </w:rPr>
          <w:t xml:space="preserve"> </w:t>
        </w:r>
        <w:bookmarkStart w:id="1300" w:name="_Toc368034295"/>
        <w:bookmarkStart w:id="1301" w:name="_Toc368049518"/>
        <w:bookmarkStart w:id="1302" w:name="_Toc368050295"/>
        <w:bookmarkEnd w:id="1300"/>
        <w:bookmarkEnd w:id="1301"/>
        <w:bookmarkEnd w:id="1302"/>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03" w:author="Rev 19 Allen Wirfs-Brock" w:date="2013-09-26T09:48:00Z">
        <w:r w:rsidDel="00873DB1">
          <w:rPr>
            <w:rFonts w:ascii="Times New Roman" w:eastAsia="Times New Roman" w:hAnsi="Times New Roman"/>
            <w:spacing w:val="6"/>
            <w:lang w:eastAsia="en-US"/>
          </w:rPr>
          <w:t>Let</w:t>
        </w:r>
        <w:r w:rsidDel="00873DB1">
          <w:rPr>
            <w:rFonts w:ascii="Times New Roman" w:eastAsia="Times New Roman" w:hAnsi="Times New Roman"/>
            <w:i/>
            <w:iCs/>
            <w:spacing w:val="6"/>
            <w:lang w:eastAsia="en-US"/>
          </w:rPr>
          <w:t xml:space="preserve"> trap</w:t>
        </w:r>
        <w:r w:rsidDel="00873DB1">
          <w:rPr>
            <w:rFonts w:ascii="Times New Roman" w:eastAsia="Times New Roman" w:hAnsi="Times New Roman"/>
            <w:spacing w:val="6"/>
            <w:lang w:eastAsia="en-US"/>
          </w:rPr>
          <w:t xml:space="preserve"> be the result of GetMethod(</w:t>
        </w:r>
        <w:r w:rsidDel="00873DB1">
          <w:rPr>
            <w:rFonts w:ascii="Times New Roman" w:eastAsia="Times New Roman" w:hAnsi="Times New Roman"/>
            <w:i/>
            <w:iCs/>
            <w:spacing w:val="6"/>
            <w:lang w:eastAsia="en-US"/>
          </w:rPr>
          <w:t>handler</w:t>
        </w:r>
        <w:r w:rsidDel="00873DB1">
          <w:rPr>
            <w:rFonts w:ascii="Times New Roman" w:eastAsia="Times New Roman" w:hAnsi="Times New Roman"/>
            <w:spacing w:val="6"/>
            <w:lang w:eastAsia="en-US"/>
          </w:rPr>
          <w:t xml:space="preserve">, </w:t>
        </w:r>
        <w:r w:rsidRPr="00E77497" w:rsidDel="00873DB1">
          <w:t>"</w:t>
        </w:r>
        <w:r w:rsidDel="00873DB1">
          <w:rPr>
            <w:rFonts w:ascii="Courier New" w:hAnsi="Courier New" w:cs="Courier New"/>
            <w:b/>
          </w:rPr>
          <w:t>hasOwn</w:t>
        </w:r>
        <w:r w:rsidRPr="00E77497" w:rsidDel="00873DB1">
          <w:t>"</w:t>
        </w:r>
        <w:r w:rsidDel="00873DB1">
          <w:t>).</w:t>
        </w:r>
        <w:bookmarkStart w:id="1304" w:name="_Toc368034296"/>
        <w:bookmarkStart w:id="1305" w:name="_Toc368049519"/>
        <w:bookmarkStart w:id="1306" w:name="_Toc368050296"/>
        <w:bookmarkEnd w:id="1304"/>
        <w:bookmarkEnd w:id="1305"/>
        <w:bookmarkEnd w:id="1306"/>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07"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trap</w:t>
        </w:r>
        <w:r w:rsidDel="00873DB1">
          <w:rPr>
            <w:rFonts w:ascii="Times New Roman" w:eastAsia="Times New Roman" w:hAnsi="Times New Roman"/>
            <w:spacing w:val="6"/>
            <w:lang w:eastAsia="en-US"/>
          </w:rPr>
          <w:t>).</w:t>
        </w:r>
        <w:bookmarkStart w:id="1308" w:name="_Toc368034297"/>
        <w:bookmarkStart w:id="1309" w:name="_Toc368049520"/>
        <w:bookmarkStart w:id="1310" w:name="_Toc368050297"/>
        <w:bookmarkEnd w:id="1308"/>
        <w:bookmarkEnd w:id="1309"/>
        <w:bookmarkEnd w:id="1310"/>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11"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trap</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undefined</w:t>
        </w:r>
        <w:r w:rsidDel="00873DB1">
          <w:rPr>
            <w:rFonts w:ascii="Times New Roman" w:eastAsia="Times New Roman" w:hAnsi="Times New Roman"/>
            <w:spacing w:val="6"/>
            <w:lang w:eastAsia="en-US"/>
          </w:rPr>
          <w:t>, then</w:t>
        </w:r>
        <w:bookmarkStart w:id="1312" w:name="_Toc368034298"/>
        <w:bookmarkStart w:id="1313" w:name="_Toc368049521"/>
        <w:bookmarkStart w:id="1314" w:name="_Toc368050298"/>
        <w:bookmarkEnd w:id="1312"/>
        <w:bookmarkEnd w:id="1313"/>
        <w:bookmarkEnd w:id="1314"/>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15" w:author="Rev 19 Allen Wirfs-Brock" w:date="2013-09-26T09:48:00Z">
        <w:r w:rsidDel="00873DB1">
          <w:rPr>
            <w:rFonts w:ascii="Times New Roman" w:eastAsia="Times New Roman" w:hAnsi="Times New Roman"/>
            <w:spacing w:val="6"/>
            <w:lang w:eastAsia="en-US"/>
          </w:rPr>
          <w:t xml:space="preserve">Return the result of calling the [[HasOwnProperty]] internal method of </w:t>
        </w:r>
        <w:r w:rsidDel="00873DB1">
          <w:rPr>
            <w:rFonts w:ascii="Times New Roman" w:eastAsia="Times New Roman" w:hAnsi="Times New Roman"/>
            <w:i/>
            <w:iCs/>
            <w:spacing w:val="6"/>
            <w:lang w:eastAsia="en-US"/>
          </w:rPr>
          <w:t>target</w:t>
        </w:r>
        <w:r w:rsidRPr="00BD7B8A"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with argument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316" w:name="_Toc368034299"/>
        <w:bookmarkStart w:id="1317" w:name="_Toc368049522"/>
        <w:bookmarkStart w:id="1318" w:name="_Toc368050299"/>
        <w:bookmarkEnd w:id="1316"/>
        <w:bookmarkEnd w:id="1317"/>
        <w:bookmarkEnd w:id="1318"/>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19"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trapResult</w:t>
        </w:r>
        <w:r w:rsidDel="00873DB1">
          <w:rPr>
            <w:rFonts w:ascii="Times New Roman" w:eastAsia="Times New Roman" w:hAnsi="Times New Roman"/>
            <w:spacing w:val="6"/>
            <w:lang w:eastAsia="en-US"/>
          </w:rPr>
          <w:t xml:space="preserve"> be the result of calling</w:t>
        </w:r>
        <w:r w:rsidRPr="005E10EF" w:rsidDel="00873DB1">
          <w:rPr>
            <w:rFonts w:ascii="Times New Roman" w:eastAsia="Times New Roman" w:hAnsi="Times New Roman"/>
            <w:spacing w:val="6"/>
            <w:lang w:eastAsia="en-US"/>
          </w:rPr>
          <w:t xml:space="preserve"> the [[Call]] internal method of</w:t>
        </w:r>
        <w:r w:rsidDel="00873DB1">
          <w:rPr>
            <w:rFonts w:ascii="Times New Roman" w:eastAsia="Times New Roman" w:hAnsi="Times New Roman"/>
            <w:spacing w:val="6"/>
            <w:lang w:eastAsia="en-US"/>
          </w:rPr>
          <w:t xml:space="preserve"> </w:t>
        </w:r>
        <w:r w:rsidDel="00873DB1">
          <w:rPr>
            <w:rFonts w:ascii="Times New Roman" w:eastAsia="Times New Roman" w:hAnsi="Times New Roman"/>
            <w:i/>
            <w:iCs/>
            <w:spacing w:val="6"/>
            <w:lang w:eastAsia="en-US"/>
          </w:rPr>
          <w:t>trap</w:t>
        </w:r>
        <w:r w:rsidDel="00873DB1">
          <w:rPr>
            <w:rFonts w:ascii="Times New Roman" w:eastAsia="Times New Roman" w:hAnsi="Times New Roman"/>
            <w:spacing w:val="6"/>
            <w:lang w:eastAsia="en-US"/>
          </w:rPr>
          <w:t xml:space="preserve"> with </w:t>
        </w:r>
        <w:r w:rsidDel="00873DB1">
          <w:rPr>
            <w:rFonts w:ascii="Times New Roman" w:eastAsia="Times New Roman" w:hAnsi="Times New Roman"/>
            <w:i/>
            <w:iCs/>
            <w:spacing w:val="6"/>
            <w:lang w:eastAsia="en-US"/>
          </w:rPr>
          <w:t>handler</w:t>
        </w:r>
        <w:r w:rsidDel="00873DB1">
          <w:rPr>
            <w:rFonts w:ascii="Times New Roman" w:eastAsia="Times New Roman" w:hAnsi="Times New Roman"/>
            <w:spacing w:val="6"/>
            <w:lang w:eastAsia="en-US"/>
          </w:rPr>
          <w:t xml:space="preserve"> as the </w:t>
        </w:r>
        <w:r w:rsidDel="00873DB1">
          <w:rPr>
            <w:rFonts w:ascii="Times New Roman" w:eastAsia="Times New Roman" w:hAnsi="Times New Roman"/>
            <w:b/>
            <w:bCs/>
            <w:spacing w:val="6"/>
            <w:lang w:eastAsia="en-US"/>
          </w:rPr>
          <w:t>this</w:t>
        </w:r>
        <w:r w:rsidDel="00873DB1">
          <w:rPr>
            <w:rFonts w:ascii="Times New Roman" w:eastAsia="Times New Roman" w:hAnsi="Times New Roman"/>
            <w:spacing w:val="6"/>
            <w:lang w:eastAsia="en-US"/>
          </w:rPr>
          <w:t xml:space="preserve"> value and a new List containing </w:t>
        </w:r>
        <w:r w:rsidDel="00873DB1">
          <w:rPr>
            <w:rFonts w:ascii="Times New Roman" w:eastAsia="Times New Roman" w:hAnsi="Times New Roman"/>
            <w:i/>
            <w:iCs/>
            <w:spacing w:val="6"/>
            <w:lang w:eastAsia="en-US"/>
          </w:rPr>
          <w:t>target</w:t>
        </w:r>
        <w:r w:rsidDel="00873DB1">
          <w:rPr>
            <w:rFonts w:ascii="Times New Roman" w:eastAsia="Times New Roman" w:hAnsi="Times New Roman"/>
            <w:spacing w:val="6"/>
            <w:lang w:eastAsia="en-US"/>
          </w:rPr>
          <w:t xml:space="preserve"> and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320" w:name="_Toc368034300"/>
        <w:bookmarkStart w:id="1321" w:name="_Toc368049523"/>
        <w:bookmarkStart w:id="1322" w:name="_Toc368050300"/>
        <w:bookmarkEnd w:id="1320"/>
        <w:bookmarkEnd w:id="1321"/>
        <w:bookmarkEnd w:id="1322"/>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23"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trapResult</w:t>
        </w:r>
        <w:r w:rsidDel="00873DB1">
          <w:rPr>
            <w:rFonts w:ascii="Times New Roman" w:eastAsia="Times New Roman" w:hAnsi="Times New Roman"/>
            <w:spacing w:val="6"/>
            <w:lang w:eastAsia="en-US"/>
          </w:rPr>
          <w:t>).</w:t>
        </w:r>
        <w:bookmarkStart w:id="1324" w:name="_Toc368034301"/>
        <w:bookmarkStart w:id="1325" w:name="_Toc368049524"/>
        <w:bookmarkStart w:id="1326" w:name="_Toc368050301"/>
        <w:bookmarkEnd w:id="1324"/>
        <w:bookmarkEnd w:id="1325"/>
        <w:bookmarkEnd w:id="1326"/>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27"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 xml:space="preserve"> be ToBoolean(</w:t>
        </w:r>
        <w:r w:rsidDel="00873DB1">
          <w:rPr>
            <w:rFonts w:ascii="Times New Roman" w:eastAsia="Times New Roman" w:hAnsi="Times New Roman"/>
            <w:i/>
            <w:iCs/>
            <w:spacing w:val="6"/>
            <w:lang w:eastAsia="en-US"/>
          </w:rPr>
          <w:t>trapResult</w:t>
        </w:r>
        <w:r w:rsidDel="00873DB1">
          <w:rPr>
            <w:rFonts w:ascii="Times New Roman" w:eastAsia="Times New Roman" w:hAnsi="Times New Roman"/>
            <w:spacing w:val="6"/>
            <w:lang w:eastAsia="en-US"/>
          </w:rPr>
          <w:t>).</w:t>
        </w:r>
        <w:bookmarkStart w:id="1328" w:name="_Toc368034302"/>
        <w:bookmarkStart w:id="1329" w:name="_Toc368049525"/>
        <w:bookmarkStart w:id="1330" w:name="_Toc368050302"/>
        <w:bookmarkEnd w:id="1328"/>
        <w:bookmarkEnd w:id="1329"/>
        <w:bookmarkEnd w:id="1330"/>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31"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false</w:t>
        </w:r>
        <w:r w:rsidRPr="00E85F29" w:rsidDel="00873DB1">
          <w:rPr>
            <w:rFonts w:ascii="Times New Roman" w:eastAsia="Times New Roman" w:hAnsi="Times New Roman"/>
            <w:spacing w:val="6"/>
            <w:lang w:eastAsia="en-US"/>
          </w:rPr>
          <w:t>, then</w:t>
        </w:r>
        <w:bookmarkStart w:id="1332" w:name="_Toc368034303"/>
        <w:bookmarkStart w:id="1333" w:name="_Toc368049526"/>
        <w:bookmarkStart w:id="1334" w:name="_Toc368050303"/>
        <w:bookmarkEnd w:id="1332"/>
        <w:bookmarkEnd w:id="1333"/>
        <w:bookmarkEnd w:id="1334"/>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35"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be the result of calling the [[GetOwnProperty]] internal method of </w:t>
        </w:r>
        <w:r w:rsidDel="00873DB1">
          <w:rPr>
            <w:rFonts w:ascii="Times New Roman" w:eastAsia="Times New Roman" w:hAnsi="Times New Roman"/>
            <w:i/>
            <w:iCs/>
            <w:spacing w:val="6"/>
            <w:lang w:eastAsia="en-US"/>
          </w:rPr>
          <w:t>target</w:t>
        </w:r>
        <w:r w:rsidRPr="00BD7B8A"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with argument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336" w:name="_Toc368034304"/>
        <w:bookmarkStart w:id="1337" w:name="_Toc368049527"/>
        <w:bookmarkStart w:id="1338" w:name="_Toc368050304"/>
        <w:bookmarkEnd w:id="1336"/>
        <w:bookmarkEnd w:id="1337"/>
        <w:bookmarkEnd w:id="1338"/>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39"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w:t>
        </w:r>
        <w:bookmarkStart w:id="1340" w:name="_Toc368034305"/>
        <w:bookmarkStart w:id="1341" w:name="_Toc368049528"/>
        <w:bookmarkStart w:id="1342" w:name="_Toc368050305"/>
        <w:bookmarkEnd w:id="1340"/>
        <w:bookmarkEnd w:id="1341"/>
        <w:bookmarkEnd w:id="1342"/>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43"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is not </w:t>
        </w:r>
        <w:r w:rsidDel="00873DB1">
          <w:rPr>
            <w:rFonts w:ascii="Times New Roman" w:eastAsia="Times New Roman" w:hAnsi="Times New Roman"/>
            <w:b/>
            <w:bCs/>
            <w:spacing w:val="6"/>
            <w:lang w:eastAsia="en-US"/>
          </w:rPr>
          <w:t>undefined</w:t>
        </w:r>
        <w:r w:rsidDel="00873DB1">
          <w:rPr>
            <w:rFonts w:ascii="Times New Roman" w:eastAsia="Times New Roman" w:hAnsi="Times New Roman"/>
            <w:spacing w:val="6"/>
            <w:lang w:eastAsia="en-US"/>
          </w:rPr>
          <w:t>, then</w:t>
        </w:r>
        <w:bookmarkStart w:id="1344" w:name="_Toc368034306"/>
        <w:bookmarkStart w:id="1345" w:name="_Toc368049529"/>
        <w:bookmarkStart w:id="1346" w:name="_Toc368050306"/>
        <w:bookmarkEnd w:id="1344"/>
        <w:bookmarkEnd w:id="1345"/>
        <w:bookmarkEnd w:id="1346"/>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347"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.[[Configurable]] is </w:t>
        </w:r>
        <w:r w:rsidDel="00873DB1">
          <w:rPr>
            <w:rFonts w:ascii="Times New Roman" w:eastAsia="Times New Roman" w:hAnsi="Times New Roman"/>
            <w:b/>
            <w:bCs/>
            <w:spacing w:val="6"/>
            <w:lang w:eastAsia="en-US"/>
          </w:rPr>
          <w:t>false</w:t>
        </w:r>
        <w:r w:rsidDel="00873DB1">
          <w:rPr>
            <w:rFonts w:ascii="Times New Roman" w:eastAsia="Times New Roman" w:hAnsi="Times New Roman"/>
            <w:spacing w:val="6"/>
            <w:lang w:eastAsia="en-US"/>
          </w:rPr>
          <w:t xml:space="preserve">, then throw a </w:t>
        </w:r>
        <w:r w:rsidRPr="00E85F29" w:rsidDel="00873DB1">
          <w:rPr>
            <w:rFonts w:ascii="Times New Roman" w:eastAsia="Times New Roman" w:hAnsi="Times New Roman"/>
            <w:b/>
            <w:bCs/>
            <w:spacing w:val="6"/>
            <w:lang w:eastAsia="en-US"/>
          </w:rPr>
          <w:t>TypeError</w:t>
        </w:r>
        <w:r w:rsidDel="00873DB1">
          <w:rPr>
            <w:rFonts w:ascii="Times New Roman" w:eastAsia="Times New Roman" w:hAnsi="Times New Roman"/>
            <w:spacing w:val="6"/>
            <w:lang w:eastAsia="en-US"/>
          </w:rPr>
          <w:t xml:space="preserve"> exception.</w:t>
        </w:r>
        <w:bookmarkStart w:id="1348" w:name="_Toc368034307"/>
        <w:bookmarkStart w:id="1349" w:name="_Toc368049530"/>
        <w:bookmarkStart w:id="1350" w:name="_Toc368050307"/>
        <w:bookmarkEnd w:id="1348"/>
        <w:bookmarkEnd w:id="1349"/>
        <w:bookmarkEnd w:id="1350"/>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351" w:author="Rev 19 Allen Wirfs-Brock" w:date="2013-09-26T09:48:00Z">
        <w:r w:rsidDel="00873DB1">
          <w:rPr>
            <w:rFonts w:ascii="Times New Roman" w:eastAsia="Times New Roman" w:hAnsi="Times New Roman"/>
            <w:spacing w:val="6"/>
            <w:lang w:eastAsia="en-US"/>
          </w:rPr>
          <w:t xml:space="preserve">Let </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 xml:space="preserve"> be the result of calling the [[IsExtensible]] internal method of </w:t>
        </w:r>
        <w:r w:rsidDel="00873DB1">
          <w:rPr>
            <w:rFonts w:ascii="Times New Roman" w:eastAsia="Times New Roman" w:hAnsi="Times New Roman"/>
            <w:i/>
            <w:iCs/>
            <w:spacing w:val="6"/>
            <w:lang w:eastAsia="en-US"/>
          </w:rPr>
          <w:t>target</w:t>
        </w:r>
        <w:r w:rsidDel="00873DB1">
          <w:rPr>
            <w:rFonts w:ascii="Times New Roman" w:eastAsia="Times New Roman" w:hAnsi="Times New Roman"/>
            <w:spacing w:val="6"/>
            <w:lang w:eastAsia="en-US"/>
          </w:rPr>
          <w:t>.</w:t>
        </w:r>
        <w:bookmarkStart w:id="1352" w:name="_Toc368034308"/>
        <w:bookmarkStart w:id="1353" w:name="_Toc368049531"/>
        <w:bookmarkStart w:id="1354" w:name="_Toc368050308"/>
        <w:bookmarkEnd w:id="1352"/>
        <w:bookmarkEnd w:id="1353"/>
        <w:bookmarkEnd w:id="1354"/>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355" w:author="Rev 19 Allen Wirfs-Brock" w:date="2013-09-26T09:48:00Z">
        <w:r w:rsidDel="00873DB1">
          <w:rPr>
            <w:rFonts w:ascii="Times New Roman" w:eastAsia="Times New Roman" w:hAnsi="Times New Roman"/>
            <w:spacing w:val="6"/>
            <w:lang w:eastAsia="en-US"/>
          </w:rPr>
          <w:t>ReturnIfAbrupt(</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bookmarkStart w:id="1356" w:name="_Toc368034309"/>
        <w:bookmarkStart w:id="1357" w:name="_Toc368049532"/>
        <w:bookmarkStart w:id="1358" w:name="_Toc368050309"/>
        <w:bookmarkEnd w:id="1356"/>
        <w:bookmarkEnd w:id="1357"/>
        <w:bookmarkEnd w:id="1358"/>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359" w:author="Rev 19 Allen Wirfs-Brock" w:date="2013-09-26T09:48:00Z">
        <w:r w:rsidDel="00873DB1">
          <w:rPr>
            <w:rFonts w:ascii="Times New Roman" w:eastAsia="Times New Roman" w:hAnsi="Times New Roman"/>
            <w:spacing w:val="6"/>
            <w:lang w:eastAsia="en-US"/>
          </w:rPr>
          <w:t>If ToBoolean(</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r w:rsidRPr="00C92F75"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is </w:t>
        </w:r>
        <w:r w:rsidDel="00873DB1">
          <w:rPr>
            <w:rFonts w:ascii="Times New Roman" w:eastAsia="Times New Roman" w:hAnsi="Times New Roman"/>
            <w:b/>
            <w:bCs/>
            <w:spacing w:val="6"/>
            <w:lang w:eastAsia="en-US"/>
          </w:rPr>
          <w:t>false</w:t>
        </w:r>
        <w:r w:rsidDel="00873DB1">
          <w:rPr>
            <w:rFonts w:ascii="Times New Roman" w:eastAsia="Times New Roman" w:hAnsi="Times New Roman"/>
            <w:spacing w:val="6"/>
            <w:lang w:eastAsia="en-US"/>
          </w:rPr>
          <w:t xml:space="preserve">, then throw a </w:t>
        </w:r>
        <w:r w:rsidRPr="00E85F29" w:rsidDel="00873DB1">
          <w:rPr>
            <w:rFonts w:ascii="Times New Roman" w:eastAsia="Times New Roman" w:hAnsi="Times New Roman"/>
            <w:b/>
            <w:bCs/>
            <w:spacing w:val="6"/>
            <w:lang w:eastAsia="en-US"/>
          </w:rPr>
          <w:t>TypeError</w:t>
        </w:r>
        <w:r w:rsidDel="00873DB1">
          <w:rPr>
            <w:rFonts w:ascii="Times New Roman" w:eastAsia="Times New Roman" w:hAnsi="Times New Roman"/>
            <w:spacing w:val="6"/>
            <w:lang w:eastAsia="en-US"/>
          </w:rPr>
          <w:t xml:space="preserve"> exception.</w:t>
        </w:r>
        <w:bookmarkStart w:id="1360" w:name="_Toc368034310"/>
        <w:bookmarkStart w:id="1361" w:name="_Toc368049533"/>
        <w:bookmarkStart w:id="1362" w:name="_Toc368050310"/>
        <w:bookmarkEnd w:id="1360"/>
        <w:bookmarkEnd w:id="1361"/>
        <w:bookmarkEnd w:id="1362"/>
      </w:moveFrom>
    </w:p>
    <w:p w:rsidR="005D37A2" w:rsidRPr="00A33491"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363" w:author="Rev 19 Allen Wirfs-Brock" w:date="2013-09-26T09:48:00Z">
        <w:r w:rsidDel="00873DB1">
          <w:rPr>
            <w:rFonts w:ascii="Times New Roman" w:eastAsia="Times New Roman" w:hAnsi="Times New Roman"/>
            <w:spacing w:val="6"/>
            <w:lang w:eastAsia="en-US"/>
          </w:rPr>
          <w:t>Else</w:t>
        </w:r>
        <w:r w:rsidRPr="00A33491" w:rsidDel="00873DB1">
          <w:rPr>
            <w:rFonts w:ascii="Times New Roman" w:eastAsia="Times New Roman" w:hAnsi="Times New Roman"/>
            <w:spacing w:val="6"/>
            <w:lang w:eastAsia="en-US"/>
          </w:rPr>
          <w:t xml:space="preserve">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true</w:t>
        </w:r>
        <w:r w:rsidRPr="00E85F29" w:rsidDel="00873DB1">
          <w:rPr>
            <w:rFonts w:ascii="Times New Roman" w:eastAsia="Times New Roman" w:hAnsi="Times New Roman"/>
            <w:spacing w:val="6"/>
            <w:lang w:eastAsia="en-US"/>
          </w:rPr>
          <w:t>,</w:t>
        </w:r>
        <w:bookmarkStart w:id="1364" w:name="_Toc368034311"/>
        <w:bookmarkStart w:id="1365" w:name="_Toc368049534"/>
        <w:bookmarkStart w:id="1366" w:name="_Toc368050311"/>
        <w:bookmarkEnd w:id="1364"/>
        <w:bookmarkEnd w:id="1365"/>
        <w:bookmarkEnd w:id="1366"/>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67" w:author="Rev 19 Allen Wirfs-Brock" w:date="2013-09-26T09:48:00Z">
        <w:r w:rsidDel="00873DB1">
          <w:rPr>
            <w:rFonts w:ascii="Times New Roman" w:eastAsia="Times New Roman" w:hAnsi="Times New Roman"/>
            <w:spacing w:val="6"/>
            <w:lang w:eastAsia="en-US"/>
          </w:rPr>
          <w:t xml:space="preserve">Let </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 xml:space="preserve"> be the result of IsExtensible(</w:t>
        </w:r>
        <w:r w:rsidDel="00873DB1">
          <w:rPr>
            <w:rFonts w:ascii="Times New Roman" w:eastAsia="Times New Roman" w:hAnsi="Times New Roman"/>
            <w:i/>
            <w:iCs/>
            <w:spacing w:val="6"/>
            <w:lang w:eastAsia="en-US"/>
          </w:rPr>
          <w:t>target</w:t>
        </w:r>
        <w:r w:rsidDel="00873DB1">
          <w:rPr>
            <w:rFonts w:ascii="Times New Roman" w:eastAsia="Times New Roman" w:hAnsi="Times New Roman"/>
            <w:spacing w:val="6"/>
            <w:lang w:eastAsia="en-US"/>
          </w:rPr>
          <w:t>).</w:t>
        </w:r>
        <w:bookmarkStart w:id="1368" w:name="_Toc368034312"/>
        <w:bookmarkStart w:id="1369" w:name="_Toc368049535"/>
        <w:bookmarkStart w:id="1370" w:name="_Toc368050312"/>
        <w:bookmarkEnd w:id="1368"/>
        <w:bookmarkEnd w:id="1369"/>
        <w:bookmarkEnd w:id="1370"/>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71" w:author="Rev 19 Allen Wirfs-Brock" w:date="2013-09-26T09:48:00Z">
        <w:r w:rsidDel="00873DB1">
          <w:rPr>
            <w:rFonts w:ascii="Times New Roman" w:eastAsia="Times New Roman" w:hAnsi="Times New Roman"/>
            <w:spacing w:val="6"/>
            <w:lang w:eastAsia="en-US"/>
          </w:rPr>
          <w:t>ReturnIfAbrupt(</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bookmarkStart w:id="1372" w:name="_Toc368034313"/>
        <w:bookmarkStart w:id="1373" w:name="_Toc368049536"/>
        <w:bookmarkStart w:id="1374" w:name="_Toc368050313"/>
        <w:bookmarkEnd w:id="1372"/>
        <w:bookmarkEnd w:id="1373"/>
        <w:bookmarkEnd w:id="1374"/>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75" w:author="Rev 19 Allen Wirfs-Brock" w:date="2013-09-26T09:48:00Z">
        <w:r w:rsidDel="00873DB1">
          <w:rPr>
            <w:rFonts w:ascii="Times New Roman" w:eastAsia="Times New Roman" w:hAnsi="Times New Roman"/>
            <w:spacing w:val="6"/>
            <w:lang w:eastAsia="en-US"/>
          </w:rPr>
          <w:t>If ToBoolean(</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r w:rsidRPr="00C92F75"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is </w:t>
        </w:r>
        <w:r w:rsidDel="00873DB1">
          <w:rPr>
            <w:rFonts w:ascii="Times New Roman" w:eastAsia="Times New Roman" w:hAnsi="Times New Roman"/>
            <w:b/>
            <w:bCs/>
            <w:spacing w:val="6"/>
            <w:lang w:eastAsia="en-US"/>
          </w:rPr>
          <w:t>true</w:t>
        </w:r>
        <w:r w:rsidDel="00873DB1">
          <w:rPr>
            <w:rFonts w:ascii="Times New Roman" w:eastAsia="Times New Roman" w:hAnsi="Times New Roman"/>
            <w:spacing w:val="6"/>
            <w:lang w:eastAsia="en-US"/>
          </w:rPr>
          <w:t xml:space="preserve">, then return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w:t>
        </w:r>
        <w:bookmarkStart w:id="1376" w:name="_Toc368034314"/>
        <w:bookmarkStart w:id="1377" w:name="_Toc368049537"/>
        <w:bookmarkStart w:id="1378" w:name="_Toc368050314"/>
        <w:bookmarkEnd w:id="1376"/>
        <w:bookmarkEnd w:id="1377"/>
        <w:bookmarkEnd w:id="1378"/>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79"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be the result of calling the [[GetOwnProperty]] internal method of </w:t>
        </w:r>
        <w:r w:rsidDel="00873DB1">
          <w:rPr>
            <w:rFonts w:ascii="Times New Roman" w:eastAsia="Times New Roman" w:hAnsi="Times New Roman"/>
            <w:i/>
            <w:iCs/>
            <w:spacing w:val="6"/>
            <w:lang w:eastAsia="en-US"/>
          </w:rPr>
          <w:t>target</w:t>
        </w:r>
        <w:r w:rsidRPr="00BD7B8A"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with argument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380" w:name="_Toc368034315"/>
        <w:bookmarkStart w:id="1381" w:name="_Toc368049538"/>
        <w:bookmarkStart w:id="1382" w:name="_Toc368050315"/>
        <w:bookmarkEnd w:id="1380"/>
        <w:bookmarkEnd w:id="1381"/>
        <w:bookmarkEnd w:id="1382"/>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83"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w:t>
        </w:r>
        <w:bookmarkStart w:id="1384" w:name="_Toc368034316"/>
        <w:bookmarkStart w:id="1385" w:name="_Toc368049539"/>
        <w:bookmarkStart w:id="1386" w:name="_Toc368050316"/>
        <w:bookmarkEnd w:id="1384"/>
        <w:bookmarkEnd w:id="1385"/>
        <w:bookmarkEnd w:id="1386"/>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387"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undefined</w:t>
        </w:r>
        <w:r w:rsidDel="00873DB1">
          <w:rPr>
            <w:rFonts w:ascii="Times New Roman" w:eastAsia="Times New Roman" w:hAnsi="Times New Roman"/>
            <w:spacing w:val="6"/>
            <w:lang w:eastAsia="en-US"/>
          </w:rPr>
          <w:t>, then</w:t>
        </w:r>
        <w:r w:rsidRPr="007F0AAC"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throw a </w:t>
        </w:r>
        <w:r w:rsidRPr="00E85F29" w:rsidDel="00873DB1">
          <w:rPr>
            <w:rFonts w:ascii="Times New Roman" w:eastAsia="Times New Roman" w:hAnsi="Times New Roman"/>
            <w:b/>
            <w:bCs/>
            <w:spacing w:val="6"/>
            <w:lang w:eastAsia="en-US"/>
          </w:rPr>
          <w:t>TypeError</w:t>
        </w:r>
        <w:r w:rsidDel="00873DB1">
          <w:rPr>
            <w:rFonts w:ascii="Times New Roman" w:eastAsia="Times New Roman" w:hAnsi="Times New Roman"/>
            <w:spacing w:val="6"/>
            <w:lang w:eastAsia="en-US"/>
          </w:rPr>
          <w:t xml:space="preserve"> exception.</w:t>
        </w:r>
        <w:bookmarkStart w:id="1388" w:name="_Toc368034317"/>
        <w:bookmarkStart w:id="1389" w:name="_Toc368049540"/>
        <w:bookmarkStart w:id="1390" w:name="_Toc368050317"/>
        <w:bookmarkEnd w:id="1388"/>
        <w:bookmarkEnd w:id="1389"/>
        <w:bookmarkEnd w:id="1390"/>
      </w:moveFrom>
    </w:p>
    <w:p w:rsidR="005D37A2" w:rsidRPr="00A33491" w:rsidDel="00873DB1" w:rsidRDefault="005D37A2" w:rsidP="005D37A2">
      <w:pPr>
        <w:numPr>
          <w:ilvl w:val="0"/>
          <w:numId w:val="1196"/>
        </w:numPr>
        <w:spacing w:line="240" w:lineRule="auto"/>
        <w:jc w:val="left"/>
        <w:rPr>
          <w:rFonts w:ascii="Times New Roman" w:eastAsia="Times New Roman" w:hAnsi="Times New Roman"/>
          <w:spacing w:val="6"/>
          <w:lang w:eastAsia="en-US"/>
        </w:rPr>
      </w:pPr>
      <w:moveFrom w:id="1391" w:author="Rev 19 Allen Wirfs-Brock" w:date="2013-09-26T09:48:00Z">
        <w:r w:rsidRPr="00A33491" w:rsidDel="00873DB1">
          <w:rPr>
            <w:rFonts w:ascii="Times New Roman" w:eastAsia="Times New Roman" w:hAnsi="Times New Roman"/>
            <w:spacing w:val="6"/>
            <w:lang w:eastAsia="en-US"/>
          </w:rPr>
          <w:t xml:space="preserve">Return </w:t>
        </w:r>
        <w:r w:rsidDel="00873DB1">
          <w:rPr>
            <w:rFonts w:ascii="Times New Roman" w:eastAsia="Times New Roman" w:hAnsi="Times New Roman"/>
            <w:i/>
            <w:iCs/>
            <w:spacing w:val="6"/>
            <w:lang w:eastAsia="en-US"/>
          </w:rPr>
          <w:t>success</w:t>
        </w:r>
        <w:r w:rsidRPr="00A33491" w:rsidDel="00873DB1">
          <w:rPr>
            <w:rFonts w:ascii="Times New Roman" w:eastAsia="Times New Roman" w:hAnsi="Times New Roman"/>
            <w:spacing w:val="6"/>
            <w:lang w:eastAsia="en-US"/>
          </w:rPr>
          <w:t>.</w:t>
        </w:r>
        <w:bookmarkStart w:id="1392" w:name="_Toc368034318"/>
        <w:bookmarkStart w:id="1393" w:name="_Toc368049541"/>
        <w:bookmarkStart w:id="1394" w:name="_Toc368050318"/>
        <w:bookmarkEnd w:id="1392"/>
        <w:bookmarkEnd w:id="1393"/>
        <w:bookmarkEnd w:id="1394"/>
      </w:moveFrom>
    </w:p>
    <w:p w:rsidR="005D37A2" w:rsidDel="00873DB1" w:rsidRDefault="005D37A2" w:rsidP="005D37A2">
      <w:pPr>
        <w:pStyle w:val="Note"/>
        <w:contextualSpacing/>
      </w:pPr>
      <w:moveFrom w:id="1395" w:author="Rev 19 Allen Wirfs-Brock" w:date="2013-09-26T09:48:00Z">
        <w:r w:rsidDel="00873DB1">
          <w:t>NOTE</w:t>
        </w:r>
        <w:r w:rsidDel="00873DB1">
          <w:tab/>
          <w:t>[[HasOwnProperty]] for proxy objects enforces the following invariants:</w:t>
        </w:r>
        <w:bookmarkStart w:id="1396" w:name="_Toc368034319"/>
        <w:bookmarkStart w:id="1397" w:name="_Toc368049542"/>
        <w:bookmarkStart w:id="1398" w:name="_Toc368050319"/>
        <w:bookmarkEnd w:id="1396"/>
        <w:bookmarkEnd w:id="1397"/>
        <w:bookmarkEnd w:id="1398"/>
      </w:moveFrom>
    </w:p>
    <w:p w:rsidR="005D37A2" w:rsidDel="00873DB1" w:rsidRDefault="005D37A2" w:rsidP="005D37A2">
      <w:pPr>
        <w:pStyle w:val="Note"/>
        <w:numPr>
          <w:ilvl w:val="0"/>
          <w:numId w:val="1204"/>
        </w:numPr>
        <w:tabs>
          <w:tab w:val="clear" w:pos="960"/>
          <w:tab w:val="left" w:pos="720"/>
          <w:tab w:val="left" w:pos="1170"/>
        </w:tabs>
        <w:ind w:left="720" w:hanging="317"/>
        <w:contextualSpacing/>
      </w:pPr>
      <w:moveFrom w:id="1399" w:author="Rev 19 Allen Wirfs-Brock" w:date="2013-09-26T09:48:00Z">
        <w:r w:rsidDel="00873DB1">
          <w:t xml:space="preserve">A </w:t>
        </w:r>
        <w:r w:rsidRPr="007E41D3" w:rsidDel="00873DB1">
          <w:t xml:space="preserve">property </w:t>
        </w:r>
        <w:r w:rsidDel="00873DB1">
          <w:t>c</w:t>
        </w:r>
        <w:r w:rsidRPr="007E41D3" w:rsidDel="00873DB1">
          <w:t xml:space="preserve">annot </w:t>
        </w:r>
        <w:r w:rsidDel="00873DB1">
          <w:t xml:space="preserve">be </w:t>
        </w:r>
        <w:r w:rsidRPr="007E41D3" w:rsidDel="00873DB1">
          <w:t>report</w:t>
        </w:r>
        <w:r w:rsidDel="00873DB1">
          <w:t>ed</w:t>
        </w:r>
        <w:r w:rsidRPr="007E41D3" w:rsidDel="00873DB1">
          <w:t xml:space="preserve"> as non-existent</w:t>
        </w:r>
        <w:r w:rsidDel="00873DB1">
          <w:t xml:space="preserve">, if it </w:t>
        </w:r>
        <w:r w:rsidRPr="007E41D3" w:rsidDel="00873DB1">
          <w:t>exist</w:t>
        </w:r>
        <w:r w:rsidDel="00873DB1">
          <w:t>s as a</w:t>
        </w:r>
        <w:r w:rsidRPr="007E41D3" w:rsidDel="00873DB1">
          <w:t xml:space="preserve"> non-configurable own</w:t>
        </w:r>
        <w:r w:rsidDel="00873DB1">
          <w:t xml:space="preserve"> property of the target object.</w:t>
        </w:r>
        <w:bookmarkStart w:id="1400" w:name="_Toc368034320"/>
        <w:bookmarkStart w:id="1401" w:name="_Toc368049543"/>
        <w:bookmarkStart w:id="1402" w:name="_Toc368050320"/>
        <w:bookmarkEnd w:id="1400"/>
        <w:bookmarkEnd w:id="1401"/>
        <w:bookmarkEnd w:id="1402"/>
      </w:moveFrom>
    </w:p>
    <w:p w:rsidR="005D37A2" w:rsidDel="00873DB1" w:rsidRDefault="005D37A2" w:rsidP="005D37A2">
      <w:pPr>
        <w:pStyle w:val="Note"/>
        <w:numPr>
          <w:ilvl w:val="0"/>
          <w:numId w:val="1204"/>
        </w:numPr>
        <w:tabs>
          <w:tab w:val="clear" w:pos="960"/>
          <w:tab w:val="left" w:pos="720"/>
          <w:tab w:val="left" w:pos="1170"/>
        </w:tabs>
        <w:ind w:left="720" w:hanging="317"/>
        <w:contextualSpacing/>
      </w:pPr>
      <w:moveFrom w:id="1403" w:author="Rev 19 Allen Wirfs-Brock" w:date="2013-09-26T09:48:00Z">
        <w:r w:rsidDel="00873DB1">
          <w:t xml:space="preserve">A </w:t>
        </w:r>
        <w:r w:rsidRPr="007E41D3" w:rsidDel="00873DB1">
          <w:t xml:space="preserve">property </w:t>
        </w:r>
        <w:r w:rsidDel="00873DB1">
          <w:t>c</w:t>
        </w:r>
        <w:r w:rsidRPr="007E41D3" w:rsidDel="00873DB1">
          <w:t xml:space="preserve">annot </w:t>
        </w:r>
        <w:r w:rsidDel="00873DB1">
          <w:t xml:space="preserve">be </w:t>
        </w:r>
        <w:r w:rsidRPr="007E41D3" w:rsidDel="00873DB1">
          <w:t>report</w:t>
        </w:r>
        <w:r w:rsidDel="00873DB1">
          <w:t>ed</w:t>
        </w:r>
        <w:r w:rsidRPr="007E41D3" w:rsidDel="00873DB1">
          <w:t xml:space="preserve"> as non-existent</w:t>
        </w:r>
        <w:r w:rsidDel="00873DB1">
          <w:t xml:space="preserve">, if it </w:t>
        </w:r>
        <w:r w:rsidRPr="007E41D3" w:rsidDel="00873DB1">
          <w:t>exist</w:t>
        </w:r>
        <w:r w:rsidDel="00873DB1">
          <w:t>s as a</w:t>
        </w:r>
        <w:r w:rsidRPr="007E41D3" w:rsidDel="00873DB1">
          <w:t xml:space="preserve"> own property </w:t>
        </w:r>
        <w:r w:rsidDel="00873DB1">
          <w:t>of the target object</w:t>
        </w:r>
        <w:r w:rsidRPr="007E41D3" w:rsidDel="00873DB1">
          <w:t xml:space="preserve"> </w:t>
        </w:r>
        <w:r w:rsidDel="00873DB1">
          <w:t>and the target object is not extensible.</w:t>
        </w:r>
        <w:bookmarkStart w:id="1404" w:name="_Toc368034321"/>
        <w:bookmarkStart w:id="1405" w:name="_Toc368049544"/>
        <w:bookmarkStart w:id="1406" w:name="_Toc368050321"/>
        <w:bookmarkEnd w:id="1404"/>
        <w:bookmarkEnd w:id="1405"/>
        <w:bookmarkEnd w:id="1406"/>
      </w:moveFrom>
    </w:p>
    <w:p w:rsidR="005D37A2" w:rsidDel="00873DB1" w:rsidRDefault="005D37A2" w:rsidP="005D37A2">
      <w:pPr>
        <w:pStyle w:val="Note"/>
        <w:numPr>
          <w:ilvl w:val="0"/>
          <w:numId w:val="1204"/>
        </w:numPr>
        <w:tabs>
          <w:tab w:val="clear" w:pos="960"/>
          <w:tab w:val="left" w:pos="720"/>
          <w:tab w:val="left" w:pos="1170"/>
        </w:tabs>
        <w:ind w:left="720" w:hanging="317"/>
      </w:pPr>
      <w:moveFrom w:id="1407" w:author="Rev 19 Allen Wirfs-Brock" w:date="2013-09-26T09:48:00Z">
        <w:r w:rsidDel="00873DB1">
          <w:t xml:space="preserve">A </w:t>
        </w:r>
        <w:r w:rsidRPr="007E41D3" w:rsidDel="00873DB1">
          <w:t xml:space="preserve">property </w:t>
        </w:r>
        <w:r w:rsidDel="00873DB1">
          <w:t>c</w:t>
        </w:r>
        <w:r w:rsidRPr="007E41D3" w:rsidDel="00873DB1">
          <w:t xml:space="preserve">annot </w:t>
        </w:r>
        <w:r w:rsidDel="00873DB1">
          <w:t xml:space="preserve">be </w:t>
        </w:r>
        <w:r w:rsidRPr="007E41D3" w:rsidDel="00873DB1">
          <w:t>report</w:t>
        </w:r>
        <w:r w:rsidDel="00873DB1">
          <w:t>ed</w:t>
        </w:r>
        <w:r w:rsidRPr="007E41D3" w:rsidDel="00873DB1">
          <w:t xml:space="preserve"> </w:t>
        </w:r>
        <w:r w:rsidDel="00873DB1">
          <w:t xml:space="preserve">as </w:t>
        </w:r>
        <w:r w:rsidRPr="007E41D3" w:rsidDel="00873DB1">
          <w:t>existent</w:t>
        </w:r>
        <w:r w:rsidDel="00873DB1">
          <w:t xml:space="preserve">, if it  does not </w:t>
        </w:r>
        <w:r w:rsidRPr="007E41D3" w:rsidDel="00873DB1">
          <w:t>exist</w:t>
        </w:r>
        <w:r w:rsidDel="00873DB1">
          <w:t>s as a</w:t>
        </w:r>
        <w:r w:rsidRPr="007E41D3" w:rsidDel="00873DB1">
          <w:t xml:space="preserve"> own property </w:t>
        </w:r>
        <w:r w:rsidDel="00873DB1">
          <w:t>of the target object</w:t>
        </w:r>
        <w:r w:rsidRPr="007E41D3" w:rsidDel="00873DB1">
          <w:t xml:space="preserve"> </w:t>
        </w:r>
        <w:r w:rsidDel="00873DB1">
          <w:t>and the target object is not extensible.</w:t>
        </w:r>
        <w:bookmarkStart w:id="1408" w:name="_Toc368034322"/>
        <w:bookmarkStart w:id="1409" w:name="_Toc368049545"/>
        <w:bookmarkStart w:id="1410" w:name="_Toc368050322"/>
        <w:bookmarkEnd w:id="1408"/>
        <w:bookmarkEnd w:id="1409"/>
        <w:bookmarkEnd w:id="1410"/>
      </w:moveFrom>
    </w:p>
    <w:p w:rsidR="005D37A2" w:rsidRPr="00A33491" w:rsidRDefault="005D37A2" w:rsidP="005D37A2">
      <w:pPr>
        <w:pStyle w:val="Heading3"/>
      </w:pPr>
      <w:bookmarkStart w:id="1411" w:name="_Toc368050323"/>
      <w:moveFromRangeEnd w:id="1282"/>
      <w:r w:rsidRPr="00A33491">
        <w:t>[[GetOwnProperty]] (P)</w:t>
      </w:r>
      <w:bookmarkEnd w:id="1411"/>
    </w:p>
    <w:p w:rsidR="005D37A2" w:rsidRPr="00A33491" w:rsidRDefault="005D37A2" w:rsidP="005D37A2">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rsidR="005D37A2" w:rsidRPr="00A33491" w:rsidDel="004372C5" w:rsidRDefault="005D37A2" w:rsidP="005D37A2">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is neither Object or U</w:t>
      </w:r>
      <w:r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Pr>
          <w:rFonts w:ascii="Times New Roman" w:eastAsia="Times New Roman" w:hAnsi="Times New Roman"/>
          <w:i/>
          <w:iCs/>
          <w:spacing w:val="6"/>
          <w:lang w:eastAsia="en-US"/>
        </w:rPr>
        <w:t xml:space="preserve">resultDesc, </w:t>
      </w:r>
      <w:commentRangeStart w:id="1412"/>
      <w:r>
        <w:rPr>
          <w:rFonts w:ascii="Times New Roman" w:eastAsia="Times New Roman" w:hAnsi="Times New Roman"/>
          <w:i/>
          <w:iCs/>
          <w:spacing w:val="6"/>
          <w:lang w:eastAsia="en-US"/>
        </w:rPr>
        <w:t>targetDesc</w:t>
      </w:r>
      <w:commentRangeEnd w:id="1412"/>
      <w:r>
        <w:rPr>
          <w:rStyle w:val="CommentReference"/>
        </w:rPr>
        <w:commentReference w:id="1412"/>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IsCompatiblePropertyDescriptor</w:t>
      </w:r>
      <w:r w:rsidRPr="00A33491">
        <w:rPr>
          <w:iCs/>
        </w:rPr>
        <w:t xml:space="preserve"> </w:t>
      </w:r>
      <w:r>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C65296">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or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sidRPr="00C65296">
        <w:rPr>
          <w:rFonts w:ascii="Times New Roman" w:eastAsia="Times New Roman" w:hAnsi="Times New Roman"/>
          <w:i/>
          <w:iCs/>
          <w:spacing w:val="6"/>
          <w:lang w:eastAsia="en-US"/>
        </w:rPr>
        <w:t>,</w:t>
      </w:r>
      <w:r>
        <w:rPr>
          <w:rFonts w:ascii="Times New Roman" w:eastAsia="Times New Roman" w:hAnsi="Times New Roman"/>
          <w:i/>
          <w:iCs/>
          <w:spacing w:val="6"/>
          <w:lang w:eastAsia="en-US"/>
        </w:rPr>
        <w:t xml:space="preserve"> </w:t>
      </w:r>
      <w:r>
        <w:rPr>
          <w:rFonts w:ascii="Times New Roman" w:eastAsia="Times New Roman" w:hAnsi="Times New Roman"/>
          <w:spacing w:val="6"/>
          <w:lang w:eastAsia="en-US"/>
        </w:rPr>
        <w:t>then</w:t>
      </w:r>
    </w:p>
    <w:p w:rsidR="005D37A2" w:rsidRDefault="005D37A2" w:rsidP="005D37A2">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rsidR="005D37A2" w:rsidRPr="00A33491" w:rsidRDefault="005D37A2" w:rsidP="005D37A2">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1413"/>
      <w:r>
        <w:rPr>
          <w:rFonts w:ascii="Times New Roman" w:eastAsia="Times New Roman" w:hAnsi="Times New Roman"/>
          <w:i/>
          <w:iCs/>
          <w:spacing w:val="6"/>
          <w:lang w:eastAsia="en-US"/>
        </w:rPr>
        <w:t>resultDesc</w:t>
      </w:r>
      <w:commentRangeEnd w:id="1413"/>
      <w:r>
        <w:rPr>
          <w:rStyle w:val="CommentReference"/>
        </w:rPr>
        <w:commentReference w:id="1413"/>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d="1414" w:author="Rev 19 Allen Wirfs-Brock" w:date="2013-09-26T17:32:00Z">
        <w:r w:rsidR="00284A05">
          <w:t>n</w:t>
        </w:r>
      </w:ins>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ins w:id="1415" w:author="Rev 19 Allen Wirfs-Brock" w:date="2013-09-26T17:32:00Z">
        <w:r w:rsidR="00284A05">
          <w:t>n</w:t>
        </w:r>
      </w:ins>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w:t>
      </w:r>
      <w:ins w:id="1416" w:author="Rev 19 Allen Wirfs-Brock" w:date="2013-09-26T17:32:00Z">
        <w:r w:rsidR="00284A05">
          <w:t>n</w:t>
        </w:r>
      </w:ins>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rsidR="005D37A2" w:rsidRDefault="005D37A2" w:rsidP="005D37A2">
      <w:pPr>
        <w:pStyle w:val="Note"/>
        <w:numPr>
          <w:ilvl w:val="0"/>
          <w:numId w:val="1204"/>
        </w:numPr>
        <w:tabs>
          <w:tab w:val="clear" w:pos="960"/>
          <w:tab w:val="left" w:pos="720"/>
          <w:tab w:val="left" w:pos="1170"/>
        </w:tabs>
        <w:ind w:left="720" w:hanging="317"/>
      </w:pPr>
      <w:r>
        <w:t>The result of [[GetOwnProperty]] can be applied to the target object using [[DefineOwnPropery]]  and will not throw an exception.</w:t>
      </w:r>
    </w:p>
    <w:p w:rsidR="005D37A2" w:rsidRPr="00A33491" w:rsidRDefault="005D37A2" w:rsidP="005D37A2">
      <w:pPr>
        <w:pStyle w:val="Heading3"/>
      </w:pPr>
      <w:bookmarkStart w:id="1417" w:name="_Toc368050324"/>
      <w:r w:rsidRPr="00A33491">
        <w:t>[[DefineOwnProperty]] (P, Desc)</w:t>
      </w:r>
      <w:bookmarkEnd w:id="1417"/>
    </w:p>
    <w:p w:rsidR="005D37A2" w:rsidRPr="00A33491" w:rsidRDefault="005D37A2" w:rsidP="005D37A2">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rsidR="005D37A2" w:rsidRPr="00A33491" w:rsidDel="004372C5" w:rsidRDefault="005D37A2" w:rsidP="005D37A2">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D37A2" w:rsidRPr="00B0173C" w:rsidRDefault="005D37A2" w:rsidP="005D37A2">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441C2E"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[[DefineOwnProperty]]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rsidR="005D37A2" w:rsidRDefault="005D37A2" w:rsidP="005D37A2">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rsidR="005D37A2" w:rsidRPr="00A33491" w:rsidRDefault="005D37A2" w:rsidP="005D37A2">
      <w:pPr>
        <w:pStyle w:val="Heading3"/>
      </w:pPr>
      <w:bookmarkStart w:id="1418" w:name="_Toc368050325"/>
      <w:r w:rsidRPr="00A33491">
        <w:t>[[</w:t>
      </w:r>
      <w:r>
        <w:t>Has</w:t>
      </w:r>
      <w:r w:rsidRPr="00A33491">
        <w:t>Property]] (P)</w:t>
      </w:r>
      <w:bookmarkEnd w:id="1418"/>
    </w:p>
    <w:p w:rsidR="005D37A2" w:rsidRPr="00A33491" w:rsidRDefault="005D37A2" w:rsidP="005D37A2">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5D37A2" w:rsidRPr="00A33491" w:rsidDel="004372C5" w:rsidRDefault="005D37A2" w:rsidP="005D37A2">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[[HasProperty]]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d="1419" w:author="Rev 19 Allen Wirfs-Brock" w:date="2013-09-26T17:32:00Z">
        <w:r w:rsidR="00284A05">
          <w:t>n</w:t>
        </w:r>
      </w:ins>
      <w:r w:rsidRPr="007E41D3">
        <w:t xml:space="preserve"> own property </w:t>
      </w:r>
      <w:r>
        <w:t>of the target object</w:t>
      </w:r>
      <w:r w:rsidRPr="007E41D3">
        <w:t xml:space="preserve"> </w:t>
      </w:r>
      <w:r>
        <w:t>and the target object is not extensible.</w:t>
      </w:r>
    </w:p>
    <w:p w:rsidR="005D37A2" w:rsidRPr="00A33491" w:rsidRDefault="005D37A2" w:rsidP="005D37A2">
      <w:pPr>
        <w:pStyle w:val="Heading3"/>
      </w:pPr>
      <w:bookmarkStart w:id="1420" w:name="_Toc368050326"/>
      <w:r w:rsidRPr="00A33491">
        <w:t xml:space="preserve">[[Get]] (P, </w:t>
      </w:r>
      <w:r w:rsidRPr="008F76C0">
        <w:t>Receiver</w:t>
      </w:r>
      <w:r w:rsidRPr="00A33491">
        <w:t>)</w:t>
      </w:r>
      <w:bookmarkEnd w:id="1420"/>
    </w:p>
    <w:p w:rsidR="005D37A2" w:rsidRPr="00A33491" w:rsidRDefault="005D37A2" w:rsidP="005D37A2">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rsidR="005D37A2" w:rsidRPr="00A33491" w:rsidDel="004372C5" w:rsidRDefault="005D37A2" w:rsidP="005D37A2">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rsidR="005D37A2" w:rsidRDefault="005D37A2" w:rsidP="005D37A2">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rsidR="005D37A2" w:rsidRPr="00A33491" w:rsidRDefault="005D37A2" w:rsidP="005D37A2">
      <w:pPr>
        <w:pStyle w:val="Heading3"/>
      </w:pPr>
      <w:bookmarkStart w:id="1421" w:name="_Toc368050327"/>
      <w:r w:rsidRPr="00A33491">
        <w:t>[[Set]</w:t>
      </w:r>
      <w:r>
        <w:t>]</w:t>
      </w:r>
      <w:r w:rsidRPr="00A33491">
        <w:t xml:space="preserve"> ( P, V, </w:t>
      </w:r>
      <w:r w:rsidRPr="008F76C0">
        <w:t>Receiver</w:t>
      </w:r>
      <w:r w:rsidRPr="00A33491">
        <w:t>)</w:t>
      </w:r>
      <w:bookmarkEnd w:id="1421"/>
    </w:p>
    <w:p w:rsidR="005D37A2" w:rsidRPr="00A33491" w:rsidRDefault="005D37A2" w:rsidP="005D37A2">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rsidR="005D37A2" w:rsidRPr="00A33491" w:rsidDel="004372C5" w:rsidRDefault="005D37A2" w:rsidP="005D37A2">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lastRenderedPageBreak/>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[[Set]]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rsidR="005D37A2" w:rsidRDefault="005D37A2" w:rsidP="005D37A2">
      <w:pPr>
        <w:pStyle w:val="Note"/>
        <w:numPr>
          <w:ilvl w:val="0"/>
          <w:numId w:val="1204"/>
        </w:numPr>
        <w:tabs>
          <w:tab w:val="clear" w:pos="960"/>
          <w:tab w:val="left" w:pos="720"/>
          <w:tab w:val="left" w:pos="1170"/>
        </w:tabs>
        <w:ind w:left="720" w:hanging="317"/>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rsidR="005D37A2" w:rsidRPr="00E77497" w:rsidRDefault="005D37A2" w:rsidP="005D37A2">
      <w:pPr>
        <w:pStyle w:val="Heading3"/>
      </w:pPr>
      <w:bookmarkStart w:id="1422" w:name="_Toc368050328"/>
      <w:r w:rsidRPr="00E77497">
        <w:t>[[</w:t>
      </w:r>
      <w:r w:rsidRPr="00674D00">
        <w:t>Invoke</w:t>
      </w:r>
      <w:r w:rsidRPr="00E77497">
        <w:t>]] (P</w:t>
      </w:r>
      <w:r>
        <w:t>, ArgumentsList, Receiver</w:t>
      </w:r>
      <w:r w:rsidRPr="00E77497">
        <w:t>)</w:t>
      </w:r>
      <w:bookmarkEnd w:id="1422"/>
    </w:p>
    <w:p w:rsidR="005D37A2" w:rsidRPr="00E77497" w:rsidRDefault="005D37A2" w:rsidP="005D37A2">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A33491" w:rsidDel="004372C5" w:rsidRDefault="005D37A2" w:rsidP="005D37A2">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Pr="00E77497">
        <w:t>"</w:t>
      </w:r>
      <w: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[[Invoke]]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Pr="002B78E7" w:rsidRDefault="005D37A2" w:rsidP="005D37A2">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pStyle w:val="Note"/>
      </w:pPr>
      <w:r w:rsidDel="00AA48D2">
        <w:t xml:space="preserve"> </w:t>
      </w:r>
      <w:r>
        <w:t>NOTE</w:t>
      </w:r>
      <w:r>
        <w:tab/>
        <w:t>There are no invariants enforced for [[Invoke]].</w:t>
      </w:r>
    </w:p>
    <w:p w:rsidR="005D37A2" w:rsidRPr="00A33491" w:rsidRDefault="005D37A2" w:rsidP="005D37A2">
      <w:pPr>
        <w:pStyle w:val="Heading3"/>
      </w:pPr>
      <w:bookmarkStart w:id="1423" w:name="_Toc368050329"/>
      <w:r w:rsidRPr="00A33491">
        <w:t>[[Delete]] (P)</w:t>
      </w:r>
      <w:bookmarkEnd w:id="1423"/>
    </w:p>
    <w:p w:rsidR="005D37A2" w:rsidRPr="00A33491" w:rsidRDefault="005D37A2" w:rsidP="005D37A2">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rsidR="005D37A2" w:rsidRPr="00A33491" w:rsidDel="004372C5" w:rsidRDefault="005D37A2" w:rsidP="005D37A2">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[[Delete]]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rsidR="005D37A2" w:rsidRPr="00A33491" w:rsidRDefault="005D37A2" w:rsidP="005D37A2">
      <w:pPr>
        <w:pStyle w:val="Heading3"/>
      </w:pPr>
      <w:bookmarkStart w:id="1424" w:name="_Toc368050330"/>
      <w:r w:rsidRPr="00A33491">
        <w:t>[[Enumerate]] ()</w:t>
      </w:r>
      <w:bookmarkEnd w:id="1424"/>
    </w:p>
    <w:p w:rsidR="005D37A2" w:rsidRPr="00A33491" w:rsidRDefault="005D37A2" w:rsidP="005D37A2">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rsidR="005D37A2" w:rsidRPr="00F770B9" w:rsidRDefault="005D37A2" w:rsidP="005D37A2">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rsidR="005D37A2" w:rsidRPr="00EC59CB" w:rsidRDefault="005D37A2" w:rsidP="005D37A2">
      <w:pPr>
        <w:autoSpaceDE w:val="0"/>
        <w:autoSpaceDN w:val="0"/>
        <w:adjustRightInd w:val="0"/>
        <w:spacing w:after="0" w:line="240" w:lineRule="auto"/>
        <w:jc w:val="left"/>
        <w:rPr>
          <w:rFonts w:ascii="Times New Roman" w:eastAsia="Times New Roman" w:hAnsi="Times New Roman"/>
          <w:spacing w:val="6"/>
          <w:lang w:eastAsia="en-US"/>
        </w:rPr>
      </w:pPr>
      <w:commentRangeStart w:id="1425"/>
      <w:r w:rsidRPr="00F770B9">
        <w:rPr>
          <w:rFonts w:ascii="Times New Roman" w:eastAsia="Times New Roman" w:hAnsi="Times New Roman"/>
          <w:spacing w:val="6"/>
          <w:lang w:eastAsia="en-US"/>
        </w:rPr>
        <w:t>TODO:  we may need to add a lot of additional invariant checking here according to the wiki spec.  But maybe i</w:t>
      </w:r>
      <w:r>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1425"/>
      <w:r w:rsidRPr="00F770B9">
        <w:rPr>
          <w:sz w:val="16"/>
          <w:lang w:val="fr-FR"/>
        </w:rPr>
        <w:commentReference w:id="1425"/>
      </w:r>
      <w:r>
        <w:rPr>
          <w:rFonts w:ascii="Times New Roman" w:eastAsia="Times New Roman" w:hAnsi="Times New Roman"/>
          <w:spacing w:val="6"/>
          <w:lang w:eastAsia="en-US"/>
        </w:rPr>
        <w:t xml:space="preserve">.  Tomvc response: </w:t>
      </w:r>
      <w:r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rsidR="005D37A2" w:rsidRPr="00F770B9" w:rsidRDefault="005D37A2" w:rsidP="005D37A2">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rsidR="005D37A2" w:rsidRPr="00F770B9" w:rsidRDefault="005D37A2" w:rsidP="005D37A2">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5D37A2" w:rsidRDefault="005D37A2" w:rsidP="005D37A2">
      <w:pPr>
        <w:pStyle w:val="Note"/>
        <w:contextualSpacing/>
      </w:pPr>
      <w:r>
        <w:t>NOTE</w:t>
      </w:r>
      <w:r>
        <w:tab/>
        <w:t>[[</w:t>
      </w:r>
      <w:r w:rsidRPr="00F876EC">
        <w:t>Enumerate</w:t>
      </w:r>
      <w:r>
        <w: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w:t>
      </w:r>
      <w:r w:rsidRPr="00F876EC">
        <w:t>Enumerate</w:t>
      </w:r>
      <w:r>
        <w:t>]] must be an Object.</w:t>
      </w:r>
    </w:p>
    <w:p w:rsidR="005D37A2" w:rsidRPr="00A33491" w:rsidRDefault="005D37A2" w:rsidP="005D37A2">
      <w:pPr>
        <w:pStyle w:val="Heading3"/>
      </w:pPr>
      <w:bookmarkStart w:id="1426" w:name="_Toc368050331"/>
      <w:r w:rsidRPr="00A33491">
        <w:t>[[OwnPropertyKeys]] ( )</w:t>
      </w:r>
      <w:bookmarkEnd w:id="1426"/>
    </w:p>
    <w:p w:rsidR="005D37A2" w:rsidRPr="00A33491" w:rsidRDefault="005D37A2" w:rsidP="005D37A2">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ownKeys</w:t>
      </w:r>
      <w:r w:rsidRPr="00E77497">
        <w:t>"</w:t>
      </w:r>
      <w: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commentRangeStart w:id="1427"/>
      <w:r>
        <w:rPr>
          <w:rFonts w:ascii="Times New Roman" w:eastAsia="Times New Roman" w:hAnsi="Times New Roman"/>
          <w:spacing w:val="6"/>
          <w:lang w:eastAsia="en-US"/>
        </w:rPr>
        <w:t>TODO:  we may need to add a lot of additional invariant checking here according to the wiki spec.  But maybe it really isn’t necessary</w:t>
      </w:r>
      <w:commentRangeEnd w:id="1427"/>
      <w:r>
        <w:rPr>
          <w:rStyle w:val="CommentReference"/>
        </w:rPr>
        <w:commentReference w:id="1427"/>
      </w:r>
    </w:p>
    <w:p w:rsidR="005D37A2" w:rsidRPr="00A33491" w:rsidRDefault="005D37A2" w:rsidP="005D37A2">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w:t>
      </w:r>
      <w:r w:rsidRPr="00F770B9">
        <w:t>OwnPropertyKeys</w:t>
      </w:r>
      <w:r>
        <w: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w:t>
      </w:r>
      <w:r w:rsidRPr="00F770B9">
        <w:t>OwnPropertyKeys</w:t>
      </w:r>
      <w:r>
        <w:t>]] must be an Object.</w:t>
      </w:r>
    </w:p>
    <w:p w:rsidR="005D37A2" w:rsidRPr="00E77497" w:rsidRDefault="005D37A2" w:rsidP="005D37A2">
      <w:pPr>
        <w:pStyle w:val="Heading3"/>
      </w:pPr>
      <w:bookmarkStart w:id="1428" w:name="_Toc368050332"/>
      <w:r w:rsidRPr="00E77497">
        <w:t>[[Call]]</w:t>
      </w:r>
      <w:r>
        <w:t xml:space="preserve"> (thisArgument, argumentsList)</w:t>
      </w:r>
      <w:bookmarkEnd w:id="1428"/>
      <w:r>
        <w:t xml:space="preserve"> </w:t>
      </w:r>
    </w:p>
    <w:p w:rsidR="005D37A2" w:rsidRPr="00E77497" w:rsidRDefault="005D37A2" w:rsidP="005D37A2">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Pr="0014577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arguments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rsidR="005D37A2" w:rsidRDefault="005D37A2" w:rsidP="005D37A2">
      <w:pPr>
        <w:pStyle w:val="Note"/>
      </w:pPr>
      <w:r>
        <w:lastRenderedPageBreak/>
        <w:t>NOTE</w:t>
      </w:r>
      <w:r>
        <w:tab/>
      </w:r>
      <w:commentRangeStart w:id="1429"/>
      <w:r>
        <w:t>A</w:t>
      </w:r>
      <w:del w:id="1430" w:author="Rev 19 Allen Wirfs-Brock" w:date="2013-09-09T12:21:00Z">
        <w:r w:rsidDel="00EC125B">
          <w:delText>n</w:delText>
        </w:r>
      </w:del>
      <w:r>
        <w:t xml:space="preserve"> Proxy exotic object only has a [[Call]] internal method if the initial value of its [[ProxyTarget]] internal data property is an object that has a [[Call]] internal method.</w:t>
      </w:r>
      <w:commentRangeEnd w:id="1429"/>
      <w:r w:rsidR="008D204C">
        <w:rPr>
          <w:rStyle w:val="CommentReference"/>
        </w:rPr>
        <w:commentReference w:id="1429"/>
      </w:r>
    </w:p>
    <w:p w:rsidR="005D37A2" w:rsidRPr="00E77497" w:rsidRDefault="005D37A2" w:rsidP="005D37A2">
      <w:pPr>
        <w:pStyle w:val="Heading3"/>
      </w:pPr>
      <w:bookmarkStart w:id="1431" w:name="_Toc368050333"/>
      <w:r w:rsidRPr="00E77497">
        <w:t>[[Construct]]</w:t>
      </w:r>
      <w:r>
        <w:t xml:space="preserve"> Internal Method</w:t>
      </w:r>
      <w:bookmarkEnd w:id="1431"/>
    </w:p>
    <w:p w:rsidR="005D37A2" w:rsidRPr="00E77497" w:rsidRDefault="005D37A2" w:rsidP="005D37A2">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the result of calling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D37A2" w:rsidRDefault="005D37A2" w:rsidP="005D37A2">
      <w:pPr>
        <w:pStyle w:val="Note"/>
      </w:pPr>
      <w:r>
        <w:t>NOTE 1</w:t>
      </w:r>
      <w:r>
        <w:tab/>
        <w:t>A</w:t>
      </w:r>
      <w:del w:id="1432" w:author="Rev 19 Allen Wirfs-Brock" w:date="2013-09-09T12:21:00Z">
        <w:r w:rsidDel="00EC125B">
          <w:delText>n</w:delText>
        </w:r>
      </w:del>
      <w:r>
        <w:t xml:space="preserve"> Proxy exotic object only has a [[Construct]] internal method if the initial value of its [[ProxyTarget]] internal data property is an object that has a [[Construct]] internal method.</w:t>
      </w:r>
    </w:p>
    <w:p w:rsidR="005D37A2" w:rsidRDefault="005D37A2" w:rsidP="005D37A2">
      <w:pPr>
        <w:pStyle w:val="Note"/>
        <w:contextualSpacing/>
      </w:pPr>
      <w:r>
        <w:t>NOTE 2</w:t>
      </w:r>
      <w:r>
        <w:tab/>
        <w:t>[[Construct]]]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[[Construct]] must be an Object.</w:t>
      </w:r>
    </w:p>
    <w:p w:rsidR="004C02EF" w:rsidRPr="00E65A34" w:rsidRDefault="008B1D7B" w:rsidP="00897B69">
      <w:pPr>
        <w:pStyle w:val="Heading1"/>
      </w:pPr>
      <w:bookmarkStart w:id="1433" w:name="_Ref365480122"/>
      <w:bookmarkStart w:id="1434" w:name="_Toc368050334"/>
      <w:r>
        <w:t>ECMAScript Language</w:t>
      </w:r>
      <w:r w:rsidR="006F1A4D">
        <w:t>:</w:t>
      </w:r>
      <w:r>
        <w:t xml:space="preserve"> </w:t>
      </w:r>
      <w:r w:rsidR="004C02EF" w:rsidRPr="00E65A34">
        <w:t xml:space="preserve">Source </w:t>
      </w:r>
      <w:bookmarkStart w:id="1435" w:name="_Toc382202756"/>
      <w:bookmarkStart w:id="1436" w:name="_Toc38220297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3"/>
      <w:bookmarkEnd w:id="344"/>
      <w:bookmarkEnd w:id="345"/>
      <w:bookmarkEnd w:id="346"/>
      <w:bookmarkEnd w:id="347"/>
      <w:bookmarkEnd w:id="348"/>
      <w:bookmarkEnd w:id="349"/>
      <w:bookmarkEnd w:id="350"/>
      <w:bookmarkEnd w:id="351"/>
      <w:bookmarkEnd w:id="352"/>
      <w:bookmarkEnd w:id="1435"/>
      <w:bookmarkEnd w:id="1436"/>
      <w:r w:rsidR="008753E0">
        <w:t>Code</w:t>
      </w:r>
      <w:bookmarkEnd w:id="1433"/>
      <w:bookmarkEnd w:id="1434"/>
    </w:p>
    <w:p w:rsidR="004C02EF" w:rsidRPr="00C7794D" w:rsidRDefault="004C02EF" w:rsidP="004C02EF">
      <w:pPr>
        <w:pStyle w:val="Syntax"/>
      </w:pPr>
      <w:r w:rsidRPr="00C7794D">
        <w:t>Syntax</w:t>
      </w:r>
    </w:p>
    <w:p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rsidR="004C02EF" w:rsidRPr="009C202C" w:rsidRDefault="004C02EF" w:rsidP="004C02EF">
      <w:r w:rsidRPr="00E65A34">
        <w:t xml:space="preserve">The phrase “code point” refers to </w:t>
      </w:r>
      <w:r w:rsidRPr="009C202C">
        <w:t>such a</w:t>
      </w:r>
      <w:ins w:id="1437" w:author="Rev 19 Allen Wirfs-Brock" w:date="2013-09-26T17:33:00Z">
        <w:r w:rsidR="00284A05">
          <w:t>n</w:t>
        </w:r>
      </w:ins>
      <w:r w:rsidRPr="009C202C">
        <w:t xml:space="preserve"> Unicode scalar value. “Unicode character” only refers to entities represented by single Unicode scalar values: the components of a combining character sequence are still individual “Unicode characters,” even though a</w:t>
      </w:r>
      <w:ins w:id="1438" w:author="Rev 19 Allen Wirfs-Brock" w:date="2013-09-26T17:33:00Z">
        <w:r w:rsidR="00284A05">
          <w:t>n</w:t>
        </w:r>
      </w:ins>
      <w:r w:rsidRPr="009C202C">
        <w:t xml:space="preserve"> user might think of the whole sequence as a single character.</w:t>
      </w:r>
    </w:p>
    <w:p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w:t>
      </w:r>
      <w:ins w:id="1439" w:author="Rev 19 Allen Wirfs-Brock" w:date="2013-09-26T17:33:00Z">
        <w:r w:rsidR="00284A05">
          <w:t>n</w:t>
        </w:r>
      </w:ins>
      <w:r w:rsidRPr="009C202C">
        <w:t xml:space="preserve"> Unicode escape sequence </w:t>
      </w:r>
      <w:r w:rsidR="0053584C">
        <w:t xml:space="preserve">that explicitly express a code point’s numeric value. </w:t>
      </w:r>
      <w:r w:rsidRPr="00E77497">
        <w:t xml:space="preserve">Within a 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rsidR="004C02EF" w:rsidRPr="00E77497" w:rsidRDefault="00AA3A15" w:rsidP="00C442E2">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w:t>
      </w:r>
      <w:ins w:id="1440" w:author="Rev 19 Allen Wirfs-Brock" w:date="2013-09-26T17:33:00Z">
        <w:r w:rsidR="00284A05">
          <w:t>n</w:t>
        </w:r>
      </w:ins>
      <w:r w:rsidR="004C02EF" w:rsidRPr="00E77497">
        <w:t xml:space="preserve"> Unicode escape sequence </w:t>
      </w:r>
      <w:r w:rsidR="004C02EF" w:rsidRPr="00E77497">
        <w:lastRenderedPageBreak/>
        <w:t>occurring within a comment is never interpreted and therefore cannot contribute to termination of the comment. Similarly, a</w:t>
      </w:r>
      <w:ins w:id="1441" w:author="Rev 19 Allen Wirfs-Brock" w:date="2013-09-26T17:33:00Z">
        <w:r w:rsidR="00284A05">
          <w:t>n</w:t>
        </w:r>
      </w:ins>
      <w:r w:rsidR="004C02EF" w:rsidRPr="00E77497">
        <w:t xml:space="preserve"> Unicode escape sequence occurring within a string literal in an ECMAScript program always contributes a</w:t>
      </w:r>
      <w:ins w:id="1442" w:author="Rev 19 Allen Wirfs-Brock" w:date="2013-09-26T17:33:00Z">
        <w:r w:rsidR="00284A05">
          <w:t>n</w:t>
        </w:r>
      </w:ins>
      <w:r w:rsidR="004C02EF" w:rsidRPr="00E77497">
        <w:t xml:space="preserve"> </w:t>
      </w:r>
      <w:r w:rsidR="0053584C">
        <w:t xml:space="preserve">Unicode </w:t>
      </w:r>
      <w:r w:rsidR="004C02EF" w:rsidRPr="00E77497">
        <w:t>character to the literal and is never interpreted as a line terminator or as a quote mark that might terminate the string literal.</w:t>
      </w:r>
      <w:bookmarkStart w:id="1443" w:name="_Toc381513616"/>
      <w:bookmarkStart w:id="1444" w:name="_Toc382202758"/>
      <w:bookmarkStart w:id="1445" w:name="_Toc382202978"/>
      <w:bookmarkStart w:id="1446" w:name="_Toc382212138"/>
      <w:bookmarkStart w:id="1447" w:name="_Toc382212317"/>
      <w:bookmarkStart w:id="1448" w:name="_Toc382291483"/>
      <w:bookmarkStart w:id="1449" w:name="_Toc385672118"/>
      <w:bookmarkStart w:id="1450" w:name="_Ref386878476"/>
      <w:bookmarkStart w:id="1451" w:name="_Toc393690209"/>
    </w:p>
    <w:p w:rsidR="004D46C4" w:rsidRPr="00E77497" w:rsidRDefault="004D46C4" w:rsidP="004D46C4">
      <w:bookmarkStart w:id="1452" w:name="_Ref456010393"/>
      <w:bookmarkStart w:id="1453" w:name="_Ref457437434"/>
      <w:bookmarkStart w:id="1454" w:name="_Ref463686584"/>
      <w:bookmarkStart w:id="1455" w:name="_Toc472818753"/>
      <w:bookmarkStart w:id="1456" w:name="_Toc235503308"/>
      <w:bookmarkStart w:id="1457" w:name="_Toc241509083"/>
      <w:bookmarkStart w:id="1458" w:name="_Toc244416570"/>
      <w:bookmarkStart w:id="1459" w:name="_Toc276630934"/>
      <w:r>
        <w:t>ECMAScript String values (</w:t>
      </w:r>
      <w:r w:rsidR="00834ABD">
        <w:fldChar w:fldCharType="begin"/>
      </w:r>
      <w:r w:rsidR="00834ABD">
        <w:instrText xml:space="preserve"> REF _Ref365546409 \r \h </w:instrText>
      </w:r>
      <w:r w:rsidR="00834ABD">
        <w:fldChar w:fldCharType="separate"/>
      </w:r>
      <w:r w:rsidR="00460CAC">
        <w:t>6.1.4</w:t>
      </w:r>
      <w:r w:rsidR="00834ABD">
        <w:fldChar w:fldCharType="end"/>
      </w:r>
      <w:r>
        <w:t xml:space="preserve">)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rsidR="00FA3FCC" w:rsidRPr="009B248F" w:rsidRDefault="00FA3FCC" w:rsidP="006A78DC">
      <w:pPr>
        <w:pStyle w:val="Heading2"/>
        <w:rPr>
          <w:rStyle w:val="bnf"/>
          <w:rFonts w:ascii="Arial" w:hAnsi="Arial" w:cs="Arial"/>
          <w:i w:val="0"/>
        </w:rPr>
      </w:pPr>
      <w:bookmarkStart w:id="1460" w:name="_Toc368050335"/>
      <w:r w:rsidRPr="00E77497">
        <w:t xml:space="preserve">Static Semantics:  </w:t>
      </w:r>
      <w:r w:rsidRPr="009B248F">
        <w:rPr>
          <w:rStyle w:val="bnf"/>
          <w:rFonts w:ascii="Arial" w:hAnsi="Arial" w:cs="Arial"/>
          <w:i w:val="0"/>
        </w:rPr>
        <w:t xml:space="preserve">UTF-16 </w:t>
      </w:r>
      <w:r w:rsidR="009C6441" w:rsidRPr="009B248F">
        <w:rPr>
          <w:rStyle w:val="bnf"/>
          <w:rFonts w:ascii="Arial" w:hAnsi="Arial" w:cs="Arial"/>
          <w:i w:val="0"/>
        </w:rPr>
        <w:t>E</w:t>
      </w:r>
      <w:r w:rsidRPr="009B248F">
        <w:rPr>
          <w:rStyle w:val="bnf"/>
          <w:rFonts w:ascii="Arial" w:hAnsi="Arial" w:cs="Arial"/>
          <w:i w:val="0"/>
        </w:rPr>
        <w:t>ncoding</w:t>
      </w:r>
      <w:bookmarkEnd w:id="1460"/>
    </w:p>
    <w:p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rsidR="00854991" w:rsidRDefault="00854991" w:rsidP="00854991">
      <w:pPr>
        <w:pStyle w:val="Alg4"/>
        <w:numPr>
          <w:ilvl w:val="0"/>
          <w:numId w:val="820"/>
        </w:numPr>
        <w:spacing w:after="220"/>
        <w:contextualSpacing/>
      </w:pPr>
      <w:r>
        <w:t xml:space="preserve">Assert: 0 ≤ </w:t>
      </w:r>
      <w:r w:rsidRPr="00025779">
        <w:rPr>
          <w:i/>
          <w:iCs/>
        </w:rPr>
        <w:t>cp</w:t>
      </w:r>
      <w:r>
        <w:t xml:space="preserve"> ≤ </w:t>
      </w:r>
      <w:r w:rsidR="002875BF">
        <w:t>0x10FFFF</w:t>
      </w:r>
    </w:p>
    <w:p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rsidR="00836695" w:rsidRPr="00E77497" w:rsidRDefault="00836695" w:rsidP="00836695">
      <w:pPr>
        <w:pStyle w:val="Heading2"/>
      </w:pPr>
      <w:bookmarkStart w:id="1461" w:name="_Toc368050336"/>
      <w:r w:rsidRPr="00E77497">
        <w:t>Types of Executable Code</w:t>
      </w:r>
      <w:bookmarkEnd w:id="1461"/>
    </w:p>
    <w:p w:rsidR="00836695" w:rsidRPr="00E77497" w:rsidRDefault="00836695" w:rsidP="00836695">
      <w:r w:rsidRPr="00E77497">
        <w:t xml:space="preserve">There are </w:t>
      </w:r>
      <w:r>
        <w:t>four</w:t>
      </w:r>
      <w:r w:rsidRPr="00E77497">
        <w:t xml:space="preserve"> types of ECMAScript code:</w:t>
      </w:r>
    </w:p>
    <w:p w:rsidR="00836695" w:rsidRPr="00E77497" w:rsidRDefault="00836695" w:rsidP="00836695">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rsidR="00836695" w:rsidRPr="00E77497" w:rsidRDefault="00836695" w:rsidP="00836695">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rsidR="00836695" w:rsidRDefault="00836695" w:rsidP="00836695">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to supply the value of the [[Code]] internal</w:t>
      </w:r>
      <w:r w:rsidRPr="00022312">
        <w:t xml:space="preserve"> </w:t>
      </w:r>
      <w:r w:rsidRPr="00022312">
        <w:rPr>
          <w:rFonts w:ascii="Arial" w:hAnsi="Arial"/>
        </w:rPr>
        <w:t>data</w:t>
      </w:r>
      <w:r>
        <w:rPr>
          <w:rFonts w:ascii="Arial" w:hAnsi="Arial"/>
        </w:rPr>
        <w:t xml:space="preserve"> property (see </w:t>
      </w:r>
      <w:r w:rsidR="00981659">
        <w:rPr>
          <w:rFonts w:ascii="Arial" w:hAnsi="Arial"/>
        </w:rPr>
        <w:fldChar w:fldCharType="begin"/>
      </w:r>
      <w:r w:rsidR="00981659">
        <w:rPr>
          <w:rFonts w:ascii="Arial" w:hAnsi="Arial"/>
        </w:rPr>
        <w:instrText xml:space="preserve"> REF _Ref365533593 \r \h </w:instrText>
      </w:r>
      <w:r w:rsidR="00981659">
        <w:rPr>
          <w:rFonts w:ascii="Arial" w:hAnsi="Arial"/>
        </w:rPr>
      </w:r>
      <w:r w:rsidR="00981659">
        <w:rPr>
          <w:rFonts w:ascii="Arial" w:hAnsi="Arial"/>
        </w:rPr>
        <w:fldChar w:fldCharType="separate"/>
      </w:r>
      <w:ins w:id="1462" w:author="Rev 19 Allen Wirfs-Brock" w:date="2013-09-27T13:05:00Z">
        <w:r w:rsidR="00460CAC">
          <w:rPr>
            <w:rFonts w:ascii="Arial" w:hAnsi="Arial"/>
          </w:rPr>
          <w:t>9.1.15</w:t>
        </w:r>
      </w:ins>
      <w:del w:id="1463" w:author="Rev 19 Allen Wirfs-Brock" w:date="2013-09-27T08:38:00Z">
        <w:r w:rsidR="00083CEC" w:rsidDel="009E7E9E">
          <w:rPr>
            <w:rFonts w:ascii="Arial" w:hAnsi="Arial"/>
          </w:rPr>
          <w:delText>9.1.16</w:delText>
        </w:r>
      </w:del>
      <w:r w:rsidR="00981659">
        <w:rPr>
          <w:rFonts w:ascii="Arial" w:hAnsi="Arial"/>
        </w:rPr>
        <w:fldChar w:fldCharType="end"/>
      </w:r>
      <w:r>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rsidR="00836695" w:rsidRPr="00F6224C" w:rsidRDefault="00836695" w:rsidP="00836695">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initialised.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rsidR="00836695" w:rsidRDefault="00836695" w:rsidP="00836695">
      <w:pPr>
        <w:pStyle w:val="Note"/>
      </w:pPr>
      <w:r>
        <w:t>NOTE</w:t>
      </w:r>
      <w:r>
        <w:tab/>
        <w:t>Function code is generally provided as the bodies of Function Definitions (</w:t>
      </w:r>
      <w:r w:rsidR="00981659">
        <w:fldChar w:fldCharType="begin"/>
      </w:r>
      <w:r w:rsidR="00981659">
        <w:instrText xml:space="preserve"> REF _Ref365533716 \r \h </w:instrText>
      </w:r>
      <w:r w:rsidR="00981659">
        <w:fldChar w:fldCharType="separate"/>
      </w:r>
      <w:ins w:id="1464" w:author="Rev 19 Allen Wirfs-Brock" w:date="2013-09-27T13:05:00Z">
        <w:r w:rsidR="00460CAC">
          <w:t>0</w:t>
        </w:r>
      </w:ins>
      <w:del w:id="1465" w:author="Rev 19 Allen Wirfs-Brock" w:date="2013-09-27T08:38:00Z">
        <w:r w:rsidR="00083CEC" w:rsidDel="009E7E9E">
          <w:delText>14.1</w:delText>
        </w:r>
      </w:del>
      <w:r w:rsidR="00981659">
        <w:fldChar w:fldCharType="end"/>
      </w:r>
      <w:r>
        <w:t>), Arrow Function Definitions (</w:t>
      </w:r>
      <w:r w:rsidR="00981659">
        <w:fldChar w:fldCharType="begin"/>
      </w:r>
      <w:r w:rsidR="00981659">
        <w:instrText xml:space="preserve"> REF _Ref365533727 \r \h </w:instrText>
      </w:r>
      <w:r w:rsidR="00981659">
        <w:fldChar w:fldCharType="separate"/>
      </w:r>
      <w:r w:rsidR="00460CAC">
        <w:t>14.2</w:t>
      </w:r>
      <w:r w:rsidR="00981659">
        <w:fldChar w:fldCharType="end"/>
      </w:r>
      <w:r>
        <w:t>), Method Definitions (</w:t>
      </w:r>
      <w:r w:rsidR="00981659">
        <w:fldChar w:fldCharType="begin"/>
      </w:r>
      <w:r w:rsidR="00981659">
        <w:instrText xml:space="preserve"> REF _Ref365533743 \r \h </w:instrText>
      </w:r>
      <w:r w:rsidR="00981659">
        <w:fldChar w:fldCharType="separate"/>
      </w:r>
      <w:r w:rsidR="00460CAC">
        <w:t>14.3</w:t>
      </w:r>
      <w:r w:rsidR="00981659">
        <w:fldChar w:fldCharType="end"/>
      </w:r>
      <w:r>
        <w:t>) and Generator Definitions (</w:t>
      </w:r>
      <w:r w:rsidR="00981659">
        <w:fldChar w:fldCharType="begin"/>
      </w:r>
      <w:r w:rsidR="00981659">
        <w:instrText xml:space="preserve"> REF _Ref365533912 \r \h </w:instrText>
      </w:r>
      <w:r w:rsidR="00981659">
        <w:fldChar w:fldCharType="separate"/>
      </w:r>
      <w:r w:rsidR="00460CAC">
        <w:t>14.4</w:t>
      </w:r>
      <w:r w:rsidR="00981659">
        <w:fldChar w:fldCharType="end"/>
      </w:r>
      <w:r>
        <w:t>). Function code is also derived from the last argument to the Function constructor (</w:t>
      </w:r>
      <w:r w:rsidR="00981659">
        <w:fldChar w:fldCharType="begin"/>
      </w:r>
      <w:r w:rsidR="00981659">
        <w:instrText xml:space="preserve"> REF _Ref365534017 \r \h </w:instrText>
      </w:r>
      <w:r w:rsidR="00981659">
        <w:fldChar w:fldCharType="separate"/>
      </w:r>
      <w:r w:rsidR="00460CAC">
        <w:t>19.2.1.1</w:t>
      </w:r>
      <w:r w:rsidR="00981659">
        <w:fldChar w:fldCharType="end"/>
      </w:r>
      <w:r>
        <w:t>)</w:t>
      </w:r>
      <w:r w:rsidR="00981659">
        <w:t xml:space="preserve"> and the GeneratorFunction constructor (</w:t>
      </w:r>
      <w:r w:rsidR="00981659">
        <w:fldChar w:fldCharType="begin"/>
      </w:r>
      <w:r w:rsidR="00981659">
        <w:instrText xml:space="preserve"> REF _Ref365534125 \r \h </w:instrText>
      </w:r>
      <w:r w:rsidR="00981659">
        <w:fldChar w:fldCharType="separate"/>
      </w:r>
      <w:r w:rsidR="00460CAC">
        <w:t>25.3.1.1</w:t>
      </w:r>
      <w:r w:rsidR="00981659">
        <w:fldChar w:fldCharType="end"/>
      </w:r>
      <w:r w:rsidR="00981659">
        <w:t>)</w:t>
      </w:r>
      <w:r>
        <w:t xml:space="preserve">. </w:t>
      </w:r>
    </w:p>
    <w:p w:rsidR="00836695" w:rsidRPr="00E77497" w:rsidRDefault="00836695" w:rsidP="00836695">
      <w:pPr>
        <w:pStyle w:val="Heading3"/>
      </w:pPr>
      <w:bookmarkStart w:id="1466" w:name="_Ref365534967"/>
      <w:bookmarkStart w:id="1467" w:name="_Ref365547491"/>
      <w:bookmarkStart w:id="1468" w:name="_Ref365636665"/>
      <w:bookmarkStart w:id="1469" w:name="_Ref365636730"/>
      <w:bookmarkStart w:id="1470" w:name="_Ref365636806"/>
      <w:bookmarkStart w:id="1471" w:name="_Toc368050337"/>
      <w:r w:rsidRPr="00E77497">
        <w:t>Strict Mode Code</w:t>
      </w:r>
      <w:bookmarkEnd w:id="1466"/>
      <w:bookmarkEnd w:id="1467"/>
      <w:bookmarkEnd w:id="1468"/>
      <w:bookmarkEnd w:id="1469"/>
      <w:bookmarkEnd w:id="1470"/>
      <w:bookmarkEnd w:id="1471"/>
    </w:p>
    <w:p w:rsidR="00836695" w:rsidRPr="00E77497" w:rsidRDefault="00836695" w:rsidP="00836695">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rsidR="00836695" w:rsidRPr="00E77497" w:rsidRDefault="00836695" w:rsidP="00836695">
      <w:pPr>
        <w:numPr>
          <w:ilvl w:val="0"/>
          <w:numId w:val="40"/>
        </w:numPr>
        <w:ind w:left="360"/>
      </w:pPr>
      <w:r w:rsidRPr="00E77497">
        <w:t>Global code is strict global code if it begins with a Directive Prologue that contains a</w:t>
      </w:r>
      <w:ins w:id="1472" w:author="Rev 19 Allen Wirfs-Brock" w:date="2013-09-26T17:33:00Z">
        <w:r w:rsidR="00284A05">
          <w:t>n</w:t>
        </w:r>
      </w:ins>
      <w:r w:rsidRPr="00E77497">
        <w:t xml:space="preserve"> Use Strict Directive (see </w:t>
      </w:r>
      <w:r w:rsidR="00981659">
        <w:fldChar w:fldCharType="begin"/>
      </w:r>
      <w:r w:rsidR="00981659">
        <w:instrText xml:space="preserve"> REF _Ref365534276 \r \h </w:instrText>
      </w:r>
      <w:r w:rsidR="00981659">
        <w:fldChar w:fldCharType="separate"/>
      </w:r>
      <w:ins w:id="1473" w:author="Rev 19 Allen Wirfs-Brock" w:date="2013-09-27T13:05:00Z">
        <w:r w:rsidR="00460CAC">
          <w:t>15.3</w:t>
        </w:r>
      </w:ins>
      <w:del w:id="1474" w:author="Rev 19 Allen Wirfs-Brock" w:date="2013-09-27T08:38:00Z">
        <w:r w:rsidR="00083CEC" w:rsidDel="009E7E9E">
          <w:delText>15.2</w:delText>
        </w:r>
      </w:del>
      <w:r w:rsidR="00981659">
        <w:fldChar w:fldCharType="end"/>
      </w:r>
      <w:r w:rsidRPr="00E77497">
        <w:t>).</w:t>
      </w:r>
    </w:p>
    <w:p w:rsidR="00836695" w:rsidRDefault="00836695" w:rsidP="00836695">
      <w:pPr>
        <w:numPr>
          <w:ilvl w:val="0"/>
          <w:numId w:val="40"/>
        </w:numPr>
        <w:ind w:left="360"/>
      </w:pPr>
      <w:r>
        <w:t>Module code is always strict code.</w:t>
      </w:r>
    </w:p>
    <w:p w:rsidR="00836695" w:rsidRDefault="00836695" w:rsidP="00836695">
      <w:pPr>
        <w:numPr>
          <w:ilvl w:val="0"/>
          <w:numId w:val="40"/>
        </w:numPr>
        <w:ind w:left="360"/>
      </w:pPr>
      <w:r>
        <w:t xml:space="preserve">A </w:t>
      </w:r>
      <w:commentRangeStart w:id="1475"/>
      <w:r w:rsidRPr="001B2656">
        <w:rPr>
          <w:rFonts w:ascii="Times New Roman" w:hAnsi="Times New Roman"/>
          <w:i/>
        </w:rPr>
        <w:t>ClassDeclaration</w:t>
      </w:r>
      <w:r>
        <w:t xml:space="preserve"> or a </w:t>
      </w:r>
      <w:r w:rsidRPr="001B2656">
        <w:rPr>
          <w:rFonts w:ascii="Times New Roman" w:hAnsi="Times New Roman"/>
          <w:i/>
        </w:rPr>
        <w:t>ClassExpression</w:t>
      </w:r>
      <w:commentRangeEnd w:id="1475"/>
      <w:r>
        <w:rPr>
          <w:rStyle w:val="CommentReference"/>
        </w:rPr>
        <w:commentReference w:id="1475"/>
      </w:r>
      <w:r>
        <w:t xml:space="preserve"> is always strict code.</w:t>
      </w:r>
    </w:p>
    <w:p w:rsidR="00836695" w:rsidRPr="00E77497" w:rsidRDefault="00836695" w:rsidP="00836695">
      <w:pPr>
        <w:numPr>
          <w:ilvl w:val="0"/>
          <w:numId w:val="40"/>
        </w:numPr>
        <w:ind w:left="360"/>
      </w:pPr>
      <w:r w:rsidRPr="00E77497">
        <w:lastRenderedPageBreak/>
        <w:t>Eval code is strict eval code if it begins with a Directive Prologue that contains a</w:t>
      </w:r>
      <w:ins w:id="1476" w:author="Rev 19 Allen Wirfs-Brock" w:date="2013-09-26T17:34:00Z">
        <w:r w:rsidR="00284A05">
          <w:t>n</w:t>
        </w:r>
      </w:ins>
      <w:r w:rsidRPr="00E77497">
        <w:t xml:space="preserve"> Use Strict Directive or if the call to eval is a direct call (see </w:t>
      </w:r>
      <w:r w:rsidR="00981659">
        <w:fldChar w:fldCharType="begin"/>
      </w:r>
      <w:r w:rsidR="00981659">
        <w:instrText xml:space="preserve"> REF _Ref365534325 \r \h </w:instrText>
      </w:r>
      <w:r w:rsidR="00981659">
        <w:fldChar w:fldCharType="separate"/>
      </w:r>
      <w:r w:rsidR="00460CAC">
        <w:t>18.2.1.1</w:t>
      </w:r>
      <w:r w:rsidR="00981659">
        <w:fldChar w:fldCharType="end"/>
      </w:r>
      <w:r w:rsidRPr="00E77497">
        <w:t xml:space="preserve">) to the eval function that is contained in strict mode code. </w:t>
      </w:r>
    </w:p>
    <w:p w:rsidR="00836695" w:rsidRPr="00E77497" w:rsidRDefault="00836695" w:rsidP="00836695">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Pr>
          <w:rFonts w:ascii="Times New Roman" w:hAnsi="Times New Roman"/>
          <w:i/>
        </w:rPr>
        <w:t>PropertyDefinition</w:t>
      </w:r>
      <w:r w:rsidRPr="00E77497">
        <w:t xml:space="preserve"> is contained in strict mode code or if the function code begins with a Directive Prologue that contains a</w:t>
      </w:r>
      <w:ins w:id="1477" w:author="Rev 19 Allen Wirfs-Brock" w:date="2013-09-26T17:34:00Z">
        <w:r w:rsidR="00284A05">
          <w:t>n</w:t>
        </w:r>
      </w:ins>
      <w:r w:rsidRPr="00E77497">
        <w:t xml:space="preserve"> Use Strict Directive.</w:t>
      </w:r>
    </w:p>
    <w:p w:rsidR="00836695" w:rsidRPr="003B4312" w:rsidRDefault="00836695" w:rsidP="00836695">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w:t>
      </w:r>
      <w:ins w:id="1478" w:author="Rev 19 Allen Wirfs-Brock" w:date="2013-09-26T17:34:00Z">
        <w:r w:rsidR="00284A05">
          <w:t>n</w:t>
        </w:r>
      </w:ins>
      <w:r w:rsidRPr="00E77497">
        <w:t xml:space="preserve"> Use Strict Directive.</w:t>
      </w:r>
    </w:p>
    <w:p w:rsidR="00836695" w:rsidRDefault="00836695" w:rsidP="00836695">
      <w:pPr>
        <w:pStyle w:val="Heading3"/>
      </w:pPr>
      <w:bookmarkStart w:id="1479" w:name="_Toc368050338"/>
      <w:r>
        <w:t>Non-ECMAScript Functions</w:t>
      </w:r>
      <w:bookmarkEnd w:id="1479"/>
    </w:p>
    <w:p w:rsidR="00836695" w:rsidRDefault="00836695" w:rsidP="00836695">
      <w:r>
        <w:t>An ECMAScript implementation may support the evaluation of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p>
    <w:p w:rsidR="004C02EF" w:rsidRPr="00E77497" w:rsidRDefault="008B1D7B" w:rsidP="00AC754D">
      <w:pPr>
        <w:pStyle w:val="Heading1"/>
      </w:pPr>
      <w:bookmarkStart w:id="1480" w:name="_Toc368050339"/>
      <w:r>
        <w:t>ECMAScript Language</w:t>
      </w:r>
      <w:r w:rsidR="006F1A4D">
        <w:t>:</w:t>
      </w:r>
      <w:r>
        <w:t xml:space="preserve"> </w:t>
      </w:r>
      <w:r w:rsidR="004C02EF" w:rsidRPr="00E77497">
        <w:t xml:space="preserve">Lexical </w:t>
      </w:r>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r w:rsidR="00AC754D">
        <w:t>Grammar</w:t>
      </w:r>
      <w:bookmarkEnd w:id="1480"/>
    </w:p>
    <w:p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rsidR="004C02EF" w:rsidRPr="00E77497" w:rsidRDefault="004C02EF" w:rsidP="004C02EF">
      <w:pPr>
        <w:pStyle w:val="Note"/>
        <w:rPr>
          <w:i/>
        </w:rPr>
      </w:pPr>
      <w:commentRangeStart w:id="1481"/>
      <w:r w:rsidRPr="00E77497">
        <w:t>NOTE</w:t>
      </w:r>
      <w:commentRangeEnd w:id="1481"/>
      <w:r w:rsidR="00F94059">
        <w:rPr>
          <w:rStyle w:val="CommentReference"/>
        </w:rPr>
        <w:commentReference w:id="1481"/>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rsidR="00CE51AB">
        <w:fldChar w:fldCharType="begin"/>
      </w:r>
      <w:r w:rsidR="00CE51AB">
        <w:instrText xml:space="preserve"> REF _Ref365549651 \r \h </w:instrText>
      </w:r>
      <w:r w:rsidR="00CE51AB">
        <w:fldChar w:fldCharType="separate"/>
      </w:r>
      <w:r w:rsidR="00460CAC">
        <w:t>11.9</w:t>
      </w:r>
      <w:r w:rsidR="00CE51AB">
        <w:fldChar w:fldCharType="end"/>
      </w:r>
      <w:r w:rsidRPr="00E77497">
        <w:t>); in examples such as the following:</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rsidR="004C02EF" w:rsidRPr="00E65A34" w:rsidRDefault="004C02EF" w:rsidP="004C02EF">
      <w:pPr>
        <w:pStyle w:val="Syntax"/>
      </w:pPr>
      <w:r w:rsidRPr="004D1BD1">
        <w:t>Syntax</w:t>
      </w:r>
    </w:p>
    <w:p w:rsidR="004C02EF" w:rsidRPr="009C202C" w:rsidRDefault="004C02EF" w:rsidP="004C02EF">
      <w:pPr>
        <w:pStyle w:val="SyntaxRule"/>
      </w:pPr>
      <w:bookmarkStart w:id="1482" w:name="_Ref451679175"/>
      <w:bookmarkStart w:id="1483" w:name="_Ref378386056"/>
      <w:bookmarkStart w:id="1484" w:name="_Toc381513617"/>
      <w:bookmarkStart w:id="1485" w:name="_Toc382202759"/>
      <w:bookmarkStart w:id="1486" w:name="_Toc382202979"/>
      <w:bookmarkStart w:id="1487" w:name="_Toc382212139"/>
      <w:bookmarkStart w:id="1488" w:name="_Toc382212318"/>
      <w:bookmarkStart w:id="1489" w:name="_Toc382291484"/>
      <w:bookmarkStart w:id="1490" w:name="_Toc385672119"/>
      <w:bookmarkStart w:id="1491" w:name="_Toc393690210"/>
      <w:bookmarkStart w:id="1492" w:name="_Ref449966391"/>
      <w:r w:rsidRPr="009C202C">
        <w:t xml:space="preserve">InputElementDiv </w:t>
      </w:r>
      <w:r w:rsidRPr="009C202C">
        <w:rPr>
          <w:rFonts w:ascii="Arial" w:hAnsi="Arial" w:cs="Arial"/>
          <w:b/>
          <w:i w:val="0"/>
        </w:rPr>
        <w:t>::</w:t>
      </w:r>
    </w:p>
    <w:p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rsidR="004C02EF" w:rsidRPr="00E77497" w:rsidRDefault="004C02EF" w:rsidP="004C02EF">
      <w:pPr>
        <w:pStyle w:val="SyntaxRule"/>
      </w:pPr>
      <w:r w:rsidRPr="00E77497">
        <w:lastRenderedPageBreak/>
        <w:t xml:space="preserve">InputElementRegExp </w:t>
      </w:r>
      <w:r w:rsidRPr="00E77497">
        <w:rPr>
          <w:rFonts w:ascii="Arial" w:hAnsi="Arial" w:cs="Arial"/>
          <w:b/>
          <w:i w:val="0"/>
        </w:rPr>
        <w:t>::</w:t>
      </w:r>
    </w:p>
    <w:p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rsidR="00FD73A2" w:rsidRPr="009C202C" w:rsidRDefault="00FD73A2" w:rsidP="00FD73A2">
      <w:pPr>
        <w:pStyle w:val="SyntaxRule"/>
      </w:pPr>
      <w:bookmarkStart w:id="1493" w:name="_Ref456028559"/>
      <w:bookmarkStart w:id="1494" w:name="_Toc472818754"/>
      <w:bookmarkStart w:id="1495" w:name="_Toc235503309"/>
      <w:bookmarkStart w:id="1496" w:name="_Toc241509084"/>
      <w:bookmarkStart w:id="1497" w:name="_Toc244416571"/>
      <w:bookmarkStart w:id="1498" w:name="_Toc276630935"/>
      <w:r w:rsidRPr="009C202C">
        <w:t>InputElement</w:t>
      </w:r>
      <w:r w:rsidR="005C6707">
        <w:t>Template</w:t>
      </w:r>
      <w:r w:rsidR="000B02F1">
        <w:t>Tail</w:t>
      </w:r>
      <w:r w:rsidRPr="009C202C">
        <w:t xml:space="preserve"> </w:t>
      </w:r>
      <w:r w:rsidRPr="009C202C">
        <w:rPr>
          <w:rFonts w:ascii="Arial" w:hAnsi="Arial" w:cs="Arial"/>
          <w:b/>
          <w:i w:val="0"/>
        </w:rPr>
        <w:t>::</w:t>
      </w:r>
    </w:p>
    <w:p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rsidR="004C02EF" w:rsidRPr="00E77497" w:rsidRDefault="004C02EF" w:rsidP="00D148E9">
      <w:pPr>
        <w:pStyle w:val="Heading2"/>
      </w:pPr>
      <w:bookmarkStart w:id="1499" w:name="_Toc368050340"/>
      <w:r w:rsidRPr="00E77497">
        <w:t>Unicode Format-Control Characters</w:t>
      </w:r>
      <w:bookmarkEnd w:id="1482"/>
      <w:bookmarkEnd w:id="1493"/>
      <w:bookmarkEnd w:id="1494"/>
      <w:bookmarkEnd w:id="1495"/>
      <w:bookmarkEnd w:id="1496"/>
      <w:bookmarkEnd w:id="1497"/>
      <w:bookmarkEnd w:id="1498"/>
      <w:bookmarkEnd w:id="1499"/>
    </w:p>
    <w:p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rsidR="00E86857">
        <w:fldChar w:fldCharType="begin"/>
      </w:r>
      <w:r w:rsidR="00E86857">
        <w:instrText xml:space="preserve"> REF _Ref451679260 \r \h </w:instrText>
      </w:r>
      <w:r w:rsidR="00E86857">
        <w:fldChar w:fldCharType="separate"/>
      </w:r>
      <w:r w:rsidR="00460CAC">
        <w:t>11.2</w:t>
      </w:r>
      <w:r w:rsidR="00E86857">
        <w:fldChar w:fldCharType="end"/>
      </w:r>
      <w:r w:rsidRPr="00E77497">
        <w:t xml:space="preserve">). </w:t>
      </w:r>
    </w:p>
    <w:p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460CAC">
        <w:t xml:space="preserve">Table </w:t>
      </w:r>
      <w:r w:rsidR="00460CAC">
        <w:rPr>
          <w:noProof/>
        </w:rPr>
        <w:t>27</w:t>
      </w:r>
      <w:r w:rsidR="00386630">
        <w:fldChar w:fldCharType="end"/>
      </w:r>
      <w:r w:rsidRPr="00E77497">
        <w:t>.</w:t>
      </w:r>
    </w:p>
    <w:p w:rsidR="004C02EF" w:rsidRPr="00E77497" w:rsidRDefault="00386630" w:rsidP="002F55F1">
      <w:pPr>
        <w:pStyle w:val="Tabletitle"/>
      </w:pPr>
      <w:bookmarkStart w:id="1500" w:name="_Ref327353382"/>
      <w:r>
        <w:t xml:space="preserve">Table </w:t>
      </w:r>
      <w:r>
        <w:fldChar w:fldCharType="begin"/>
      </w:r>
      <w:r>
        <w:instrText xml:space="preserve"> SEQ Table \* ARABIC </w:instrText>
      </w:r>
      <w:r>
        <w:fldChar w:fldCharType="separate"/>
      </w:r>
      <w:r w:rsidR="00460CAC">
        <w:rPr>
          <w:noProof/>
        </w:rPr>
        <w:t>27</w:t>
      </w:r>
      <w:r>
        <w:fldChar w:fldCharType="end"/>
      </w:r>
      <w:bookmarkEnd w:id="1500"/>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rsidR="004C02EF" w:rsidRPr="00E77497" w:rsidRDefault="004C02EF" w:rsidP="003A4B22">
            <w:pPr>
              <w:keepNext/>
              <w:spacing w:after="40"/>
              <w:rPr>
                <w:rFonts w:cs="Arial"/>
              </w:rPr>
            </w:pPr>
            <w:r w:rsidRPr="00E77497">
              <w:rPr>
                <w:rFonts w:cs="Arial"/>
              </w:rPr>
              <w:t>Zero width non-joiner</w:t>
            </w:r>
          </w:p>
        </w:tc>
        <w:tc>
          <w:tcPr>
            <w:tcW w:w="2112" w:type="dxa"/>
          </w:tcPr>
          <w:p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rsidR="004C02EF" w:rsidRPr="00E77497" w:rsidRDefault="004C02EF" w:rsidP="003A4B22">
            <w:pPr>
              <w:keepNext/>
              <w:spacing w:after="40"/>
              <w:rPr>
                <w:rFonts w:cs="Arial"/>
              </w:rPr>
            </w:pPr>
            <w:r w:rsidRPr="00E77497">
              <w:rPr>
                <w:rFonts w:cs="Arial"/>
              </w:rPr>
              <w:t>Zero width joiner</w:t>
            </w:r>
          </w:p>
        </w:tc>
        <w:tc>
          <w:tcPr>
            <w:tcW w:w="2112" w:type="dxa"/>
          </w:tcPr>
          <w:p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bottom w:val="single" w:sz="12" w:space="0" w:color="000000"/>
            </w:tcBorders>
          </w:tcPr>
          <w:p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rsidR="004C02EF" w:rsidRPr="00E77497" w:rsidRDefault="004C02EF" w:rsidP="00966F28">
      <w:pPr>
        <w:pStyle w:val="Heading2"/>
      </w:pPr>
      <w:bookmarkStart w:id="1501" w:name="_Ref451679260"/>
      <w:bookmarkStart w:id="1502" w:name="_Toc472818755"/>
      <w:bookmarkStart w:id="1503" w:name="_Toc235503310"/>
      <w:bookmarkStart w:id="1504" w:name="_Toc241509085"/>
      <w:bookmarkStart w:id="1505" w:name="_Toc244416572"/>
      <w:bookmarkStart w:id="1506" w:name="_Toc276630936"/>
      <w:bookmarkStart w:id="1507" w:name="_Toc368050341"/>
      <w:r w:rsidRPr="00E77497">
        <w:t>White Spac</w:t>
      </w:r>
      <w:bookmarkEnd w:id="1483"/>
      <w:bookmarkEnd w:id="1484"/>
      <w:bookmarkEnd w:id="1485"/>
      <w:bookmarkEnd w:id="1486"/>
      <w:bookmarkEnd w:id="1487"/>
      <w:bookmarkEnd w:id="1488"/>
      <w:bookmarkEnd w:id="1489"/>
      <w:bookmarkEnd w:id="1490"/>
      <w:bookmarkEnd w:id="1491"/>
      <w:r w:rsidRPr="00E77497">
        <w:t>e</w:t>
      </w:r>
      <w:bookmarkEnd w:id="1492"/>
      <w:bookmarkEnd w:id="1501"/>
      <w:bookmarkEnd w:id="1502"/>
      <w:bookmarkEnd w:id="1503"/>
      <w:bookmarkEnd w:id="1504"/>
      <w:bookmarkEnd w:id="1505"/>
      <w:bookmarkEnd w:id="1506"/>
      <w:bookmarkEnd w:id="1507"/>
    </w:p>
    <w:p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460CAC">
        <w:t xml:space="preserve">Table </w:t>
      </w:r>
      <w:r w:rsidR="00460CAC">
        <w:rPr>
          <w:noProof/>
        </w:rPr>
        <w:t>28</w:t>
      </w:r>
      <w:r w:rsidR="00386630">
        <w:fldChar w:fldCharType="end"/>
      </w:r>
      <w:r w:rsidRPr="00E77497">
        <w:t>.</w:t>
      </w:r>
    </w:p>
    <w:p w:rsidR="004C02EF" w:rsidRPr="00E77497" w:rsidRDefault="00386630" w:rsidP="002F55F1">
      <w:pPr>
        <w:pStyle w:val="Tabletitle"/>
        <w:rPr>
          <w:rFonts w:eastAsia="Arial Unicode MS"/>
        </w:rPr>
      </w:pPr>
      <w:bookmarkStart w:id="1508" w:name="_Ref327353486"/>
      <w:r>
        <w:lastRenderedPageBreak/>
        <w:t xml:space="preserve">Table </w:t>
      </w:r>
      <w:r>
        <w:fldChar w:fldCharType="begin"/>
      </w:r>
      <w:r>
        <w:instrText xml:space="preserve"> SEQ Table \* ARABIC </w:instrText>
      </w:r>
      <w:r>
        <w:fldChar w:fldCharType="separate"/>
      </w:r>
      <w:r w:rsidR="00460CAC">
        <w:rPr>
          <w:noProof/>
        </w:rPr>
        <w:t>28</w:t>
      </w:r>
      <w:r>
        <w:fldChar w:fldCharType="end"/>
      </w:r>
      <w:bookmarkEnd w:id="1508"/>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rsidR="004C02EF" w:rsidRPr="004D1BD1" w:rsidRDefault="004C02EF" w:rsidP="003A4B22">
            <w:pPr>
              <w:keepNext/>
              <w:keepLines/>
              <w:spacing w:after="40"/>
            </w:pPr>
            <w:r w:rsidRPr="004D1BD1">
              <w:t>&lt;TAB&gt;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rsidR="004C02EF" w:rsidRPr="00E77497" w:rsidRDefault="004C02EF" w:rsidP="003A4B22">
            <w:pPr>
              <w:keepNext/>
              <w:keepLines/>
              <w:spacing w:after="40"/>
            </w:pPr>
            <w:r w:rsidRPr="00E77497">
              <w:t>&lt;VT&gt;</w:t>
            </w:r>
          </w:p>
        </w:tc>
      </w:tr>
      <w:tr w:rsidR="004C02EF" w:rsidRPr="00E77497" w:rsidTr="00360FC8">
        <w:trPr>
          <w:gridBefore w:val="1"/>
          <w:wBefore w:w="9" w:type="dxa"/>
          <w:jc w:val="center"/>
        </w:trPr>
        <w:tc>
          <w:tcPr>
            <w:tcW w:w="2387" w:type="dxa"/>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rsidR="004C02EF" w:rsidRPr="00E77497" w:rsidRDefault="004C02EF" w:rsidP="003A4B22">
            <w:pPr>
              <w:keepNext/>
              <w:keepLines/>
              <w:spacing w:after="40"/>
            </w:pPr>
            <w:r w:rsidRPr="00E77497">
              <w:t>&lt;FF&gt;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&lt;SP&gt;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&lt;NBSP&gt;</w:t>
            </w:r>
          </w:p>
        </w:tc>
      </w:tr>
      <w:tr w:rsidR="004C02EF" w:rsidRPr="00E77497" w:rsidTr="00AE36B6">
        <w:trPr>
          <w:gridAfter w:val="1"/>
          <w:wAfter w:w="13" w:type="dxa"/>
          <w:jc w:val="center"/>
        </w:trPr>
        <w:tc>
          <w:tcPr>
            <w:tcW w:w="2396" w:type="dxa"/>
            <w:gridSpan w:val="2"/>
            <w:tcBorders>
              <w:left w:val="single" w:sz="6" w:space="0" w:color="000000"/>
            </w:tcBorders>
          </w:tcPr>
          <w:p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rsidR="004C02EF" w:rsidRPr="00E77497" w:rsidRDefault="004C02EF" w:rsidP="00AE36B6">
            <w:pPr>
              <w:keepNext/>
              <w:keepLines/>
              <w:spacing w:after="40"/>
            </w:pPr>
            <w:r w:rsidRPr="00E77497">
              <w:t>&lt;BOM&gt;</w:t>
            </w:r>
          </w:p>
        </w:tc>
      </w:tr>
      <w:tr w:rsidR="0080587E" w:rsidRPr="00E77497" w:rsidTr="00360FC8">
        <w:trPr>
          <w:gridAfter w:val="1"/>
          <w:wAfter w:w="13" w:type="dxa"/>
          <w:jc w:val="center"/>
        </w:trPr>
        <w:tc>
          <w:tcPr>
            <w:tcW w:w="2396" w:type="dxa"/>
            <w:gridSpan w:val="2"/>
            <w:tcBorders>
              <w:left w:val="single" w:sz="6" w:space="0" w:color="000000"/>
              <w:bottom w:val="single" w:sz="12" w:space="0" w:color="000000"/>
            </w:tcBorders>
          </w:tcPr>
          <w:p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rsidR="0080587E" w:rsidRPr="00E77497" w:rsidRDefault="0080587E" w:rsidP="0080587E">
            <w:pPr>
              <w:keepNext/>
              <w:keepLines/>
              <w:spacing w:after="40"/>
            </w:pPr>
            <w:r w:rsidRPr="00E77497">
              <w:t>&lt;USP&gt;</w:t>
            </w:r>
          </w:p>
          <w:p w:rsidR="0080587E" w:rsidRPr="00E77497" w:rsidRDefault="0080587E" w:rsidP="0080587E">
            <w:pPr>
              <w:keepNext/>
              <w:keepLines/>
              <w:spacing w:after="40"/>
            </w:pPr>
          </w:p>
        </w:tc>
      </w:tr>
    </w:tbl>
    <w:p w:rsidR="004C02EF" w:rsidRPr="00E77497" w:rsidRDefault="004C02EF" w:rsidP="004C02EF">
      <w:pPr>
        <w:spacing w:after="120"/>
      </w:pPr>
    </w:p>
    <w:p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rsidR="004C02EF" w:rsidRPr="00E77497" w:rsidRDefault="004C02EF" w:rsidP="004C02EF">
      <w:pPr>
        <w:pStyle w:val="Syntax"/>
      </w:pPr>
      <w:r w:rsidRPr="00E77497">
        <w:t>Syntax</w:t>
      </w:r>
    </w:p>
    <w:p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509" w:name="_Toc385672120"/>
      <w:bookmarkStart w:id="1510" w:name="_Toc393690211"/>
      <w:r w:rsidRPr="00E77497">
        <w:rPr>
          <w:i w:val="0"/>
        </w:rPr>
        <w:br/>
        <w:t>&lt;NBSP&gt;</w:t>
      </w:r>
      <w:r w:rsidRPr="00E77497">
        <w:rPr>
          <w:i w:val="0"/>
        </w:rPr>
        <w:br/>
        <w:t>&lt;BOM&gt;</w:t>
      </w:r>
      <w:r w:rsidRPr="00E77497">
        <w:rPr>
          <w:i w:val="0"/>
        </w:rPr>
        <w:br/>
        <w:t>&lt;USP&gt;</w:t>
      </w:r>
    </w:p>
    <w:p w:rsidR="004C02EF" w:rsidRPr="00E77497" w:rsidRDefault="004C02EF" w:rsidP="00D148E9">
      <w:pPr>
        <w:pStyle w:val="Heading2"/>
      </w:pPr>
      <w:bookmarkStart w:id="1511" w:name="_Ref449966403"/>
      <w:bookmarkStart w:id="1512" w:name="_Toc472818756"/>
      <w:bookmarkStart w:id="1513" w:name="_Toc235503311"/>
      <w:bookmarkStart w:id="1514" w:name="_Toc241509086"/>
      <w:bookmarkStart w:id="1515" w:name="_Toc244416573"/>
      <w:bookmarkStart w:id="1516" w:name="_Toc276630937"/>
      <w:bookmarkStart w:id="1517" w:name="_Ref366087973"/>
      <w:bookmarkStart w:id="1518" w:name="_Toc368050342"/>
      <w:commentRangeStart w:id="1519"/>
      <w:r w:rsidRPr="00E77497">
        <w:t>Line Terminator</w:t>
      </w:r>
      <w:bookmarkEnd w:id="1509"/>
      <w:bookmarkEnd w:id="1510"/>
      <w:r w:rsidRPr="00E77497">
        <w:t>s</w:t>
      </w:r>
      <w:bookmarkEnd w:id="1511"/>
      <w:bookmarkEnd w:id="1512"/>
      <w:bookmarkEnd w:id="1513"/>
      <w:bookmarkEnd w:id="1514"/>
      <w:bookmarkEnd w:id="1515"/>
      <w:bookmarkEnd w:id="1516"/>
      <w:commentRangeEnd w:id="1519"/>
      <w:r w:rsidR="00660C67">
        <w:rPr>
          <w:rStyle w:val="CommentReference"/>
          <w:b w:val="0"/>
        </w:rPr>
        <w:commentReference w:id="1519"/>
      </w:r>
      <w:bookmarkEnd w:id="1517"/>
      <w:bookmarkEnd w:id="1518"/>
    </w:p>
    <w:p w:rsidR="004C02EF" w:rsidRPr="00E77497" w:rsidRDefault="004C02EF" w:rsidP="004C02EF">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rsidR="00CE51AB">
        <w:fldChar w:fldCharType="begin"/>
      </w:r>
      <w:r w:rsidR="00CE51AB">
        <w:instrText xml:space="preserve"> REF _Ref365549685 \r \h </w:instrText>
      </w:r>
      <w:r w:rsidR="00CE51AB">
        <w:fldChar w:fldCharType="separate"/>
      </w:r>
      <w:r w:rsidR="00460CAC">
        <w:t>11.9</w:t>
      </w:r>
      <w:r w:rsidR="00CE51AB">
        <w:fldChar w:fldCharType="end"/>
      </w:r>
      <w:r w:rsidRPr="00E77497">
        <w:t xml:space="preserve">).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w:t>
      </w:r>
      <w:r w:rsidR="00834ABD">
        <w:fldChar w:fldCharType="begin"/>
      </w:r>
      <w:r w:rsidR="00834ABD">
        <w:instrText xml:space="preserve"> REF _Ref457437441 \r \h </w:instrText>
      </w:r>
      <w:r w:rsidR="00834ABD">
        <w:fldChar w:fldCharType="separate"/>
      </w:r>
      <w:r w:rsidR="00460CAC">
        <w:t>11.4</w:t>
      </w:r>
      <w:r w:rsidR="00834ABD">
        <w:fldChar w:fldCharType="end"/>
      </w:r>
      <w:r w:rsidRPr="00E77497">
        <w:t xml:space="preserve">) but cannot occur within a </w:t>
      </w:r>
      <w:r w:rsidRPr="00E77497">
        <w:rPr>
          <w:rFonts w:ascii="Times New Roman" w:hAnsi="Times New Roman"/>
          <w:i/>
        </w:rPr>
        <w:t>SingleLineComment</w:t>
      </w:r>
      <w:r w:rsidRPr="00E77497">
        <w:t xml:space="preserve">. </w:t>
      </w:r>
    </w:p>
    <w:p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460CAC">
        <w:t xml:space="preserve">Table </w:t>
      </w:r>
      <w:r w:rsidR="00460CAC">
        <w:rPr>
          <w:noProof/>
        </w:rPr>
        <w:t>29</w:t>
      </w:r>
      <w:r w:rsidR="00386630">
        <w:fldChar w:fldCharType="end"/>
      </w:r>
      <w:r w:rsidRPr="00E77497">
        <w:t>.</w:t>
      </w:r>
    </w:p>
    <w:p w:rsidR="004C02EF" w:rsidRPr="00E77497" w:rsidRDefault="00386630" w:rsidP="002F55F1">
      <w:pPr>
        <w:pStyle w:val="Tabletitle"/>
        <w:rPr>
          <w:rFonts w:eastAsia="Arial Unicode MS"/>
        </w:rPr>
      </w:pPr>
      <w:bookmarkStart w:id="1520" w:name="_Ref327353531"/>
      <w:r>
        <w:t xml:space="preserve">Table </w:t>
      </w:r>
      <w:r>
        <w:fldChar w:fldCharType="begin"/>
      </w:r>
      <w:r>
        <w:instrText xml:space="preserve"> SEQ Table \* ARABIC </w:instrText>
      </w:r>
      <w:r>
        <w:fldChar w:fldCharType="separate"/>
      </w:r>
      <w:r w:rsidR="00460CAC">
        <w:rPr>
          <w:noProof/>
        </w:rPr>
        <w:t>29</w:t>
      </w:r>
      <w:r>
        <w:fldChar w:fldCharType="end"/>
      </w:r>
      <w:bookmarkEnd w:id="1520"/>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rsidTr="00360FC8">
        <w:trPr>
          <w:trHeight w:val="317"/>
          <w:jc w:val="center"/>
        </w:trPr>
        <w:tc>
          <w:tcPr>
            <w:tcW w:w="2292" w:type="dxa"/>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rsidR="004C02EF" w:rsidRPr="00E77497" w:rsidRDefault="004C02EF" w:rsidP="003A4B22">
            <w:pPr>
              <w:keepNext/>
              <w:keepLines/>
              <w:spacing w:after="60"/>
            </w:pPr>
            <w:r w:rsidRPr="00E77497">
              <w:t>Line Feed</w:t>
            </w:r>
          </w:p>
        </w:tc>
        <w:tc>
          <w:tcPr>
            <w:tcW w:w="2449" w:type="dxa"/>
          </w:tcPr>
          <w:p w:rsidR="004C02EF" w:rsidRPr="00E77497" w:rsidRDefault="004C02EF" w:rsidP="003A4B22">
            <w:pPr>
              <w:keepNext/>
              <w:keepLines/>
              <w:spacing w:after="60"/>
            </w:pPr>
            <w:r w:rsidRPr="00E77497">
              <w:t>&lt;LF&gt;</w:t>
            </w:r>
          </w:p>
        </w:tc>
      </w:tr>
      <w:tr w:rsidR="004C02EF" w:rsidRPr="00E77497" w:rsidTr="00360FC8">
        <w:trPr>
          <w:jc w:val="center"/>
        </w:trPr>
        <w:tc>
          <w:tcPr>
            <w:tcW w:w="2292" w:type="dxa"/>
          </w:tcPr>
          <w:p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rsidR="004C02EF" w:rsidRPr="00E77497" w:rsidRDefault="004C02EF" w:rsidP="003A4B22">
            <w:pPr>
              <w:keepNext/>
              <w:keepLines/>
              <w:spacing w:after="60"/>
            </w:pPr>
            <w:r w:rsidRPr="00E77497">
              <w:t xml:space="preserve">Carriage Return </w:t>
            </w:r>
          </w:p>
        </w:tc>
        <w:tc>
          <w:tcPr>
            <w:tcW w:w="2449" w:type="dxa"/>
          </w:tcPr>
          <w:p w:rsidR="004C02EF" w:rsidRPr="00E77497" w:rsidRDefault="004C02EF" w:rsidP="003A4B22">
            <w:pPr>
              <w:keepNext/>
              <w:keepLines/>
              <w:spacing w:after="60"/>
            </w:pPr>
            <w:r w:rsidRPr="00E77497">
              <w:t>&lt;CR&gt;</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rsidR="004C02EF" w:rsidRPr="00E77497" w:rsidRDefault="004C02EF" w:rsidP="003A4B22">
            <w:pPr>
              <w:keepNext/>
              <w:keepLines/>
              <w:spacing w:after="60"/>
            </w:pPr>
            <w:r w:rsidRPr="00E77497">
              <w:t>Line separator</w:t>
            </w:r>
          </w:p>
        </w:tc>
        <w:tc>
          <w:tcPr>
            <w:tcW w:w="2449" w:type="dxa"/>
          </w:tcPr>
          <w:p w:rsidR="004C02EF" w:rsidRPr="00E77497" w:rsidRDefault="004C02EF" w:rsidP="003A4B22">
            <w:pPr>
              <w:keepNext/>
              <w:keepLines/>
              <w:spacing w:after="60"/>
            </w:pPr>
            <w:r w:rsidRPr="00E77497">
              <w:t>&lt;LS&gt;</w:t>
            </w:r>
          </w:p>
        </w:tc>
      </w:tr>
      <w:tr w:rsidR="004C02EF" w:rsidRPr="00E77497" w:rsidTr="00360FC8">
        <w:trPr>
          <w:jc w:val="center"/>
        </w:trPr>
        <w:tc>
          <w:tcPr>
            <w:tcW w:w="2292" w:type="dxa"/>
          </w:tcPr>
          <w:p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rsidR="004C02EF" w:rsidRPr="00E77497" w:rsidRDefault="004C02EF" w:rsidP="003A4B22">
            <w:pPr>
              <w:keepLines/>
              <w:spacing w:after="60"/>
            </w:pPr>
            <w:r w:rsidRPr="00E77497">
              <w:t>Paragraph separator</w:t>
            </w:r>
          </w:p>
        </w:tc>
        <w:tc>
          <w:tcPr>
            <w:tcW w:w="2449" w:type="dxa"/>
          </w:tcPr>
          <w:p w:rsidR="004C02EF" w:rsidRPr="00E77497" w:rsidRDefault="004C02EF" w:rsidP="003A4B22">
            <w:pPr>
              <w:keepLines/>
              <w:spacing w:after="60"/>
            </w:pPr>
            <w:r w:rsidRPr="00E77497">
              <w:t>&lt;PS&gt;</w:t>
            </w:r>
          </w:p>
        </w:tc>
      </w:tr>
    </w:tbl>
    <w:p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460CAC">
        <w:t xml:space="preserve">Table </w:t>
      </w:r>
      <w:r w:rsidR="00460CAC">
        <w:rPr>
          <w:noProof/>
        </w:rPr>
        <w:t>29</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 xml:space="preserve">LineTerminator </w:t>
      </w:r>
      <w:r w:rsidRPr="00E77497">
        <w:rPr>
          <w:rFonts w:ascii="Arial" w:hAnsi="Arial" w:cs="Arial"/>
          <w:b/>
          <w:i w:val="0"/>
        </w:rPr>
        <w:t>::</w:t>
      </w:r>
    </w:p>
    <w:p w:rsidR="004C02EF" w:rsidRPr="00E77497" w:rsidRDefault="004C02EF" w:rsidP="004C02EF">
      <w:pPr>
        <w:pStyle w:val="SyntaxDefinition"/>
        <w:rPr>
          <w:i w:val="0"/>
        </w:rPr>
      </w:pPr>
      <w:r w:rsidRPr="00E77497">
        <w:rPr>
          <w:i w:val="0"/>
        </w:rPr>
        <w:t>&lt;LF&gt;</w:t>
      </w:r>
      <w:r w:rsidRPr="00E77497">
        <w:rPr>
          <w:i w:val="0"/>
        </w:rPr>
        <w:br/>
        <w:t>&lt;CR&gt;</w:t>
      </w:r>
      <w:bookmarkStart w:id="1521" w:name="_Ref379871138"/>
      <w:bookmarkStart w:id="1522" w:name="_Toc381513618"/>
      <w:bookmarkStart w:id="1523" w:name="_Toc382202760"/>
      <w:bookmarkStart w:id="1524" w:name="_Toc382202980"/>
      <w:bookmarkStart w:id="1525" w:name="_Toc382212140"/>
      <w:bookmarkStart w:id="1526" w:name="_Toc382212319"/>
      <w:bookmarkStart w:id="1527" w:name="_Toc382291485"/>
      <w:bookmarkStart w:id="1528" w:name="_Toc385672121"/>
      <w:bookmarkStart w:id="1529" w:name="_Toc393690212"/>
      <w:r w:rsidRPr="00E77497">
        <w:rPr>
          <w:i w:val="0"/>
        </w:rPr>
        <w:br/>
        <w:t>&lt;LS&gt;</w:t>
      </w:r>
      <w:r w:rsidRPr="00E77497">
        <w:rPr>
          <w:i w:val="0"/>
        </w:rPr>
        <w:br/>
        <w:t>&lt;PS&gt;</w:t>
      </w:r>
    </w:p>
    <w:p w:rsidR="004C02EF" w:rsidRPr="00E77497" w:rsidRDefault="004C02EF" w:rsidP="004C02EF">
      <w:pPr>
        <w:pStyle w:val="SyntaxRule"/>
      </w:pPr>
      <w:r w:rsidRPr="00E77497">
        <w:t xml:space="preserve">LineTerminatorSequence </w:t>
      </w:r>
      <w:r w:rsidRPr="00E77497">
        <w:rPr>
          <w:rFonts w:ascii="Arial" w:hAnsi="Arial" w:cs="Arial"/>
          <w:b/>
          <w:i w:val="0"/>
        </w:rPr>
        <w:t>::</w:t>
      </w:r>
    </w:p>
    <w:p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rsidR="004C02EF" w:rsidRPr="00E77497" w:rsidRDefault="004C02EF" w:rsidP="00D148E9">
      <w:pPr>
        <w:pStyle w:val="Heading2"/>
      </w:pPr>
      <w:bookmarkStart w:id="1530" w:name="_Ref457437441"/>
      <w:bookmarkStart w:id="1531" w:name="_Ref457437442"/>
      <w:bookmarkStart w:id="1532" w:name="_Ref457437443"/>
      <w:bookmarkStart w:id="1533" w:name="_Ref457437444"/>
      <w:bookmarkStart w:id="1534" w:name="_Ref457437448"/>
      <w:bookmarkStart w:id="1535" w:name="_Ref457437449"/>
      <w:bookmarkStart w:id="1536" w:name="_Ref457437450"/>
      <w:bookmarkStart w:id="1537" w:name="_Ref457437451"/>
      <w:bookmarkStart w:id="1538" w:name="_Ref457437452"/>
      <w:bookmarkStart w:id="1539" w:name="_Toc472818757"/>
      <w:bookmarkStart w:id="1540" w:name="_Toc235503312"/>
      <w:bookmarkStart w:id="1541" w:name="_Toc241509087"/>
      <w:bookmarkStart w:id="1542" w:name="_Toc244416574"/>
      <w:bookmarkStart w:id="1543" w:name="_Toc276630938"/>
      <w:bookmarkStart w:id="1544" w:name="_Toc368050343"/>
      <w:r w:rsidRPr="00E77497">
        <w:t>Comment</w:t>
      </w:r>
      <w:bookmarkEnd w:id="1521"/>
      <w:bookmarkEnd w:id="1522"/>
      <w:bookmarkEnd w:id="1523"/>
      <w:bookmarkEnd w:id="1524"/>
      <w:bookmarkEnd w:id="1525"/>
      <w:bookmarkEnd w:id="1526"/>
      <w:bookmarkEnd w:id="1527"/>
      <w:bookmarkEnd w:id="1528"/>
      <w:bookmarkEnd w:id="1529"/>
      <w:r w:rsidRPr="00E77497">
        <w:t>s</w:t>
      </w:r>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rsidR="004C02EF" w:rsidRPr="00E77497" w:rsidRDefault="004C02EF" w:rsidP="004C02EF">
      <w:r w:rsidRPr="00E77497">
        <w:t>Comments can be either single or multi-line. Multi-line comments cannot nest.</w:t>
      </w:r>
    </w:p>
    <w:p w:rsidR="004C02EF" w:rsidRPr="00E77497" w:rsidRDefault="004C02EF" w:rsidP="004C02EF">
      <w:r w:rsidRPr="00E77497">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rsidR="00CE51AB">
        <w:fldChar w:fldCharType="begin"/>
      </w:r>
      <w:r w:rsidR="00CE51AB">
        <w:instrText xml:space="preserve"> REF _Ref365549714 \r \h </w:instrText>
      </w:r>
      <w:r w:rsidR="00CE51AB">
        <w:fldChar w:fldCharType="separate"/>
      </w:r>
      <w:r w:rsidR="00460CAC">
        <w:t>11.9</w:t>
      </w:r>
      <w:r w:rsidR="00CE51AB">
        <w:fldChar w:fldCharType="end"/>
      </w:r>
      <w:r w:rsidRPr="00E77497">
        <w:t>).</w:t>
      </w:r>
    </w:p>
    <w:p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Comment </w:t>
      </w:r>
      <w:r w:rsidRPr="00E77497">
        <w:rPr>
          <w:rFonts w:ascii="Arial" w:hAnsi="Arial" w:cs="Arial"/>
          <w:b/>
          <w:i w:val="0"/>
        </w:rPr>
        <w:t>::</w:t>
      </w:r>
    </w:p>
    <w:p w:rsidR="004C02EF" w:rsidRPr="00E77497" w:rsidRDefault="004C02EF" w:rsidP="004C02EF">
      <w:pPr>
        <w:pStyle w:val="SyntaxDefinition"/>
      </w:pPr>
      <w:r w:rsidRPr="00E77497">
        <w:t>MultiLineComment</w:t>
      </w:r>
      <w:r w:rsidRPr="00E77497">
        <w:br/>
        <w:t>SingleLineComment</w:t>
      </w:r>
    </w:p>
    <w:p w:rsidR="004C02EF" w:rsidRPr="00E77497" w:rsidRDefault="004C02EF" w:rsidP="004C02EF">
      <w:pPr>
        <w:pStyle w:val="SyntaxRule"/>
      </w:pPr>
      <w:r w:rsidRPr="00E77497">
        <w:t xml:space="preserve">MultiLineComment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MultiLineCommentChars </w:t>
      </w:r>
      <w:r w:rsidRPr="00E77497">
        <w:rPr>
          <w:rFonts w:ascii="Arial" w:hAnsi="Arial" w:cs="Arial"/>
          <w:b/>
          <w:i w:val="0"/>
        </w:rPr>
        <w:t>::</w:t>
      </w:r>
    </w:p>
    <w:p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 xml:space="preserve">PostAsteriskCommentChars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SingleLineComment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rsidR="004C02EF" w:rsidRPr="00E77497" w:rsidRDefault="004C02EF" w:rsidP="004C02EF">
      <w:pPr>
        <w:pStyle w:val="SyntaxRule"/>
      </w:pPr>
      <w:r w:rsidRPr="00E77497">
        <w:lastRenderedPageBreak/>
        <w:t xml:space="preserve">SingleLineCommentChar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545" w:name="_Toc381513619"/>
      <w:bookmarkStart w:id="1546" w:name="_Toc382202761"/>
      <w:bookmarkStart w:id="1547" w:name="_Toc382202981"/>
      <w:bookmarkStart w:id="1548" w:name="_Toc382212141"/>
      <w:bookmarkStart w:id="1549" w:name="_Toc382212320"/>
      <w:bookmarkStart w:id="1550" w:name="_Toc382291486"/>
      <w:bookmarkStart w:id="1551" w:name="_Toc385672122"/>
      <w:bookmarkStart w:id="1552" w:name="_Toc393690213"/>
    </w:p>
    <w:p w:rsidR="004C02EF" w:rsidRPr="00E77497" w:rsidRDefault="004C02EF" w:rsidP="00D148E9">
      <w:pPr>
        <w:pStyle w:val="Heading2"/>
      </w:pPr>
      <w:bookmarkStart w:id="1553" w:name="_Ref457437455"/>
      <w:bookmarkStart w:id="1554" w:name="_Toc472818758"/>
      <w:bookmarkStart w:id="1555" w:name="_Toc235503313"/>
      <w:bookmarkStart w:id="1556" w:name="_Toc241509088"/>
      <w:bookmarkStart w:id="1557" w:name="_Toc244416575"/>
      <w:bookmarkStart w:id="1558" w:name="_Toc276630939"/>
      <w:bookmarkStart w:id="1559" w:name="_Toc368050344"/>
      <w:r w:rsidRPr="00E77497">
        <w:t>Token</w:t>
      </w:r>
      <w:bookmarkEnd w:id="1545"/>
      <w:bookmarkEnd w:id="1546"/>
      <w:bookmarkEnd w:id="1547"/>
      <w:bookmarkEnd w:id="1548"/>
      <w:bookmarkEnd w:id="1549"/>
      <w:bookmarkEnd w:id="1550"/>
      <w:bookmarkEnd w:id="1551"/>
      <w:bookmarkEnd w:id="1552"/>
      <w:r w:rsidRPr="00E77497">
        <w:t>s</w:t>
      </w:r>
      <w:bookmarkEnd w:id="1553"/>
      <w:bookmarkEnd w:id="1554"/>
      <w:bookmarkEnd w:id="1555"/>
      <w:bookmarkEnd w:id="1556"/>
      <w:bookmarkEnd w:id="1557"/>
      <w:bookmarkEnd w:id="1558"/>
      <w:bookmarkEnd w:id="155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Token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560" w:name="_Toc381513620"/>
      <w:bookmarkStart w:id="1561" w:name="_Toc382202762"/>
      <w:bookmarkStart w:id="1562" w:name="_Toc382202982"/>
      <w:bookmarkStart w:id="1563" w:name="_Toc382212142"/>
      <w:bookmarkStart w:id="1564" w:name="_Toc382212321"/>
      <w:bookmarkStart w:id="1565" w:name="_Toc382291487"/>
      <w:bookmarkStart w:id="1566" w:name="_Toc385672123"/>
      <w:bookmarkStart w:id="1567" w:name="_Toc393690214"/>
      <w:r w:rsidR="000B02F1">
        <w:br/>
      </w:r>
      <w:r w:rsidR="00387B31">
        <w:t>Template</w:t>
      </w:r>
      <w:r w:rsidR="00CA6077">
        <w:br/>
      </w:r>
    </w:p>
    <w:p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568" w:name="_Toc381513623"/>
      <w:bookmarkStart w:id="1569" w:name="_Toc382202765"/>
      <w:bookmarkStart w:id="1570" w:name="_Toc382202985"/>
      <w:bookmarkStart w:id="1571" w:name="_Toc382212145"/>
      <w:bookmarkStart w:id="1572" w:name="_Toc382212324"/>
      <w:bookmarkStart w:id="1573" w:name="_Toc382291490"/>
      <w:bookmarkStart w:id="1574" w:name="_Ref382709859"/>
      <w:bookmarkStart w:id="1575" w:name="_Toc385672126"/>
      <w:bookmarkStart w:id="1576" w:name="_Toc393690217"/>
      <w:bookmarkEnd w:id="1560"/>
      <w:bookmarkEnd w:id="1561"/>
      <w:bookmarkEnd w:id="1562"/>
      <w:bookmarkEnd w:id="1563"/>
      <w:bookmarkEnd w:id="1564"/>
      <w:bookmarkEnd w:id="1565"/>
      <w:bookmarkEnd w:id="1566"/>
      <w:bookmarkEnd w:id="1567"/>
    </w:p>
    <w:p w:rsidR="004C02EF" w:rsidRPr="004D1BD1" w:rsidRDefault="004C02EF" w:rsidP="00D148E9">
      <w:pPr>
        <w:pStyle w:val="Heading2"/>
      </w:pPr>
      <w:bookmarkStart w:id="1577" w:name="_Ref451679320"/>
      <w:bookmarkStart w:id="1578" w:name="_Toc472818762"/>
      <w:bookmarkStart w:id="1579" w:name="_Toc235503314"/>
      <w:bookmarkStart w:id="1580" w:name="_Toc241509089"/>
      <w:bookmarkStart w:id="1581" w:name="_Toc244416576"/>
      <w:bookmarkStart w:id="1582" w:name="_Toc276630940"/>
      <w:del w:id="1583" w:author="Rev 19 Allen Wirfs-Brock" w:date="2013-09-11T17:13:00Z">
        <w:r w:rsidRPr="004D1BD1" w:rsidDel="009B248F">
          <w:delText xml:space="preserve">Identifier </w:delText>
        </w:r>
      </w:del>
      <w:bookmarkStart w:id="1584" w:name="_Toc368050345"/>
      <w:r w:rsidRPr="004D1BD1">
        <w:t xml:space="preserve">Names and </w:t>
      </w:r>
      <w:del w:id="1585" w:author="Rev 19 Allen Wirfs-Brock" w:date="2013-09-11T17:13:00Z">
        <w:r w:rsidRPr="004D1BD1" w:rsidDel="009B248F">
          <w:delText>Identifier</w:delText>
        </w:r>
        <w:bookmarkEnd w:id="1568"/>
        <w:bookmarkEnd w:id="1569"/>
        <w:bookmarkEnd w:id="1570"/>
        <w:bookmarkEnd w:id="1571"/>
        <w:bookmarkEnd w:id="1572"/>
        <w:bookmarkEnd w:id="1573"/>
        <w:bookmarkEnd w:id="1574"/>
        <w:bookmarkEnd w:id="1575"/>
        <w:bookmarkEnd w:id="1576"/>
        <w:r w:rsidRPr="004D1BD1" w:rsidDel="009B248F">
          <w:delText>s</w:delText>
        </w:r>
      </w:del>
      <w:bookmarkEnd w:id="1577"/>
      <w:bookmarkEnd w:id="1578"/>
      <w:bookmarkEnd w:id="1579"/>
      <w:bookmarkEnd w:id="1580"/>
      <w:bookmarkEnd w:id="1581"/>
      <w:bookmarkEnd w:id="1582"/>
      <w:ins w:id="1586" w:author="Rev 19 Allen Wirfs-Brock" w:date="2013-09-11T17:13:00Z">
        <w:r w:rsidR="009B248F">
          <w:t>Keywords</w:t>
        </w:r>
      </w:ins>
      <w:bookmarkEnd w:id="1584"/>
    </w:p>
    <w:p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w:t>
      </w:r>
      <w:r w:rsidR="00981659">
        <w:fldChar w:fldCharType="begin"/>
      </w:r>
      <w:r w:rsidR="00981659">
        <w:instrText xml:space="preserve"> REF _Ref365534397 \r \h </w:instrText>
      </w:r>
      <w:r w:rsidR="00981659">
        <w:fldChar w:fldCharType="separate"/>
      </w:r>
      <w:ins w:id="1587" w:author="Rev 19 Allen Wirfs-Brock" w:date="2013-09-27T13:05:00Z">
        <w:r w:rsidR="00460CAC">
          <w:t>11.6.2</w:t>
        </w:r>
      </w:ins>
      <w:del w:id="1588" w:author="Rev 19 Allen Wirfs-Brock" w:date="2013-09-27T08:38:00Z">
        <w:r w:rsidR="00083CEC" w:rsidDel="009E7E9E">
          <w:delText>11.6.1</w:delText>
        </w:r>
      </w:del>
      <w:r w:rsidR="00981659">
        <w:fldChar w:fldCharType="end"/>
      </w:r>
      <w:r w:rsidR="004C02EF" w:rsidRPr="00E77497">
        <w:t xml:space="preserve">).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rsidR="004C02EF" w:rsidRPr="007B283B" w:rsidRDefault="00F477D2" w:rsidP="00C442E2">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w:t>
      </w:r>
      <w:r w:rsidR="00D879DF">
        <w:t xml:space="preserve"> </w:t>
      </w:r>
      <w:r w:rsidR="00D879DF">
        <w:fldChar w:fldCharType="begin"/>
      </w:r>
      <w:r w:rsidR="00D879DF">
        <w:instrText xml:space="preserve"> REF _Ref365803032 \r \h </w:instrText>
      </w:r>
      <w:r w:rsidR="00D879DF">
        <w:fldChar w:fldCharType="separate"/>
      </w:r>
      <w:r w:rsidR="00460CAC">
        <w:t>11.8.4</w:t>
      </w:r>
      <w:r w:rsidR="00D879DF">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A</w:t>
      </w:r>
      <w:ins w:id="1589" w:author="Rev 19 Allen Wirfs-Brock" w:date="2013-09-26T17:34:00Z">
        <w:r w:rsidR="00284A05">
          <w:t>n</w:t>
        </w:r>
      </w:ins>
      <w:r w:rsidRPr="00E77497">
        <w:t xml:space="preserve">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rsidR="004C02EF" w:rsidRPr="00E77497" w:rsidDel="00675289" w:rsidRDefault="00E21212" w:rsidP="00C442E2">
      <w:pPr>
        <w:pStyle w:val="Note"/>
        <w:rPr>
          <w:del w:id="1590" w:author="Rev 19 Allen Wirfs-Brock" w:date="2013-09-25T12:11:00Z"/>
        </w:rPr>
      </w:pPr>
      <w:del w:id="1591" w:author="Rev 19 Allen Wirfs-Brock" w:date="2013-09-25T12:11:00Z">
        <w:r w:rsidDel="00675289">
          <w:delText>NOTE 2</w:delText>
        </w:r>
        <w:r w:rsidDel="00675289">
          <w:tab/>
        </w:r>
        <w:r w:rsidR="004C02EF" w:rsidRPr="00E77497" w:rsidDel="00675289">
          <w:delText xml:space="preserve">If </w:delText>
        </w:r>
        <w:r w:rsidDel="00675289">
          <w:delText xml:space="preserve">maximal </w:delText>
        </w:r>
        <w:r w:rsidR="004C02EF" w:rsidRPr="00E77497" w:rsidDel="00675289">
          <w:delText>portability is a concern, programmers should only employ</w:delText>
        </w:r>
        <w:r w:rsidDel="00675289">
          <w:delText xml:space="preserve"> the</w:delText>
        </w:r>
        <w:r w:rsidR="004C02EF" w:rsidRPr="00E77497" w:rsidDel="00675289">
          <w:delText xml:space="preserve"> identifier characters </w:delText>
        </w:r>
        <w:r w:rsidDel="00675289">
          <w:delText xml:space="preserve">that were </w:delText>
        </w:r>
        <w:r w:rsidR="004C02EF" w:rsidRPr="00E77497" w:rsidDel="00675289">
          <w:delText>defined in Unicode 3.0.</w:delText>
        </w:r>
      </w:del>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Identifier </w:t>
      </w:r>
      <w:r w:rsidRPr="00E77497">
        <w:rPr>
          <w:rFonts w:ascii="Arial" w:hAnsi="Arial" w:cs="Arial"/>
          <w:b/>
          <w:i w:val="0"/>
        </w:rPr>
        <w:t>::</w:t>
      </w:r>
    </w:p>
    <w:p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IdentifierStart</w:t>
      </w:r>
      <w:r w:rsidRPr="00E77497">
        <w:br/>
        <w:t>IdentifierName IdentifierPart</w:t>
      </w:r>
    </w:p>
    <w:p w:rsidR="004C02EF" w:rsidRPr="00E77497" w:rsidRDefault="004C02EF" w:rsidP="004C02EF">
      <w:pPr>
        <w:pStyle w:val="SyntaxRule"/>
      </w:pPr>
      <w:bookmarkStart w:id="1592" w:name="_Toc381513624"/>
      <w:bookmarkStart w:id="1593" w:name="_Toc382202766"/>
      <w:bookmarkStart w:id="1594" w:name="_Toc382202986"/>
      <w:bookmarkStart w:id="1595" w:name="_Toc382212146"/>
      <w:bookmarkStart w:id="1596" w:name="_Toc382212325"/>
      <w:bookmarkStart w:id="1597" w:name="_Toc382291491"/>
      <w:bookmarkStart w:id="1598" w:name="_Ref382710006"/>
      <w:bookmarkStart w:id="1599" w:name="_Toc385672127"/>
      <w:bookmarkStart w:id="1600" w:name="_Toc393690218"/>
      <w:r w:rsidRPr="00E77497">
        <w:t xml:space="preserve">IdentifierStart </w:t>
      </w:r>
      <w:r w:rsidRPr="00E77497">
        <w:rPr>
          <w:rFonts w:ascii="Arial" w:hAnsi="Arial" w:cs="Arial"/>
          <w:b/>
          <w:i w:val="0"/>
        </w:rPr>
        <w:t>::</w:t>
      </w:r>
    </w:p>
    <w:p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rsidR="004C02EF" w:rsidRPr="00E77497" w:rsidRDefault="004C02EF" w:rsidP="004C02EF">
      <w:pPr>
        <w:pStyle w:val="SyntaxRule"/>
      </w:pPr>
      <w:r w:rsidRPr="00E77497">
        <w:lastRenderedPageBreak/>
        <w:t xml:space="preserve">IdentifierPart </w:t>
      </w:r>
      <w:r w:rsidRPr="00E77497">
        <w:rPr>
          <w:rFonts w:ascii="Arial" w:hAnsi="Arial" w:cs="Arial"/>
          <w:b/>
          <w:i w:val="0"/>
        </w:rPr>
        <w:t>::</w:t>
      </w:r>
    </w:p>
    <w:p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rsidR="004C02EF" w:rsidRPr="00E77497" w:rsidRDefault="004C02EF" w:rsidP="007D5644">
      <w:r w:rsidRPr="00E77497">
        <w:t xml:space="preserve">The definitions of the nonterminal </w:t>
      </w:r>
      <w:r w:rsidRPr="00E77497">
        <w:rPr>
          <w:rFonts w:ascii="Times New Roman" w:hAnsi="Times New Roman"/>
          <w:i/>
        </w:rPr>
        <w:t>UnicodeEscapeSequence</w:t>
      </w:r>
      <w:r w:rsidRPr="00E77497">
        <w:t xml:space="preserve"> is given in </w:t>
      </w:r>
      <w:r w:rsidR="00D879DF">
        <w:fldChar w:fldCharType="begin"/>
      </w:r>
      <w:r w:rsidR="00D879DF">
        <w:instrText xml:space="preserve"> REF _Ref365803079 \r \h </w:instrText>
      </w:r>
      <w:r w:rsidR="00D879DF">
        <w:fldChar w:fldCharType="separate"/>
      </w:r>
      <w:r w:rsidR="00460CAC">
        <w:t>11.8.4</w:t>
      </w:r>
      <w:r w:rsidR="00D879DF">
        <w:fldChar w:fldCharType="end"/>
      </w:r>
      <w:r w:rsidR="00D879DF">
        <w:t>.</w:t>
      </w:r>
    </w:p>
    <w:p w:rsidR="009B248F" w:rsidRPr="009B248F" w:rsidRDefault="009B248F" w:rsidP="006A78DC">
      <w:pPr>
        <w:pStyle w:val="Heading3"/>
        <w:rPr>
          <w:ins w:id="1601" w:author="Rev 19 Allen Wirfs-Brock" w:date="2013-09-11T17:11:00Z"/>
          <w:rFonts w:cs="Arial"/>
        </w:rPr>
      </w:pPr>
      <w:bookmarkStart w:id="1602" w:name="_Toc235503315"/>
      <w:bookmarkStart w:id="1603" w:name="_Toc241509090"/>
      <w:bookmarkStart w:id="1604" w:name="_Toc244416577"/>
      <w:bookmarkStart w:id="1605" w:name="_Toc276630941"/>
      <w:bookmarkStart w:id="1606" w:name="_Toc368050346"/>
      <w:ins w:id="1607" w:author="Rev 19 Allen Wirfs-Brock" w:date="2013-09-11T17:12:00Z">
        <w:r>
          <w:rPr>
            <w:rFonts w:cs="Arial"/>
          </w:rPr>
          <w:t>Identifiers and Identifier Names</w:t>
        </w:r>
      </w:ins>
      <w:bookmarkEnd w:id="1606"/>
    </w:p>
    <w:p w:rsidR="00A2366F" w:rsidRPr="009B248F" w:rsidRDefault="00A2366F" w:rsidP="006A78DC">
      <w:pPr>
        <w:pStyle w:val="Heading4"/>
        <w:rPr>
          <w:rFonts w:cs="Arial"/>
        </w:rPr>
      </w:pPr>
      <w:r w:rsidRPr="00E77497">
        <w:t>Static Semantics</w:t>
      </w:r>
      <w:r w:rsidRPr="009B248F">
        <w:rPr>
          <w:rFonts w:cs="Arial"/>
        </w:rPr>
        <w:t xml:space="preserve">:  </w:t>
      </w:r>
      <w:r w:rsidRPr="006A78DC">
        <w:rPr>
          <w:rStyle w:val="bnf"/>
          <w:rFonts w:ascii="Arial" w:hAnsi="Arial" w:cs="Arial"/>
          <w:i w:val="0"/>
        </w:rPr>
        <w:t>StringValue</w:t>
      </w:r>
    </w:p>
    <w:p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6B058A" w:rsidRPr="00E77497" w:rsidRDefault="00CB32E0" w:rsidP="00C7794D">
      <w:pPr>
        <w:pStyle w:val="SyntaxDefinition"/>
      </w:pPr>
      <w:r w:rsidRPr="00E77497">
        <w:t>IdentifierStart</w:t>
      </w:r>
      <w:r w:rsidRPr="00E77497">
        <w:br/>
        <w:t>IdentifierName IdentifierPart</w:t>
      </w:r>
    </w:p>
    <w:p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w:t>
      </w:r>
      <w:r w:rsidR="002E14E9">
        <w:fldChar w:fldCharType="begin"/>
      </w:r>
      <w:r w:rsidR="002E14E9">
        <w:instrText xml:space="preserve"> REF _Ref365480122 \r \h </w:instrText>
      </w:r>
      <w:r w:rsidR="002E14E9">
        <w:fldChar w:fldCharType="separate"/>
      </w:r>
      <w:r w:rsidR="00460CAC">
        <w:t>10</w:t>
      </w:r>
      <w:r w:rsidR="002E14E9">
        <w:fldChar w:fldCharType="end"/>
      </w:r>
      <w:r w:rsidR="00BF1666">
        <w:t xml:space="preserve">) </w:t>
      </w:r>
      <w:r w:rsidR="005956C7">
        <w:t>each code point.</w:t>
      </w:r>
    </w:p>
    <w:p w:rsidR="004C02EF" w:rsidRPr="00E77497" w:rsidRDefault="004C02EF" w:rsidP="00D148E9">
      <w:pPr>
        <w:pStyle w:val="Heading3"/>
      </w:pPr>
      <w:bookmarkStart w:id="1608" w:name="_Ref365534397"/>
      <w:bookmarkStart w:id="1609" w:name="_Toc368050347"/>
      <w:r w:rsidRPr="00E77497">
        <w:t>Reserved Words</w:t>
      </w:r>
      <w:bookmarkEnd w:id="1602"/>
      <w:bookmarkEnd w:id="1603"/>
      <w:bookmarkEnd w:id="1604"/>
      <w:bookmarkEnd w:id="1605"/>
      <w:bookmarkEnd w:id="1608"/>
      <w:bookmarkEnd w:id="1609"/>
    </w:p>
    <w:p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rsidR="004C02EF" w:rsidRDefault="004C02EF" w:rsidP="004C02EF">
      <w:pPr>
        <w:pStyle w:val="SyntaxDefinition"/>
      </w:pPr>
      <w:r w:rsidRPr="00E77497">
        <w:t>Keyword</w:t>
      </w:r>
      <w:r w:rsidRPr="00E77497">
        <w:br/>
        <w:t>FutureReservedWord</w:t>
      </w:r>
      <w:r w:rsidRPr="00E77497">
        <w:br/>
        <w:t>NullLiteral</w:t>
      </w:r>
      <w:r w:rsidRPr="00E77497">
        <w:br/>
        <w:t>BooleanLiteral</w:t>
      </w:r>
    </w:p>
    <w:p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Unicode character’s code point. Use of such escape sequences does not change the meaning of the </w:t>
      </w:r>
      <w:r w:rsidRPr="00887FC2">
        <w:rPr>
          <w:rFonts w:ascii="Times New Roman" w:hAnsi="Times New Roman"/>
          <w:i/>
        </w:rPr>
        <w:t>ReservedWord</w:t>
      </w:r>
      <w:r>
        <w:t>.</w:t>
      </w:r>
    </w:p>
    <w:p w:rsidR="004C02EF" w:rsidRPr="00E77497" w:rsidRDefault="004C02EF" w:rsidP="00D148E9">
      <w:pPr>
        <w:pStyle w:val="Heading4"/>
      </w:pPr>
      <w:r w:rsidRPr="00E77497">
        <w:t>Keywords</w:t>
      </w:r>
    </w:p>
    <w:p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E54321" w:rsidRPr="00E77497" w:rsidTr="008E7E56">
        <w:trPr>
          <w:trHeight w:val="240"/>
        </w:trPr>
        <w:tc>
          <w:tcPr>
            <w:tcW w:w="1895" w:type="dxa"/>
          </w:tcPr>
          <w:p w:rsidR="00E54321" w:rsidRPr="00E77497" w:rsidRDefault="00E54321" w:rsidP="003A4B22">
            <w:pPr>
              <w:pStyle w:val="SyntaxOneOf"/>
              <w:keepNext/>
            </w:pPr>
            <w:r w:rsidRPr="00E77497">
              <w:t>break</w:t>
            </w:r>
          </w:p>
        </w:tc>
        <w:tc>
          <w:tcPr>
            <w:tcW w:w="1897" w:type="dxa"/>
          </w:tcPr>
          <w:p w:rsidR="00E54321" w:rsidRPr="00E77497" w:rsidRDefault="00E54321" w:rsidP="003A4B22">
            <w:pPr>
              <w:pStyle w:val="SyntaxOneOf"/>
              <w:keepNext/>
            </w:pPr>
            <w:r w:rsidRPr="00E77497">
              <w:t>do</w:t>
            </w:r>
            <w:r w:rsidRPr="00E77497" w:rsidDel="00777190">
              <w:t xml:space="preserve"> </w:t>
            </w:r>
          </w:p>
        </w:tc>
        <w:tc>
          <w:tcPr>
            <w:tcW w:w="1895" w:type="dxa"/>
          </w:tcPr>
          <w:p w:rsidR="00E54321" w:rsidRPr="00E77497" w:rsidRDefault="00E54321" w:rsidP="003A4B22">
            <w:pPr>
              <w:pStyle w:val="SyntaxOneOf"/>
              <w:keepNext/>
            </w:pPr>
            <w:r w:rsidRPr="00E77497">
              <w:t>instanceof</w:t>
            </w:r>
            <w:r w:rsidRPr="00E77497" w:rsidDel="00777190">
              <w:t xml:space="preserve"> </w:t>
            </w:r>
          </w:p>
        </w:tc>
        <w:tc>
          <w:tcPr>
            <w:tcW w:w="1895" w:type="dxa"/>
          </w:tcPr>
          <w:p w:rsidR="00E54321" w:rsidRPr="00E77497" w:rsidRDefault="00E54321" w:rsidP="003A4B22">
            <w:pPr>
              <w:pStyle w:val="SyntaxOneOf"/>
              <w:keepNext/>
            </w:pPr>
            <w:r w:rsidRPr="00E77497">
              <w:t>typeof</w:t>
            </w:r>
            <w:r w:rsidRPr="00E77497" w:rsidDel="00777190">
              <w:t xml:space="preserve"> </w:t>
            </w:r>
          </w:p>
        </w:tc>
      </w:tr>
      <w:tr w:rsidR="00E54321" w:rsidRPr="00E77497" w:rsidTr="008E7E56">
        <w:trPr>
          <w:trHeight w:val="240"/>
        </w:trPr>
        <w:tc>
          <w:tcPr>
            <w:tcW w:w="1895" w:type="dxa"/>
          </w:tcPr>
          <w:p w:rsidR="00E54321" w:rsidRPr="00E77497" w:rsidRDefault="00E54321" w:rsidP="003A4B22">
            <w:pPr>
              <w:pStyle w:val="SyntaxOneOf"/>
              <w:keepNext/>
            </w:pPr>
            <w:r w:rsidRPr="00E77497">
              <w:t>case</w:t>
            </w:r>
          </w:p>
        </w:tc>
        <w:tc>
          <w:tcPr>
            <w:tcW w:w="1897" w:type="dxa"/>
          </w:tcPr>
          <w:p w:rsidR="00E54321" w:rsidRPr="00E77497" w:rsidRDefault="00E54321" w:rsidP="003A4B22">
            <w:pPr>
              <w:pStyle w:val="SyntaxOneOf"/>
              <w:keepNext/>
            </w:pPr>
            <w:r w:rsidRPr="00E77497">
              <w:t>else</w:t>
            </w:r>
          </w:p>
        </w:tc>
        <w:tc>
          <w:tcPr>
            <w:tcW w:w="1895" w:type="dxa"/>
          </w:tcPr>
          <w:p w:rsidR="00E54321" w:rsidRPr="00E77497" w:rsidRDefault="00E54321" w:rsidP="003A4B22">
            <w:pPr>
              <w:pStyle w:val="SyntaxOneOf"/>
              <w:keepNext/>
            </w:pPr>
            <w:r w:rsidRPr="009C202C">
              <w:t>let</w:t>
            </w:r>
          </w:p>
        </w:tc>
        <w:tc>
          <w:tcPr>
            <w:tcW w:w="1895" w:type="dxa"/>
          </w:tcPr>
          <w:p w:rsidR="00E54321" w:rsidRPr="00E77497" w:rsidRDefault="00E54321" w:rsidP="003A4B22">
            <w:pPr>
              <w:pStyle w:val="SyntaxOneOf"/>
              <w:keepNext/>
            </w:pPr>
            <w:r w:rsidRPr="00E77497">
              <w:t>var</w:t>
            </w:r>
          </w:p>
        </w:tc>
      </w:tr>
      <w:tr w:rsidR="00E54321" w:rsidRPr="00E77497" w:rsidTr="008E7E56">
        <w:trPr>
          <w:trHeight w:val="240"/>
        </w:trPr>
        <w:tc>
          <w:tcPr>
            <w:tcW w:w="1895" w:type="dxa"/>
          </w:tcPr>
          <w:p w:rsidR="00E54321" w:rsidRPr="00E77497" w:rsidRDefault="00E54321" w:rsidP="003A4B22">
            <w:pPr>
              <w:pStyle w:val="SyntaxOneOf"/>
              <w:keepNext/>
            </w:pPr>
            <w:r w:rsidRPr="00E77497">
              <w:t>catch</w:t>
            </w:r>
          </w:p>
        </w:tc>
        <w:tc>
          <w:tcPr>
            <w:tcW w:w="1897" w:type="dxa"/>
          </w:tcPr>
          <w:p w:rsidR="00E54321" w:rsidRPr="00E77497" w:rsidRDefault="00E54321" w:rsidP="003A4B22">
            <w:pPr>
              <w:pStyle w:val="SyntaxOneOf"/>
              <w:keepNext/>
            </w:pPr>
            <w:r w:rsidRPr="00E77497">
              <w:t>export</w:t>
            </w:r>
            <w:r w:rsidRPr="00E77497" w:rsidDel="002F55F1">
              <w:t xml:space="preserve"> </w:t>
            </w:r>
          </w:p>
        </w:tc>
        <w:tc>
          <w:tcPr>
            <w:tcW w:w="1895" w:type="dxa"/>
          </w:tcPr>
          <w:p w:rsidR="00E54321" w:rsidRPr="00E77497" w:rsidRDefault="00E54321" w:rsidP="003A4B22">
            <w:pPr>
              <w:pStyle w:val="SyntaxOneOf"/>
              <w:keepNext/>
            </w:pPr>
            <w:r w:rsidRPr="00E77497">
              <w:t>new</w:t>
            </w:r>
          </w:p>
        </w:tc>
        <w:tc>
          <w:tcPr>
            <w:tcW w:w="1895" w:type="dxa"/>
          </w:tcPr>
          <w:p w:rsidR="00E54321" w:rsidRPr="00E77497" w:rsidRDefault="00E54321" w:rsidP="003A4B22">
            <w:pPr>
              <w:pStyle w:val="SyntaxOneOf"/>
              <w:keepNext/>
            </w:pPr>
            <w:r w:rsidRPr="00E77497">
              <w:t>void</w:t>
            </w:r>
          </w:p>
        </w:tc>
      </w:tr>
      <w:tr w:rsidR="00E54321" w:rsidRPr="00E77497" w:rsidTr="008E7E56">
        <w:trPr>
          <w:trHeight w:val="240"/>
        </w:trPr>
        <w:tc>
          <w:tcPr>
            <w:tcW w:w="1895" w:type="dxa"/>
          </w:tcPr>
          <w:p w:rsidR="00E54321" w:rsidRPr="00E77497" w:rsidRDefault="00E54321" w:rsidP="003A4B22">
            <w:pPr>
              <w:pStyle w:val="SyntaxOneOf"/>
              <w:keepNext/>
            </w:pPr>
            <w:r w:rsidRPr="00E77497">
              <w:t>class</w:t>
            </w:r>
            <w:r w:rsidRPr="00E77497" w:rsidDel="002F55F1">
              <w:t xml:space="preserve"> </w:t>
            </w:r>
          </w:p>
        </w:tc>
        <w:tc>
          <w:tcPr>
            <w:tcW w:w="1897" w:type="dxa"/>
          </w:tcPr>
          <w:p w:rsidR="00E54321" w:rsidRPr="00E77497" w:rsidRDefault="00E54321" w:rsidP="003A4B22">
            <w:pPr>
              <w:pStyle w:val="SyntaxOneOf"/>
              <w:keepNext/>
            </w:pPr>
            <w:r w:rsidRPr="00E77497">
              <w:t>finally</w:t>
            </w:r>
          </w:p>
        </w:tc>
        <w:tc>
          <w:tcPr>
            <w:tcW w:w="1895" w:type="dxa"/>
          </w:tcPr>
          <w:p w:rsidR="00E54321" w:rsidRPr="00E77497" w:rsidRDefault="00E54321" w:rsidP="003A4B22">
            <w:pPr>
              <w:pStyle w:val="SyntaxOneOf"/>
              <w:keepNext/>
            </w:pPr>
            <w:r w:rsidRPr="00E77497">
              <w:t>return</w:t>
            </w:r>
          </w:p>
        </w:tc>
        <w:tc>
          <w:tcPr>
            <w:tcW w:w="1895" w:type="dxa"/>
          </w:tcPr>
          <w:p w:rsidR="00E54321" w:rsidRPr="00E77497" w:rsidRDefault="00E54321" w:rsidP="003A4B22">
            <w:pPr>
              <w:pStyle w:val="SyntaxOneOf"/>
              <w:keepNext/>
            </w:pPr>
            <w:r w:rsidRPr="00E77497">
              <w:t>while</w:t>
            </w:r>
          </w:p>
        </w:tc>
      </w:tr>
      <w:tr w:rsidR="00E54321" w:rsidRPr="00E77497" w:rsidTr="008E7E56">
        <w:trPr>
          <w:trHeight w:val="240"/>
        </w:trPr>
        <w:tc>
          <w:tcPr>
            <w:tcW w:w="1895" w:type="dxa"/>
          </w:tcPr>
          <w:p w:rsidR="00E54321" w:rsidRPr="00E77497" w:rsidRDefault="00E54321" w:rsidP="003A4B22">
            <w:pPr>
              <w:pStyle w:val="SyntaxOneOf"/>
            </w:pPr>
            <w:del w:id="1610" w:author="Rev 19 Allen Wirfs-Brock" w:date="2013-09-09T12:24:00Z">
              <w:r w:rsidRPr="00E77497" w:rsidDel="00EC125B">
                <w:delText>continue</w:delText>
              </w:r>
            </w:del>
            <w:ins w:id="1611" w:author="Rev 19 Allen Wirfs-Brock" w:date="2013-09-09T12:24:00Z">
              <w:r w:rsidR="00EC125B">
                <w:t>const</w:t>
              </w:r>
            </w:ins>
          </w:p>
        </w:tc>
        <w:tc>
          <w:tcPr>
            <w:tcW w:w="1897" w:type="dxa"/>
          </w:tcPr>
          <w:p w:rsidR="00E54321" w:rsidRPr="00E77497" w:rsidRDefault="00E54321" w:rsidP="003A4B22">
            <w:pPr>
              <w:pStyle w:val="SyntaxOneOf"/>
            </w:pPr>
            <w:r w:rsidRPr="00E77497">
              <w:t>for</w:t>
            </w:r>
          </w:p>
        </w:tc>
        <w:tc>
          <w:tcPr>
            <w:tcW w:w="1895" w:type="dxa"/>
          </w:tcPr>
          <w:p w:rsidR="00E54321" w:rsidRPr="00E77497" w:rsidRDefault="00E54321" w:rsidP="003A4B22">
            <w:pPr>
              <w:pStyle w:val="SyntaxOneOf"/>
            </w:pPr>
            <w:r w:rsidRPr="00E77497">
              <w:t>super</w:t>
            </w:r>
          </w:p>
        </w:tc>
        <w:tc>
          <w:tcPr>
            <w:tcW w:w="1895" w:type="dxa"/>
          </w:tcPr>
          <w:p w:rsidR="00E54321" w:rsidRPr="00E77497" w:rsidRDefault="00E54321" w:rsidP="003A4B22">
            <w:pPr>
              <w:pStyle w:val="SyntaxOneOf"/>
            </w:pPr>
            <w:r w:rsidRPr="00E77497">
              <w:t>with</w:t>
            </w:r>
          </w:p>
        </w:tc>
      </w:tr>
      <w:tr w:rsidR="00E54321" w:rsidRPr="00E77497" w:rsidTr="008E7E56">
        <w:trPr>
          <w:trHeight w:val="240"/>
        </w:trPr>
        <w:tc>
          <w:tcPr>
            <w:tcW w:w="1895" w:type="dxa"/>
          </w:tcPr>
          <w:p w:rsidR="00E54321" w:rsidRPr="00E77497" w:rsidRDefault="00EC125B" w:rsidP="003A4B22">
            <w:pPr>
              <w:pStyle w:val="SyntaxOneOf"/>
            </w:pPr>
            <w:ins w:id="1612" w:author="Rev 19 Allen Wirfs-Brock" w:date="2013-09-09T12:24:00Z">
              <w:r w:rsidRPr="00E77497">
                <w:t>continue</w:t>
              </w:r>
            </w:ins>
            <w:del w:id="1613" w:author="Rev 19 Allen Wirfs-Brock" w:date="2013-09-09T12:24:00Z">
              <w:r w:rsidR="00E54321" w:rsidRPr="00E77497" w:rsidDel="00EC125B">
                <w:delText>const</w:delText>
              </w:r>
            </w:del>
          </w:p>
        </w:tc>
        <w:tc>
          <w:tcPr>
            <w:tcW w:w="1897" w:type="dxa"/>
          </w:tcPr>
          <w:p w:rsidR="00E54321" w:rsidRPr="00E77497" w:rsidRDefault="00E54321" w:rsidP="003A4B22">
            <w:pPr>
              <w:pStyle w:val="SyntaxOneOf"/>
            </w:pPr>
            <w:r w:rsidRPr="00E77497">
              <w:t>function</w:t>
            </w:r>
          </w:p>
        </w:tc>
        <w:tc>
          <w:tcPr>
            <w:tcW w:w="1895" w:type="dxa"/>
          </w:tcPr>
          <w:p w:rsidR="00E54321" w:rsidRPr="00E77497" w:rsidRDefault="00E54321" w:rsidP="003A4B22">
            <w:pPr>
              <w:pStyle w:val="SyntaxOneOf"/>
            </w:pPr>
            <w:r w:rsidRPr="00E77497">
              <w:t>switch</w:t>
            </w:r>
          </w:p>
        </w:tc>
        <w:tc>
          <w:tcPr>
            <w:tcW w:w="1895" w:type="dxa"/>
          </w:tcPr>
          <w:p w:rsidR="00E54321" w:rsidRPr="00E77497" w:rsidRDefault="00E54321" w:rsidP="003A4B22">
            <w:pPr>
              <w:pStyle w:val="SyntaxOneOf"/>
            </w:pPr>
            <w:ins w:id="1614" w:author="Rev 19 Allen Wirfs-Brock" w:date="2013-09-09T10:13:00Z">
              <w:r>
                <w:t>yield</w:t>
              </w:r>
            </w:ins>
          </w:p>
        </w:tc>
      </w:tr>
      <w:tr w:rsidR="00E54321" w:rsidRPr="00E77497" w:rsidTr="008E7E56">
        <w:trPr>
          <w:trHeight w:val="240"/>
        </w:trPr>
        <w:tc>
          <w:tcPr>
            <w:tcW w:w="1895" w:type="dxa"/>
          </w:tcPr>
          <w:p w:rsidR="00E54321" w:rsidRPr="00E77497" w:rsidRDefault="00E54321" w:rsidP="003A4B22">
            <w:pPr>
              <w:pStyle w:val="SyntaxOneOf"/>
            </w:pPr>
            <w:r w:rsidRPr="00E77497">
              <w:t>debugger</w:t>
            </w:r>
            <w:r w:rsidRPr="00E77497" w:rsidDel="00777190">
              <w:t xml:space="preserve"> </w:t>
            </w:r>
          </w:p>
        </w:tc>
        <w:tc>
          <w:tcPr>
            <w:tcW w:w="1897" w:type="dxa"/>
          </w:tcPr>
          <w:p w:rsidR="00E54321" w:rsidRPr="00E77497" w:rsidRDefault="00E54321" w:rsidP="003A4B22">
            <w:pPr>
              <w:pStyle w:val="SyntaxOneOf"/>
            </w:pPr>
            <w:r w:rsidRPr="00E77497">
              <w:t>if</w:t>
            </w:r>
            <w:r w:rsidRPr="00E77497" w:rsidDel="002F55F1">
              <w:t xml:space="preserve"> </w:t>
            </w:r>
          </w:p>
        </w:tc>
        <w:tc>
          <w:tcPr>
            <w:tcW w:w="1895" w:type="dxa"/>
          </w:tcPr>
          <w:p w:rsidR="00E54321" w:rsidRPr="00E77497" w:rsidRDefault="00E54321" w:rsidP="003A4B22">
            <w:pPr>
              <w:pStyle w:val="SyntaxOneOf"/>
            </w:pPr>
            <w:r w:rsidRPr="00E77497">
              <w:t>this</w:t>
            </w:r>
          </w:p>
        </w:tc>
        <w:tc>
          <w:tcPr>
            <w:tcW w:w="1895" w:type="dxa"/>
          </w:tcPr>
          <w:p w:rsidR="00E54321" w:rsidRPr="00E77497" w:rsidRDefault="00E54321" w:rsidP="003A4B22">
            <w:pPr>
              <w:pStyle w:val="SyntaxOneOf"/>
            </w:pPr>
          </w:p>
        </w:tc>
      </w:tr>
      <w:tr w:rsidR="00E54321" w:rsidRPr="00E77497" w:rsidTr="002F55F1">
        <w:trPr>
          <w:trHeight w:val="240"/>
        </w:trPr>
        <w:tc>
          <w:tcPr>
            <w:tcW w:w="1895" w:type="dxa"/>
          </w:tcPr>
          <w:p w:rsidR="00E54321" w:rsidRPr="00E77497" w:rsidRDefault="00E54321" w:rsidP="003A4B22">
            <w:pPr>
              <w:pStyle w:val="SyntaxOneOf"/>
            </w:pPr>
            <w:r w:rsidRPr="00E77497">
              <w:t>default</w:t>
            </w:r>
          </w:p>
        </w:tc>
        <w:tc>
          <w:tcPr>
            <w:tcW w:w="1897" w:type="dxa"/>
          </w:tcPr>
          <w:p w:rsidR="00E54321" w:rsidRPr="00E77497" w:rsidRDefault="00E54321" w:rsidP="003A4B22">
            <w:pPr>
              <w:pStyle w:val="SyntaxOneOf"/>
            </w:pPr>
            <w:r w:rsidRPr="00E77497">
              <w:t>import</w:t>
            </w:r>
            <w:r w:rsidRPr="00E77497" w:rsidDel="002F55F1">
              <w:t xml:space="preserve"> </w:t>
            </w:r>
          </w:p>
        </w:tc>
        <w:tc>
          <w:tcPr>
            <w:tcW w:w="1895" w:type="dxa"/>
          </w:tcPr>
          <w:p w:rsidR="00E54321" w:rsidRPr="00E77497" w:rsidRDefault="00E54321" w:rsidP="003A4B22">
            <w:pPr>
              <w:pStyle w:val="SyntaxOneOf"/>
            </w:pPr>
            <w:r w:rsidRPr="00E77497">
              <w:t>throw</w:t>
            </w:r>
          </w:p>
        </w:tc>
        <w:tc>
          <w:tcPr>
            <w:tcW w:w="1895" w:type="dxa"/>
          </w:tcPr>
          <w:p w:rsidR="00E54321" w:rsidRPr="00E77497" w:rsidRDefault="00E54321" w:rsidP="003A4B22">
            <w:pPr>
              <w:pStyle w:val="SyntaxOneOf"/>
            </w:pPr>
          </w:p>
        </w:tc>
      </w:tr>
      <w:tr w:rsidR="00E54321" w:rsidRPr="00E77497" w:rsidTr="002F55F1">
        <w:trPr>
          <w:trHeight w:val="240"/>
        </w:trPr>
        <w:tc>
          <w:tcPr>
            <w:tcW w:w="1895" w:type="dxa"/>
          </w:tcPr>
          <w:p w:rsidR="00E54321" w:rsidRPr="00E77497" w:rsidRDefault="00E54321" w:rsidP="003A4B22">
            <w:pPr>
              <w:pStyle w:val="SyntaxOneOf"/>
            </w:pPr>
            <w:r w:rsidRPr="00E77497">
              <w:t>delete</w:t>
            </w:r>
          </w:p>
        </w:tc>
        <w:tc>
          <w:tcPr>
            <w:tcW w:w="1897" w:type="dxa"/>
          </w:tcPr>
          <w:p w:rsidR="00E54321" w:rsidRPr="00E77497" w:rsidRDefault="00E54321" w:rsidP="003A4B22">
            <w:pPr>
              <w:pStyle w:val="SyntaxOneOf"/>
            </w:pPr>
            <w:r w:rsidRPr="00E77497">
              <w:t>in</w:t>
            </w:r>
          </w:p>
        </w:tc>
        <w:tc>
          <w:tcPr>
            <w:tcW w:w="1895" w:type="dxa"/>
          </w:tcPr>
          <w:p w:rsidR="00E54321" w:rsidRPr="00E77497" w:rsidRDefault="00E54321" w:rsidP="003A4B22">
            <w:pPr>
              <w:pStyle w:val="SyntaxOneOf"/>
            </w:pPr>
            <w:r w:rsidRPr="00E77497">
              <w:t>try</w:t>
            </w:r>
          </w:p>
        </w:tc>
        <w:tc>
          <w:tcPr>
            <w:tcW w:w="1895" w:type="dxa"/>
          </w:tcPr>
          <w:p w:rsidR="00E54321" w:rsidRPr="00E77497" w:rsidRDefault="00E54321" w:rsidP="003A4B22">
            <w:pPr>
              <w:pStyle w:val="SyntaxOneOf"/>
            </w:pPr>
          </w:p>
        </w:tc>
      </w:tr>
    </w:tbl>
    <w:p w:rsidR="00D10422" w:rsidRDefault="00D10422" w:rsidP="00D10422">
      <w:pPr>
        <w:pStyle w:val="Note"/>
        <w:rPr>
          <w:ins w:id="1615" w:author="Rev 19 Allen Wirfs-Brock" w:date="2013-09-09T10:21:00Z"/>
        </w:rPr>
      </w:pPr>
      <w:bookmarkStart w:id="1616" w:name="_Ref365480121"/>
      <w:ins w:id="1617" w:author="Rev 19 Allen Wirfs-Brock" w:date="2013-09-09T10:21:00Z">
        <w:r>
          <w:t>NOTE</w:t>
        </w:r>
        <w:r>
          <w:tab/>
        </w:r>
      </w:ins>
      <w:ins w:id="1618" w:author="Rev 19 Allen Wirfs-Brock" w:date="2013-09-09T10:34:00Z">
        <w:r>
          <w:t>I</w:t>
        </w:r>
      </w:ins>
      <w:ins w:id="1619" w:author="Rev 19 Allen Wirfs-Brock" w:date="2013-09-09T10:25:00Z">
        <w:r>
          <w:t>n some context</w:t>
        </w:r>
      </w:ins>
      <w:ins w:id="1620" w:author="Rev 19 Allen Wirfs-Brock" w:date="2013-09-09T10:26:00Z">
        <w:r>
          <w:t>s</w:t>
        </w:r>
      </w:ins>
      <w:ins w:id="1621" w:author="Rev 19 Allen Wirfs-Brock" w:date="2013-09-09T10:25:00Z">
        <w:r>
          <w:t xml:space="preserve"> </w:t>
        </w:r>
      </w:ins>
      <w:ins w:id="1622" w:author="Rev 19 Allen Wirfs-Brock" w:date="2013-09-09T10:23:00Z">
        <w:r w:rsidRPr="00D10422">
          <w:rPr>
            <w:rFonts w:ascii="Courier New" w:hAnsi="Courier New" w:cs="Courier New"/>
            <w:b/>
          </w:rPr>
          <w:t>yield</w:t>
        </w:r>
      </w:ins>
      <w:ins w:id="1623" w:author="Rev 19 Allen Wirfs-Brock" w:date="2013-09-09T10:22:00Z">
        <w:r>
          <w:t xml:space="preserve"> is </w:t>
        </w:r>
      </w:ins>
      <w:ins w:id="1624" w:author="Rev 19 Allen Wirfs-Brock" w:date="2013-09-09T10:26:00Z">
        <w:r>
          <w:t>given the semantics of</w:t>
        </w:r>
      </w:ins>
      <w:ins w:id="1625" w:author="Rev 19 Allen Wirfs-Brock" w:date="2013-09-09T10:22:00Z">
        <w:r>
          <w:t xml:space="preserve"> an </w:t>
        </w:r>
        <w:r w:rsidRPr="00D10422">
          <w:rPr>
            <w:rFonts w:ascii="Times New Roman" w:hAnsi="Times New Roman"/>
            <w:i/>
          </w:rPr>
          <w:t>Identifier</w:t>
        </w:r>
        <w:r>
          <w:t xml:space="preserve">. </w:t>
        </w:r>
      </w:ins>
      <w:ins w:id="1626" w:author="Rev 19 Allen Wirfs-Brock" w:date="2013-09-09T10:27:00Z">
        <w:r>
          <w:t xml:space="preserve">See </w:t>
        </w:r>
      </w:ins>
      <w:ins w:id="1627" w:author="Rev 19 Allen Wirfs-Brock" w:date="2013-09-09T10:28:00Z">
        <w:r>
          <w:fldChar w:fldCharType="begin"/>
        </w:r>
        <w:r>
          <w:instrText xml:space="preserve"> REF _Ref424531495 \r \h </w:instrText>
        </w:r>
      </w:ins>
      <w:r>
        <w:fldChar w:fldCharType="separate"/>
      </w:r>
      <w:ins w:id="1628" w:author="Rev 19 Allen Wirfs-Brock" w:date="2013-09-27T13:05:00Z">
        <w:r w:rsidR="00460CAC">
          <w:t>12.1.2</w:t>
        </w:r>
      </w:ins>
      <w:ins w:id="1629" w:author="Rev 19 Allen Wirfs-Brock" w:date="2013-09-09T10:28:00Z">
        <w:r>
          <w:fldChar w:fldCharType="end"/>
        </w:r>
      </w:ins>
      <w:ins w:id="1630" w:author="Rev 19 Allen Wirfs-Brock" w:date="2013-09-09T10:29:00Z">
        <w:r>
          <w:t xml:space="preserve">, </w:t>
        </w:r>
      </w:ins>
      <w:ins w:id="1631" w:author="Rev 19 Allen Wirfs-Brock" w:date="2013-09-09T10:31:00Z">
        <w:r>
          <w:fldChar w:fldCharType="begin"/>
        </w:r>
        <w:r>
          <w:instrText xml:space="preserve"> REF _Ref440445075 \r \h </w:instrText>
        </w:r>
      </w:ins>
      <w:r>
        <w:fldChar w:fldCharType="separate"/>
      </w:r>
      <w:ins w:id="1632" w:author="Rev 19 Allen Wirfs-Brock" w:date="2013-09-27T13:05:00Z">
        <w:r w:rsidR="00460CAC">
          <w:t>12.13</w:t>
        </w:r>
      </w:ins>
      <w:ins w:id="1633" w:author="Rev 19 Allen Wirfs-Brock" w:date="2013-09-09T10:31:00Z">
        <w:r>
          <w:fldChar w:fldCharType="end"/>
        </w:r>
      </w:ins>
      <w:ins w:id="1634" w:author="Rev 19 Allen Wirfs-Brock" w:date="2013-09-09T10:33:00Z">
        <w:r>
          <w:t xml:space="preserve">, </w:t>
        </w:r>
        <w:r>
          <w:fldChar w:fldCharType="begin"/>
        </w:r>
        <w:r>
          <w:instrText xml:space="preserve"> REF _Ref366486138 \r \h </w:instrText>
        </w:r>
      </w:ins>
      <w:r>
        <w:fldChar w:fldCharType="separate"/>
      </w:r>
      <w:ins w:id="1635" w:author="Rev 19 Allen Wirfs-Brock" w:date="2013-09-27T13:05:00Z">
        <w:r w:rsidR="00460CAC">
          <w:t>13.2.1</w:t>
        </w:r>
      </w:ins>
      <w:ins w:id="1636" w:author="Rev 19 Allen Wirfs-Brock" w:date="2013-09-09T10:33:00Z">
        <w:r>
          <w:fldChar w:fldCharType="end"/>
        </w:r>
      </w:ins>
    </w:p>
    <w:p w:rsidR="004C02EF" w:rsidRPr="00E77497" w:rsidRDefault="004C02EF" w:rsidP="00D148E9">
      <w:pPr>
        <w:pStyle w:val="Heading4"/>
      </w:pPr>
      <w:bookmarkStart w:id="1637" w:name="_Ref368042834"/>
      <w:r w:rsidRPr="00E77497">
        <w:t>Future Reserved Words</w:t>
      </w:r>
      <w:bookmarkEnd w:id="1616"/>
      <w:bookmarkEnd w:id="1637"/>
    </w:p>
    <w:p w:rsidR="004C02EF" w:rsidRPr="00E77497" w:rsidRDefault="004C02EF" w:rsidP="004C02EF">
      <w:r w:rsidRPr="00E77497">
        <w:t>The following words are used as keywords in proposed extensions and are therefore reserved to allow for the possibility of future adoption of those extensions.</w:t>
      </w:r>
    </w:p>
    <w:p w:rsidR="004C02EF" w:rsidRPr="00E77497" w:rsidRDefault="004C02EF" w:rsidP="004C02EF">
      <w:pPr>
        <w:pStyle w:val="Syntax"/>
      </w:pPr>
      <w:r w:rsidRPr="00E77497">
        <w:t>Syntax</w:t>
      </w:r>
    </w:p>
    <w:p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r w:rsidRPr="00E77497">
              <w:t>enum</w:t>
            </w:r>
          </w:p>
        </w:tc>
        <w:tc>
          <w:tcPr>
            <w:tcW w:w="1895" w:type="dxa"/>
          </w:tcPr>
          <w:p w:rsidR="004C02EF" w:rsidRPr="00E77497" w:rsidRDefault="004C02EF" w:rsidP="003A4B22">
            <w:pPr>
              <w:pStyle w:val="SyntaxOneOf"/>
            </w:pPr>
            <w:commentRangeStart w:id="1638"/>
            <w:r w:rsidRPr="00E77497">
              <w:t>extends</w:t>
            </w:r>
            <w:commentRangeEnd w:id="1638"/>
            <w:r w:rsidR="002F55F1">
              <w:rPr>
                <w:rStyle w:val="CommentReference"/>
                <w:rFonts w:ascii="Arial" w:eastAsia="MS Mincho" w:hAnsi="Arial"/>
                <w:b w:val="0"/>
                <w:lang w:eastAsia="ja-JP"/>
              </w:rPr>
              <w:commentReference w:id="1638"/>
            </w:r>
          </w:p>
        </w:tc>
        <w:tc>
          <w:tcPr>
            <w:tcW w:w="1895" w:type="dxa"/>
          </w:tcPr>
          <w:p w:rsidR="004C02EF" w:rsidRPr="00E77497" w:rsidRDefault="004C02EF" w:rsidP="003A4B22">
            <w:pPr>
              <w:pStyle w:val="SyntaxOneOf"/>
            </w:pPr>
          </w:p>
        </w:tc>
      </w:tr>
    </w:tbl>
    <w:p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w:t>
      </w:r>
      <w:r w:rsidR="00D10422">
        <w:fldChar w:fldCharType="begin"/>
      </w:r>
      <w:r w:rsidR="00D10422">
        <w:instrText xml:space="preserve"> REF _Ref365534967 \r \h </w:instrText>
      </w:r>
      <w:r w:rsidR="00D10422">
        <w:fldChar w:fldCharType="separate"/>
      </w:r>
      <w:ins w:id="1639" w:author="Rev 19 Allen Wirfs-Brock" w:date="2013-09-27T13:05:00Z">
        <w:r w:rsidR="00460CAC">
          <w:t>10.2.1</w:t>
        </w:r>
      </w:ins>
      <w:del w:id="1640" w:author="Rev 19 Allen Wirfs-Brock" w:date="2013-09-27T08:38:00Z">
        <w:r w:rsidR="00D10422" w:rsidDel="009E7E9E">
          <w:delText>10.1.1</w:delText>
        </w:r>
      </w:del>
      <w:r w:rsidR="00D10422">
        <w:fldChar w:fldCharType="end"/>
      </w:r>
      <w:r w:rsidRPr="00E77497">
        <w:t xml:space="preserve">).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rsidTr="00F477D2">
        <w:trPr>
          <w:trHeight w:val="240"/>
        </w:trPr>
        <w:tc>
          <w:tcPr>
            <w:tcW w:w="1895" w:type="dxa"/>
          </w:tcPr>
          <w:p w:rsidR="004C02EF" w:rsidRPr="00E65A34" w:rsidRDefault="004C02EF" w:rsidP="003A4B22">
            <w:pPr>
              <w:pStyle w:val="SyntaxOneOf"/>
            </w:pPr>
            <w:r w:rsidRPr="004D1BD1">
              <w:t>imp</w:t>
            </w:r>
            <w:r w:rsidRPr="00E65A34">
              <w:t>lements</w:t>
            </w:r>
          </w:p>
        </w:tc>
        <w:tc>
          <w:tcPr>
            <w:tcW w:w="1895" w:type="dxa"/>
          </w:tcPr>
          <w:p w:rsidR="004C02EF" w:rsidRPr="009C202C" w:rsidRDefault="00E54321" w:rsidP="003A4B22">
            <w:pPr>
              <w:pStyle w:val="SyntaxOneOf"/>
            </w:pPr>
            <w:r w:rsidRPr="00E77497">
              <w:t>package</w:t>
            </w:r>
          </w:p>
        </w:tc>
        <w:tc>
          <w:tcPr>
            <w:tcW w:w="1895" w:type="dxa"/>
          </w:tcPr>
          <w:p w:rsidR="004C02EF" w:rsidRPr="009C202C" w:rsidRDefault="00E54321" w:rsidP="003A4B22">
            <w:pPr>
              <w:pStyle w:val="SyntaxOneOf"/>
            </w:pPr>
            <w:r w:rsidRPr="00E77497">
              <w:t>protected</w:t>
            </w:r>
          </w:p>
        </w:tc>
        <w:tc>
          <w:tcPr>
            <w:tcW w:w="1895" w:type="dxa"/>
          </w:tcPr>
          <w:p w:rsidR="004C02EF" w:rsidRPr="009C202C" w:rsidRDefault="00E54321" w:rsidP="003A4B22">
            <w:pPr>
              <w:pStyle w:val="SyntaxOneOf"/>
            </w:pPr>
            <w:r w:rsidRPr="00E77497">
              <w:t>static</w:t>
            </w:r>
          </w:p>
        </w:tc>
        <w:tc>
          <w:tcPr>
            <w:tcW w:w="1895" w:type="dxa"/>
          </w:tcPr>
          <w:p w:rsidR="004C02EF" w:rsidRPr="00675B74" w:rsidRDefault="004C02EF" w:rsidP="003A4B22">
            <w:pPr>
              <w:pStyle w:val="SyntaxOneOf"/>
            </w:pPr>
            <w:del w:id="1641" w:author="Rev 19 Allen Wirfs-Brock" w:date="2013-09-09T10:17:00Z">
              <w:r w:rsidRPr="00675B74" w:rsidDel="00E54321">
                <w:delText>yield</w:delText>
              </w:r>
            </w:del>
          </w:p>
        </w:tc>
      </w:tr>
      <w:tr w:rsidR="004C02EF" w:rsidRPr="00E77497" w:rsidTr="00F477D2">
        <w:trPr>
          <w:trHeight w:val="240"/>
        </w:trPr>
        <w:tc>
          <w:tcPr>
            <w:tcW w:w="1895" w:type="dxa"/>
          </w:tcPr>
          <w:p w:rsidR="004C02EF" w:rsidRPr="00E77497" w:rsidRDefault="004C02EF" w:rsidP="003A4B22">
            <w:pPr>
              <w:pStyle w:val="SyntaxOneOf"/>
            </w:pPr>
            <w:r w:rsidRPr="00E77497">
              <w:t>interface</w:t>
            </w:r>
          </w:p>
        </w:tc>
        <w:tc>
          <w:tcPr>
            <w:tcW w:w="1895" w:type="dxa"/>
          </w:tcPr>
          <w:p w:rsidR="004C02EF" w:rsidRPr="00E77497" w:rsidRDefault="00E54321" w:rsidP="003A4B22">
            <w:pPr>
              <w:pStyle w:val="SyntaxOneOf"/>
            </w:pPr>
            <w:r w:rsidRPr="009C202C">
              <w:t>private</w:t>
            </w:r>
          </w:p>
        </w:tc>
        <w:tc>
          <w:tcPr>
            <w:tcW w:w="1895" w:type="dxa"/>
          </w:tcPr>
          <w:p w:rsidR="004C02EF" w:rsidRPr="00E77497" w:rsidRDefault="00E54321" w:rsidP="003A4B22">
            <w:pPr>
              <w:pStyle w:val="SyntaxOneOf"/>
            </w:pPr>
            <w:r w:rsidRPr="009C202C">
              <w:t>public</w:t>
            </w: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r>
    </w:tbl>
    <w:p w:rsidR="004C02EF" w:rsidRPr="00E77497" w:rsidRDefault="004C02EF" w:rsidP="004C02EF">
      <w:pPr>
        <w:pStyle w:val="SyntaxDefinition"/>
      </w:pPr>
    </w:p>
    <w:p w:rsidR="004C02EF" w:rsidRPr="00E77497" w:rsidRDefault="004C02EF" w:rsidP="00D148E9">
      <w:pPr>
        <w:pStyle w:val="Heading2"/>
      </w:pPr>
      <w:bookmarkStart w:id="1642" w:name="_Ref456010399"/>
      <w:bookmarkStart w:id="1643" w:name="_Toc472818763"/>
      <w:bookmarkStart w:id="1644" w:name="_Toc235503316"/>
      <w:bookmarkStart w:id="1645" w:name="_Toc241509091"/>
      <w:bookmarkStart w:id="1646" w:name="_Toc244416578"/>
      <w:bookmarkStart w:id="1647" w:name="_Toc276630942"/>
      <w:bookmarkStart w:id="1648" w:name="_Toc368050348"/>
      <w:r w:rsidRPr="00E77497">
        <w:t>Punctuator</w:t>
      </w:r>
      <w:bookmarkEnd w:id="1592"/>
      <w:bookmarkEnd w:id="1593"/>
      <w:bookmarkEnd w:id="1594"/>
      <w:bookmarkEnd w:id="1595"/>
      <w:bookmarkEnd w:id="1596"/>
      <w:bookmarkEnd w:id="1597"/>
      <w:bookmarkEnd w:id="1598"/>
      <w:bookmarkEnd w:id="1599"/>
      <w:bookmarkEnd w:id="1600"/>
      <w:r w:rsidRPr="00E77497">
        <w:t>s</w:t>
      </w:r>
      <w:bookmarkEnd w:id="1642"/>
      <w:bookmarkEnd w:id="1643"/>
      <w:bookmarkEnd w:id="1644"/>
      <w:bookmarkEnd w:id="1645"/>
      <w:bookmarkEnd w:id="1646"/>
      <w:bookmarkEnd w:id="1647"/>
      <w:bookmarkEnd w:id="1648"/>
    </w:p>
    <w:p w:rsidR="004C02EF" w:rsidRPr="00E77497" w:rsidRDefault="004C02EF" w:rsidP="004C02EF">
      <w:pPr>
        <w:pStyle w:val="Syntax"/>
      </w:pPr>
      <w:bookmarkStart w:id="1649" w:name="_Ref377322467"/>
      <w:bookmarkStart w:id="1650" w:name="_Ref377322512"/>
      <w:bookmarkStart w:id="1651" w:name="_Toc381513625"/>
      <w:bookmarkStart w:id="1652" w:name="_Toc382202767"/>
      <w:bookmarkStart w:id="1653" w:name="_Toc382202987"/>
      <w:bookmarkStart w:id="1654" w:name="_Toc382212147"/>
      <w:bookmarkStart w:id="1655" w:name="_Toc382212326"/>
      <w:bookmarkStart w:id="1656" w:name="_Toc382291492"/>
      <w:bookmarkStart w:id="1657" w:name="_Toc385672128"/>
      <w:bookmarkStart w:id="1658" w:name="_Toc393690219"/>
      <w:r w:rsidRPr="00E77497">
        <w:t>Syntax</w:t>
      </w:r>
    </w:p>
    <w:p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802A45" w:rsidP="003A4B22">
            <w:pPr>
              <w:pStyle w:val="SyntaxOneOf"/>
              <w:keepNext/>
            </w:pPr>
            <w:r>
              <w:t>.</w:t>
            </w:r>
          </w:p>
        </w:tc>
      </w:tr>
      <w:tr w:rsidR="004C02EF" w:rsidRPr="00E77497" w:rsidTr="00660C67">
        <w:tc>
          <w:tcPr>
            <w:tcW w:w="1263" w:type="dxa"/>
          </w:tcPr>
          <w:p w:rsidR="004C02EF" w:rsidRPr="00E77497" w:rsidRDefault="004C02EF" w:rsidP="003A4B22">
            <w:pPr>
              <w:pStyle w:val="SyntaxOneOf"/>
              <w:keepNext/>
            </w:pPr>
            <w:r w:rsidRPr="00E77497">
              <w:t>.</w:t>
            </w:r>
            <w:r w:rsidR="00802A45">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w:t>
            </w:r>
          </w:p>
        </w:tc>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&lt;=</w:t>
            </w:r>
          </w:p>
        </w:tc>
      </w:tr>
      <w:tr w:rsidR="004C02EF" w:rsidRPr="00E77497" w:rsidTr="00660C67">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&lt;&lt;</w:t>
            </w:r>
          </w:p>
        </w:tc>
        <w:tc>
          <w:tcPr>
            <w:tcW w:w="1263" w:type="dxa"/>
          </w:tcPr>
          <w:p w:rsidR="004C02EF" w:rsidRPr="00E77497" w:rsidRDefault="004C02EF" w:rsidP="003A4B22">
            <w:pPr>
              <w:pStyle w:val="SyntaxOneOf"/>
              <w:keepNext/>
            </w:pPr>
            <w:r w:rsidRPr="00E77497">
              <w:t>&gt;&gt;</w:t>
            </w:r>
          </w:p>
        </w:tc>
        <w:tc>
          <w:tcPr>
            <w:tcW w:w="1263" w:type="dxa"/>
          </w:tcPr>
          <w:p w:rsidR="004C02EF" w:rsidRPr="00E77497" w:rsidRDefault="004C02EF" w:rsidP="003A4B22">
            <w:pPr>
              <w:pStyle w:val="SyntaxOneOf"/>
              <w:keepNext/>
            </w:pPr>
            <w:r w:rsidRPr="00E77497">
              <w:t>&gt;&gt;&gt;</w:t>
            </w:r>
          </w:p>
        </w:tc>
        <w:tc>
          <w:tcPr>
            <w:tcW w:w="1263" w:type="dxa"/>
          </w:tcPr>
          <w:p w:rsidR="004C02EF" w:rsidRPr="00E77497" w:rsidRDefault="004C02EF" w:rsidP="003A4B22">
            <w:pPr>
              <w:pStyle w:val="SyntaxOneOf"/>
              <w:keepNext/>
            </w:pPr>
            <w:r w:rsidRPr="00E77497">
              <w:t>&amp;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&amp;&amp;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&lt;&lt;=</w:t>
            </w:r>
          </w:p>
        </w:tc>
      </w:tr>
      <w:tr w:rsidR="004C02EF" w:rsidRPr="00E77497" w:rsidTr="00660C67">
        <w:tc>
          <w:tcPr>
            <w:tcW w:w="1263" w:type="dxa"/>
          </w:tcPr>
          <w:p w:rsidR="004C02EF" w:rsidRPr="00E77497" w:rsidRDefault="004C02EF" w:rsidP="003A4B22">
            <w:pPr>
              <w:pStyle w:val="SyntaxOneOf"/>
            </w:pPr>
            <w:r w:rsidRPr="00E77497">
              <w:t>&gt;&gt;=</w:t>
            </w:r>
          </w:p>
        </w:tc>
        <w:tc>
          <w:tcPr>
            <w:tcW w:w="1263" w:type="dxa"/>
          </w:tcPr>
          <w:p w:rsidR="004C02EF" w:rsidRPr="00E77497" w:rsidRDefault="004C02EF" w:rsidP="003A4B22">
            <w:pPr>
              <w:pStyle w:val="SyntaxOneOf"/>
            </w:pPr>
            <w:r w:rsidRPr="00E77497">
              <w:t>&gt;&gt;&gt;=</w:t>
            </w:r>
          </w:p>
        </w:tc>
        <w:tc>
          <w:tcPr>
            <w:tcW w:w="1263" w:type="dxa"/>
          </w:tcPr>
          <w:p w:rsidR="004C02EF" w:rsidRPr="00E77497" w:rsidRDefault="004C02EF" w:rsidP="003A4B22">
            <w:pPr>
              <w:pStyle w:val="SyntaxOneOf"/>
            </w:pPr>
            <w:r w:rsidRPr="00E77497">
              <w:t>&amp;=</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F46CA1" w:rsidP="003A4B22">
            <w:pPr>
              <w:pStyle w:val="SyntaxOneOf"/>
            </w:pPr>
            <w:r>
              <w:t>=&gt;</w:t>
            </w:r>
          </w:p>
        </w:tc>
      </w:tr>
    </w:tbl>
    <w:p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CB3BD8">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r>
    </w:tbl>
    <w:p w:rsidR="00660C67" w:rsidRPr="00E77497" w:rsidRDefault="00660C67" w:rsidP="00660C67">
      <w:pPr>
        <w:pStyle w:val="SyntaxRule"/>
      </w:pPr>
      <w:bookmarkStart w:id="1659" w:name="_Ref431982634"/>
      <w:bookmarkStart w:id="1660" w:name="_Toc472818764"/>
      <w:bookmarkStart w:id="1661" w:name="_Toc235503317"/>
      <w:bookmarkStart w:id="1662" w:name="_Toc241509092"/>
      <w:bookmarkStart w:id="1663" w:name="_Toc244416579"/>
      <w:bookmarkStart w:id="1664"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rsidTr="00C74E77">
        <w:tc>
          <w:tcPr>
            <w:tcW w:w="1263" w:type="dxa"/>
          </w:tcPr>
          <w:p w:rsidR="00660C67" w:rsidRPr="00E77497" w:rsidRDefault="00660C67" w:rsidP="00C74E77">
            <w:pPr>
              <w:pStyle w:val="SyntaxOneOf"/>
            </w:pPr>
            <w:r>
              <w:t>}</w:t>
            </w: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r>
    </w:tbl>
    <w:p w:rsidR="004C02EF" w:rsidRPr="00E77497" w:rsidRDefault="004C02EF" w:rsidP="00D148E9">
      <w:pPr>
        <w:pStyle w:val="Heading2"/>
      </w:pPr>
      <w:bookmarkStart w:id="1665" w:name="_Toc368050349"/>
      <w:r w:rsidRPr="00E77497">
        <w:lastRenderedPageBreak/>
        <w:t>Literal</w:t>
      </w:r>
      <w:bookmarkEnd w:id="1649"/>
      <w:bookmarkEnd w:id="1650"/>
      <w:bookmarkEnd w:id="1651"/>
      <w:bookmarkEnd w:id="1652"/>
      <w:bookmarkEnd w:id="1653"/>
      <w:bookmarkEnd w:id="1654"/>
      <w:bookmarkEnd w:id="1655"/>
      <w:bookmarkEnd w:id="1656"/>
      <w:bookmarkEnd w:id="1657"/>
      <w:bookmarkEnd w:id="1658"/>
      <w:r w:rsidRPr="00E77497">
        <w:t>s</w:t>
      </w:r>
      <w:bookmarkEnd w:id="1659"/>
      <w:bookmarkEnd w:id="1660"/>
      <w:bookmarkEnd w:id="1661"/>
      <w:bookmarkEnd w:id="1662"/>
      <w:bookmarkEnd w:id="1663"/>
      <w:bookmarkEnd w:id="1664"/>
      <w:bookmarkEnd w:id="1665"/>
    </w:p>
    <w:p w:rsidR="004C02EF" w:rsidRPr="00E77497" w:rsidRDefault="004C02EF" w:rsidP="00D148E9">
      <w:pPr>
        <w:pStyle w:val="Heading3"/>
      </w:pPr>
      <w:bookmarkStart w:id="1666" w:name="_Toc361662291"/>
      <w:bookmarkStart w:id="1667" w:name="_Toc361664134"/>
      <w:bookmarkStart w:id="1668" w:name="_Toc361665974"/>
      <w:bookmarkStart w:id="1669" w:name="_Toc361667803"/>
      <w:bookmarkStart w:id="1670" w:name="_Toc364933833"/>
      <w:bookmarkStart w:id="1671" w:name="_Toc365469510"/>
      <w:bookmarkStart w:id="1672" w:name="_Toc361662292"/>
      <w:bookmarkStart w:id="1673" w:name="_Toc361664135"/>
      <w:bookmarkStart w:id="1674" w:name="_Toc361665975"/>
      <w:bookmarkStart w:id="1675" w:name="_Toc361667804"/>
      <w:bookmarkStart w:id="1676" w:name="_Toc364933834"/>
      <w:bookmarkStart w:id="1677" w:name="_Toc365469511"/>
      <w:bookmarkStart w:id="1678" w:name="_Toc361662293"/>
      <w:bookmarkStart w:id="1679" w:name="_Toc361664136"/>
      <w:bookmarkStart w:id="1680" w:name="_Toc361665976"/>
      <w:bookmarkStart w:id="1681" w:name="_Toc361667805"/>
      <w:bookmarkStart w:id="1682" w:name="_Toc364933835"/>
      <w:bookmarkStart w:id="1683" w:name="_Toc365469512"/>
      <w:bookmarkStart w:id="1684" w:name="_Toc381513626"/>
      <w:bookmarkStart w:id="1685" w:name="_Ref381608289"/>
      <w:bookmarkStart w:id="1686" w:name="_Toc382202768"/>
      <w:bookmarkStart w:id="1687" w:name="_Toc382202988"/>
      <w:bookmarkStart w:id="1688" w:name="_Toc382212148"/>
      <w:bookmarkStart w:id="1689" w:name="_Toc382212327"/>
      <w:bookmarkStart w:id="1690" w:name="_Toc382291493"/>
      <w:bookmarkStart w:id="1691" w:name="_Toc385672129"/>
      <w:bookmarkStart w:id="1692" w:name="_Toc393690220"/>
      <w:bookmarkStart w:id="1693" w:name="_Ref457437478"/>
      <w:bookmarkStart w:id="1694" w:name="_Toc472818765"/>
      <w:bookmarkStart w:id="1695" w:name="_Toc235503318"/>
      <w:bookmarkStart w:id="1696" w:name="_Toc241509093"/>
      <w:bookmarkStart w:id="1697" w:name="_Toc244416580"/>
      <w:bookmarkStart w:id="1698" w:name="_Toc276630944"/>
      <w:bookmarkStart w:id="1699" w:name="_Toc368050350"/>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r w:rsidRPr="00E77497">
        <w:t>Null Literal</w:t>
      </w:r>
      <w:bookmarkEnd w:id="1684"/>
      <w:bookmarkEnd w:id="1685"/>
      <w:bookmarkEnd w:id="1686"/>
      <w:bookmarkEnd w:id="1687"/>
      <w:bookmarkEnd w:id="1688"/>
      <w:bookmarkEnd w:id="1689"/>
      <w:bookmarkEnd w:id="1690"/>
      <w:bookmarkEnd w:id="1691"/>
      <w:bookmarkEnd w:id="1692"/>
      <w:r w:rsidRPr="00E77497">
        <w:t>s</w:t>
      </w:r>
      <w:bookmarkEnd w:id="1693"/>
      <w:bookmarkEnd w:id="1694"/>
      <w:bookmarkEnd w:id="1695"/>
      <w:bookmarkEnd w:id="1696"/>
      <w:bookmarkEnd w:id="1697"/>
      <w:bookmarkEnd w:id="1698"/>
      <w:bookmarkEnd w:id="169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NullLiteral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rsidR="004C02EF" w:rsidRPr="00E77497" w:rsidRDefault="004C02EF" w:rsidP="00D148E9">
      <w:pPr>
        <w:pStyle w:val="Heading3"/>
      </w:pPr>
      <w:bookmarkStart w:id="1700" w:name="_Toc381513627"/>
      <w:bookmarkStart w:id="1701" w:name="_Ref381607899"/>
      <w:bookmarkStart w:id="1702" w:name="_Toc382202769"/>
      <w:bookmarkStart w:id="1703" w:name="_Toc382202989"/>
      <w:bookmarkStart w:id="1704" w:name="_Toc382212149"/>
      <w:bookmarkStart w:id="1705" w:name="_Toc382212328"/>
      <w:bookmarkStart w:id="1706" w:name="_Toc382291494"/>
      <w:bookmarkStart w:id="1707" w:name="_Toc385672130"/>
      <w:bookmarkStart w:id="1708" w:name="_Toc393690221"/>
      <w:bookmarkStart w:id="1709" w:name="_Ref457437479"/>
      <w:bookmarkStart w:id="1710" w:name="_Toc472818766"/>
      <w:bookmarkStart w:id="1711" w:name="_Toc235503319"/>
      <w:bookmarkStart w:id="1712" w:name="_Toc241509094"/>
      <w:bookmarkStart w:id="1713" w:name="_Toc244416581"/>
      <w:bookmarkStart w:id="1714" w:name="_Toc276630945"/>
      <w:bookmarkStart w:id="1715" w:name="_Toc368050351"/>
      <w:r w:rsidRPr="00E77497">
        <w:t>Boolean Literal</w:t>
      </w:r>
      <w:bookmarkEnd w:id="1700"/>
      <w:bookmarkEnd w:id="1701"/>
      <w:bookmarkEnd w:id="1702"/>
      <w:bookmarkEnd w:id="1703"/>
      <w:bookmarkEnd w:id="1704"/>
      <w:bookmarkEnd w:id="1705"/>
      <w:bookmarkEnd w:id="1706"/>
      <w:bookmarkEnd w:id="1707"/>
      <w:bookmarkEnd w:id="1708"/>
      <w:r w:rsidRPr="00E77497">
        <w:t>s</w:t>
      </w:r>
      <w:bookmarkEnd w:id="1709"/>
      <w:bookmarkEnd w:id="1710"/>
      <w:bookmarkEnd w:id="1711"/>
      <w:bookmarkEnd w:id="1712"/>
      <w:bookmarkEnd w:id="1713"/>
      <w:bookmarkEnd w:id="1714"/>
      <w:bookmarkEnd w:id="171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BooleanLiteral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4C02EF" w:rsidRPr="00E77497" w:rsidRDefault="004C02EF" w:rsidP="00D148E9">
      <w:pPr>
        <w:pStyle w:val="Heading3"/>
      </w:pPr>
      <w:bookmarkStart w:id="1716" w:name="_Hlt424531226"/>
      <w:bookmarkStart w:id="1717" w:name="_Ref379263013"/>
      <w:bookmarkStart w:id="1718" w:name="_Toc381513628"/>
      <w:bookmarkStart w:id="1719" w:name="_Toc382202770"/>
      <w:bookmarkStart w:id="1720" w:name="_Toc382202990"/>
      <w:bookmarkStart w:id="1721" w:name="_Toc382212150"/>
      <w:bookmarkStart w:id="1722" w:name="_Toc382212329"/>
      <w:bookmarkStart w:id="1723" w:name="_Toc382291495"/>
      <w:bookmarkStart w:id="1724" w:name="_Ref382706882"/>
      <w:bookmarkStart w:id="1725" w:name="_Ref382707062"/>
      <w:bookmarkStart w:id="1726" w:name="_Ref383597354"/>
      <w:bookmarkStart w:id="1727" w:name="_Toc385672131"/>
      <w:bookmarkStart w:id="1728" w:name="_Toc393690222"/>
      <w:bookmarkStart w:id="1729" w:name="_Ref404492947"/>
      <w:bookmarkStart w:id="1730" w:name="_Ref404492964"/>
      <w:bookmarkStart w:id="1731" w:name="_Ref404493248"/>
      <w:bookmarkStart w:id="1732" w:name="_Ref404493273"/>
      <w:bookmarkStart w:id="1733" w:name="_Ref424530746"/>
      <w:bookmarkStart w:id="1734" w:name="_Ref424530811"/>
      <w:bookmarkStart w:id="1735" w:name="_Ref424531213"/>
      <w:bookmarkStart w:id="1736" w:name="_Ref424531238"/>
      <w:bookmarkStart w:id="1737" w:name="_Toc472818767"/>
      <w:bookmarkStart w:id="1738" w:name="_Toc235503320"/>
      <w:bookmarkStart w:id="1739" w:name="_Toc241509095"/>
      <w:bookmarkStart w:id="1740" w:name="_Toc244416582"/>
      <w:bookmarkStart w:id="1741" w:name="_Toc276630946"/>
      <w:bookmarkStart w:id="1742" w:name="_Toc368050352"/>
      <w:bookmarkEnd w:id="1716"/>
      <w:r w:rsidRPr="00E77497">
        <w:t>Numeric Literal</w:t>
      </w:r>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r w:rsidRPr="00E77497">
        <w:t>s</w:t>
      </w:r>
      <w:bookmarkEnd w:id="1733"/>
      <w:bookmarkEnd w:id="1734"/>
      <w:bookmarkEnd w:id="1735"/>
      <w:bookmarkEnd w:id="1736"/>
      <w:bookmarkEnd w:id="1737"/>
      <w:bookmarkEnd w:id="1738"/>
      <w:bookmarkEnd w:id="1739"/>
      <w:bookmarkEnd w:id="1740"/>
      <w:bookmarkEnd w:id="1741"/>
      <w:bookmarkEnd w:id="1742"/>
    </w:p>
    <w:p w:rsidR="004C02EF" w:rsidRPr="00E77497" w:rsidRDefault="004C02EF" w:rsidP="004C02EF">
      <w:pPr>
        <w:pStyle w:val="Syntax"/>
      </w:pPr>
      <w:commentRangeStart w:id="1743"/>
      <w:r w:rsidRPr="00E77497">
        <w:t>Syntax</w:t>
      </w:r>
      <w:commentRangeEnd w:id="1743"/>
      <w:r w:rsidR="007648B6">
        <w:rPr>
          <w:rStyle w:val="CommentReference"/>
          <w:rFonts w:ascii="Arial" w:eastAsia="MS Mincho" w:hAnsi="Arial"/>
          <w:b w:val="0"/>
          <w:lang w:eastAsia="ja-JP"/>
        </w:rPr>
        <w:commentReference w:id="1743"/>
      </w:r>
    </w:p>
    <w:p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rsidR="004C02EF" w:rsidRPr="00E77497" w:rsidRDefault="004C02EF" w:rsidP="004C02EF">
      <w:pPr>
        <w:pStyle w:val="SyntaxRule"/>
      </w:pPr>
      <w:r w:rsidRPr="00E77497">
        <w:t xml:space="preserve">DecimalLiteral </w:t>
      </w:r>
      <w:r w:rsidRPr="00E77497">
        <w:rPr>
          <w:rFonts w:ascii="Arial" w:hAnsi="Arial" w:cs="Arial"/>
          <w:b/>
          <w:i w:val="0"/>
        </w:rPr>
        <w:t>::</w:t>
      </w:r>
    </w:p>
    <w:p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cs="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pPr>
      <w:commentRangeStart w:id="1744"/>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744"/>
      <w:r w:rsidR="00591F2A">
        <w:rPr>
          <w:rStyle w:val="CommentReference"/>
          <w:rFonts w:ascii="Arial" w:eastAsia="MS Mincho" w:hAnsi="Arial"/>
          <w:i w:val="0"/>
          <w:lang w:eastAsia="ja-JP"/>
        </w:rPr>
        <w:commentReference w:id="1744"/>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pPr>
        <w:pStyle w:val="SyntaxRule"/>
      </w:pPr>
      <w:r w:rsidRPr="00E77497">
        <w:t xml:space="preserve">ExponentPart </w:t>
      </w:r>
      <w:r w:rsidRPr="00E77497">
        <w:rPr>
          <w:rFonts w:ascii="Arial" w:hAnsi="Arial" w:cs="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591F2A" w:rsidRPr="00E77497" w:rsidRDefault="00591F2A" w:rsidP="00591F2A">
      <w:pPr>
        <w:pStyle w:val="SyntaxRule"/>
      </w:pPr>
      <w:r>
        <w:t>Binary</w:t>
      </w:r>
      <w:r w:rsidRPr="00E77497">
        <w:t xml:space="preserve">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rsidR="00EE313F" w:rsidRDefault="00EE313F" w:rsidP="00EE313F">
      <w:pPr>
        <w:pStyle w:val="SyntaxRule"/>
        <w:rPr>
          <w:rFonts w:ascii="Arial" w:hAnsi="Arial"/>
          <w:b/>
          <w:i w:val="0"/>
        </w:rPr>
      </w:pPr>
      <w:r>
        <w:lastRenderedPageBreak/>
        <w:t>BinaryDigits</w:t>
      </w:r>
      <w:r w:rsidRPr="00E77497">
        <w:t xml:space="preserve"> </w:t>
      </w:r>
      <w:r w:rsidRPr="00E77497">
        <w:rPr>
          <w:rFonts w:ascii="Arial" w:hAnsi="Arial"/>
          <w:b/>
          <w:i w:val="0"/>
        </w:rPr>
        <w:t>::</w:t>
      </w:r>
    </w:p>
    <w:p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rsidR="00591F2A" w:rsidRPr="00E77497" w:rsidRDefault="00591F2A" w:rsidP="00591F2A">
      <w:pPr>
        <w:pStyle w:val="SyntaxRule"/>
      </w:pPr>
      <w:r w:rsidRPr="00E77497">
        <w:t xml:space="preserve">OctalIntegerLiteral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rsidR="00591F2A" w:rsidRPr="00C7794D" w:rsidRDefault="00591F2A" w:rsidP="00591F2A">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rsidR="004C02EF" w:rsidRPr="00E77497" w:rsidRDefault="004C02EF" w:rsidP="004C02EF">
      <w:pPr>
        <w:pStyle w:val="SyntaxRule"/>
      </w:pPr>
      <w:r w:rsidRPr="00E77497">
        <w:t xml:space="preserve">HexIntegerLiteral </w:t>
      </w:r>
      <w:r w:rsidRPr="00E77497">
        <w:rPr>
          <w:rFonts w:ascii="Arial" w:hAnsi="Arial"/>
          <w:b/>
          <w:i w:val="0"/>
        </w:rPr>
        <w:t>::</w:t>
      </w:r>
    </w:p>
    <w:p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rsidR="004C02EF" w:rsidRPr="00E77497" w:rsidRDefault="004C02EF" w:rsidP="004C02EF">
      <w:pPr>
        <w:pStyle w:val="Note"/>
        <w:keepNext/>
        <w:spacing w:after="60"/>
      </w:pPr>
      <w:r w:rsidRPr="00E77497">
        <w:t>NOTE</w:t>
      </w:r>
      <w:r w:rsidRPr="00E77497">
        <w:tab/>
        <w:t>For example:</w:t>
      </w:r>
    </w:p>
    <w:p w:rsidR="004C02EF" w:rsidRPr="00E77497" w:rsidRDefault="004C02EF" w:rsidP="004C02EF">
      <w:pPr>
        <w:pStyle w:val="CodeSample3"/>
        <w:keepNext/>
        <w:spacing w:after="60"/>
        <w:ind w:left="1440"/>
        <w:rPr>
          <w:sz w:val="18"/>
          <w:szCs w:val="18"/>
        </w:rPr>
      </w:pPr>
      <w:r w:rsidRPr="00E77497">
        <w:rPr>
          <w:sz w:val="18"/>
          <w:szCs w:val="18"/>
        </w:rPr>
        <w:t>3in</w:t>
      </w:r>
    </w:p>
    <w:p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Pr>
          <w:rFonts w:asciiTheme="majorBidi" w:hAnsiTheme="majorBidi" w:cstheme="majorBidi"/>
          <w:i/>
          <w:iCs/>
        </w:rPr>
        <w:t>Legacy</w:t>
      </w:r>
      <w:r w:rsidRPr="00E77497">
        <w:rPr>
          <w:rFonts w:ascii="Times New Roman" w:hAnsi="Times New Roman"/>
          <w:i/>
        </w:rPr>
        <w:t>OctalIntegerLiteral</w:t>
      </w:r>
      <w:r w:rsidRPr="00E77497">
        <w:t xml:space="preserve"> as described in B.1.1.</w:t>
      </w:r>
    </w:p>
    <w:p w:rsidR="004C02EF" w:rsidRPr="00E77497" w:rsidRDefault="00305A10" w:rsidP="006A78DC">
      <w:pPr>
        <w:pStyle w:val="Heading4"/>
      </w:pPr>
      <w:r>
        <w:t xml:space="preserve">Static </w:t>
      </w:r>
      <w:r w:rsidR="004C02EF" w:rsidRPr="00E77497">
        <w:t>Semantics</w:t>
      </w:r>
      <w:r>
        <w:t>: MV’s</w:t>
      </w:r>
    </w:p>
    <w:p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rsidR="004C02EF" w:rsidRPr="00E77497" w:rsidRDefault="004C02EF" w:rsidP="004C02EF">
      <w:pPr>
        <w:pStyle w:val="MathSpecialCase3"/>
        <w:numPr>
          <w:ilvl w:val="2"/>
          <w:numId w:val="31"/>
        </w:numPr>
        <w:tabs>
          <w:tab w:val="left" w:pos="450"/>
        </w:tabs>
        <w:spacing w:after="0"/>
        <w:ind w:left="446" w:hanging="446"/>
      </w:pPr>
      <w:bookmarkStart w:id="1745" w:name="_Ref378386289"/>
      <w:bookmarkStart w:id="1746"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lastRenderedPageBreak/>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rsidR="00A51D25">
        <w:fldChar w:fldCharType="begin"/>
      </w:r>
      <w:r w:rsidR="00A51D25">
        <w:instrText xml:space="preserve"> REF _Ref365548096 \r \h </w:instrText>
      </w:r>
      <w:r w:rsidR="00A51D25">
        <w:fldChar w:fldCharType="separate"/>
      </w:r>
      <w:r w:rsidR="00460CAC">
        <w:t>6.1.5</w:t>
      </w:r>
      <w:r w:rsidR="00A51D25">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w:t>
      </w:r>
      <w:r w:rsidRPr="00E77497">
        <w:lastRenderedPageBreak/>
        <w:t xml:space="preserve">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747" w:name="_Toc382202771"/>
      <w:bookmarkStart w:id="1748" w:name="_Toc382202991"/>
      <w:bookmarkStart w:id="1749" w:name="_Toc382212151"/>
      <w:bookmarkStart w:id="1750" w:name="_Toc382212330"/>
      <w:bookmarkStart w:id="1751" w:name="_Toc382291496"/>
      <w:bookmarkStart w:id="1752" w:name="_Ref382709603"/>
      <w:bookmarkStart w:id="1753" w:name="_Ref382709689"/>
      <w:bookmarkStart w:id="1754" w:name="_Toc385672132"/>
      <w:bookmarkStart w:id="1755" w:name="_Toc393690223"/>
    </w:p>
    <w:p w:rsidR="00831B9D" w:rsidRPr="00E77497" w:rsidRDefault="00831B9D" w:rsidP="00831B9D">
      <w:pPr>
        <w:pStyle w:val="Heading3"/>
      </w:pPr>
      <w:bookmarkStart w:id="1756" w:name="_Hlt463778258"/>
      <w:bookmarkStart w:id="1757" w:name="_Toc361662305"/>
      <w:bookmarkStart w:id="1758" w:name="_Toc361664148"/>
      <w:bookmarkStart w:id="1759" w:name="_Toc361665988"/>
      <w:bookmarkStart w:id="1760" w:name="_Toc361667817"/>
      <w:bookmarkStart w:id="1761" w:name="_Toc364933847"/>
      <w:bookmarkStart w:id="1762" w:name="_Toc365469524"/>
      <w:bookmarkStart w:id="1763" w:name="_Toc361662307"/>
      <w:bookmarkStart w:id="1764" w:name="_Toc361664150"/>
      <w:bookmarkStart w:id="1765" w:name="_Toc361665990"/>
      <w:bookmarkStart w:id="1766" w:name="_Toc361667819"/>
      <w:bookmarkStart w:id="1767" w:name="_Toc364933849"/>
      <w:bookmarkStart w:id="1768" w:name="_Toc365469526"/>
      <w:bookmarkStart w:id="1769" w:name="_Toc361662308"/>
      <w:bookmarkStart w:id="1770" w:name="_Toc361664151"/>
      <w:bookmarkStart w:id="1771" w:name="_Toc361665991"/>
      <w:bookmarkStart w:id="1772" w:name="_Toc361667820"/>
      <w:bookmarkStart w:id="1773" w:name="_Toc364933850"/>
      <w:bookmarkStart w:id="1774" w:name="_Toc365469527"/>
      <w:bookmarkStart w:id="1775" w:name="_Toc361662309"/>
      <w:bookmarkStart w:id="1776" w:name="_Toc361664152"/>
      <w:bookmarkStart w:id="1777" w:name="_Toc361665992"/>
      <w:bookmarkStart w:id="1778" w:name="_Toc361667821"/>
      <w:bookmarkStart w:id="1779" w:name="_Toc364933851"/>
      <w:bookmarkStart w:id="1780" w:name="_Toc365469528"/>
      <w:bookmarkStart w:id="1781" w:name="_Toc361662310"/>
      <w:bookmarkStart w:id="1782" w:name="_Toc361664153"/>
      <w:bookmarkStart w:id="1783" w:name="_Toc361665993"/>
      <w:bookmarkStart w:id="1784" w:name="_Toc361667822"/>
      <w:bookmarkStart w:id="1785" w:name="_Toc364933852"/>
      <w:bookmarkStart w:id="1786" w:name="_Toc365469529"/>
      <w:bookmarkStart w:id="1787" w:name="_Toc361662311"/>
      <w:bookmarkStart w:id="1788" w:name="_Toc361664154"/>
      <w:bookmarkStart w:id="1789" w:name="_Toc361665994"/>
      <w:bookmarkStart w:id="1790" w:name="_Toc361667823"/>
      <w:bookmarkStart w:id="1791" w:name="_Toc364933853"/>
      <w:bookmarkStart w:id="1792" w:name="_Toc365469530"/>
      <w:bookmarkStart w:id="1793" w:name="_Toc361662312"/>
      <w:bookmarkStart w:id="1794" w:name="_Toc361664155"/>
      <w:bookmarkStart w:id="1795" w:name="_Toc361665995"/>
      <w:bookmarkStart w:id="1796" w:name="_Toc361667824"/>
      <w:bookmarkStart w:id="1797" w:name="_Toc364933854"/>
      <w:bookmarkStart w:id="1798" w:name="_Toc365469531"/>
      <w:bookmarkStart w:id="1799" w:name="_Toc361662313"/>
      <w:bookmarkStart w:id="1800" w:name="_Toc361664156"/>
      <w:bookmarkStart w:id="1801" w:name="_Toc361665996"/>
      <w:bookmarkStart w:id="1802" w:name="_Toc361667825"/>
      <w:bookmarkStart w:id="1803" w:name="_Toc364933855"/>
      <w:bookmarkStart w:id="1804" w:name="_Toc365469532"/>
      <w:bookmarkStart w:id="1805" w:name="_Toc361662315"/>
      <w:bookmarkStart w:id="1806" w:name="_Toc361664158"/>
      <w:bookmarkStart w:id="1807" w:name="_Toc361665998"/>
      <w:bookmarkStart w:id="1808" w:name="_Toc361667827"/>
      <w:bookmarkStart w:id="1809" w:name="_Toc364933857"/>
      <w:bookmarkStart w:id="1810" w:name="_Toc365469534"/>
      <w:bookmarkStart w:id="1811" w:name="_Toc361662317"/>
      <w:bookmarkStart w:id="1812" w:name="_Toc361664160"/>
      <w:bookmarkStart w:id="1813" w:name="_Toc361666000"/>
      <w:bookmarkStart w:id="1814" w:name="_Toc361667829"/>
      <w:bookmarkStart w:id="1815" w:name="_Toc364933859"/>
      <w:bookmarkStart w:id="1816" w:name="_Toc365469536"/>
      <w:bookmarkStart w:id="1817" w:name="_Toc361662319"/>
      <w:bookmarkStart w:id="1818" w:name="_Toc361664162"/>
      <w:bookmarkStart w:id="1819" w:name="_Toc361666002"/>
      <w:bookmarkStart w:id="1820" w:name="_Toc361667831"/>
      <w:bookmarkStart w:id="1821" w:name="_Toc364933861"/>
      <w:bookmarkStart w:id="1822" w:name="_Toc365469538"/>
      <w:bookmarkStart w:id="1823" w:name="_Toc361662322"/>
      <w:bookmarkStart w:id="1824" w:name="_Toc361664165"/>
      <w:bookmarkStart w:id="1825" w:name="_Toc361666005"/>
      <w:bookmarkStart w:id="1826" w:name="_Toc361667834"/>
      <w:bookmarkStart w:id="1827" w:name="_Toc364933864"/>
      <w:bookmarkStart w:id="1828" w:name="_Toc365469541"/>
      <w:bookmarkStart w:id="1829" w:name="_Toc361662324"/>
      <w:bookmarkStart w:id="1830" w:name="_Toc361664167"/>
      <w:bookmarkStart w:id="1831" w:name="_Toc361666007"/>
      <w:bookmarkStart w:id="1832" w:name="_Toc361667836"/>
      <w:bookmarkStart w:id="1833" w:name="_Toc364933866"/>
      <w:bookmarkStart w:id="1834" w:name="_Toc365469543"/>
      <w:bookmarkStart w:id="1835" w:name="_Toc361662326"/>
      <w:bookmarkStart w:id="1836" w:name="_Toc361664169"/>
      <w:bookmarkStart w:id="1837" w:name="_Toc361666009"/>
      <w:bookmarkStart w:id="1838" w:name="_Toc361667838"/>
      <w:bookmarkStart w:id="1839" w:name="_Toc364933868"/>
      <w:bookmarkStart w:id="1840" w:name="_Toc365469545"/>
      <w:bookmarkStart w:id="1841" w:name="_Toc361662328"/>
      <w:bookmarkStart w:id="1842" w:name="_Toc361664171"/>
      <w:bookmarkStart w:id="1843" w:name="_Toc361666011"/>
      <w:bookmarkStart w:id="1844" w:name="_Toc361667840"/>
      <w:bookmarkStart w:id="1845" w:name="_Toc364933870"/>
      <w:bookmarkStart w:id="1846" w:name="_Toc365469547"/>
      <w:bookmarkStart w:id="1847" w:name="_Toc361662329"/>
      <w:bookmarkStart w:id="1848" w:name="_Toc361664172"/>
      <w:bookmarkStart w:id="1849" w:name="_Toc361666012"/>
      <w:bookmarkStart w:id="1850" w:name="_Toc361667841"/>
      <w:bookmarkStart w:id="1851" w:name="_Toc364933871"/>
      <w:bookmarkStart w:id="1852" w:name="_Toc365469548"/>
      <w:bookmarkStart w:id="1853" w:name="_Toc361662330"/>
      <w:bookmarkStart w:id="1854" w:name="_Toc361664173"/>
      <w:bookmarkStart w:id="1855" w:name="_Toc361666013"/>
      <w:bookmarkStart w:id="1856" w:name="_Toc361667842"/>
      <w:bookmarkStart w:id="1857" w:name="_Toc364933872"/>
      <w:bookmarkStart w:id="1858" w:name="_Toc365469549"/>
      <w:bookmarkStart w:id="1859" w:name="_Toc361662332"/>
      <w:bookmarkStart w:id="1860" w:name="_Toc361664175"/>
      <w:bookmarkStart w:id="1861" w:name="_Toc361666015"/>
      <w:bookmarkStart w:id="1862" w:name="_Toc361667844"/>
      <w:bookmarkStart w:id="1863" w:name="_Toc364933874"/>
      <w:bookmarkStart w:id="1864" w:name="_Toc365469551"/>
      <w:bookmarkStart w:id="1865" w:name="_Toc361662333"/>
      <w:bookmarkStart w:id="1866" w:name="_Toc361664176"/>
      <w:bookmarkStart w:id="1867" w:name="_Toc361666016"/>
      <w:bookmarkStart w:id="1868" w:name="_Toc361667845"/>
      <w:bookmarkStart w:id="1869" w:name="_Toc364933875"/>
      <w:bookmarkStart w:id="1870" w:name="_Toc365469552"/>
      <w:bookmarkStart w:id="1871" w:name="_Toc361662338"/>
      <w:bookmarkStart w:id="1872" w:name="_Toc361664181"/>
      <w:bookmarkStart w:id="1873" w:name="_Toc361666021"/>
      <w:bookmarkStart w:id="1874" w:name="_Toc361667850"/>
      <w:bookmarkStart w:id="1875" w:name="_Toc364933880"/>
      <w:bookmarkStart w:id="1876" w:name="_Toc365469557"/>
      <w:bookmarkStart w:id="1877" w:name="_Toc361662339"/>
      <w:bookmarkStart w:id="1878" w:name="_Toc361664182"/>
      <w:bookmarkStart w:id="1879" w:name="_Toc361666022"/>
      <w:bookmarkStart w:id="1880" w:name="_Toc361667851"/>
      <w:bookmarkStart w:id="1881" w:name="_Toc364933881"/>
      <w:bookmarkStart w:id="1882" w:name="_Toc365469558"/>
      <w:bookmarkStart w:id="1883" w:name="_Toc361662340"/>
      <w:bookmarkStart w:id="1884" w:name="_Toc361664183"/>
      <w:bookmarkStart w:id="1885" w:name="_Toc361666023"/>
      <w:bookmarkStart w:id="1886" w:name="_Toc361667852"/>
      <w:bookmarkStart w:id="1887" w:name="_Toc364933882"/>
      <w:bookmarkStart w:id="1888" w:name="_Toc365469559"/>
      <w:bookmarkStart w:id="1889" w:name="_Toc361662341"/>
      <w:bookmarkStart w:id="1890" w:name="_Toc361664184"/>
      <w:bookmarkStart w:id="1891" w:name="_Toc361666024"/>
      <w:bookmarkStart w:id="1892" w:name="_Toc361667853"/>
      <w:bookmarkStart w:id="1893" w:name="_Toc364933883"/>
      <w:bookmarkStart w:id="1894" w:name="_Toc365469560"/>
      <w:bookmarkStart w:id="1895" w:name="_Toc361662343"/>
      <w:bookmarkStart w:id="1896" w:name="_Toc361664186"/>
      <w:bookmarkStart w:id="1897" w:name="_Toc361666026"/>
      <w:bookmarkStart w:id="1898" w:name="_Toc361667855"/>
      <w:bookmarkStart w:id="1899" w:name="_Toc364933885"/>
      <w:bookmarkStart w:id="1900" w:name="_Toc365469562"/>
      <w:bookmarkStart w:id="1901" w:name="_Toc361662344"/>
      <w:bookmarkStart w:id="1902" w:name="_Toc361664187"/>
      <w:bookmarkStart w:id="1903" w:name="_Toc361666027"/>
      <w:bookmarkStart w:id="1904" w:name="_Toc361667856"/>
      <w:bookmarkStart w:id="1905" w:name="_Toc364933886"/>
      <w:bookmarkStart w:id="1906" w:name="_Toc365469563"/>
      <w:bookmarkStart w:id="1907" w:name="_Toc361662348"/>
      <w:bookmarkStart w:id="1908" w:name="_Toc361664191"/>
      <w:bookmarkStart w:id="1909" w:name="_Toc361666031"/>
      <w:bookmarkStart w:id="1910" w:name="_Toc361667860"/>
      <w:bookmarkStart w:id="1911" w:name="_Toc364933890"/>
      <w:bookmarkStart w:id="1912" w:name="_Toc365469567"/>
      <w:bookmarkStart w:id="1913" w:name="_Toc361662350"/>
      <w:bookmarkStart w:id="1914" w:name="_Toc361664193"/>
      <w:bookmarkStart w:id="1915" w:name="_Toc361666033"/>
      <w:bookmarkStart w:id="1916" w:name="_Toc361667862"/>
      <w:bookmarkStart w:id="1917" w:name="_Toc364933892"/>
      <w:bookmarkStart w:id="1918" w:name="_Toc365469569"/>
      <w:bookmarkStart w:id="1919" w:name="_Toc361662351"/>
      <w:bookmarkStart w:id="1920" w:name="_Toc361664194"/>
      <w:bookmarkStart w:id="1921" w:name="_Toc361666034"/>
      <w:bookmarkStart w:id="1922" w:name="_Toc361667863"/>
      <w:bookmarkStart w:id="1923" w:name="_Toc364933893"/>
      <w:bookmarkStart w:id="1924" w:name="_Toc365469570"/>
      <w:bookmarkStart w:id="1925" w:name="_Toc361662352"/>
      <w:bookmarkStart w:id="1926" w:name="_Toc361664195"/>
      <w:bookmarkStart w:id="1927" w:name="_Toc361666035"/>
      <w:bookmarkStart w:id="1928" w:name="_Toc361667864"/>
      <w:bookmarkStart w:id="1929" w:name="_Toc364933894"/>
      <w:bookmarkStart w:id="1930" w:name="_Toc365469571"/>
      <w:bookmarkStart w:id="1931" w:name="_Toc361662355"/>
      <w:bookmarkStart w:id="1932" w:name="_Toc361664198"/>
      <w:bookmarkStart w:id="1933" w:name="_Toc361666038"/>
      <w:bookmarkStart w:id="1934" w:name="_Toc361667867"/>
      <w:bookmarkStart w:id="1935" w:name="_Toc364933897"/>
      <w:bookmarkStart w:id="1936" w:name="_Toc365469574"/>
      <w:bookmarkStart w:id="1937" w:name="_Toc361662359"/>
      <w:bookmarkStart w:id="1938" w:name="_Toc361664202"/>
      <w:bookmarkStart w:id="1939" w:name="_Toc361666042"/>
      <w:bookmarkStart w:id="1940" w:name="_Toc361667871"/>
      <w:bookmarkStart w:id="1941" w:name="_Toc364933901"/>
      <w:bookmarkStart w:id="1942" w:name="_Toc365469578"/>
      <w:bookmarkStart w:id="1943" w:name="_Toc361662362"/>
      <w:bookmarkStart w:id="1944" w:name="_Toc361664205"/>
      <w:bookmarkStart w:id="1945" w:name="_Toc361666045"/>
      <w:bookmarkStart w:id="1946" w:name="_Toc361667874"/>
      <w:bookmarkStart w:id="1947" w:name="_Toc364933904"/>
      <w:bookmarkStart w:id="1948" w:name="_Toc365469581"/>
      <w:bookmarkStart w:id="1949" w:name="_Ref365803032"/>
      <w:bookmarkStart w:id="1950" w:name="_Ref365803079"/>
      <w:bookmarkStart w:id="1951" w:name="_Ref365803330"/>
      <w:bookmarkStart w:id="1952" w:name="_Ref365803432"/>
      <w:bookmarkStart w:id="1953" w:name="_Toc432237481"/>
      <w:bookmarkStart w:id="1954" w:name="_Toc432984690"/>
      <w:bookmarkStart w:id="1955" w:name="_Ref456010409"/>
      <w:bookmarkStart w:id="1956" w:name="_Ref457437516"/>
      <w:bookmarkStart w:id="1957" w:name="_Ref457437517"/>
      <w:bookmarkStart w:id="1958" w:name="_Ref457437518"/>
      <w:bookmarkStart w:id="1959" w:name="_Ref457437523"/>
      <w:bookmarkStart w:id="1960" w:name="_Ref457437524"/>
      <w:bookmarkStart w:id="1961" w:name="_Ref457437525"/>
      <w:bookmarkStart w:id="1962" w:name="_Ref457437526"/>
      <w:bookmarkStart w:id="1963" w:name="_Ref457437527"/>
      <w:bookmarkStart w:id="1964" w:name="_Ref457705277"/>
      <w:bookmarkStart w:id="1965" w:name="_Ref457705317"/>
      <w:bookmarkStart w:id="1966" w:name="_Ref457792658"/>
      <w:bookmarkStart w:id="1967" w:name="_Ref457792662"/>
      <w:bookmarkStart w:id="1968" w:name="_Toc472818769"/>
      <w:bookmarkStart w:id="1969" w:name="_Toc235503322"/>
      <w:bookmarkStart w:id="1970" w:name="_Toc241509097"/>
      <w:bookmarkStart w:id="1971" w:name="_Toc244416584"/>
      <w:bookmarkStart w:id="1972" w:name="_Toc276630948"/>
      <w:bookmarkStart w:id="1973" w:name="_Ref365546817"/>
      <w:bookmarkStart w:id="1974" w:name="_Toc375031153"/>
      <w:bookmarkStart w:id="1975" w:name="_Ref378393823"/>
      <w:bookmarkStart w:id="1976" w:name="_Ref379172559"/>
      <w:bookmarkStart w:id="1977" w:name="_Ref379873477"/>
      <w:bookmarkStart w:id="1978" w:name="_Ref381174987"/>
      <w:bookmarkStart w:id="1979" w:name="_Ref381506868"/>
      <w:bookmarkStart w:id="1980" w:name="_Toc381513630"/>
      <w:bookmarkStart w:id="1981" w:name="_Toc382202772"/>
      <w:bookmarkStart w:id="1982" w:name="_Toc382202992"/>
      <w:bookmarkStart w:id="1983" w:name="_Toc382212152"/>
      <w:bookmarkStart w:id="1984" w:name="_Toc382212331"/>
      <w:bookmarkStart w:id="1985" w:name="_Toc382291497"/>
      <w:bookmarkStart w:id="1986" w:name="_Ref382649260"/>
      <w:bookmarkStart w:id="1987" w:name="_Ref382649794"/>
      <w:bookmarkStart w:id="1988" w:name="_Ref383594745"/>
      <w:bookmarkStart w:id="1989" w:name="_Toc385672133"/>
      <w:bookmarkStart w:id="1990" w:name="_Toc393690224"/>
      <w:bookmarkStart w:id="1991" w:name="_Ref424530589"/>
      <w:bookmarkStart w:id="1992" w:name="_Ref424535009"/>
      <w:bookmarkStart w:id="1993" w:name="_Toc368050353"/>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r w:rsidRPr="00E77497">
        <w:t>String Literals</w:t>
      </w:r>
      <w:bookmarkEnd w:id="1949"/>
      <w:bookmarkEnd w:id="1950"/>
      <w:bookmarkEnd w:id="1951"/>
      <w:bookmarkEnd w:id="1952"/>
      <w:bookmarkEnd w:id="1993"/>
    </w:p>
    <w:p w:rsidR="00831B9D" w:rsidRPr="00E77497" w:rsidRDefault="00831B9D" w:rsidP="00831B9D">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rsidR="00831B9D" w:rsidRPr="00E77497" w:rsidRDefault="00831B9D" w:rsidP="00831B9D">
      <w:pPr>
        <w:pStyle w:val="Syntax"/>
      </w:pPr>
      <w:r w:rsidRPr="00E77497">
        <w:t>Syntax</w:t>
      </w:r>
    </w:p>
    <w:p w:rsidR="00831B9D" w:rsidRPr="00E77497" w:rsidRDefault="00831B9D" w:rsidP="00831B9D">
      <w:pPr>
        <w:pStyle w:val="SyntaxRule"/>
      </w:pPr>
      <w:r w:rsidRPr="00E77497">
        <w:t xml:space="preserve">StringLiteral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831B9D" w:rsidRPr="00E77497" w:rsidRDefault="00831B9D" w:rsidP="00831B9D">
      <w:pPr>
        <w:pStyle w:val="SyntaxRule"/>
      </w:pPr>
      <w:r w:rsidRPr="00E77497">
        <w:t xml:space="preserve">DoubleStringCharacters </w:t>
      </w:r>
      <w:r w:rsidRPr="00E77497">
        <w:rPr>
          <w:rFonts w:ascii="Arial" w:hAnsi="Arial" w:cs="Arial"/>
          <w:b/>
          <w:i w:val="0"/>
        </w:rPr>
        <w:t>::</w:t>
      </w:r>
    </w:p>
    <w:p w:rsidR="00831B9D" w:rsidRPr="00E77497" w:rsidRDefault="00831B9D" w:rsidP="00831B9D">
      <w:pPr>
        <w:pStyle w:val="SyntaxDefinition"/>
        <w:rPr>
          <w:vertAlign w:val="subscript"/>
        </w:rPr>
      </w:pPr>
      <w:r w:rsidRPr="00E77497">
        <w:t>DoubleStringCharacter DoubleStringCharacters</w:t>
      </w:r>
      <w:r w:rsidRPr="00E77497">
        <w:rPr>
          <w:rFonts w:ascii="Arial" w:hAnsi="Arial"/>
          <w:i w:val="0"/>
          <w:vertAlign w:val="subscript"/>
        </w:rPr>
        <w:t>opt</w:t>
      </w:r>
    </w:p>
    <w:p w:rsidR="00831B9D" w:rsidRPr="00E77497" w:rsidRDefault="00831B9D" w:rsidP="00831B9D">
      <w:pPr>
        <w:pStyle w:val="SyntaxRule"/>
      </w:pPr>
      <w:r w:rsidRPr="00E77497">
        <w:t xml:space="preserve">SingleStringCharacters </w:t>
      </w:r>
      <w:r w:rsidRPr="00E77497">
        <w:rPr>
          <w:rFonts w:ascii="Arial" w:hAnsi="Arial" w:cs="Arial"/>
          <w:b/>
          <w:i w:val="0"/>
        </w:rPr>
        <w:t>::</w:t>
      </w:r>
    </w:p>
    <w:p w:rsidR="00831B9D" w:rsidRPr="00E77497" w:rsidRDefault="00831B9D" w:rsidP="00831B9D">
      <w:pPr>
        <w:pStyle w:val="SyntaxDefinition"/>
        <w:rPr>
          <w:vertAlign w:val="subscript"/>
        </w:rPr>
      </w:pPr>
      <w:r w:rsidRPr="00E77497">
        <w:t>SingleStringCharacter SingleStringCharacters</w:t>
      </w:r>
      <w:r w:rsidRPr="00E77497">
        <w:rPr>
          <w:rFonts w:ascii="Arial" w:hAnsi="Arial"/>
          <w:i w:val="0"/>
          <w:vertAlign w:val="subscript"/>
        </w:rPr>
        <w:t>opt</w:t>
      </w:r>
    </w:p>
    <w:p w:rsidR="00831B9D" w:rsidRPr="00E77497" w:rsidRDefault="00831B9D" w:rsidP="00831B9D">
      <w:pPr>
        <w:pStyle w:val="SyntaxRule"/>
      </w:pPr>
      <w:r w:rsidRPr="00E77497">
        <w:t xml:space="preserve">DoubleStringCharacter </w:t>
      </w:r>
      <w:r w:rsidRPr="00E77497">
        <w:rPr>
          <w:rFonts w:ascii="Arial" w:hAnsi="Arial" w:cs="Arial"/>
          <w:b/>
          <w:i w:val="0"/>
        </w:rPr>
        <w:t>::</w:t>
      </w:r>
    </w:p>
    <w:p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831B9D" w:rsidRPr="00E77497" w:rsidRDefault="00831B9D" w:rsidP="00831B9D">
      <w:pPr>
        <w:pStyle w:val="SyntaxRule"/>
      </w:pPr>
      <w:r w:rsidRPr="00E77497">
        <w:t xml:space="preserve">SingleStringCharacter </w:t>
      </w:r>
      <w:r w:rsidRPr="00E77497">
        <w:rPr>
          <w:rFonts w:ascii="Arial" w:hAnsi="Arial" w:cs="Arial"/>
          <w:b/>
          <w:i w:val="0"/>
        </w:rPr>
        <w:t>::</w:t>
      </w:r>
    </w:p>
    <w:p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831B9D" w:rsidRPr="00E77497" w:rsidRDefault="00831B9D" w:rsidP="00831B9D">
      <w:pPr>
        <w:pStyle w:val="SyntaxRule"/>
        <w:rPr>
          <w:b/>
        </w:rPr>
      </w:pPr>
      <w:r w:rsidRPr="00E77497">
        <w:t xml:space="preserve">LineContinuation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cs="Courier New"/>
          <w:b/>
          <w:i w:val="0"/>
        </w:rPr>
        <w:t xml:space="preserve">\ </w:t>
      </w:r>
      <w:r w:rsidRPr="00E77497">
        <w:t>LineTerminatorSequence</w:t>
      </w:r>
    </w:p>
    <w:p w:rsidR="00831B9D" w:rsidRPr="00E77497" w:rsidRDefault="00831B9D" w:rsidP="00831B9D">
      <w:pPr>
        <w:pStyle w:val="SyntaxRule"/>
      </w:pPr>
      <w:r w:rsidRPr="00E77497">
        <w:t xml:space="preserve">EscapeSequence </w:t>
      </w:r>
      <w:r w:rsidRPr="00E77497">
        <w:rPr>
          <w:rFonts w:ascii="Arial" w:hAnsi="Arial" w:cs="Arial"/>
          <w:b/>
          <w:i w:val="0"/>
        </w:rPr>
        <w:t>::</w:t>
      </w:r>
    </w:p>
    <w:p w:rsidR="00831B9D" w:rsidRPr="00E77497" w:rsidRDefault="00831B9D" w:rsidP="00831B9D">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rsidR="00831B9D" w:rsidRPr="00E77497" w:rsidRDefault="00831B9D" w:rsidP="00831B9D">
      <w:r w:rsidRPr="00E77497">
        <w:t xml:space="preserve">A conforming implementation, when processing strict mode code (see </w:t>
      </w:r>
      <w:r>
        <w:fldChar w:fldCharType="begin"/>
      </w:r>
      <w:r>
        <w:instrText xml:space="preserve"> REF _Ref365534967 \r \h </w:instrText>
      </w:r>
      <w:r>
        <w:fldChar w:fldCharType="separate"/>
      </w:r>
      <w:ins w:id="1994" w:author="Rev 19 Allen Wirfs-Brock" w:date="2013-09-27T13:05:00Z">
        <w:r w:rsidR="00460CAC">
          <w:t>10.2.1</w:t>
        </w:r>
      </w:ins>
      <w:del w:id="1995" w:author="Rev 19 Allen Wirfs-Brock" w:date="2013-09-27T08:38:00Z">
        <w:r w:rsidR="00083CEC" w:rsidDel="009E7E9E">
          <w:delText>10.1.1</w:delText>
        </w:r>
      </w:del>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Pr>
          <w:rFonts w:asciiTheme="majorBidi" w:hAnsiTheme="majorBidi" w:cstheme="majorBidi"/>
          <w:i/>
          <w:iCs/>
        </w:rPr>
        <w:t>Legacy</w:t>
      </w:r>
      <w:r w:rsidRPr="00E77497">
        <w:rPr>
          <w:rFonts w:ascii="Times New Roman" w:hAnsi="Times New Roman"/>
          <w:i/>
        </w:rPr>
        <w:t>OctalEscapeSequence</w:t>
      </w:r>
      <w:r w:rsidRPr="00E77497">
        <w:t xml:space="preserve"> as described in </w:t>
      </w:r>
      <w:commentRangeStart w:id="1996"/>
      <w:r w:rsidRPr="00E77497">
        <w:t>B.1.2</w:t>
      </w:r>
      <w:commentRangeEnd w:id="1996"/>
      <w:r>
        <w:rPr>
          <w:rStyle w:val="CommentReference"/>
        </w:rPr>
        <w:commentReference w:id="1996"/>
      </w:r>
      <w:r w:rsidRPr="00E77497">
        <w:t>.</w:t>
      </w:r>
    </w:p>
    <w:p w:rsidR="00831B9D" w:rsidRPr="00E77497" w:rsidRDefault="00831B9D" w:rsidP="00831B9D">
      <w:pPr>
        <w:pStyle w:val="SyntaxRule"/>
      </w:pPr>
      <w:r w:rsidRPr="00E77497">
        <w:t xml:space="preserve">CharacterEscapeSequence </w:t>
      </w:r>
      <w:r w:rsidRPr="00E77497">
        <w:rPr>
          <w:rFonts w:ascii="Arial" w:hAnsi="Arial" w:cs="Arial"/>
          <w:b/>
          <w:i w:val="0"/>
        </w:rPr>
        <w:t>::</w:t>
      </w:r>
    </w:p>
    <w:p w:rsidR="00831B9D" w:rsidRPr="00E77497" w:rsidRDefault="00831B9D" w:rsidP="00831B9D">
      <w:pPr>
        <w:pStyle w:val="SyntaxDefinition"/>
      </w:pPr>
      <w:r w:rsidRPr="00E77497">
        <w:t>SingleEscapeCharacter</w:t>
      </w:r>
      <w:r w:rsidRPr="00E77497">
        <w:br/>
        <w:t>NonEscapeCharacter</w:t>
      </w:r>
    </w:p>
    <w:p w:rsidR="00831B9D" w:rsidRPr="00E77497" w:rsidRDefault="00831B9D" w:rsidP="00831B9D">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831B9D" w:rsidRPr="00C7794D" w:rsidRDefault="00831B9D" w:rsidP="00831B9D">
      <w:pPr>
        <w:pStyle w:val="SyntaxDefinition"/>
        <w:rPr>
          <w:rFonts w:ascii="Courier New" w:hAnsi="Courier New" w:cs="Courier New"/>
          <w:b/>
          <w:i w:val="0"/>
        </w:rPr>
      </w:pPr>
      <w:r w:rsidRPr="00C7794D">
        <w:rPr>
          <w:rFonts w:ascii="Courier New" w:hAnsi="Courier New" w:cs="Courier New"/>
          <w:b/>
          <w:i w:val="0"/>
        </w:rPr>
        <w:t>'  "  \  b  f  n  r  t  v</w:t>
      </w:r>
    </w:p>
    <w:p w:rsidR="00831B9D" w:rsidRPr="009C202C" w:rsidRDefault="00831B9D" w:rsidP="00831B9D">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rsidR="00831B9D" w:rsidRPr="00E77497" w:rsidRDefault="00831B9D" w:rsidP="00831B9D">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rsidR="00831B9D" w:rsidRPr="00E77497" w:rsidRDefault="00831B9D" w:rsidP="00831B9D">
      <w:pPr>
        <w:pStyle w:val="SyntaxRule"/>
      </w:pPr>
      <w:r w:rsidRPr="00E77497">
        <w:lastRenderedPageBreak/>
        <w:t xml:space="preserve">EscapeCharacter </w:t>
      </w:r>
      <w:r w:rsidRPr="00E77497">
        <w:rPr>
          <w:rFonts w:ascii="Arial" w:hAnsi="Arial" w:cs="Arial"/>
          <w:b/>
          <w:i w:val="0"/>
        </w:rPr>
        <w:t>::</w:t>
      </w:r>
    </w:p>
    <w:p w:rsidR="00831B9D" w:rsidRPr="00E77497" w:rsidRDefault="00831B9D" w:rsidP="00831B9D">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rsidR="00831B9D" w:rsidRPr="00E77497" w:rsidRDefault="00831B9D" w:rsidP="00831B9D">
      <w:pPr>
        <w:pStyle w:val="SyntaxRule"/>
      </w:pPr>
      <w:r w:rsidRPr="00E77497">
        <w:t xml:space="preserve">HexEscapeSequence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b/>
          <w:i w:val="0"/>
        </w:rPr>
        <w:t xml:space="preserve">x </w:t>
      </w:r>
      <w:r w:rsidRPr="00E77497">
        <w:t>HexDigit HexDigit</w:t>
      </w:r>
    </w:p>
    <w:p w:rsidR="00831B9D" w:rsidRPr="00E77497" w:rsidRDefault="00831B9D" w:rsidP="00831B9D">
      <w:pPr>
        <w:pStyle w:val="SyntaxRule"/>
      </w:pPr>
      <w:r w:rsidRPr="00E77497">
        <w:t xml:space="preserve">UnicodeEscapeSequence </w:t>
      </w:r>
      <w:r w:rsidRPr="00E77497">
        <w:rPr>
          <w:rFonts w:ascii="Arial" w:hAnsi="Arial" w:cs="Arial"/>
          <w:b/>
          <w:i w:val="0"/>
        </w:rPr>
        <w:t>::</w:t>
      </w:r>
    </w:p>
    <w:p w:rsidR="00831B9D" w:rsidRPr="0056346D" w:rsidRDefault="00831B9D" w:rsidP="00831B9D">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rsidR="00831B9D" w:rsidRPr="00E77497" w:rsidRDefault="00831B9D" w:rsidP="00831B9D">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460CAC">
        <w:t>11.8.3</w:t>
      </w:r>
      <w:r>
        <w:fldChar w:fldCharType="end"/>
      </w:r>
      <w:r w:rsidRPr="00E77497">
        <w:t xml:space="preserve">. </w:t>
      </w:r>
      <w:r w:rsidRPr="00E77497">
        <w:rPr>
          <w:rFonts w:ascii="Times New Roman" w:hAnsi="Times New Roman"/>
          <w:i/>
        </w:rPr>
        <w:t>SourceCharacter</w:t>
      </w:r>
      <w:r w:rsidRPr="00E77497">
        <w:t xml:space="preserve"> is defined in clause </w:t>
      </w:r>
      <w:r>
        <w:fldChar w:fldCharType="begin"/>
      </w:r>
      <w:r>
        <w:instrText xml:space="preserve"> REF _Ref365480122 \r \h </w:instrText>
      </w:r>
      <w:r>
        <w:fldChar w:fldCharType="separate"/>
      </w:r>
      <w:r w:rsidR="00460CAC">
        <w:t>10</w:t>
      </w:r>
      <w:r>
        <w:fldChar w:fldCharType="end"/>
      </w:r>
      <w:r w:rsidRPr="00E77497">
        <w:t>.</w:t>
      </w:r>
    </w:p>
    <w:p w:rsidR="00831B9D" w:rsidRPr="00E77497" w:rsidRDefault="00831B9D" w:rsidP="00831B9D">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rsidR="00831B9D" w:rsidRDefault="00831B9D" w:rsidP="00831B9D">
      <w:pPr>
        <w:rPr>
          <w:rFonts w:ascii="Helvetica" w:hAnsi="Helvetica"/>
          <w:b/>
        </w:rPr>
      </w:pPr>
      <w:r>
        <w:rPr>
          <w:rFonts w:ascii="Helvetica" w:hAnsi="Helvetica"/>
          <w:b/>
        </w:rPr>
        <w:t>Static Semantics</w:t>
      </w:r>
    </w:p>
    <w:p w:rsidR="00831B9D" w:rsidRDefault="00831B9D" w:rsidP="006A78DC">
      <w:pPr>
        <w:pStyle w:val="Heading4"/>
      </w:pPr>
      <w:r w:rsidRPr="00E77497">
        <w:t>Static Semantics:  Early Errors</w:t>
      </w:r>
    </w:p>
    <w:p w:rsidR="00831B9D" w:rsidRPr="00E77497" w:rsidRDefault="00831B9D" w:rsidP="00831B9D">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rsidR="00831B9D" w:rsidRDefault="00831B9D" w:rsidP="00831B9D">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rsidR="00831B9D" w:rsidRPr="00E77497" w:rsidRDefault="00831B9D" w:rsidP="006A78DC">
      <w:pPr>
        <w:pStyle w:val="Heading4"/>
      </w:pPr>
      <w:r w:rsidRPr="00E77497">
        <w:t xml:space="preserve">Static Semantics:  </w:t>
      </w:r>
      <w:r>
        <w:rPr>
          <w:rStyle w:val="bnf"/>
          <w:rFonts w:ascii="Helvetica" w:hAnsi="Helvetica"/>
          <w:b w:val="0"/>
          <w:i w:val="0"/>
        </w:rPr>
        <w:t>SV’s and CV’s</w:t>
      </w:r>
    </w:p>
    <w:p w:rsidR="00831B9D" w:rsidRPr="00E77497" w:rsidRDefault="00831B9D" w:rsidP="00831B9D">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 xml:space="preserve">characters within the string literal are interpreted as having a mathematical value (MV), as described below or in </w:t>
      </w:r>
      <w:r>
        <w:fldChar w:fldCharType="begin"/>
      </w:r>
      <w:r>
        <w:instrText xml:space="preserve"> REF _Ref424530746 \r \h </w:instrText>
      </w:r>
      <w:r>
        <w:fldChar w:fldCharType="separate"/>
      </w:r>
      <w:r w:rsidR="00460CAC">
        <w:t>11.8.3</w:t>
      </w:r>
      <w:r>
        <w:fldChar w:fldCharType="end"/>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lastRenderedPageBreak/>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rsidR="00831B9D" w:rsidRPr="00DA3686" w:rsidRDefault="00831B9D" w:rsidP="00831B9D">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sidR="00DA3686">
        <w:rPr>
          <w:rFonts w:ascii="Arial" w:hAnsi="Arial" w:cs="Arial"/>
        </w:rPr>
        <w:t xml:space="preserve"> to </w:t>
      </w:r>
      <w:r w:rsidR="00DA3686" w:rsidRPr="00DA3686">
        <w:rPr>
          <w:rFonts w:ascii="Arial" w:hAnsi="Arial" w:cs="Arial"/>
        </w:rPr>
        <w:fldChar w:fldCharType="begin"/>
      </w:r>
      <w:r w:rsidR="00DA3686" w:rsidRPr="00DA3686">
        <w:rPr>
          <w:rFonts w:ascii="Arial" w:hAnsi="Arial" w:cs="Arial"/>
        </w:rPr>
        <w:instrText xml:space="preserve"> REF _Ref365803173 \h </w:instrText>
      </w:r>
      <w:r w:rsidR="00DA3686">
        <w:rPr>
          <w:rFonts w:ascii="Arial" w:hAnsi="Arial" w:cs="Arial"/>
        </w:rPr>
        <w:instrText xml:space="preserve"> \* MERGEFORMAT </w:instrText>
      </w:r>
      <w:r w:rsidR="00DA3686" w:rsidRPr="00DA3686">
        <w:rPr>
          <w:rFonts w:ascii="Arial" w:hAnsi="Arial" w:cs="Arial"/>
        </w:rPr>
      </w:r>
      <w:r w:rsidR="00DA3686" w:rsidRPr="00DA3686">
        <w:rPr>
          <w:rFonts w:ascii="Arial" w:hAnsi="Arial" w:cs="Arial"/>
        </w:rPr>
        <w:fldChar w:fldCharType="separate"/>
      </w:r>
      <w:ins w:id="1997" w:author="Rev 19 Allen Wirfs-Brock" w:date="2013-09-27T13:05:00Z">
        <w:r w:rsidR="00460CAC" w:rsidRPr="00460CAC">
          <w:rPr>
            <w:rFonts w:ascii="Arial" w:hAnsi="Arial" w:cs="Arial"/>
            <w:rPrChange w:id="1998" w:author="Rev 19 Allen Wirfs-Brock" w:date="2013-09-27T13:05:00Z">
              <w:rPr/>
            </w:rPrChange>
          </w:rPr>
          <w:t xml:space="preserve">Table </w:t>
        </w:r>
        <w:r w:rsidR="00460CAC" w:rsidRPr="00460CAC">
          <w:rPr>
            <w:rFonts w:ascii="Arial" w:hAnsi="Arial" w:cs="Arial"/>
            <w:noProof/>
            <w:rPrChange w:id="1999" w:author="Rev 19 Allen Wirfs-Brock" w:date="2013-09-27T13:05:00Z">
              <w:rPr>
                <w:noProof/>
              </w:rPr>
            </w:rPrChange>
          </w:rPr>
          <w:t>30</w:t>
        </w:r>
      </w:ins>
      <w:ins w:id="2000" w:author="Rev 18 Allen Wirfs-Brock" w:date="2013-09-05T11:12:00Z">
        <w:del w:id="2001" w:author="Rev 19 Allen Wirfs-Brock" w:date="2013-09-27T08:38:00Z">
          <w:r w:rsidR="00C37EEF" w:rsidRPr="006A78DC" w:rsidDel="009E7E9E">
            <w:rPr>
              <w:rFonts w:ascii="Arial" w:hAnsi="Arial" w:cs="Arial"/>
            </w:rPr>
            <w:delText xml:space="preserve">Table </w:delText>
          </w:r>
          <w:r w:rsidR="00C37EEF" w:rsidRPr="006A78DC" w:rsidDel="009E7E9E">
            <w:rPr>
              <w:rFonts w:ascii="Arial" w:hAnsi="Arial" w:cs="Arial"/>
              <w:noProof/>
            </w:rPr>
            <w:delText>30</w:delText>
          </w:r>
        </w:del>
      </w:ins>
      <w:del w:id="2002" w:author="Rev 19 Allen Wirfs-Brock" w:date="2013-09-27T08:38:00Z">
        <w:r w:rsidR="00FB0307" w:rsidRPr="00FB0307" w:rsidDel="009E7E9E">
          <w:rPr>
            <w:rFonts w:ascii="Arial" w:hAnsi="Arial" w:cs="Arial"/>
          </w:rPr>
          <w:delText xml:space="preserve">Table </w:delText>
        </w:r>
        <w:r w:rsidR="00FB0307" w:rsidRPr="00FB0307" w:rsidDel="009E7E9E">
          <w:rPr>
            <w:rFonts w:ascii="Arial" w:hAnsi="Arial" w:cs="Arial"/>
            <w:noProof/>
          </w:rPr>
          <w:delText>30</w:delText>
        </w:r>
      </w:del>
      <w:r w:rsidR="00DA3686" w:rsidRPr="00DA3686">
        <w:rPr>
          <w:rFonts w:ascii="Arial" w:hAnsi="Arial" w:cs="Arial"/>
        </w:rPr>
        <w:fldChar w:fldCharType="end"/>
      </w:r>
      <w:r w:rsidR="00DA3686">
        <w:rPr>
          <w:rFonts w:ascii="Arial" w:hAnsi="Arial" w:cs="Arial"/>
        </w:rPr>
        <w:t>.</w:t>
      </w:r>
    </w:p>
    <w:p w:rsidR="00831B9D" w:rsidRDefault="00831B9D" w:rsidP="00831B9D">
      <w:pPr>
        <w:pStyle w:val="Caption"/>
        <w:keepNext/>
        <w:spacing w:before="120" w:after="120"/>
        <w:jc w:val="center"/>
      </w:pPr>
      <w:bookmarkStart w:id="2003" w:name="_Ref365803173"/>
      <w:r>
        <w:t xml:space="preserve">Table </w:t>
      </w:r>
      <w:r>
        <w:fldChar w:fldCharType="begin"/>
      </w:r>
      <w:r>
        <w:instrText xml:space="preserve"> SEQ Table \* ARABIC </w:instrText>
      </w:r>
      <w:r>
        <w:fldChar w:fldCharType="separate"/>
      </w:r>
      <w:r w:rsidR="00460CAC">
        <w:rPr>
          <w:noProof/>
        </w:rPr>
        <w:t>30</w:t>
      </w:r>
      <w:r>
        <w:fldChar w:fldCharType="end"/>
      </w:r>
      <w:bookmarkEnd w:id="2003"/>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831B9D" w:rsidRPr="00E77497" w:rsidTr="00831B9D">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pPr>
            <w:r w:rsidRPr="00E77497">
              <w:rPr>
                <w:rFonts w:ascii="Courier New" w:hAnsi="Courier New"/>
                <w:b/>
              </w:rPr>
              <w:t>\b</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8</w:t>
            </w:r>
          </w:p>
        </w:tc>
        <w:tc>
          <w:tcPr>
            <w:tcW w:w="2148" w:type="dxa"/>
          </w:tcPr>
          <w:p w:rsidR="00831B9D" w:rsidRPr="00E77497" w:rsidRDefault="00831B9D" w:rsidP="00831B9D">
            <w:pPr>
              <w:keepNext/>
              <w:spacing w:after="60"/>
            </w:pPr>
            <w:r w:rsidRPr="00E77497">
              <w:t>backspace</w:t>
            </w:r>
          </w:p>
        </w:tc>
        <w:tc>
          <w:tcPr>
            <w:tcW w:w="1264" w:type="dxa"/>
            <w:tcBorders>
              <w:right w:val="single" w:sz="6" w:space="0" w:color="000000"/>
            </w:tcBorders>
          </w:tcPr>
          <w:p w:rsidR="00831B9D" w:rsidRPr="00E77497" w:rsidRDefault="00831B9D" w:rsidP="00831B9D">
            <w:pPr>
              <w:keepNext/>
              <w:spacing w:after="60"/>
            </w:pPr>
            <w:r w:rsidRPr="00E77497">
              <w:t>&lt;BS&gt;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\t</w:t>
            </w:r>
          </w:p>
        </w:tc>
        <w:tc>
          <w:tcPr>
            <w:tcW w:w="2160" w:type="dxa"/>
          </w:tcPr>
          <w:p w:rsidR="00831B9D" w:rsidRPr="00E77497" w:rsidRDefault="00831B9D" w:rsidP="00831B9D">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rsidR="00831B9D" w:rsidRPr="00E77497" w:rsidRDefault="00831B9D" w:rsidP="00831B9D">
            <w:pPr>
              <w:keepNext/>
              <w:spacing w:after="60"/>
            </w:pPr>
            <w:r w:rsidRPr="00E77497">
              <w:t>horizontal tab</w:t>
            </w:r>
          </w:p>
        </w:tc>
        <w:tc>
          <w:tcPr>
            <w:tcW w:w="1264" w:type="dxa"/>
            <w:tcBorders>
              <w:right w:val="single" w:sz="6" w:space="0" w:color="000000"/>
            </w:tcBorders>
          </w:tcPr>
          <w:p w:rsidR="00831B9D" w:rsidRPr="00E77497" w:rsidRDefault="00831B9D" w:rsidP="00831B9D">
            <w:pPr>
              <w:keepNext/>
              <w:spacing w:after="60"/>
            </w:pPr>
            <w:r w:rsidRPr="00E77497">
              <w:t>&lt;HT&gt;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\n</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A</w:t>
            </w:r>
          </w:p>
        </w:tc>
        <w:tc>
          <w:tcPr>
            <w:tcW w:w="2148" w:type="dxa"/>
          </w:tcPr>
          <w:p w:rsidR="00831B9D" w:rsidRPr="00E77497" w:rsidRDefault="00831B9D" w:rsidP="00831B9D">
            <w:pPr>
              <w:keepNext/>
              <w:spacing w:after="60"/>
            </w:pPr>
            <w:r w:rsidRPr="00E77497">
              <w:t>line feed (new line)</w:t>
            </w:r>
          </w:p>
        </w:tc>
        <w:tc>
          <w:tcPr>
            <w:tcW w:w="1264" w:type="dxa"/>
            <w:tcBorders>
              <w:right w:val="single" w:sz="6" w:space="0" w:color="000000"/>
            </w:tcBorders>
          </w:tcPr>
          <w:p w:rsidR="00831B9D" w:rsidRPr="00E77497" w:rsidRDefault="00831B9D" w:rsidP="00831B9D">
            <w:pPr>
              <w:keepNext/>
              <w:spacing w:after="60"/>
            </w:pPr>
            <w:r w:rsidRPr="00E77497">
              <w:t>&lt;LF&gt;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New" w:hAnsi="Courier New"/>
                <w:b/>
              </w:rPr>
            </w:pPr>
            <w:r w:rsidRPr="00E77497">
              <w:rPr>
                <w:rFonts w:ascii="Courier New" w:hAnsi="Courier New"/>
                <w:b/>
              </w:rPr>
              <w:t>\v</w:t>
            </w:r>
          </w:p>
        </w:tc>
        <w:tc>
          <w:tcPr>
            <w:tcW w:w="2160" w:type="dxa"/>
          </w:tcPr>
          <w:p w:rsidR="00831B9D" w:rsidRPr="00E77497" w:rsidRDefault="00831B9D" w:rsidP="00831B9D">
            <w:pPr>
              <w:keepNext/>
              <w:spacing w:after="60"/>
              <w:rPr>
                <w:rFonts w:ascii="Courier New" w:hAnsi="Courier New"/>
                <w:b/>
              </w:rPr>
            </w:pPr>
            <w:r>
              <w:rPr>
                <w:rFonts w:ascii="Courier New" w:hAnsi="Courier New"/>
                <w:b/>
              </w:rPr>
              <w:t>0x000B</w:t>
            </w:r>
          </w:p>
        </w:tc>
        <w:tc>
          <w:tcPr>
            <w:tcW w:w="2148" w:type="dxa"/>
          </w:tcPr>
          <w:p w:rsidR="00831B9D" w:rsidRPr="00E77497" w:rsidRDefault="00831B9D" w:rsidP="00831B9D">
            <w:pPr>
              <w:keepNext/>
              <w:spacing w:after="60"/>
            </w:pPr>
            <w:r w:rsidRPr="00E77497">
              <w:t>vertical tab</w:t>
            </w:r>
          </w:p>
        </w:tc>
        <w:tc>
          <w:tcPr>
            <w:tcW w:w="1264" w:type="dxa"/>
            <w:tcBorders>
              <w:right w:val="single" w:sz="6" w:space="0" w:color="000000"/>
            </w:tcBorders>
          </w:tcPr>
          <w:p w:rsidR="00831B9D" w:rsidRPr="00E77497" w:rsidRDefault="00831B9D" w:rsidP="00831B9D">
            <w:pPr>
              <w:keepNext/>
              <w:spacing w:after="60"/>
            </w:pPr>
            <w:r w:rsidRPr="00E77497">
              <w:t>&lt;VT&gt;</w:t>
            </w:r>
          </w:p>
        </w:tc>
      </w:tr>
      <w:tr w:rsidR="00831B9D" w:rsidRPr="00E77497" w:rsidTr="00831B9D">
        <w:trPr>
          <w:jc w:val="center"/>
        </w:trPr>
        <w:tc>
          <w:tcPr>
            <w:tcW w:w="2198" w:type="dxa"/>
            <w:tcBorders>
              <w:left w:val="single" w:sz="6" w:space="0" w:color="000000"/>
            </w:tcBorders>
          </w:tcPr>
          <w:p w:rsidR="00831B9D" w:rsidRPr="00C7794D" w:rsidRDefault="00831B9D" w:rsidP="00831B9D">
            <w:pPr>
              <w:keepNext/>
              <w:spacing w:after="60"/>
              <w:jc w:val="center"/>
              <w:rPr>
                <w:rFonts w:ascii="Courier" w:hAnsi="Courier"/>
                <w:b/>
              </w:rPr>
            </w:pPr>
            <w:r w:rsidRPr="00E77497">
              <w:rPr>
                <w:rFonts w:ascii="Courier New" w:hAnsi="Courier New"/>
                <w:b/>
              </w:rPr>
              <w:t>\f</w:t>
            </w:r>
          </w:p>
        </w:tc>
        <w:tc>
          <w:tcPr>
            <w:tcW w:w="2160" w:type="dxa"/>
          </w:tcPr>
          <w:p w:rsidR="00831B9D" w:rsidRPr="00E65A34" w:rsidRDefault="00831B9D" w:rsidP="00831B9D">
            <w:pPr>
              <w:keepNext/>
              <w:spacing w:after="60"/>
            </w:pPr>
            <w:r>
              <w:rPr>
                <w:rFonts w:ascii="Courier New" w:hAnsi="Courier New"/>
                <w:b/>
              </w:rPr>
              <w:t>0x000</w:t>
            </w:r>
            <w:r w:rsidRPr="004D1BD1">
              <w:rPr>
                <w:rFonts w:ascii="Courier New" w:hAnsi="Courier New"/>
                <w:b/>
              </w:rPr>
              <w:t>C</w:t>
            </w:r>
          </w:p>
        </w:tc>
        <w:tc>
          <w:tcPr>
            <w:tcW w:w="2148" w:type="dxa"/>
          </w:tcPr>
          <w:p w:rsidR="00831B9D" w:rsidRPr="009C202C" w:rsidRDefault="00831B9D" w:rsidP="00831B9D">
            <w:pPr>
              <w:keepNext/>
              <w:spacing w:after="60"/>
            </w:pPr>
            <w:r w:rsidRPr="009C202C">
              <w:t>form feed</w:t>
            </w:r>
          </w:p>
        </w:tc>
        <w:tc>
          <w:tcPr>
            <w:tcW w:w="1264" w:type="dxa"/>
            <w:tcBorders>
              <w:right w:val="single" w:sz="6" w:space="0" w:color="000000"/>
            </w:tcBorders>
          </w:tcPr>
          <w:p w:rsidR="00831B9D" w:rsidRPr="009C202C" w:rsidRDefault="00831B9D" w:rsidP="00831B9D">
            <w:pPr>
              <w:keepNext/>
              <w:spacing w:after="60"/>
            </w:pPr>
            <w:r w:rsidRPr="009C202C">
              <w:t>&lt;FF&gt;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pPr>
            <w:r w:rsidRPr="00E77497">
              <w:rPr>
                <w:rFonts w:ascii="Courier New" w:hAnsi="Courier New"/>
                <w:b/>
              </w:rPr>
              <w:t>\r</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D</w:t>
            </w:r>
          </w:p>
        </w:tc>
        <w:tc>
          <w:tcPr>
            <w:tcW w:w="2148" w:type="dxa"/>
          </w:tcPr>
          <w:p w:rsidR="00831B9D" w:rsidRPr="00E77497" w:rsidRDefault="00831B9D" w:rsidP="00831B9D">
            <w:pPr>
              <w:keepNext/>
              <w:spacing w:after="60"/>
            </w:pPr>
            <w:r w:rsidRPr="00E77497">
              <w:t>carriage return</w:t>
            </w:r>
          </w:p>
        </w:tc>
        <w:tc>
          <w:tcPr>
            <w:tcW w:w="1264" w:type="dxa"/>
            <w:tcBorders>
              <w:right w:val="single" w:sz="6" w:space="0" w:color="000000"/>
            </w:tcBorders>
          </w:tcPr>
          <w:p w:rsidR="00831B9D" w:rsidRPr="00E77497" w:rsidRDefault="00831B9D" w:rsidP="00831B9D">
            <w:pPr>
              <w:keepNext/>
              <w:spacing w:after="60"/>
            </w:pPr>
            <w:r w:rsidRPr="00E77497">
              <w:t>&lt;CR&gt;</w:t>
            </w:r>
          </w:p>
        </w:tc>
      </w:tr>
      <w:tr w:rsidR="00831B9D" w:rsidRPr="00E77497" w:rsidTr="00831B9D">
        <w:trPr>
          <w:jc w:val="center"/>
        </w:trPr>
        <w:tc>
          <w:tcPr>
            <w:tcW w:w="2198" w:type="dxa"/>
            <w:tcBorders>
              <w:left w:val="single" w:sz="6" w:space="0" w:color="000000"/>
            </w:tcBorders>
          </w:tcPr>
          <w:p w:rsidR="00831B9D" w:rsidRPr="00C7794D" w:rsidRDefault="00831B9D" w:rsidP="00831B9D">
            <w:pPr>
              <w:keepNext/>
              <w:spacing w:after="60"/>
              <w:jc w:val="center"/>
            </w:pPr>
            <w:r w:rsidRPr="00E77497">
              <w:rPr>
                <w:rFonts w:ascii="Courier New" w:hAnsi="Courier New"/>
                <w:b/>
              </w:rPr>
              <w:t>\"</w:t>
            </w:r>
          </w:p>
        </w:tc>
        <w:tc>
          <w:tcPr>
            <w:tcW w:w="2160" w:type="dxa"/>
          </w:tcPr>
          <w:p w:rsidR="00831B9D" w:rsidRPr="00C7794D" w:rsidRDefault="00831B9D" w:rsidP="00831B9D">
            <w:pPr>
              <w:keepNext/>
              <w:spacing w:after="60"/>
            </w:pPr>
            <w:r>
              <w:rPr>
                <w:rFonts w:ascii="Courier New" w:hAnsi="Courier New"/>
                <w:b/>
              </w:rPr>
              <w:t>0x00</w:t>
            </w:r>
            <w:r w:rsidRPr="004D1BD1">
              <w:rPr>
                <w:rFonts w:ascii="Courier New" w:hAnsi="Courier New"/>
                <w:b/>
              </w:rPr>
              <w:t>22</w:t>
            </w:r>
          </w:p>
        </w:tc>
        <w:tc>
          <w:tcPr>
            <w:tcW w:w="2148" w:type="dxa"/>
          </w:tcPr>
          <w:p w:rsidR="00831B9D" w:rsidRPr="00E65A34" w:rsidRDefault="00831B9D" w:rsidP="00831B9D">
            <w:pPr>
              <w:keepNext/>
              <w:spacing w:after="60"/>
            </w:pPr>
            <w:r w:rsidRPr="004D1BD1">
              <w:t>double</w:t>
            </w:r>
            <w:r w:rsidRPr="00E65A34">
              <w:t xml:space="preserve"> quote</w:t>
            </w:r>
          </w:p>
        </w:tc>
        <w:tc>
          <w:tcPr>
            <w:tcW w:w="1264" w:type="dxa"/>
            <w:tcBorders>
              <w:right w:val="single" w:sz="6" w:space="0" w:color="000000"/>
            </w:tcBorders>
          </w:tcPr>
          <w:p w:rsidR="00831B9D" w:rsidRPr="009C202C" w:rsidRDefault="00831B9D" w:rsidP="00831B9D">
            <w:pPr>
              <w:keepNext/>
              <w:spacing w:after="60"/>
              <w:rPr>
                <w:rFonts w:ascii="Courier New" w:hAnsi="Courier New"/>
              </w:rPr>
            </w:pPr>
            <w:r w:rsidRPr="009C202C">
              <w:rPr>
                <w:rFonts w:ascii="Courier New" w:hAnsi="Courier New"/>
                <w:b/>
              </w:rPr>
              <w: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Pr>
          <w:p w:rsidR="00831B9D" w:rsidRPr="00E77497" w:rsidRDefault="00831B9D" w:rsidP="00831B9D">
            <w:pPr>
              <w:keepNext/>
              <w:spacing w:after="60"/>
            </w:pPr>
            <w:r>
              <w:rPr>
                <w:rFonts w:ascii="Courier New" w:hAnsi="Courier New"/>
                <w:b/>
              </w:rPr>
              <w:t>0x00</w:t>
            </w:r>
            <w:r w:rsidRPr="00E77497">
              <w:rPr>
                <w:rFonts w:ascii="Courier New" w:hAnsi="Courier New"/>
                <w:b/>
              </w:rPr>
              <w:t>27</w:t>
            </w:r>
          </w:p>
        </w:tc>
        <w:tc>
          <w:tcPr>
            <w:tcW w:w="2148" w:type="dxa"/>
          </w:tcPr>
          <w:p w:rsidR="00831B9D" w:rsidRPr="00E77497" w:rsidRDefault="00831B9D" w:rsidP="00831B9D">
            <w:pPr>
              <w:keepNext/>
              <w:spacing w:after="60"/>
            </w:pPr>
            <w:r w:rsidRPr="00E77497">
              <w:t>single quote</w:t>
            </w:r>
          </w:p>
        </w:tc>
        <w:tc>
          <w:tcPr>
            <w:tcW w:w="1264" w:type="dxa"/>
            <w:tcBorders>
              <w:right w:val="single" w:sz="6" w:space="0" w:color="000000"/>
            </w:tcBorders>
          </w:tcPr>
          <w:p w:rsidR="00831B9D" w:rsidRPr="00E77497" w:rsidRDefault="00831B9D" w:rsidP="00831B9D">
            <w:pPr>
              <w:keepNext/>
              <w:spacing w:after="60"/>
            </w:pPr>
            <w:r w:rsidRPr="00E77497">
              <w:rPr>
                <w:rFonts w:ascii="Courier New" w:hAnsi="Courier New"/>
                <w:b/>
              </w:rPr>
              <w:t>'</w:t>
            </w:r>
          </w:p>
        </w:tc>
      </w:tr>
      <w:tr w:rsidR="00831B9D" w:rsidRPr="00E77497" w:rsidTr="00831B9D">
        <w:trPr>
          <w:jc w:val="center"/>
        </w:trPr>
        <w:tc>
          <w:tcPr>
            <w:tcW w:w="2198" w:type="dxa"/>
            <w:tcBorders>
              <w:left w:val="single" w:sz="6" w:space="0" w:color="000000"/>
              <w:bottom w:val="single" w:sz="12"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rsidR="00831B9D" w:rsidRPr="00E77497" w:rsidRDefault="00831B9D" w:rsidP="00831B9D">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rsidR="00831B9D" w:rsidRPr="00E77497" w:rsidRDefault="00831B9D" w:rsidP="00831B9D">
            <w:pPr>
              <w:keepNext/>
              <w:spacing w:after="60"/>
            </w:pPr>
            <w:r w:rsidRPr="00E77497">
              <w:t>backslash</w:t>
            </w:r>
          </w:p>
        </w:tc>
        <w:tc>
          <w:tcPr>
            <w:tcW w:w="1264" w:type="dxa"/>
            <w:tcBorders>
              <w:bottom w:val="single" w:sz="12" w:space="0" w:color="000000"/>
              <w:right w:val="single" w:sz="6" w:space="0" w:color="000000"/>
            </w:tcBorders>
          </w:tcPr>
          <w:p w:rsidR="00831B9D" w:rsidRPr="00E77497" w:rsidRDefault="00831B9D" w:rsidP="00831B9D">
            <w:pPr>
              <w:keepNext/>
              <w:spacing w:after="60"/>
              <w:rPr>
                <w:rFonts w:ascii="Courier" w:hAnsi="Courier"/>
                <w:b/>
              </w:rPr>
            </w:pPr>
            <w:r w:rsidRPr="00E77497">
              <w:rPr>
                <w:rFonts w:ascii="Courier New" w:hAnsi="Courier New"/>
                <w:b/>
              </w:rPr>
              <w:t>\</w:t>
            </w:r>
          </w:p>
        </w:tc>
      </w:tr>
    </w:tbl>
    <w:p w:rsidR="00831B9D" w:rsidRPr="00E77497" w:rsidRDefault="00831B9D" w:rsidP="00831B9D"/>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831B9D" w:rsidRPr="00E77497" w:rsidRDefault="00831B9D" w:rsidP="00831B9D">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rsidR="004C02EF" w:rsidRPr="00E77497" w:rsidRDefault="004C02EF" w:rsidP="007D5644">
      <w:pPr>
        <w:pStyle w:val="Heading3"/>
      </w:pPr>
      <w:bookmarkStart w:id="2004" w:name="_Toc368050354"/>
      <w:r w:rsidRPr="00E77497">
        <w:t>Regular Expression Literals</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2004"/>
    </w:p>
    <w:p w:rsidR="004C02EF" w:rsidRPr="00E77497" w:rsidRDefault="00215101" w:rsidP="00C442E2">
      <w:pPr>
        <w:pStyle w:val="Note"/>
      </w:pPr>
      <w:r>
        <w:t>NOTE</w:t>
      </w:r>
      <w:r>
        <w:tab/>
      </w:r>
      <w:r w:rsidR="004C02EF" w:rsidRPr="00E77497">
        <w:t xml:space="preserve">A regular expression literal is an input element that is converted to a RegExp object (see </w:t>
      </w:r>
      <w:r w:rsidR="00981659">
        <w:fldChar w:fldCharType="begin"/>
      </w:r>
      <w:r w:rsidR="00981659">
        <w:instrText xml:space="preserve"> REF _Ref365534640 \r \h </w:instrText>
      </w:r>
      <w:r w:rsidR="00981659">
        <w:fldChar w:fldCharType="separate"/>
      </w:r>
      <w:r w:rsidR="00460CAC">
        <w:t>21.2</w:t>
      </w:r>
      <w:r w:rsidR="00981659">
        <w:fldChar w:fldCharType="end"/>
      </w:r>
      <w:r w:rsidR="004C02EF" w:rsidRPr="00E77497">
        <w:t xml:space="preserve">)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w:t>
      </w:r>
      <w:r w:rsidR="00981659">
        <w:fldChar w:fldCharType="begin"/>
      </w:r>
      <w:r w:rsidR="00981659">
        <w:instrText xml:space="preserve"> REF _Ref365534675 \r \h </w:instrText>
      </w:r>
      <w:r w:rsidR="00981659">
        <w:fldChar w:fldCharType="separate"/>
      </w:r>
      <w:r w:rsidR="00460CAC">
        <w:t>21.2.3.2</w:t>
      </w:r>
      <w:r w:rsidR="00981659">
        <w:fldChar w:fldCharType="end"/>
      </w:r>
      <w:r w:rsidR="004C02EF" w:rsidRPr="00E77497">
        <w:t xml:space="preserve">) or calling the </w:t>
      </w:r>
      <w:r w:rsidR="004C02EF" w:rsidRPr="00E77497">
        <w:rPr>
          <w:rFonts w:ascii="Courier New" w:hAnsi="Courier New"/>
          <w:b/>
        </w:rPr>
        <w:t>RegExp</w:t>
      </w:r>
      <w:r w:rsidR="004C02EF" w:rsidRPr="00E77497">
        <w:t xml:space="preserve"> constructor as a function (</w:t>
      </w:r>
      <w:r w:rsidR="00981659">
        <w:fldChar w:fldCharType="begin"/>
      </w:r>
      <w:r w:rsidR="00981659">
        <w:instrText xml:space="preserve"> REF _Ref365534690 \r \h </w:instrText>
      </w:r>
      <w:r w:rsidR="00981659">
        <w:fldChar w:fldCharType="separate"/>
      </w:r>
      <w:r w:rsidR="00460CAC">
        <w:t>21.2.3.1</w:t>
      </w:r>
      <w:r w:rsidR="00981659">
        <w:fldChar w:fldCharType="end"/>
      </w:r>
      <w:r w:rsidR="004C02EF" w:rsidRPr="00E77497">
        <w:t>).</w:t>
      </w:r>
    </w:p>
    <w:p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w:t>
      </w:r>
      <w:r w:rsidR="00981659">
        <w:fldChar w:fldCharType="begin"/>
      </w:r>
      <w:r w:rsidR="00981659">
        <w:instrText xml:space="preserve"> REF _Ref365534757 \r \h </w:instrText>
      </w:r>
      <w:r w:rsidR="00981659">
        <w:fldChar w:fldCharType="separate"/>
      </w:r>
      <w:r w:rsidR="00460CAC">
        <w:t>21.2.1</w:t>
      </w:r>
      <w:r w:rsidR="00981659">
        <w:fldChar w:fldCharType="end"/>
      </w:r>
      <w:r w:rsidR="00C3505C">
        <w:t xml:space="preserve">). </w:t>
      </w:r>
    </w:p>
    <w:p w:rsidR="004C02EF" w:rsidRPr="00E77497" w:rsidRDefault="004C02EF" w:rsidP="004C02EF">
      <w:r w:rsidRPr="00E77497">
        <w:t>An implementation may extend the</w:t>
      </w:r>
      <w:r w:rsidR="00C3505C" w:rsidRPr="00C3505C">
        <w:t xml:space="preserve"> </w:t>
      </w:r>
      <w:r w:rsidR="00C3505C">
        <w:t xml:space="preserve">ECMAScript Regular Expression grammar defined in </w:t>
      </w:r>
      <w:r w:rsidR="00981659">
        <w:fldChar w:fldCharType="begin"/>
      </w:r>
      <w:r w:rsidR="00981659">
        <w:instrText xml:space="preserve"> REF _Ref365534801 \r \h </w:instrText>
      </w:r>
      <w:r w:rsidR="00981659">
        <w:fldChar w:fldCharType="separate"/>
      </w:r>
      <w:r w:rsidR="00460CAC">
        <w:t>21.2.1</w:t>
      </w:r>
      <w:r w:rsidR="00981659">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RegularExpressionLiteral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RegularExpressionFirstChar RegularExpressionChars</w:t>
      </w:r>
    </w:p>
    <w:p w:rsidR="004C02EF" w:rsidRPr="00E77497" w:rsidRDefault="004C02EF" w:rsidP="004C02EF">
      <w:pPr>
        <w:pStyle w:val="SyntaxRule"/>
      </w:pPr>
      <w:r w:rsidRPr="00E77497">
        <w:lastRenderedPageBreak/>
        <w:t xml:space="preserve">RegularExpressionChars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rsidR="004C02EF" w:rsidRPr="00E77497" w:rsidRDefault="004C02EF" w:rsidP="004C02EF">
      <w:pPr>
        <w:pStyle w:val="SyntaxRule"/>
      </w:pPr>
      <w:r w:rsidRPr="00E77497">
        <w:t xml:space="preserve">RegularExpressionFirstChar </w:t>
      </w:r>
      <w:r w:rsidRPr="00E77497">
        <w:rPr>
          <w:rFonts w:ascii="Arial" w:hAnsi="Arial" w:cs="Arial"/>
          <w:b/>
          <w:i w:val="0"/>
        </w:rPr>
        <w:t>::</w:t>
      </w:r>
    </w:p>
    <w:p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RegularExpressionChar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rsidR="004C02EF" w:rsidRPr="00E77497" w:rsidRDefault="004C02EF" w:rsidP="004C02EF">
      <w:pPr>
        <w:pStyle w:val="SyntaxRule"/>
      </w:pPr>
      <w:r w:rsidRPr="00E77497">
        <w:t xml:space="preserve">RegularExpressionNonTerminator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rsidR="004C02EF" w:rsidRPr="00E77497" w:rsidRDefault="004C02EF" w:rsidP="004C02EF">
      <w:pPr>
        <w:pStyle w:val="SyntaxRule"/>
      </w:pPr>
      <w:r w:rsidRPr="00E77497">
        <w:t xml:space="preserve">RegularExpressionClass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rsidR="007235DB" w:rsidRDefault="007235DB" w:rsidP="006A78DC">
      <w:pPr>
        <w:pStyle w:val="Heading4"/>
      </w:pPr>
      <w:r w:rsidRPr="00E77497">
        <w:t>Static Semantics:  Early Errors</w:t>
      </w:r>
    </w:p>
    <w:p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w:t>
      </w:r>
      <w:ins w:id="2005" w:author="Rev 19 Allen Wirfs-Brock" w:date="2013-09-26T17:34:00Z">
        <w:r w:rsidR="00284A05">
          <w:t>n</w:t>
        </w:r>
      </w:ins>
      <w:r>
        <w:t xml:space="preserve"> Unicode escape sequence</w:t>
      </w:r>
      <w:r>
        <w:rPr>
          <w:rStyle w:val="bnf"/>
          <w:rFonts w:ascii="Arial" w:hAnsi="Arial" w:cs="Arial"/>
          <w:i w:val="0"/>
        </w:rPr>
        <w:t>.</w:t>
      </w:r>
      <w:r w:rsidRPr="00E77497">
        <w:rPr>
          <w:rFonts w:ascii="Courier New" w:hAnsi="Courier New" w:cs="Courier New"/>
          <w:b/>
          <w:iCs/>
        </w:rPr>
        <w:t xml:space="preserve"> </w:t>
      </w:r>
    </w:p>
    <w:p w:rsidR="000611A9" w:rsidRPr="00E77497" w:rsidRDefault="000611A9" w:rsidP="006A78DC">
      <w:pPr>
        <w:pStyle w:val="Heading4"/>
      </w:pPr>
      <w:r w:rsidRPr="00E77497">
        <w:t xml:space="preserve">Static Semantics:  </w:t>
      </w:r>
      <w:r w:rsidRPr="00693A3A">
        <w:rPr>
          <w:rStyle w:val="bnf"/>
          <w:rFonts w:ascii="Arial" w:hAnsi="Arial" w:cs="Arial"/>
          <w:i w:val="0"/>
        </w:rPr>
        <w:t>BodyText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rsidR="000611A9" w:rsidRPr="00E77497" w:rsidRDefault="000611A9" w:rsidP="006A78DC">
      <w:pPr>
        <w:pStyle w:val="Heading4"/>
      </w:pPr>
      <w:r w:rsidRPr="00E77497">
        <w:t xml:space="preserve">Static Semantics:  </w:t>
      </w:r>
      <w:r w:rsidRPr="00693A3A">
        <w:rPr>
          <w:rStyle w:val="bnf"/>
          <w:rFonts w:ascii="Arial" w:hAnsi="Arial" w:cs="Arial"/>
          <w:i w:val="0"/>
        </w:rPr>
        <w:t>FlagText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rsidR="00B6358F" w:rsidRPr="00E77497" w:rsidRDefault="00387B31" w:rsidP="007D5644">
      <w:pPr>
        <w:pStyle w:val="Heading3"/>
      </w:pPr>
      <w:bookmarkStart w:id="2006" w:name="_Ref365548182"/>
      <w:bookmarkStart w:id="2007" w:name="_Ref365548197"/>
      <w:bookmarkStart w:id="2008" w:name="_Ref365548210"/>
      <w:bookmarkStart w:id="2009" w:name="_Ref365548225"/>
      <w:bookmarkStart w:id="2010" w:name="_Ref365548237"/>
      <w:bookmarkStart w:id="2011" w:name="_Ref365548249"/>
      <w:bookmarkStart w:id="2012" w:name="_Ref463859562"/>
      <w:bookmarkStart w:id="2013" w:name="_Toc472818770"/>
      <w:bookmarkStart w:id="2014" w:name="_Toc235503323"/>
      <w:bookmarkStart w:id="2015" w:name="_Toc241509098"/>
      <w:bookmarkStart w:id="2016" w:name="_Toc244416585"/>
      <w:bookmarkStart w:id="2017" w:name="_Toc276630949"/>
      <w:bookmarkStart w:id="2018" w:name="_Toc368050355"/>
      <w:r>
        <w:lastRenderedPageBreak/>
        <w:t xml:space="preserve">Template </w:t>
      </w:r>
      <w:r w:rsidR="00B6358F" w:rsidRPr="00E77497">
        <w:t>Literal</w:t>
      </w:r>
      <w:r w:rsidR="00B6358F">
        <w:t xml:space="preserve"> Lexical Comp</w:t>
      </w:r>
      <w:r w:rsidR="002C1B8F">
        <w:t>o</w:t>
      </w:r>
      <w:r w:rsidR="00B6358F">
        <w:t>nents</w:t>
      </w:r>
      <w:bookmarkEnd w:id="2006"/>
      <w:bookmarkEnd w:id="2007"/>
      <w:bookmarkEnd w:id="2008"/>
      <w:bookmarkEnd w:id="2009"/>
      <w:bookmarkEnd w:id="2010"/>
      <w:bookmarkEnd w:id="2011"/>
      <w:bookmarkEnd w:id="2018"/>
    </w:p>
    <w:p w:rsidR="00B6358F" w:rsidRPr="00E77497" w:rsidRDefault="00B6358F" w:rsidP="00B6358F">
      <w:pPr>
        <w:pStyle w:val="Syntax"/>
      </w:pPr>
      <w:r w:rsidRPr="00E77497">
        <w:t>Syntax</w:t>
      </w:r>
    </w:p>
    <w:p w:rsidR="00B6358F" w:rsidRPr="00E77497" w:rsidRDefault="00387B31" w:rsidP="00B6358F">
      <w:pPr>
        <w:pStyle w:val="SyntaxRule"/>
      </w:pPr>
      <w:r>
        <w:t>Template</w:t>
      </w:r>
      <w:r w:rsidR="00B6358F">
        <w:t xml:space="preserve"> </w:t>
      </w:r>
      <w:r w:rsidR="00B6358F" w:rsidRPr="00E77497">
        <w:rPr>
          <w:rFonts w:ascii="Arial" w:hAnsi="Arial" w:cs="Arial"/>
          <w:b/>
          <w:i w:val="0"/>
        </w:rPr>
        <w:t>::</w:t>
      </w:r>
    </w:p>
    <w:p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r w:rsidR="00822130">
        <w:rPr>
          <w:rFonts w:ascii="Courier New" w:hAnsi="Courier New"/>
          <w:b/>
          <w:i w:val="0"/>
        </w:rPr>
        <w:t>$</w:t>
      </w:r>
      <w:r w:rsidRPr="00E77497">
        <w:t xml:space="preserve"> </w:t>
      </w:r>
      <w:ins w:id="2019" w:author="Rev 19 Allen Wirfs-Brock" w:date="2013-09-25T16:23:00Z">
        <w:r w:rsidR="007C2C30" w:rsidRPr="00E77497">
          <w:rPr>
            <w:rFonts w:ascii="Arial" w:hAnsi="Arial" w:cs="Arial"/>
            <w:b/>
            <w:i w:val="0"/>
          </w:rPr>
          <w:t>or</w:t>
        </w:r>
        <w:r w:rsidR="007C2C30" w:rsidRPr="00E77497">
          <w:rPr>
            <w:b/>
          </w:rPr>
          <w:t xml:space="preserve"> </w:t>
        </w:r>
        <w:r w:rsidR="007C2C30" w:rsidRPr="00E77497">
          <w:t>LineTerminator</w:t>
        </w:r>
      </w:ins>
      <w:ins w:id="2020" w:author="Rev 19 Allen Wirfs-Brock" w:date="2013-09-26T11:35:00Z">
        <w:r w:rsidR="006757A6">
          <w:t>Sequence</w:t>
        </w:r>
      </w:ins>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ins w:id="2021" w:author="Rev 19 Allen Wirfs-Brock" w:date="2013-09-25T16:25:00Z">
        <w:r w:rsidR="007C2C30">
          <w:br/>
        </w:r>
        <w:r w:rsidR="007C2C30" w:rsidRPr="00E77497">
          <w:t>LineTerminator</w:t>
        </w:r>
      </w:ins>
      <w:ins w:id="2022" w:author="Rev 19 Allen Wirfs-Brock" w:date="2013-09-25T16:30:00Z">
        <w:r w:rsidR="007C2C30">
          <w:t>Sequence</w:t>
        </w:r>
      </w:ins>
    </w:p>
    <w:p w:rsidR="00D24575" w:rsidRPr="00693A3A" w:rsidRDefault="00D24575" w:rsidP="007C2C30">
      <w:pPr>
        <w:pStyle w:val="Heading4"/>
        <w:rPr>
          <w:rFonts w:cs="Arial"/>
        </w:rPr>
      </w:pPr>
      <w:r w:rsidRPr="00E77497">
        <w:t xml:space="preserve">Static Semantics:  </w:t>
      </w:r>
      <w:r w:rsidR="00387B31" w:rsidRPr="006757A6">
        <w:rPr>
          <w:rStyle w:val="bnf"/>
          <w:rFonts w:ascii="Arial" w:hAnsi="Arial" w:cs="Arial"/>
          <w:i w:val="0"/>
        </w:rPr>
        <w:t>TV</w:t>
      </w:r>
      <w:r w:rsidRPr="006757A6">
        <w:rPr>
          <w:rStyle w:val="bnf"/>
          <w:rFonts w:ascii="Arial" w:hAnsi="Arial" w:cs="Arial"/>
          <w:i w:val="0"/>
        </w:rPr>
        <w:t xml:space="preserve">’s </w:t>
      </w:r>
      <w:r w:rsidR="00FE4F42" w:rsidRPr="006757A6">
        <w:rPr>
          <w:rStyle w:val="bnf"/>
          <w:rFonts w:ascii="Arial" w:hAnsi="Arial" w:cs="Arial"/>
          <w:i w:val="0"/>
        </w:rPr>
        <w:t xml:space="preserve">and </w:t>
      </w:r>
      <w:r w:rsidR="00387B31" w:rsidRPr="006757A6">
        <w:rPr>
          <w:rStyle w:val="bnf"/>
          <w:rFonts w:ascii="Arial" w:hAnsi="Arial" w:cs="Arial"/>
          <w:i w:val="0"/>
        </w:rPr>
        <w:t>TRV</w:t>
      </w:r>
      <w:r w:rsidR="00FE4F42" w:rsidRPr="006757A6">
        <w:rPr>
          <w:rStyle w:val="bnf"/>
          <w:rFonts w:ascii="Arial" w:hAnsi="Arial" w:cs="Arial"/>
          <w:i w:val="0"/>
        </w:rPr>
        <w:t>’s</w:t>
      </w:r>
    </w:p>
    <w:p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w:t>
      </w:r>
      <w:r w:rsidR="00D879DF">
        <w:t xml:space="preserve"> </w:t>
      </w:r>
      <w:r w:rsidR="00D879DF">
        <w:fldChar w:fldCharType="begin"/>
      </w:r>
      <w:r w:rsidR="00D879DF">
        <w:instrText xml:space="preserve"> REF _Ref365803330 \r \h </w:instrText>
      </w:r>
      <w:r w:rsidR="00D879DF">
        <w:fldChar w:fldCharType="separate"/>
      </w:r>
      <w:r w:rsidR="00460CAC">
        <w:t>11.8.4</w:t>
      </w:r>
      <w:r w:rsidR="00D879DF">
        <w:fldChar w:fldCharType="end"/>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w:t>
      </w:r>
      <w:r w:rsidR="00C04626">
        <w:fldChar w:fldCharType="begin"/>
      </w:r>
      <w:r w:rsidR="00C04626">
        <w:instrText xml:space="preserve"> REF _Ref424530746 \r \h </w:instrText>
      </w:r>
      <w:r w:rsidR="00C04626">
        <w:fldChar w:fldCharType="separate"/>
      </w:r>
      <w:r w:rsidR="00460CAC">
        <w:t>11.8.3</w:t>
      </w:r>
      <w:r w:rsidR="00C04626">
        <w:fldChar w:fldCharType="end"/>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lastRenderedPageBreak/>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rsidR="007C2C30" w:rsidRPr="00E77497" w:rsidRDefault="007C2C30" w:rsidP="007C2C30">
      <w:pPr>
        <w:pStyle w:val="MathSpecialCase3"/>
        <w:numPr>
          <w:ilvl w:val="2"/>
          <w:numId w:val="31"/>
        </w:numPr>
        <w:tabs>
          <w:tab w:val="left" w:pos="450"/>
        </w:tabs>
        <w:spacing w:after="0"/>
        <w:ind w:left="446" w:hanging="446"/>
        <w:rPr>
          <w:ins w:id="2023" w:author="Rev 19 Allen Wirfs-Brock" w:date="2013-09-25T16:29:00Z"/>
        </w:rPr>
      </w:pPr>
      <w:ins w:id="2024" w:author="Rev 19 Allen Wirfs-Brock" w:date="2013-09-25T16:29:00Z">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w:t>
        </w:r>
      </w:ins>
      <w:ins w:id="2025" w:author="Rev 19 Allen Wirfs-Brock" w:date="2013-09-25T16:30:00Z">
        <w:r>
          <w:rPr>
            <w:i/>
          </w:rPr>
          <w:t>Sequence</w:t>
        </w:r>
      </w:ins>
      <w:ins w:id="2026" w:author="Rev 19 Allen Wirfs-Brock" w:date="2013-09-25T16:29:00Z">
        <w:r w:rsidRPr="00E77497">
          <w:rPr>
            <w:rFonts w:ascii="Arial" w:hAnsi="Arial" w:cs="Arial"/>
          </w:rPr>
          <w:t xml:space="preserve"> is </w:t>
        </w:r>
        <w:r w:rsidRPr="00E77497">
          <w:rPr>
            <w:rFonts w:ascii="Arial" w:hAnsi="Arial"/>
          </w:rPr>
          <w:t xml:space="preserve">the </w:t>
        </w:r>
        <w:r>
          <w:rPr>
            <w:rFonts w:ascii="Arial" w:hAnsi="Arial"/>
          </w:rPr>
          <w:t>T</w:t>
        </w:r>
      </w:ins>
      <w:ins w:id="2027" w:author="Rev 19 Allen Wirfs-Brock" w:date="2013-09-25T16:36:00Z">
        <w:r>
          <w:rPr>
            <w:rFonts w:ascii="Arial" w:hAnsi="Arial"/>
          </w:rPr>
          <w:t>RV</w:t>
        </w:r>
      </w:ins>
      <w:ins w:id="2028" w:author="Rev 19 Allen Wirfs-Brock" w:date="2013-09-25T16:29:00Z">
        <w:r>
          <w:rPr>
            <w:rFonts w:ascii="Arial" w:hAnsi="Arial"/>
          </w:rPr>
          <w:t xml:space="preserve"> of </w:t>
        </w:r>
      </w:ins>
      <w:ins w:id="2029" w:author="Rev 19 Allen Wirfs-Brock" w:date="2013-09-25T16:31:00Z">
        <w:r w:rsidRPr="00C74E77">
          <w:rPr>
            <w:i/>
          </w:rPr>
          <w:t>Line</w:t>
        </w:r>
        <w:r>
          <w:rPr>
            <w:i/>
          </w:rPr>
          <w:t>TerminatorSequence</w:t>
        </w:r>
      </w:ins>
      <w:ins w:id="2030" w:author="Rev 19 Allen Wirfs-Brock" w:date="2013-09-25T16:29:00Z">
        <w:r w:rsidRPr="00E77497">
          <w:t>.</w:t>
        </w:r>
      </w:ins>
    </w:p>
    <w:p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rsidR="007C2C30" w:rsidRPr="00CF27DF" w:rsidRDefault="007C2C30" w:rsidP="007C2C30">
      <w:pPr>
        <w:pStyle w:val="MathSpecialCase3"/>
        <w:numPr>
          <w:ilvl w:val="2"/>
          <w:numId w:val="31"/>
        </w:numPr>
        <w:tabs>
          <w:tab w:val="left" w:pos="450"/>
        </w:tabs>
        <w:spacing w:after="0"/>
        <w:ind w:left="446" w:hanging="446"/>
        <w:rPr>
          <w:ins w:id="2031" w:author="Rev 19 Allen Wirfs-Brock" w:date="2013-09-25T16:35:00Z"/>
        </w:rPr>
      </w:pPr>
      <w:ins w:id="2032" w:author="Rev 19 Allen Wirfs-Brock" w:date="2013-09-25T16:35:00Z">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t xml:space="preserve"> </w:t>
        </w:r>
        <w:r w:rsidRPr="00FE4F42">
          <w:rPr>
            <w:rFonts w:ascii="Arial" w:hAnsi="Arial"/>
          </w:rPr>
          <w:t xml:space="preserve">is </w:t>
        </w:r>
        <w:r>
          <w:rPr>
            <w:rFonts w:ascii="Arial" w:hAnsi="Arial" w:cs="Arial"/>
          </w:rPr>
          <w:t xml:space="preserve">the TRV of </w:t>
        </w:r>
        <w:r w:rsidRPr="00FE4F42">
          <w:rPr>
            <w:i/>
          </w:rPr>
          <w:t>LineTerminatorSequence</w:t>
        </w:r>
        <w:r w:rsidRPr="00FE4F42">
          <w:rPr>
            <w:rFonts w:ascii="Arial" w:hAnsi="Arial"/>
          </w:rPr>
          <w:t>.</w:t>
        </w:r>
      </w:ins>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w:t>
      </w:r>
      <w:ins w:id="2033" w:author="Rev 19 Allen Wirfs-Brock" w:date="2013-09-25T16:17:00Z">
        <w:r w:rsidR="007C2C30">
          <w:t>A</w:t>
        </w:r>
      </w:ins>
      <w:del w:id="2034" w:author="Rev 19 Allen Wirfs-Brock" w:date="2013-09-25T16:17:00Z">
        <w:r w:rsidDel="007C2C30">
          <w:delText>D</w:delText>
        </w:r>
      </w:del>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del w:id="2035" w:author="Rev 19 Allen Wirfs-Brock" w:date="2013-09-25T16:18:00Z">
        <w:r w:rsidDel="007C2C30">
          <w:delText>0x000D</w:delText>
        </w:r>
        <w:r w:rsidRPr="00E77497" w:rsidDel="007C2C30">
          <w:rPr>
            <w:rFonts w:ascii="Arial" w:hAnsi="Arial"/>
          </w:rPr>
          <w:delText xml:space="preserve"> </w:delText>
        </w:r>
        <w:r w:rsidDel="007C2C30">
          <w:rPr>
            <w:rFonts w:ascii="Arial" w:hAnsi="Arial"/>
          </w:rPr>
          <w:delText xml:space="preserve">followed by the </w:delText>
        </w:r>
        <w:r w:rsidRPr="00E77497" w:rsidDel="007C2C30">
          <w:rPr>
            <w:rFonts w:ascii="Arial" w:hAnsi="Arial"/>
          </w:rPr>
          <w:delText xml:space="preserve"> </w:delText>
        </w:r>
        <w:r w:rsidDel="007C2C30">
          <w:rPr>
            <w:rFonts w:ascii="Arial" w:hAnsi="Arial" w:cs="Arial"/>
          </w:rPr>
          <w:delText xml:space="preserve">code unit value </w:delText>
        </w:r>
      </w:del>
      <w:r>
        <w:t>0x000A</w:t>
      </w:r>
      <w:r w:rsidRPr="00E77497">
        <w:rPr>
          <w:rFonts w:ascii="Arial" w:hAnsi="Arial"/>
        </w:rPr>
        <w:t>.</w:t>
      </w:r>
    </w:p>
    <w:p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ins w:id="2036" w:author="Rev 19 Allen Wirfs-Brock" w:date="2013-09-25T16:36:00Z">
        <w:r w:rsidR="007C2C30">
          <w:t xml:space="preserve">  &lt;CR&gt;&lt;LF&gt; and &lt;CR&gt;</w:t>
        </w:r>
      </w:ins>
      <w:ins w:id="2037" w:author="Rev 19 Allen Wirfs-Brock" w:date="2013-09-25T16:37:00Z">
        <w:r w:rsidR="007C2C30">
          <w:t xml:space="preserve"> </w:t>
        </w:r>
        <w:r w:rsidR="007C2C30" w:rsidRPr="007C2C30">
          <w:rPr>
            <w:rFonts w:ascii="Times New Roman" w:hAnsi="Times New Roman"/>
            <w:i/>
          </w:rPr>
          <w:t>LineTerminatorSequences</w:t>
        </w:r>
        <w:r w:rsidR="007C2C30">
          <w:t xml:space="preserve"> are normalized to &lt;LF&gt;</w:t>
        </w:r>
      </w:ins>
      <w:ins w:id="2038" w:author="Rev 19 Allen Wirfs-Brock" w:date="2013-09-25T16:38:00Z">
        <w:r w:rsidR="007C2C30">
          <w:t xml:space="preserve"> for both TV and TRV.</w:t>
        </w:r>
      </w:ins>
      <w:ins w:id="2039" w:author="Rev 19 Allen Wirfs-Brock" w:date="2013-09-25T16:39:00Z">
        <w:r w:rsidR="007C2C30">
          <w:t xml:space="preserve"> An explicit </w:t>
        </w:r>
      </w:ins>
      <w:ins w:id="2040" w:author="Rev 19 Allen Wirfs-Brock" w:date="2013-09-25T16:40:00Z">
        <w:r w:rsidR="007C2C30" w:rsidRPr="007C2C30">
          <w:rPr>
            <w:rFonts w:ascii="Times New Roman" w:hAnsi="Times New Roman"/>
            <w:i/>
          </w:rPr>
          <w:t>EscapeSequence</w:t>
        </w:r>
      </w:ins>
      <w:ins w:id="2041" w:author="Rev 19 Allen Wirfs-Brock" w:date="2013-09-25T16:39:00Z">
        <w:r w:rsidR="007C2C30">
          <w:t xml:space="preserve"> is </w:t>
        </w:r>
      </w:ins>
      <w:ins w:id="2042" w:author="Rev 19 Allen Wirfs-Brock" w:date="2013-09-25T16:40:00Z">
        <w:r w:rsidR="007C2C30">
          <w:t>need</w:t>
        </w:r>
      </w:ins>
      <w:ins w:id="2043" w:author="Rev 19 Allen Wirfs-Brock" w:date="2013-09-25T16:41:00Z">
        <w:r w:rsidR="007C2C30">
          <w:t>ed</w:t>
        </w:r>
      </w:ins>
      <w:ins w:id="2044" w:author="Rev 19 Allen Wirfs-Brock" w:date="2013-09-25T16:40:00Z">
        <w:r w:rsidR="007C2C30">
          <w:t xml:space="preserve"> to include a &lt;CR&gt; or &lt;CR&gt;&lt;LF&gt; sequence</w:t>
        </w:r>
      </w:ins>
      <w:ins w:id="2045" w:author="Rev 19 Allen Wirfs-Brock" w:date="2013-09-25T16:41:00Z">
        <w:r w:rsidR="007C2C30">
          <w:t>ed.</w:t>
        </w:r>
      </w:ins>
      <w:ins w:id="2046" w:author="Rev 19 Allen Wirfs-Brock" w:date="2013-09-25T16:40:00Z">
        <w:r w:rsidR="007C2C30">
          <w:t xml:space="preserve"> </w:t>
        </w:r>
      </w:ins>
      <w:ins w:id="2047" w:author="Rev 19 Allen Wirfs-Brock" w:date="2013-09-25T16:39:00Z">
        <w:r w:rsidR="007C2C30">
          <w:t xml:space="preserve"> </w:t>
        </w:r>
      </w:ins>
    </w:p>
    <w:p w:rsidR="004C02EF" w:rsidRPr="00E77497" w:rsidRDefault="004C02EF" w:rsidP="00D148E9">
      <w:pPr>
        <w:pStyle w:val="Heading2"/>
      </w:pPr>
      <w:bookmarkStart w:id="2048" w:name="_Toc365638902"/>
      <w:bookmarkStart w:id="2049" w:name="_Toc365638904"/>
      <w:bookmarkStart w:id="2050" w:name="_Toc365638905"/>
      <w:bookmarkStart w:id="2051" w:name="_Toc365638906"/>
      <w:bookmarkStart w:id="2052" w:name="_Toc365638907"/>
      <w:bookmarkStart w:id="2053" w:name="_Toc365638908"/>
      <w:bookmarkStart w:id="2054" w:name="_Toc365638909"/>
      <w:bookmarkStart w:id="2055" w:name="_Toc365638910"/>
      <w:bookmarkStart w:id="2056" w:name="_Toc365638912"/>
      <w:bookmarkStart w:id="2057" w:name="_Toc365638914"/>
      <w:bookmarkStart w:id="2058" w:name="_Toc365638916"/>
      <w:bookmarkStart w:id="2059" w:name="_Toc365638919"/>
      <w:bookmarkStart w:id="2060" w:name="_Toc365638921"/>
      <w:bookmarkStart w:id="2061" w:name="_Toc365638923"/>
      <w:bookmarkStart w:id="2062" w:name="_Toc365638925"/>
      <w:bookmarkStart w:id="2063" w:name="_Toc365638926"/>
      <w:bookmarkStart w:id="2064" w:name="_Toc365638927"/>
      <w:bookmarkStart w:id="2065" w:name="_Toc365638929"/>
      <w:bookmarkStart w:id="2066" w:name="_Toc365638930"/>
      <w:bookmarkStart w:id="2067" w:name="_Toc365638934"/>
      <w:bookmarkStart w:id="2068" w:name="_Toc365638935"/>
      <w:bookmarkStart w:id="2069" w:name="_Toc365638936"/>
      <w:bookmarkStart w:id="2070" w:name="_Toc365638937"/>
      <w:bookmarkStart w:id="2071" w:name="_Toc365638939"/>
      <w:bookmarkStart w:id="2072" w:name="_Toc365638940"/>
      <w:bookmarkStart w:id="2073" w:name="_Toc365638944"/>
      <w:bookmarkStart w:id="2074" w:name="_Toc365638946"/>
      <w:bookmarkStart w:id="2075" w:name="_Toc365638947"/>
      <w:bookmarkStart w:id="2076" w:name="_Toc365638948"/>
      <w:bookmarkStart w:id="2077" w:name="_Toc365638951"/>
      <w:bookmarkStart w:id="2078" w:name="_Toc365638955"/>
      <w:bookmarkStart w:id="2079" w:name="_Toc365638957"/>
      <w:bookmarkStart w:id="2080" w:name="_Toc365638958"/>
      <w:bookmarkStart w:id="2081" w:name="_Toc365638959"/>
      <w:bookmarkStart w:id="2082" w:name="_Toc365639010"/>
      <w:bookmarkStart w:id="2083" w:name="_Toc365639014"/>
      <w:bookmarkStart w:id="2084" w:name="_Toc365639015"/>
      <w:bookmarkStart w:id="2085" w:name="_Ref365537306"/>
      <w:bookmarkStart w:id="2086" w:name="_Ref365549651"/>
      <w:bookmarkStart w:id="2087" w:name="_Ref365549685"/>
      <w:bookmarkStart w:id="2088" w:name="_Ref365549714"/>
      <w:bookmarkStart w:id="2089" w:name="_Toc368050356"/>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r w:rsidRPr="00E77497">
        <w:lastRenderedPageBreak/>
        <w:t>Automatic Semicolon Insertio</w:t>
      </w:r>
      <w:bookmarkStart w:id="2090" w:name="_Toc382202773"/>
      <w:bookmarkStart w:id="2091" w:name="_Toc38220299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2090"/>
      <w:bookmarkEnd w:id="2091"/>
      <w:r w:rsidRPr="00E77497">
        <w:t>n</w:t>
      </w:r>
      <w:bookmarkEnd w:id="1991"/>
      <w:bookmarkEnd w:id="1992"/>
      <w:bookmarkEnd w:id="2012"/>
      <w:bookmarkEnd w:id="2013"/>
      <w:bookmarkEnd w:id="2014"/>
      <w:bookmarkEnd w:id="2015"/>
      <w:bookmarkEnd w:id="2016"/>
      <w:bookmarkEnd w:id="2017"/>
      <w:bookmarkEnd w:id="2085"/>
      <w:bookmarkEnd w:id="2086"/>
      <w:bookmarkEnd w:id="2087"/>
      <w:bookmarkEnd w:id="2088"/>
      <w:bookmarkEnd w:id="2089"/>
    </w:p>
    <w:p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2092" w:name="_Toc393690225"/>
    </w:p>
    <w:p w:rsidR="004C02EF" w:rsidRPr="00E77497" w:rsidRDefault="004C02EF" w:rsidP="00D148E9">
      <w:pPr>
        <w:pStyle w:val="Heading3"/>
      </w:pPr>
      <w:bookmarkStart w:id="2093" w:name="_Ref456011139"/>
      <w:bookmarkStart w:id="2094" w:name="_Toc472818771"/>
      <w:bookmarkStart w:id="2095" w:name="_Toc235503324"/>
      <w:bookmarkStart w:id="2096" w:name="_Toc241509099"/>
      <w:bookmarkStart w:id="2097" w:name="_Toc244416586"/>
      <w:bookmarkStart w:id="2098" w:name="_Toc276630950"/>
      <w:bookmarkStart w:id="2099" w:name="_Toc368050357"/>
      <w:r w:rsidRPr="00E77497">
        <w:t>Rules of Automatic Semicolon Insertio</w:t>
      </w:r>
      <w:bookmarkEnd w:id="2092"/>
      <w:r w:rsidRPr="00E77497">
        <w:t>n</w:t>
      </w:r>
      <w:bookmarkEnd w:id="2093"/>
      <w:bookmarkEnd w:id="2094"/>
      <w:bookmarkEnd w:id="2095"/>
      <w:bookmarkEnd w:id="2096"/>
      <w:bookmarkEnd w:id="2097"/>
      <w:bookmarkEnd w:id="2098"/>
      <w:bookmarkEnd w:id="2099"/>
    </w:p>
    <w:p w:rsidR="004C02EF" w:rsidRPr="00E77497" w:rsidRDefault="004C02EF" w:rsidP="004C02EF">
      <w:r w:rsidRPr="00E77497">
        <w:t>There are three basic rules of semicolon insertion:</w:t>
      </w:r>
    </w:p>
    <w:p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rsidR="00C04626">
        <w:fldChar w:fldCharType="begin"/>
      </w:r>
      <w:r w:rsidR="00C04626">
        <w:instrText xml:space="preserve"> REF _Ref365539544 \r \h </w:instrText>
      </w:r>
      <w:r w:rsidR="00C04626">
        <w:fldChar w:fldCharType="separate"/>
      </w:r>
      <w:r w:rsidR="00460CAC">
        <w:t>13.6.3</w:t>
      </w:r>
      <w:r w:rsidR="00C04626">
        <w:fldChar w:fldCharType="end"/>
      </w:r>
      <w:r w:rsidRPr="00E77497">
        <w:t>).</w:t>
      </w:r>
    </w:p>
    <w:p w:rsidR="004C02EF" w:rsidRPr="00E77497" w:rsidRDefault="004C02EF" w:rsidP="004C02EF">
      <w:pPr>
        <w:pStyle w:val="Note"/>
        <w:spacing w:after="120"/>
      </w:pPr>
      <w:bookmarkStart w:id="2100" w:name="_Toc393690226"/>
      <w:bookmarkStart w:id="2101" w:name="_Ref404492883"/>
      <w:bookmarkStart w:id="2102" w:name="_Ref404492911"/>
      <w:r w:rsidRPr="00E77497">
        <w:t>NOTE</w:t>
      </w:r>
      <w:r w:rsidRPr="00E77497">
        <w:tab/>
        <w:t>The following are the only restricted productions in the grammar:</w:t>
      </w:r>
    </w:p>
    <w:p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rsidR="004C02EF" w:rsidRPr="00E77497" w:rsidRDefault="004C02EF" w:rsidP="004C02EF">
      <w:pPr>
        <w:rPr>
          <w:sz w:val="18"/>
        </w:rPr>
      </w:pPr>
      <w:bookmarkStart w:id="2103" w:name="_Ref424532635"/>
      <w:bookmarkStart w:id="2104" w:name="_Ref424532665"/>
      <w:r w:rsidRPr="00E77497">
        <w:rPr>
          <w:sz w:val="18"/>
        </w:rPr>
        <w:t>The practical effect of these restricted productions is as follows:</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2068F0">
      <w:pPr>
        <w:rPr>
          <w:sz w:val="18"/>
        </w:rPr>
      </w:pPr>
      <w:r w:rsidRPr="00E77497">
        <w:rPr>
          <w:sz w:val="18"/>
        </w:rPr>
        <w:lastRenderedPageBreak/>
        <w:t>The resulting practical advice to ECMAScript programmers is:</w:t>
      </w:r>
    </w:p>
    <w:p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rsidR="004C02EF" w:rsidRPr="00E77497" w:rsidRDefault="004C02EF" w:rsidP="00D148E9">
      <w:pPr>
        <w:pStyle w:val="Heading3"/>
      </w:pPr>
      <w:bookmarkStart w:id="2105" w:name="_Toc472818772"/>
      <w:bookmarkStart w:id="2106" w:name="_Toc235503325"/>
      <w:bookmarkStart w:id="2107" w:name="_Toc241509100"/>
      <w:bookmarkStart w:id="2108" w:name="_Toc244416587"/>
      <w:bookmarkStart w:id="2109" w:name="_Toc276630951"/>
      <w:bookmarkStart w:id="2110" w:name="_Toc368050358"/>
      <w:r w:rsidRPr="00E77497">
        <w:t>Examples of Automatic Semicolon Insertio</w:t>
      </w:r>
      <w:bookmarkEnd w:id="2100"/>
      <w:bookmarkEnd w:id="2101"/>
      <w:bookmarkEnd w:id="2102"/>
      <w:r w:rsidRPr="00E77497">
        <w:t>n</w:t>
      </w:r>
      <w:bookmarkEnd w:id="2103"/>
      <w:bookmarkEnd w:id="2104"/>
      <w:bookmarkEnd w:id="2105"/>
      <w:bookmarkEnd w:id="2106"/>
      <w:bookmarkEnd w:id="2107"/>
      <w:bookmarkEnd w:id="2108"/>
      <w:bookmarkEnd w:id="2109"/>
      <w:bookmarkEnd w:id="2110"/>
    </w:p>
    <w:p w:rsidR="004C02EF" w:rsidRPr="00E77497" w:rsidRDefault="004C02EF" w:rsidP="004C02EF">
      <w:pPr>
        <w:keepNext/>
        <w:spacing w:after="60"/>
      </w:pPr>
      <w:r w:rsidRPr="00E77497">
        <w:t>The source</w:t>
      </w:r>
    </w:p>
    <w:p w:rsidR="004C02EF" w:rsidRPr="00E77497" w:rsidRDefault="004C02EF" w:rsidP="004C02EF">
      <w:pPr>
        <w:pStyle w:val="CodeSample3"/>
        <w:spacing w:after="60"/>
        <w:ind w:left="1440"/>
        <w:jc w:val="left"/>
      </w:pPr>
      <w:r w:rsidRPr="00E77497">
        <w:t>{ 1 2 } 3</w:t>
      </w:r>
    </w:p>
    <w:p w:rsidR="004C02EF" w:rsidRPr="00E77497" w:rsidRDefault="004C02EF" w:rsidP="004C02EF">
      <w:pPr>
        <w:spacing w:after="60"/>
      </w:pPr>
      <w:r w:rsidRPr="00E77497">
        <w:t>is not a valid sentence in the ECMAScript grammar, even with the automatic semicolon insertion rules. In contrast, the source</w:t>
      </w:r>
    </w:p>
    <w:p w:rsidR="004C02EF" w:rsidRPr="00E77497" w:rsidRDefault="004C02EF" w:rsidP="004C02EF">
      <w:pPr>
        <w:pStyle w:val="CodeSample3"/>
        <w:ind w:left="1440"/>
        <w:jc w:val="left"/>
      </w:pPr>
      <w:r w:rsidRPr="00E77497">
        <w:t>{ 1</w:t>
      </w:r>
      <w:r w:rsidRPr="00E77497">
        <w:br/>
        <w:t>2 } 3</w:t>
      </w:r>
    </w:p>
    <w:p w:rsidR="004C02EF" w:rsidRPr="00E77497" w:rsidRDefault="004C02EF" w:rsidP="004C02EF">
      <w:pPr>
        <w:spacing w:after="60"/>
      </w:pPr>
      <w:r w:rsidRPr="00E77497">
        <w:t>is also not a valid ECMAScript sentence, but is transformed by automatic semicolon insertion into the following:</w:t>
      </w:r>
    </w:p>
    <w:p w:rsidR="004C02EF" w:rsidRPr="00E77497" w:rsidRDefault="004C02EF" w:rsidP="004C02EF">
      <w:pPr>
        <w:pStyle w:val="CodeSample3"/>
        <w:spacing w:after="60"/>
        <w:ind w:left="1440"/>
        <w:jc w:val="left"/>
      </w:pPr>
      <w:r w:rsidRPr="00E77497">
        <w:t>{ 1</w:t>
      </w:r>
      <w:r w:rsidRPr="00E77497">
        <w:br/>
        <w:t>;2 ;} 3;</w:t>
      </w:r>
    </w:p>
    <w:p w:rsidR="004C02EF" w:rsidRPr="00E77497" w:rsidRDefault="004C02EF" w:rsidP="004C02EF">
      <w:r w:rsidRPr="00E77497">
        <w:t>which is a valid ECMAScript sentence.</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for (a; b</w:t>
      </w:r>
      <w:r w:rsidRPr="00E77497">
        <w:br/>
        <w:t>)</w:t>
      </w:r>
    </w:p>
    <w:p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pPr>
      <w:r w:rsidRPr="00E77497">
        <w:t>return</w:t>
      </w:r>
      <w:r w:rsidRPr="00E77497">
        <w:br/>
        <w:t>a + b</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pPr>
      <w:r w:rsidRPr="00E77497">
        <w:t>return;</w:t>
      </w:r>
      <w:r w:rsidRPr="00E77497">
        <w:br/>
        <w:t>a + b;</w:t>
      </w:r>
    </w:p>
    <w:p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w:t>
      </w:r>
      <w:r w:rsidRPr="00E77497">
        <w:br/>
        <w:t>++c</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jc w:val="left"/>
      </w:pPr>
      <w:r w:rsidRPr="00E77497">
        <w:t>a = b;</w:t>
      </w:r>
      <w:r w:rsidRPr="00E77497">
        <w:br/>
        <w:t>++c;</w:t>
      </w:r>
    </w:p>
    <w:p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if (a &gt; b)</w:t>
      </w:r>
      <w:r w:rsidRPr="00E77497">
        <w:br/>
        <w:t>else c = d</w:t>
      </w:r>
    </w:p>
    <w:p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2111" w:name="_Toc381513631"/>
      <w:bookmarkStart w:id="2112" w:name="_Toc382202774"/>
      <w:bookmarkStart w:id="2113" w:name="_Toc382202994"/>
      <w:bookmarkStart w:id="2114" w:name="_Toc382212153"/>
      <w:bookmarkStart w:id="2115" w:name="_Toc382212332"/>
      <w:bookmarkStart w:id="2116" w:name="_Toc382291498"/>
      <w:bookmarkStart w:id="2117" w:name="_Toc385672134"/>
    </w:p>
    <w:p w:rsidR="004C02EF" w:rsidRPr="00E77497" w:rsidRDefault="004C02EF" w:rsidP="004C02EF">
      <w:pPr>
        <w:spacing w:after="60"/>
      </w:pPr>
      <w:r w:rsidRPr="00E77497">
        <w:lastRenderedPageBreak/>
        <w:t>The source</w:t>
      </w:r>
    </w:p>
    <w:p w:rsidR="004C02EF" w:rsidRPr="00E77497" w:rsidRDefault="004C02EF" w:rsidP="004C02EF">
      <w:pPr>
        <w:pStyle w:val="CodeSample3"/>
        <w:spacing w:after="60"/>
        <w:ind w:left="1440"/>
        <w:jc w:val="left"/>
      </w:pPr>
      <w:r w:rsidRPr="00E77497">
        <w:t>a = b + c</w:t>
      </w:r>
      <w:r w:rsidRPr="00E77497">
        <w:br/>
        <w:t>(d + e).print()</w:t>
      </w:r>
    </w:p>
    <w:p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rsidR="004C02EF" w:rsidRPr="00E77497" w:rsidRDefault="004C02EF" w:rsidP="004C02EF">
      <w:pPr>
        <w:pStyle w:val="CodeSample3"/>
        <w:ind w:firstLine="720"/>
      </w:pPr>
      <w:r w:rsidRPr="00E77497">
        <w:t>a = b + c(d + e).print()</w:t>
      </w:r>
    </w:p>
    <w:p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2118" w:name="_Toc393690227"/>
    </w:p>
    <w:p w:rsidR="004C02EF" w:rsidRPr="00E77497" w:rsidRDefault="00AC754D" w:rsidP="005B22EB">
      <w:pPr>
        <w:pStyle w:val="Heading1"/>
        <w:tabs>
          <w:tab w:val="left" w:pos="1080"/>
        </w:tabs>
      </w:pPr>
      <w:bookmarkStart w:id="2119" w:name="_Toc365469647"/>
      <w:bookmarkStart w:id="2120" w:name="_Toc365469656"/>
      <w:bookmarkStart w:id="2121" w:name="_Toc365469662"/>
      <w:bookmarkStart w:id="2122" w:name="_Toc365469670"/>
      <w:bookmarkStart w:id="2123" w:name="_Toc365469673"/>
      <w:bookmarkStart w:id="2124" w:name="_Toc365469683"/>
      <w:bookmarkStart w:id="2125" w:name="_Toc365469685"/>
      <w:bookmarkStart w:id="2126" w:name="_Toc365469686"/>
      <w:bookmarkStart w:id="2127" w:name="_Toc365469687"/>
      <w:bookmarkStart w:id="2128" w:name="_Toc365469688"/>
      <w:bookmarkStart w:id="2129" w:name="_Toc365469689"/>
      <w:bookmarkStart w:id="2130" w:name="_Toc365469710"/>
      <w:bookmarkStart w:id="2131" w:name="_Toc365469733"/>
      <w:bookmarkStart w:id="2132" w:name="_Toc365469735"/>
      <w:bookmarkStart w:id="2133" w:name="_Toc365469757"/>
      <w:bookmarkStart w:id="2134" w:name="_Toc365469758"/>
      <w:bookmarkStart w:id="2135" w:name="_Toc365469760"/>
      <w:bookmarkStart w:id="2136" w:name="_Toc365469761"/>
      <w:bookmarkStart w:id="2137" w:name="_Toc365469763"/>
      <w:bookmarkStart w:id="2138" w:name="_Toc365469764"/>
      <w:bookmarkStart w:id="2139" w:name="_Toc365469847"/>
      <w:bookmarkStart w:id="2140" w:name="_Toc365469848"/>
      <w:bookmarkStart w:id="2141" w:name="_Toc365469862"/>
      <w:bookmarkStart w:id="2142" w:name="_Toc360523965"/>
      <w:bookmarkStart w:id="2143" w:name="_Toc365469863"/>
      <w:bookmarkStart w:id="2144" w:name="_Toc365469864"/>
      <w:bookmarkStart w:id="2145" w:name="_Toc365469865"/>
      <w:bookmarkStart w:id="2146" w:name="_Toc365469866"/>
      <w:bookmarkStart w:id="2147" w:name="_Toc365469867"/>
      <w:bookmarkStart w:id="2148" w:name="_Toc365469868"/>
      <w:bookmarkStart w:id="2149" w:name="_Toc365469873"/>
      <w:bookmarkStart w:id="2150" w:name="_Toc365469874"/>
      <w:bookmarkStart w:id="2151" w:name="_Toc365469875"/>
      <w:bookmarkStart w:id="2152" w:name="_Toc365469876"/>
      <w:bookmarkStart w:id="2153" w:name="_Toc365469877"/>
      <w:bookmarkStart w:id="2154" w:name="_Toc365469878"/>
      <w:bookmarkStart w:id="2155" w:name="_Toc365469879"/>
      <w:bookmarkStart w:id="2156" w:name="_Toc365469880"/>
      <w:bookmarkStart w:id="2157" w:name="_Toc365469881"/>
      <w:bookmarkStart w:id="2158" w:name="_Toc365469887"/>
      <w:bookmarkStart w:id="2159" w:name="_Toc365469888"/>
      <w:bookmarkStart w:id="2160" w:name="_Toc365469889"/>
      <w:bookmarkStart w:id="2161" w:name="_Toc365469894"/>
      <w:bookmarkStart w:id="2162" w:name="_Toc365469895"/>
      <w:bookmarkStart w:id="2163" w:name="_Toc365469897"/>
      <w:bookmarkStart w:id="2164" w:name="_Toc365469901"/>
      <w:bookmarkStart w:id="2165" w:name="_Toc365469902"/>
      <w:bookmarkStart w:id="2166" w:name="_Toc365469906"/>
      <w:bookmarkStart w:id="2167" w:name="_Toc365469907"/>
      <w:bookmarkStart w:id="2168" w:name="_Toc365469909"/>
      <w:bookmarkStart w:id="2169" w:name="_Toc365469912"/>
      <w:bookmarkStart w:id="2170" w:name="_Toc365469913"/>
      <w:bookmarkStart w:id="2171" w:name="_Toc365469914"/>
      <w:bookmarkStart w:id="2172" w:name="_Toc365469915"/>
      <w:bookmarkStart w:id="2173" w:name="_Toc365469917"/>
      <w:bookmarkStart w:id="2174" w:name="_Toc365469921"/>
      <w:bookmarkStart w:id="2175" w:name="_Toc365469922"/>
      <w:bookmarkStart w:id="2176" w:name="_Toc365469926"/>
      <w:bookmarkStart w:id="2177" w:name="_Toc365469927"/>
      <w:bookmarkStart w:id="2178" w:name="_Toc365469928"/>
      <w:bookmarkStart w:id="2179" w:name="_Toc365469931"/>
      <w:bookmarkStart w:id="2180" w:name="_Toc365469932"/>
      <w:bookmarkStart w:id="2181" w:name="_Toc365469933"/>
      <w:bookmarkStart w:id="2182" w:name="_Toc365469936"/>
      <w:bookmarkStart w:id="2183" w:name="_Toc365469937"/>
      <w:bookmarkStart w:id="2184" w:name="_Toc365469938"/>
      <w:bookmarkStart w:id="2185" w:name="_Toc365469944"/>
      <w:bookmarkStart w:id="2186" w:name="_Toc365469945"/>
      <w:bookmarkStart w:id="2187" w:name="_Toc365469948"/>
      <w:bookmarkStart w:id="2188" w:name="_Toc365469949"/>
      <w:bookmarkStart w:id="2189" w:name="_Toc365469950"/>
      <w:bookmarkStart w:id="2190" w:name="_Toc365470015"/>
      <w:bookmarkStart w:id="2191" w:name="_Toc365470031"/>
      <w:bookmarkStart w:id="2192" w:name="_Toc365470032"/>
      <w:bookmarkStart w:id="2193" w:name="_Toc365470033"/>
      <w:bookmarkStart w:id="2194" w:name="_Toc365470034"/>
      <w:bookmarkStart w:id="2195" w:name="_Toc365470059"/>
      <w:bookmarkStart w:id="2196" w:name="_Toc365470061"/>
      <w:bookmarkStart w:id="2197" w:name="_Toc365470062"/>
      <w:bookmarkStart w:id="2198" w:name="_Toc365470183"/>
      <w:bookmarkStart w:id="2199" w:name="_Hlt458484268"/>
      <w:bookmarkStart w:id="2200" w:name="_Hlt455971670"/>
      <w:bookmarkStart w:id="2201" w:name="_Toc365470238"/>
      <w:bookmarkStart w:id="2202" w:name="_Toc365470256"/>
      <w:bookmarkStart w:id="2203" w:name="_Toc365470258"/>
      <w:bookmarkStart w:id="2204" w:name="_Toc365470261"/>
      <w:bookmarkStart w:id="2205" w:name="_Toc365470262"/>
      <w:bookmarkStart w:id="2206" w:name="_Toc365470264"/>
      <w:bookmarkStart w:id="2207" w:name="_Toc365470266"/>
      <w:bookmarkStart w:id="2208" w:name="_Toc365470283"/>
      <w:bookmarkStart w:id="2209" w:name="_Toc365470284"/>
      <w:bookmarkStart w:id="2210" w:name="_Toc365470286"/>
      <w:bookmarkStart w:id="2211" w:name="_Toc365470289"/>
      <w:bookmarkStart w:id="2212" w:name="_Toc365470294"/>
      <w:bookmarkStart w:id="2213" w:name="_Toc365470296"/>
      <w:bookmarkStart w:id="2214" w:name="_Toc365470299"/>
      <w:bookmarkStart w:id="2215" w:name="_Toc365470302"/>
      <w:bookmarkStart w:id="2216" w:name="_Toc365470303"/>
      <w:bookmarkStart w:id="2217" w:name="_Toc365470307"/>
      <w:bookmarkStart w:id="2218" w:name="_Toc365470308"/>
      <w:bookmarkStart w:id="2219" w:name="_Toc365470312"/>
      <w:bookmarkStart w:id="2220" w:name="_Toc365470314"/>
      <w:bookmarkStart w:id="2221" w:name="_Toc365470315"/>
      <w:bookmarkStart w:id="2222" w:name="_Toc365470317"/>
      <w:bookmarkStart w:id="2223" w:name="_Toc365470318"/>
      <w:bookmarkStart w:id="2224" w:name="_Toc365470321"/>
      <w:bookmarkStart w:id="2225" w:name="_Toc365470322"/>
      <w:bookmarkStart w:id="2226" w:name="_Toc365470330"/>
      <w:bookmarkStart w:id="2227" w:name="_Toc365470331"/>
      <w:bookmarkStart w:id="2228" w:name="_Toc365470335"/>
      <w:bookmarkStart w:id="2229" w:name="_Toc365470340"/>
      <w:bookmarkStart w:id="2230" w:name="_Toc365470341"/>
      <w:bookmarkStart w:id="2231" w:name="_Toc365470345"/>
      <w:bookmarkStart w:id="2232" w:name="_Toc365470356"/>
      <w:bookmarkStart w:id="2233" w:name="_Toc365470362"/>
      <w:bookmarkStart w:id="2234" w:name="_Toc365470369"/>
      <w:bookmarkStart w:id="2235" w:name="_Toc365470372"/>
      <w:bookmarkStart w:id="2236" w:name="_Toc365470378"/>
      <w:bookmarkStart w:id="2237" w:name="_Toc365470398"/>
      <w:bookmarkStart w:id="2238" w:name="_Toc365470406"/>
      <w:bookmarkStart w:id="2239" w:name="_Toc365470407"/>
      <w:bookmarkStart w:id="2240" w:name="_Toc361662436"/>
      <w:bookmarkStart w:id="2241" w:name="_Toc361664279"/>
      <w:bookmarkStart w:id="2242" w:name="_Toc361666119"/>
      <w:bookmarkStart w:id="2243" w:name="_Toc361667948"/>
      <w:bookmarkStart w:id="2244" w:name="_Toc364933978"/>
      <w:bookmarkStart w:id="2245" w:name="_Toc365470410"/>
      <w:bookmarkStart w:id="2246" w:name="_Toc361662439"/>
      <w:bookmarkStart w:id="2247" w:name="_Toc361664282"/>
      <w:bookmarkStart w:id="2248" w:name="_Toc361666122"/>
      <w:bookmarkStart w:id="2249" w:name="_Toc361667951"/>
      <w:bookmarkStart w:id="2250" w:name="_Toc364933981"/>
      <w:bookmarkStart w:id="2251" w:name="_Toc365470413"/>
      <w:bookmarkStart w:id="2252" w:name="_Toc365470417"/>
      <w:bookmarkStart w:id="2253" w:name="_Toc365470441"/>
      <w:bookmarkStart w:id="2254" w:name="_Toc365470459"/>
      <w:bookmarkStart w:id="2255" w:name="_Toc365470490"/>
      <w:bookmarkStart w:id="2256" w:name="_Toc365470494"/>
      <w:bookmarkStart w:id="2257" w:name="_Toc365470497"/>
      <w:bookmarkStart w:id="2258" w:name="_Toc365470499"/>
      <w:bookmarkStart w:id="2259" w:name="_Toc365470500"/>
      <w:bookmarkStart w:id="2260" w:name="_Toc365470501"/>
      <w:bookmarkStart w:id="2261" w:name="_Toc365470502"/>
      <w:bookmarkStart w:id="2262" w:name="_Toc365470503"/>
      <w:bookmarkStart w:id="2263" w:name="_Toc365470504"/>
      <w:bookmarkStart w:id="2264" w:name="_Toc365470505"/>
      <w:bookmarkStart w:id="2265" w:name="_Toc365470510"/>
      <w:bookmarkStart w:id="2266" w:name="_Toc365470511"/>
      <w:bookmarkStart w:id="2267" w:name="_Toc365470512"/>
      <w:bookmarkStart w:id="2268" w:name="_Toc365470513"/>
      <w:bookmarkStart w:id="2269" w:name="_Toc365470516"/>
      <w:bookmarkStart w:id="2270" w:name="_Toc365470525"/>
      <w:bookmarkStart w:id="2271" w:name="_Toc365470526"/>
      <w:bookmarkStart w:id="2272" w:name="_Toc365470527"/>
      <w:bookmarkStart w:id="2273" w:name="_Toc365470528"/>
      <w:bookmarkStart w:id="2274" w:name="_Toc365470529"/>
      <w:bookmarkStart w:id="2275" w:name="_Toc365470530"/>
      <w:bookmarkStart w:id="2276" w:name="_Toc365470531"/>
      <w:bookmarkStart w:id="2277" w:name="_Toc365470532"/>
      <w:bookmarkStart w:id="2278" w:name="_Toc365470533"/>
      <w:bookmarkStart w:id="2279" w:name="_Toc365470534"/>
      <w:bookmarkStart w:id="2280" w:name="_Toc365470539"/>
      <w:bookmarkStart w:id="2281" w:name="_Toc365470540"/>
      <w:bookmarkStart w:id="2282" w:name="_Toc365470542"/>
      <w:bookmarkStart w:id="2283" w:name="_Toc365470551"/>
      <w:bookmarkStart w:id="2284" w:name="_Toc365470552"/>
      <w:bookmarkStart w:id="2285" w:name="_Toc365470554"/>
      <w:bookmarkStart w:id="2286" w:name="_Toc365470557"/>
      <w:bookmarkStart w:id="2287" w:name="_Toc365470580"/>
      <w:bookmarkStart w:id="2288" w:name="_Toc365470583"/>
      <w:bookmarkStart w:id="2289" w:name="_Toc365470587"/>
      <w:bookmarkStart w:id="2290" w:name="_Toc365470589"/>
      <w:bookmarkStart w:id="2291" w:name="_Toc365470591"/>
      <w:bookmarkStart w:id="2292" w:name="_Toc365470656"/>
      <w:bookmarkStart w:id="2293" w:name="_Toc365470660"/>
      <w:bookmarkStart w:id="2294" w:name="_Toc365470663"/>
      <w:bookmarkStart w:id="2295" w:name="_Toc365470666"/>
      <w:bookmarkStart w:id="2296" w:name="_Toc365470671"/>
      <w:bookmarkStart w:id="2297" w:name="_Toc365470672"/>
      <w:bookmarkStart w:id="2298" w:name="_Toc365470674"/>
      <w:bookmarkStart w:id="2299" w:name="_Toc365470675"/>
      <w:bookmarkStart w:id="2300" w:name="_Toc365470688"/>
      <w:bookmarkStart w:id="2301" w:name="_Toc365470689"/>
      <w:bookmarkStart w:id="2302" w:name="_Toc365470692"/>
      <w:bookmarkStart w:id="2303" w:name="_Toc365470694"/>
      <w:bookmarkStart w:id="2304" w:name="_Toc365470695"/>
      <w:bookmarkStart w:id="2305" w:name="_Toc365470699"/>
      <w:bookmarkStart w:id="2306" w:name="_Toc365470700"/>
      <w:bookmarkStart w:id="2307" w:name="_Toc365470701"/>
      <w:bookmarkStart w:id="2308" w:name="_Toc365470703"/>
      <w:bookmarkStart w:id="2309" w:name="_Toc365470707"/>
      <w:bookmarkStart w:id="2310" w:name="_Toc365470712"/>
      <w:bookmarkStart w:id="2311" w:name="_Toc365470716"/>
      <w:bookmarkStart w:id="2312" w:name="_Toc361662502"/>
      <w:bookmarkStart w:id="2313" w:name="_Toc361664345"/>
      <w:bookmarkStart w:id="2314" w:name="_Toc361666185"/>
      <w:bookmarkStart w:id="2315" w:name="_Toc361668014"/>
      <w:bookmarkStart w:id="2316" w:name="_Toc364934044"/>
      <w:bookmarkStart w:id="2317" w:name="_Toc365470740"/>
      <w:bookmarkStart w:id="2318" w:name="_Toc361662506"/>
      <w:bookmarkStart w:id="2319" w:name="_Toc361664349"/>
      <w:bookmarkStart w:id="2320" w:name="_Toc361666189"/>
      <w:bookmarkStart w:id="2321" w:name="_Toc361668018"/>
      <w:bookmarkStart w:id="2322" w:name="_Toc364934048"/>
      <w:bookmarkStart w:id="2323" w:name="_Toc365470744"/>
      <w:bookmarkStart w:id="2324" w:name="_Toc361662535"/>
      <w:bookmarkStart w:id="2325" w:name="_Toc361664378"/>
      <w:bookmarkStart w:id="2326" w:name="_Toc361666218"/>
      <w:bookmarkStart w:id="2327" w:name="_Toc361668047"/>
      <w:bookmarkStart w:id="2328" w:name="_Toc364934077"/>
      <w:bookmarkStart w:id="2329" w:name="_Toc365470773"/>
      <w:bookmarkStart w:id="2330" w:name="_Toc361662555"/>
      <w:bookmarkStart w:id="2331" w:name="_Toc361664398"/>
      <w:bookmarkStart w:id="2332" w:name="_Toc361666238"/>
      <w:bookmarkStart w:id="2333" w:name="_Toc361668067"/>
      <w:bookmarkStart w:id="2334" w:name="_Toc364934097"/>
      <w:bookmarkStart w:id="2335" w:name="_Toc365470793"/>
      <w:bookmarkStart w:id="2336" w:name="_Toc361662573"/>
      <w:bookmarkStart w:id="2337" w:name="_Toc361664416"/>
      <w:bookmarkStart w:id="2338" w:name="_Toc361666256"/>
      <w:bookmarkStart w:id="2339" w:name="_Toc361668085"/>
      <w:bookmarkStart w:id="2340" w:name="_Toc364934115"/>
      <w:bookmarkStart w:id="2341" w:name="_Toc365470821"/>
      <w:bookmarkStart w:id="2342" w:name="_Toc361662576"/>
      <w:bookmarkStart w:id="2343" w:name="_Toc361664419"/>
      <w:bookmarkStart w:id="2344" w:name="_Toc361666259"/>
      <w:bookmarkStart w:id="2345" w:name="_Toc361668088"/>
      <w:bookmarkStart w:id="2346" w:name="_Toc364934118"/>
      <w:bookmarkStart w:id="2347" w:name="_Toc365470824"/>
      <w:bookmarkStart w:id="2348" w:name="_Toc361662580"/>
      <w:bookmarkStart w:id="2349" w:name="_Toc361664423"/>
      <w:bookmarkStart w:id="2350" w:name="_Toc361666263"/>
      <w:bookmarkStart w:id="2351" w:name="_Toc361668092"/>
      <w:bookmarkStart w:id="2352" w:name="_Toc364934122"/>
      <w:bookmarkStart w:id="2353" w:name="_Toc365470828"/>
      <w:bookmarkStart w:id="2354" w:name="_Toc361662654"/>
      <w:bookmarkStart w:id="2355" w:name="_Toc361664497"/>
      <w:bookmarkStart w:id="2356" w:name="_Toc361666337"/>
      <w:bookmarkStart w:id="2357" w:name="_Toc361668166"/>
      <w:bookmarkStart w:id="2358" w:name="_Toc364934196"/>
      <w:bookmarkStart w:id="2359" w:name="_Toc365470902"/>
      <w:bookmarkStart w:id="2360" w:name="_Toc361662655"/>
      <w:bookmarkStart w:id="2361" w:name="_Toc361664498"/>
      <w:bookmarkStart w:id="2362" w:name="_Toc361666338"/>
      <w:bookmarkStart w:id="2363" w:name="_Toc361668167"/>
      <w:bookmarkStart w:id="2364" w:name="_Toc364934197"/>
      <w:bookmarkStart w:id="2365" w:name="_Toc365470903"/>
      <w:bookmarkStart w:id="2366" w:name="_Toc361662658"/>
      <w:bookmarkStart w:id="2367" w:name="_Toc361664501"/>
      <w:bookmarkStart w:id="2368" w:name="_Toc361666341"/>
      <w:bookmarkStart w:id="2369" w:name="_Toc361668170"/>
      <w:bookmarkStart w:id="2370" w:name="_Toc364934200"/>
      <w:bookmarkStart w:id="2371" w:name="_Toc365470906"/>
      <w:bookmarkStart w:id="2372" w:name="_Toc361662665"/>
      <w:bookmarkStart w:id="2373" w:name="_Toc361664508"/>
      <w:bookmarkStart w:id="2374" w:name="_Toc361666348"/>
      <w:bookmarkStart w:id="2375" w:name="_Toc361668177"/>
      <w:bookmarkStart w:id="2376" w:name="_Toc364934207"/>
      <w:bookmarkStart w:id="2377" w:name="_Toc365470913"/>
      <w:bookmarkStart w:id="2378" w:name="_Toc361662666"/>
      <w:bookmarkStart w:id="2379" w:name="_Toc361664509"/>
      <w:bookmarkStart w:id="2380" w:name="_Toc361666349"/>
      <w:bookmarkStart w:id="2381" w:name="_Toc361668178"/>
      <w:bookmarkStart w:id="2382" w:name="_Toc364934208"/>
      <w:bookmarkStart w:id="2383" w:name="_Toc365470914"/>
      <w:bookmarkStart w:id="2384" w:name="_Toc361662667"/>
      <w:bookmarkStart w:id="2385" w:name="_Toc361664510"/>
      <w:bookmarkStart w:id="2386" w:name="_Toc361666350"/>
      <w:bookmarkStart w:id="2387" w:name="_Toc361668179"/>
      <w:bookmarkStart w:id="2388" w:name="_Toc364934209"/>
      <w:bookmarkStart w:id="2389" w:name="_Toc365470915"/>
      <w:bookmarkStart w:id="2390" w:name="_Toc361662668"/>
      <w:bookmarkStart w:id="2391" w:name="_Toc361664511"/>
      <w:bookmarkStart w:id="2392" w:name="_Toc361666351"/>
      <w:bookmarkStart w:id="2393" w:name="_Toc361668180"/>
      <w:bookmarkStart w:id="2394" w:name="_Toc364934210"/>
      <w:bookmarkStart w:id="2395" w:name="_Toc365470916"/>
      <w:bookmarkStart w:id="2396" w:name="_Toc361662669"/>
      <w:bookmarkStart w:id="2397" w:name="_Toc361664512"/>
      <w:bookmarkStart w:id="2398" w:name="_Toc361666352"/>
      <w:bookmarkStart w:id="2399" w:name="_Toc361668181"/>
      <w:bookmarkStart w:id="2400" w:name="_Toc364934211"/>
      <w:bookmarkStart w:id="2401" w:name="_Toc365470917"/>
      <w:bookmarkStart w:id="2402" w:name="_Toc365470921"/>
      <w:bookmarkStart w:id="2403" w:name="_Toc365470922"/>
      <w:bookmarkStart w:id="2404" w:name="_Toc365470925"/>
      <w:bookmarkStart w:id="2405" w:name="_Toc365470934"/>
      <w:bookmarkStart w:id="2406" w:name="_Toc365470937"/>
      <w:bookmarkStart w:id="2407" w:name="_Toc365470938"/>
      <w:bookmarkStart w:id="2408" w:name="_Toc361662676"/>
      <w:bookmarkStart w:id="2409" w:name="_Toc361664519"/>
      <w:bookmarkStart w:id="2410" w:name="_Toc361666359"/>
      <w:bookmarkStart w:id="2411" w:name="_Toc361668188"/>
      <w:bookmarkStart w:id="2412" w:name="_Toc364934218"/>
      <w:bookmarkStart w:id="2413" w:name="_Toc365470945"/>
      <w:bookmarkStart w:id="2414" w:name="_Toc361662678"/>
      <w:bookmarkStart w:id="2415" w:name="_Toc361664521"/>
      <w:bookmarkStart w:id="2416" w:name="_Toc361666361"/>
      <w:bookmarkStart w:id="2417" w:name="_Toc361668190"/>
      <w:bookmarkStart w:id="2418" w:name="_Toc364934220"/>
      <w:bookmarkStart w:id="2419" w:name="_Toc365470947"/>
      <w:bookmarkStart w:id="2420" w:name="_Toc361662679"/>
      <w:bookmarkStart w:id="2421" w:name="_Toc361664522"/>
      <w:bookmarkStart w:id="2422" w:name="_Toc361666362"/>
      <w:bookmarkStart w:id="2423" w:name="_Toc361668191"/>
      <w:bookmarkStart w:id="2424" w:name="_Toc364934221"/>
      <w:bookmarkStart w:id="2425" w:name="_Toc365470948"/>
      <w:bookmarkStart w:id="2426" w:name="_Toc361662680"/>
      <w:bookmarkStart w:id="2427" w:name="_Toc361664523"/>
      <w:bookmarkStart w:id="2428" w:name="_Toc361666363"/>
      <w:bookmarkStart w:id="2429" w:name="_Toc361668192"/>
      <w:bookmarkStart w:id="2430" w:name="_Toc364934222"/>
      <w:bookmarkStart w:id="2431" w:name="_Toc365470949"/>
      <w:bookmarkStart w:id="2432" w:name="_Toc361662682"/>
      <w:bookmarkStart w:id="2433" w:name="_Toc361664525"/>
      <w:bookmarkStart w:id="2434" w:name="_Toc361666365"/>
      <w:bookmarkStart w:id="2435" w:name="_Toc361668194"/>
      <w:bookmarkStart w:id="2436" w:name="_Toc364934224"/>
      <w:bookmarkStart w:id="2437" w:name="_Toc365470951"/>
      <w:bookmarkStart w:id="2438" w:name="_Toc365470958"/>
      <w:bookmarkStart w:id="2439" w:name="_Toc365470959"/>
      <w:bookmarkStart w:id="2440" w:name="_Toc365470960"/>
      <w:bookmarkStart w:id="2441" w:name="_Toc361662695"/>
      <w:bookmarkStart w:id="2442" w:name="_Toc361664538"/>
      <w:bookmarkStart w:id="2443" w:name="_Toc361666378"/>
      <w:bookmarkStart w:id="2444" w:name="_Toc361668207"/>
      <w:bookmarkStart w:id="2445" w:name="_Toc364934237"/>
      <w:bookmarkStart w:id="2446" w:name="_Toc365470971"/>
      <w:bookmarkStart w:id="2447" w:name="_Toc365470974"/>
      <w:bookmarkStart w:id="2448" w:name="_Toc365470979"/>
      <w:bookmarkStart w:id="2449" w:name="_Toc365470980"/>
      <w:bookmarkStart w:id="2450" w:name="_Toc365470982"/>
      <w:bookmarkStart w:id="2451" w:name="_Toc365470983"/>
      <w:bookmarkStart w:id="2452" w:name="_Toc365470984"/>
      <w:bookmarkStart w:id="2453" w:name="_Toc365470985"/>
      <w:bookmarkStart w:id="2454" w:name="_Toc365470986"/>
      <w:bookmarkStart w:id="2455" w:name="_Toc365470987"/>
      <w:bookmarkStart w:id="2456" w:name="_Toc365470988"/>
      <w:bookmarkStart w:id="2457" w:name="_Toc365471029"/>
      <w:bookmarkStart w:id="2458" w:name="_Toc365471030"/>
      <w:bookmarkStart w:id="2459" w:name="_Toc365471032"/>
      <w:bookmarkStart w:id="2460" w:name="_Toc365471035"/>
      <w:bookmarkStart w:id="2461" w:name="_Toc365471037"/>
      <w:bookmarkStart w:id="2462" w:name="_Toc365471039"/>
      <w:bookmarkStart w:id="2463" w:name="_Toc365471043"/>
      <w:bookmarkStart w:id="2464" w:name="_Toc365471051"/>
      <w:bookmarkStart w:id="2465" w:name="_Toc365471055"/>
      <w:bookmarkStart w:id="2466" w:name="_Toc365471056"/>
      <w:bookmarkStart w:id="2467" w:name="_Toc365471057"/>
      <w:bookmarkStart w:id="2468" w:name="_Toc365471060"/>
      <w:bookmarkStart w:id="2469" w:name="_Toc365471061"/>
      <w:bookmarkStart w:id="2470" w:name="_Toc365471062"/>
      <w:bookmarkStart w:id="2471" w:name="_Toc365471064"/>
      <w:bookmarkStart w:id="2472" w:name="_Toc365471070"/>
      <w:bookmarkStart w:id="2473" w:name="_Toc365471072"/>
      <w:bookmarkStart w:id="2474" w:name="_Toc365471073"/>
      <w:bookmarkStart w:id="2475" w:name="_Toc365471090"/>
      <w:bookmarkStart w:id="2476" w:name="_Toc365471097"/>
      <w:bookmarkStart w:id="2477" w:name="_Toc365471099"/>
      <w:bookmarkStart w:id="2478" w:name="_Toc365471103"/>
      <w:bookmarkStart w:id="2479" w:name="_Toc365471105"/>
      <w:bookmarkStart w:id="2480" w:name="_Toc365471106"/>
      <w:bookmarkStart w:id="2481" w:name="_Toc365471109"/>
      <w:bookmarkStart w:id="2482" w:name="_Toc365471112"/>
      <w:bookmarkStart w:id="2483" w:name="_Toc365471115"/>
      <w:bookmarkStart w:id="2484" w:name="_Toc365471116"/>
      <w:bookmarkStart w:id="2485" w:name="_Toc365471117"/>
      <w:bookmarkStart w:id="2486" w:name="_Toc365471118"/>
      <w:bookmarkStart w:id="2487" w:name="_Toc365471120"/>
      <w:bookmarkStart w:id="2488" w:name="_Toc365471130"/>
      <w:bookmarkStart w:id="2489" w:name="_Toc365471131"/>
      <w:bookmarkStart w:id="2490" w:name="_Toc365471132"/>
      <w:bookmarkStart w:id="2491" w:name="_Toc365471133"/>
      <w:bookmarkStart w:id="2492" w:name="_Toc365471134"/>
      <w:bookmarkStart w:id="2493" w:name="_Toc365471138"/>
      <w:bookmarkStart w:id="2494" w:name="_Toc365471140"/>
      <w:bookmarkStart w:id="2495" w:name="_Toc365471144"/>
      <w:bookmarkStart w:id="2496" w:name="_Toc365471149"/>
      <w:bookmarkStart w:id="2497" w:name="_Toc365471155"/>
      <w:bookmarkStart w:id="2498" w:name="_Toc365471160"/>
      <w:bookmarkStart w:id="2499" w:name="_Toc365471161"/>
      <w:bookmarkStart w:id="2500" w:name="_Toc365471166"/>
      <w:bookmarkStart w:id="2501" w:name="_Toc365471168"/>
      <w:bookmarkStart w:id="2502" w:name="_Toc365471171"/>
      <w:bookmarkStart w:id="2503" w:name="_Toc365471173"/>
      <w:bookmarkStart w:id="2504" w:name="_Toc365471175"/>
      <w:bookmarkStart w:id="2505" w:name="_Toc365471178"/>
      <w:bookmarkStart w:id="2506" w:name="_Toc365471182"/>
      <w:bookmarkStart w:id="2507" w:name="_Toc365471183"/>
      <w:bookmarkStart w:id="2508" w:name="_Toc365471185"/>
      <w:bookmarkStart w:id="2509" w:name="_Toc365471188"/>
      <w:bookmarkStart w:id="2510" w:name="_Toc365471189"/>
      <w:bookmarkStart w:id="2511" w:name="_Toc365471190"/>
      <w:bookmarkStart w:id="2512" w:name="_Toc365471192"/>
      <w:bookmarkStart w:id="2513" w:name="_Toc365471193"/>
      <w:bookmarkStart w:id="2514" w:name="_Toc365471196"/>
      <w:bookmarkStart w:id="2515" w:name="_Toc365471197"/>
      <w:bookmarkStart w:id="2516" w:name="_Toc365471198"/>
      <w:bookmarkStart w:id="2517" w:name="_Toc365471200"/>
      <w:bookmarkStart w:id="2518" w:name="_Toc365471217"/>
      <w:bookmarkStart w:id="2519" w:name="_Toc365471219"/>
      <w:bookmarkStart w:id="2520" w:name="_Toc365471221"/>
      <w:bookmarkStart w:id="2521" w:name="_Toc365471223"/>
      <w:bookmarkStart w:id="2522" w:name="_Toc365471229"/>
      <w:bookmarkStart w:id="2523" w:name="_Toc365471233"/>
      <w:bookmarkStart w:id="2524" w:name="_Toc365471234"/>
      <w:bookmarkStart w:id="2525" w:name="_Toc365471235"/>
      <w:bookmarkStart w:id="2526" w:name="_Toc365471241"/>
      <w:bookmarkStart w:id="2527" w:name="_Toc365471247"/>
      <w:bookmarkStart w:id="2528" w:name="_Toc365471250"/>
      <w:bookmarkStart w:id="2529" w:name="_Toc365471253"/>
      <w:bookmarkStart w:id="2530" w:name="_Toc365471254"/>
      <w:bookmarkStart w:id="2531" w:name="_Toc365471258"/>
      <w:bookmarkStart w:id="2532" w:name="_Toc365471262"/>
      <w:bookmarkStart w:id="2533" w:name="_Toc365471265"/>
      <w:bookmarkStart w:id="2534" w:name="_Toc365471266"/>
      <w:bookmarkStart w:id="2535" w:name="_Toc365471271"/>
      <w:bookmarkStart w:id="2536" w:name="_Toc365471281"/>
      <w:bookmarkStart w:id="2537" w:name="_Toc365471287"/>
      <w:bookmarkStart w:id="2538" w:name="_Toc365471289"/>
      <w:bookmarkStart w:id="2539" w:name="_Toc365471291"/>
      <w:bookmarkStart w:id="2540" w:name="_Toc365471294"/>
      <w:bookmarkStart w:id="2541" w:name="_Toc365471297"/>
      <w:bookmarkStart w:id="2542" w:name="_Toc365471299"/>
      <w:bookmarkStart w:id="2543" w:name="_Toc365471301"/>
      <w:bookmarkStart w:id="2544" w:name="_Toc365471302"/>
      <w:bookmarkStart w:id="2545" w:name="_Toc365471303"/>
      <w:bookmarkStart w:id="2546" w:name="_Toc365471304"/>
      <w:bookmarkStart w:id="2547" w:name="_Toc365471312"/>
      <w:bookmarkStart w:id="2548" w:name="_Toc365471318"/>
      <w:bookmarkStart w:id="2549" w:name="_Toc365471330"/>
      <w:bookmarkStart w:id="2550" w:name="_Toc365471341"/>
      <w:bookmarkStart w:id="2551" w:name="_Toc365471343"/>
      <w:bookmarkStart w:id="2552" w:name="_Toc365471347"/>
      <w:bookmarkStart w:id="2553" w:name="_Toc365471349"/>
      <w:bookmarkStart w:id="2554" w:name="_Toc365471350"/>
      <w:bookmarkStart w:id="2555" w:name="_Toc365471352"/>
      <w:bookmarkStart w:id="2556" w:name="_Toc365471359"/>
      <w:bookmarkStart w:id="2557" w:name="_Toc365471370"/>
      <w:bookmarkStart w:id="2558" w:name="_Toc365471378"/>
      <w:bookmarkStart w:id="2559" w:name="_Toc365471384"/>
      <w:bookmarkStart w:id="2560" w:name="_Toc365471387"/>
      <w:bookmarkStart w:id="2561" w:name="_Toc365471396"/>
      <w:bookmarkStart w:id="2562" w:name="_Toc365471398"/>
      <w:bookmarkStart w:id="2563" w:name="_Toc365471400"/>
      <w:bookmarkStart w:id="2564" w:name="_Toc365471404"/>
      <w:bookmarkStart w:id="2565" w:name="_Toc365471405"/>
      <w:bookmarkStart w:id="2566" w:name="_Toc365471406"/>
      <w:bookmarkStart w:id="2567" w:name="_Toc365471409"/>
      <w:bookmarkStart w:id="2568" w:name="_Toc365471415"/>
      <w:bookmarkStart w:id="2569" w:name="_Toc365471417"/>
      <w:bookmarkStart w:id="2570" w:name="_Toc365471420"/>
      <w:bookmarkStart w:id="2571" w:name="_Toc365471430"/>
      <w:bookmarkStart w:id="2572" w:name="_Toc365471436"/>
      <w:bookmarkStart w:id="2573" w:name="_Toc365471438"/>
      <w:bookmarkStart w:id="2574" w:name="_Toc365471462"/>
      <w:bookmarkStart w:id="2575" w:name="_Toc365471465"/>
      <w:bookmarkStart w:id="2576" w:name="_Toc365471466"/>
      <w:bookmarkStart w:id="2577" w:name="_Toc361662706"/>
      <w:bookmarkStart w:id="2578" w:name="_Toc361664549"/>
      <w:bookmarkStart w:id="2579" w:name="_Toc361666389"/>
      <w:bookmarkStart w:id="2580" w:name="_Toc361668218"/>
      <w:bookmarkStart w:id="2581" w:name="_Toc364934248"/>
      <w:bookmarkStart w:id="2582" w:name="_Toc365471468"/>
      <w:bookmarkStart w:id="2583" w:name="_Toc361662707"/>
      <w:bookmarkStart w:id="2584" w:name="_Toc361664550"/>
      <w:bookmarkStart w:id="2585" w:name="_Toc361666390"/>
      <w:bookmarkStart w:id="2586" w:name="_Toc361668219"/>
      <w:bookmarkStart w:id="2587" w:name="_Toc364934249"/>
      <w:bookmarkStart w:id="2588" w:name="_Toc365471469"/>
      <w:bookmarkStart w:id="2589" w:name="_Toc361662708"/>
      <w:bookmarkStart w:id="2590" w:name="_Toc361664551"/>
      <w:bookmarkStart w:id="2591" w:name="_Toc361666391"/>
      <w:bookmarkStart w:id="2592" w:name="_Toc361668220"/>
      <w:bookmarkStart w:id="2593" w:name="_Toc364934250"/>
      <w:bookmarkStart w:id="2594" w:name="_Toc365471470"/>
      <w:bookmarkStart w:id="2595" w:name="_Toc361662719"/>
      <w:bookmarkStart w:id="2596" w:name="_Toc361664562"/>
      <w:bookmarkStart w:id="2597" w:name="_Toc361666402"/>
      <w:bookmarkStart w:id="2598" w:name="_Toc361668231"/>
      <w:bookmarkStart w:id="2599" w:name="_Toc364934261"/>
      <w:bookmarkStart w:id="2600" w:name="_Toc365471481"/>
      <w:bookmarkStart w:id="2601" w:name="_Toc361662726"/>
      <w:bookmarkStart w:id="2602" w:name="_Toc361664569"/>
      <w:bookmarkStart w:id="2603" w:name="_Toc361666409"/>
      <w:bookmarkStart w:id="2604" w:name="_Toc361668238"/>
      <w:bookmarkStart w:id="2605" w:name="_Toc364934268"/>
      <w:bookmarkStart w:id="2606" w:name="_Toc365471488"/>
      <w:bookmarkStart w:id="2607" w:name="_Toc361662728"/>
      <w:bookmarkStart w:id="2608" w:name="_Toc361664571"/>
      <w:bookmarkStart w:id="2609" w:name="_Toc361666411"/>
      <w:bookmarkStart w:id="2610" w:name="_Toc361668240"/>
      <w:bookmarkStart w:id="2611" w:name="_Toc364934270"/>
      <w:bookmarkStart w:id="2612" w:name="_Toc365471490"/>
      <w:bookmarkStart w:id="2613" w:name="_Toc361662740"/>
      <w:bookmarkStart w:id="2614" w:name="_Toc361664583"/>
      <w:bookmarkStart w:id="2615" w:name="_Toc361666423"/>
      <w:bookmarkStart w:id="2616" w:name="_Toc361668252"/>
      <w:bookmarkStart w:id="2617" w:name="_Toc364934282"/>
      <w:bookmarkStart w:id="2618" w:name="_Toc365471502"/>
      <w:bookmarkStart w:id="2619" w:name="_Toc361662741"/>
      <w:bookmarkStart w:id="2620" w:name="_Toc361664584"/>
      <w:bookmarkStart w:id="2621" w:name="_Toc361666424"/>
      <w:bookmarkStart w:id="2622" w:name="_Toc361668253"/>
      <w:bookmarkStart w:id="2623" w:name="_Toc364934283"/>
      <w:bookmarkStart w:id="2624" w:name="_Toc365471503"/>
      <w:bookmarkStart w:id="2625" w:name="_Toc361662756"/>
      <w:bookmarkStart w:id="2626" w:name="_Toc361664599"/>
      <w:bookmarkStart w:id="2627" w:name="_Toc361666439"/>
      <w:bookmarkStart w:id="2628" w:name="_Toc361668268"/>
      <w:bookmarkStart w:id="2629" w:name="_Toc364934298"/>
      <w:bookmarkStart w:id="2630" w:name="_Toc365471518"/>
      <w:bookmarkStart w:id="2631" w:name="_Toc361662765"/>
      <w:bookmarkStart w:id="2632" w:name="_Toc361664608"/>
      <w:bookmarkStart w:id="2633" w:name="_Toc361666448"/>
      <w:bookmarkStart w:id="2634" w:name="_Toc361668277"/>
      <w:bookmarkStart w:id="2635" w:name="_Toc364934307"/>
      <w:bookmarkStart w:id="2636" w:name="_Toc365471527"/>
      <w:bookmarkStart w:id="2637" w:name="_Toc361662768"/>
      <w:bookmarkStart w:id="2638" w:name="_Toc361664611"/>
      <w:bookmarkStart w:id="2639" w:name="_Toc361666451"/>
      <w:bookmarkStart w:id="2640" w:name="_Toc361668280"/>
      <w:bookmarkStart w:id="2641" w:name="_Toc364934310"/>
      <w:bookmarkStart w:id="2642" w:name="_Toc365471530"/>
      <w:bookmarkStart w:id="2643" w:name="_Toc361662772"/>
      <w:bookmarkStart w:id="2644" w:name="_Toc361664615"/>
      <w:bookmarkStart w:id="2645" w:name="_Toc361666455"/>
      <w:bookmarkStart w:id="2646" w:name="_Toc361668284"/>
      <w:bookmarkStart w:id="2647" w:name="_Toc364934314"/>
      <w:bookmarkStart w:id="2648" w:name="_Toc365471534"/>
      <w:bookmarkStart w:id="2649" w:name="_Toc365471538"/>
      <w:bookmarkStart w:id="2650" w:name="_Toc365471540"/>
      <w:bookmarkStart w:id="2651" w:name="_Toc365471542"/>
      <w:bookmarkStart w:id="2652" w:name="_Toc365471544"/>
      <w:bookmarkStart w:id="2653" w:name="_Toc365471547"/>
      <w:bookmarkStart w:id="2654" w:name="_Toc365471557"/>
      <w:bookmarkStart w:id="2655" w:name="_Toc365471567"/>
      <w:bookmarkStart w:id="2656" w:name="_Toc365471570"/>
      <w:bookmarkStart w:id="2657" w:name="_Toc365471571"/>
      <w:bookmarkStart w:id="2658" w:name="_Toc365471585"/>
      <w:bookmarkStart w:id="2659" w:name="_Toc365471586"/>
      <w:bookmarkStart w:id="2660" w:name="_Toc365471587"/>
      <w:bookmarkStart w:id="2661" w:name="_Toc365471588"/>
      <w:bookmarkStart w:id="2662" w:name="_Toc365471589"/>
      <w:bookmarkStart w:id="2663" w:name="_Toc365471590"/>
      <w:bookmarkStart w:id="2664" w:name="_Toc365471591"/>
      <w:bookmarkStart w:id="2665" w:name="_Toc365471592"/>
      <w:bookmarkStart w:id="2666" w:name="_Toc365471593"/>
      <w:bookmarkStart w:id="2667" w:name="_Toc365471594"/>
      <w:bookmarkStart w:id="2668" w:name="_Toc365471596"/>
      <w:bookmarkStart w:id="2669" w:name="_Toc365471599"/>
      <w:bookmarkStart w:id="2670" w:name="_Toc365471601"/>
      <w:bookmarkStart w:id="2671" w:name="_Toc365471603"/>
      <w:bookmarkStart w:id="2672" w:name="_Toc365471604"/>
      <w:bookmarkStart w:id="2673" w:name="_Toc365471608"/>
      <w:bookmarkStart w:id="2674" w:name="_Toc365471610"/>
      <w:bookmarkStart w:id="2675" w:name="_Toc365471612"/>
      <w:bookmarkStart w:id="2676" w:name="_Toc365471613"/>
      <w:bookmarkStart w:id="2677" w:name="_Toc365471614"/>
      <w:bookmarkStart w:id="2678" w:name="_Toc365471618"/>
      <w:bookmarkStart w:id="2679" w:name="_Toc365471623"/>
      <w:bookmarkStart w:id="2680" w:name="_Toc365471624"/>
      <w:bookmarkStart w:id="2681" w:name="_Toc365471627"/>
      <w:bookmarkStart w:id="2682" w:name="_Toc365471628"/>
      <w:bookmarkStart w:id="2683" w:name="_Toc365471631"/>
      <w:bookmarkStart w:id="2684" w:name="_Toc365471639"/>
      <w:bookmarkStart w:id="2685" w:name="_Toc365471641"/>
      <w:bookmarkStart w:id="2686" w:name="_Toc365471642"/>
      <w:bookmarkStart w:id="2687" w:name="_Toc365471645"/>
      <w:bookmarkStart w:id="2688" w:name="_Toc365471651"/>
      <w:bookmarkStart w:id="2689" w:name="_Toc365471654"/>
      <w:bookmarkStart w:id="2690" w:name="_Toc365471655"/>
      <w:bookmarkStart w:id="2691" w:name="_Toc365471659"/>
      <w:bookmarkStart w:id="2692" w:name="_Toc365471661"/>
      <w:bookmarkStart w:id="2693" w:name="_Toc365471669"/>
      <w:bookmarkStart w:id="2694" w:name="_Toc365471673"/>
      <w:bookmarkStart w:id="2695" w:name="_Toc365471674"/>
      <w:bookmarkStart w:id="2696" w:name="_Toc365471676"/>
      <w:bookmarkStart w:id="2697" w:name="_Toc365471677"/>
      <w:bookmarkStart w:id="2698" w:name="_Toc365471678"/>
      <w:bookmarkStart w:id="2699" w:name="_Toc365471681"/>
      <w:bookmarkStart w:id="2700" w:name="_Toc365471682"/>
      <w:bookmarkStart w:id="2701" w:name="_Toc365471683"/>
      <w:bookmarkStart w:id="2702" w:name="_Toc365471684"/>
      <w:bookmarkStart w:id="2703" w:name="_Toc365471685"/>
      <w:bookmarkStart w:id="2704" w:name="_Toc365471686"/>
      <w:bookmarkStart w:id="2705" w:name="_Toc365471687"/>
      <w:bookmarkStart w:id="2706" w:name="_Toc365471691"/>
      <w:bookmarkStart w:id="2707" w:name="_Toc365471692"/>
      <w:bookmarkStart w:id="2708" w:name="_Toc365471693"/>
      <w:bookmarkStart w:id="2709" w:name="_Toc365471695"/>
      <w:bookmarkStart w:id="2710" w:name="_Toc365471697"/>
      <w:bookmarkStart w:id="2711" w:name="_Toc365471698"/>
      <w:bookmarkStart w:id="2712" w:name="_Toc365471708"/>
      <w:bookmarkStart w:id="2713" w:name="_Toc365471709"/>
      <w:bookmarkStart w:id="2714" w:name="_Toc365471710"/>
      <w:bookmarkStart w:id="2715" w:name="_Toc365471716"/>
      <w:bookmarkStart w:id="2716" w:name="_Toc365471719"/>
      <w:bookmarkStart w:id="2717" w:name="_Toc365471720"/>
      <w:bookmarkStart w:id="2718" w:name="_Toc365471721"/>
      <w:bookmarkStart w:id="2719" w:name="_Toc365471735"/>
      <w:bookmarkStart w:id="2720" w:name="_Toc365471736"/>
      <w:bookmarkStart w:id="2721" w:name="_Toc365471737"/>
      <w:bookmarkStart w:id="2722" w:name="_Toc365471738"/>
      <w:bookmarkStart w:id="2723" w:name="_Toc365471739"/>
      <w:bookmarkStart w:id="2724" w:name="_Toc365471740"/>
      <w:bookmarkStart w:id="2725" w:name="_Toc365471746"/>
      <w:bookmarkStart w:id="2726" w:name="_Toc365471752"/>
      <w:bookmarkStart w:id="2727" w:name="_Toc365471755"/>
      <w:bookmarkStart w:id="2728" w:name="_Toc365471756"/>
      <w:bookmarkStart w:id="2729" w:name="_Toc365471757"/>
      <w:bookmarkStart w:id="2730" w:name="_Toc365471762"/>
      <w:bookmarkStart w:id="2731" w:name="_Toc365471763"/>
      <w:bookmarkStart w:id="2732" w:name="_Toc365471764"/>
      <w:bookmarkStart w:id="2733" w:name="_Toc365471770"/>
      <w:bookmarkStart w:id="2734" w:name="_Toc365471771"/>
      <w:bookmarkStart w:id="2735" w:name="_Toc365471772"/>
      <w:bookmarkStart w:id="2736" w:name="_Toc365471782"/>
      <w:bookmarkStart w:id="2737" w:name="_Toc365471783"/>
      <w:bookmarkStart w:id="2738" w:name="_Toc365471784"/>
      <w:bookmarkStart w:id="2739" w:name="_Toc365471790"/>
      <w:bookmarkStart w:id="2740" w:name="_Toc365471791"/>
      <w:bookmarkStart w:id="2741" w:name="_Toc365471792"/>
      <w:bookmarkStart w:id="2742" w:name="_Toc365471793"/>
      <w:bookmarkStart w:id="2743" w:name="_Toc365471795"/>
      <w:bookmarkStart w:id="2744" w:name="_Toc365471796"/>
      <w:bookmarkStart w:id="2745" w:name="_Toc365471799"/>
      <w:bookmarkStart w:id="2746" w:name="_Toc365471806"/>
      <w:bookmarkStart w:id="2747" w:name="_Toc365471809"/>
      <w:bookmarkStart w:id="2748" w:name="_Toc365471810"/>
      <w:bookmarkStart w:id="2749" w:name="_Toc365471811"/>
      <w:bookmarkStart w:id="2750" w:name="_Toc365471813"/>
      <w:bookmarkStart w:id="2751" w:name="_Toc365471815"/>
      <w:bookmarkStart w:id="2752" w:name="_Toc365471816"/>
      <w:bookmarkStart w:id="2753" w:name="_Toc365471817"/>
      <w:bookmarkStart w:id="2754" w:name="_Toc365471827"/>
      <w:bookmarkStart w:id="2755" w:name="_Toc365471828"/>
      <w:bookmarkStart w:id="2756" w:name="_Toc365471838"/>
      <w:bookmarkStart w:id="2757" w:name="_Toc365471839"/>
      <w:bookmarkStart w:id="2758" w:name="_Toc365471840"/>
      <w:bookmarkStart w:id="2759" w:name="_Toc365471841"/>
      <w:bookmarkStart w:id="2760" w:name="_Toc365471843"/>
      <w:bookmarkStart w:id="2761" w:name="_Toc365471847"/>
      <w:bookmarkStart w:id="2762" w:name="_Toc365471851"/>
      <w:bookmarkStart w:id="2763" w:name="_Toc365471855"/>
      <w:bookmarkStart w:id="2764" w:name="_Toc365471856"/>
      <w:bookmarkStart w:id="2765" w:name="_Toc365471857"/>
      <w:bookmarkStart w:id="2766" w:name="_Toc365471865"/>
      <w:bookmarkStart w:id="2767" w:name="_Toc365471871"/>
      <w:bookmarkStart w:id="2768" w:name="_Toc365471872"/>
      <w:bookmarkStart w:id="2769" w:name="_Toc365471873"/>
      <w:bookmarkStart w:id="2770" w:name="_Toc365471874"/>
      <w:bookmarkStart w:id="2771" w:name="_Toc365471877"/>
      <w:bookmarkStart w:id="2772" w:name="_Toc365471887"/>
      <w:bookmarkStart w:id="2773" w:name="_Toc365471889"/>
      <w:bookmarkStart w:id="2774" w:name="_Toc365471890"/>
      <w:bookmarkStart w:id="2775" w:name="_Toc365471891"/>
      <w:bookmarkStart w:id="2776" w:name="_Toc365471898"/>
      <w:bookmarkStart w:id="2777" w:name="_Toc365471909"/>
      <w:bookmarkStart w:id="2778" w:name="_Toc365471913"/>
      <w:bookmarkStart w:id="2779" w:name="_Toc365471914"/>
      <w:bookmarkStart w:id="2780" w:name="_Toc365471915"/>
      <w:bookmarkStart w:id="2781" w:name="_Toc365471924"/>
      <w:bookmarkStart w:id="2782" w:name="_Toc365471925"/>
      <w:bookmarkStart w:id="2783" w:name="_Toc365471926"/>
      <w:bookmarkStart w:id="2784" w:name="_Toc365471927"/>
      <w:bookmarkStart w:id="2785" w:name="_Toc365471930"/>
      <w:bookmarkStart w:id="2786" w:name="_Toc365471931"/>
      <w:bookmarkStart w:id="2787" w:name="_Toc365471935"/>
      <w:bookmarkStart w:id="2788" w:name="_Toc365471936"/>
      <w:bookmarkStart w:id="2789" w:name="_Toc365471937"/>
      <w:bookmarkStart w:id="2790" w:name="_Toc365471943"/>
      <w:bookmarkStart w:id="2791" w:name="_Toc365471947"/>
      <w:bookmarkStart w:id="2792" w:name="_Toc365471948"/>
      <w:bookmarkStart w:id="2793" w:name="_Toc365471949"/>
      <w:bookmarkStart w:id="2794" w:name="_Toc365471950"/>
      <w:bookmarkStart w:id="2795" w:name="_Toc365471958"/>
      <w:bookmarkStart w:id="2796" w:name="_Toc365471959"/>
      <w:bookmarkStart w:id="2797" w:name="_Toc365471960"/>
      <w:bookmarkStart w:id="2798" w:name="_Toc365471965"/>
      <w:bookmarkStart w:id="2799" w:name="_Toc365471970"/>
      <w:bookmarkStart w:id="2800" w:name="_Toc365471971"/>
      <w:bookmarkStart w:id="2801" w:name="_Toc365471972"/>
      <w:bookmarkStart w:id="2802" w:name="_Toc365471978"/>
      <w:bookmarkStart w:id="2803" w:name="_Toc365471982"/>
      <w:bookmarkStart w:id="2804" w:name="_Toc365471985"/>
      <w:bookmarkStart w:id="2805" w:name="_Toc361662793"/>
      <w:bookmarkStart w:id="2806" w:name="_Toc361664636"/>
      <w:bookmarkStart w:id="2807" w:name="_Toc361666476"/>
      <w:bookmarkStart w:id="2808" w:name="_Toc361668305"/>
      <w:bookmarkStart w:id="2809" w:name="_Toc364934336"/>
      <w:bookmarkStart w:id="2810" w:name="_Toc365471989"/>
      <w:bookmarkStart w:id="2811" w:name="_Toc361662794"/>
      <w:bookmarkStart w:id="2812" w:name="_Toc361664637"/>
      <w:bookmarkStart w:id="2813" w:name="_Toc361666477"/>
      <w:bookmarkStart w:id="2814" w:name="_Toc361668306"/>
      <w:bookmarkStart w:id="2815" w:name="_Toc364934337"/>
      <w:bookmarkStart w:id="2816" w:name="_Toc365471990"/>
      <w:bookmarkStart w:id="2817" w:name="_Toc361662795"/>
      <w:bookmarkStart w:id="2818" w:name="_Toc361664638"/>
      <w:bookmarkStart w:id="2819" w:name="_Toc361666478"/>
      <w:bookmarkStart w:id="2820" w:name="_Toc361668307"/>
      <w:bookmarkStart w:id="2821" w:name="_Toc364934338"/>
      <w:bookmarkStart w:id="2822" w:name="_Toc365471991"/>
      <w:bookmarkStart w:id="2823" w:name="_Toc361662800"/>
      <w:bookmarkStart w:id="2824" w:name="_Toc361664643"/>
      <w:bookmarkStart w:id="2825" w:name="_Toc361666483"/>
      <w:bookmarkStart w:id="2826" w:name="_Toc361668312"/>
      <w:bookmarkStart w:id="2827" w:name="_Toc364934343"/>
      <w:bookmarkStart w:id="2828" w:name="_Toc365471996"/>
      <w:bookmarkStart w:id="2829" w:name="_Toc361662803"/>
      <w:bookmarkStart w:id="2830" w:name="_Toc361664646"/>
      <w:bookmarkStart w:id="2831" w:name="_Toc361666486"/>
      <w:bookmarkStart w:id="2832" w:name="_Toc361668315"/>
      <w:bookmarkStart w:id="2833" w:name="_Toc364934346"/>
      <w:bookmarkStart w:id="2834" w:name="_Toc365471999"/>
      <w:bookmarkStart w:id="2835" w:name="_Toc361662808"/>
      <w:bookmarkStart w:id="2836" w:name="_Toc361664651"/>
      <w:bookmarkStart w:id="2837" w:name="_Toc361666491"/>
      <w:bookmarkStart w:id="2838" w:name="_Toc361668320"/>
      <w:bookmarkStart w:id="2839" w:name="_Toc364934351"/>
      <w:bookmarkStart w:id="2840" w:name="_Toc365472004"/>
      <w:bookmarkStart w:id="2841" w:name="_Toc361662809"/>
      <w:bookmarkStart w:id="2842" w:name="_Toc361664652"/>
      <w:bookmarkStart w:id="2843" w:name="_Toc361666492"/>
      <w:bookmarkStart w:id="2844" w:name="_Toc361668321"/>
      <w:bookmarkStart w:id="2845" w:name="_Toc364934352"/>
      <w:bookmarkStart w:id="2846" w:name="_Toc365472005"/>
      <w:bookmarkStart w:id="2847" w:name="_Toc361662812"/>
      <w:bookmarkStart w:id="2848" w:name="_Toc361664655"/>
      <w:bookmarkStart w:id="2849" w:name="_Toc361666495"/>
      <w:bookmarkStart w:id="2850" w:name="_Toc361668324"/>
      <w:bookmarkStart w:id="2851" w:name="_Toc364934355"/>
      <w:bookmarkStart w:id="2852" w:name="_Toc365472008"/>
      <w:bookmarkStart w:id="2853" w:name="_Toc361662813"/>
      <w:bookmarkStart w:id="2854" w:name="_Toc361664656"/>
      <w:bookmarkStart w:id="2855" w:name="_Toc361666496"/>
      <w:bookmarkStart w:id="2856" w:name="_Toc361668325"/>
      <w:bookmarkStart w:id="2857" w:name="_Toc364934356"/>
      <w:bookmarkStart w:id="2858" w:name="_Toc365472009"/>
      <w:bookmarkStart w:id="2859" w:name="_Toc361662814"/>
      <w:bookmarkStart w:id="2860" w:name="_Toc361664657"/>
      <w:bookmarkStart w:id="2861" w:name="_Toc361666497"/>
      <w:bookmarkStart w:id="2862" w:name="_Toc361668326"/>
      <w:bookmarkStart w:id="2863" w:name="_Toc364934357"/>
      <w:bookmarkStart w:id="2864" w:name="_Toc365472010"/>
      <w:bookmarkStart w:id="2865" w:name="_Toc361662819"/>
      <w:bookmarkStart w:id="2866" w:name="_Toc361664662"/>
      <w:bookmarkStart w:id="2867" w:name="_Toc361666502"/>
      <w:bookmarkStart w:id="2868" w:name="_Toc361668331"/>
      <w:bookmarkStart w:id="2869" w:name="_Toc364934362"/>
      <w:bookmarkStart w:id="2870" w:name="_Toc365472015"/>
      <w:bookmarkStart w:id="2871" w:name="_Toc365472019"/>
      <w:bookmarkStart w:id="2872" w:name="_Toc365472020"/>
      <w:bookmarkStart w:id="2873" w:name="_Toc365472021"/>
      <w:bookmarkStart w:id="2874" w:name="_Toc365472029"/>
      <w:bookmarkStart w:id="2875" w:name="_Toc361662824"/>
      <w:bookmarkStart w:id="2876" w:name="_Toc361664667"/>
      <w:bookmarkStart w:id="2877" w:name="_Toc361666507"/>
      <w:bookmarkStart w:id="2878" w:name="_Toc361668336"/>
      <w:bookmarkStart w:id="2879" w:name="_Toc364934367"/>
      <w:bookmarkStart w:id="2880" w:name="_Toc365472035"/>
      <w:bookmarkStart w:id="2881" w:name="_Toc361662825"/>
      <w:bookmarkStart w:id="2882" w:name="_Toc361664668"/>
      <w:bookmarkStart w:id="2883" w:name="_Toc361666508"/>
      <w:bookmarkStart w:id="2884" w:name="_Toc361668337"/>
      <w:bookmarkStart w:id="2885" w:name="_Toc364934368"/>
      <w:bookmarkStart w:id="2886" w:name="_Toc365472036"/>
      <w:bookmarkStart w:id="2887" w:name="_Toc361662826"/>
      <w:bookmarkStart w:id="2888" w:name="_Toc361664669"/>
      <w:bookmarkStart w:id="2889" w:name="_Toc361666509"/>
      <w:bookmarkStart w:id="2890" w:name="_Toc361668338"/>
      <w:bookmarkStart w:id="2891" w:name="_Toc364934369"/>
      <w:bookmarkStart w:id="2892" w:name="_Toc365472037"/>
      <w:bookmarkStart w:id="2893" w:name="_Toc361662831"/>
      <w:bookmarkStart w:id="2894" w:name="_Toc361664674"/>
      <w:bookmarkStart w:id="2895" w:name="_Toc361666514"/>
      <w:bookmarkStart w:id="2896" w:name="_Toc361668343"/>
      <w:bookmarkStart w:id="2897" w:name="_Toc364934374"/>
      <w:bookmarkStart w:id="2898" w:name="_Toc365472042"/>
      <w:bookmarkStart w:id="2899" w:name="_Toc361662833"/>
      <w:bookmarkStart w:id="2900" w:name="_Toc361664676"/>
      <w:bookmarkStart w:id="2901" w:name="_Toc361666516"/>
      <w:bookmarkStart w:id="2902" w:name="_Toc361668345"/>
      <w:bookmarkStart w:id="2903" w:name="_Toc364934376"/>
      <w:bookmarkStart w:id="2904" w:name="_Toc365472044"/>
      <w:bookmarkStart w:id="2905" w:name="_Toc365472050"/>
      <w:bookmarkStart w:id="2906" w:name="_Toc365472051"/>
      <w:bookmarkStart w:id="2907" w:name="_Toc365472052"/>
      <w:bookmarkStart w:id="2908" w:name="_Toc365472058"/>
      <w:bookmarkStart w:id="2909" w:name="_Toc365472059"/>
      <w:bookmarkStart w:id="2910" w:name="_Toc365472075"/>
      <w:bookmarkStart w:id="2911" w:name="_Toc365472077"/>
      <w:bookmarkStart w:id="2912" w:name="_Toc365472078"/>
      <w:bookmarkStart w:id="2913" w:name="_Toc365472079"/>
      <w:bookmarkStart w:id="2914" w:name="_Toc365472083"/>
      <w:bookmarkStart w:id="2915" w:name="_Toc365472085"/>
      <w:bookmarkStart w:id="2916" w:name="_Toc365472086"/>
      <w:bookmarkStart w:id="2917" w:name="_Toc365472088"/>
      <w:bookmarkStart w:id="2918" w:name="_Toc365472089"/>
      <w:bookmarkStart w:id="2919" w:name="_Toc365472090"/>
      <w:bookmarkStart w:id="2920" w:name="_Toc365472095"/>
      <w:bookmarkStart w:id="2921" w:name="_Toc365472098"/>
      <w:bookmarkStart w:id="2922" w:name="_Toc365472099"/>
      <w:bookmarkStart w:id="2923" w:name="_Toc365472102"/>
      <w:bookmarkStart w:id="2924" w:name="_Toc365472104"/>
      <w:bookmarkStart w:id="2925" w:name="_Toc365472113"/>
      <w:bookmarkStart w:id="2926" w:name="_Toc365472114"/>
      <w:bookmarkStart w:id="2927" w:name="_Toc365472133"/>
      <w:bookmarkStart w:id="2928" w:name="_Toc365472134"/>
      <w:bookmarkStart w:id="2929" w:name="_Toc365472138"/>
      <w:bookmarkStart w:id="2930" w:name="_Toc365472141"/>
      <w:bookmarkStart w:id="2931" w:name="_Toc365472142"/>
      <w:bookmarkStart w:id="2932" w:name="_Toc365472144"/>
      <w:bookmarkStart w:id="2933" w:name="_Toc365472148"/>
      <w:bookmarkStart w:id="2934" w:name="_Toc365472149"/>
      <w:bookmarkStart w:id="2935" w:name="_Toc365472152"/>
      <w:bookmarkStart w:id="2936" w:name="_Toc365472153"/>
      <w:bookmarkStart w:id="2937" w:name="_Toc365472154"/>
      <w:bookmarkStart w:id="2938" w:name="_Toc365472155"/>
      <w:bookmarkStart w:id="2939" w:name="_Toc365472174"/>
      <w:bookmarkStart w:id="2940" w:name="_Toc365472181"/>
      <w:bookmarkStart w:id="2941" w:name="_Toc365472182"/>
      <w:bookmarkStart w:id="2942" w:name="_Toc365472185"/>
      <w:bookmarkStart w:id="2943" w:name="_Toc365472188"/>
      <w:bookmarkStart w:id="2944" w:name="_Toc365472197"/>
      <w:bookmarkStart w:id="2945" w:name="_Toc365472200"/>
      <w:bookmarkStart w:id="2946" w:name="_Toc365472202"/>
      <w:bookmarkStart w:id="2947" w:name="_Toc365472209"/>
      <w:bookmarkStart w:id="2948" w:name="_Toc365472210"/>
      <w:bookmarkStart w:id="2949" w:name="_Toc365472213"/>
      <w:bookmarkStart w:id="2950" w:name="_Toc365472216"/>
      <w:bookmarkStart w:id="2951" w:name="_Toc365472230"/>
      <w:bookmarkStart w:id="2952" w:name="_Toc365472232"/>
      <w:bookmarkStart w:id="2953" w:name="_Toc365472236"/>
      <w:bookmarkStart w:id="2954" w:name="_Toc365472237"/>
      <w:bookmarkStart w:id="2955" w:name="_Toc365472238"/>
      <w:bookmarkStart w:id="2956" w:name="_Toc365472239"/>
      <w:bookmarkStart w:id="2957" w:name="_Toc365472240"/>
      <w:bookmarkStart w:id="2958" w:name="_Toc365472242"/>
      <w:bookmarkStart w:id="2959" w:name="_Toc365472244"/>
      <w:bookmarkStart w:id="2960" w:name="_Toc365472246"/>
      <w:bookmarkStart w:id="2961" w:name="_Toc365472247"/>
      <w:bookmarkStart w:id="2962" w:name="_Toc365472248"/>
      <w:bookmarkStart w:id="2963" w:name="_Toc365472250"/>
      <w:bookmarkStart w:id="2964" w:name="_Toc365472252"/>
      <w:bookmarkStart w:id="2965" w:name="_Toc365472254"/>
      <w:bookmarkStart w:id="2966" w:name="_Toc365472256"/>
      <w:bookmarkStart w:id="2967" w:name="_Toc365472258"/>
      <w:bookmarkStart w:id="2968" w:name="_Toc365472260"/>
      <w:bookmarkStart w:id="2969" w:name="_Toc365472266"/>
      <w:bookmarkStart w:id="2970" w:name="_Toc365472267"/>
      <w:bookmarkStart w:id="2971" w:name="_Hlt458400770"/>
      <w:bookmarkStart w:id="2972" w:name="_Toc365472364"/>
      <w:bookmarkStart w:id="2973" w:name="_Toc365472365"/>
      <w:bookmarkStart w:id="2974" w:name="_Toc365472375"/>
      <w:bookmarkStart w:id="2975" w:name="_Toc365472386"/>
      <w:bookmarkStart w:id="2976" w:name="_Toc365472409"/>
      <w:bookmarkStart w:id="2977" w:name="_Toc365472413"/>
      <w:bookmarkStart w:id="2978" w:name="_Toc365472414"/>
      <w:bookmarkStart w:id="2979" w:name="_Toc365472439"/>
      <w:bookmarkStart w:id="2980" w:name="_Toc365472445"/>
      <w:bookmarkStart w:id="2981" w:name="_Toc365472447"/>
      <w:bookmarkStart w:id="2982" w:name="_Toc365472450"/>
      <w:bookmarkStart w:id="2983" w:name="_Toc365472454"/>
      <w:bookmarkStart w:id="2984" w:name="_Toc365472455"/>
      <w:bookmarkStart w:id="2985" w:name="_Toc365472457"/>
      <w:bookmarkStart w:id="2986" w:name="_Toc365472460"/>
      <w:bookmarkStart w:id="2987" w:name="_Toc365472463"/>
      <w:bookmarkStart w:id="2988" w:name="_Toc365472464"/>
      <w:bookmarkStart w:id="2989" w:name="_Toc365472467"/>
      <w:bookmarkStart w:id="2990" w:name="_Toc365472469"/>
      <w:bookmarkStart w:id="2991" w:name="_Toc365472470"/>
      <w:bookmarkStart w:id="2992" w:name="_Toc365472472"/>
      <w:bookmarkStart w:id="2993" w:name="_Toc365472473"/>
      <w:bookmarkStart w:id="2994" w:name="_Toc365472481"/>
      <w:bookmarkStart w:id="2995" w:name="_Toc365472482"/>
      <w:bookmarkStart w:id="2996" w:name="_Toc365472496"/>
      <w:bookmarkStart w:id="2997" w:name="_Toc365472502"/>
      <w:bookmarkStart w:id="2998" w:name="_Toc365472506"/>
      <w:bookmarkStart w:id="2999" w:name="_Toc365472517"/>
      <w:bookmarkStart w:id="3000" w:name="_Toc365472522"/>
      <w:bookmarkStart w:id="3001" w:name="_Toc365472535"/>
      <w:bookmarkStart w:id="3002" w:name="_Toc365472540"/>
      <w:bookmarkStart w:id="3003" w:name="_Toc365472541"/>
      <w:bookmarkStart w:id="3004" w:name="_Toc365472542"/>
      <w:bookmarkStart w:id="3005" w:name="_Toc365472545"/>
      <w:bookmarkStart w:id="3006" w:name="_Toc365472546"/>
      <w:bookmarkStart w:id="3007" w:name="_Toc365472548"/>
      <w:bookmarkStart w:id="3008" w:name="_Toc365472552"/>
      <w:bookmarkStart w:id="3009" w:name="_Toc365472559"/>
      <w:bookmarkStart w:id="3010" w:name="_Toc365472560"/>
      <w:bookmarkStart w:id="3011" w:name="_Toc365472562"/>
      <w:bookmarkStart w:id="3012" w:name="_Toc365472563"/>
      <w:bookmarkStart w:id="3013" w:name="_Toc365472570"/>
      <w:bookmarkStart w:id="3014" w:name="_Toc365472584"/>
      <w:bookmarkStart w:id="3015" w:name="_Toc365472589"/>
      <w:bookmarkStart w:id="3016" w:name="_Toc365472592"/>
      <w:bookmarkStart w:id="3017" w:name="_Toc365472597"/>
      <w:bookmarkStart w:id="3018" w:name="_Toc365472600"/>
      <w:bookmarkStart w:id="3019" w:name="_Toc365472605"/>
      <w:bookmarkStart w:id="3020" w:name="_Toc365472607"/>
      <w:bookmarkStart w:id="3021" w:name="_Toc365472623"/>
      <w:bookmarkStart w:id="3022" w:name="_Toc365472626"/>
      <w:bookmarkStart w:id="3023" w:name="_Toc365472627"/>
      <w:bookmarkStart w:id="3024" w:name="_Toc365472628"/>
      <w:bookmarkStart w:id="3025" w:name="_Toc365472645"/>
      <w:bookmarkStart w:id="3026" w:name="_Toc365472646"/>
      <w:bookmarkStart w:id="3027" w:name="_Toc365472650"/>
      <w:bookmarkStart w:id="3028" w:name="_Toc365472653"/>
      <w:bookmarkStart w:id="3029" w:name="_Toc365472654"/>
      <w:bookmarkStart w:id="3030" w:name="_Toc365472655"/>
      <w:bookmarkStart w:id="3031" w:name="_Toc365472656"/>
      <w:bookmarkStart w:id="3032" w:name="_Toc365472658"/>
      <w:bookmarkStart w:id="3033" w:name="_Toc365472659"/>
      <w:bookmarkStart w:id="3034" w:name="_Toc365472660"/>
      <w:bookmarkStart w:id="3035" w:name="_Toc365472661"/>
      <w:bookmarkStart w:id="3036" w:name="_Toc365472671"/>
      <w:bookmarkStart w:id="3037" w:name="_Toc365472673"/>
      <w:bookmarkStart w:id="3038" w:name="_Toc365472674"/>
      <w:bookmarkStart w:id="3039" w:name="_Toc365472679"/>
      <w:bookmarkStart w:id="3040" w:name="_Toc365472681"/>
      <w:bookmarkStart w:id="3041" w:name="_Toc365472685"/>
      <w:bookmarkStart w:id="3042" w:name="_Toc365472689"/>
      <w:bookmarkStart w:id="3043" w:name="_Toc365472697"/>
      <w:bookmarkStart w:id="3044" w:name="_Toc365472701"/>
      <w:bookmarkStart w:id="3045" w:name="_Toc365472702"/>
      <w:bookmarkStart w:id="3046" w:name="_Toc365472710"/>
      <w:bookmarkStart w:id="3047" w:name="_Toc365472714"/>
      <w:bookmarkStart w:id="3048" w:name="_Toc365472719"/>
      <w:bookmarkStart w:id="3049" w:name="_Toc365472724"/>
      <w:bookmarkStart w:id="3050" w:name="_Toc365472725"/>
      <w:bookmarkStart w:id="3051" w:name="_Toc365472726"/>
      <w:bookmarkStart w:id="3052" w:name="_Toc365472746"/>
      <w:bookmarkStart w:id="3053" w:name="_Toc365472749"/>
      <w:bookmarkStart w:id="3054" w:name="_Toc365472751"/>
      <w:bookmarkStart w:id="3055" w:name="_Toc365472752"/>
      <w:bookmarkStart w:id="3056" w:name="_Toc365472758"/>
      <w:bookmarkStart w:id="3057" w:name="_Toc365472760"/>
      <w:bookmarkStart w:id="3058" w:name="_Toc365472761"/>
      <w:bookmarkStart w:id="3059" w:name="_Toc365472762"/>
      <w:bookmarkStart w:id="3060" w:name="_Toc365472763"/>
      <w:bookmarkStart w:id="3061" w:name="_Toc361662896"/>
      <w:bookmarkStart w:id="3062" w:name="_Toc361664739"/>
      <w:bookmarkStart w:id="3063" w:name="_Toc361666579"/>
      <w:bookmarkStart w:id="3064" w:name="_Toc361668408"/>
      <w:bookmarkStart w:id="3065" w:name="_Toc361662897"/>
      <w:bookmarkStart w:id="3066" w:name="_Toc361664740"/>
      <w:bookmarkStart w:id="3067" w:name="_Toc361666580"/>
      <w:bookmarkStart w:id="3068" w:name="_Toc361668409"/>
      <w:bookmarkStart w:id="3069" w:name="_Toc365472770"/>
      <w:bookmarkStart w:id="3070" w:name="_Toc365472771"/>
      <w:bookmarkStart w:id="3071" w:name="_Toc365472773"/>
      <w:bookmarkStart w:id="3072" w:name="_Toc365472777"/>
      <w:bookmarkStart w:id="3073" w:name="_Toc365472781"/>
      <w:bookmarkStart w:id="3074" w:name="_Toc365472782"/>
      <w:bookmarkStart w:id="3075" w:name="_Toc365472783"/>
      <w:bookmarkStart w:id="3076" w:name="_Toc365472786"/>
      <w:bookmarkStart w:id="3077" w:name="_Toc365472788"/>
      <w:bookmarkStart w:id="3078" w:name="_Toc365472789"/>
      <w:bookmarkStart w:id="3079" w:name="_Toc365472791"/>
      <w:bookmarkStart w:id="3080" w:name="_Toc365472797"/>
      <w:bookmarkStart w:id="3081" w:name="_Toc365472800"/>
      <w:bookmarkStart w:id="3082" w:name="_Toc365472806"/>
      <w:bookmarkStart w:id="3083" w:name="_Toc365472812"/>
      <w:bookmarkStart w:id="3084" w:name="_Toc365472813"/>
      <w:bookmarkStart w:id="3085" w:name="_Toc365472815"/>
      <w:bookmarkStart w:id="3086" w:name="_Toc365472816"/>
      <w:bookmarkStart w:id="3087" w:name="_Toc365472818"/>
      <w:bookmarkStart w:id="3088" w:name="_Toc365472827"/>
      <w:bookmarkStart w:id="3089" w:name="_Toc365472828"/>
      <w:bookmarkStart w:id="3090" w:name="_Toc365472830"/>
      <w:bookmarkStart w:id="3091" w:name="_Toc365472831"/>
      <w:bookmarkStart w:id="3092" w:name="_Toc365472834"/>
      <w:bookmarkStart w:id="3093" w:name="_Toc365472839"/>
      <w:bookmarkStart w:id="3094" w:name="_Toc365472841"/>
      <w:bookmarkStart w:id="3095" w:name="_Toc365472853"/>
      <w:bookmarkStart w:id="3096" w:name="_Toc365472854"/>
      <w:bookmarkStart w:id="3097" w:name="_Toc365472880"/>
      <w:bookmarkStart w:id="3098" w:name="_Toc365472890"/>
      <w:bookmarkStart w:id="3099" w:name="_Toc365472892"/>
      <w:bookmarkStart w:id="3100" w:name="_Toc365472893"/>
      <w:bookmarkStart w:id="3101" w:name="_Toc365472902"/>
      <w:bookmarkStart w:id="3102" w:name="_Toc365472915"/>
      <w:bookmarkStart w:id="3103" w:name="_Toc365472920"/>
      <w:bookmarkStart w:id="3104" w:name="_Toc365472921"/>
      <w:bookmarkStart w:id="3105" w:name="_Toc365472930"/>
      <w:bookmarkStart w:id="3106" w:name="_Toc365472931"/>
      <w:bookmarkStart w:id="3107" w:name="_Toc365472932"/>
      <w:bookmarkStart w:id="3108" w:name="_Toc365472960"/>
      <w:bookmarkStart w:id="3109" w:name="_Toc365472962"/>
      <w:bookmarkStart w:id="3110" w:name="_Toc365472975"/>
      <w:bookmarkStart w:id="3111" w:name="_Toc365472976"/>
      <w:bookmarkStart w:id="3112" w:name="_Toc365472977"/>
      <w:bookmarkStart w:id="3113" w:name="_Toc365472982"/>
      <w:bookmarkStart w:id="3114" w:name="_Toc365472983"/>
      <w:bookmarkStart w:id="3115" w:name="_Toc365472985"/>
      <w:bookmarkStart w:id="3116" w:name="_Toc365472986"/>
      <w:bookmarkStart w:id="3117" w:name="_Toc365472988"/>
      <w:bookmarkStart w:id="3118" w:name="_Toc365472989"/>
      <w:bookmarkStart w:id="3119" w:name="_Toc365472991"/>
      <w:bookmarkStart w:id="3120" w:name="_Toc365472992"/>
      <w:bookmarkStart w:id="3121" w:name="_Toc365472995"/>
      <w:bookmarkStart w:id="3122" w:name="_Toc365472997"/>
      <w:bookmarkStart w:id="3123" w:name="_Toc365473002"/>
      <w:bookmarkStart w:id="3124" w:name="_Toc365473004"/>
      <w:bookmarkStart w:id="3125" w:name="_Toc365473006"/>
      <w:bookmarkStart w:id="3126" w:name="_Toc365473009"/>
      <w:bookmarkStart w:id="3127" w:name="_Toc365473010"/>
      <w:bookmarkStart w:id="3128" w:name="_Toc365473012"/>
      <w:bookmarkStart w:id="3129" w:name="_Toc365473016"/>
      <w:bookmarkStart w:id="3130" w:name="_Toc365473017"/>
      <w:bookmarkStart w:id="3131" w:name="_Toc365473019"/>
      <w:bookmarkStart w:id="3132" w:name="_Toc365473020"/>
      <w:bookmarkStart w:id="3133" w:name="_Toc365473023"/>
      <w:bookmarkStart w:id="3134" w:name="_Toc365473025"/>
      <w:bookmarkStart w:id="3135" w:name="_Toc365473030"/>
      <w:bookmarkStart w:id="3136" w:name="_Toc365473031"/>
      <w:bookmarkStart w:id="3137" w:name="_Toc365473033"/>
      <w:bookmarkStart w:id="3138" w:name="_Toc365473034"/>
      <w:bookmarkStart w:id="3139" w:name="_Toc365473036"/>
      <w:bookmarkStart w:id="3140" w:name="_Toc365473037"/>
      <w:bookmarkStart w:id="3141" w:name="_Toc365473039"/>
      <w:bookmarkStart w:id="3142" w:name="_Toc365473040"/>
      <w:bookmarkStart w:id="3143" w:name="_Toc365473042"/>
      <w:bookmarkStart w:id="3144" w:name="_Toc365473043"/>
      <w:bookmarkStart w:id="3145" w:name="_Toc365473045"/>
      <w:bookmarkStart w:id="3146" w:name="_Toc365473046"/>
      <w:bookmarkStart w:id="3147" w:name="_Toc365473048"/>
      <w:bookmarkStart w:id="3148" w:name="_Toc365473049"/>
      <w:bookmarkStart w:id="3149" w:name="_Toc365473051"/>
      <w:bookmarkStart w:id="3150" w:name="_Toc365473052"/>
      <w:bookmarkStart w:id="3151" w:name="_Toc365473054"/>
      <w:bookmarkStart w:id="3152" w:name="_Toc365473055"/>
      <w:bookmarkStart w:id="3153" w:name="_Toc365473062"/>
      <w:bookmarkStart w:id="3154" w:name="_Toc365473070"/>
      <w:bookmarkStart w:id="3155" w:name="_Toc365473083"/>
      <w:bookmarkStart w:id="3156" w:name="_Toc365473088"/>
      <w:bookmarkStart w:id="3157" w:name="_Toc365473092"/>
      <w:bookmarkStart w:id="3158" w:name="_Toc365473093"/>
      <w:bookmarkStart w:id="3159" w:name="_Toc365473094"/>
      <w:bookmarkStart w:id="3160" w:name="_Toc365473096"/>
      <w:bookmarkStart w:id="3161" w:name="_Toc365473101"/>
      <w:bookmarkStart w:id="3162" w:name="_Toc365473102"/>
      <w:bookmarkStart w:id="3163" w:name="_Toc365473109"/>
      <w:bookmarkStart w:id="3164" w:name="_Toc365473113"/>
      <w:bookmarkStart w:id="3165" w:name="_Toc365473116"/>
      <w:bookmarkStart w:id="3166" w:name="_Toc365473128"/>
      <w:bookmarkStart w:id="3167" w:name="_Toc365473130"/>
      <w:bookmarkStart w:id="3168" w:name="_Toc365473134"/>
      <w:bookmarkStart w:id="3169" w:name="_Toc365473135"/>
      <w:bookmarkStart w:id="3170" w:name="_Toc365473136"/>
      <w:bookmarkStart w:id="3171" w:name="_Toc365473141"/>
      <w:bookmarkStart w:id="3172" w:name="_Toc365473143"/>
      <w:bookmarkStart w:id="3173" w:name="_Toc365473148"/>
      <w:bookmarkStart w:id="3174" w:name="_Toc365473149"/>
      <w:bookmarkStart w:id="3175" w:name="_Toc365473150"/>
      <w:bookmarkStart w:id="3176" w:name="_Toc365473152"/>
      <w:bookmarkStart w:id="3177" w:name="_Toc365473156"/>
      <w:bookmarkStart w:id="3178" w:name="_Toc365473157"/>
      <w:bookmarkStart w:id="3179" w:name="_Toc365473159"/>
      <w:bookmarkStart w:id="3180" w:name="_Toc365473160"/>
      <w:bookmarkStart w:id="3181" w:name="_Toc365473163"/>
      <w:bookmarkStart w:id="3182" w:name="_Toc365473165"/>
      <w:bookmarkStart w:id="3183" w:name="_Toc365473167"/>
      <w:bookmarkStart w:id="3184" w:name="_Toc365473168"/>
      <w:bookmarkStart w:id="3185" w:name="_Toc365473172"/>
      <w:bookmarkStart w:id="3186" w:name="_Toc365473173"/>
      <w:bookmarkStart w:id="3187" w:name="_Toc365473175"/>
      <w:bookmarkStart w:id="3188" w:name="_Toc365473177"/>
      <w:bookmarkStart w:id="3189" w:name="_Toc365473179"/>
      <w:bookmarkStart w:id="3190" w:name="_Toc365473180"/>
      <w:bookmarkStart w:id="3191" w:name="_Toc365473182"/>
      <w:bookmarkStart w:id="3192" w:name="_Toc365473184"/>
      <w:bookmarkStart w:id="3193" w:name="_Toc365473185"/>
      <w:bookmarkStart w:id="3194" w:name="_Toc365473186"/>
      <w:bookmarkStart w:id="3195" w:name="_Toc365473188"/>
      <w:bookmarkStart w:id="3196" w:name="_Toc365473189"/>
      <w:bookmarkStart w:id="3197" w:name="_Toc365473190"/>
      <w:bookmarkStart w:id="3198" w:name="_Toc365473192"/>
      <w:bookmarkStart w:id="3199" w:name="_Toc365473193"/>
      <w:bookmarkStart w:id="3200" w:name="_Toc360524084"/>
      <w:bookmarkStart w:id="3201" w:name="_Toc361662904"/>
      <w:bookmarkStart w:id="3202" w:name="_Toc361664747"/>
      <w:bookmarkStart w:id="3203" w:name="_Toc361666587"/>
      <w:bookmarkStart w:id="3204" w:name="_Toc361668416"/>
      <w:bookmarkStart w:id="3205" w:name="_Toc364934438"/>
      <w:bookmarkStart w:id="3206" w:name="_Toc365473194"/>
      <w:bookmarkStart w:id="3207" w:name="_Toc365473195"/>
      <w:bookmarkStart w:id="3208" w:name="_Toc365473204"/>
      <w:bookmarkStart w:id="3209" w:name="_Toc365473219"/>
      <w:bookmarkStart w:id="3210" w:name="_Toc365473228"/>
      <w:bookmarkStart w:id="3211" w:name="_Toc365473229"/>
      <w:bookmarkStart w:id="3212" w:name="_Toc365473230"/>
      <w:bookmarkStart w:id="3213" w:name="_Toc365473231"/>
      <w:bookmarkStart w:id="3214" w:name="_Toc365473232"/>
      <w:bookmarkStart w:id="3215" w:name="_Toc365473233"/>
      <w:bookmarkStart w:id="3216" w:name="_Toc365473238"/>
      <w:bookmarkStart w:id="3217" w:name="_Toc365473241"/>
      <w:bookmarkStart w:id="3218" w:name="_Toc365473242"/>
      <w:bookmarkStart w:id="3219" w:name="_Toc365473243"/>
      <w:bookmarkStart w:id="3220" w:name="_Toc365473247"/>
      <w:bookmarkStart w:id="3221" w:name="_Toc365473248"/>
      <w:bookmarkStart w:id="3222" w:name="_Toc365473250"/>
      <w:bookmarkStart w:id="3223" w:name="_Toc365473251"/>
      <w:bookmarkStart w:id="3224" w:name="_Toc365473252"/>
      <w:bookmarkStart w:id="3225" w:name="_Toc365473254"/>
      <w:bookmarkStart w:id="3226" w:name="_Toc365473255"/>
      <w:bookmarkStart w:id="3227" w:name="_Toc365473256"/>
      <w:bookmarkStart w:id="3228" w:name="_Toc365473258"/>
      <w:bookmarkStart w:id="3229" w:name="_Toc365473259"/>
      <w:bookmarkStart w:id="3230" w:name="_Toc365473260"/>
      <w:bookmarkStart w:id="3231" w:name="_Toc365473262"/>
      <w:bookmarkStart w:id="3232" w:name="_Toc365473263"/>
      <w:bookmarkStart w:id="3233" w:name="_Toc365473264"/>
      <w:bookmarkStart w:id="3234" w:name="_Toc365473265"/>
      <w:bookmarkStart w:id="3235" w:name="_Toc365473268"/>
      <w:bookmarkStart w:id="3236" w:name="_Toc365473269"/>
      <w:bookmarkStart w:id="3237" w:name="_Toc365473271"/>
      <w:bookmarkStart w:id="3238" w:name="_Toc365473272"/>
      <w:bookmarkStart w:id="3239" w:name="_Toc361662908"/>
      <w:bookmarkStart w:id="3240" w:name="_Toc361664751"/>
      <w:bookmarkStart w:id="3241" w:name="_Toc361666591"/>
      <w:bookmarkStart w:id="3242" w:name="_Toc361668420"/>
      <w:bookmarkStart w:id="3243" w:name="_Toc364934442"/>
      <w:bookmarkStart w:id="3244" w:name="_Toc365473275"/>
      <w:bookmarkStart w:id="3245" w:name="_Toc361662910"/>
      <w:bookmarkStart w:id="3246" w:name="_Toc361664753"/>
      <w:bookmarkStart w:id="3247" w:name="_Toc361666593"/>
      <w:bookmarkStart w:id="3248" w:name="_Toc361668422"/>
      <w:bookmarkStart w:id="3249" w:name="_Toc364934444"/>
      <w:bookmarkStart w:id="3250" w:name="_Toc365473277"/>
      <w:bookmarkStart w:id="3251" w:name="_Toc361662911"/>
      <w:bookmarkStart w:id="3252" w:name="_Toc361664754"/>
      <w:bookmarkStart w:id="3253" w:name="_Toc361666594"/>
      <w:bookmarkStart w:id="3254" w:name="_Toc361668423"/>
      <w:bookmarkStart w:id="3255" w:name="_Toc364934445"/>
      <w:bookmarkStart w:id="3256" w:name="_Toc365473278"/>
      <w:bookmarkStart w:id="3257" w:name="_Toc361662914"/>
      <w:bookmarkStart w:id="3258" w:name="_Toc361664757"/>
      <w:bookmarkStart w:id="3259" w:name="_Toc361666597"/>
      <w:bookmarkStart w:id="3260" w:name="_Toc361668426"/>
      <w:bookmarkStart w:id="3261" w:name="_Toc364934448"/>
      <w:bookmarkStart w:id="3262" w:name="_Toc365473281"/>
      <w:bookmarkStart w:id="3263" w:name="_Toc361662919"/>
      <w:bookmarkStart w:id="3264" w:name="_Toc361664762"/>
      <w:bookmarkStart w:id="3265" w:name="_Toc361666602"/>
      <w:bookmarkStart w:id="3266" w:name="_Toc361668431"/>
      <w:bookmarkStart w:id="3267" w:name="_Toc364934453"/>
      <w:bookmarkStart w:id="3268" w:name="_Toc365473286"/>
      <w:bookmarkStart w:id="3269" w:name="_Toc361662920"/>
      <w:bookmarkStart w:id="3270" w:name="_Toc361664763"/>
      <w:bookmarkStart w:id="3271" w:name="_Toc361666603"/>
      <w:bookmarkStart w:id="3272" w:name="_Toc361668432"/>
      <w:bookmarkStart w:id="3273" w:name="_Toc364934454"/>
      <w:bookmarkStart w:id="3274" w:name="_Toc365473287"/>
      <w:bookmarkStart w:id="3275" w:name="_Toc361662922"/>
      <w:bookmarkStart w:id="3276" w:name="_Toc361664765"/>
      <w:bookmarkStart w:id="3277" w:name="_Toc361666605"/>
      <w:bookmarkStart w:id="3278" w:name="_Toc361668434"/>
      <w:bookmarkStart w:id="3279" w:name="_Toc364934456"/>
      <w:bookmarkStart w:id="3280" w:name="_Toc365473289"/>
      <w:bookmarkStart w:id="3281" w:name="_Toc361662923"/>
      <w:bookmarkStart w:id="3282" w:name="_Toc361664766"/>
      <w:bookmarkStart w:id="3283" w:name="_Toc361666606"/>
      <w:bookmarkStart w:id="3284" w:name="_Toc361668435"/>
      <w:bookmarkStart w:id="3285" w:name="_Toc364934457"/>
      <w:bookmarkStart w:id="3286" w:name="_Toc365473290"/>
      <w:bookmarkStart w:id="3287" w:name="_Toc361662929"/>
      <w:bookmarkStart w:id="3288" w:name="_Toc361664772"/>
      <w:bookmarkStart w:id="3289" w:name="_Toc361666612"/>
      <w:bookmarkStart w:id="3290" w:name="_Toc361668441"/>
      <w:bookmarkStart w:id="3291" w:name="_Toc364934463"/>
      <w:bookmarkStart w:id="3292" w:name="_Toc365473296"/>
      <w:bookmarkStart w:id="3293" w:name="_Toc361662938"/>
      <w:bookmarkStart w:id="3294" w:name="_Toc361664781"/>
      <w:bookmarkStart w:id="3295" w:name="_Toc361666621"/>
      <w:bookmarkStart w:id="3296" w:name="_Toc361668450"/>
      <w:bookmarkStart w:id="3297" w:name="_Toc364934472"/>
      <w:bookmarkStart w:id="3298" w:name="_Toc365473305"/>
      <w:bookmarkStart w:id="3299" w:name="_Toc361662944"/>
      <w:bookmarkStart w:id="3300" w:name="_Toc361664787"/>
      <w:bookmarkStart w:id="3301" w:name="_Toc361666627"/>
      <w:bookmarkStart w:id="3302" w:name="_Toc361668456"/>
      <w:bookmarkStart w:id="3303" w:name="_Toc364934478"/>
      <w:bookmarkStart w:id="3304" w:name="_Toc365473311"/>
      <w:bookmarkStart w:id="3305" w:name="_Toc361662950"/>
      <w:bookmarkStart w:id="3306" w:name="_Toc361664793"/>
      <w:bookmarkStart w:id="3307" w:name="_Toc361666633"/>
      <w:bookmarkStart w:id="3308" w:name="_Toc361668462"/>
      <w:bookmarkStart w:id="3309" w:name="_Toc364934484"/>
      <w:bookmarkStart w:id="3310" w:name="_Toc365473317"/>
      <w:bookmarkStart w:id="3311" w:name="_Toc361662952"/>
      <w:bookmarkStart w:id="3312" w:name="_Toc361664795"/>
      <w:bookmarkStart w:id="3313" w:name="_Toc361666635"/>
      <w:bookmarkStart w:id="3314" w:name="_Toc361668464"/>
      <w:bookmarkStart w:id="3315" w:name="_Toc364934486"/>
      <w:bookmarkStart w:id="3316" w:name="_Toc365473319"/>
      <w:bookmarkStart w:id="3317" w:name="_Toc361662953"/>
      <w:bookmarkStart w:id="3318" w:name="_Toc361664796"/>
      <w:bookmarkStart w:id="3319" w:name="_Toc361666636"/>
      <w:bookmarkStart w:id="3320" w:name="_Toc361668465"/>
      <w:bookmarkStart w:id="3321" w:name="_Toc364934487"/>
      <w:bookmarkStart w:id="3322" w:name="_Toc365473320"/>
      <w:bookmarkStart w:id="3323" w:name="_Toc365473326"/>
      <w:bookmarkStart w:id="3324" w:name="_Toc365473328"/>
      <w:bookmarkStart w:id="3325" w:name="_Toc365473332"/>
      <w:bookmarkStart w:id="3326" w:name="_Toc365473333"/>
      <w:bookmarkStart w:id="3327" w:name="_Toc365473335"/>
      <w:bookmarkStart w:id="3328" w:name="_Toc365473336"/>
      <w:bookmarkStart w:id="3329" w:name="_Toc365473338"/>
      <w:bookmarkStart w:id="3330" w:name="_Toc365473339"/>
      <w:bookmarkStart w:id="3331" w:name="_Toc365473341"/>
      <w:bookmarkStart w:id="3332" w:name="_Toc365473344"/>
      <w:bookmarkStart w:id="3333" w:name="_Toc365473347"/>
      <w:bookmarkStart w:id="3334" w:name="_Toc365473350"/>
      <w:bookmarkStart w:id="3335" w:name="_Toc365473351"/>
      <w:bookmarkStart w:id="3336" w:name="_Toc365473352"/>
      <w:bookmarkStart w:id="3337" w:name="_Toc365473353"/>
      <w:bookmarkStart w:id="3338" w:name="_Toc365473355"/>
      <w:bookmarkStart w:id="3339" w:name="_Toc365473359"/>
      <w:bookmarkStart w:id="3340" w:name="_Toc365473360"/>
      <w:bookmarkStart w:id="3341" w:name="_Toc365473362"/>
      <w:bookmarkStart w:id="3342" w:name="_Toc365473363"/>
      <w:bookmarkStart w:id="3343" w:name="_Toc365473365"/>
      <w:bookmarkStart w:id="3344" w:name="_Toc365473368"/>
      <w:bookmarkStart w:id="3345" w:name="_Toc365473372"/>
      <w:bookmarkStart w:id="3346" w:name="_Toc365473373"/>
      <w:bookmarkStart w:id="3347" w:name="_Toc365473376"/>
      <w:bookmarkStart w:id="3348" w:name="_Toc365473378"/>
      <w:bookmarkStart w:id="3349" w:name="_Toc365473383"/>
      <w:bookmarkStart w:id="3350" w:name="_Toc365473391"/>
      <w:bookmarkStart w:id="3351" w:name="_Toc365473392"/>
      <w:bookmarkStart w:id="3352" w:name="_Toc365473396"/>
      <w:bookmarkStart w:id="3353" w:name="_Toc365473397"/>
      <w:bookmarkStart w:id="3354" w:name="_Toc361662992"/>
      <w:bookmarkStart w:id="3355" w:name="_Toc361664835"/>
      <w:bookmarkStart w:id="3356" w:name="_Toc361666675"/>
      <w:bookmarkStart w:id="3357" w:name="_Toc361668504"/>
      <w:bookmarkStart w:id="3358" w:name="_Toc364934526"/>
      <w:bookmarkStart w:id="3359" w:name="_Toc365473431"/>
      <w:bookmarkStart w:id="3360" w:name="_Toc361663001"/>
      <w:bookmarkStart w:id="3361" w:name="_Toc361664844"/>
      <w:bookmarkStart w:id="3362" w:name="_Toc361666684"/>
      <w:bookmarkStart w:id="3363" w:name="_Toc361668513"/>
      <w:bookmarkStart w:id="3364" w:name="_Toc364934535"/>
      <w:bookmarkStart w:id="3365" w:name="_Toc365473440"/>
      <w:bookmarkStart w:id="3366" w:name="_Toc361663003"/>
      <w:bookmarkStart w:id="3367" w:name="_Toc361664846"/>
      <w:bookmarkStart w:id="3368" w:name="_Toc361666686"/>
      <w:bookmarkStart w:id="3369" w:name="_Toc361668515"/>
      <w:bookmarkStart w:id="3370" w:name="_Toc364934537"/>
      <w:bookmarkStart w:id="3371" w:name="_Toc365473442"/>
      <w:bookmarkStart w:id="3372" w:name="_Toc361663007"/>
      <w:bookmarkStart w:id="3373" w:name="_Toc361664850"/>
      <w:bookmarkStart w:id="3374" w:name="_Toc361666690"/>
      <w:bookmarkStart w:id="3375" w:name="_Toc361668519"/>
      <w:bookmarkStart w:id="3376" w:name="_Toc364934541"/>
      <w:bookmarkStart w:id="3377" w:name="_Toc365473446"/>
      <w:bookmarkStart w:id="3378" w:name="_Toc361663010"/>
      <w:bookmarkStart w:id="3379" w:name="_Toc361664853"/>
      <w:bookmarkStart w:id="3380" w:name="_Toc361666693"/>
      <w:bookmarkStart w:id="3381" w:name="_Toc361668522"/>
      <w:bookmarkStart w:id="3382" w:name="_Toc364934544"/>
      <w:bookmarkStart w:id="3383" w:name="_Toc365473449"/>
      <w:bookmarkStart w:id="3384" w:name="_Toc361663017"/>
      <w:bookmarkStart w:id="3385" w:name="_Toc361664860"/>
      <w:bookmarkStart w:id="3386" w:name="_Toc361666700"/>
      <w:bookmarkStart w:id="3387" w:name="_Toc361668529"/>
      <w:bookmarkStart w:id="3388" w:name="_Toc364934551"/>
      <w:bookmarkStart w:id="3389" w:name="_Toc365473456"/>
      <w:bookmarkStart w:id="3390" w:name="_Toc361663018"/>
      <w:bookmarkStart w:id="3391" w:name="_Toc361664861"/>
      <w:bookmarkStart w:id="3392" w:name="_Toc361666701"/>
      <w:bookmarkStart w:id="3393" w:name="_Toc361668530"/>
      <w:bookmarkStart w:id="3394" w:name="_Toc364934552"/>
      <w:bookmarkStart w:id="3395" w:name="_Toc365473457"/>
      <w:bookmarkStart w:id="3396" w:name="_Toc361663020"/>
      <w:bookmarkStart w:id="3397" w:name="_Toc361664863"/>
      <w:bookmarkStart w:id="3398" w:name="_Toc361666703"/>
      <w:bookmarkStart w:id="3399" w:name="_Toc361668532"/>
      <w:bookmarkStart w:id="3400" w:name="_Toc364934554"/>
      <w:bookmarkStart w:id="3401" w:name="_Toc365473459"/>
      <w:bookmarkStart w:id="3402" w:name="_Toc361663021"/>
      <w:bookmarkStart w:id="3403" w:name="_Toc361664864"/>
      <w:bookmarkStart w:id="3404" w:name="_Toc361666704"/>
      <w:bookmarkStart w:id="3405" w:name="_Toc361668533"/>
      <w:bookmarkStart w:id="3406" w:name="_Toc364934555"/>
      <w:bookmarkStart w:id="3407" w:name="_Toc365473460"/>
      <w:bookmarkStart w:id="3408" w:name="_Toc361663022"/>
      <w:bookmarkStart w:id="3409" w:name="_Toc361664865"/>
      <w:bookmarkStart w:id="3410" w:name="_Toc361666705"/>
      <w:bookmarkStart w:id="3411" w:name="_Toc361668534"/>
      <w:bookmarkStart w:id="3412" w:name="_Toc364934556"/>
      <w:bookmarkStart w:id="3413" w:name="_Toc365473461"/>
      <w:bookmarkStart w:id="3414" w:name="_Toc365473464"/>
      <w:bookmarkStart w:id="3415" w:name="_Toc365473466"/>
      <w:bookmarkStart w:id="3416" w:name="_Toc365473468"/>
      <w:bookmarkStart w:id="3417" w:name="_Toc365473469"/>
      <w:bookmarkStart w:id="3418" w:name="_Toc365473473"/>
      <w:bookmarkStart w:id="3419" w:name="_Toc365473474"/>
      <w:bookmarkStart w:id="3420" w:name="_Toc365473475"/>
      <w:bookmarkStart w:id="3421" w:name="_Toc365473476"/>
      <w:bookmarkStart w:id="3422" w:name="_Toc365473477"/>
      <w:bookmarkStart w:id="3423" w:name="_Toc365473478"/>
      <w:bookmarkStart w:id="3424" w:name="_Toc365473479"/>
      <w:bookmarkStart w:id="3425" w:name="_Toc365473482"/>
      <w:bookmarkStart w:id="3426" w:name="_Toc365473483"/>
      <w:bookmarkStart w:id="3427" w:name="_Toc365473485"/>
      <w:bookmarkStart w:id="3428" w:name="_Toc365473489"/>
      <w:bookmarkStart w:id="3429" w:name="_Toc365473490"/>
      <w:bookmarkStart w:id="3430" w:name="_Toc365473491"/>
      <w:bookmarkStart w:id="3431" w:name="_Toc365473493"/>
      <w:bookmarkStart w:id="3432" w:name="_Toc365473495"/>
      <w:bookmarkStart w:id="3433" w:name="_Toc365473498"/>
      <w:bookmarkStart w:id="3434" w:name="_Toc365473500"/>
      <w:bookmarkStart w:id="3435" w:name="_Toc365473501"/>
      <w:bookmarkStart w:id="3436" w:name="_Toc365473502"/>
      <w:bookmarkStart w:id="3437" w:name="_Toc365473512"/>
      <w:bookmarkStart w:id="3438" w:name="_Toc365473513"/>
      <w:bookmarkStart w:id="3439" w:name="_Toc365473519"/>
      <w:bookmarkStart w:id="3440" w:name="_Toc365473524"/>
      <w:bookmarkStart w:id="3441" w:name="_Toc365473525"/>
      <w:bookmarkStart w:id="3442" w:name="_Toc365473526"/>
      <w:bookmarkStart w:id="3443" w:name="_Toc365473527"/>
      <w:bookmarkStart w:id="3444" w:name="_Toc361663038"/>
      <w:bookmarkStart w:id="3445" w:name="_Toc361664881"/>
      <w:bookmarkStart w:id="3446" w:name="_Toc361666721"/>
      <w:bookmarkStart w:id="3447" w:name="_Toc361668550"/>
      <w:bookmarkStart w:id="3448" w:name="_Toc364934572"/>
      <w:bookmarkStart w:id="3449" w:name="_Toc365473538"/>
      <w:bookmarkStart w:id="3450" w:name="_Toc361663064"/>
      <w:bookmarkStart w:id="3451" w:name="_Toc361664907"/>
      <w:bookmarkStart w:id="3452" w:name="_Toc361666747"/>
      <w:bookmarkStart w:id="3453" w:name="_Toc361668576"/>
      <w:bookmarkStart w:id="3454" w:name="_Toc364934598"/>
      <w:bookmarkStart w:id="3455" w:name="_Toc365473564"/>
      <w:bookmarkStart w:id="3456" w:name="_Toc361663071"/>
      <w:bookmarkStart w:id="3457" w:name="_Toc361664914"/>
      <w:bookmarkStart w:id="3458" w:name="_Toc361666754"/>
      <w:bookmarkStart w:id="3459" w:name="_Toc361668583"/>
      <w:bookmarkStart w:id="3460" w:name="_Toc364934605"/>
      <w:bookmarkStart w:id="3461" w:name="_Toc365473571"/>
      <w:bookmarkStart w:id="3462" w:name="_Toc361663072"/>
      <w:bookmarkStart w:id="3463" w:name="_Toc361664915"/>
      <w:bookmarkStart w:id="3464" w:name="_Toc361666755"/>
      <w:bookmarkStart w:id="3465" w:name="_Toc361668584"/>
      <w:bookmarkStart w:id="3466" w:name="_Toc364934606"/>
      <w:bookmarkStart w:id="3467" w:name="_Toc365473572"/>
      <w:bookmarkStart w:id="3468" w:name="_Toc361663077"/>
      <w:bookmarkStart w:id="3469" w:name="_Toc361664920"/>
      <w:bookmarkStart w:id="3470" w:name="_Toc361666760"/>
      <w:bookmarkStart w:id="3471" w:name="_Toc361668589"/>
      <w:bookmarkStart w:id="3472" w:name="_Toc364934611"/>
      <w:bookmarkStart w:id="3473" w:name="_Toc365473577"/>
      <w:bookmarkStart w:id="3474" w:name="_Toc361663078"/>
      <w:bookmarkStart w:id="3475" w:name="_Toc361664921"/>
      <w:bookmarkStart w:id="3476" w:name="_Toc361666761"/>
      <w:bookmarkStart w:id="3477" w:name="_Toc361668590"/>
      <w:bookmarkStart w:id="3478" w:name="_Toc364934612"/>
      <w:bookmarkStart w:id="3479" w:name="_Toc365473578"/>
      <w:bookmarkStart w:id="3480" w:name="_Toc365473579"/>
      <w:bookmarkStart w:id="3481" w:name="_Toc365473580"/>
      <w:bookmarkStart w:id="3482" w:name="_Toc365473581"/>
      <w:bookmarkStart w:id="3483" w:name="_Toc360524213"/>
      <w:bookmarkStart w:id="3484" w:name="_Toc365473582"/>
      <w:bookmarkStart w:id="3485" w:name="_Toc365473583"/>
      <w:bookmarkStart w:id="3486" w:name="_Toc365473584"/>
      <w:bookmarkStart w:id="3487" w:name="_Toc365473585"/>
      <w:bookmarkStart w:id="3488" w:name="_Toc365473586"/>
      <w:bookmarkStart w:id="3489" w:name="_Toc365473593"/>
      <w:bookmarkStart w:id="3490" w:name="_Toc365473594"/>
      <w:bookmarkStart w:id="3491" w:name="_Toc365473596"/>
      <w:bookmarkStart w:id="3492" w:name="_Toc365473598"/>
      <w:bookmarkStart w:id="3493" w:name="_Toc365473600"/>
      <w:bookmarkStart w:id="3494" w:name="_Toc365473604"/>
      <w:bookmarkStart w:id="3495" w:name="_Toc365473605"/>
      <w:bookmarkStart w:id="3496" w:name="_Toc365473608"/>
      <w:bookmarkStart w:id="3497" w:name="_Toc365473612"/>
      <w:bookmarkStart w:id="3498" w:name="_Toc365473613"/>
      <w:bookmarkStart w:id="3499" w:name="_Toc365473615"/>
      <w:bookmarkStart w:id="3500" w:name="_Toc365473621"/>
      <w:bookmarkStart w:id="3501" w:name="_Toc365473625"/>
      <w:bookmarkStart w:id="3502" w:name="_Toc365473629"/>
      <w:bookmarkStart w:id="3503" w:name="_Toc365473631"/>
      <w:bookmarkStart w:id="3504" w:name="_Toc365473632"/>
      <w:bookmarkStart w:id="3505" w:name="_Toc365473638"/>
      <w:bookmarkStart w:id="3506" w:name="_Toc365473639"/>
      <w:bookmarkStart w:id="3507" w:name="_Toc365473640"/>
      <w:bookmarkStart w:id="3508" w:name="_Toc365473646"/>
      <w:bookmarkStart w:id="3509" w:name="_Toc365473650"/>
      <w:bookmarkStart w:id="3510" w:name="_Toc365473651"/>
      <w:bookmarkStart w:id="3511" w:name="_Toc365473655"/>
      <w:bookmarkStart w:id="3512" w:name="_Toc365473656"/>
      <w:bookmarkStart w:id="3513" w:name="_Toc365473657"/>
      <w:bookmarkStart w:id="3514" w:name="_Toc365473659"/>
      <w:bookmarkStart w:id="3515" w:name="_Toc365473667"/>
      <w:bookmarkStart w:id="3516" w:name="_Toc365473668"/>
      <w:bookmarkStart w:id="3517" w:name="_Toc365473678"/>
      <w:bookmarkStart w:id="3518" w:name="_Toc365473682"/>
      <w:bookmarkStart w:id="3519" w:name="_Toc365473687"/>
      <w:bookmarkStart w:id="3520" w:name="_Toc365473688"/>
      <w:bookmarkStart w:id="3521" w:name="_Toc365473690"/>
      <w:bookmarkStart w:id="3522" w:name="_Toc365473691"/>
      <w:bookmarkStart w:id="3523" w:name="_Toc365473695"/>
      <w:bookmarkStart w:id="3524" w:name="_Toc365473696"/>
      <w:bookmarkStart w:id="3525" w:name="_Toc365473697"/>
      <w:bookmarkStart w:id="3526" w:name="_Toc365473699"/>
      <w:bookmarkStart w:id="3527" w:name="_Toc365473702"/>
      <w:bookmarkStart w:id="3528" w:name="_Toc365473708"/>
      <w:bookmarkStart w:id="3529" w:name="_Toc365473709"/>
      <w:bookmarkStart w:id="3530" w:name="_Toc365473716"/>
      <w:bookmarkStart w:id="3531" w:name="_Toc365473721"/>
      <w:bookmarkStart w:id="3532" w:name="_Toc365473724"/>
      <w:bookmarkStart w:id="3533" w:name="_Toc365473735"/>
      <w:bookmarkStart w:id="3534" w:name="_Toc365473745"/>
      <w:bookmarkStart w:id="3535" w:name="_Toc365473748"/>
      <w:bookmarkStart w:id="3536" w:name="_Toc365473750"/>
      <w:bookmarkStart w:id="3537" w:name="_Toc365473757"/>
      <w:bookmarkStart w:id="3538" w:name="_Toc365473763"/>
      <w:bookmarkStart w:id="3539" w:name="_Toc365473764"/>
      <w:bookmarkStart w:id="3540" w:name="_Toc365473775"/>
      <w:bookmarkStart w:id="3541" w:name="_Toc365473804"/>
      <w:bookmarkStart w:id="3542" w:name="_Toc365473828"/>
      <w:bookmarkStart w:id="3543" w:name="_Toc381513675"/>
      <w:bookmarkStart w:id="3544" w:name="_Toc382202818"/>
      <w:bookmarkStart w:id="3545" w:name="_Toc382203038"/>
      <w:bookmarkStart w:id="3546" w:name="_Toc382212197"/>
      <w:bookmarkStart w:id="3547" w:name="_Toc382212436"/>
      <w:bookmarkStart w:id="3548" w:name="_Toc382291542"/>
      <w:bookmarkStart w:id="3549" w:name="_Toc385672181"/>
      <w:bookmarkStart w:id="3550" w:name="_Ref386878637"/>
      <w:bookmarkStart w:id="3551" w:name="_Toc393690276"/>
      <w:bookmarkStart w:id="3552" w:name="_Ref424532486"/>
      <w:bookmarkStart w:id="3553" w:name="_Ref457744587"/>
      <w:bookmarkStart w:id="3554" w:name="_Toc472818813"/>
      <w:bookmarkStart w:id="3555" w:name="_Toc235503387"/>
      <w:bookmarkStart w:id="3556" w:name="_Toc241509162"/>
      <w:bookmarkStart w:id="3557" w:name="_Toc244416649"/>
      <w:bookmarkStart w:id="3558" w:name="_Toc276631013"/>
      <w:bookmarkStart w:id="3559" w:name="_Toc375031161"/>
      <w:bookmarkStart w:id="3560" w:name="_Toc368050359"/>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r>
        <w:t>ECMAS</w:t>
      </w:r>
      <w:r w:rsidR="005B22EB">
        <w:t>cript Language</w:t>
      </w:r>
      <w:r w:rsidR="006F1A4D">
        <w:t>:</w:t>
      </w:r>
      <w:r>
        <w:t xml:space="preserve"> </w:t>
      </w:r>
      <w:r w:rsidR="004C02EF" w:rsidRPr="00E77497">
        <w:t>Expression</w:t>
      </w:r>
      <w:bookmarkEnd w:id="3543"/>
      <w:bookmarkEnd w:id="3544"/>
      <w:bookmarkEnd w:id="3545"/>
      <w:bookmarkEnd w:id="3546"/>
      <w:bookmarkEnd w:id="3547"/>
      <w:bookmarkEnd w:id="3548"/>
      <w:bookmarkEnd w:id="3549"/>
      <w:bookmarkEnd w:id="3550"/>
      <w:bookmarkEnd w:id="3551"/>
      <w:r w:rsidR="004C02EF" w:rsidRPr="00E77497">
        <w:t>s</w:t>
      </w:r>
      <w:bookmarkStart w:id="3561" w:name="_Toc381513676"/>
      <w:bookmarkStart w:id="3562" w:name="_Toc382202819"/>
      <w:bookmarkStart w:id="3563" w:name="_Toc382203039"/>
      <w:bookmarkStart w:id="3564" w:name="_Toc382212198"/>
      <w:bookmarkStart w:id="3565" w:name="_Toc382212437"/>
      <w:bookmarkStart w:id="3566" w:name="_Toc382291543"/>
      <w:bookmarkStart w:id="3567" w:name="_Toc385672182"/>
      <w:bookmarkStart w:id="3568" w:name="_Toc393690277"/>
      <w:bookmarkEnd w:id="3552"/>
      <w:bookmarkEnd w:id="3553"/>
      <w:bookmarkEnd w:id="3554"/>
      <w:bookmarkEnd w:id="3555"/>
      <w:bookmarkEnd w:id="3556"/>
      <w:bookmarkEnd w:id="3557"/>
      <w:bookmarkEnd w:id="3558"/>
      <w:bookmarkEnd w:id="3560"/>
    </w:p>
    <w:p w:rsidR="004C02EF" w:rsidRPr="00E77497" w:rsidRDefault="004C02EF" w:rsidP="00D148E9">
      <w:pPr>
        <w:pStyle w:val="Heading2"/>
      </w:pPr>
      <w:bookmarkStart w:id="3569" w:name="_Ref456010676"/>
      <w:bookmarkStart w:id="3570" w:name="_Toc472818814"/>
      <w:bookmarkStart w:id="3571" w:name="_Toc235503388"/>
      <w:bookmarkStart w:id="3572" w:name="_Toc241509163"/>
      <w:bookmarkStart w:id="3573" w:name="_Toc244416650"/>
      <w:bookmarkStart w:id="3574" w:name="_Toc276631014"/>
      <w:bookmarkStart w:id="3575" w:name="_Toc368050360"/>
      <w:r w:rsidRPr="00E77497">
        <w:t>Primary Expression</w:t>
      </w:r>
      <w:bookmarkStart w:id="3576" w:name="_Toc382202820"/>
      <w:bookmarkStart w:id="3577" w:name="_Toc382203040"/>
      <w:bookmarkEnd w:id="3559"/>
      <w:bookmarkEnd w:id="3561"/>
      <w:bookmarkEnd w:id="3562"/>
      <w:bookmarkEnd w:id="3563"/>
      <w:bookmarkEnd w:id="3564"/>
      <w:bookmarkEnd w:id="3565"/>
      <w:bookmarkEnd w:id="3566"/>
      <w:bookmarkEnd w:id="3567"/>
      <w:bookmarkEnd w:id="3568"/>
      <w:bookmarkEnd w:id="3576"/>
      <w:bookmarkEnd w:id="3577"/>
      <w:r w:rsidRPr="00E77497">
        <w:t>s</w:t>
      </w:r>
      <w:bookmarkEnd w:id="3569"/>
      <w:bookmarkEnd w:id="3570"/>
      <w:bookmarkEnd w:id="3571"/>
      <w:bookmarkEnd w:id="3572"/>
      <w:bookmarkEnd w:id="3573"/>
      <w:bookmarkEnd w:id="3574"/>
      <w:bookmarkEnd w:id="3575"/>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PrimaryExpression </w:t>
      </w:r>
      <w:r w:rsidRPr="00E77497">
        <w:rPr>
          <w:rFonts w:ascii="Arial" w:hAnsi="Arial" w:cs="Arial"/>
          <w:b/>
          <w:i w:val="0"/>
        </w:rPr>
        <w:t>:</w:t>
      </w:r>
    </w:p>
    <w:p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ins w:id="3578" w:author="Rev 19 Allen Wirfs-Brock" w:date="2013-09-06T17:35:00Z">
        <w:r w:rsidR="005C5753">
          <w:t>Reference</w:t>
        </w:r>
      </w:ins>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3579" w:name="_Toc375031162"/>
      <w:bookmarkStart w:id="3580" w:name="_Toc381513677"/>
      <w:bookmarkStart w:id="3581" w:name="_Toc382202821"/>
      <w:bookmarkStart w:id="3582" w:name="_Toc382203041"/>
      <w:bookmarkStart w:id="3583" w:name="_Toc382212199"/>
      <w:bookmarkStart w:id="3584" w:name="_Toc382212438"/>
      <w:bookmarkStart w:id="3585" w:name="_Toc382291544"/>
      <w:bookmarkStart w:id="3586" w:name="_Toc385672183"/>
      <w:bookmarkStart w:id="3587" w:name="_Toc393690278"/>
    </w:p>
    <w:p w:rsidR="002F6111" w:rsidRPr="00E77497" w:rsidRDefault="002F6111" w:rsidP="00CB07B9">
      <w:pPr>
        <w:pStyle w:val="SyntaxRule"/>
      </w:pPr>
      <w:bookmarkStart w:id="3588" w:name="_Toc472818815"/>
      <w:bookmarkStart w:id="3589" w:name="_Toc235503389"/>
      <w:bookmarkStart w:id="3590" w:name="_Toc241509164"/>
      <w:bookmarkStart w:id="3591" w:name="_Toc244416651"/>
      <w:bookmarkStart w:id="3592"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rsidR="009C0ACA" w:rsidRPr="00E77497" w:rsidRDefault="009C0ACA" w:rsidP="009C0ACA">
      <w:pPr>
        <w:pStyle w:val="Syntax"/>
      </w:pPr>
      <w:r w:rsidRPr="00E77497">
        <w:t>Supplemental Syntax</w:t>
      </w:r>
    </w:p>
    <w:p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rsidR="00865652" w:rsidRPr="001A49B2" w:rsidRDefault="00865652" w:rsidP="006A78DC">
      <w:pPr>
        <w:pStyle w:val="Heading3"/>
        <w:numPr>
          <w:ilvl w:val="2"/>
          <w:numId w:val="1600"/>
        </w:numPr>
      </w:pPr>
      <w:del w:id="3593" w:author="Rev 19 Allen Wirfs-Brock" w:date="2013-09-11T19:22:00Z">
        <w:r w:rsidRPr="001A49B2" w:rsidDel="00382137">
          <w:delText xml:space="preserve">Static </w:delText>
        </w:r>
      </w:del>
      <w:bookmarkStart w:id="3594" w:name="_Toc368050361"/>
      <w:r w:rsidRPr="001A49B2">
        <w:t>Semantics</w:t>
      </w:r>
      <w:bookmarkEnd w:id="3594"/>
    </w:p>
    <w:p w:rsidR="009F4A37" w:rsidRPr="00E77497" w:rsidRDefault="009F4A37" w:rsidP="006A78DC">
      <w:pPr>
        <w:pStyle w:val="Heading4"/>
      </w:pPr>
      <w:r w:rsidRPr="00E77497">
        <w:t xml:space="preserve">Static Semantics:  </w:t>
      </w:r>
      <w:r>
        <w:rPr>
          <w:lang w:eastAsia="en-US"/>
        </w:rPr>
        <w:t>Covered</w:t>
      </w:r>
      <w:r w:rsidRPr="009F4A37">
        <w:rPr>
          <w:lang w:eastAsia="en-US"/>
        </w:rPr>
        <w:t>Parenthesi</w:t>
      </w:r>
      <w:r w:rsidR="00CB07B9">
        <w:rPr>
          <w:lang w:eastAsia="en-US"/>
        </w:rPr>
        <w:t>s</w:t>
      </w:r>
      <w:r w:rsidRPr="009F4A37">
        <w:rPr>
          <w:lang w:eastAsia="en-US"/>
        </w:rPr>
        <w:t>edExpression</w:t>
      </w:r>
    </w:p>
    <w:p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rsidR="00865652" w:rsidRDefault="00865652" w:rsidP="006A78DC">
      <w:pPr>
        <w:pStyle w:val="Heading4"/>
        <w:rPr>
          <w:ins w:id="3595" w:author="Rev 19 Allen Wirfs-Brock" w:date="2013-09-12T09:32:00Z"/>
          <w:lang w:eastAsia="en-US"/>
        </w:rPr>
      </w:pPr>
      <w:bookmarkStart w:id="3596" w:name="_Ref366741789"/>
      <w:r w:rsidRPr="00E77497">
        <w:t xml:space="preserve">Static Semantics:  </w:t>
      </w:r>
      <w:r w:rsidRPr="00BD6E56">
        <w:rPr>
          <w:lang w:eastAsia="en-US"/>
        </w:rPr>
        <w:t>IsValidSimpleAssignmentTarget</w:t>
      </w:r>
      <w:bookmarkEnd w:id="3596"/>
    </w:p>
    <w:p w:rsidR="00AD3F37" w:rsidRPr="006A78DC" w:rsidRDefault="00AD3F37" w:rsidP="006A78DC">
      <w:pPr>
        <w:rPr>
          <w:lang w:eastAsia="en-US"/>
        </w:rPr>
      </w:pPr>
      <w:ins w:id="3597" w:author="Rev 19 Allen Wirfs-Brock" w:date="2013-09-12T09:32:00Z">
        <w:r>
          <w:rPr>
            <w:lang w:eastAsia="en-US"/>
          </w:rPr>
          <w:t xml:space="preserve">See also: </w:t>
        </w:r>
      </w:ins>
      <w:ins w:id="3598" w:author="Rev 19 Allen Wirfs-Brock" w:date="2013-09-12T09:48:00Z">
        <w:r w:rsidR="002E15BF">
          <w:rPr>
            <w:lang w:eastAsia="en-US"/>
          </w:rPr>
          <w:fldChar w:fldCharType="begin"/>
        </w:r>
        <w:r w:rsidR="002E15BF">
          <w:rPr>
            <w:lang w:eastAsia="en-US"/>
          </w:rPr>
          <w:instrText xml:space="preserve"> REF _Ref366742441 \r \h </w:instrText>
        </w:r>
      </w:ins>
      <w:r w:rsidR="002E15BF">
        <w:rPr>
          <w:lang w:eastAsia="en-US"/>
        </w:rPr>
      </w:r>
      <w:r w:rsidR="002E15BF">
        <w:rPr>
          <w:lang w:eastAsia="en-US"/>
        </w:rPr>
        <w:fldChar w:fldCharType="separate"/>
      </w:r>
      <w:ins w:id="3599" w:author="Rev 19 Allen Wirfs-Brock" w:date="2013-09-27T13:05:00Z">
        <w:r w:rsidR="00460CAC">
          <w:rPr>
            <w:lang w:eastAsia="en-US"/>
          </w:rPr>
          <w:t>12.1.10.2</w:t>
        </w:r>
      </w:ins>
      <w:ins w:id="3600" w:author="Rev 19 Allen Wirfs-Brock" w:date="2013-09-12T09:48:00Z">
        <w:r w:rsidR="002E15BF">
          <w:rPr>
            <w:lang w:eastAsia="en-US"/>
          </w:rPr>
          <w:fldChar w:fldCharType="end"/>
        </w:r>
        <w:r w:rsidR="002E15BF">
          <w:rPr>
            <w:lang w:eastAsia="en-US"/>
          </w:rPr>
          <w:t>,</w:t>
        </w:r>
      </w:ins>
      <w:ins w:id="3601" w:author="Rev 19 Allen Wirfs-Brock" w:date="2013-09-12T09:35:00Z">
        <w:r>
          <w:rPr>
            <w:lang w:eastAsia="en-US"/>
          </w:rPr>
          <w:t xml:space="preserve"> </w:t>
        </w:r>
        <w:r>
          <w:rPr>
            <w:lang w:eastAsia="en-US"/>
          </w:rPr>
          <w:fldChar w:fldCharType="begin"/>
        </w:r>
        <w:r>
          <w:rPr>
            <w:lang w:eastAsia="en-US"/>
          </w:rPr>
          <w:instrText xml:space="preserve"> REF _Ref366741863 \r \h </w:instrText>
        </w:r>
      </w:ins>
      <w:r>
        <w:rPr>
          <w:lang w:eastAsia="en-US"/>
        </w:rPr>
      </w:r>
      <w:r>
        <w:rPr>
          <w:lang w:eastAsia="en-US"/>
        </w:rPr>
        <w:fldChar w:fldCharType="separate"/>
      </w:r>
      <w:ins w:id="3602" w:author="Rev 19 Allen Wirfs-Brock" w:date="2013-09-27T13:05:00Z">
        <w:r w:rsidR="00460CAC">
          <w:rPr>
            <w:lang w:eastAsia="en-US"/>
          </w:rPr>
          <w:t>12.2.1.2</w:t>
        </w:r>
      </w:ins>
      <w:ins w:id="3603" w:author="Rev 19 Allen Wirfs-Brock" w:date="2013-09-12T09:35:00Z">
        <w:r>
          <w:rPr>
            <w:lang w:eastAsia="en-US"/>
          </w:rPr>
          <w:fldChar w:fldCharType="end"/>
        </w:r>
      </w:ins>
      <w:ins w:id="3604" w:author="Rev 19 Allen Wirfs-Brock" w:date="2013-09-12T09:36:00Z">
        <w:r>
          <w:rPr>
            <w:lang w:eastAsia="en-US"/>
          </w:rPr>
          <w:t xml:space="preserve">, </w:t>
        </w:r>
        <w:r>
          <w:rPr>
            <w:lang w:eastAsia="en-US"/>
          </w:rPr>
          <w:fldChar w:fldCharType="begin"/>
        </w:r>
        <w:r>
          <w:rPr>
            <w:lang w:eastAsia="en-US"/>
          </w:rPr>
          <w:instrText xml:space="preserve"> REF _Ref366741902 \r \h </w:instrText>
        </w:r>
      </w:ins>
      <w:r>
        <w:rPr>
          <w:lang w:eastAsia="en-US"/>
        </w:rPr>
      </w:r>
      <w:r>
        <w:rPr>
          <w:lang w:eastAsia="en-US"/>
        </w:rPr>
        <w:fldChar w:fldCharType="separate"/>
      </w:r>
      <w:ins w:id="3605" w:author="Rev 19 Allen Wirfs-Brock" w:date="2013-09-27T13:05:00Z">
        <w:r w:rsidR="00460CAC">
          <w:rPr>
            <w:lang w:eastAsia="en-US"/>
          </w:rPr>
          <w:t>12.3.2</w:t>
        </w:r>
      </w:ins>
      <w:ins w:id="3606" w:author="Rev 19 Allen Wirfs-Brock" w:date="2013-09-12T09:36: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r>
        <w:rPr>
          <w:lang w:eastAsia="en-US"/>
        </w:rPr>
        <w:fldChar w:fldCharType="separate"/>
      </w:r>
      <w:ins w:id="3607" w:author="Rev 19 Allen Wirfs-Brock" w:date="2013-09-27T13:05:00Z">
        <w:r w:rsidR="00460CAC">
          <w:rPr>
            <w:lang w:eastAsia="en-US"/>
          </w:rPr>
          <w:t>12.4.2</w:t>
        </w:r>
      </w:ins>
      <w:ins w:id="3608" w:author="Rev 19 Allen Wirfs-Brock" w:date="2013-09-12T09:36:00Z">
        <w:r>
          <w:rPr>
            <w:lang w:eastAsia="en-US"/>
          </w:rPr>
          <w:fldChar w:fldCharType="end"/>
        </w:r>
      </w:ins>
      <w:ins w:id="3609" w:author="Rev 19 Allen Wirfs-Brock" w:date="2013-09-12T09:37:00Z">
        <w:r>
          <w:rPr>
            <w:lang w:eastAsia="en-US"/>
          </w:rPr>
          <w:t xml:space="preserve">, </w:t>
        </w:r>
        <w:r>
          <w:rPr>
            <w:lang w:eastAsia="en-US"/>
          </w:rPr>
          <w:fldChar w:fldCharType="begin"/>
        </w:r>
        <w:r>
          <w:rPr>
            <w:lang w:eastAsia="en-US"/>
          </w:rPr>
          <w:instrText xml:space="preserve"> REF _Ref366741975 \r \h </w:instrText>
        </w:r>
      </w:ins>
      <w:r>
        <w:rPr>
          <w:lang w:eastAsia="en-US"/>
        </w:rPr>
      </w:r>
      <w:r>
        <w:rPr>
          <w:lang w:eastAsia="en-US"/>
        </w:rPr>
        <w:fldChar w:fldCharType="separate"/>
      </w:r>
      <w:ins w:id="3610" w:author="Rev 19 Allen Wirfs-Brock" w:date="2013-09-27T13:05:00Z">
        <w:r w:rsidR="00460CAC">
          <w:rPr>
            <w:lang w:eastAsia="en-US"/>
          </w:rPr>
          <w:t>12.5.1</w:t>
        </w:r>
      </w:ins>
      <w:ins w:id="3611" w:author="Rev 19 Allen Wirfs-Brock" w:date="2013-09-12T09:37:00Z">
        <w:r>
          <w:rPr>
            <w:lang w:eastAsia="en-US"/>
          </w:rPr>
          <w:fldChar w:fldCharType="end"/>
        </w:r>
        <w:r>
          <w:rPr>
            <w:lang w:eastAsia="en-US"/>
          </w:rPr>
          <w:t xml:space="preserve">, </w:t>
        </w:r>
      </w:ins>
      <w:ins w:id="3612" w:author="Rev 19 Allen Wirfs-Brock" w:date="2013-09-12T09:38:00Z">
        <w:r>
          <w:rPr>
            <w:lang w:eastAsia="en-US"/>
          </w:rPr>
          <w:fldChar w:fldCharType="begin"/>
        </w:r>
        <w:r>
          <w:rPr>
            <w:lang w:eastAsia="en-US"/>
          </w:rPr>
          <w:instrText xml:space="preserve"> REF _Ref366742011 \r \h </w:instrText>
        </w:r>
      </w:ins>
      <w:r>
        <w:rPr>
          <w:lang w:eastAsia="en-US"/>
        </w:rPr>
      </w:r>
      <w:r>
        <w:rPr>
          <w:lang w:eastAsia="en-US"/>
        </w:rPr>
        <w:fldChar w:fldCharType="separate"/>
      </w:r>
      <w:ins w:id="3613" w:author="Rev 19 Allen Wirfs-Brock" w:date="2013-09-27T13:05:00Z">
        <w:r w:rsidR="00460CAC">
          <w:rPr>
            <w:lang w:eastAsia="en-US"/>
          </w:rPr>
          <w:t>12.6.1</w:t>
        </w:r>
      </w:ins>
      <w:ins w:id="3614" w:author="Rev 19 Allen Wirfs-Brock" w:date="2013-09-12T09:38: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r>
        <w:rPr>
          <w:lang w:eastAsia="en-US"/>
        </w:rPr>
        <w:fldChar w:fldCharType="separate"/>
      </w:r>
      <w:ins w:id="3615" w:author="Rev 19 Allen Wirfs-Brock" w:date="2013-09-27T13:05:00Z">
        <w:r w:rsidR="00460CAC">
          <w:rPr>
            <w:lang w:eastAsia="en-US"/>
          </w:rPr>
          <w:t>12.7.1</w:t>
        </w:r>
      </w:ins>
      <w:ins w:id="3616" w:author="Rev 19 Allen Wirfs-Brock" w:date="2013-09-12T09:38: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r>
        <w:rPr>
          <w:lang w:eastAsia="en-US"/>
        </w:rPr>
        <w:fldChar w:fldCharType="separate"/>
      </w:r>
      <w:ins w:id="3617" w:author="Rev 19 Allen Wirfs-Brock" w:date="2013-09-27T13:05:00Z">
        <w:r w:rsidR="00460CAC">
          <w:rPr>
            <w:lang w:eastAsia="en-US"/>
          </w:rPr>
          <w:t>12.8.1</w:t>
        </w:r>
      </w:ins>
      <w:ins w:id="3618" w:author="Rev 19 Allen Wirfs-Brock" w:date="2013-09-12T09:38:00Z">
        <w:r>
          <w:rPr>
            <w:lang w:eastAsia="en-US"/>
          </w:rPr>
          <w:fldChar w:fldCharType="end"/>
        </w:r>
      </w:ins>
      <w:ins w:id="3619" w:author="Rev 19 Allen Wirfs-Brock" w:date="2013-09-12T09:39:00Z">
        <w:r>
          <w:rPr>
            <w:lang w:eastAsia="en-US"/>
          </w:rPr>
          <w:t xml:space="preserve">, </w:t>
        </w:r>
        <w:r>
          <w:rPr>
            <w:lang w:eastAsia="en-US"/>
          </w:rPr>
          <w:fldChar w:fldCharType="begin"/>
        </w:r>
        <w:r>
          <w:rPr>
            <w:lang w:eastAsia="en-US"/>
          </w:rPr>
          <w:instrText xml:space="preserve"> REF _Ref366742113 \r \h </w:instrText>
        </w:r>
      </w:ins>
      <w:r>
        <w:rPr>
          <w:lang w:eastAsia="en-US"/>
        </w:rPr>
      </w:r>
      <w:r>
        <w:rPr>
          <w:lang w:eastAsia="en-US"/>
        </w:rPr>
        <w:fldChar w:fldCharType="separate"/>
      </w:r>
      <w:ins w:id="3620" w:author="Rev 19 Allen Wirfs-Brock" w:date="2013-09-27T13:05:00Z">
        <w:r w:rsidR="00460CAC">
          <w:rPr>
            <w:lang w:eastAsia="en-US"/>
          </w:rPr>
          <w:t>12.9.1</w:t>
        </w:r>
      </w:ins>
      <w:ins w:id="3621" w:author="Rev 19 Allen Wirfs-Brock" w:date="2013-09-12T09:39:00Z">
        <w:r>
          <w:rPr>
            <w:lang w:eastAsia="en-US"/>
          </w:rPr>
          <w:fldChar w:fldCharType="end"/>
        </w:r>
        <w:r>
          <w:rPr>
            <w:lang w:eastAsia="en-US"/>
          </w:rPr>
          <w:t xml:space="preserve">, </w:t>
        </w:r>
      </w:ins>
      <w:ins w:id="3622" w:author="Rev 19 Allen Wirfs-Brock" w:date="2013-09-12T09:40:00Z">
        <w:r>
          <w:rPr>
            <w:lang w:eastAsia="en-US"/>
          </w:rPr>
          <w:fldChar w:fldCharType="begin"/>
        </w:r>
        <w:r>
          <w:rPr>
            <w:lang w:eastAsia="en-US"/>
          </w:rPr>
          <w:instrText xml:space="preserve"> REF _Ref366742141 \r \h </w:instrText>
        </w:r>
      </w:ins>
      <w:r>
        <w:rPr>
          <w:lang w:eastAsia="en-US"/>
        </w:rPr>
      </w:r>
      <w:r>
        <w:rPr>
          <w:lang w:eastAsia="en-US"/>
        </w:rPr>
        <w:fldChar w:fldCharType="separate"/>
      </w:r>
      <w:ins w:id="3623" w:author="Rev 19 Allen Wirfs-Brock" w:date="2013-09-27T13:06:00Z">
        <w:r w:rsidR="00460CAC">
          <w:rPr>
            <w:lang w:eastAsia="en-US"/>
          </w:rPr>
          <w:t>12.10.1</w:t>
        </w:r>
      </w:ins>
      <w:ins w:id="3624" w:author="Rev 19 Allen Wirfs-Brock" w:date="2013-09-12T09:4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r>
        <w:rPr>
          <w:lang w:eastAsia="en-US"/>
        </w:rPr>
        <w:fldChar w:fldCharType="separate"/>
      </w:r>
      <w:ins w:id="3625" w:author="Rev 19 Allen Wirfs-Brock" w:date="2013-09-27T13:06:00Z">
        <w:r w:rsidR="00460CAC">
          <w:rPr>
            <w:lang w:eastAsia="en-US"/>
          </w:rPr>
          <w:t>12.11.1</w:t>
        </w:r>
      </w:ins>
      <w:ins w:id="3626" w:author="Rev 19 Allen Wirfs-Brock" w:date="2013-09-12T09:4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r>
        <w:rPr>
          <w:lang w:eastAsia="en-US"/>
        </w:rPr>
        <w:fldChar w:fldCharType="separate"/>
      </w:r>
      <w:ins w:id="3627" w:author="Rev 19 Allen Wirfs-Brock" w:date="2013-09-27T13:06:00Z">
        <w:r w:rsidR="00460CAC">
          <w:rPr>
            <w:lang w:eastAsia="en-US"/>
          </w:rPr>
          <w:t>12.12.1</w:t>
        </w:r>
      </w:ins>
      <w:ins w:id="3628" w:author="Rev 19 Allen Wirfs-Brock" w:date="2013-09-12T09:40:00Z">
        <w:r>
          <w:rPr>
            <w:lang w:eastAsia="en-US"/>
          </w:rPr>
          <w:fldChar w:fldCharType="end"/>
        </w:r>
      </w:ins>
      <w:ins w:id="3629" w:author="Rev 19 Allen Wirfs-Brock" w:date="2013-09-12T09:41:00Z">
        <w:r>
          <w:rPr>
            <w:lang w:eastAsia="en-US"/>
          </w:rPr>
          <w:t xml:space="preserve">, </w:t>
        </w:r>
        <w:r>
          <w:rPr>
            <w:lang w:eastAsia="en-US"/>
          </w:rPr>
          <w:fldChar w:fldCharType="begin"/>
        </w:r>
        <w:r>
          <w:rPr>
            <w:lang w:eastAsia="en-US"/>
          </w:rPr>
          <w:instrText xml:space="preserve"> REF _Ref366742212 \r \h </w:instrText>
        </w:r>
      </w:ins>
      <w:r>
        <w:rPr>
          <w:lang w:eastAsia="en-US"/>
        </w:rPr>
      </w:r>
      <w:r>
        <w:rPr>
          <w:lang w:eastAsia="en-US"/>
        </w:rPr>
        <w:fldChar w:fldCharType="separate"/>
      </w:r>
      <w:ins w:id="3630" w:author="Rev 19 Allen Wirfs-Brock" w:date="2013-09-27T13:06:00Z">
        <w:r w:rsidR="00460CAC">
          <w:rPr>
            <w:lang w:eastAsia="en-US"/>
          </w:rPr>
          <w:t>12.13.2</w:t>
        </w:r>
      </w:ins>
      <w:ins w:id="3631" w:author="Rev 19 Allen Wirfs-Brock" w:date="2013-09-12T09:4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r>
        <w:rPr>
          <w:lang w:eastAsia="en-US"/>
        </w:rPr>
        <w:fldChar w:fldCharType="separate"/>
      </w:r>
      <w:ins w:id="3632" w:author="Rev 19 Allen Wirfs-Brock" w:date="2013-09-27T13:06:00Z">
        <w:r w:rsidR="00460CAC">
          <w:rPr>
            <w:lang w:eastAsia="en-US"/>
          </w:rPr>
          <w:t>12.14.1</w:t>
        </w:r>
      </w:ins>
      <w:ins w:id="3633" w:author="Rev 19 Allen Wirfs-Brock" w:date="2013-09-12T09:41:00Z">
        <w:r>
          <w:rPr>
            <w:lang w:eastAsia="en-US"/>
          </w:rPr>
          <w:fldChar w:fldCharType="end"/>
        </w:r>
      </w:ins>
    </w:p>
    <w:p w:rsidR="00865652" w:rsidRPr="00E77497" w:rsidRDefault="00865652" w:rsidP="00865652">
      <w:pPr>
        <w:pStyle w:val="SyntaxRule"/>
      </w:pPr>
      <w:r w:rsidRPr="00E77497">
        <w:lastRenderedPageBreak/>
        <w:t xml:space="preserve">PrimaryExpression </w:t>
      </w:r>
      <w:r w:rsidRPr="00E77497">
        <w:rPr>
          <w:rFonts w:ascii="Arial" w:hAnsi="Arial" w:cs="Arial"/>
          <w:b/>
          <w:i w:val="0"/>
        </w:rPr>
        <w:t>:</w:t>
      </w:r>
    </w:p>
    <w:p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rsidR="00865652" w:rsidRDefault="00865652" w:rsidP="002A4272">
      <w:pPr>
        <w:pStyle w:val="Alg4"/>
        <w:numPr>
          <w:ilvl w:val="0"/>
          <w:numId w:val="1071"/>
        </w:numPr>
        <w:spacing w:after="220"/>
        <w:contextualSpacing/>
      </w:pPr>
      <w:r>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rsidR="004C02EF" w:rsidRPr="00E77497" w:rsidRDefault="004C02EF" w:rsidP="00D148E9">
      <w:pPr>
        <w:pStyle w:val="Heading3"/>
      </w:pPr>
      <w:bookmarkStart w:id="3634" w:name="_Ref366133615"/>
      <w:bookmarkStart w:id="3635" w:name="_Toc368050362"/>
      <w:r w:rsidRPr="00E77497">
        <w:t xml:space="preserve">The </w:t>
      </w:r>
      <w:r w:rsidRPr="00E77497">
        <w:rPr>
          <w:rFonts w:ascii="Courier New" w:hAnsi="Courier New"/>
        </w:rPr>
        <w:t>this</w:t>
      </w:r>
      <w:r w:rsidRPr="00E77497">
        <w:t xml:space="preserve"> Keywor</w:t>
      </w:r>
      <w:bookmarkEnd w:id="3579"/>
      <w:bookmarkEnd w:id="3580"/>
      <w:bookmarkEnd w:id="3581"/>
      <w:bookmarkEnd w:id="3582"/>
      <w:bookmarkEnd w:id="3583"/>
      <w:bookmarkEnd w:id="3584"/>
      <w:bookmarkEnd w:id="3585"/>
      <w:bookmarkEnd w:id="3586"/>
      <w:bookmarkEnd w:id="3587"/>
      <w:r w:rsidRPr="00E77497">
        <w:t>d</w:t>
      </w:r>
      <w:bookmarkEnd w:id="3588"/>
      <w:bookmarkEnd w:id="3589"/>
      <w:bookmarkEnd w:id="3590"/>
      <w:bookmarkEnd w:id="3591"/>
      <w:bookmarkEnd w:id="3592"/>
      <w:bookmarkEnd w:id="3634"/>
      <w:bookmarkEnd w:id="3635"/>
    </w:p>
    <w:p w:rsidR="00191CB8" w:rsidRPr="00E77497" w:rsidRDefault="00191CB8" w:rsidP="006A78DC">
      <w:pPr>
        <w:pStyle w:val="Heading4"/>
      </w:pPr>
      <w:r w:rsidRPr="00E77497">
        <w:t xml:space="preserve">Runtime Semantics: </w:t>
      </w:r>
      <w:r w:rsidRPr="00E77497">
        <w:rPr>
          <w:spacing w:val="6"/>
        </w:rPr>
        <w:t>Evaluation</w:t>
      </w:r>
    </w:p>
    <w:p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rsidR="004C02EF" w:rsidRPr="006B6D0A" w:rsidRDefault="004C02EF" w:rsidP="00D148E9">
      <w:pPr>
        <w:pStyle w:val="Heading3"/>
      </w:pPr>
      <w:bookmarkStart w:id="3636" w:name="_Toc375031164"/>
      <w:bookmarkStart w:id="3637" w:name="_Toc381513678"/>
      <w:bookmarkStart w:id="3638" w:name="_Toc382202822"/>
      <w:bookmarkStart w:id="3639" w:name="_Toc382203042"/>
      <w:bookmarkStart w:id="3640" w:name="_Toc382212200"/>
      <w:bookmarkStart w:id="3641" w:name="_Toc382212439"/>
      <w:bookmarkStart w:id="3642" w:name="_Toc382291545"/>
      <w:bookmarkStart w:id="3643" w:name="_Toc385672184"/>
      <w:bookmarkStart w:id="3644" w:name="_Toc393690279"/>
      <w:bookmarkStart w:id="3645" w:name="_Ref405883026"/>
      <w:bookmarkStart w:id="3646" w:name="_Ref421417488"/>
      <w:bookmarkStart w:id="3647" w:name="_Ref424531495"/>
      <w:bookmarkStart w:id="3648" w:name="_Ref424535502"/>
      <w:bookmarkStart w:id="3649" w:name="_Toc472818816"/>
      <w:bookmarkStart w:id="3650" w:name="_Toc235503390"/>
      <w:bookmarkStart w:id="3651" w:name="_Toc241509165"/>
      <w:bookmarkStart w:id="3652" w:name="_Toc244416652"/>
      <w:bookmarkStart w:id="3653" w:name="_Toc276631016"/>
      <w:bookmarkStart w:id="3654" w:name="_Toc368050363"/>
      <w:r w:rsidRPr="006B6D0A">
        <w:t>Identifier Referenc</w:t>
      </w:r>
      <w:bookmarkStart w:id="3655" w:name="_Toc382202823"/>
      <w:bookmarkStart w:id="3656" w:name="_Toc382203043"/>
      <w:bookmarkEnd w:id="3636"/>
      <w:bookmarkEnd w:id="3637"/>
      <w:bookmarkEnd w:id="3638"/>
      <w:bookmarkEnd w:id="3639"/>
      <w:bookmarkEnd w:id="3640"/>
      <w:bookmarkEnd w:id="3641"/>
      <w:bookmarkEnd w:id="3642"/>
      <w:bookmarkEnd w:id="3643"/>
      <w:bookmarkEnd w:id="3644"/>
      <w:bookmarkEnd w:id="3645"/>
      <w:bookmarkEnd w:id="3646"/>
      <w:bookmarkEnd w:id="3655"/>
      <w:bookmarkEnd w:id="3656"/>
      <w:r w:rsidRPr="006B6D0A">
        <w:t>e</w:t>
      </w:r>
      <w:bookmarkEnd w:id="3647"/>
      <w:bookmarkEnd w:id="3648"/>
      <w:bookmarkEnd w:id="3649"/>
      <w:bookmarkEnd w:id="3650"/>
      <w:bookmarkEnd w:id="3651"/>
      <w:bookmarkEnd w:id="3652"/>
      <w:bookmarkEnd w:id="3653"/>
      <w:bookmarkEnd w:id="3654"/>
    </w:p>
    <w:p w:rsidR="005C5753" w:rsidRPr="00E77497" w:rsidRDefault="005C5753" w:rsidP="005C5753">
      <w:pPr>
        <w:pStyle w:val="SyntaxRule"/>
        <w:rPr>
          <w:ins w:id="3657" w:author="Rev 19 Allen Wirfs-Brock" w:date="2013-09-06T17:32:00Z"/>
        </w:rPr>
      </w:pPr>
      <w:ins w:id="3658" w:author="Rev 19 Allen Wirfs-Brock" w:date="2013-09-06T17:32:00Z">
        <w:r>
          <w:t>IdentifierReference</w:t>
        </w:r>
        <w:r w:rsidRPr="00E77497">
          <w:t xml:space="preserve"> </w:t>
        </w:r>
        <w:r w:rsidRPr="00E77497">
          <w:rPr>
            <w:rFonts w:ascii="Arial" w:hAnsi="Arial"/>
            <w:b/>
            <w:i w:val="0"/>
          </w:rPr>
          <w:t>:</w:t>
        </w:r>
      </w:ins>
    </w:p>
    <w:p w:rsidR="005C5753" w:rsidRPr="00E77497" w:rsidRDefault="005C5753" w:rsidP="005C5753">
      <w:pPr>
        <w:pStyle w:val="SyntaxDefinition"/>
        <w:rPr>
          <w:ins w:id="3659" w:author="Rev 19 Allen Wirfs-Brock" w:date="2013-09-06T17:32:00Z"/>
        </w:rPr>
      </w:pPr>
      <w:ins w:id="3660" w:author="Rev 19 Allen Wirfs-Brock" w:date="2013-09-06T17:33:00Z">
        <w:r>
          <w:t>Identifier</w:t>
        </w:r>
      </w:ins>
      <w:ins w:id="3661" w:author="Rev 19 Allen Wirfs-Brock" w:date="2013-09-06T17:32:00Z">
        <w:r w:rsidRPr="00E77497">
          <w:br/>
        </w:r>
      </w:ins>
      <w:ins w:id="3662" w:author="Rev 19 Allen Wirfs-Brock" w:date="2013-09-06T17:34:00Z">
        <w:r>
          <w:rPr>
            <w:rFonts w:ascii="Arial" w:hAnsi="Arial" w:cs="Arial"/>
            <w:i w:val="0"/>
            <w:sz w:val="16"/>
          </w:rPr>
          <w:t xml:space="preserve">[Only match if </w:t>
        </w:r>
      </w:ins>
      <w:ins w:id="3663" w:author="Rev 19 Allen Wirfs-Brock" w:date="2013-09-06T17:37:00Z">
        <w:r>
          <w:rPr>
            <w:rFonts w:ascii="Arial" w:hAnsi="Arial" w:cs="Arial"/>
            <w:i w:val="0"/>
            <w:sz w:val="16"/>
          </w:rPr>
          <w:t xml:space="preserve">not </w:t>
        </w:r>
      </w:ins>
      <w:ins w:id="3664" w:author="Rev 19 Allen Wirfs-Brock" w:date="2013-09-06T17:34:00Z">
        <w:r>
          <w:rPr>
            <w:rFonts w:ascii="Arial" w:hAnsi="Arial" w:cs="Arial"/>
            <w:i w:val="0"/>
            <w:sz w:val="16"/>
          </w:rPr>
          <w:t xml:space="preserve">within the </w:t>
        </w:r>
        <w:r w:rsidRPr="00426938">
          <w:rPr>
            <w:sz w:val="16"/>
          </w:rPr>
          <w:t>FunctionBody</w:t>
        </w:r>
        <w:r>
          <w:rPr>
            <w:rFonts w:ascii="Arial" w:hAnsi="Arial" w:cs="Arial"/>
            <w:i w:val="0"/>
            <w:sz w:val="16"/>
          </w:rPr>
          <w:t xml:space="preserve"> of a </w:t>
        </w:r>
        <w:r w:rsidRPr="00426938">
          <w:rPr>
            <w:sz w:val="16"/>
          </w:rPr>
          <w:t>GeneratorMethod</w:t>
        </w:r>
        <w:r>
          <w:rPr>
            <w:rFonts w:ascii="Arial" w:hAnsi="Arial" w:cs="Arial"/>
            <w:i w:val="0"/>
            <w:sz w:val="16"/>
          </w:rPr>
          <w:t xml:space="preserve">, </w:t>
        </w:r>
        <w:r w:rsidRPr="00426938">
          <w:rPr>
            <w:sz w:val="16"/>
          </w:rPr>
          <w:t>GeneratorDeclaration</w:t>
        </w:r>
        <w:r>
          <w:rPr>
            <w:rFonts w:ascii="Arial" w:hAnsi="Arial" w:cs="Arial"/>
            <w:i w:val="0"/>
            <w:sz w:val="16"/>
          </w:rPr>
          <w:t xml:space="preserve">, or </w:t>
        </w:r>
        <w:r w:rsidRPr="00426938">
          <w:rPr>
            <w:sz w:val="16"/>
          </w:rPr>
          <w:t>GeneratorExpression</w:t>
        </w:r>
        <w:r>
          <w:rPr>
            <w:rFonts w:ascii="Arial" w:hAnsi="Arial" w:cs="Arial"/>
            <w:i w:val="0"/>
            <w:sz w:val="16"/>
          </w:rPr>
          <w:t xml:space="preserve"> </w:t>
        </w:r>
        <w:r w:rsidRPr="00E77497">
          <w:rPr>
            <w:rFonts w:ascii="Arial" w:hAnsi="Arial" w:cs="Arial"/>
            <w:i w:val="0"/>
            <w:sz w:val="16"/>
          </w:rPr>
          <w:t>]</w:t>
        </w:r>
        <w:r>
          <w:rPr>
            <w:rFonts w:ascii="Arial" w:hAnsi="Arial" w:cs="Arial"/>
            <w:i w:val="0"/>
            <w:sz w:val="16"/>
          </w:rPr>
          <w:t xml:space="preserve">  </w:t>
        </w:r>
      </w:ins>
      <w:ins w:id="3665" w:author="Rev 19 Allen Wirfs-Brock" w:date="2013-09-06T17:33:00Z">
        <w:r>
          <w:rPr>
            <w:rFonts w:ascii="Courier New" w:hAnsi="Courier New"/>
            <w:b/>
            <w:i w:val="0"/>
          </w:rPr>
          <w:t>yield</w:t>
        </w:r>
      </w:ins>
      <w:ins w:id="3666" w:author="Rev 19 Allen Wirfs-Brock" w:date="2013-09-06T17:32:00Z">
        <w:r w:rsidRPr="00E77497">
          <w:t xml:space="preserve"> </w:t>
        </w:r>
      </w:ins>
    </w:p>
    <w:p w:rsidR="005C5753" w:rsidRPr="00E77497" w:rsidRDefault="005C5753" w:rsidP="006A78DC">
      <w:pPr>
        <w:pStyle w:val="Heading4"/>
        <w:rPr>
          <w:ins w:id="3667" w:author="Rev 19 Allen Wirfs-Brock" w:date="2013-09-06T17:55:00Z"/>
        </w:rPr>
      </w:pPr>
      <w:ins w:id="3668" w:author="Rev 19 Allen Wirfs-Brock" w:date="2013-09-06T17:55:00Z">
        <w:r w:rsidRPr="00E77497">
          <w:t xml:space="preserve">Static Semantics:  </w:t>
        </w:r>
        <w:commentRangeStart w:id="3669"/>
        <w:r w:rsidRPr="00E77497">
          <w:t>Early Errors</w:t>
        </w:r>
      </w:ins>
      <w:commentRangeEnd w:id="3669"/>
      <w:ins w:id="3670" w:author="Rev 19 Allen Wirfs-Brock" w:date="2013-09-07T18:02:00Z">
        <w:r w:rsidR="002632DA">
          <w:rPr>
            <w:rStyle w:val="CommentReference"/>
          </w:rPr>
          <w:commentReference w:id="3669"/>
        </w:r>
      </w:ins>
    </w:p>
    <w:p w:rsidR="005C5753" w:rsidRPr="00E77497" w:rsidRDefault="005C5753" w:rsidP="005C5753">
      <w:pPr>
        <w:rPr>
          <w:ins w:id="3671" w:author="Rev 19 Allen Wirfs-Brock" w:date="2013-09-06T17:55:00Z"/>
        </w:rPr>
      </w:pPr>
      <w:ins w:id="3672" w:author="Rev 19 Allen Wirfs-Brock" w:date="2013-09-06T17:56:00Z">
        <w:r w:rsidRPr="005C5753">
          <w:rPr>
            <w:rFonts w:ascii="Times New Roman" w:hAnsi="Times New Roman"/>
            <w:i/>
          </w:rPr>
          <w:t xml:space="preserve">IdentifierReference </w:t>
        </w:r>
        <w:r w:rsidRPr="005C5753">
          <w:rPr>
            <w:rFonts w:cs="Arial"/>
            <w:b/>
          </w:rPr>
          <w:t>:</w:t>
        </w:r>
        <w:r w:rsidRPr="005C5753">
          <w:rPr>
            <w:rFonts w:ascii="Times New Roman" w:hAnsi="Times New Roman"/>
            <w:b/>
            <w:i/>
          </w:rPr>
          <w:t xml:space="preserve">  </w:t>
        </w:r>
        <w:r w:rsidRPr="005C5753">
          <w:rPr>
            <w:rFonts w:ascii="Courier New" w:hAnsi="Courier New" w:cs="Courier New"/>
            <w:b/>
          </w:rPr>
          <w:t>yield</w:t>
        </w:r>
      </w:ins>
    </w:p>
    <w:p w:rsidR="005C5753" w:rsidRPr="00E77497" w:rsidRDefault="005C5753" w:rsidP="005C5753">
      <w:pPr>
        <w:numPr>
          <w:ilvl w:val="0"/>
          <w:numId w:val="737"/>
        </w:numPr>
        <w:rPr>
          <w:ins w:id="3673" w:author="Rev 19 Allen Wirfs-Brock" w:date="2013-09-06T17:55:00Z"/>
        </w:rPr>
      </w:pPr>
      <w:ins w:id="3674" w:author="Rev 19 Allen Wirfs-Brock" w:date="2013-09-06T17:55:00Z">
        <w:r w:rsidRPr="00E77497">
          <w:t xml:space="preserve">It is a Syntax Error if the </w:t>
        </w:r>
      </w:ins>
      <w:ins w:id="3675" w:author="Rev 19 Allen Wirfs-Brock" w:date="2013-09-06T17:57:00Z">
        <w:r w:rsidRPr="005C5753">
          <w:rPr>
            <w:rStyle w:val="bnf"/>
          </w:rPr>
          <w:t>Identifier</w:t>
        </w:r>
        <w:r>
          <w:rPr>
            <w:rStyle w:val="bnf"/>
          </w:rPr>
          <w:t>Reference</w:t>
        </w:r>
        <w:r w:rsidRPr="005C5753">
          <w:rPr>
            <w:rStyle w:val="bnf"/>
          </w:rPr>
          <w:t xml:space="preserve"> </w:t>
        </w:r>
      </w:ins>
      <w:ins w:id="3676" w:author="Rev 19 Allen Wirfs-Brock" w:date="2013-09-06T17:55:00Z">
        <w:r w:rsidRPr="00E77497">
          <w:t xml:space="preserve">is contained in </w:t>
        </w:r>
        <w:r>
          <w:t>strict</w:t>
        </w:r>
        <w:r w:rsidRPr="00E77497">
          <w:t xml:space="preserve"> code</w:t>
        </w:r>
        <w:r w:rsidRPr="008D16CB">
          <w:rPr>
            <w:rStyle w:val="bnf"/>
            <w:rFonts w:ascii="Arial" w:hAnsi="Arial" w:cs="Arial"/>
            <w:i w:val="0"/>
          </w:rPr>
          <w:t>.</w:t>
        </w:r>
      </w:ins>
    </w:p>
    <w:p w:rsidR="004B1323" w:rsidRPr="00E77497" w:rsidRDefault="004B1323" w:rsidP="006A78DC">
      <w:pPr>
        <w:pStyle w:val="Heading4"/>
      </w:pPr>
      <w:r w:rsidRPr="00E77497">
        <w:t xml:space="preserve">Runtime Semantics: </w:t>
      </w:r>
      <w:r w:rsidRPr="00E77497">
        <w:rPr>
          <w:spacing w:val="6"/>
        </w:rPr>
        <w:t>Evaluation</w:t>
      </w:r>
    </w:p>
    <w:p w:rsidR="004B1323" w:rsidRPr="004D1BD1" w:rsidRDefault="005C5753" w:rsidP="004B1323">
      <w:pPr>
        <w:pStyle w:val="SyntaxRule"/>
        <w:spacing w:after="240"/>
      </w:pPr>
      <w:ins w:id="3677" w:author="Rev 19 Allen Wirfs-Brock" w:date="2013-09-06T17:38:00Z">
        <w:r>
          <w:t>IdentifierReference</w:t>
        </w:r>
      </w:ins>
      <w:del w:id="3678" w:author="Rev 19 Allen Wirfs-Brock" w:date="2013-09-06T17:38:00Z">
        <w:r w:rsidR="004B1323" w:rsidRPr="00E77497" w:rsidDel="005C5753">
          <w:delText>PrimaryExpression</w:delText>
        </w:r>
      </w:del>
      <w:r w:rsidR="004B1323" w:rsidRPr="00E77497">
        <w:t xml:space="preserve"> </w:t>
      </w:r>
      <w:r w:rsidR="004B1323" w:rsidRPr="00120381">
        <w:rPr>
          <w:rFonts w:ascii="Arial" w:hAnsi="Arial" w:cs="Arial"/>
          <w:b/>
          <w:i w:val="0"/>
        </w:rPr>
        <w:t xml:space="preserve">:  </w:t>
      </w:r>
      <w:r w:rsidR="004B1323" w:rsidRPr="004B1323">
        <w:t>Identifier</w:t>
      </w:r>
      <w:r w:rsidR="004B1323" w:rsidRPr="004D1BD1">
        <w:t xml:space="preserve"> </w:t>
      </w:r>
    </w:p>
    <w:p w:rsidR="005C5753" w:rsidRDefault="005C5753" w:rsidP="005C5753">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 xml:space="preserve">performing Identifier Resolution as specified in </w:t>
      </w:r>
      <w:r>
        <w:fldChar w:fldCharType="begin"/>
      </w:r>
      <w:r>
        <w:instrText xml:space="preserve"> REF _Ref365546585 \r \h </w:instrText>
      </w:r>
      <w:r>
        <w:fldChar w:fldCharType="separate"/>
      </w:r>
      <w:r w:rsidR="00460CAC">
        <w:t>8.3.1</w:t>
      </w:r>
      <w:r>
        <w:fldChar w:fldCharType="end"/>
      </w:r>
      <w:r w:rsidRPr="00A9238D">
        <w:t xml:space="preserve"> using the </w:t>
      </w:r>
      <w:r w:rsidRPr="00A9238D">
        <w:rPr>
          <w:i/>
        </w:rPr>
        <w:t>IdentifierName</w:t>
      </w:r>
      <w:r w:rsidRPr="00A9238D">
        <w:t xml:space="preserve"> corresponding to </w:t>
      </w:r>
      <w:r w:rsidRPr="00A9238D">
        <w:rPr>
          <w:i/>
        </w:rPr>
        <w:t>Identifier</w:t>
      </w:r>
      <w:r w:rsidRPr="00E77497">
        <w:t>.</w:t>
      </w:r>
    </w:p>
    <w:p w:rsidR="005C5753" w:rsidRPr="005C5753" w:rsidRDefault="005C5753" w:rsidP="005C5753">
      <w:pPr>
        <w:pStyle w:val="Alg4"/>
        <w:numPr>
          <w:ilvl w:val="0"/>
          <w:numId w:val="47"/>
        </w:numPr>
        <w:spacing w:after="220"/>
        <w:contextualSpacing/>
      </w:pPr>
      <w:r>
        <w:t>Return</w:t>
      </w:r>
      <w:r w:rsidR="00A9238D" w:rsidRPr="00E77497">
        <w:t xml:space="preserve"> </w:t>
      </w:r>
      <w:r w:rsidR="00A9238D">
        <w:rPr>
          <w:i/>
        </w:rPr>
        <w:t>ref</w:t>
      </w:r>
      <w:r w:rsidR="00A9238D" w:rsidRPr="00E77497">
        <w:t>.</w:t>
      </w:r>
    </w:p>
    <w:p w:rsidR="005C5753" w:rsidRPr="004D1BD1" w:rsidRDefault="005C5753" w:rsidP="005C5753">
      <w:pPr>
        <w:pStyle w:val="SyntaxRule"/>
        <w:spacing w:after="240"/>
        <w:rPr>
          <w:ins w:id="3679" w:author="Rev 19 Allen Wirfs-Brock" w:date="2013-09-06T17:41:00Z"/>
        </w:rPr>
      </w:pPr>
      <w:ins w:id="3680" w:author="Rev 19 Allen Wirfs-Brock" w:date="2013-09-06T17:41:00Z">
        <w:r>
          <w:t>IdentifierReference</w:t>
        </w:r>
        <w:r w:rsidRPr="00E77497">
          <w:t xml:space="preserve"> </w:t>
        </w:r>
        <w:r w:rsidRPr="00120381">
          <w:rPr>
            <w:rFonts w:ascii="Arial" w:hAnsi="Arial" w:cs="Arial"/>
            <w:b/>
            <w:i w:val="0"/>
          </w:rPr>
          <w:t xml:space="preserve">:  </w:t>
        </w:r>
      </w:ins>
      <w:ins w:id="3681" w:author="Rev 19 Allen Wirfs-Brock" w:date="2013-09-06T17:43:00Z">
        <w:r>
          <w:rPr>
            <w:rFonts w:ascii="Courier New" w:hAnsi="Courier New"/>
            <w:b/>
            <w:i w:val="0"/>
          </w:rPr>
          <w:t>yield</w:t>
        </w:r>
      </w:ins>
    </w:p>
    <w:p w:rsidR="005C5753" w:rsidRDefault="005C5753" w:rsidP="005C5753">
      <w:pPr>
        <w:pStyle w:val="Alg4"/>
        <w:numPr>
          <w:ilvl w:val="0"/>
          <w:numId w:val="1594"/>
        </w:numPr>
        <w:spacing w:after="220"/>
        <w:contextualSpacing/>
        <w:rPr>
          <w:ins w:id="3682" w:author="Rev 19 Allen Wirfs-Brock" w:date="2013-09-06T18:03:00Z"/>
        </w:rPr>
      </w:pPr>
      <w:ins w:id="3683" w:author="Rev 19 Allen Wirfs-Brock" w:date="2013-09-06T18:03:00Z">
        <w:r>
          <w:t xml:space="preserve">Assert: </w:t>
        </w:r>
      </w:ins>
      <w:ins w:id="3684" w:author="Rev 19 Allen Wirfs-Brock" w:date="2013-09-06T18:04:00Z">
        <w:r>
          <w:t>The source code matching this</w:t>
        </w:r>
      </w:ins>
      <w:ins w:id="3685" w:author="Rev 19 Allen Wirfs-Brock" w:date="2013-09-06T18:03:00Z">
        <w:r>
          <w:t xml:space="preserve"> production is not str</w:t>
        </w:r>
      </w:ins>
      <w:ins w:id="3686" w:author="Rev 19 Allen Wirfs-Brock" w:date="2013-09-06T18:04:00Z">
        <w:r>
          <w:t>ict code.</w:t>
        </w:r>
      </w:ins>
    </w:p>
    <w:p w:rsidR="005C5753" w:rsidRDefault="005C5753" w:rsidP="005C5753">
      <w:pPr>
        <w:pStyle w:val="Alg4"/>
        <w:numPr>
          <w:ilvl w:val="0"/>
          <w:numId w:val="1594"/>
        </w:numPr>
        <w:spacing w:after="220"/>
        <w:contextualSpacing/>
        <w:rPr>
          <w:ins w:id="3687" w:author="Rev 19 Allen Wirfs-Brock" w:date="2013-09-06T17:41:00Z"/>
        </w:rPr>
      </w:pPr>
      <w:ins w:id="3688" w:author="Rev 19 Allen Wirfs-Brock" w:date="2013-09-06T17:41:00Z">
        <w:r w:rsidRPr="00E77497">
          <w:t xml:space="preserve">Let </w:t>
        </w:r>
        <w:r>
          <w:rPr>
            <w:i/>
          </w:rPr>
          <w:t>ref</w:t>
        </w:r>
        <w:r w:rsidRPr="00E77497">
          <w:t xml:space="preserve"> be the </w:t>
        </w:r>
        <w:r>
          <w:t xml:space="preserve">result of </w:t>
        </w:r>
        <w:r w:rsidRPr="00A9238D">
          <w:t xml:space="preserve">performing Identifier Resolution as specified in </w:t>
        </w:r>
        <w:r>
          <w:fldChar w:fldCharType="begin"/>
        </w:r>
        <w:r>
          <w:instrText xml:space="preserve"> REF _Ref365546585 \r \h </w:instrText>
        </w:r>
      </w:ins>
      <w:ins w:id="3689" w:author="Rev 19 Allen Wirfs-Brock" w:date="2013-09-06T17:41:00Z">
        <w:r>
          <w:fldChar w:fldCharType="separate"/>
        </w:r>
      </w:ins>
      <w:ins w:id="3690" w:author="Rev 19 Allen Wirfs-Brock" w:date="2013-09-27T13:06:00Z">
        <w:r w:rsidR="00460CAC">
          <w:t>8.3.1</w:t>
        </w:r>
      </w:ins>
      <w:ins w:id="3691" w:author="Rev 19 Allen Wirfs-Brock" w:date="2013-09-06T17:41:00Z">
        <w:r>
          <w:fldChar w:fldCharType="end"/>
        </w:r>
        <w:r w:rsidRPr="00A9238D">
          <w:t xml:space="preserve"> using the </w:t>
        </w:r>
        <w:r w:rsidRPr="00A9238D">
          <w:rPr>
            <w:i/>
          </w:rPr>
          <w:t>IdentifierName</w:t>
        </w:r>
        <w:r w:rsidRPr="00A9238D">
          <w:t xml:space="preserve"> corresponding to </w:t>
        </w:r>
      </w:ins>
      <w:ins w:id="3692" w:author="Rev 19 Allen Wirfs-Brock" w:date="2013-09-06T17:43:00Z">
        <w:r w:rsidRPr="005C5753">
          <w:rPr>
            <w:rFonts w:ascii="Courier New" w:hAnsi="Courier New"/>
            <w:b/>
          </w:rPr>
          <w:t>yield</w:t>
        </w:r>
      </w:ins>
      <w:ins w:id="3693" w:author="Rev 19 Allen Wirfs-Brock" w:date="2013-09-06T17:41:00Z">
        <w:r w:rsidRPr="00E77497">
          <w:t>.</w:t>
        </w:r>
      </w:ins>
    </w:p>
    <w:p w:rsidR="005C5753" w:rsidRPr="005C5753" w:rsidRDefault="005C5753" w:rsidP="005C5753">
      <w:pPr>
        <w:pStyle w:val="Alg4"/>
        <w:numPr>
          <w:ilvl w:val="0"/>
          <w:numId w:val="1594"/>
        </w:numPr>
        <w:spacing w:after="220"/>
        <w:contextualSpacing/>
        <w:rPr>
          <w:ins w:id="3694" w:author="Rev 19 Allen Wirfs-Brock" w:date="2013-09-06T17:41:00Z"/>
        </w:rPr>
      </w:pPr>
      <w:ins w:id="3695" w:author="Rev 19 Allen Wirfs-Brock" w:date="2013-09-06T17:41:00Z">
        <w:r>
          <w:t>Return</w:t>
        </w:r>
        <w:r w:rsidRPr="00E77497">
          <w:t xml:space="preserve"> </w:t>
        </w:r>
        <w:r>
          <w:rPr>
            <w:i/>
          </w:rPr>
          <w:t>ref</w:t>
        </w:r>
        <w:r w:rsidRPr="00E77497">
          <w:t>.</w:t>
        </w:r>
      </w:ins>
    </w:p>
    <w:p w:rsidR="004C02EF" w:rsidRPr="005D449B" w:rsidRDefault="00A9238D" w:rsidP="004C02EF">
      <w:pPr>
        <w:rPr>
          <w:sz w:val="18"/>
          <w:szCs w:val="18"/>
        </w:rPr>
      </w:pPr>
      <w:r w:rsidRPr="005D449B">
        <w:rPr>
          <w:sz w:val="18"/>
          <w:szCs w:val="18"/>
        </w:rPr>
        <w:lastRenderedPageBreak/>
        <w:t>NOTE</w:t>
      </w:r>
      <w:ins w:id="3696" w:author="Rev 19 Allen Wirfs-Brock" w:date="2013-09-06T18:00:00Z">
        <w:r w:rsidR="005C5753">
          <w:rPr>
            <w:sz w:val="18"/>
            <w:szCs w:val="18"/>
          </w:rPr>
          <w:t xml:space="preserve"> 1</w:t>
        </w:r>
      </w:ins>
      <w:r w:rsidRPr="005D449B">
        <w:rPr>
          <w:sz w:val="18"/>
          <w:szCs w:val="18"/>
        </w:rPr>
        <w:t>:</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ins w:id="3697" w:author="Rev 19 Allen Wirfs-Brock" w:date="2013-09-06T17:44:00Z">
        <w:r w:rsidR="005C5753">
          <w:rPr>
            <w:rStyle w:val="bnf"/>
            <w:sz w:val="18"/>
            <w:szCs w:val="18"/>
          </w:rPr>
          <w:t>Reference</w:t>
        </w:r>
      </w:ins>
      <w:r w:rsidR="004C02EF" w:rsidRPr="005D449B">
        <w:rPr>
          <w:sz w:val="18"/>
          <w:szCs w:val="18"/>
        </w:rPr>
        <w:t xml:space="preserve"> is always a value of type Reference.</w:t>
      </w:r>
      <w:bookmarkStart w:id="3698" w:name="_Toc375031165"/>
      <w:bookmarkStart w:id="3699" w:name="_Toc381513679"/>
      <w:bookmarkStart w:id="3700" w:name="_Toc382202824"/>
      <w:bookmarkStart w:id="3701" w:name="_Toc382203044"/>
      <w:bookmarkStart w:id="3702" w:name="_Toc382212201"/>
      <w:bookmarkStart w:id="3703" w:name="_Toc382212440"/>
      <w:bookmarkStart w:id="3704" w:name="_Toc382291546"/>
      <w:bookmarkStart w:id="3705" w:name="_Toc385672185"/>
      <w:bookmarkStart w:id="3706" w:name="_Toc393690280"/>
    </w:p>
    <w:p w:rsidR="005C5753" w:rsidRPr="005D449B" w:rsidRDefault="005C5753" w:rsidP="005C5753">
      <w:pPr>
        <w:rPr>
          <w:ins w:id="3707" w:author="Rev 19 Allen Wirfs-Brock" w:date="2013-09-06T18:00:00Z"/>
          <w:sz w:val="18"/>
          <w:szCs w:val="18"/>
        </w:rPr>
      </w:pPr>
      <w:bookmarkStart w:id="3708" w:name="_Toc472818817"/>
      <w:bookmarkStart w:id="3709" w:name="_Toc235503391"/>
      <w:bookmarkStart w:id="3710" w:name="_Toc241509166"/>
      <w:bookmarkStart w:id="3711" w:name="_Toc244416653"/>
      <w:bookmarkStart w:id="3712" w:name="_Toc276631017"/>
      <w:ins w:id="3713" w:author="Rev 19 Allen Wirfs-Brock" w:date="2013-09-06T18:00:00Z">
        <w:r w:rsidRPr="005D449B">
          <w:rPr>
            <w:sz w:val="18"/>
            <w:szCs w:val="18"/>
          </w:rPr>
          <w:t>NOTE</w:t>
        </w:r>
        <w:r>
          <w:rPr>
            <w:sz w:val="18"/>
            <w:szCs w:val="18"/>
          </w:rPr>
          <w:t xml:space="preserve"> 2</w:t>
        </w:r>
        <w:r w:rsidRPr="005D449B">
          <w:rPr>
            <w:sz w:val="18"/>
            <w:szCs w:val="18"/>
          </w:rPr>
          <w:t>:</w:t>
        </w:r>
        <w:r w:rsidRPr="005D449B">
          <w:rPr>
            <w:sz w:val="18"/>
            <w:szCs w:val="18"/>
          </w:rPr>
          <w:tab/>
        </w:r>
      </w:ins>
      <w:ins w:id="3714" w:author="Rev 19 Allen Wirfs-Brock" w:date="2013-09-06T18:01:00Z">
        <w:r>
          <w:rPr>
            <w:sz w:val="18"/>
            <w:szCs w:val="18"/>
          </w:rPr>
          <w:t xml:space="preserve">In non-strict code, the keyword </w:t>
        </w:r>
        <w:r w:rsidRPr="00742F75">
          <w:rPr>
            <w:rFonts w:ascii="Courier New" w:hAnsi="Courier New" w:cs="Courier New"/>
            <w:b/>
            <w:sz w:val="18"/>
            <w:szCs w:val="18"/>
          </w:rPr>
          <w:t>yield</w:t>
        </w:r>
        <w:r>
          <w:rPr>
            <w:sz w:val="18"/>
            <w:szCs w:val="18"/>
          </w:rPr>
          <w:t xml:space="preserve"> </w:t>
        </w:r>
      </w:ins>
      <w:ins w:id="3715" w:author="Rev 19 Allen Wirfs-Brock" w:date="2013-09-06T18:02:00Z">
        <w:r>
          <w:rPr>
            <w:sz w:val="18"/>
            <w:szCs w:val="18"/>
          </w:rPr>
          <w:t>may be used as an identifier</w:t>
        </w:r>
      </w:ins>
      <w:ins w:id="3716" w:author="Rev 19 Allen Wirfs-Brock" w:date="2013-09-06T18:00:00Z">
        <w:r w:rsidRPr="005D449B">
          <w:rPr>
            <w:sz w:val="18"/>
            <w:szCs w:val="18"/>
          </w:rPr>
          <w:t>.</w:t>
        </w:r>
      </w:ins>
      <w:ins w:id="3717" w:author="Rev 19 Allen Wirfs-Brock" w:date="2013-09-06T18:02:00Z">
        <w:r>
          <w:rPr>
            <w:sz w:val="18"/>
            <w:szCs w:val="18"/>
          </w:rPr>
          <w:t xml:space="preserve"> </w:t>
        </w:r>
      </w:ins>
      <w:ins w:id="3718" w:author="Rev 19 Allen Wirfs-Brock" w:date="2013-09-06T18:07:00Z">
        <w:r w:rsidR="00742F75">
          <w:rPr>
            <w:sz w:val="18"/>
            <w:szCs w:val="18"/>
          </w:rPr>
          <w:t>Evaluating t</w:t>
        </w:r>
      </w:ins>
      <w:ins w:id="3719" w:author="Rev 19 Allen Wirfs-Brock" w:date="2013-09-06T18:03:00Z">
        <w:r>
          <w:rPr>
            <w:sz w:val="18"/>
            <w:szCs w:val="18"/>
          </w:rPr>
          <w:t xml:space="preserve">he </w:t>
        </w:r>
        <w:r w:rsidRPr="00742F75">
          <w:rPr>
            <w:rFonts w:ascii="Times New Roman" w:hAnsi="Times New Roman"/>
            <w:i/>
            <w:sz w:val="18"/>
            <w:szCs w:val="18"/>
          </w:rPr>
          <w:t>IdentifierReference</w:t>
        </w:r>
      </w:ins>
      <w:ins w:id="3720" w:author="Rev 19 Allen Wirfs-Brock" w:date="2013-09-06T18:05:00Z">
        <w:r>
          <w:rPr>
            <w:sz w:val="18"/>
            <w:szCs w:val="18"/>
          </w:rPr>
          <w:t xml:space="preserve"> production resolved</w:t>
        </w:r>
      </w:ins>
      <w:ins w:id="3721" w:author="Rev 19 Allen Wirfs-Brock" w:date="2013-09-06T18:09:00Z">
        <w:r w:rsidR="00742F75">
          <w:rPr>
            <w:sz w:val="18"/>
            <w:szCs w:val="18"/>
          </w:rPr>
          <w:t xml:space="preserve"> the binding of</w:t>
        </w:r>
      </w:ins>
      <w:ins w:id="3722" w:author="Rev 19 Allen Wirfs-Brock" w:date="2013-09-06T18:05:00Z">
        <w:r>
          <w:rPr>
            <w:sz w:val="18"/>
            <w:szCs w:val="18"/>
          </w:rPr>
          <w:t xml:space="preserve"> </w:t>
        </w:r>
      </w:ins>
      <w:ins w:id="3723" w:author="Rev 19 Allen Wirfs-Brock" w:date="2013-09-06T18:07:00Z">
        <w:r w:rsidR="00742F75" w:rsidRPr="00D23887">
          <w:rPr>
            <w:rFonts w:ascii="Courier New" w:hAnsi="Courier New" w:cs="Courier New"/>
            <w:b/>
            <w:sz w:val="18"/>
            <w:szCs w:val="18"/>
          </w:rPr>
          <w:t>yield</w:t>
        </w:r>
        <w:r w:rsidR="00742F75">
          <w:rPr>
            <w:sz w:val="18"/>
            <w:szCs w:val="18"/>
          </w:rPr>
          <w:t xml:space="preserve"> </w:t>
        </w:r>
      </w:ins>
      <w:ins w:id="3724" w:author="Rev 19 Allen Wirfs-Brock" w:date="2013-09-06T18:05:00Z">
        <w:r>
          <w:rPr>
            <w:sz w:val="18"/>
            <w:szCs w:val="18"/>
          </w:rPr>
          <w:t xml:space="preserve">as if it was an </w:t>
        </w:r>
      </w:ins>
      <w:ins w:id="3725" w:author="Rev 19 Allen Wirfs-Brock" w:date="2013-09-06T18:10:00Z">
        <w:r w:rsidR="00742F75" w:rsidRPr="00742F75">
          <w:rPr>
            <w:rFonts w:ascii="Times New Roman" w:hAnsi="Times New Roman"/>
            <w:i/>
            <w:sz w:val="18"/>
            <w:szCs w:val="18"/>
          </w:rPr>
          <w:t>I</w:t>
        </w:r>
      </w:ins>
      <w:ins w:id="3726" w:author="Rev 19 Allen Wirfs-Brock" w:date="2013-09-06T18:05:00Z">
        <w:r w:rsidRPr="00742F75">
          <w:rPr>
            <w:rFonts w:ascii="Times New Roman" w:hAnsi="Times New Roman"/>
            <w:i/>
            <w:sz w:val="18"/>
            <w:szCs w:val="18"/>
          </w:rPr>
          <w:t>dentifier</w:t>
        </w:r>
        <w:r>
          <w:rPr>
            <w:sz w:val="18"/>
            <w:szCs w:val="18"/>
          </w:rPr>
          <w:t xml:space="preserve">. </w:t>
        </w:r>
      </w:ins>
      <w:ins w:id="3727" w:author="Rev 19 Allen Wirfs-Brock" w:date="2013-09-06T18:03:00Z">
        <w:r>
          <w:rPr>
            <w:sz w:val="18"/>
            <w:szCs w:val="18"/>
          </w:rPr>
          <w:t xml:space="preserve"> </w:t>
        </w:r>
      </w:ins>
      <w:ins w:id="3728" w:author="Rev 19 Allen Wirfs-Brock" w:date="2013-09-06T18:11:00Z">
        <w:r w:rsidR="00742F75">
          <w:rPr>
            <w:sz w:val="18"/>
            <w:szCs w:val="18"/>
          </w:rPr>
          <w:t xml:space="preserve">The Early Error restriction ensures that such an evaluation onlys for non-strict code. </w:t>
        </w:r>
      </w:ins>
      <w:ins w:id="3729" w:author="Rev 19 Allen Wirfs-Brock" w:date="2013-09-06T18:05:00Z">
        <w:r>
          <w:rPr>
            <w:sz w:val="18"/>
            <w:szCs w:val="18"/>
          </w:rPr>
          <w:t xml:space="preserve">See </w:t>
        </w:r>
        <w:commentRangeStart w:id="3730"/>
        <w:r>
          <w:rPr>
            <w:sz w:val="18"/>
            <w:szCs w:val="18"/>
          </w:rPr>
          <w:t>XXX</w:t>
        </w:r>
      </w:ins>
      <w:ins w:id="3731" w:author="Rev 19 Allen Wirfs-Brock" w:date="2013-09-06T18:06:00Z">
        <w:r w:rsidR="00742F75">
          <w:rPr>
            <w:sz w:val="18"/>
            <w:szCs w:val="18"/>
          </w:rPr>
          <w:t xml:space="preserve"> </w:t>
        </w:r>
      </w:ins>
      <w:commentRangeEnd w:id="3730"/>
      <w:ins w:id="3732" w:author="Rev 19 Allen Wirfs-Brock" w:date="2013-09-06T18:08:00Z">
        <w:r w:rsidR="00742F75">
          <w:rPr>
            <w:rStyle w:val="CommentReference"/>
          </w:rPr>
          <w:commentReference w:id="3730"/>
        </w:r>
      </w:ins>
      <w:ins w:id="3733" w:author="Rev 19 Allen Wirfs-Brock" w:date="2013-09-06T18:07:00Z">
        <w:r w:rsidR="00742F75">
          <w:rPr>
            <w:sz w:val="18"/>
            <w:szCs w:val="18"/>
          </w:rPr>
          <w:t xml:space="preserve">for the handling of </w:t>
        </w:r>
      </w:ins>
      <w:ins w:id="3734" w:author="Rev 19 Allen Wirfs-Brock" w:date="2013-09-06T18:08:00Z">
        <w:r w:rsidR="00742F75" w:rsidRPr="00D23887">
          <w:rPr>
            <w:rFonts w:ascii="Courier New" w:hAnsi="Courier New" w:cs="Courier New"/>
            <w:b/>
            <w:sz w:val="18"/>
            <w:szCs w:val="18"/>
          </w:rPr>
          <w:t>yield</w:t>
        </w:r>
      </w:ins>
      <w:ins w:id="3735" w:author="Rev 19 Allen Wirfs-Brock" w:date="2013-09-06T18:07:00Z">
        <w:r w:rsidR="00742F75">
          <w:rPr>
            <w:sz w:val="18"/>
            <w:szCs w:val="18"/>
          </w:rPr>
          <w:t xml:space="preserve"> in</w:t>
        </w:r>
      </w:ins>
      <w:ins w:id="3736" w:author="Rev 19 Allen Wirfs-Brock" w:date="2013-09-06T18:08:00Z">
        <w:r w:rsidR="00742F75">
          <w:rPr>
            <w:sz w:val="18"/>
            <w:szCs w:val="18"/>
          </w:rPr>
          <w:t xml:space="preserve"> binding </w:t>
        </w:r>
      </w:ins>
      <w:ins w:id="3737" w:author="Rev 19 Allen Wirfs-Brock" w:date="2013-09-06T18:11:00Z">
        <w:r w:rsidR="00742F75">
          <w:rPr>
            <w:sz w:val="18"/>
            <w:szCs w:val="18"/>
          </w:rPr>
          <w:t xml:space="preserve">creation </w:t>
        </w:r>
      </w:ins>
      <w:ins w:id="3738" w:author="Rev 19 Allen Wirfs-Brock" w:date="2013-09-06T18:08:00Z">
        <w:r w:rsidR="00742F75">
          <w:rPr>
            <w:sz w:val="18"/>
            <w:szCs w:val="18"/>
          </w:rPr>
          <w:t>contexts.</w:t>
        </w:r>
      </w:ins>
    </w:p>
    <w:p w:rsidR="004C02EF" w:rsidRPr="00E77497" w:rsidRDefault="004C02EF" w:rsidP="00D148E9">
      <w:pPr>
        <w:pStyle w:val="Heading3"/>
      </w:pPr>
      <w:bookmarkStart w:id="3739" w:name="_Toc368050364"/>
      <w:r w:rsidRPr="00E77497">
        <w:t>Literal</w:t>
      </w:r>
      <w:r w:rsidR="00305A10">
        <w:t>s</w:t>
      </w:r>
      <w:bookmarkEnd w:id="3739"/>
      <w:r w:rsidRPr="00E77497">
        <w:t xml:space="preserve"> </w:t>
      </w:r>
      <w:bookmarkEnd w:id="3698"/>
      <w:bookmarkEnd w:id="3699"/>
      <w:bookmarkEnd w:id="3700"/>
      <w:bookmarkEnd w:id="3701"/>
      <w:bookmarkEnd w:id="3702"/>
      <w:bookmarkEnd w:id="3703"/>
      <w:bookmarkEnd w:id="3704"/>
      <w:bookmarkEnd w:id="3705"/>
      <w:bookmarkEnd w:id="3706"/>
      <w:bookmarkEnd w:id="3708"/>
      <w:bookmarkEnd w:id="3709"/>
      <w:bookmarkEnd w:id="3710"/>
      <w:bookmarkEnd w:id="3711"/>
      <w:bookmarkEnd w:id="3712"/>
    </w:p>
    <w:p w:rsidR="004B1323" w:rsidRPr="003B4312" w:rsidRDefault="004B1323" w:rsidP="004B1323">
      <w:pPr>
        <w:pStyle w:val="Syntax"/>
      </w:pPr>
      <w:r w:rsidRPr="004D1BD1">
        <w:t>Syntax</w:t>
      </w:r>
    </w:p>
    <w:p w:rsidR="004B1323" w:rsidRPr="00E77497" w:rsidRDefault="004B1323" w:rsidP="004B1323">
      <w:pPr>
        <w:pStyle w:val="SyntaxRule"/>
      </w:pPr>
      <w:r w:rsidRPr="00E77497">
        <w:t xml:space="preserve">Literal </w:t>
      </w:r>
      <w:r w:rsidRPr="00E77497">
        <w:rPr>
          <w:rFonts w:ascii="Arial" w:hAnsi="Arial" w:cs="Arial"/>
          <w:b/>
          <w:i w:val="0"/>
        </w:rPr>
        <w:t>:</w:t>
      </w:r>
    </w:p>
    <w:p w:rsidR="004B1323" w:rsidRPr="00E77497" w:rsidRDefault="004B1323" w:rsidP="004B1323">
      <w:pPr>
        <w:pStyle w:val="SyntaxDefinition"/>
      </w:pPr>
      <w:r w:rsidRPr="00E77497">
        <w:t>NullLiteral</w:t>
      </w:r>
      <w:r w:rsidRPr="00E77497">
        <w:br/>
        <w:t>ValueLiteral</w:t>
      </w:r>
    </w:p>
    <w:p w:rsidR="004B1323" w:rsidRPr="00E77497" w:rsidRDefault="004B1323" w:rsidP="004B1323">
      <w:pPr>
        <w:pStyle w:val="SyntaxRule"/>
      </w:pPr>
      <w:r w:rsidRPr="00E77497">
        <w:t xml:space="preserve">ValueLiteral </w:t>
      </w:r>
      <w:r w:rsidRPr="00E77497">
        <w:rPr>
          <w:rFonts w:ascii="Arial" w:hAnsi="Arial" w:cs="Arial"/>
          <w:b/>
          <w:i w:val="0"/>
        </w:rPr>
        <w:t>:</w:t>
      </w:r>
    </w:p>
    <w:p w:rsidR="004B1323" w:rsidRPr="00E77497" w:rsidRDefault="004B1323" w:rsidP="004B1323">
      <w:pPr>
        <w:pStyle w:val="SyntaxDefinition"/>
      </w:pPr>
      <w:r w:rsidRPr="00E77497">
        <w:t>BooleanLiteral</w:t>
      </w:r>
      <w:r w:rsidRPr="00E77497">
        <w:br/>
        <w:t>NumericLiteral</w:t>
      </w:r>
      <w:r w:rsidRPr="00E77497">
        <w:br/>
        <w:t xml:space="preserve">StringLiteral </w:t>
      </w:r>
    </w:p>
    <w:p w:rsidR="004B1323" w:rsidRPr="001A49B2" w:rsidDel="00693A3A" w:rsidRDefault="004B1323">
      <w:pPr>
        <w:pStyle w:val="Heading4"/>
        <w:rPr>
          <w:del w:id="3740" w:author="Rev 19 Allen Wirfs-Brock" w:date="2013-09-11T17:21:00Z"/>
        </w:rPr>
        <w:pPrChange w:id="3741" w:author="Rev 19 Allen Wirfs-Brock" w:date="2013-09-11T17:21:00Z">
          <w:pPr/>
        </w:pPrChange>
      </w:pPr>
      <w:del w:id="3742" w:author="Rev 19 Allen Wirfs-Brock" w:date="2013-09-11T17:21:00Z">
        <w:r w:rsidRPr="001A49B2" w:rsidDel="00693A3A">
          <w:delText>Runtime Semantics</w:delText>
        </w:r>
      </w:del>
    </w:p>
    <w:p w:rsidR="004B1323" w:rsidRPr="00E77497" w:rsidRDefault="004B1323" w:rsidP="006A78DC">
      <w:pPr>
        <w:pStyle w:val="Heading4"/>
      </w:pPr>
      <w:r w:rsidRPr="00E77497">
        <w:t xml:space="preserve">Runtime Semantics: </w:t>
      </w:r>
      <w:r w:rsidRPr="00E77497">
        <w:rPr>
          <w:spacing w:val="6"/>
        </w:rPr>
        <w:t>Evaluation</w:t>
      </w:r>
    </w:p>
    <w:p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w:t>
      </w:r>
      <w:r w:rsidR="00DF732B">
        <w:fldChar w:fldCharType="begin"/>
      </w:r>
      <w:r w:rsidR="00DF732B">
        <w:instrText xml:space="preserve"> REF _Ref424530746 \r \h </w:instrText>
      </w:r>
      <w:r w:rsidR="00DF732B">
        <w:fldChar w:fldCharType="separate"/>
      </w:r>
      <w:r w:rsidR="00460CAC">
        <w:t>11.8.3</w:t>
      </w:r>
      <w:r w:rsidR="00DF732B">
        <w:fldChar w:fldCharType="end"/>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StringLiteral</w:t>
      </w:r>
      <w:r w:rsidRPr="004D1BD1">
        <w:t xml:space="preserve"> </w:t>
      </w:r>
    </w:p>
    <w:p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w:t>
      </w:r>
      <w:r w:rsidR="00D879DF">
        <w:t xml:space="preserve"> </w:t>
      </w:r>
      <w:r w:rsidR="00D879DF">
        <w:fldChar w:fldCharType="begin"/>
      </w:r>
      <w:r w:rsidR="00D879DF">
        <w:instrText xml:space="preserve"> REF _Ref365803432 \r \h </w:instrText>
      </w:r>
      <w:r w:rsidR="00D879DF">
        <w:fldChar w:fldCharType="separate"/>
      </w:r>
      <w:r w:rsidR="00460CAC">
        <w:t>11.8.4</w:t>
      </w:r>
      <w:r w:rsidR="00D879DF">
        <w:fldChar w:fldCharType="end"/>
      </w:r>
      <w:r w:rsidRPr="00E77497">
        <w:t>.</w:t>
      </w:r>
    </w:p>
    <w:p w:rsidR="004C02EF" w:rsidRPr="00E77497" w:rsidRDefault="004C02EF" w:rsidP="004C02EF">
      <w:bookmarkStart w:id="3743" w:name="_Toc375031166"/>
      <w:bookmarkStart w:id="3744" w:name="_Ref378388036"/>
      <w:bookmarkStart w:id="3745" w:name="_Ref381182904"/>
      <w:bookmarkStart w:id="3746" w:name="_Toc381513680"/>
      <w:bookmarkStart w:id="3747" w:name="_Toc382202825"/>
      <w:bookmarkStart w:id="3748" w:name="_Toc382203045"/>
      <w:bookmarkStart w:id="3749" w:name="_Toc382212202"/>
      <w:bookmarkStart w:id="3750" w:name="_Toc382212441"/>
      <w:bookmarkStart w:id="3751" w:name="_Toc382291547"/>
      <w:bookmarkStart w:id="3752" w:name="_Toc385672186"/>
      <w:bookmarkStart w:id="3753" w:name="_Toc393690281"/>
    </w:p>
    <w:p w:rsidR="004C02EF" w:rsidRPr="00E77497" w:rsidRDefault="004C02EF" w:rsidP="00D148E9">
      <w:pPr>
        <w:pStyle w:val="Heading3"/>
      </w:pPr>
      <w:bookmarkStart w:id="3754" w:name="_Toc401117214"/>
      <w:bookmarkStart w:id="3755" w:name="_Toc403317107"/>
      <w:bookmarkStart w:id="3756" w:name="_Toc403362662"/>
      <w:bookmarkStart w:id="3757" w:name="_Ref409270748"/>
      <w:bookmarkStart w:id="3758" w:name="_Ref409320045"/>
      <w:bookmarkStart w:id="3759" w:name="_Toc417706160"/>
      <w:bookmarkStart w:id="3760" w:name="_Toc432237535"/>
      <w:bookmarkStart w:id="3761" w:name="_Toc432984744"/>
      <w:bookmarkStart w:id="3762" w:name="_Ref456010683"/>
      <w:bookmarkStart w:id="3763" w:name="_Ref457437563"/>
      <w:bookmarkStart w:id="3764" w:name="_Ref457437564"/>
      <w:bookmarkStart w:id="3765" w:name="_Ref457437570"/>
      <w:bookmarkStart w:id="3766" w:name="_Ref457707569"/>
      <w:bookmarkStart w:id="3767" w:name="_Ref457792682"/>
      <w:bookmarkStart w:id="3768" w:name="_Ref458333136"/>
      <w:bookmarkStart w:id="3769" w:name="_Toc472818818"/>
      <w:bookmarkStart w:id="3770" w:name="_Toc235503392"/>
      <w:bookmarkStart w:id="3771" w:name="_Toc241509167"/>
      <w:bookmarkStart w:id="3772" w:name="_Toc244416654"/>
      <w:bookmarkStart w:id="3773" w:name="_Toc276631018"/>
      <w:bookmarkStart w:id="3774" w:name="_Toc368050365"/>
      <w:r w:rsidRPr="00E77497">
        <w:t xml:space="preserve">Array </w:t>
      </w:r>
      <w:bookmarkEnd w:id="3754"/>
      <w:bookmarkEnd w:id="3755"/>
      <w:bookmarkEnd w:id="3756"/>
      <w:bookmarkEnd w:id="3757"/>
      <w:bookmarkEnd w:id="3758"/>
      <w:r w:rsidRPr="00E77497">
        <w:t>Initialiser</w:t>
      </w:r>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p>
    <w:p w:rsidR="00216FAD" w:rsidRPr="003B4312" w:rsidRDefault="00216FAD" w:rsidP="00216FAD">
      <w:pPr>
        <w:pStyle w:val="Syntax"/>
      </w:pPr>
      <w:r w:rsidRPr="004D1BD1">
        <w:t>Syntax</w:t>
      </w:r>
    </w:p>
    <w:p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rsidR="00415961" w:rsidRPr="00E77497" w:rsidRDefault="00415961" w:rsidP="00D148E9">
      <w:pPr>
        <w:pStyle w:val="Heading4"/>
      </w:pPr>
      <w:bookmarkStart w:id="3775" w:name="_Ref366084536"/>
      <w:r w:rsidRPr="00E77497">
        <w:t xml:space="preserve">Array </w:t>
      </w:r>
      <w:r>
        <w:t>Literal</w:t>
      </w:r>
      <w:bookmarkEnd w:id="3775"/>
    </w:p>
    <w:p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rsidR="004C02EF" w:rsidRPr="003B4312" w:rsidRDefault="004C02EF" w:rsidP="004C02EF">
      <w:pPr>
        <w:pStyle w:val="Syntax"/>
      </w:pPr>
      <w:r w:rsidRPr="004D1BD1">
        <w:lastRenderedPageBreak/>
        <w:t>Syntax</w:t>
      </w:r>
    </w:p>
    <w:p w:rsidR="004C02EF" w:rsidRPr="00E77497" w:rsidRDefault="004C02EF" w:rsidP="004C02EF">
      <w:pPr>
        <w:pStyle w:val="SyntaxRule"/>
      </w:pPr>
      <w:r w:rsidRPr="00675B74">
        <w:t xml:space="preserve">ArrayLiteral </w:t>
      </w:r>
      <w:r w:rsidRPr="00E77497">
        <w:rPr>
          <w:rFonts w:ascii="Arial" w:hAnsi="Arial" w:cs="Arial"/>
          <w:b/>
          <w:i w:val="0"/>
        </w:rPr>
        <w:t>:</w:t>
      </w:r>
    </w:p>
    <w:p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rsidR="004C02EF" w:rsidRPr="00E77497" w:rsidRDefault="004C02EF" w:rsidP="004C02EF">
      <w:pPr>
        <w:pStyle w:val="SyntaxRule"/>
      </w:pPr>
      <w:r w:rsidRPr="00E77497">
        <w:t xml:space="preserve">ElementList </w:t>
      </w:r>
      <w:r w:rsidRPr="00E77497">
        <w:rPr>
          <w:rFonts w:ascii="Arial" w:hAnsi="Arial" w:cs="Arial"/>
          <w:b/>
          <w:i w:val="0"/>
        </w:rPr>
        <w:t>:</w:t>
      </w:r>
    </w:p>
    <w:p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rsidR="004C02EF" w:rsidRPr="00E77497" w:rsidRDefault="004C02EF" w:rsidP="004C02EF">
      <w:pPr>
        <w:pStyle w:val="SyntaxRule"/>
      </w:pPr>
      <w:r w:rsidRPr="00E77497">
        <w:t>Elision</w:t>
      </w:r>
      <w:r w:rsidRPr="00E77497">
        <w:rPr>
          <w:rFonts w:ascii="Arial" w:hAnsi="Arial" w:cs="Arial"/>
          <w:b/>
          <w:i w:val="0"/>
        </w:rPr>
        <w:t xml:space="preserve"> :</w:t>
      </w:r>
    </w:p>
    <w:p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rsidR="00E350EC" w:rsidRPr="00E77497" w:rsidRDefault="00E350EC" w:rsidP="00E350EC">
      <w:pPr>
        <w:pStyle w:val="SyntaxRule"/>
      </w:pPr>
      <w:r>
        <w:t>SpreadElement</w:t>
      </w:r>
      <w:r w:rsidRPr="00E77497">
        <w:t xml:space="preserve"> </w:t>
      </w:r>
      <w:r w:rsidRPr="00E77497">
        <w:rPr>
          <w:rFonts w:ascii="Arial" w:hAnsi="Arial" w:cs="Arial"/>
          <w:b/>
          <w:i w:val="0"/>
        </w:rPr>
        <w:t>:</w:t>
      </w:r>
    </w:p>
    <w:p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rsidR="008753AB" w:rsidRPr="001A49B2" w:rsidDel="00382137" w:rsidRDefault="008753AB">
      <w:pPr>
        <w:tabs>
          <w:tab w:val="left" w:pos="2385"/>
        </w:tabs>
        <w:rPr>
          <w:del w:id="3776" w:author="Rev 19 Allen Wirfs-Brock" w:date="2013-09-11T19:20:00Z"/>
          <w:rFonts w:ascii="Helvetica" w:hAnsi="Helvetica"/>
          <w:b/>
        </w:rPr>
        <w:pPrChange w:id="3777" w:author="Rev 19 Allen Wirfs-Brock" w:date="2013-09-11T19:20:00Z">
          <w:pPr/>
        </w:pPrChange>
      </w:pPr>
      <w:del w:id="3778" w:author="Rev 19 Allen Wirfs-Brock" w:date="2013-09-11T19:20:00Z">
        <w:r w:rsidRPr="001A49B2" w:rsidDel="00382137">
          <w:rPr>
            <w:rFonts w:ascii="Helvetica" w:hAnsi="Helvetica"/>
            <w:b/>
          </w:rPr>
          <w:delText>Static Semantics</w:delText>
        </w:r>
      </w:del>
    </w:p>
    <w:p w:rsidR="000D108B" w:rsidRPr="00E77497" w:rsidRDefault="000D108B" w:rsidP="006A78DC">
      <w:pPr>
        <w:pStyle w:val="Heading5"/>
      </w:pPr>
      <w:r w:rsidRPr="00E77497">
        <w:t xml:space="preserve">Static Semantics:  </w:t>
      </w:r>
      <w:r w:rsidR="00365BF7">
        <w:rPr>
          <w:lang w:eastAsia="en-US"/>
        </w:rPr>
        <w:t>Elis</w:t>
      </w:r>
      <w:r w:rsidR="00E350EC">
        <w:rPr>
          <w:lang w:eastAsia="en-US"/>
        </w:rPr>
        <w:t>i</w:t>
      </w:r>
      <w:r w:rsidR="00365BF7">
        <w:rPr>
          <w:lang w:eastAsia="en-US"/>
        </w:rPr>
        <w:t>on</w:t>
      </w:r>
      <w:r w:rsidR="00E350EC">
        <w:rPr>
          <w:lang w:eastAsia="en-US"/>
        </w:rPr>
        <w:t xml:space="preserve"> </w:t>
      </w:r>
      <w:r w:rsidR="00365BF7">
        <w:rPr>
          <w:lang w:eastAsia="en-US"/>
        </w:rPr>
        <w:t>Width</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rsidR="00365BF7" w:rsidRPr="00E77497" w:rsidRDefault="00365BF7" w:rsidP="00365BF7">
      <w:pPr>
        <w:pStyle w:val="Alg4"/>
        <w:numPr>
          <w:ilvl w:val="0"/>
          <w:numId w:val="46"/>
        </w:numPr>
        <w:spacing w:after="220"/>
        <w:contextualSpacing/>
      </w:pPr>
      <w:r w:rsidRPr="00E77497">
        <w:t>Return the numeric value 1.</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rsidR="008753AB" w:rsidRPr="001A49B2" w:rsidDel="00693A3A" w:rsidRDefault="008753AB" w:rsidP="0054772B">
      <w:pPr>
        <w:keepNext/>
        <w:rPr>
          <w:del w:id="3779" w:author="Rev 19 Allen Wirfs-Brock" w:date="2013-09-11T17:23:00Z"/>
          <w:rFonts w:ascii="Helvetica" w:hAnsi="Helvetica"/>
          <w:b/>
        </w:rPr>
      </w:pPr>
      <w:del w:id="3780" w:author="Rev 19 Allen Wirfs-Brock" w:date="2013-09-11T17:23:00Z">
        <w:r w:rsidRPr="001A49B2" w:rsidDel="00693A3A">
          <w:rPr>
            <w:rFonts w:ascii="Helvetica" w:hAnsi="Helvetica"/>
            <w:b/>
          </w:rPr>
          <w:delText>Runtime Semantics</w:delText>
        </w:r>
      </w:del>
    </w:p>
    <w:p w:rsidR="00980C14" w:rsidRDefault="00980C14" w:rsidP="006A78DC">
      <w:pPr>
        <w:pStyle w:val="Heading5"/>
        <w:rPr>
          <w:spacing w:val="6"/>
        </w:rPr>
      </w:pPr>
      <w:r w:rsidRPr="00E77497">
        <w:t xml:space="preserve">Runtime Semantics: </w:t>
      </w:r>
      <w:r>
        <w:rPr>
          <w:spacing w:val="6"/>
        </w:rPr>
        <w:t>Array Accumulation</w:t>
      </w:r>
    </w:p>
    <w:p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rsidR="005E1B82" w:rsidRDefault="006552DF" w:rsidP="005E1B82">
      <w:pPr>
        <w:pStyle w:val="Alg4"/>
        <w:numPr>
          <w:ilvl w:val="0"/>
          <w:numId w:val="45"/>
        </w:numPr>
        <w:spacing w:after="220"/>
        <w:contextualSpacing/>
      </w:pPr>
      <w:r>
        <w:t>ReturnIfAbrupt(</w:t>
      </w:r>
      <w:r>
        <w:rPr>
          <w:i/>
        </w:rPr>
        <w:t>postIndex</w:t>
      </w:r>
      <w:r>
        <w:t>)</w:t>
      </w:r>
      <w:r w:rsidR="005E1B82">
        <w:t>.</w:t>
      </w:r>
    </w:p>
    <w:p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5"/>
        </w:numPr>
        <w:spacing w:after="220"/>
        <w:contextualSpacing/>
      </w:pPr>
      <w:r w:rsidRPr="00E77497">
        <w:lastRenderedPageBreak/>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5"/>
        </w:numPr>
        <w:spacing w:after="220"/>
        <w:contextualSpacing/>
      </w:pPr>
      <w:r>
        <w:t>ReturnIfAbrupt(</w:t>
      </w:r>
      <w:r w:rsidRPr="00E77497">
        <w:rPr>
          <w:i/>
        </w:rPr>
        <w:t>initValue</w:t>
      </w:r>
      <w:r>
        <w:t>)</w:t>
      </w:r>
      <w:r w:rsidR="005E1B82">
        <w:t>.</w:t>
      </w:r>
    </w:p>
    <w:p w:rsidR="00E70C3C" w:rsidRPr="00E77497" w:rsidRDefault="008B459B" w:rsidP="007439B1">
      <w:pPr>
        <w:pStyle w:val="Alg4"/>
        <w:numPr>
          <w:ilvl w:val="0"/>
          <w:numId w:val="45"/>
        </w:numPr>
        <w:spacing w:after="220"/>
        <w:contextualSpacing/>
      </w:pPr>
      <w:r>
        <w:t xml:space="preserve">Let </w:t>
      </w:r>
      <w:r w:rsidRPr="008B459B">
        <w:rPr>
          <w:i/>
          <w:iCs/>
        </w:rPr>
        <w:t>created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rsidR="00CE3355" w:rsidRDefault="006552DF" w:rsidP="00CE3355">
      <w:pPr>
        <w:pStyle w:val="Alg4"/>
        <w:numPr>
          <w:ilvl w:val="0"/>
          <w:numId w:val="418"/>
        </w:numPr>
        <w:spacing w:after="220"/>
        <w:contextualSpacing/>
      </w:pPr>
      <w:r>
        <w:t>ReturnIfAbrupt(</w:t>
      </w:r>
      <w:r>
        <w:rPr>
          <w:i/>
        </w:rPr>
        <w:t>postIndex</w:t>
      </w:r>
      <w:r>
        <w:t>)</w:t>
      </w:r>
      <w:r w:rsidR="00CE3355">
        <w:t>.</w:t>
      </w:r>
    </w:p>
    <w:p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6A2DB4" w:rsidRPr="00B820AB" w:rsidRDefault="006A2DB4" w:rsidP="006A2DB4">
      <w:pPr>
        <w:pStyle w:val="Alg4"/>
        <w:numPr>
          <w:ilvl w:val="0"/>
          <w:numId w:val="628"/>
        </w:numPr>
        <w:contextualSpacing/>
      </w:pPr>
      <w:commentRangeStart w:id="3781"/>
      <w:r w:rsidRPr="00E77497">
        <w:t xml:space="preserve">Let </w:t>
      </w:r>
      <w:r w:rsidRPr="00E77497">
        <w:rPr>
          <w:i/>
        </w:rPr>
        <w:t>spreadObj</w:t>
      </w:r>
      <w:r w:rsidRPr="00E77497">
        <w:t xml:space="preserve"> be ToObject(</w:t>
      </w:r>
      <w:r w:rsidRPr="00E77497">
        <w:rPr>
          <w:i/>
        </w:rPr>
        <w:t>spreadValue</w:t>
      </w:r>
      <w:r w:rsidRPr="00E77497">
        <w:t>).</w:t>
      </w:r>
      <w:commentRangeEnd w:id="3781"/>
      <w:r w:rsidRPr="00E77497">
        <w:rPr>
          <w:rStyle w:val="CommentReference"/>
          <w:rFonts w:ascii="Arial" w:eastAsia="MS Mincho" w:hAnsi="Arial"/>
          <w:spacing w:val="0"/>
          <w:lang w:val="en-GB" w:eastAsia="ja-JP"/>
        </w:rPr>
        <w:commentReference w:id="3781"/>
      </w:r>
    </w:p>
    <w:p w:rsidR="00CE3355" w:rsidRDefault="006552DF" w:rsidP="00415961">
      <w:pPr>
        <w:pStyle w:val="Alg4"/>
        <w:numPr>
          <w:ilvl w:val="0"/>
          <w:numId w:val="628"/>
        </w:numPr>
        <w:contextualSpacing/>
      </w:pPr>
      <w:r>
        <w:t>ReturnIfAbrupt(</w:t>
      </w:r>
      <w:r w:rsidRPr="00E77497">
        <w:rPr>
          <w:i/>
        </w:rPr>
        <w:t>spreadObj</w:t>
      </w:r>
      <w:r>
        <w:t>)</w:t>
      </w:r>
      <w:r w:rsidR="00CE3355">
        <w:t>.</w:t>
      </w:r>
    </w:p>
    <w:p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rsidR="0080491B" w:rsidRDefault="0080491B" w:rsidP="006A2DB4">
      <w:pPr>
        <w:pStyle w:val="Alg3"/>
        <w:numPr>
          <w:ilvl w:val="0"/>
          <w:numId w:val="628"/>
        </w:numPr>
      </w:pPr>
      <w:r>
        <w:t>ReturnIfAbrupt(</w:t>
      </w:r>
      <w:r w:rsidRPr="0080491B">
        <w:rPr>
          <w:i/>
        </w:rPr>
        <w:t>spreadLen</w:t>
      </w:r>
      <w:r>
        <w:t>).</w:t>
      </w:r>
    </w:p>
    <w:p w:rsidR="006A2DB4" w:rsidRPr="00E77497" w:rsidRDefault="006A2DB4" w:rsidP="006A2DB4">
      <w:pPr>
        <w:pStyle w:val="Alg3"/>
        <w:numPr>
          <w:ilvl w:val="0"/>
          <w:numId w:val="628"/>
        </w:numPr>
      </w:pPr>
      <w:r w:rsidRPr="00E77497">
        <w:t xml:space="preserve">Let </w:t>
      </w:r>
      <w:r w:rsidRPr="00E77497">
        <w:rPr>
          <w:i/>
        </w:rPr>
        <w:t>n</w:t>
      </w:r>
      <w:r w:rsidRPr="00E77497">
        <w:t>=0;</w:t>
      </w:r>
    </w:p>
    <w:p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rsidR="006A2DB4" w:rsidRPr="00E77497" w:rsidRDefault="006A2DB4" w:rsidP="00542A13">
      <w:pPr>
        <w:pStyle w:val="Alg3"/>
        <w:numPr>
          <w:ilvl w:val="1"/>
          <w:numId w:val="628"/>
        </w:numPr>
        <w:tabs>
          <w:tab w:val="left" w:pos="720"/>
        </w:tabs>
        <w:ind w:left="720"/>
      </w:pPr>
      <w:r w:rsidRPr="00E77497">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rsidR="00CF3185" w:rsidRDefault="00CF3185" w:rsidP="006A2DB4">
      <w:pPr>
        <w:pStyle w:val="Alg3"/>
        <w:numPr>
          <w:ilvl w:val="1"/>
          <w:numId w:val="628"/>
        </w:numPr>
        <w:tabs>
          <w:tab w:val="left" w:pos="720"/>
        </w:tabs>
        <w:ind w:left="720"/>
      </w:pPr>
      <w:r>
        <w:t>ReturnIfAbrupt(</w:t>
      </w:r>
      <w:r>
        <w:rPr>
          <w:i/>
          <w:iCs/>
        </w:rPr>
        <w:t>exists</w:t>
      </w:r>
      <w:r>
        <w:t>).</w:t>
      </w:r>
    </w:p>
    <w:p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3782"/>
      <w:r w:rsidR="006A2DB4" w:rsidRPr="00E77497">
        <w:t>ToString(ToUint32(</w:t>
      </w:r>
      <w:r w:rsidR="00EF30EA">
        <w:rPr>
          <w:i/>
        </w:rPr>
        <w:t>nextI</w:t>
      </w:r>
      <w:r w:rsidR="006A2DB4" w:rsidRPr="00E77497">
        <w:rPr>
          <w:i/>
        </w:rPr>
        <w:t>ndex)</w:t>
      </w:r>
      <w:r w:rsidR="006A2DB4" w:rsidRPr="00E77497">
        <w:t>)</w:t>
      </w:r>
      <w:commentRangeEnd w:id="3782"/>
      <w:r w:rsidR="006A2DB4" w:rsidRPr="00E77497">
        <w:rPr>
          <w:rStyle w:val="CommentReference"/>
          <w:rFonts w:ascii="Arial" w:eastAsia="MS Mincho" w:hAnsi="Arial"/>
          <w:spacing w:val="0"/>
          <w:lang w:val="en-GB" w:eastAsia="ja-JP"/>
        </w:rPr>
        <w:commentReference w:id="3782"/>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rsidR="008753AB" w:rsidRPr="00E77497" w:rsidRDefault="008753AB" w:rsidP="006A78DC">
      <w:pPr>
        <w:pStyle w:val="Heading5"/>
      </w:pPr>
      <w:r w:rsidRPr="00E77497">
        <w:t xml:space="preserve">Runtime Semantics: </w:t>
      </w:r>
      <w:r w:rsidRPr="00E77497">
        <w:rPr>
          <w:spacing w:val="6"/>
        </w:rPr>
        <w:t>Evaluation</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rsidR="00CE3355" w:rsidRDefault="006552DF" w:rsidP="00CE3355">
      <w:pPr>
        <w:pStyle w:val="Alg4"/>
        <w:numPr>
          <w:ilvl w:val="0"/>
          <w:numId w:val="43"/>
        </w:numPr>
        <w:contextualSpacing/>
      </w:pPr>
      <w:r>
        <w:t>ReturnIfAbrupt(</w:t>
      </w:r>
      <w:r>
        <w:rPr>
          <w:i/>
        </w:rPr>
        <w:t>len</w:t>
      </w:r>
      <w:r>
        <w:t>)</w:t>
      </w:r>
      <w:r w:rsidR="00CE3355">
        <w:t>.</w:t>
      </w:r>
    </w:p>
    <w:p w:rsidR="00E6393B" w:rsidRPr="00E77497" w:rsidRDefault="00E6393B" w:rsidP="00156AA7">
      <w:pPr>
        <w:pStyle w:val="Alg4"/>
        <w:numPr>
          <w:ilvl w:val="0"/>
          <w:numId w:val="43"/>
        </w:numPr>
      </w:pPr>
      <w:r w:rsidRPr="00E77497">
        <w:lastRenderedPageBreak/>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rsidR="00CE3355" w:rsidRDefault="006552DF" w:rsidP="00CE3355">
      <w:pPr>
        <w:pStyle w:val="Alg4"/>
        <w:numPr>
          <w:ilvl w:val="0"/>
          <w:numId w:val="394"/>
        </w:numPr>
        <w:contextualSpacing/>
      </w:pPr>
      <w:r>
        <w:t>ReturnIfAbrupt(</w:t>
      </w:r>
      <w:r>
        <w:rPr>
          <w:i/>
        </w:rPr>
        <w:t>len</w:t>
      </w:r>
      <w:r>
        <w:t>)</w:t>
      </w:r>
      <w:r w:rsidR="00CE3355">
        <w:t>.</w:t>
      </w:r>
    </w:p>
    <w:p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rsidR="001A49B2" w:rsidRPr="00E77497" w:rsidRDefault="001A49B2" w:rsidP="00D148E9">
      <w:pPr>
        <w:pStyle w:val="Heading4"/>
      </w:pPr>
      <w:bookmarkStart w:id="3783" w:name="_Ref365546940"/>
      <w:r w:rsidRPr="00E77497">
        <w:t xml:space="preserve">Array </w:t>
      </w:r>
      <w:r>
        <w:t>Comprehension</w:t>
      </w:r>
      <w:bookmarkEnd w:id="3783"/>
    </w:p>
    <w:p w:rsidR="001A49B2" w:rsidRPr="003B4312" w:rsidRDefault="001A49B2" w:rsidP="001A49B2">
      <w:pPr>
        <w:pStyle w:val="Syntax"/>
      </w:pPr>
      <w:r w:rsidRPr="004D1BD1">
        <w:t>Syntax</w:t>
      </w:r>
    </w:p>
    <w:p w:rsidR="001A49B2" w:rsidRPr="008B7F6F" w:rsidRDefault="001A49B2" w:rsidP="001A49B2">
      <w:pPr>
        <w:pStyle w:val="SyntaxRule"/>
      </w:pPr>
      <w:r>
        <w:t>ArrayComprehension</w:t>
      </w:r>
      <w:r w:rsidRPr="003B4312">
        <w:t xml:space="preserve"> </w:t>
      </w:r>
      <w:r w:rsidRPr="003B4312">
        <w:rPr>
          <w:rFonts w:ascii="Arial" w:hAnsi="Arial" w:cs="Arial"/>
          <w:b/>
          <w:i w:val="0"/>
        </w:rPr>
        <w:t>:</w:t>
      </w:r>
    </w:p>
    <w:p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rsidR="009D6677" w:rsidRPr="008B7F6F" w:rsidRDefault="009D6677" w:rsidP="009D6677">
      <w:pPr>
        <w:pStyle w:val="SyntaxRule"/>
      </w:pPr>
      <w:r>
        <w:t>Comprehension</w:t>
      </w:r>
      <w:r w:rsidRPr="003B4312">
        <w:t xml:space="preserve"> </w:t>
      </w:r>
      <w:r w:rsidRPr="003B4312">
        <w:rPr>
          <w:rFonts w:ascii="Arial" w:hAnsi="Arial" w:cs="Arial"/>
          <w:b/>
          <w:i w:val="0"/>
        </w:rPr>
        <w:t>:</w:t>
      </w:r>
    </w:p>
    <w:p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w:t>
      </w:r>
      <w:del w:id="3784" w:author="Rev 19 Allen Wirfs-Brock" w:date="2013-09-06T12:34:00Z">
        <w:r w:rsidDel="00D549DB">
          <w:delText>Qualifier</w:delText>
        </w:r>
      </w:del>
      <w:r>
        <w:t>Tail</w:t>
      </w:r>
    </w:p>
    <w:p w:rsidR="009D6677" w:rsidRPr="008B7F6F" w:rsidRDefault="009D6677" w:rsidP="009D6677">
      <w:pPr>
        <w:pStyle w:val="SyntaxRule"/>
      </w:pPr>
      <w:r>
        <w:t>Comprehension</w:t>
      </w:r>
      <w:del w:id="3785" w:author="Rev 19 Allen Wirfs-Brock" w:date="2013-09-06T12:34:00Z">
        <w:r w:rsidDel="00D549DB">
          <w:delText>Qualifier</w:delText>
        </w:r>
      </w:del>
      <w:r>
        <w:t>Tail</w:t>
      </w:r>
      <w:r w:rsidRPr="003B4312">
        <w:t xml:space="preserve"> </w:t>
      </w:r>
      <w:r w:rsidRPr="003B4312">
        <w:rPr>
          <w:rFonts w:ascii="Arial" w:hAnsi="Arial" w:cs="Arial"/>
          <w:b/>
          <w:i w:val="0"/>
        </w:rPr>
        <w:t>:</w:t>
      </w:r>
    </w:p>
    <w:p w:rsidR="009D6677" w:rsidRPr="009C202C" w:rsidRDefault="009D6677" w:rsidP="00194736">
      <w:pPr>
        <w:pStyle w:val="SyntaxDefinition"/>
      </w:pPr>
      <w:r w:rsidRPr="00ED2E78">
        <w:t>Assignment</w:t>
      </w:r>
      <w:r>
        <w:t>Expression</w:t>
      </w:r>
      <w:ins w:id="3786" w:author="Rev 19 Allen Wirfs-Brock" w:date="2013-09-06T12:32:00Z">
        <w:r w:rsidR="00D549DB">
          <w:br/>
          <w:t xml:space="preserve">ComprehensionFor </w:t>
        </w:r>
        <w:r w:rsidR="00D549DB" w:rsidRPr="00AC3AEA">
          <w:rPr>
            <w:rFonts w:ascii="Courier New" w:hAnsi="Courier New" w:cs="Courier New"/>
            <w:i w:val="0"/>
          </w:rPr>
          <w:t xml:space="preserve"> </w:t>
        </w:r>
        <w:r w:rsidR="00D549DB">
          <w:t>ComprehensionTail</w:t>
        </w:r>
      </w:ins>
      <w:r w:rsidR="00E12B8E" w:rsidRPr="006B6D0A">
        <w:rPr>
          <w:rFonts w:ascii="Courier New" w:hAnsi="Courier New"/>
          <w:b/>
          <w:i w:val="0"/>
        </w:rPr>
        <w:br/>
      </w:r>
      <w:ins w:id="3787" w:author="Rev 19 Allen Wirfs-Brock" w:date="2013-09-06T12:32:00Z">
        <w:r w:rsidR="00D549DB">
          <w:t>ComprehensionIf</w:t>
        </w:r>
      </w:ins>
      <w:del w:id="3788" w:author="Rev 19 Allen Wirfs-Brock" w:date="2013-09-06T12:32:00Z">
        <w:r w:rsidDel="00D549DB">
          <w:delText>ComprehensionQualifier</w:delText>
        </w:r>
      </w:del>
      <w:r>
        <w:t xml:space="preserve"> </w:t>
      </w:r>
      <w:r w:rsidRPr="00AC3AEA">
        <w:rPr>
          <w:rFonts w:ascii="Courier New" w:hAnsi="Courier New" w:cs="Courier New"/>
          <w:i w:val="0"/>
        </w:rPr>
        <w:t xml:space="preserve"> </w:t>
      </w:r>
      <w:r w:rsidR="00194736">
        <w:t>Comprehension</w:t>
      </w:r>
      <w:del w:id="3789" w:author="Rev 19 Allen Wirfs-Brock" w:date="2013-09-06T12:34:00Z">
        <w:r w:rsidR="00194736" w:rsidDel="00D549DB">
          <w:delText>Qualifier</w:delText>
        </w:r>
      </w:del>
      <w:r w:rsidR="00194736">
        <w:t>Tail</w:t>
      </w:r>
    </w:p>
    <w:p w:rsidR="00D1414A" w:rsidRPr="008B7F6F" w:rsidDel="00D549DB" w:rsidRDefault="00D1414A" w:rsidP="00D1414A">
      <w:pPr>
        <w:pStyle w:val="SyntaxRule"/>
        <w:rPr>
          <w:del w:id="3790" w:author="Rev 19 Allen Wirfs-Brock" w:date="2013-09-06T12:33:00Z"/>
        </w:rPr>
      </w:pPr>
      <w:del w:id="3791" w:author="Rev 19 Allen Wirfs-Brock" w:date="2013-09-06T12:33:00Z">
        <w:r w:rsidDel="00D549DB">
          <w:delText>ComprehensionQualifier</w:delText>
        </w:r>
        <w:r w:rsidRPr="003B4312" w:rsidDel="00D549DB">
          <w:delText xml:space="preserve"> </w:delText>
        </w:r>
        <w:r w:rsidRPr="003B4312" w:rsidDel="00D549DB">
          <w:rPr>
            <w:rFonts w:ascii="Arial" w:hAnsi="Arial" w:cs="Arial"/>
            <w:b/>
            <w:i w:val="0"/>
          </w:rPr>
          <w:delText>:</w:delText>
        </w:r>
      </w:del>
    </w:p>
    <w:p w:rsidR="00D1414A" w:rsidRPr="009C202C" w:rsidDel="00D549DB" w:rsidRDefault="00D1414A" w:rsidP="00D1414A">
      <w:pPr>
        <w:pStyle w:val="SyntaxDefinition"/>
        <w:rPr>
          <w:del w:id="3792" w:author="Rev 19 Allen Wirfs-Brock" w:date="2013-09-06T12:33:00Z"/>
        </w:rPr>
      </w:pPr>
      <w:del w:id="3793" w:author="Rev 19 Allen Wirfs-Brock" w:date="2013-09-06T12:33:00Z">
        <w:r w:rsidDel="00D549DB">
          <w:delText>ComprehensionFor</w:delText>
        </w:r>
        <w:r w:rsidRPr="006B6D0A" w:rsidDel="00D549DB">
          <w:rPr>
            <w:rFonts w:ascii="Courier New" w:hAnsi="Courier New"/>
            <w:b/>
            <w:i w:val="0"/>
          </w:rPr>
          <w:br/>
        </w:r>
        <w:r w:rsidDel="00D549DB">
          <w:delText>ComprehensionIf</w:delText>
        </w:r>
      </w:del>
    </w:p>
    <w:p w:rsidR="001A49B2" w:rsidRPr="008B7F6F" w:rsidRDefault="001A49B2" w:rsidP="001A49B2">
      <w:pPr>
        <w:pStyle w:val="SyntaxRule"/>
      </w:pPr>
      <w:r>
        <w:t>ComprehensionFor</w:t>
      </w:r>
      <w:r w:rsidRPr="003B4312">
        <w:t xml:space="preserve"> </w:t>
      </w:r>
      <w:r w:rsidRPr="003B4312">
        <w:rPr>
          <w:rFonts w:ascii="Arial" w:hAnsi="Arial" w:cs="Arial"/>
          <w:b/>
          <w:i w:val="0"/>
        </w:rPr>
        <w:t>:</w:t>
      </w:r>
    </w:p>
    <w:p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rsidR="00D1414A" w:rsidRPr="008B7F6F" w:rsidRDefault="00D1414A" w:rsidP="00D1414A">
      <w:pPr>
        <w:pStyle w:val="SyntaxRule"/>
      </w:pPr>
      <w:r>
        <w:t>ComprehensionIf</w:t>
      </w:r>
      <w:r w:rsidRPr="003B4312">
        <w:t xml:space="preserve"> </w:t>
      </w:r>
      <w:r w:rsidRPr="003B4312">
        <w:rPr>
          <w:rFonts w:ascii="Arial" w:hAnsi="Arial" w:cs="Arial"/>
          <w:b/>
          <w:i w:val="0"/>
        </w:rPr>
        <w:t>:</w:t>
      </w:r>
    </w:p>
    <w:p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rsidR="00837D11" w:rsidRPr="00E77497" w:rsidRDefault="00837D11" w:rsidP="00837D11">
      <w:pPr>
        <w:pStyle w:val="SyntaxRule"/>
      </w:pPr>
      <w:r>
        <w:t>ForBinding</w:t>
      </w:r>
      <w:r w:rsidRPr="00E77497">
        <w:t xml:space="preserve"> </w:t>
      </w:r>
      <w:r w:rsidRPr="00E77497">
        <w:rPr>
          <w:rFonts w:ascii="Arial" w:hAnsi="Arial"/>
          <w:b/>
          <w:i w:val="0"/>
        </w:rPr>
        <w:t>:</w:t>
      </w:r>
    </w:p>
    <w:p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rsidR="003B4A8A" w:rsidRPr="007E68E2" w:rsidDel="00382137" w:rsidRDefault="003B4A8A" w:rsidP="007E68E2">
      <w:pPr>
        <w:rPr>
          <w:del w:id="3794" w:author="Rev 19 Allen Wirfs-Brock" w:date="2013-09-11T19:20:00Z"/>
          <w:b/>
          <w:bCs/>
        </w:rPr>
      </w:pPr>
      <w:del w:id="3795" w:author="Rev 19 Allen Wirfs-Brock" w:date="2013-09-11T17:25:00Z">
        <w:r w:rsidRPr="007E68E2" w:rsidDel="00693A3A">
          <w:rPr>
            <w:b/>
            <w:bCs/>
          </w:rPr>
          <w:delText xml:space="preserve">Static </w:delText>
        </w:r>
      </w:del>
      <w:del w:id="3796" w:author="Rev 19 Allen Wirfs-Brock" w:date="2013-09-11T19:20:00Z">
        <w:r w:rsidRPr="007E68E2" w:rsidDel="00382137">
          <w:rPr>
            <w:b/>
            <w:bCs/>
          </w:rPr>
          <w:delText>Semantics</w:delText>
        </w:r>
      </w:del>
    </w:p>
    <w:p w:rsidR="003B4A8A" w:rsidRPr="00E77497" w:rsidRDefault="003B4A8A" w:rsidP="006A78DC">
      <w:pPr>
        <w:pStyle w:val="Heading5"/>
      </w:pPr>
      <w:r w:rsidRPr="00E77497">
        <w:t>Static Semantics:  Early Errors</w:t>
      </w:r>
    </w:p>
    <w:p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rsidR="00297E3D" w:rsidRPr="001A49B2" w:rsidDel="00693A3A" w:rsidRDefault="00297E3D" w:rsidP="007E68E2">
      <w:pPr>
        <w:keepNext/>
        <w:rPr>
          <w:del w:id="3797" w:author="Rev 19 Allen Wirfs-Brock" w:date="2013-09-11T17:25:00Z"/>
          <w:rFonts w:ascii="Helvetica" w:hAnsi="Helvetica"/>
          <w:b/>
        </w:rPr>
      </w:pPr>
      <w:del w:id="3798" w:author="Rev 19 Allen Wirfs-Brock" w:date="2013-09-11T17:25:00Z">
        <w:r w:rsidRPr="001A49B2" w:rsidDel="00693A3A">
          <w:rPr>
            <w:rFonts w:ascii="Helvetica" w:hAnsi="Helvetica"/>
            <w:b/>
          </w:rPr>
          <w:delText>Runtime Semantics</w:delText>
        </w:r>
      </w:del>
    </w:p>
    <w:p w:rsidR="00ED63AB" w:rsidRDefault="00ED63AB" w:rsidP="006A78DC">
      <w:pPr>
        <w:pStyle w:val="Heading5"/>
      </w:pPr>
      <w:bookmarkStart w:id="3799" w:name="_Ref366743257"/>
      <w:r w:rsidRPr="00E77497">
        <w:t>Runtime Semantics: Binding</w:t>
      </w:r>
      <w:del w:id="3800" w:author="Rev 19 Allen Wirfs-Brock" w:date="2013-09-23T16:47:00Z">
        <w:r w:rsidRPr="00E77497" w:rsidDel="00427ECF">
          <w:delText xml:space="preserve"> </w:delText>
        </w:r>
      </w:del>
      <w:r>
        <w:t>Initialisation</w:t>
      </w:r>
      <w:bookmarkEnd w:id="3799"/>
    </w:p>
    <w:p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rsidR="002E15BF" w:rsidRPr="002E15BF" w:rsidRDefault="002E15BF" w:rsidP="002E15BF">
      <w:pPr>
        <w:tabs>
          <w:tab w:val="left" w:pos="2055"/>
        </w:tabs>
        <w:rPr>
          <w:ins w:id="3801" w:author="Rev 19 Allen Wirfs-Brock" w:date="2013-09-12T09:58:00Z"/>
        </w:rPr>
      </w:pPr>
      <w:ins w:id="3802" w:author="Rev 19 Allen Wirfs-Brock" w:date="2013-09-12T09:58:00Z">
        <w:r w:rsidRPr="002E15BF">
          <w:t xml:space="preserve">See also: </w:t>
        </w:r>
      </w:ins>
      <w:ins w:id="3803" w:author="Rev 19 Allen Wirfs-Brock" w:date="2013-09-12T09:59:00Z">
        <w:r>
          <w:fldChar w:fldCharType="begin"/>
        </w:r>
        <w:r>
          <w:instrText xml:space="preserve"> REF _Ref366743323 \r \h </w:instrText>
        </w:r>
      </w:ins>
      <w:r>
        <w:fldChar w:fldCharType="separate"/>
      </w:r>
      <w:ins w:id="3804" w:author="Rev 19 Allen Wirfs-Brock" w:date="2013-09-27T13:06:00Z">
        <w:r w:rsidR="00460CAC">
          <w:t>13.2.1.4</w:t>
        </w:r>
      </w:ins>
      <w:ins w:id="3805" w:author="Rev 19 Allen Wirfs-Brock" w:date="2013-09-12T09:59:00Z">
        <w:r>
          <w:fldChar w:fldCharType="end"/>
        </w:r>
      </w:ins>
      <w:ins w:id="3806" w:author="Rev 19 Allen Wirfs-Brock" w:date="2013-09-12T10:00:00Z">
        <w:r>
          <w:t xml:space="preserve">, </w:t>
        </w:r>
        <w:r>
          <w:fldChar w:fldCharType="begin"/>
        </w:r>
        <w:r>
          <w:instrText xml:space="preserve"> REF _Ref366743381 \r \h </w:instrText>
        </w:r>
      </w:ins>
      <w:r>
        <w:fldChar w:fldCharType="separate"/>
      </w:r>
      <w:ins w:id="3807" w:author="Rev 19 Allen Wirfs-Brock" w:date="2013-09-27T13:06:00Z">
        <w:r w:rsidR="00460CAC">
          <w:t>13.2.2.2</w:t>
        </w:r>
      </w:ins>
      <w:ins w:id="3808" w:author="Rev 19 Allen Wirfs-Brock" w:date="2013-09-12T10:00:00Z">
        <w:r>
          <w:fldChar w:fldCharType="end"/>
        </w:r>
      </w:ins>
      <w:ins w:id="3809" w:author="Rev 19 Allen Wirfs-Brock" w:date="2013-09-12T10:01:00Z">
        <w:r>
          <w:t xml:space="preserve">, </w:t>
        </w:r>
        <w:r>
          <w:fldChar w:fldCharType="begin"/>
        </w:r>
        <w:r>
          <w:instrText xml:space="preserve"> REF _Ref366743416 \r \h </w:instrText>
        </w:r>
      </w:ins>
      <w:r>
        <w:fldChar w:fldCharType="separate"/>
      </w:r>
      <w:ins w:id="3810" w:author="Rev 19 Allen Wirfs-Brock" w:date="2013-09-27T13:06:00Z">
        <w:r w:rsidR="00460CAC">
          <w:t>13.2.3.4</w:t>
        </w:r>
      </w:ins>
      <w:ins w:id="3811" w:author="Rev 19 Allen Wirfs-Brock" w:date="2013-09-12T10:01:00Z">
        <w:r>
          <w:fldChar w:fldCharType="end"/>
        </w:r>
        <w:r>
          <w:t xml:space="preserve">, </w:t>
        </w:r>
      </w:ins>
      <w:ins w:id="3812" w:author="Rev 19 Allen Wirfs-Brock" w:date="2013-09-12T10:03:00Z">
        <w:r>
          <w:fldChar w:fldCharType="begin"/>
        </w:r>
        <w:r>
          <w:instrText xml:space="preserve"> REF _Ref366743530 \r \h </w:instrText>
        </w:r>
      </w:ins>
      <w:r>
        <w:fldChar w:fldCharType="separate"/>
      </w:r>
      <w:ins w:id="3813" w:author="Rev 19 Allen Wirfs-Brock" w:date="2013-09-27T13:06:00Z">
        <w:r w:rsidR="00460CAC">
          <w:t>13.14.3</w:t>
        </w:r>
      </w:ins>
      <w:ins w:id="3814" w:author="Rev 19 Allen Wirfs-Brock" w:date="2013-09-12T10:03:00Z">
        <w:r>
          <w:fldChar w:fldCharType="end"/>
        </w:r>
        <w:r>
          <w:t xml:space="preserve">, </w:t>
        </w:r>
      </w:ins>
      <w:ins w:id="3815" w:author="Rev 19 Allen Wirfs-Brock" w:date="2013-09-12T10:04:00Z">
        <w:r>
          <w:fldChar w:fldCharType="begin"/>
        </w:r>
        <w:r>
          <w:instrText xml:space="preserve"> REF _Ref366743570 \r \h </w:instrText>
        </w:r>
      </w:ins>
      <w:r>
        <w:fldChar w:fldCharType="separate"/>
      </w:r>
      <w:ins w:id="3816" w:author="Rev 19 Allen Wirfs-Brock" w:date="2013-09-27T13:06:00Z">
        <w:r w:rsidR="00460CAC">
          <w:t>14.1.11</w:t>
        </w:r>
      </w:ins>
      <w:ins w:id="3817" w:author="Rev 19 Allen Wirfs-Brock" w:date="2013-09-12T10:04:00Z">
        <w:r>
          <w:fldChar w:fldCharType="end"/>
        </w:r>
        <w:r>
          <w:t xml:space="preserve">, </w:t>
        </w:r>
        <w:r>
          <w:fldChar w:fldCharType="begin"/>
        </w:r>
        <w:r>
          <w:instrText xml:space="preserve"> REF _Ref366743623 \r \h </w:instrText>
        </w:r>
      </w:ins>
      <w:r>
        <w:fldChar w:fldCharType="separate"/>
      </w:r>
      <w:ins w:id="3818" w:author="Rev 19 Allen Wirfs-Brock" w:date="2013-09-27T13:06:00Z">
        <w:r w:rsidR="00460CAC">
          <w:t>14.2.8</w:t>
        </w:r>
      </w:ins>
      <w:ins w:id="3819" w:author="Rev 19 Allen Wirfs-Brock" w:date="2013-09-12T10:04:00Z">
        <w:r>
          <w:fldChar w:fldCharType="end"/>
        </w:r>
      </w:ins>
      <w:ins w:id="3820" w:author="Rev 19 Allen Wirfs-Brock" w:date="2013-09-12T09:58:00Z">
        <w:r w:rsidRPr="002E15BF">
          <w:tab/>
        </w:r>
      </w:ins>
    </w:p>
    <w:p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rsidR="00ED63AB" w:rsidRDefault="00ED63AB" w:rsidP="00ED63AB">
      <w:pPr>
        <w:pStyle w:val="Alg2"/>
        <w:numPr>
          <w:ilvl w:val="0"/>
          <w:numId w:val="622"/>
        </w:numPr>
        <w:spacing w:after="220"/>
        <w:contextualSpacing/>
      </w:pPr>
      <w:r>
        <w:t>ReturnIfAbrupt(</w:t>
      </w:r>
      <w:r>
        <w:rPr>
          <w:i/>
        </w:rPr>
        <w:t>obj</w:t>
      </w:r>
      <w:r>
        <w:t>).</w:t>
      </w:r>
    </w:p>
    <w:p w:rsidR="00ED63AB" w:rsidRPr="004418C4" w:rsidRDefault="00ED63AB" w:rsidP="00ED63AB">
      <w:pPr>
        <w:pStyle w:val="Alg2"/>
        <w:numPr>
          <w:ilvl w:val="0"/>
          <w:numId w:val="622"/>
        </w:numPr>
        <w:spacing w:after="220"/>
      </w:pPr>
      <w:r>
        <w:t>Return the result of performing</w:t>
      </w:r>
      <w:r w:rsidRPr="004418C4">
        <w:t xml:space="preserve"> Binding</w:t>
      </w:r>
      <w:del w:id="3821" w:author="Rev 19 Allen Wirfs-Brock" w:date="2013-09-23T16:48:00Z">
        <w:r w:rsidRPr="004418C4" w:rsidDel="00427ECF">
          <w:delText xml:space="preserve"> </w:delText>
        </w:r>
      </w:del>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rsidR="00A52BE6" w:rsidRDefault="00A52BE6" w:rsidP="006A78DC">
      <w:pPr>
        <w:pStyle w:val="Heading5"/>
      </w:pPr>
      <w:r w:rsidRPr="00E77497">
        <w:lastRenderedPageBreak/>
        <w:t xml:space="preserve">Runtime Semantics: </w:t>
      </w:r>
      <w:r>
        <w:t>ComprehensionEvaluation</w:t>
      </w:r>
      <w:r w:rsidRPr="00E77497">
        <w:t xml:space="preserve"> </w:t>
      </w:r>
    </w:p>
    <w:p w:rsidR="00A52BE6" w:rsidRPr="004418C4" w:rsidRDefault="00A52BE6" w:rsidP="00A52BE6">
      <w:pPr>
        <w:ind w:left="360"/>
      </w:pPr>
      <w:r>
        <w:t>W</w:t>
      </w:r>
      <w:r w:rsidRPr="004418C4">
        <w:t xml:space="preserve">ith argument </w:t>
      </w:r>
      <w:r>
        <w:rPr>
          <w:rFonts w:ascii="Times New Roman" w:hAnsi="Times New Roman"/>
          <w:i/>
        </w:rPr>
        <w:t>accumulator</w:t>
      </w:r>
      <w:r>
        <w:t>.</w:t>
      </w:r>
    </w:p>
    <w:p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w:t>
      </w:r>
      <w:del w:id="3822" w:author="Rev 19 Allen Wirfs-Brock" w:date="2013-09-06T12:35:00Z">
        <w:r w:rsidR="00194736" w:rsidRPr="00194736" w:rsidDel="00D549DB">
          <w:rPr>
            <w:rFonts w:ascii="Times New Roman" w:hAnsi="Times New Roman"/>
            <w:i/>
          </w:rPr>
          <w:delText>Qualifier</w:delText>
        </w:r>
      </w:del>
      <w:r w:rsidR="00194736" w:rsidRPr="00194736">
        <w:rPr>
          <w:rFonts w:ascii="Times New Roman" w:hAnsi="Times New Roman"/>
          <w:i/>
        </w:rPr>
        <w:t>Tail</w:t>
      </w:r>
    </w:p>
    <w:p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 xml:space="preserve">performing </w:t>
      </w:r>
      <w:del w:id="3823" w:author="Rev 19 Allen Wirfs-Brock" w:date="2013-09-06T12:41:00Z">
        <w:r w:rsidR="006E3895" w:rsidDel="00D549DB">
          <w:delText xml:space="preserve">QualifierEvaluation </w:delText>
        </w:r>
      </w:del>
      <w:ins w:id="3824" w:author="Rev 19 Allen Wirfs-Brock" w:date="2013-09-06T12:41:00Z">
        <w:r w:rsidR="00D549DB">
          <w:t xml:space="preserve">ComprehensionComponentEvaluation </w:t>
        </w:r>
      </w:ins>
      <w:r w:rsidR="006E3895">
        <w:t>for</w:t>
      </w:r>
      <w:r w:rsidR="006E3895" w:rsidRPr="00E77497">
        <w:t xml:space="preserve"> </w:t>
      </w:r>
      <w:r w:rsidR="006E3895">
        <w:rPr>
          <w:i/>
        </w:rPr>
        <w:t>ComprehensionFor</w:t>
      </w:r>
      <w:r w:rsidR="006E3895">
        <w:rPr>
          <w:iCs/>
        </w:rPr>
        <w:t xml:space="preserve"> with arguments </w:t>
      </w:r>
      <w:r w:rsidR="006E3895" w:rsidRPr="00194736">
        <w:rPr>
          <w:i/>
        </w:rPr>
        <w:t>Comprehension</w:t>
      </w:r>
      <w:del w:id="3825" w:author="Rev 19 Allen Wirfs-Brock" w:date="2013-09-06T12:35:00Z">
        <w:r w:rsidR="006E3895" w:rsidRPr="00194736" w:rsidDel="00D549DB">
          <w:rPr>
            <w:i/>
          </w:rPr>
          <w:delText>Qualifier</w:delText>
        </w:r>
      </w:del>
      <w:r w:rsidR="006E3895" w:rsidRPr="00194736">
        <w:rPr>
          <w:i/>
        </w:rPr>
        <w:t>Tail</w:t>
      </w:r>
      <w:r w:rsidR="006E3895">
        <w:rPr>
          <w:iCs/>
        </w:rPr>
        <w:t xml:space="preserve"> and</w:t>
      </w:r>
      <w:r w:rsidR="006E3895" w:rsidRPr="006E3895">
        <w:rPr>
          <w:i/>
        </w:rPr>
        <w:t xml:space="preserve"> </w:t>
      </w:r>
      <w:r w:rsidR="006E3895">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w:t>
      </w:r>
      <w:del w:id="3826" w:author="Rev 19 Allen Wirfs-Brock" w:date="2013-09-06T12:37:00Z">
        <w:r w:rsidRPr="000E0467" w:rsidDel="00D549DB">
          <w:rPr>
            <w:rFonts w:ascii="Times New Roman" w:hAnsi="Times New Roman"/>
            <w:i/>
          </w:rPr>
          <w:delText>Qualifier</w:delText>
        </w:r>
      </w:del>
      <w:r w:rsidRPr="000E0467">
        <w:rPr>
          <w:rFonts w:ascii="Times New Roman" w:hAnsi="Times New Roman"/>
          <w:i/>
        </w:rPr>
        <w:t>Tail</w:t>
      </w:r>
      <w:r w:rsidRPr="00E77497">
        <w:rPr>
          <w:rFonts w:ascii="Courier New" w:hAnsi="Courier New" w:cs="Courier New"/>
          <w:b/>
        </w:rPr>
        <w:t>:</w:t>
      </w:r>
      <w:r w:rsidRPr="00E77497">
        <w:t xml:space="preserve"> </w:t>
      </w:r>
      <w:del w:id="3827" w:author="Rev 19 Allen Wirfs-Brock" w:date="2013-09-06T12:37:00Z">
        <w:r w:rsidRPr="000E0467" w:rsidDel="00D549DB">
          <w:rPr>
            <w:rFonts w:ascii="Times New Roman" w:hAnsi="Times New Roman"/>
            <w:i/>
          </w:rPr>
          <w:delText>ComprehensionQualifier</w:delText>
        </w:r>
        <w:r w:rsidDel="00D549DB">
          <w:rPr>
            <w:rFonts w:ascii="Times New Roman" w:hAnsi="Times New Roman"/>
            <w:i/>
          </w:rPr>
          <w:delText xml:space="preserve"> </w:delText>
        </w:r>
        <w:r w:rsidRPr="000E0467" w:rsidDel="00D549DB">
          <w:rPr>
            <w:rFonts w:ascii="Times New Roman" w:hAnsi="Times New Roman"/>
            <w:i/>
          </w:rPr>
          <w:delText xml:space="preserve"> </w:delText>
        </w:r>
      </w:del>
      <w:ins w:id="3828" w:author="Rev 19 Allen Wirfs-Brock" w:date="2013-09-06T12:37:00Z">
        <w:r w:rsidR="00D549DB" w:rsidRPr="000E0467">
          <w:rPr>
            <w:rFonts w:ascii="Times New Roman" w:hAnsi="Times New Roman"/>
            <w:i/>
          </w:rPr>
          <w:t>Comprehension</w:t>
        </w:r>
        <w:r w:rsidR="00D549DB">
          <w:rPr>
            <w:rFonts w:ascii="Times New Roman" w:hAnsi="Times New Roman"/>
            <w:i/>
          </w:rPr>
          <w:t xml:space="preserve">For </w:t>
        </w:r>
        <w:r w:rsidR="00D549DB" w:rsidRPr="000E0467">
          <w:rPr>
            <w:rFonts w:ascii="Times New Roman" w:hAnsi="Times New Roman"/>
            <w:i/>
          </w:rPr>
          <w:t xml:space="preserve"> </w:t>
        </w:r>
      </w:ins>
      <w:r w:rsidRPr="000E0467">
        <w:rPr>
          <w:rFonts w:ascii="Times New Roman" w:hAnsi="Times New Roman"/>
          <w:i/>
        </w:rPr>
        <w:t>Comprehension</w:t>
      </w:r>
      <w:del w:id="3829" w:author="Rev 19 Allen Wirfs-Brock" w:date="2013-09-06T12:37:00Z">
        <w:r w:rsidRPr="000E0467" w:rsidDel="00D549DB">
          <w:rPr>
            <w:rFonts w:ascii="Times New Roman" w:hAnsi="Times New Roman"/>
            <w:i/>
          </w:rPr>
          <w:delText>Qualifier</w:delText>
        </w:r>
      </w:del>
      <w:r w:rsidRPr="000E0467">
        <w:rPr>
          <w:rFonts w:ascii="Times New Roman" w:hAnsi="Times New Roman"/>
          <w:i/>
        </w:rPr>
        <w:t>Tail</w:t>
      </w:r>
    </w:p>
    <w:p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 xml:space="preserve">performing </w:t>
      </w:r>
      <w:ins w:id="3830" w:author="Rev 19 Allen Wirfs-Brock" w:date="2013-09-06T12:41:00Z">
        <w:r w:rsidR="00D549DB">
          <w:t>ComprehensionComponent</w:t>
        </w:r>
      </w:ins>
      <w:del w:id="3831" w:author="Rev 19 Allen Wirfs-Brock" w:date="2013-09-06T12:41:00Z">
        <w:r w:rsidDel="00D549DB">
          <w:delText>Qualifier</w:delText>
        </w:r>
      </w:del>
      <w:r>
        <w:t>Evaluation for</w:t>
      </w:r>
      <w:r w:rsidRPr="00E77497">
        <w:t xml:space="preserve"> </w:t>
      </w:r>
      <w:del w:id="3832" w:author="Rev 19 Allen Wirfs-Brock" w:date="2013-09-06T12:38:00Z">
        <w:r w:rsidRPr="000E0467" w:rsidDel="00D549DB">
          <w:rPr>
            <w:i/>
          </w:rPr>
          <w:delText>ComprehensionQualifier</w:delText>
        </w:r>
        <w:r w:rsidDel="00D549DB">
          <w:rPr>
            <w:i/>
          </w:rPr>
          <w:delText xml:space="preserve"> </w:delText>
        </w:r>
        <w:r w:rsidRPr="000E0467" w:rsidDel="00D549DB">
          <w:rPr>
            <w:i/>
          </w:rPr>
          <w:delText xml:space="preserve"> </w:delText>
        </w:r>
      </w:del>
      <w:ins w:id="3833" w:author="Rev 19 Allen Wirfs-Brock" w:date="2013-09-06T12:38:00Z">
        <w:r w:rsidR="00D549DB" w:rsidRPr="000E0467">
          <w:rPr>
            <w:i/>
          </w:rPr>
          <w:t>Comprehension</w:t>
        </w:r>
      </w:ins>
      <w:ins w:id="3834" w:author="Rev 19 Allen Wirfs-Brock" w:date="2013-09-06T12:39:00Z">
        <w:r w:rsidR="00D549DB">
          <w:rPr>
            <w:i/>
          </w:rPr>
          <w:t>For</w:t>
        </w:r>
      </w:ins>
      <w:ins w:id="3835" w:author="Rev 19 Allen Wirfs-Brock" w:date="2013-09-06T12:38:00Z">
        <w:r w:rsidR="00D549DB">
          <w:rPr>
            <w:i/>
          </w:rPr>
          <w:t xml:space="preserve"> </w:t>
        </w:r>
        <w:r w:rsidR="00D549DB" w:rsidRPr="000E0467">
          <w:rPr>
            <w:i/>
          </w:rPr>
          <w:t xml:space="preserve"> </w:t>
        </w:r>
      </w:ins>
      <w:r>
        <w:rPr>
          <w:iCs/>
        </w:rPr>
        <w:t xml:space="preserve">with arguments </w:t>
      </w:r>
      <w:r w:rsidRPr="00194736">
        <w:rPr>
          <w:i/>
        </w:rPr>
        <w:t>Comprehension</w:t>
      </w:r>
      <w:del w:id="3836" w:author="Rev 19 Allen Wirfs-Brock" w:date="2013-09-06T12:38:00Z">
        <w:r w:rsidRPr="00194736" w:rsidDel="00D549DB">
          <w:rPr>
            <w:i/>
          </w:rPr>
          <w:delText>Qualifier</w:delText>
        </w:r>
      </w:del>
      <w:r w:rsidRPr="00194736">
        <w:rPr>
          <w:i/>
        </w:rPr>
        <w:t>Tail</w:t>
      </w:r>
      <w:r>
        <w:rPr>
          <w:iCs/>
        </w:rPr>
        <w:t xml:space="preserve"> and</w:t>
      </w:r>
      <w:r w:rsidRPr="006E3895">
        <w:rPr>
          <w:i/>
        </w:rPr>
        <w:t xml:space="preserve"> </w:t>
      </w:r>
      <w:r>
        <w:rPr>
          <w:i/>
        </w:rPr>
        <w:t>accumulator</w:t>
      </w:r>
      <w:r w:rsidRPr="00E77497">
        <w:t>.</w:t>
      </w:r>
    </w:p>
    <w:p w:rsidR="00D549DB" w:rsidRPr="00997A6B" w:rsidRDefault="00D549DB" w:rsidP="00D549DB">
      <w:pPr>
        <w:contextualSpacing/>
        <w:rPr>
          <w:ins w:id="3837" w:author="Rev 19 Allen Wirfs-Brock" w:date="2013-09-06T12:39:00Z"/>
          <w:iCs/>
        </w:rPr>
      </w:pPr>
      <w:ins w:id="3838" w:author="Rev 19 Allen Wirfs-Brock" w:date="2013-09-06T12:39:00Z">
        <w:r w:rsidRPr="000E0467">
          <w:rPr>
            <w:rFonts w:ascii="Times New Roman" w:hAnsi="Times New Roman"/>
            <w:i/>
          </w:rPr>
          <w:t>ComprehensionTail</w:t>
        </w:r>
        <w:r w:rsidRPr="00E77497">
          <w:rPr>
            <w:rFonts w:ascii="Courier New" w:hAnsi="Courier New" w:cs="Courier New"/>
            <w:b/>
          </w:rPr>
          <w:t>:</w:t>
        </w:r>
        <w:r w:rsidRPr="00E77497">
          <w:t xml:space="preserve"> </w:t>
        </w:r>
        <w:r w:rsidRPr="000E0467">
          <w:rPr>
            <w:rFonts w:ascii="Times New Roman" w:hAnsi="Times New Roman"/>
            <w:i/>
          </w:rPr>
          <w:t>Comprehension</w:t>
        </w:r>
        <w:r>
          <w:rPr>
            <w:rFonts w:ascii="Times New Roman" w:hAnsi="Times New Roman"/>
            <w:i/>
          </w:rPr>
          <w:t xml:space="preserve">If </w:t>
        </w:r>
        <w:r w:rsidRPr="000E0467">
          <w:rPr>
            <w:rFonts w:ascii="Times New Roman" w:hAnsi="Times New Roman"/>
            <w:i/>
          </w:rPr>
          <w:t xml:space="preserve"> ComprehensionTail</w:t>
        </w:r>
      </w:ins>
    </w:p>
    <w:p w:rsidR="00D549DB" w:rsidRPr="000E0467" w:rsidRDefault="00D549DB" w:rsidP="00D549DB">
      <w:pPr>
        <w:pStyle w:val="Alg4"/>
        <w:numPr>
          <w:ilvl w:val="0"/>
          <w:numId w:val="1591"/>
        </w:numPr>
        <w:spacing w:after="220"/>
        <w:contextualSpacing/>
        <w:rPr>
          <w:ins w:id="3839" w:author="Rev 19 Allen Wirfs-Brock" w:date="2013-09-06T12:39:00Z"/>
        </w:rPr>
      </w:pPr>
      <w:ins w:id="3840" w:author="Rev 19 Allen Wirfs-Brock" w:date="2013-09-06T12:39:00Z">
        <w:r w:rsidRPr="00E77497">
          <w:t xml:space="preserve">Return </w:t>
        </w:r>
        <w:r>
          <w:t>the</w:t>
        </w:r>
        <w:r w:rsidRPr="00E77497">
          <w:t xml:space="preserve"> result of </w:t>
        </w:r>
        <w:r>
          <w:t xml:space="preserve">performing </w:t>
        </w:r>
      </w:ins>
      <w:ins w:id="3841" w:author="Rev 19 Allen Wirfs-Brock" w:date="2013-09-06T12:41:00Z">
        <w:r>
          <w:t>ComprehensionComponent</w:t>
        </w:r>
      </w:ins>
      <w:ins w:id="3842" w:author="Rev 19 Allen Wirfs-Brock" w:date="2013-09-06T12:39:00Z">
        <w:r>
          <w:t>rEvaluation for</w:t>
        </w:r>
        <w:r w:rsidRPr="00E77497">
          <w:t xml:space="preserve"> </w:t>
        </w:r>
        <w:r w:rsidRPr="000E0467">
          <w:rPr>
            <w:i/>
          </w:rPr>
          <w:t>Comprehension</w:t>
        </w:r>
        <w:r>
          <w:rPr>
            <w:i/>
          </w:rPr>
          <w:t xml:space="preserve">If </w:t>
        </w:r>
        <w:r w:rsidRPr="000E0467">
          <w:rPr>
            <w:i/>
          </w:rPr>
          <w:t xml:space="preserve"> </w:t>
        </w:r>
        <w:r>
          <w:rPr>
            <w:iCs/>
          </w:rPr>
          <w:t xml:space="preserve">with arguments </w:t>
        </w:r>
        <w:r w:rsidRPr="00194736">
          <w:rPr>
            <w:i/>
          </w:rPr>
          <w:t>ComprehensionTail</w:t>
        </w:r>
        <w:r>
          <w:rPr>
            <w:iCs/>
          </w:rPr>
          <w:t xml:space="preserve"> and</w:t>
        </w:r>
        <w:r w:rsidRPr="006E3895">
          <w:rPr>
            <w:i/>
          </w:rPr>
          <w:t xml:space="preserve"> </w:t>
        </w:r>
        <w:r>
          <w:rPr>
            <w:i/>
          </w:rPr>
          <w:t>accumulator</w:t>
        </w:r>
        <w:r w:rsidRPr="00E77497">
          <w:t>.</w:t>
        </w:r>
      </w:ins>
    </w:p>
    <w:p w:rsidR="006E3895" w:rsidRPr="00997A6B" w:rsidRDefault="006E3895" w:rsidP="006E3895">
      <w:pPr>
        <w:contextualSpacing/>
        <w:rPr>
          <w:iCs/>
        </w:rPr>
      </w:pPr>
      <w:r w:rsidRPr="000E0467">
        <w:rPr>
          <w:rFonts w:ascii="Times New Roman" w:hAnsi="Times New Roman"/>
          <w:i/>
        </w:rPr>
        <w:t>Comprehension</w:t>
      </w:r>
      <w:del w:id="3843" w:author="Rev 19 Allen Wirfs-Brock" w:date="2013-09-06T12:38:00Z">
        <w:r w:rsidRPr="000E0467" w:rsidDel="00D549DB">
          <w:rPr>
            <w:rFonts w:ascii="Times New Roman" w:hAnsi="Times New Roman"/>
            <w:i/>
          </w:rPr>
          <w:delText>Qualifier</w:delText>
        </w:r>
      </w:del>
      <w:r w:rsidRPr="000E0467">
        <w:rPr>
          <w:rFonts w:ascii="Times New Roman" w:hAnsi="Times New Roman"/>
          <w:i/>
        </w:rPr>
        <w:t>Tail</w:t>
      </w:r>
      <w:r w:rsidRPr="00E77497">
        <w:rPr>
          <w:rFonts w:ascii="Courier New" w:hAnsi="Courier New" w:cs="Courier New"/>
          <w:b/>
        </w:rPr>
        <w:t>:</w:t>
      </w:r>
      <w:r w:rsidRPr="00E77497">
        <w:t xml:space="preserve"> </w:t>
      </w:r>
      <w:r>
        <w:rPr>
          <w:rFonts w:ascii="Times New Roman" w:hAnsi="Times New Roman"/>
          <w:i/>
        </w:rPr>
        <w:t>AssignmentExpression</w:t>
      </w:r>
    </w:p>
    <w:p w:rsidR="00433739" w:rsidRPr="00E77497" w:rsidRDefault="00433739" w:rsidP="00433739">
      <w:pPr>
        <w:pStyle w:val="Alg4"/>
        <w:numPr>
          <w:ilvl w:val="0"/>
          <w:numId w:val="1398"/>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433739" w:rsidRDefault="00433739" w:rsidP="00433739">
      <w:pPr>
        <w:pStyle w:val="Alg4"/>
        <w:numPr>
          <w:ilvl w:val="0"/>
          <w:numId w:val="1398"/>
        </w:numPr>
        <w:spacing w:after="220"/>
        <w:contextualSpacing/>
      </w:pPr>
      <w:r>
        <w:t>ReturnIfAbrupt(</w:t>
      </w:r>
      <w:r>
        <w:rPr>
          <w:i/>
        </w:rPr>
        <w:t>value</w:t>
      </w:r>
      <w:r>
        <w:t>).</w:t>
      </w:r>
    </w:p>
    <w:p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Pr="00E77497" w:rsidRDefault="00CB015F" w:rsidP="00CB015F">
      <w:pPr>
        <w:pStyle w:val="Alg4"/>
        <w:numPr>
          <w:ilvl w:val="1"/>
          <w:numId w:val="1398"/>
        </w:numPr>
      </w:pPr>
      <w:r w:rsidRPr="00E77497">
        <w:t xml:space="preserve">Increase </w:t>
      </w:r>
      <w:r>
        <w:rPr>
          <w:i/>
        </w:rPr>
        <w:t>len</w:t>
      </w:r>
      <w:r w:rsidRPr="00E77497">
        <w:t xml:space="preserve"> by 1.</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w:t>
      </w:r>
      <w:ins w:id="3844" w:author="Rev 19 Allen Wirfs-Brock" w:date="2013-09-06T10:14:00Z">
        <w:r w:rsidR="00AE748F">
          <w:t>e</w:t>
        </w:r>
      </w:ins>
      <w:r>
        <w:t>r</w:t>
      </w:r>
      <w:r w:rsidR="00B775C8">
        <w:t>Result</w:t>
      </w:r>
      <w:r>
        <w:t>Object(</w:t>
      </w:r>
      <w:r>
        <w:rPr>
          <w:i/>
          <w:iCs/>
        </w:rPr>
        <w:t>value</w:t>
      </w:r>
      <w:r>
        <w:t xml:space="preserve">, </w:t>
      </w:r>
      <w:r>
        <w:rPr>
          <w:b/>
          <w:bCs/>
        </w:rPr>
        <w:t>false</w:t>
      </w:r>
      <w:r>
        <w:t>))</w:t>
      </w:r>
      <w:r w:rsidRPr="00E77497">
        <w:t>.</w:t>
      </w:r>
    </w:p>
    <w:p w:rsidR="00AC08AB" w:rsidRDefault="00AC08AB" w:rsidP="00AC08AB">
      <w:pPr>
        <w:pStyle w:val="Alg4"/>
        <w:numPr>
          <w:ilvl w:val="0"/>
          <w:numId w:val="1398"/>
        </w:numPr>
        <w:spacing w:after="220"/>
        <w:contextualSpacing/>
      </w:pPr>
      <w:r>
        <w:t>ReturnIfAbrupt(</w:t>
      </w:r>
      <w:r>
        <w:rPr>
          <w:i/>
          <w:iCs/>
        </w:rPr>
        <w:t>yieldStatus</w:t>
      </w:r>
      <w:r>
        <w:t>).</w:t>
      </w:r>
    </w:p>
    <w:p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rsidR="00B04C82" w:rsidRDefault="00B04C82" w:rsidP="006A78DC">
      <w:pPr>
        <w:pStyle w:val="Heading5"/>
      </w:pPr>
      <w:r w:rsidRPr="00E77497">
        <w:t xml:space="preserve">Runtime Semantics: </w:t>
      </w:r>
      <w:ins w:id="3845" w:author="Rev 19 Allen Wirfs-Brock" w:date="2013-09-06T12:41:00Z">
        <w:r w:rsidR="004E13DE" w:rsidRPr="004E13DE">
          <w:t>ComprehensionComponent</w:t>
        </w:r>
      </w:ins>
      <w:del w:id="3846" w:author="Rev 19 Allen Wirfs-Brock" w:date="2013-09-06T12:41:00Z">
        <w:r w:rsidDel="004E13DE">
          <w:delText>Qualifier</w:delText>
        </w:r>
      </w:del>
      <w:r>
        <w:t>Evaluation</w:t>
      </w:r>
      <w:r w:rsidRPr="00E77497">
        <w:t xml:space="preserve"> </w:t>
      </w:r>
    </w:p>
    <w:p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rsidR="00B00296" w:rsidRDefault="00B00296" w:rsidP="00B00296">
      <w:pPr>
        <w:pStyle w:val="Alg4"/>
        <w:numPr>
          <w:ilvl w:val="0"/>
          <w:numId w:val="1395"/>
        </w:numPr>
        <w:contextualSpacing/>
      </w:pPr>
      <w:r>
        <w:t>ReturnIfAbrupt(</w:t>
      </w:r>
      <w:r w:rsidRPr="00E77497">
        <w:rPr>
          <w:i/>
        </w:rPr>
        <w:t>obj</w:t>
      </w:r>
      <w:r>
        <w:t>).</w:t>
      </w:r>
    </w:p>
    <w:p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rsidR="004D6903" w:rsidRDefault="004D6903" w:rsidP="004D6903">
      <w:pPr>
        <w:pStyle w:val="Alg4"/>
        <w:numPr>
          <w:ilvl w:val="0"/>
          <w:numId w:val="1395"/>
        </w:numPr>
      </w:pPr>
      <w:r>
        <w:lastRenderedPageBreak/>
        <w:t xml:space="preserve">Let </w:t>
      </w:r>
      <w:r>
        <w:rPr>
          <w:i/>
          <w:iCs/>
        </w:rPr>
        <w:t>keys</w:t>
      </w:r>
      <w:r>
        <w:t xml:space="preserve"> be ToObject(</w:t>
      </w:r>
      <w:r w:rsidRPr="00402531">
        <w:rPr>
          <w:i/>
          <w:iCs/>
        </w:rPr>
        <w:t>iterator</w:t>
      </w:r>
      <w:r>
        <w:t>).</w:t>
      </w:r>
    </w:p>
    <w:p w:rsidR="004D6903" w:rsidRDefault="004D6903" w:rsidP="004D6903">
      <w:pPr>
        <w:pStyle w:val="Alg4"/>
        <w:numPr>
          <w:ilvl w:val="0"/>
          <w:numId w:val="1395"/>
        </w:numPr>
        <w:contextualSpacing/>
      </w:pPr>
      <w:r>
        <w:t>ReturnIfAbrupt(</w:t>
      </w:r>
      <w:r>
        <w:rPr>
          <w:i/>
          <w:iCs/>
        </w:rPr>
        <w:t>keys</w:t>
      </w:r>
      <w:r>
        <w:t>).</w:t>
      </w:r>
    </w:p>
    <w:p w:rsidR="00A34518" w:rsidRPr="00E77497" w:rsidRDefault="00A34518" w:rsidP="00A34518">
      <w:pPr>
        <w:pStyle w:val="Alg2"/>
        <w:numPr>
          <w:ilvl w:val="0"/>
          <w:numId w:val="1395"/>
        </w:numPr>
        <w:contextualSpacing/>
      </w:pPr>
      <w:r w:rsidRPr="00E77497">
        <w:t xml:space="preserve">Let </w:t>
      </w:r>
      <w:r w:rsidRPr="00E77497">
        <w:rPr>
          <w:i/>
        </w:rPr>
        <w:t>oldEnv</w:t>
      </w:r>
      <w:r w:rsidRPr="00E77497">
        <w:t xml:space="preserve"> be the </w:t>
      </w:r>
      <w:r>
        <w:t>running</w:t>
      </w:r>
      <w:r w:rsidRPr="00E77497">
        <w:t xml:space="preserve"> execution context’s LexicalEnvironment.</w:t>
      </w:r>
    </w:p>
    <w:p w:rsidR="00A34518" w:rsidRPr="00E77497" w:rsidRDefault="00A34518" w:rsidP="00A34518">
      <w:pPr>
        <w:pStyle w:val="Alg3"/>
        <w:numPr>
          <w:ilvl w:val="0"/>
          <w:numId w:val="1395"/>
        </w:numPr>
      </w:pPr>
      <w:r w:rsidRPr="00E77497">
        <w:t>Repeat</w:t>
      </w:r>
    </w:p>
    <w:p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del w:id="3847" w:author="Rev 19 Allen Wirfs-Brock" w:date="2013-09-22T11:12:00Z">
        <w:r w:rsidR="00C41BCA" w:rsidDel="00640477">
          <w:delText>IteratorNext</w:delText>
        </w:r>
      </w:del>
      <w:ins w:id="3848" w:author="Rev 19 Allen Wirfs-Brock" w:date="2013-09-22T11:12:00Z">
        <w:r w:rsidR="00640477">
          <w:t>IteratorStep</w:t>
        </w:r>
      </w:ins>
      <w:r>
        <w:t>(</w:t>
      </w:r>
      <w:r>
        <w:rPr>
          <w:i/>
        </w:rPr>
        <w:t>keys</w:t>
      </w:r>
      <w:r>
        <w:t>).</w:t>
      </w:r>
    </w:p>
    <w:p w:rsidR="000419C3" w:rsidRDefault="000419C3" w:rsidP="000419C3">
      <w:pPr>
        <w:pStyle w:val="Alg3"/>
        <w:numPr>
          <w:ilvl w:val="1"/>
          <w:numId w:val="1395"/>
        </w:numPr>
      </w:pPr>
      <w:r>
        <w:t>ReturnIfAbrupt(</w:t>
      </w:r>
      <w:r w:rsidRPr="004848CA">
        <w:rPr>
          <w:i/>
        </w:rPr>
        <w:t>next</w:t>
      </w:r>
      <w:r>
        <w:rPr>
          <w:i/>
        </w:rPr>
        <w:t>Result</w:t>
      </w:r>
      <w:r>
        <w:t>).</w:t>
      </w:r>
    </w:p>
    <w:p w:rsidR="00C22724" w:rsidDel="00640477" w:rsidRDefault="00C22724" w:rsidP="00C22724">
      <w:pPr>
        <w:numPr>
          <w:ilvl w:val="1"/>
          <w:numId w:val="1395"/>
        </w:numPr>
        <w:contextualSpacing/>
        <w:rPr>
          <w:del w:id="3849" w:author="Rev 19 Allen Wirfs-Brock" w:date="2013-09-22T11:13:00Z"/>
          <w:rFonts w:ascii="Times New Roman" w:hAnsi="Times New Roman"/>
        </w:rPr>
      </w:pPr>
      <w:del w:id="3850" w:author="Rev 19 Allen Wirfs-Brock" w:date="2013-09-22T11:13:00Z">
        <w:r w:rsidDel="00640477">
          <w:rPr>
            <w:rFonts w:ascii="Times New Roman" w:hAnsi="Times New Roman"/>
          </w:rPr>
          <w:delText xml:space="preserve">Let </w:delText>
        </w:r>
        <w:r w:rsidDel="00640477">
          <w:rPr>
            <w:rFonts w:ascii="Times New Roman" w:hAnsi="Times New Roman"/>
            <w:i/>
            <w:iCs/>
          </w:rPr>
          <w:delText>done</w:delText>
        </w:r>
        <w:r w:rsidDel="00640477">
          <w:rPr>
            <w:rFonts w:ascii="Times New Roman" w:hAnsi="Times New Roman"/>
          </w:rPr>
          <w:delText xml:space="preserve"> be IteratorComplete(</w:delText>
        </w:r>
        <w:r w:rsidRPr="00C22724" w:rsidDel="00640477">
          <w:rPr>
            <w:rFonts w:ascii="Times New Roman" w:hAnsi="Times New Roman"/>
            <w:i/>
            <w:iCs/>
          </w:rPr>
          <w:delText>nextResult</w:delText>
        </w:r>
        <w:r w:rsidDel="00640477">
          <w:rPr>
            <w:rFonts w:ascii="Times New Roman" w:hAnsi="Times New Roman"/>
          </w:rPr>
          <w:delText>).</w:delText>
        </w:r>
      </w:del>
    </w:p>
    <w:p w:rsidR="00C22724" w:rsidDel="00640477" w:rsidRDefault="00C22724" w:rsidP="00197BED">
      <w:pPr>
        <w:numPr>
          <w:ilvl w:val="1"/>
          <w:numId w:val="1395"/>
        </w:numPr>
        <w:spacing w:after="0"/>
        <w:contextualSpacing/>
        <w:rPr>
          <w:del w:id="3851" w:author="Rev 19 Allen Wirfs-Brock" w:date="2013-09-22T11:13:00Z"/>
          <w:rFonts w:ascii="Times New Roman" w:hAnsi="Times New Roman"/>
        </w:rPr>
      </w:pPr>
      <w:del w:id="3852" w:author="Rev 19 Allen Wirfs-Brock" w:date="2013-09-22T11:13:00Z">
        <w:r w:rsidDel="00640477">
          <w:rPr>
            <w:rFonts w:ascii="Times New Roman" w:hAnsi="Times New Roman"/>
          </w:rPr>
          <w:delText>ReturnIfAbrupt(</w:delText>
        </w:r>
        <w:r w:rsidDel="00640477">
          <w:rPr>
            <w:rFonts w:ascii="Times New Roman" w:hAnsi="Times New Roman"/>
            <w:i/>
            <w:iCs/>
          </w:rPr>
          <w:delText>done</w:delText>
        </w:r>
        <w:r w:rsidDel="00640477">
          <w:rPr>
            <w:rFonts w:ascii="Times New Roman" w:hAnsi="Times New Roman"/>
          </w:rPr>
          <w:delText>).</w:delText>
        </w:r>
      </w:del>
    </w:p>
    <w:p w:rsidR="00A34518" w:rsidRDefault="00A34518" w:rsidP="00C22724">
      <w:pPr>
        <w:pStyle w:val="Alg3"/>
        <w:numPr>
          <w:ilvl w:val="1"/>
          <w:numId w:val="1395"/>
        </w:numPr>
      </w:pPr>
      <w:r>
        <w:t xml:space="preserve">If </w:t>
      </w:r>
      <w:ins w:id="3853" w:author="Rev 19 Allen Wirfs-Brock" w:date="2013-09-22T11:13:00Z">
        <w:r w:rsidR="00640477" w:rsidRPr="004848CA">
          <w:rPr>
            <w:i/>
          </w:rPr>
          <w:t>next</w:t>
        </w:r>
        <w:r w:rsidR="00640477">
          <w:rPr>
            <w:i/>
          </w:rPr>
          <w:t>Result</w:t>
        </w:r>
        <w:r w:rsidR="00640477">
          <w:t xml:space="preserve"> </w:t>
        </w:r>
      </w:ins>
      <w:del w:id="3854" w:author="Rev 19 Allen Wirfs-Brock" w:date="2013-09-22T11:13:00Z">
        <w:r w:rsidR="00C22724" w:rsidDel="00640477">
          <w:rPr>
            <w:i/>
            <w:iCs/>
          </w:rPr>
          <w:delText>done</w:delText>
        </w:r>
        <w:r w:rsidDel="00640477">
          <w:delText xml:space="preserve"> </w:delText>
        </w:r>
      </w:del>
      <w:r>
        <w:t xml:space="preserve">is </w:t>
      </w:r>
      <w:r w:rsidRPr="00BC2562">
        <w:rPr>
          <w:b/>
        </w:rPr>
        <w:t>true</w:t>
      </w:r>
      <w:r>
        <w:t xml:space="preserve">, then </w:t>
      </w:r>
      <w:r w:rsidRPr="00E77497">
        <w:t xml:space="preserve">return </w:t>
      </w:r>
      <w:r w:rsidR="000419C3" w:rsidRPr="000419C3">
        <w:rPr>
          <w:b/>
          <w:bCs/>
          <w:iCs/>
        </w:rPr>
        <w:t>true</w:t>
      </w:r>
      <w:r w:rsidRPr="00E77497">
        <w:t>.</w:t>
      </w:r>
    </w:p>
    <w:p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rsidR="000419C3" w:rsidRDefault="000419C3" w:rsidP="000419C3">
      <w:pPr>
        <w:pStyle w:val="Alg3"/>
        <w:numPr>
          <w:ilvl w:val="1"/>
          <w:numId w:val="1395"/>
        </w:numPr>
      </w:pPr>
      <w:r>
        <w:t>ReturnIfAbrupt(</w:t>
      </w:r>
      <w:r>
        <w:rPr>
          <w:i/>
          <w:iCs/>
        </w:rPr>
        <w:t>nextValue</w:t>
      </w:r>
      <w:r>
        <w:t>).</w:t>
      </w:r>
    </w:p>
    <w:p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rsidR="00394EAC" w:rsidRDefault="00394EAC" w:rsidP="00394EAC">
      <w:pPr>
        <w:pStyle w:val="Alg4"/>
        <w:numPr>
          <w:ilvl w:val="2"/>
          <w:numId w:val="1395"/>
        </w:numPr>
        <w:contextualSpacing/>
      </w:pPr>
      <w:r>
        <w:t xml:space="preserve">Assert: </w:t>
      </w:r>
      <w:r>
        <w:rPr>
          <w:iCs/>
        </w:rPr>
        <w:t>The above call to CreateMutableBinding</w:t>
      </w:r>
      <w:r>
        <w:t xml:space="preserve"> will never </w:t>
      </w:r>
      <w:del w:id="3855" w:author="Rev 19 Allen Wirfs-Brock" w:date="2013-09-09T11:08:00Z">
        <w:r w:rsidDel="001349B2">
          <w:delText xml:space="preserve">an </w:delText>
        </w:r>
      </w:del>
      <w:r>
        <w:t>return an abrupt completion.</w:t>
      </w:r>
    </w:p>
    <w:p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w:t>
      </w:r>
      <w:del w:id="3856" w:author="Rev 19 Allen Wirfs-Brock" w:date="2013-09-23T16:48:00Z">
        <w:r w:rsidRPr="004418C4" w:rsidDel="00427ECF">
          <w:delText xml:space="preserve"> </w:delText>
        </w:r>
      </w:del>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rsidR="00BE499C" w:rsidRDefault="00BE499C" w:rsidP="00BE499C">
      <w:pPr>
        <w:pStyle w:val="Alg3"/>
        <w:numPr>
          <w:ilvl w:val="1"/>
          <w:numId w:val="1395"/>
        </w:numPr>
      </w:pPr>
      <w:r>
        <w:t>ReturnIfAbrupt(</w:t>
      </w:r>
      <w:r>
        <w:rPr>
          <w:i/>
          <w:iCs/>
        </w:rPr>
        <w:t>status</w:t>
      </w:r>
      <w:r>
        <w:t>).</w:t>
      </w:r>
    </w:p>
    <w:p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rsidR="000E0467" w:rsidRDefault="000E0467" w:rsidP="000E0467">
      <w:pPr>
        <w:pStyle w:val="Alg4"/>
        <w:numPr>
          <w:ilvl w:val="1"/>
          <w:numId w:val="1395"/>
        </w:numPr>
        <w:spacing w:after="220"/>
        <w:contextualSpacing/>
      </w:pPr>
      <w:r>
        <w:t>ReturnIfAbrupt(</w:t>
      </w:r>
      <w:r>
        <w:rPr>
          <w:i/>
          <w:iCs/>
        </w:rPr>
        <w:t>continue</w:t>
      </w:r>
      <w:r>
        <w:t>).</w:t>
      </w:r>
    </w:p>
    <w:p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rsidR="00B04C82" w:rsidRPr="00E77497" w:rsidRDefault="00B04C82" w:rsidP="00B04C82">
      <w:pPr>
        <w:pStyle w:val="Alg4"/>
        <w:numPr>
          <w:ilvl w:val="0"/>
          <w:numId w:val="1396"/>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rsidR="00B04C82" w:rsidRDefault="00B04C82" w:rsidP="00F926D7">
      <w:pPr>
        <w:pStyle w:val="Alg4"/>
        <w:numPr>
          <w:ilvl w:val="0"/>
          <w:numId w:val="1396"/>
        </w:numPr>
        <w:contextualSpacing/>
      </w:pPr>
      <w:r>
        <w:t>ReturnIfAbrupt(</w:t>
      </w:r>
      <w:r w:rsidRPr="00B04C82">
        <w:rPr>
          <w:i/>
          <w:iCs/>
        </w:rPr>
        <w:t>boolValue</w:t>
      </w:r>
      <w:r>
        <w:t>).</w:t>
      </w:r>
    </w:p>
    <w:p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rsidR="00F926D7" w:rsidRPr="00E77497" w:rsidRDefault="00F926D7" w:rsidP="00F926D7">
      <w:pPr>
        <w:pStyle w:val="Alg2"/>
        <w:numPr>
          <w:ilvl w:val="0"/>
          <w:numId w:val="1396"/>
        </w:numPr>
        <w:spacing w:afterLines="220" w:after="528"/>
        <w:contextualSpacing/>
      </w:pPr>
      <w:r w:rsidRPr="00E77497">
        <w:t>Else,</w:t>
      </w:r>
    </w:p>
    <w:p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rsidR="008603C3" w:rsidRPr="00E77497" w:rsidRDefault="008603C3" w:rsidP="006A78DC">
      <w:pPr>
        <w:pStyle w:val="Heading5"/>
      </w:pPr>
      <w:r w:rsidRPr="00E77497">
        <w:t xml:space="preserve">Runtime Semantics: </w:t>
      </w:r>
      <w:r w:rsidRPr="00E77497">
        <w:rPr>
          <w:spacing w:val="6"/>
        </w:rPr>
        <w:t>Evaluation</w:t>
      </w:r>
    </w:p>
    <w:p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rsidR="00A52BE6" w:rsidRDefault="00A52BE6" w:rsidP="00930C98">
      <w:pPr>
        <w:pStyle w:val="Alg4"/>
        <w:numPr>
          <w:ilvl w:val="0"/>
          <w:numId w:val="1394"/>
        </w:numPr>
        <w:contextualSpacing/>
      </w:pPr>
      <w:r>
        <w:t>ReturnIfAbrupt(</w:t>
      </w:r>
      <w:r>
        <w:rPr>
          <w:i/>
          <w:iCs/>
        </w:rPr>
        <w:t>status</w:t>
      </w:r>
      <w:r>
        <w:t>).</w:t>
      </w:r>
    </w:p>
    <w:p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rsidR="004C02EF" w:rsidRPr="00E77497" w:rsidRDefault="004C02EF" w:rsidP="00D148E9">
      <w:pPr>
        <w:pStyle w:val="Heading3"/>
      </w:pPr>
      <w:bookmarkStart w:id="3857" w:name="_Toc361663106"/>
      <w:bookmarkStart w:id="3858" w:name="_Toc361664949"/>
      <w:bookmarkStart w:id="3859" w:name="_Toc361666789"/>
      <w:bookmarkStart w:id="3860" w:name="_Toc361668618"/>
      <w:bookmarkStart w:id="3861" w:name="_Toc364934640"/>
      <w:bookmarkStart w:id="3862" w:name="_Toc365473884"/>
      <w:bookmarkStart w:id="3863" w:name="_Toc361663109"/>
      <w:bookmarkStart w:id="3864" w:name="_Toc361664952"/>
      <w:bookmarkStart w:id="3865" w:name="_Toc361666792"/>
      <w:bookmarkStart w:id="3866" w:name="_Toc361668621"/>
      <w:bookmarkStart w:id="3867" w:name="_Toc364934643"/>
      <w:bookmarkStart w:id="3868" w:name="_Toc365473887"/>
      <w:bookmarkStart w:id="3869" w:name="_Toc361663110"/>
      <w:bookmarkStart w:id="3870" w:name="_Toc361664953"/>
      <w:bookmarkStart w:id="3871" w:name="_Toc361666793"/>
      <w:bookmarkStart w:id="3872" w:name="_Toc361668622"/>
      <w:bookmarkStart w:id="3873" w:name="_Toc364934644"/>
      <w:bookmarkStart w:id="3874" w:name="_Toc365473888"/>
      <w:bookmarkStart w:id="3875" w:name="_Toc361663113"/>
      <w:bookmarkStart w:id="3876" w:name="_Toc361664956"/>
      <w:bookmarkStart w:id="3877" w:name="_Toc361666796"/>
      <w:bookmarkStart w:id="3878" w:name="_Toc361668625"/>
      <w:bookmarkStart w:id="3879" w:name="_Toc364934647"/>
      <w:bookmarkStart w:id="3880" w:name="_Toc365473891"/>
      <w:bookmarkStart w:id="3881" w:name="_Toc361663136"/>
      <w:bookmarkStart w:id="3882" w:name="_Toc361664979"/>
      <w:bookmarkStart w:id="3883" w:name="_Toc361666819"/>
      <w:bookmarkStart w:id="3884" w:name="_Toc361668648"/>
      <w:bookmarkStart w:id="3885" w:name="_Toc364934670"/>
      <w:bookmarkStart w:id="3886" w:name="_Toc365473914"/>
      <w:bookmarkStart w:id="3887" w:name="_Toc361663138"/>
      <w:bookmarkStart w:id="3888" w:name="_Toc361664981"/>
      <w:bookmarkStart w:id="3889" w:name="_Toc361666821"/>
      <w:bookmarkStart w:id="3890" w:name="_Toc361668650"/>
      <w:bookmarkStart w:id="3891" w:name="_Toc364934672"/>
      <w:bookmarkStart w:id="3892" w:name="_Toc365473916"/>
      <w:bookmarkStart w:id="3893" w:name="_Toc361663141"/>
      <w:bookmarkStart w:id="3894" w:name="_Toc361664984"/>
      <w:bookmarkStart w:id="3895" w:name="_Toc361666824"/>
      <w:bookmarkStart w:id="3896" w:name="_Toc361668653"/>
      <w:bookmarkStart w:id="3897" w:name="_Toc364934675"/>
      <w:bookmarkStart w:id="3898" w:name="_Toc365473919"/>
      <w:bookmarkStart w:id="3899" w:name="_Toc361663145"/>
      <w:bookmarkStart w:id="3900" w:name="_Toc361664988"/>
      <w:bookmarkStart w:id="3901" w:name="_Toc361666828"/>
      <w:bookmarkStart w:id="3902" w:name="_Toc361668657"/>
      <w:bookmarkStart w:id="3903" w:name="_Toc364934679"/>
      <w:bookmarkStart w:id="3904" w:name="_Toc365473923"/>
      <w:bookmarkStart w:id="3905" w:name="_Ref456010689"/>
      <w:bookmarkStart w:id="3906" w:name="_Toc472818819"/>
      <w:bookmarkStart w:id="3907" w:name="_Toc235503393"/>
      <w:bookmarkStart w:id="3908" w:name="_Toc241509168"/>
      <w:bookmarkStart w:id="3909" w:name="_Toc244416655"/>
      <w:bookmarkStart w:id="3910" w:name="_Toc276631019"/>
      <w:bookmarkStart w:id="3911" w:name="_Ref361069560"/>
      <w:bookmarkStart w:id="3912" w:name="_Toc36805036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r w:rsidRPr="00E77497">
        <w:t>Object Initialiser</w:t>
      </w:r>
      <w:bookmarkEnd w:id="3905"/>
      <w:bookmarkEnd w:id="3906"/>
      <w:bookmarkEnd w:id="3907"/>
      <w:bookmarkEnd w:id="3908"/>
      <w:bookmarkEnd w:id="3909"/>
      <w:bookmarkEnd w:id="3910"/>
      <w:bookmarkEnd w:id="3911"/>
      <w:bookmarkEnd w:id="3912"/>
    </w:p>
    <w:p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rsidR="004C02EF" w:rsidRPr="003B4312" w:rsidRDefault="004C02EF" w:rsidP="004C02EF">
      <w:pPr>
        <w:pStyle w:val="Syntax"/>
      </w:pPr>
      <w:r w:rsidRPr="004D1BD1">
        <w:t>Syntax</w:t>
      </w:r>
    </w:p>
    <w:p w:rsidR="004C02EF" w:rsidRPr="00B820AB" w:rsidRDefault="004C02EF" w:rsidP="004C02EF">
      <w:pPr>
        <w:pStyle w:val="SyntaxRule"/>
      </w:pPr>
      <w:r w:rsidRPr="009C202C">
        <w:t xml:space="preserve">ObjectLiteral </w:t>
      </w:r>
      <w:r w:rsidRPr="00B820AB">
        <w:rPr>
          <w:rFonts w:ascii="Arial" w:hAnsi="Arial" w:cs="Arial"/>
          <w:b/>
          <w:i w:val="0"/>
        </w:rPr>
        <w:t>:</w:t>
      </w:r>
    </w:p>
    <w:p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rsidR="004C02EF" w:rsidRPr="00E77497" w:rsidRDefault="001A6289" w:rsidP="004C02EF">
      <w:pPr>
        <w:pStyle w:val="SyntaxRule"/>
        <w:rPr>
          <w:b/>
        </w:rPr>
      </w:pPr>
      <w:r>
        <w:lastRenderedPageBreak/>
        <w:t>PropertyDefinition</w:t>
      </w:r>
      <w:r w:rsidR="004C02EF" w:rsidRPr="00E77497">
        <w:rPr>
          <w:rFonts w:ascii="Arial" w:hAnsi="Arial" w:cs="Arial"/>
          <w:b/>
        </w:rPr>
        <w:t xml:space="preserve"> </w:t>
      </w:r>
      <w:r w:rsidR="004C02EF" w:rsidRPr="00E77497">
        <w:rPr>
          <w:rFonts w:ascii="Arial" w:hAnsi="Arial" w:cs="Arial"/>
          <w:b/>
          <w:i w:val="0"/>
        </w:rPr>
        <w:t>:</w:t>
      </w:r>
    </w:p>
    <w:p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rsidR="004C02EF" w:rsidRPr="00E77497" w:rsidRDefault="004C02EF" w:rsidP="00F73D3C">
      <w:pPr>
        <w:pStyle w:val="SyntaxRule"/>
      </w:pPr>
    </w:p>
    <w:p w:rsidR="003834D8" w:rsidRPr="00E77497" w:rsidRDefault="003834D8" w:rsidP="003834D8">
      <w:pPr>
        <w:pStyle w:val="SyntaxRule"/>
      </w:pPr>
      <w:r>
        <w:t>PropertyName</w:t>
      </w:r>
      <w:r w:rsidRPr="00E77497">
        <w:t xml:space="preserve"> </w:t>
      </w:r>
      <w:r w:rsidRPr="00E77497">
        <w:rPr>
          <w:rFonts w:ascii="Arial" w:hAnsi="Arial" w:cs="Arial"/>
          <w:b/>
          <w:i w:val="0"/>
        </w:rPr>
        <w:t>:</w:t>
      </w:r>
    </w:p>
    <w:p w:rsidR="003834D8" w:rsidRPr="00E77497" w:rsidRDefault="003834D8" w:rsidP="003834D8">
      <w:pPr>
        <w:pStyle w:val="SyntaxDefinition"/>
      </w:pPr>
      <w:r>
        <w:t>LiteralPropertyName</w:t>
      </w:r>
      <w:r w:rsidRPr="00E77497">
        <w:br/>
      </w:r>
      <w:r>
        <w:t>ComputedPropertyName</w:t>
      </w:r>
    </w:p>
    <w:p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rsidR="004C02EF" w:rsidRPr="00E77497" w:rsidRDefault="004C02EF" w:rsidP="004C02EF">
      <w:pPr>
        <w:pStyle w:val="SyntaxDefinition"/>
      </w:pPr>
      <w:r w:rsidRPr="00E77497">
        <w:t>IdentifierName</w:t>
      </w:r>
      <w:r w:rsidRPr="00E77497">
        <w:br/>
        <w:t>StringLiteral</w:t>
      </w:r>
      <w:r w:rsidRPr="00E77497">
        <w:br/>
        <w:t>NumericLiteral</w:t>
      </w:r>
    </w:p>
    <w:p w:rsidR="009E0215" w:rsidRPr="00E77497" w:rsidRDefault="009E0215" w:rsidP="009E0215">
      <w:pPr>
        <w:pStyle w:val="SyntaxRule"/>
      </w:pPr>
      <w:r>
        <w:t>Computed</w:t>
      </w:r>
      <w:r w:rsidRPr="00E77497">
        <w:t xml:space="preserve">PropertyName </w:t>
      </w:r>
      <w:r w:rsidRPr="00E77497">
        <w:rPr>
          <w:rFonts w:ascii="Arial" w:hAnsi="Arial" w:cs="Arial"/>
          <w:b/>
          <w:i w:val="0"/>
        </w:rPr>
        <w:t>:</w:t>
      </w:r>
    </w:p>
    <w:p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rsidR="00160587" w:rsidRPr="00E77497" w:rsidRDefault="00160587" w:rsidP="00160587">
      <w:pPr>
        <w:pStyle w:val="SyntaxRule"/>
      </w:pPr>
      <w:r>
        <w:t>CoverInitialisedName</w:t>
      </w:r>
      <w:r w:rsidRPr="00E77497">
        <w:t xml:space="preserve"> </w:t>
      </w:r>
      <w:r w:rsidRPr="00E77497">
        <w:rPr>
          <w:rFonts w:ascii="Arial" w:hAnsi="Arial"/>
          <w:b/>
          <w:i w:val="0"/>
        </w:rPr>
        <w:t>:</w:t>
      </w:r>
    </w:p>
    <w:p w:rsidR="00160587" w:rsidRPr="00E77497" w:rsidRDefault="00160587" w:rsidP="00160587">
      <w:pPr>
        <w:pStyle w:val="SyntaxDefinition"/>
      </w:pPr>
      <w:r w:rsidRPr="00E77497">
        <w:t>IdentifierName</w:t>
      </w:r>
      <w:r>
        <w:rPr>
          <w:i w:val="0"/>
        </w:rPr>
        <w:t xml:space="preserve"> </w:t>
      </w:r>
      <w:r w:rsidRPr="00E77497">
        <w:t>Initialiser</w:t>
      </w:r>
    </w:p>
    <w:p w:rsidR="00860116" w:rsidRPr="00E77497" w:rsidRDefault="00860116" w:rsidP="00860116">
      <w:pPr>
        <w:pStyle w:val="SyntaxRule"/>
      </w:pPr>
      <w:r w:rsidRPr="00E77497">
        <w:t xml:space="preserve">Initialiser </w:t>
      </w:r>
      <w:r w:rsidRPr="00E77497">
        <w:rPr>
          <w:rFonts w:ascii="Arial" w:hAnsi="Arial"/>
          <w:b/>
          <w:i w:val="0"/>
        </w:rPr>
        <w:t>:</w:t>
      </w:r>
    </w:p>
    <w:p w:rsidR="00860116" w:rsidRPr="00E77497" w:rsidRDefault="00860116" w:rsidP="00860116">
      <w:pPr>
        <w:pStyle w:val="SyntaxDefinition"/>
      </w:pPr>
      <w:r w:rsidRPr="00E77497">
        <w:rPr>
          <w:rFonts w:ascii="Courier New" w:hAnsi="Courier New"/>
          <w:b/>
          <w:i w:val="0"/>
        </w:rPr>
        <w:t>=</w:t>
      </w:r>
      <w:r w:rsidRPr="00E77497">
        <w:t xml:space="preserve"> AssignmentExpression</w:t>
      </w:r>
    </w:p>
    <w:p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w:t>
      </w:r>
      <w:r w:rsidR="00C04626">
        <w:fldChar w:fldCharType="begin"/>
      </w:r>
      <w:r w:rsidR="00C04626">
        <w:instrText xml:space="preserve"> REF _Ref365539614 \r \h </w:instrText>
      </w:r>
      <w:r w:rsidR="00C04626">
        <w:fldChar w:fldCharType="separate"/>
      </w:r>
      <w:r w:rsidR="00460CAC">
        <w:t>14.3</w:t>
      </w:r>
      <w:r w:rsidR="00C04626">
        <w:fldChar w:fldCharType="end"/>
      </w:r>
      <w:r>
        <w:t>.</w:t>
      </w:r>
    </w:p>
    <w:p w:rsidR="00860116" w:rsidRPr="00860116" w:rsidRDefault="00860116" w:rsidP="00FF2E38">
      <w:pPr>
        <w:pStyle w:val="Note"/>
      </w:pPr>
      <w:r>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rsidR="00833F54" w:rsidRPr="00DB697A" w:rsidDel="00382137" w:rsidRDefault="00833F54" w:rsidP="006A78DC">
      <w:pPr>
        <w:pStyle w:val="Heading4"/>
        <w:rPr>
          <w:del w:id="3913" w:author="Rev 19 Allen Wirfs-Brock" w:date="2013-09-11T19:19:00Z"/>
        </w:rPr>
      </w:pPr>
      <w:del w:id="3914" w:author="Rev 19 Allen Wirfs-Brock" w:date="2013-09-11T19:19:00Z">
        <w:r w:rsidRPr="00DB697A" w:rsidDel="00382137">
          <w:delText>Static Semantics</w:delText>
        </w:r>
      </w:del>
    </w:p>
    <w:p w:rsidR="00833F54" w:rsidRDefault="00607728" w:rsidP="006A78DC">
      <w:pPr>
        <w:pStyle w:val="Heading4"/>
      </w:pPr>
      <w:r w:rsidRPr="00E77497">
        <w:t xml:space="preserve">Static Semantics:  </w:t>
      </w:r>
      <w:r w:rsidR="00833F54" w:rsidRPr="00E77497">
        <w:t>Early Errors</w:t>
      </w:r>
    </w:p>
    <w:p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w:t>
      </w:r>
      <w:r w:rsidR="00DF732B">
        <w:rPr>
          <w:rFonts w:ascii="Helvetica" w:hAnsi="Helvetica"/>
        </w:rPr>
        <w:fldChar w:fldCharType="begin"/>
      </w:r>
      <w:r w:rsidR="00DF732B">
        <w:rPr>
          <w:rFonts w:ascii="Helvetica" w:hAnsi="Helvetica"/>
        </w:rPr>
        <w:instrText xml:space="preserve"> REF _Ref365636282 \r \h </w:instrText>
      </w:r>
      <w:r w:rsidR="00DF732B">
        <w:rPr>
          <w:rFonts w:ascii="Helvetica" w:hAnsi="Helvetica"/>
        </w:rPr>
      </w:r>
      <w:r w:rsidR="00DF732B">
        <w:rPr>
          <w:rFonts w:ascii="Helvetica" w:hAnsi="Helvetica"/>
        </w:rPr>
        <w:fldChar w:fldCharType="separate"/>
      </w:r>
      <w:ins w:id="3915" w:author="Rev 19 Allen Wirfs-Brock" w:date="2013-09-27T13:06:00Z">
        <w:r w:rsidR="00460CAC">
          <w:rPr>
            <w:rFonts w:ascii="Helvetica" w:hAnsi="Helvetica"/>
          </w:rPr>
          <w:t>12.13.4</w:t>
        </w:r>
      </w:ins>
      <w:del w:id="3916" w:author="Rev 19 Allen Wirfs-Brock" w:date="2013-09-27T08:38:00Z">
        <w:r w:rsidR="00083CEC" w:rsidDel="009E7E9E">
          <w:rPr>
            <w:rFonts w:ascii="Helvetica" w:hAnsi="Helvetica"/>
          </w:rPr>
          <w:delText>12.13.3</w:delText>
        </w:r>
      </w:del>
      <w:r w:rsidR="00DF732B">
        <w:rPr>
          <w:rFonts w:ascii="Helvetica" w:hAnsi="Helvetica"/>
        </w:rPr>
        <w:fldChar w:fldCharType="end"/>
      </w:r>
      <w:r>
        <w:rPr>
          <w:rFonts w:ascii="Helvetica" w:hAnsi="Helvetica"/>
        </w:rPr>
        <w:t xml:space="preserve">).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rsidR="00480216" w:rsidRPr="00557892" w:rsidRDefault="00480216" w:rsidP="00480216">
      <w:pPr>
        <w:spacing w:before="60" w:after="60"/>
        <w:rPr>
          <w:rFonts w:cs="Arial"/>
          <w:iCs/>
        </w:rPr>
      </w:pPr>
      <w:r>
        <w:rPr>
          <w:rFonts w:cs="Arial"/>
          <w:iCs/>
        </w:rPr>
        <w:t>a</w:t>
      </w:r>
      <w:r w:rsidRPr="00557892">
        <w:rPr>
          <w:rFonts w:cs="Arial"/>
          <w:iCs/>
        </w:rPr>
        <w:t>nd</w:t>
      </w:r>
    </w:p>
    <w:p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rsidR="002C3667" w:rsidRDefault="00F73D3C" w:rsidP="002C3667">
      <w:pPr>
        <w:numPr>
          <w:ilvl w:val="0"/>
          <w:numId w:val="403"/>
        </w:numPr>
        <w:spacing w:after="220"/>
      </w:pPr>
      <w:r>
        <w:t xml:space="preserve">It is </w:t>
      </w:r>
      <w:commentRangeStart w:id="3917"/>
      <w:r>
        <w:t xml:space="preserve">a Syntax Error if </w:t>
      </w:r>
      <w:r>
        <w:rPr>
          <w:rFonts w:ascii="Times New Roman" w:hAnsi="Times New Roman"/>
        </w:rPr>
        <w:t>ReferencesSuper</w:t>
      </w:r>
      <w:r>
        <w:t xml:space="preserve"> </w:t>
      </w:r>
      <w:commentRangeEnd w:id="3917"/>
      <w:r>
        <w:rPr>
          <w:rStyle w:val="CommentReference"/>
        </w:rPr>
        <w:commentReference w:id="3917"/>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rsidR="002832C9" w:rsidRDefault="002832C9" w:rsidP="002832C9">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2832C9">
        <w:rPr>
          <w:rStyle w:val="bnf"/>
        </w:rPr>
        <w:t>CoverInitialisedName</w:t>
      </w:r>
    </w:p>
    <w:p w:rsidR="002832C9" w:rsidRPr="002832C9" w:rsidRDefault="002832C9" w:rsidP="002832C9">
      <w:pPr>
        <w:numPr>
          <w:ilvl w:val="0"/>
          <w:numId w:val="403"/>
        </w:numPr>
        <w:spacing w:after="220"/>
      </w:pPr>
      <w:r>
        <w:lastRenderedPageBreak/>
        <w:t>Always throw a</w:t>
      </w:r>
      <w:r w:rsidRPr="00E77497">
        <w:t xml:space="preserve"> Syntax Error if </w:t>
      </w:r>
      <w:r>
        <w:rPr>
          <w:rFonts w:ascii="Times New Roman" w:hAnsi="Times New Roman"/>
        </w:rPr>
        <w:t>this production is present</w:t>
      </w:r>
    </w:p>
    <w:p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w:t>
      </w:r>
      <w:r w:rsidR="00DF732B">
        <w:fldChar w:fldCharType="begin"/>
      </w:r>
      <w:r w:rsidR="00DF732B">
        <w:instrText xml:space="preserve"> REF _Ref365636358 \r \h </w:instrText>
      </w:r>
      <w:r w:rsidR="00DF732B">
        <w:fldChar w:fldCharType="separate"/>
      </w:r>
      <w:ins w:id="3918" w:author="Rev 19 Allen Wirfs-Brock" w:date="2013-09-27T13:06:00Z">
        <w:r w:rsidR="00460CAC">
          <w:t>12.13.4</w:t>
        </w:r>
      </w:ins>
      <w:del w:id="3919" w:author="Rev 19 Allen Wirfs-Brock" w:date="2013-09-27T08:38:00Z">
        <w:r w:rsidR="00083CEC" w:rsidDel="009E7E9E">
          <w:delText>12.13.3</w:delText>
        </w:r>
      </w:del>
      <w:r w:rsidR="00DF732B">
        <w:fldChar w:fldCharType="end"/>
      </w:r>
      <w:r>
        <w:t>). It cannot occur in an actual object initialiser.</w:t>
      </w:r>
    </w:p>
    <w:p w:rsidR="00046F7A" w:rsidRPr="00E77497" w:rsidRDefault="00046F7A" w:rsidP="006A78DC">
      <w:pPr>
        <w:pStyle w:val="Heading4"/>
      </w:pPr>
      <w:bookmarkStart w:id="3920" w:name="_Ref366747005"/>
      <w:r w:rsidRPr="00E77497">
        <w:t xml:space="preserve">Static Semantics:  </w:t>
      </w:r>
      <w:r>
        <w:rPr>
          <w:lang w:eastAsia="en-US"/>
        </w:rPr>
        <w:t>Contains</w:t>
      </w:r>
      <w:bookmarkEnd w:id="3920"/>
    </w:p>
    <w:p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3921" w:author="Rev 19 Allen Wirfs-Brock" w:date="2013-09-12T11:00:00Z"/>
        </w:rPr>
      </w:pPr>
      <w:ins w:id="3922" w:author="Rev 19 Allen Wirfs-Brock" w:date="2013-09-12T11:00:00Z">
        <w:r w:rsidRPr="002E15BF">
          <w:t>See also:</w:t>
        </w:r>
      </w:ins>
      <w:ins w:id="3923" w:author="Rev 19 Allen Wirfs-Brock" w:date="2013-09-12T11:01:00Z">
        <w:r>
          <w:t xml:space="preserve"> </w:t>
        </w:r>
        <w:r>
          <w:fldChar w:fldCharType="begin"/>
        </w:r>
        <w:r>
          <w:instrText xml:space="preserve"> REF _Ref366747031 \r \h </w:instrText>
        </w:r>
      </w:ins>
      <w:r>
        <w:fldChar w:fldCharType="separate"/>
      </w:r>
      <w:ins w:id="3924" w:author="Rev 19 Allen Wirfs-Brock" w:date="2013-09-27T13:06:00Z">
        <w:r w:rsidR="00460CAC">
          <w:t>5.3</w:t>
        </w:r>
      </w:ins>
      <w:ins w:id="3925" w:author="Rev 19 Allen Wirfs-Brock" w:date="2013-09-12T11:01:00Z">
        <w:r>
          <w:fldChar w:fldCharType="end"/>
        </w:r>
        <w:r>
          <w:t xml:space="preserve">, </w:t>
        </w:r>
      </w:ins>
      <w:ins w:id="3926" w:author="Rev 19 Allen Wirfs-Brock" w:date="2013-09-12T11:03:00Z">
        <w:r>
          <w:fldChar w:fldCharType="begin"/>
        </w:r>
        <w:r>
          <w:instrText xml:space="preserve"> REF _Ref366747129 \r \h </w:instrText>
        </w:r>
      </w:ins>
      <w:r>
        <w:fldChar w:fldCharType="separate"/>
      </w:r>
      <w:ins w:id="3927" w:author="Rev 19 Allen Wirfs-Brock" w:date="2013-09-27T13:06:00Z">
        <w:r w:rsidR="00460CAC">
          <w:t>12.2.1.1</w:t>
        </w:r>
      </w:ins>
      <w:ins w:id="3928" w:author="Rev 19 Allen Wirfs-Brock" w:date="2013-09-12T11:03:00Z">
        <w:r>
          <w:fldChar w:fldCharType="end"/>
        </w:r>
        <w:r>
          <w:t xml:space="preserve">, </w:t>
        </w:r>
      </w:ins>
      <w:ins w:id="3929" w:author="Rev 19 Allen Wirfs-Brock" w:date="2013-09-12T11:04:00Z">
        <w:r>
          <w:fldChar w:fldCharType="begin"/>
        </w:r>
        <w:r>
          <w:instrText xml:space="preserve"> REF _Ref366747171 \r \h </w:instrText>
        </w:r>
      </w:ins>
      <w:r>
        <w:fldChar w:fldCharType="separate"/>
      </w:r>
      <w:ins w:id="3930" w:author="Rev 19 Allen Wirfs-Brock" w:date="2013-09-27T13:06:00Z">
        <w:r w:rsidR="00460CAC">
          <w:t>14.1.3</w:t>
        </w:r>
      </w:ins>
      <w:ins w:id="3931" w:author="Rev 19 Allen Wirfs-Brock" w:date="2013-09-12T11:04:00Z">
        <w:r>
          <w:fldChar w:fldCharType="end"/>
        </w:r>
        <w:r>
          <w:t xml:space="preserve">, </w:t>
        </w:r>
        <w:r>
          <w:fldChar w:fldCharType="begin"/>
        </w:r>
        <w:r>
          <w:instrText xml:space="preserve"> REF _Ref366747196 \r \h </w:instrText>
        </w:r>
      </w:ins>
      <w:r>
        <w:fldChar w:fldCharType="separate"/>
      </w:r>
      <w:ins w:id="3932" w:author="Rev 19 Allen Wirfs-Brock" w:date="2013-09-27T13:06:00Z">
        <w:r w:rsidR="00460CAC">
          <w:t>14.2.3</w:t>
        </w:r>
      </w:ins>
      <w:ins w:id="3933" w:author="Rev 19 Allen Wirfs-Brock" w:date="2013-09-12T11:04:00Z">
        <w:r>
          <w:fldChar w:fldCharType="end"/>
        </w:r>
      </w:ins>
      <w:ins w:id="3934" w:author="Rev 19 Allen Wirfs-Brock" w:date="2013-09-12T11:05:00Z">
        <w:r>
          <w:t xml:space="preserve">, </w:t>
        </w:r>
        <w:r>
          <w:fldChar w:fldCharType="begin"/>
        </w:r>
        <w:r>
          <w:instrText xml:space="preserve"> REF _Ref366747244 \r \h </w:instrText>
        </w:r>
      </w:ins>
      <w:r>
        <w:fldChar w:fldCharType="separate"/>
      </w:r>
      <w:ins w:id="3935" w:author="Rev 19 Allen Wirfs-Brock" w:date="2013-09-27T13:06:00Z">
        <w:r w:rsidR="00460CAC">
          <w:t>14.4.3</w:t>
        </w:r>
      </w:ins>
      <w:ins w:id="3936" w:author="Rev 19 Allen Wirfs-Brock" w:date="2013-09-12T11:05:00Z">
        <w:r>
          <w:fldChar w:fldCharType="end"/>
        </w:r>
        <w:r>
          <w:t xml:space="preserve">, </w:t>
        </w:r>
        <w:r>
          <w:fldChar w:fldCharType="begin"/>
        </w:r>
        <w:r>
          <w:instrText xml:space="preserve"> REF _Ref366747276 \r \h </w:instrText>
        </w:r>
      </w:ins>
      <w:r>
        <w:fldChar w:fldCharType="separate"/>
      </w:r>
      <w:ins w:id="3937" w:author="Rev 19 Allen Wirfs-Brock" w:date="2013-09-27T13:06:00Z">
        <w:r w:rsidR="00460CAC">
          <w:t>14.5.4</w:t>
        </w:r>
      </w:ins>
      <w:ins w:id="3938" w:author="Rev 19 Allen Wirfs-Brock" w:date="2013-09-12T11:05:00Z">
        <w:r>
          <w:fldChar w:fldCharType="end"/>
        </w:r>
      </w:ins>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rsidR="00556CD4" w:rsidRDefault="00556CD4" w:rsidP="00556CD4">
      <w:pPr>
        <w:pStyle w:val="Note"/>
      </w:pPr>
      <w:r>
        <w:t>NOTE</w:t>
      </w:r>
      <w:r>
        <w:tab/>
        <w:t>Static semantic rules that depend upon substructure generally do not look into function definitions.</w:t>
      </w:r>
    </w:p>
    <w:p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rsidR="001B2656" w:rsidRPr="00E77497" w:rsidRDefault="001B2656" w:rsidP="006A78DC">
      <w:pPr>
        <w:pStyle w:val="Heading4"/>
      </w:pPr>
      <w:r w:rsidRPr="00E77497">
        <w:t xml:space="preserve">Static Semantics:  </w:t>
      </w:r>
      <w:r w:rsidRPr="00BD6E56">
        <w:rPr>
          <w:lang w:eastAsia="en-US"/>
        </w:rPr>
        <w:t>Is</w:t>
      </w:r>
      <w:r>
        <w:rPr>
          <w:lang w:eastAsia="en-US"/>
        </w:rPr>
        <w:t>ComputedPropertyName</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rsidR="00344428" w:rsidRPr="00E77497" w:rsidDel="006B2E43" w:rsidRDefault="00344428" w:rsidP="006A78DC">
      <w:pPr>
        <w:pStyle w:val="Heading4"/>
        <w:rPr>
          <w:del w:id="3939" w:author="Rev 19 Allen Wirfs-Brock" w:date="2013-09-24T08:45:00Z"/>
        </w:rPr>
      </w:pPr>
      <w:bookmarkStart w:id="3940" w:name="_Ref366741773"/>
      <w:del w:id="3941" w:author="Rev 19 Allen Wirfs-Brock" w:date="2013-09-24T08:45:00Z">
        <w:r w:rsidRPr="00E77497" w:rsidDel="006B2E43">
          <w:delText xml:space="preserve">Static Semantics:  </w:delText>
        </w:r>
        <w:r w:rsidRPr="00BD6E56" w:rsidDel="006B2E43">
          <w:rPr>
            <w:lang w:eastAsia="en-US"/>
          </w:rPr>
          <w:delText>IsValidSimpleAssignmentTarget</w:delText>
        </w:r>
        <w:bookmarkEnd w:id="3940"/>
      </w:del>
    </w:p>
    <w:p w:rsidR="00344428" w:rsidRPr="00E77497" w:rsidDel="006B2E43" w:rsidRDefault="00344428" w:rsidP="00344428">
      <w:pPr>
        <w:jc w:val="left"/>
        <w:rPr>
          <w:del w:id="3942" w:author="Rev 19 Allen Wirfs-Brock" w:date="2013-09-24T08:45:00Z"/>
        </w:rPr>
      </w:pPr>
      <w:del w:id="3943" w:author="Rev 19 Allen Wirfs-Brock" w:date="2013-09-24T08:45:00Z">
        <w:r w:rsidRPr="00344428" w:rsidDel="006B2E43">
          <w:rPr>
            <w:rFonts w:ascii="Times New Roman" w:hAnsi="Times New Roman"/>
            <w:i/>
          </w:rPr>
          <w:delText xml:space="preserve">PrimaryExpression </w:delText>
        </w:r>
        <w:r w:rsidRPr="00AA44E9" w:rsidDel="006B2E43">
          <w:rPr>
            <w:rFonts w:cs="Arial"/>
            <w:b/>
            <w:iCs/>
          </w:rPr>
          <w:delText>:</w:delText>
        </w:r>
        <w:r w:rsidRPr="00344428" w:rsidDel="006B2E43">
          <w:rPr>
            <w:rFonts w:ascii="Times New Roman" w:hAnsi="Times New Roman"/>
            <w:b/>
            <w:i/>
          </w:rPr>
          <w:delText xml:space="preserve">  </w:delText>
        </w:r>
        <w:r w:rsidDel="006B2E43">
          <w:rPr>
            <w:rFonts w:ascii="Times New Roman" w:hAnsi="Times New Roman"/>
            <w:i/>
          </w:rPr>
          <w:delText>Literal</w:delText>
        </w:r>
      </w:del>
    </w:p>
    <w:p w:rsidR="00344428" w:rsidRPr="00E77497" w:rsidDel="006B2E43" w:rsidRDefault="00344428" w:rsidP="001B2656">
      <w:pPr>
        <w:pStyle w:val="Alg4"/>
        <w:numPr>
          <w:ilvl w:val="0"/>
          <w:numId w:val="1565"/>
        </w:numPr>
        <w:spacing w:after="220"/>
        <w:contextualSpacing/>
        <w:rPr>
          <w:del w:id="3944" w:author="Rev 19 Allen Wirfs-Brock" w:date="2013-09-24T08:45:00Z"/>
        </w:rPr>
      </w:pPr>
      <w:del w:id="3945" w:author="Rev 19 Allen Wirfs-Brock" w:date="2013-09-24T08:45:00Z">
        <w:r w:rsidRPr="00E77497" w:rsidDel="006B2E43">
          <w:delText xml:space="preserve">Return </w:delText>
        </w:r>
        <w:r w:rsidDel="006B2E43">
          <w:rPr>
            <w:b/>
          </w:rPr>
          <w:delText>false</w:delText>
        </w:r>
        <w:r w:rsidRPr="00E77497" w:rsidDel="006B2E43">
          <w:delText>.</w:delText>
        </w:r>
      </w:del>
    </w:p>
    <w:p w:rsidR="00833F54" w:rsidRDefault="00833F54" w:rsidP="006A78DC">
      <w:pPr>
        <w:pStyle w:val="Heading4"/>
        <w:rPr>
          <w:ins w:id="3946" w:author="Rev 19 Allen Wirfs-Brock" w:date="2013-09-12T10:20:00Z"/>
          <w:rStyle w:val="bnf"/>
          <w:rFonts w:ascii="Arial" w:hAnsi="Arial" w:cs="Arial"/>
          <w:i w:val="0"/>
        </w:rPr>
      </w:pPr>
      <w:bookmarkStart w:id="3947" w:name="_Ref366744593"/>
      <w:r w:rsidRPr="00E77497">
        <w:t xml:space="preserve">Static Semantics:  </w:t>
      </w:r>
      <w:r w:rsidRPr="006A78DC">
        <w:rPr>
          <w:rStyle w:val="bnf"/>
          <w:rFonts w:ascii="Arial" w:hAnsi="Arial" w:cs="Arial"/>
          <w:i w:val="0"/>
        </w:rPr>
        <w:t>PropName</w:t>
      </w:r>
      <w:bookmarkEnd w:id="3947"/>
    </w:p>
    <w:p w:rsidR="00E23611" w:rsidRPr="00E23611" w:rsidRDefault="00E23611">
      <w:ins w:id="3948" w:author="Rev 19 Allen Wirfs-Brock" w:date="2013-09-12T10:20:00Z">
        <w:r w:rsidRPr="006A78DC">
          <w:t>See also:</w:t>
        </w:r>
        <w:r>
          <w:t xml:space="preserve"> </w:t>
        </w:r>
      </w:ins>
      <w:ins w:id="3949" w:author="Rev 19 Allen Wirfs-Brock" w:date="2013-09-12T10:21:00Z">
        <w:r>
          <w:fldChar w:fldCharType="begin"/>
        </w:r>
        <w:r>
          <w:instrText xml:space="preserve"> REF _Ref366744641 \r \h </w:instrText>
        </w:r>
      </w:ins>
      <w:r>
        <w:fldChar w:fldCharType="separate"/>
      </w:r>
      <w:ins w:id="3950" w:author="Rev 19 Allen Wirfs-Brock" w:date="2013-09-27T13:06:00Z">
        <w:r w:rsidR="00460CAC">
          <w:t>14.3.4</w:t>
        </w:r>
      </w:ins>
      <w:ins w:id="3951" w:author="Rev 19 Allen Wirfs-Brock" w:date="2013-09-12T10:21:00Z">
        <w:r>
          <w:fldChar w:fldCharType="end"/>
        </w:r>
        <w:r>
          <w:t>,</w:t>
        </w:r>
      </w:ins>
      <w:ins w:id="3952" w:author="Rev 19 Allen Wirfs-Brock" w:date="2013-09-12T10:22:00Z">
        <w:r>
          <w:t xml:space="preserve"> </w:t>
        </w:r>
        <w:r>
          <w:fldChar w:fldCharType="begin"/>
        </w:r>
        <w:r>
          <w:instrText xml:space="preserve"> REF _Ref366744682 \r \h </w:instrText>
        </w:r>
      </w:ins>
      <w:r>
        <w:fldChar w:fldCharType="separate"/>
      </w:r>
      <w:ins w:id="3953" w:author="Rev 19 Allen Wirfs-Brock" w:date="2013-09-27T13:06:00Z">
        <w:r w:rsidR="00460CAC">
          <w:t>14.4.6</w:t>
        </w:r>
      </w:ins>
      <w:ins w:id="3954" w:author="Rev 19 Allen Wirfs-Brock" w:date="2013-09-12T10:22:00Z">
        <w:r>
          <w:fldChar w:fldCharType="end"/>
        </w:r>
      </w:ins>
      <w:ins w:id="3955" w:author="Rev 19 Allen Wirfs-Brock" w:date="2013-09-12T10:23:00Z">
        <w:r>
          <w:t xml:space="preserve">, </w:t>
        </w:r>
        <w:r>
          <w:fldChar w:fldCharType="begin"/>
        </w:r>
        <w:r>
          <w:instrText xml:space="preserve"> REF _Ref366744732 \r \h </w:instrText>
        </w:r>
      </w:ins>
      <w:r>
        <w:fldChar w:fldCharType="separate"/>
      </w:r>
      <w:ins w:id="3956" w:author="Rev 19 Allen Wirfs-Brock" w:date="2013-09-27T13:06:00Z">
        <w:r w:rsidR="00460CAC">
          <w:t>14.5.10</w:t>
        </w:r>
      </w:ins>
      <w:ins w:id="3957" w:author="Rev 19 Allen Wirfs-Brock" w:date="2013-09-12T10:23:00Z">
        <w:r>
          <w:fldChar w:fldCharType="end"/>
        </w:r>
        <w:r>
          <w:t xml:space="preserve"> </w:t>
        </w:r>
      </w:ins>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833F54" w:rsidRPr="00E77497" w:rsidRDefault="00833F54" w:rsidP="009E3FF6">
      <w:pPr>
        <w:pStyle w:val="Alg4"/>
        <w:numPr>
          <w:ilvl w:val="0"/>
          <w:numId w:val="584"/>
        </w:numPr>
        <w:spacing w:after="220"/>
        <w:contextualSpacing/>
      </w:pPr>
      <w:r w:rsidRPr="00E77497">
        <w:t xml:space="preserve">Return </w:t>
      </w:r>
      <w:commentRangeStart w:id="3958"/>
      <w:r w:rsidRPr="00E77497">
        <w:t>ToString</w:t>
      </w:r>
      <w:commentRangeEnd w:id="3958"/>
      <w:r w:rsidR="001417BA">
        <w:rPr>
          <w:rStyle w:val="CommentReference"/>
          <w:rFonts w:ascii="Arial" w:eastAsia="MS Mincho" w:hAnsi="Arial"/>
          <w:spacing w:val="0"/>
          <w:lang w:eastAsia="ja-JP"/>
        </w:rPr>
        <w:commentReference w:id="3958"/>
      </w:r>
      <w:r w:rsidRPr="00E77497">
        <w:t>(</w:t>
      </w:r>
      <w:r w:rsidRPr="00E77497">
        <w:rPr>
          <w:i/>
        </w:rPr>
        <w:t>nbr</w:t>
      </w:r>
      <w:r w:rsidRPr="00E77497">
        <w:t>).</w:t>
      </w:r>
    </w:p>
    <w:p w:rsidR="00F64DED" w:rsidRPr="00E77497" w:rsidRDefault="009E0215" w:rsidP="00F64DED">
      <w:r>
        <w:rPr>
          <w:rStyle w:val="bnf"/>
        </w:rPr>
        <w:t>Computed</w:t>
      </w:r>
      <w:r w:rsidR="00F64DED">
        <w:rPr>
          <w:rStyle w:val="bnf"/>
        </w:rPr>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rsidR="00894A80" w:rsidRPr="00E77497" w:rsidRDefault="00894A80" w:rsidP="006A78DC">
      <w:pPr>
        <w:pStyle w:val="Heading4"/>
      </w:pPr>
      <w:r w:rsidRPr="00E77497">
        <w:lastRenderedPageBreak/>
        <w:t xml:space="preserve">Static Semantics:  </w:t>
      </w:r>
      <w:r w:rsidRPr="00E77497">
        <w:rPr>
          <w:lang w:eastAsia="en-US"/>
        </w:rPr>
        <w:t>Property</w:t>
      </w:r>
      <w:r>
        <w:rPr>
          <w:lang w:eastAsia="en-US"/>
        </w:rPr>
        <w:t>Name</w:t>
      </w:r>
      <w:r w:rsidRPr="00E77497">
        <w:rPr>
          <w:lang w:eastAsia="en-US"/>
        </w:rPr>
        <w:t>List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rsidR="00833F54" w:rsidRPr="00CB184B" w:rsidDel="00382137" w:rsidRDefault="00833F54">
      <w:pPr>
        <w:pStyle w:val="Heading4"/>
        <w:rPr>
          <w:del w:id="3959" w:author="Rev 19 Allen Wirfs-Brock" w:date="2013-09-11T19:20:00Z"/>
        </w:rPr>
        <w:pPrChange w:id="3960" w:author="Rev 19 Allen Wirfs-Brock" w:date="2013-09-11T17:27:00Z">
          <w:pPr/>
        </w:pPrChange>
      </w:pPr>
      <w:del w:id="3961" w:author="Rev 19 Allen Wirfs-Brock" w:date="2013-09-11T19:20:00Z">
        <w:r w:rsidRPr="00CB184B" w:rsidDel="00382137">
          <w:delText>Runtime Semantics</w:delText>
        </w:r>
      </w:del>
    </w:p>
    <w:p w:rsidR="00833F54" w:rsidRPr="00E77497" w:rsidRDefault="00833F54"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 xml:space="preserve">with the intrinsic object </w:t>
      </w:r>
      <w:r w:rsidR="009C4E36" w:rsidRPr="00F75B67">
        <w:rPr>
          <w:rFonts w:ascii="Arial" w:hAnsi="Arial" w:cs="Arial"/>
        </w:rPr>
        <w:t>%ObjectPrototype%</w:t>
      </w:r>
      <w:r w:rsidR="009C4E36">
        <w:t xml:space="preserve"> as its argument</w:t>
      </w:r>
      <w:r w:rsidRPr="00E77497">
        <w:t>.</w:t>
      </w:r>
    </w:p>
    <w:p w:rsidR="00D708B2" w:rsidRPr="00E77497" w:rsidRDefault="00D708B2" w:rsidP="00D708B2">
      <w:pPr>
        <w:pStyle w:val="SyntaxRule"/>
      </w:pPr>
      <w:r w:rsidRPr="00E77497">
        <w:t xml:space="preserve">ObjectLiteral </w:t>
      </w:r>
      <w:r w:rsidRPr="00E77497">
        <w:rPr>
          <w:rFonts w:ascii="Arial" w:hAnsi="Arial" w:cs="Arial"/>
          <w:b/>
          <w:i w:val="0"/>
        </w:rPr>
        <w:t>:</w:t>
      </w:r>
    </w:p>
    <w:p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 xml:space="preserve">with the intrinsic object </w:t>
      </w:r>
      <w:r w:rsidR="008365B2" w:rsidRPr="00F75B67">
        <w:rPr>
          <w:rFonts w:ascii="Arial" w:hAnsi="Arial" w:cs="Arial"/>
        </w:rPr>
        <w:t>%ObjectPrototype%</w:t>
      </w:r>
      <w:r w:rsidR="008365B2">
        <w:t xml:space="preserve"> as its argument</w:t>
      </w:r>
      <w:r w:rsidRPr="00E77497">
        <w:t>.</w:t>
      </w:r>
    </w:p>
    <w:p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w:t>
      </w:r>
      <w:del w:id="3962" w:author="Rev 19 Allen Wirfs-Brock" w:date="2013-09-27T09:19:00Z">
        <w:r w:rsidR="00ED240D" w:rsidDel="00902612">
          <w:delText xml:space="preserve"> </w:delText>
        </w:r>
      </w:del>
      <w:r w:rsidR="00ED240D">
        <w:t>Definition</w:t>
      </w:r>
      <w:del w:id="3963" w:author="Rev 19 Allen Wirfs-Brock" w:date="2013-09-27T09:19:00Z">
        <w:r w:rsidR="00ED240D" w:rsidDel="00902612">
          <w:delText xml:space="preserve"> </w:delText>
        </w:r>
      </w:del>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rsidR="002D4B97" w:rsidRDefault="006552DF" w:rsidP="002D4B97">
      <w:pPr>
        <w:pStyle w:val="Alg4"/>
        <w:numPr>
          <w:ilvl w:val="0"/>
          <w:numId w:val="49"/>
        </w:numPr>
        <w:contextualSpacing/>
      </w:pPr>
      <w:r>
        <w:t>ReturnIfAbrupt(</w:t>
      </w:r>
      <w:r>
        <w:rPr>
          <w:i/>
        </w:rPr>
        <w:t>status</w:t>
      </w:r>
      <w:r>
        <w:t>)</w:t>
      </w:r>
      <w:r w:rsidR="002D4B97">
        <w:t>.</w:t>
      </w:r>
    </w:p>
    <w:p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rsidR="00AE7F3C" w:rsidRPr="00E77497" w:rsidRDefault="009E0215" w:rsidP="00AE7F3C">
      <w:r>
        <w:rPr>
          <w:rStyle w:val="bnf"/>
        </w:rPr>
        <w:t>Computed</w:t>
      </w:r>
      <w:r w:rsidR="00AE7F3C">
        <w:rPr>
          <w:rStyle w:val="bnf"/>
        </w:rPr>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rsidR="00AE7F3C" w:rsidRDefault="00AE7F3C" w:rsidP="00AE7F3C">
      <w:pPr>
        <w:pStyle w:val="Alg4"/>
        <w:numPr>
          <w:ilvl w:val="0"/>
          <w:numId w:val="1523"/>
        </w:numPr>
        <w:contextualSpacing/>
      </w:pPr>
      <w:r>
        <w:t>ReturnIfAbrupt(</w:t>
      </w:r>
      <w:r w:rsidRPr="00E77497">
        <w:rPr>
          <w:i/>
        </w:rPr>
        <w:t>prop</w:t>
      </w:r>
      <w:r>
        <w:rPr>
          <w:i/>
        </w:rPr>
        <w:t>Name</w:t>
      </w:r>
      <w:r>
        <w:t>).</w:t>
      </w:r>
    </w:p>
    <w:p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rsidR="00F64ED7" w:rsidRPr="00E77497" w:rsidRDefault="00F64ED7" w:rsidP="006A78DC">
      <w:pPr>
        <w:pStyle w:val="Heading4"/>
      </w:pPr>
      <w:bookmarkStart w:id="3964" w:name="_Ref366745196"/>
      <w:r w:rsidRPr="00E77497">
        <w:lastRenderedPageBreak/>
        <w:t xml:space="preserve">Runtime Semantics: </w:t>
      </w:r>
      <w:r>
        <w:t>Property</w:t>
      </w:r>
      <w:del w:id="3965" w:author="Rev 19 Allen Wirfs-Brock" w:date="2013-09-27T09:19:00Z">
        <w:r w:rsidDel="00902612">
          <w:delText xml:space="preserve"> </w:delText>
        </w:r>
      </w:del>
      <w:r>
        <w:t>Definition</w:t>
      </w:r>
      <w:del w:id="3966" w:author="Rev 19 Allen Wirfs-Brock" w:date="2013-09-27T09:19:00Z">
        <w:r w:rsidDel="00902612">
          <w:delText xml:space="preserve"> </w:delText>
        </w:r>
      </w:del>
      <w:r w:rsidRPr="00E77497">
        <w:rPr>
          <w:spacing w:val="6"/>
        </w:rPr>
        <w:t>Evaluation</w:t>
      </w:r>
      <w:bookmarkEnd w:id="3964"/>
    </w:p>
    <w:p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CA2DE9" w:rsidRPr="00E23611" w:rsidRDefault="00CA2DE9" w:rsidP="00CA2DE9">
      <w:pPr>
        <w:rPr>
          <w:ins w:id="3967" w:author="Rev 19 Allen Wirfs-Brock" w:date="2013-09-12T10:29:00Z"/>
        </w:rPr>
      </w:pPr>
      <w:ins w:id="3968" w:author="Rev 19 Allen Wirfs-Brock" w:date="2013-09-12T10:29:00Z">
        <w:r w:rsidRPr="00CA2DE9">
          <w:t>See also:</w:t>
        </w:r>
        <w:r>
          <w:t xml:space="preserve"> </w:t>
        </w:r>
      </w:ins>
      <w:ins w:id="3969" w:author="Rev 19 Allen Wirfs-Brock" w:date="2013-09-12T10:31:00Z">
        <w:r>
          <w:fldChar w:fldCharType="begin"/>
        </w:r>
        <w:r>
          <w:instrText xml:space="preserve"> REF _Ref366745226 \r \h </w:instrText>
        </w:r>
      </w:ins>
      <w:r>
        <w:fldChar w:fldCharType="separate"/>
      </w:r>
      <w:ins w:id="3970" w:author="Rev 19 Allen Wirfs-Brock" w:date="2013-09-27T13:06:00Z">
        <w:r w:rsidR="00460CAC">
          <w:t>14.3.7</w:t>
        </w:r>
      </w:ins>
      <w:ins w:id="3971" w:author="Rev 19 Allen Wirfs-Brock" w:date="2013-09-12T10:31:00Z">
        <w:r>
          <w:fldChar w:fldCharType="end"/>
        </w:r>
      </w:ins>
      <w:ins w:id="3972" w:author="Rev 19 Allen Wirfs-Brock" w:date="2013-09-12T10:32:00Z">
        <w:r>
          <w:t xml:space="preserve">, </w:t>
        </w:r>
        <w:r>
          <w:fldChar w:fldCharType="begin"/>
        </w:r>
        <w:r>
          <w:instrText xml:space="preserve"> REF _Ref366745263 \r \h </w:instrText>
        </w:r>
      </w:ins>
      <w:r>
        <w:fldChar w:fldCharType="separate"/>
      </w:r>
      <w:ins w:id="3973" w:author="Rev 19 Allen Wirfs-Brock" w:date="2013-09-27T13:06:00Z">
        <w:r w:rsidR="00460CAC">
          <w:t>14.4.11</w:t>
        </w:r>
      </w:ins>
      <w:ins w:id="3974" w:author="Rev 19 Allen Wirfs-Brock" w:date="2013-09-12T10:32:00Z">
        <w:r>
          <w:fldChar w:fldCharType="end"/>
        </w:r>
        <w:r>
          <w:t xml:space="preserve">, </w:t>
        </w:r>
      </w:ins>
      <w:ins w:id="3975" w:author="Rev 19 Allen Wirfs-Brock" w:date="2013-09-12T10:35:00Z">
        <w:r>
          <w:t>B.3.1</w:t>
        </w:r>
      </w:ins>
    </w:p>
    <w:p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w:t>
      </w:r>
      <w:del w:id="3976" w:author="Rev 19 Allen Wirfs-Brock" w:date="2013-09-27T09:19:00Z">
        <w:r w:rsidR="00906D0C" w:rsidDel="00902612">
          <w:delText xml:space="preserve"> </w:delText>
        </w:r>
      </w:del>
      <w:r w:rsidR="00906D0C">
        <w:t>Definition</w:t>
      </w:r>
      <w:del w:id="3977" w:author="Rev 19 Allen Wirfs-Brock" w:date="2013-09-27T09:20:00Z">
        <w:r w:rsidR="00906D0C" w:rsidDel="00902612">
          <w:delText xml:space="preserve"> </w:delText>
        </w:r>
      </w:del>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rsidR="002D4B97" w:rsidRDefault="006552DF" w:rsidP="002D4B97">
      <w:pPr>
        <w:pStyle w:val="Alg4"/>
        <w:numPr>
          <w:ilvl w:val="0"/>
          <w:numId w:val="421"/>
        </w:numPr>
        <w:contextualSpacing/>
      </w:pPr>
      <w:r>
        <w:t>ReturnIfAbrupt(</w:t>
      </w:r>
      <w:r>
        <w:rPr>
          <w:i/>
        </w:rPr>
        <w:t>status</w:t>
      </w:r>
      <w:r>
        <w:t>)</w:t>
      </w:r>
      <w:r w:rsidR="002D4B97">
        <w:t>.</w:t>
      </w:r>
    </w:p>
    <w:p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w:t>
      </w:r>
      <w:del w:id="3978" w:author="Rev 19 Allen Wirfs-Brock" w:date="2013-09-27T09:20:00Z">
        <w:r w:rsidR="00906D0C" w:rsidDel="00902612">
          <w:delText xml:space="preserve"> </w:delText>
        </w:r>
      </w:del>
      <w:r w:rsidR="00906D0C">
        <w:t>Definition</w:t>
      </w:r>
      <w:del w:id="3979" w:author="Rev 19 Allen Wirfs-Brock" w:date="2013-09-27T09:20:00Z">
        <w:r w:rsidR="00906D0C" w:rsidDel="00902612">
          <w:delText xml:space="preserve"> </w:delText>
        </w:r>
      </w:del>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w:t>
      </w:r>
      <w:r w:rsidR="00C04626">
        <w:fldChar w:fldCharType="begin"/>
      </w:r>
      <w:r w:rsidR="00C04626">
        <w:instrText xml:space="preserve"> REF _Ref365539670 \r \h </w:instrText>
      </w:r>
      <w:r w:rsidR="00C04626">
        <w:fldChar w:fldCharType="separate"/>
      </w:r>
      <w:r w:rsidR="00460CAC">
        <w:t>8.3.1</w:t>
      </w:r>
      <w:r w:rsidR="00C04626">
        <w:fldChar w:fldCharType="end"/>
      </w:r>
      <w:r w:rsidR="009574CD" w:rsidRPr="00E77497">
        <w:t xml:space="preserve"> using </w:t>
      </w:r>
      <w:r w:rsidR="0004618C" w:rsidRPr="00E77497">
        <w:rPr>
          <w:i/>
        </w:rPr>
        <w:t>Identifier</w:t>
      </w:r>
      <w:r w:rsidR="009574CD" w:rsidRPr="00E77497">
        <w:rPr>
          <w:i/>
        </w:rPr>
        <w:t>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2D4B97" w:rsidRDefault="006552DF" w:rsidP="002D4B97">
      <w:pPr>
        <w:pStyle w:val="Alg4"/>
        <w:numPr>
          <w:ilvl w:val="0"/>
          <w:numId w:val="422"/>
        </w:numPr>
        <w:contextualSpacing/>
      </w:pPr>
      <w:r>
        <w:t>ReturnIfAbrupt(</w:t>
      </w:r>
      <w:r w:rsidRPr="00E77497">
        <w:rPr>
          <w:i/>
        </w:rPr>
        <w:t>propValue</w:t>
      </w:r>
      <w:r>
        <w:t>)</w:t>
      </w:r>
      <w:r w:rsidR="002D4B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rsidR="004C02EF" w:rsidRPr="00E77497" w:rsidRDefault="001A6289" w:rsidP="004C02EF">
      <w:r>
        <w:rPr>
          <w:rStyle w:val="bnf"/>
        </w:rPr>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del w:id="3980" w:author="Rev 19 Allen Wirfs-Brock" w:date="2013-09-10T12:49:00Z">
        <w:r w:rsidDel="00E22304">
          <w:delText>isComputedPropertyName</w:delText>
        </w:r>
      </w:del>
      <w:ins w:id="3981"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 xml:space="preserve">the result of </w:t>
      </w:r>
      <w:del w:id="3982" w:author="Rev 19 Allen Wirfs-Brock" w:date="2013-09-26T09:51:00Z">
        <w:r w:rsidRPr="00E77497" w:rsidDel="00873DB1">
          <w:delText>calling the [[</w:delText>
        </w:r>
      </w:del>
      <w:r>
        <w:t>HasOwn</w:t>
      </w:r>
      <w:r w:rsidRPr="00E77497">
        <w:t>Property</w:t>
      </w:r>
      <w:del w:id="3983" w:author="Rev 19 Allen Wirfs-Brock" w:date="2013-09-26T09:51:00Z">
        <w:r w:rsidRPr="00E77497" w:rsidDel="00873DB1">
          <w:delText>]] internal method of</w:delText>
        </w:r>
      </w:del>
      <w:ins w:id="3984" w:author="Rev 19 Allen Wirfs-Brock" w:date="2013-09-26T09:51:00Z">
        <w:r w:rsidR="00873DB1">
          <w:t>(</w:t>
        </w:r>
      </w:ins>
      <w:del w:id="3985" w:author="Rev 19 Allen Wirfs-Brock" w:date="2013-09-26T09:51:00Z">
        <w:r w:rsidRPr="00E77497" w:rsidDel="00873DB1">
          <w:delText xml:space="preserve"> </w:delText>
        </w:r>
      </w:del>
      <w:r w:rsidRPr="00E77497">
        <w:rPr>
          <w:i/>
        </w:rPr>
        <w:t>obj</w:t>
      </w:r>
      <w:r>
        <w:rPr>
          <w:i/>
        </w:rPr>
        <w:t>ect</w:t>
      </w:r>
      <w:ins w:id="3986" w:author="Rev 19 Allen Wirfs-Brock" w:date="2013-09-26T09:51:00Z">
        <w:r w:rsidR="00873DB1">
          <w:t>,</w:t>
        </w:r>
      </w:ins>
      <w:r w:rsidRPr="00E77497">
        <w:rPr>
          <w:i/>
        </w:rPr>
        <w:t xml:space="preserve"> </w:t>
      </w:r>
      <w:del w:id="3987" w:author="Rev 19 Allen Wirfs-Brock" w:date="2013-09-26T09:51: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3988" w:author="Rev 19 Allen Wirfs-Brock" w:date="2013-09-26T09:51:00Z">
        <w:r w:rsidR="00873DB1">
          <w:t>)</w:t>
        </w:r>
      </w:ins>
      <w:r>
        <w:rPr>
          <w:iCs/>
        </w:rPr>
        <w:t>.</w:t>
      </w:r>
    </w:p>
    <w:p w:rsidR="001B2656" w:rsidRDefault="001B2656" w:rsidP="001B2656">
      <w:pPr>
        <w:pStyle w:val="Alg4"/>
        <w:numPr>
          <w:ilvl w:val="1"/>
          <w:numId w:val="443"/>
        </w:numPr>
        <w:spacing w:after="220"/>
        <w:contextualSpacing/>
      </w:pPr>
      <w:r>
        <w:t>ReturnIfAbrupt(</w:t>
      </w:r>
      <w:r>
        <w:rPr>
          <w:i/>
          <w:iCs/>
        </w:rPr>
        <w:t>duplicateKey</w:t>
      </w:r>
      <w:r>
        <w:t>).</w:t>
      </w:r>
    </w:p>
    <w:p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FA0122" w:rsidRDefault="006552DF" w:rsidP="00FA0122">
      <w:pPr>
        <w:pStyle w:val="Alg4"/>
        <w:numPr>
          <w:ilvl w:val="0"/>
          <w:numId w:val="443"/>
        </w:numPr>
        <w:contextualSpacing/>
      </w:pPr>
      <w:r>
        <w:t>ReturnIfAbrupt(</w:t>
      </w:r>
      <w:r w:rsidRPr="00E77497">
        <w:rPr>
          <w:i/>
        </w:rPr>
        <w:t>propValue</w:t>
      </w:r>
      <w:r>
        <w:t>)</w:t>
      </w:r>
      <w:r w:rsidR="00FA0122">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rsidR="00DB697A" w:rsidRPr="00DB697A" w:rsidRDefault="00DB697A" w:rsidP="00CB184B">
      <w:pPr>
        <w:pStyle w:val="Note"/>
        <w:rPr>
          <w:rStyle w:val="bnf"/>
          <w:rFonts w:ascii="Arial" w:hAnsi="Arial"/>
          <w:b/>
          <w:i w:val="0"/>
        </w:rPr>
      </w:pPr>
      <w:bookmarkStart w:id="3989"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rsidR="00C85441" w:rsidRPr="00E77497" w:rsidRDefault="00C85441" w:rsidP="00D148E9">
      <w:pPr>
        <w:pStyle w:val="Heading3"/>
      </w:pPr>
      <w:bookmarkStart w:id="3990" w:name="_Toc361663160"/>
      <w:bookmarkStart w:id="3991" w:name="_Toc361665003"/>
      <w:bookmarkStart w:id="3992" w:name="_Toc361666843"/>
      <w:bookmarkStart w:id="3993" w:name="_Toc361668672"/>
      <w:bookmarkStart w:id="3994" w:name="_Toc364934694"/>
      <w:bookmarkStart w:id="3995" w:name="_Toc365473938"/>
      <w:bookmarkStart w:id="3996" w:name="_Toc361663162"/>
      <w:bookmarkStart w:id="3997" w:name="_Toc361665005"/>
      <w:bookmarkStart w:id="3998" w:name="_Toc361666845"/>
      <w:bookmarkStart w:id="3999" w:name="_Toc361668674"/>
      <w:bookmarkStart w:id="4000" w:name="_Toc364934696"/>
      <w:bookmarkStart w:id="4001" w:name="_Toc365473940"/>
      <w:bookmarkStart w:id="4002" w:name="_Toc361663165"/>
      <w:bookmarkStart w:id="4003" w:name="_Toc361665008"/>
      <w:bookmarkStart w:id="4004" w:name="_Toc361666848"/>
      <w:bookmarkStart w:id="4005" w:name="_Toc361668677"/>
      <w:bookmarkStart w:id="4006" w:name="_Toc364934699"/>
      <w:bookmarkStart w:id="4007" w:name="_Toc365473943"/>
      <w:bookmarkStart w:id="4008" w:name="_Toc361663170"/>
      <w:bookmarkStart w:id="4009" w:name="_Toc361665013"/>
      <w:bookmarkStart w:id="4010" w:name="_Toc361666853"/>
      <w:bookmarkStart w:id="4011" w:name="_Toc361668682"/>
      <w:bookmarkStart w:id="4012" w:name="_Toc364934704"/>
      <w:bookmarkStart w:id="4013" w:name="_Toc365473948"/>
      <w:bookmarkStart w:id="4014" w:name="_Toc361663173"/>
      <w:bookmarkStart w:id="4015" w:name="_Toc361665016"/>
      <w:bookmarkStart w:id="4016" w:name="_Toc361666856"/>
      <w:bookmarkStart w:id="4017" w:name="_Toc361668685"/>
      <w:bookmarkStart w:id="4018" w:name="_Toc364934707"/>
      <w:bookmarkStart w:id="4019" w:name="_Toc365473951"/>
      <w:bookmarkStart w:id="4020" w:name="_Toc361663175"/>
      <w:bookmarkStart w:id="4021" w:name="_Toc361665018"/>
      <w:bookmarkStart w:id="4022" w:name="_Toc361666858"/>
      <w:bookmarkStart w:id="4023" w:name="_Toc361668687"/>
      <w:bookmarkStart w:id="4024" w:name="_Toc364934709"/>
      <w:bookmarkStart w:id="4025" w:name="_Toc365473953"/>
      <w:bookmarkStart w:id="4026" w:name="_Toc360524311"/>
      <w:bookmarkStart w:id="4027" w:name="_Toc361663178"/>
      <w:bookmarkStart w:id="4028" w:name="_Toc361665021"/>
      <w:bookmarkStart w:id="4029" w:name="_Toc361666861"/>
      <w:bookmarkStart w:id="4030" w:name="_Toc361668690"/>
      <w:bookmarkStart w:id="4031" w:name="_Toc364934712"/>
      <w:bookmarkStart w:id="4032" w:name="_Toc365473956"/>
      <w:bookmarkStart w:id="4033" w:name="_Toc368050367"/>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r w:rsidRPr="00E77497">
        <w:t>Function</w:t>
      </w:r>
      <w:r w:rsidR="002F6BBA">
        <w:t xml:space="preserve"> Defining</w:t>
      </w:r>
      <w:r w:rsidRPr="00E77497">
        <w:t xml:space="preserve"> Expressions</w:t>
      </w:r>
      <w:bookmarkEnd w:id="4033"/>
    </w:p>
    <w:p w:rsidR="002F6BBA" w:rsidRDefault="009508C6" w:rsidP="00B70D37">
      <w:r>
        <w:t xml:space="preserve">See </w:t>
      </w:r>
      <w:r w:rsidR="00A51D25">
        <w:fldChar w:fldCharType="begin"/>
      </w:r>
      <w:r w:rsidR="00A51D25">
        <w:instrText xml:space="preserve"> REF _Ref365546706 \r \h </w:instrText>
      </w:r>
      <w:r w:rsidR="00A51D25">
        <w:fldChar w:fldCharType="separate"/>
      </w:r>
      <w:ins w:id="4034" w:author="Rev 19 Allen Wirfs-Brock" w:date="2013-09-27T13:06:00Z">
        <w:r w:rsidR="00460CAC">
          <w:t>0</w:t>
        </w:r>
      </w:ins>
      <w:del w:id="4035" w:author="Rev 19 Allen Wirfs-Brock" w:date="2013-09-27T08:39:00Z">
        <w:r w:rsidR="00083CEC" w:rsidDel="009E7E9E">
          <w:delText>14.1</w:delText>
        </w:r>
      </w:del>
      <w:r w:rsidR="00A51D25">
        <w:fldChar w:fldCharType="end"/>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rsidR="002F6BBA" w:rsidRDefault="002F6BBA" w:rsidP="002F6BBA">
      <w:r>
        <w:t xml:space="preserve">See </w:t>
      </w:r>
      <w:r w:rsidR="00A51D25">
        <w:fldChar w:fldCharType="begin"/>
      </w:r>
      <w:r w:rsidR="00A51D25">
        <w:instrText xml:space="preserve"> REF _Ref365533912 \r \h </w:instrText>
      </w:r>
      <w:r w:rsidR="00A51D25">
        <w:fldChar w:fldCharType="separate"/>
      </w:r>
      <w:r w:rsidR="00460CAC">
        <w:t>14.4</w:t>
      </w:r>
      <w:r w:rsidR="00A51D25">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rsidR="009508C6" w:rsidRDefault="002F6BBA" w:rsidP="00B70D37">
      <w:r>
        <w:t xml:space="preserve">See </w:t>
      </w:r>
      <w:r w:rsidR="00A51D25">
        <w:fldChar w:fldCharType="begin"/>
      </w:r>
      <w:r w:rsidR="00A51D25">
        <w:instrText xml:space="preserve"> REF _Ref365546746 \r \h </w:instrText>
      </w:r>
      <w:r w:rsidR="00A51D25">
        <w:fldChar w:fldCharType="separate"/>
      </w:r>
      <w:r w:rsidR="00460CAC">
        <w:t>14.5</w:t>
      </w:r>
      <w:r w:rsidR="00A51D25">
        <w:fldChar w:fldCharType="end"/>
      </w:r>
      <w:r w:rsidR="00A51D25">
        <w:t xml:space="preserve"> </w:t>
      </w:r>
      <w:r>
        <w:t>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rsidR="006F38BE" w:rsidRPr="00E77497" w:rsidRDefault="006F38BE" w:rsidP="00D148E9">
      <w:pPr>
        <w:pStyle w:val="Heading3"/>
      </w:pPr>
      <w:bookmarkStart w:id="4036" w:name="_Toc361663180"/>
      <w:bookmarkStart w:id="4037" w:name="_Toc361665023"/>
      <w:bookmarkStart w:id="4038" w:name="_Toc361666863"/>
      <w:bookmarkStart w:id="4039" w:name="_Toc361668692"/>
      <w:bookmarkStart w:id="4040" w:name="_Toc364934714"/>
      <w:bookmarkStart w:id="4041" w:name="_Toc365473958"/>
      <w:bookmarkStart w:id="4042" w:name="_Toc368050368"/>
      <w:bookmarkEnd w:id="4036"/>
      <w:bookmarkEnd w:id="4037"/>
      <w:bookmarkEnd w:id="4038"/>
      <w:bookmarkEnd w:id="4039"/>
      <w:bookmarkEnd w:id="4040"/>
      <w:bookmarkEnd w:id="4041"/>
      <w:r>
        <w:t xml:space="preserve">Generator </w:t>
      </w:r>
      <w:r w:rsidR="00DA3106">
        <w:t>Comprehensions</w:t>
      </w:r>
      <w:bookmarkEnd w:id="4042"/>
    </w:p>
    <w:p w:rsidR="006F38BE" w:rsidRPr="003B4312" w:rsidRDefault="006F38BE" w:rsidP="006F38BE">
      <w:pPr>
        <w:pStyle w:val="Syntax"/>
      </w:pPr>
      <w:r w:rsidRPr="004D1BD1">
        <w:t>Syntax</w:t>
      </w:r>
    </w:p>
    <w:p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rsidR="00367229" w:rsidRPr="003B4312" w:rsidRDefault="00367229" w:rsidP="00367229">
      <w:pPr>
        <w:pStyle w:val="Syntax"/>
        <w:rPr>
          <w:ins w:id="4043" w:author="Rev 19 Allen Wirfs-Brock" w:date="2013-09-11T17:28:00Z"/>
        </w:rPr>
      </w:pPr>
      <w:ins w:id="4044" w:author="Rev 19 Allen Wirfs-Brock" w:date="2013-09-11T17:28:00Z">
        <w:r w:rsidRPr="004D1BD1">
          <w:lastRenderedPageBreak/>
          <w:t>Syntax</w:t>
        </w:r>
      </w:ins>
    </w:p>
    <w:p w:rsidR="00930C98" w:rsidRPr="00E77497" w:rsidDel="00367229" w:rsidRDefault="00930C98">
      <w:pPr>
        <w:pStyle w:val="Heading4"/>
        <w:rPr>
          <w:del w:id="4045" w:author="Rev 19 Allen Wirfs-Brock" w:date="2013-09-11T17:28:00Z"/>
        </w:rPr>
      </w:pPr>
      <w:del w:id="4046" w:author="Rev 19 Allen Wirfs-Brock" w:date="2013-09-11T17:28:00Z">
        <w:r w:rsidRPr="00E77497" w:rsidDel="00367229">
          <w:delText>Static Semantics</w:delText>
        </w:r>
      </w:del>
    </w:p>
    <w:p w:rsidR="00930C98" w:rsidRPr="00E77497" w:rsidRDefault="00930C98" w:rsidP="006A78DC">
      <w:pPr>
        <w:pStyle w:val="Heading4"/>
        <w:rPr>
          <w:rFonts w:ascii="Helvetica" w:hAnsi="Helvetica"/>
        </w:rPr>
      </w:pPr>
      <w:r w:rsidRPr="00E77497">
        <w:rPr>
          <w:rFonts w:ascii="Helvetica" w:hAnsi="Helvetica"/>
        </w:rPr>
        <w:t>Static Semantics:  Early Errors</w:t>
      </w:r>
    </w:p>
    <w:p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rsidR="00991471" w:rsidRPr="00E77497" w:rsidDel="00367229" w:rsidRDefault="00991471">
      <w:pPr>
        <w:pStyle w:val="Heading4"/>
        <w:rPr>
          <w:del w:id="4047" w:author="Rev 19 Allen Wirfs-Brock" w:date="2013-09-11T17:29:00Z"/>
        </w:rPr>
      </w:pPr>
      <w:del w:id="4048" w:author="Rev 19 Allen Wirfs-Brock" w:date="2013-09-11T17:29:00Z">
        <w:r w:rsidRPr="00E77497" w:rsidDel="00367229">
          <w:delText>Runtime Semantics</w:delText>
        </w:r>
      </w:del>
    </w:p>
    <w:p w:rsidR="00EA3F35" w:rsidRPr="00E77497" w:rsidRDefault="00EA3F35" w:rsidP="006A78DC">
      <w:pPr>
        <w:pStyle w:val="Heading4"/>
        <w:rPr>
          <w:rFonts w:ascii="Helvetica" w:hAnsi="Helvetica"/>
        </w:rPr>
      </w:pPr>
      <w:r w:rsidRPr="00E77497">
        <w:rPr>
          <w:rFonts w:ascii="Helvetica" w:hAnsi="Helvetica"/>
        </w:rPr>
        <w:t xml:space="preserve">Runtime Semantics: </w:t>
      </w:r>
      <w:r w:rsidRPr="00E77497">
        <w:rPr>
          <w:rFonts w:ascii="Helvetica" w:hAnsi="Helvetica"/>
          <w:spacing w:val="6"/>
        </w:rPr>
        <w:t>Evaluation</w:t>
      </w:r>
    </w:p>
    <w:p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w:t>
      </w:r>
      <w:ins w:id="4049" w:author="Rev 19 Allen Wirfs-Brock" w:date="2013-09-26T17:30:00Z">
        <w:r w:rsidR="00284A05">
          <w:t>n</w:t>
        </w:r>
      </w:ins>
      <w:r>
        <w:t xml:space="preserve"> empty</w:t>
      </w:r>
      <w:r w:rsidRPr="00E77497">
        <w:t xml:space="preserve"> </w:t>
      </w:r>
      <w:r>
        <w:t>L</w:t>
      </w:r>
      <w:r w:rsidRPr="00E77497">
        <w:t xml:space="preserve">ist </w:t>
      </w:r>
      <w:r>
        <w:rPr>
          <w:iCs/>
        </w:rPr>
        <w:t xml:space="preserve">as </w:t>
      </w:r>
      <w:r>
        <w:rPr>
          <w:i/>
        </w:rPr>
        <w:t>argumentsList</w:t>
      </w:r>
      <w:r w:rsidRPr="00E77497">
        <w:t>.</w:t>
      </w:r>
    </w:p>
    <w:p w:rsidR="00EA3F35" w:rsidRPr="00E77497" w:rsidRDefault="00EA3F35" w:rsidP="006017CA">
      <w:pPr>
        <w:pStyle w:val="Alg4"/>
        <w:numPr>
          <w:ilvl w:val="0"/>
          <w:numId w:val="1400"/>
        </w:numPr>
        <w:spacing w:after="220"/>
        <w:contextualSpacing/>
      </w:pPr>
      <w:r w:rsidRPr="00E77497">
        <w:t xml:space="preserve">Return </w:t>
      </w:r>
      <w:r w:rsidR="006017CA">
        <w:rPr>
          <w:i/>
        </w:rPr>
        <w:t>iterator</w:t>
      </w:r>
      <w:r w:rsidRPr="00E77497">
        <w:t>.</w:t>
      </w:r>
    </w:p>
    <w:p w:rsidR="00985C2E" w:rsidRPr="00985C2E" w:rsidRDefault="00985C2E" w:rsidP="00985C2E">
      <w:pPr>
        <w:pStyle w:val="Note"/>
      </w:pPr>
      <w:r>
        <w:t>NOTE</w:t>
      </w:r>
      <w:r>
        <w:tab/>
        <w:t xml:space="preserve">The GeneratorFunction object created in step 5 is not observable from ECMAScript code so an implementation may choose to avoid its allocation and </w:t>
      </w:r>
      <w:del w:id="4050" w:author="Rev 19 Allen Wirfs-Brock" w:date="2013-09-27T10:27:00Z">
        <w:r w:rsidDel="00D20BD7">
          <w:delText>initialization</w:delText>
        </w:r>
      </w:del>
      <w:ins w:id="4051" w:author="Rev 19 Allen Wirfs-Brock" w:date="2013-09-27T10:27:00Z">
        <w:r w:rsidR="00D20BD7">
          <w:t>initialisation</w:t>
        </w:r>
      </w:ins>
      <w:r>
        <w:t>.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rsidR="00607728" w:rsidRPr="00607728" w:rsidRDefault="00607728" w:rsidP="00D148E9">
      <w:pPr>
        <w:pStyle w:val="Heading3"/>
      </w:pPr>
      <w:bookmarkStart w:id="4052" w:name="_Toc368050369"/>
      <w:r>
        <w:t>Regular Expression Literal</w:t>
      </w:r>
      <w:r w:rsidR="00570297">
        <w:t>s</w:t>
      </w:r>
      <w:bookmarkEnd w:id="4052"/>
    </w:p>
    <w:p w:rsidR="006430BD" w:rsidRDefault="006430BD" w:rsidP="006430BD">
      <w:pPr>
        <w:pStyle w:val="Syntax"/>
      </w:pPr>
      <w:r w:rsidRPr="00E77497">
        <w:t>Syntax</w:t>
      </w:r>
    </w:p>
    <w:p w:rsidR="006430BD" w:rsidRPr="00116059" w:rsidRDefault="006430BD" w:rsidP="007D5644">
      <w:r>
        <w:rPr>
          <w:lang w:eastAsia="en-US"/>
        </w:rPr>
        <w:t xml:space="preserve">See </w:t>
      </w:r>
      <w:r w:rsidR="00A51D25">
        <w:rPr>
          <w:lang w:eastAsia="en-US"/>
        </w:rPr>
        <w:fldChar w:fldCharType="begin"/>
      </w:r>
      <w:r w:rsidR="00A51D25">
        <w:rPr>
          <w:lang w:eastAsia="en-US"/>
        </w:rPr>
        <w:instrText xml:space="preserve"> REF _Ref365546817 \r \h </w:instrText>
      </w:r>
      <w:r w:rsidR="00A51D25">
        <w:rPr>
          <w:lang w:eastAsia="en-US"/>
        </w:rPr>
      </w:r>
      <w:r w:rsidR="00A51D25">
        <w:rPr>
          <w:lang w:eastAsia="en-US"/>
        </w:rPr>
        <w:fldChar w:fldCharType="separate"/>
      </w:r>
      <w:r w:rsidR="00460CAC">
        <w:rPr>
          <w:lang w:eastAsia="en-US"/>
        </w:rPr>
        <w:t>11.8.4</w:t>
      </w:r>
      <w:r w:rsidR="00A51D25">
        <w:rPr>
          <w:lang w:eastAsia="en-US"/>
        </w:rPr>
        <w:fldChar w:fldCharType="end"/>
      </w:r>
      <w:r>
        <w:rPr>
          <w:lang w:eastAsia="en-US"/>
        </w:rPr>
        <w:t xml:space="preserve">. </w:t>
      </w:r>
    </w:p>
    <w:p w:rsidR="00607728" w:rsidRDefault="00607728" w:rsidP="00607728">
      <w:pPr>
        <w:rPr>
          <w:rFonts w:ascii="Helvetica" w:hAnsi="Helvetica"/>
          <w:b/>
        </w:rPr>
      </w:pPr>
      <w:del w:id="4053" w:author="Rev 19 Allen Wirfs-Brock" w:date="2013-09-11T17:29:00Z">
        <w:r w:rsidDel="00367229">
          <w:rPr>
            <w:rFonts w:ascii="Helvetica" w:hAnsi="Helvetica"/>
            <w:b/>
          </w:rPr>
          <w:delText xml:space="preserve">Static </w:delText>
        </w:r>
      </w:del>
      <w:r>
        <w:rPr>
          <w:rFonts w:ascii="Helvetica" w:hAnsi="Helvetica"/>
          <w:b/>
        </w:rPr>
        <w:t>Semantics</w:t>
      </w:r>
    </w:p>
    <w:p w:rsidR="00607728" w:rsidRPr="00E77497" w:rsidRDefault="00607728" w:rsidP="006A78DC">
      <w:pPr>
        <w:pStyle w:val="Heading4"/>
      </w:pPr>
      <w:r w:rsidRPr="00E77497">
        <w:t>Static Semantics:  Early Errors</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w:t>
      </w:r>
      <w:r w:rsidR="00DF732B">
        <w:fldChar w:fldCharType="begin"/>
      </w:r>
      <w:r w:rsidR="00DF732B">
        <w:instrText xml:space="preserve"> REF _Ref365636453 \r \h </w:instrText>
      </w:r>
      <w:r w:rsidR="00DF732B">
        <w:fldChar w:fldCharType="separate"/>
      </w:r>
      <w:r w:rsidR="00460CAC">
        <w:t>21.2.1</w:t>
      </w:r>
      <w:r w:rsidR="00DF732B">
        <w:fldChar w:fldCharType="end"/>
      </w:r>
      <w:r>
        <w:rPr>
          <w:rStyle w:val="bnf"/>
          <w:rFonts w:ascii="Arial" w:hAnsi="Arial" w:cs="Arial"/>
          <w:i w:val="0"/>
        </w:rPr>
        <w:t>.</w:t>
      </w:r>
      <w:r w:rsidRPr="00E77497">
        <w:rPr>
          <w:rFonts w:ascii="Courier New" w:hAnsi="Courier New" w:cs="Courier New"/>
          <w:b/>
          <w:iCs/>
        </w:rPr>
        <w:t xml:space="preserve"> </w:t>
      </w:r>
    </w:p>
    <w:p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rsidR="00570297" w:rsidDel="00367229" w:rsidRDefault="00570297">
      <w:pPr>
        <w:pStyle w:val="Heading4"/>
        <w:rPr>
          <w:del w:id="4054" w:author="Rev 19 Allen Wirfs-Brock" w:date="2013-09-11T17:30:00Z"/>
        </w:rPr>
        <w:pPrChange w:id="4055" w:author="Rev 19 Allen Wirfs-Brock" w:date="2013-09-11T17:30:00Z">
          <w:pPr/>
        </w:pPrChange>
      </w:pPr>
      <w:del w:id="4056" w:author="Rev 19 Allen Wirfs-Brock" w:date="2013-09-11T17:30:00Z">
        <w:r w:rsidDel="00367229">
          <w:delText>Runtime Semantics</w:delText>
        </w:r>
      </w:del>
    </w:p>
    <w:p w:rsidR="00607728" w:rsidRPr="00E77497" w:rsidRDefault="00607728" w:rsidP="006A78DC">
      <w:pPr>
        <w:pStyle w:val="Heading4"/>
      </w:pPr>
      <w:r w:rsidRPr="00E77497">
        <w:t xml:space="preserve">Runtime Semantics: </w:t>
      </w:r>
      <w:r w:rsidRPr="00E77497">
        <w:rPr>
          <w:spacing w:val="6"/>
        </w:rPr>
        <w:t>Evaluation</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E77497" w:rsidRDefault="00607728" w:rsidP="00607728">
      <w:pPr>
        <w:numPr>
          <w:ilvl w:val="0"/>
          <w:numId w:val="890"/>
        </w:numPr>
      </w:pPr>
      <w:commentRangeStart w:id="4057"/>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4057"/>
      <w:r>
        <w:rPr>
          <w:rStyle w:val="CommentReference"/>
        </w:rPr>
        <w:commentReference w:id="4057"/>
      </w:r>
    </w:p>
    <w:p w:rsidR="00570297" w:rsidRPr="00E77497" w:rsidRDefault="00387B31" w:rsidP="00D148E9">
      <w:pPr>
        <w:pStyle w:val="Heading3"/>
      </w:pPr>
      <w:bookmarkStart w:id="4058" w:name="_Toc368050370"/>
      <w:r>
        <w:lastRenderedPageBreak/>
        <w:t>Template</w:t>
      </w:r>
      <w:r w:rsidR="00D6188C">
        <w:t xml:space="preserve"> Literals</w:t>
      </w:r>
      <w:bookmarkEnd w:id="4058"/>
      <w:r w:rsidR="00570297">
        <w:t xml:space="preserve"> </w:t>
      </w:r>
    </w:p>
    <w:p w:rsidR="00656F14" w:rsidRDefault="00656F14" w:rsidP="00656F14">
      <w:pPr>
        <w:pStyle w:val="Syntax"/>
      </w:pPr>
      <w:r w:rsidRPr="00E77497">
        <w:t>Syntax</w:t>
      </w:r>
    </w:p>
    <w:p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rsidR="00495E27" w:rsidRPr="00BF5AD1" w:rsidRDefault="00495E27" w:rsidP="006A78DC">
      <w:pPr>
        <w:pStyle w:val="Heading4"/>
      </w:pPr>
      <w:r w:rsidRPr="00BF5AD1">
        <w:t>Static Semantics</w:t>
      </w:r>
    </w:p>
    <w:p w:rsidR="00495E27" w:rsidRPr="00E77497" w:rsidRDefault="00495E27" w:rsidP="006A78DC">
      <w:pPr>
        <w:pStyle w:val="Heading5"/>
      </w:pPr>
      <w:r w:rsidRPr="00E77497">
        <w:t xml:space="preserve">Static Semantics:  </w:t>
      </w:r>
      <w:r w:rsidR="000B1F1B">
        <w:rPr>
          <w:lang w:eastAsia="en-US"/>
        </w:rPr>
        <w:t>TemplateStrings</w:t>
      </w:r>
    </w:p>
    <w:p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rsidR="00495E27" w:rsidRPr="00E77497" w:rsidRDefault="00387B31" w:rsidP="00495E27">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rsidR="008002D2" w:rsidRDefault="00495E27" w:rsidP="008002D2">
      <w:pPr>
        <w:pStyle w:val="Alg4"/>
        <w:numPr>
          <w:ilvl w:val="0"/>
          <w:numId w:val="899"/>
        </w:numPr>
        <w:spacing w:after="220"/>
        <w:contextualSpacing/>
      </w:pPr>
      <w:r>
        <w:t>Else,</w:t>
      </w:r>
    </w:p>
    <w:p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rsidR="00BA54D9" w:rsidRDefault="00BA54D9" w:rsidP="00BA54D9">
      <w:pPr>
        <w:pStyle w:val="Alg4"/>
        <w:numPr>
          <w:ilvl w:val="0"/>
          <w:numId w:val="900"/>
        </w:numPr>
        <w:spacing w:after="220"/>
        <w:contextualSpacing/>
      </w:pPr>
      <w:r>
        <w:t>Else,</w:t>
      </w:r>
    </w:p>
    <w:p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rsidR="00952839" w:rsidRDefault="00952839" w:rsidP="00952839">
      <w:pPr>
        <w:pStyle w:val="Alg4"/>
        <w:numPr>
          <w:ilvl w:val="0"/>
          <w:numId w:val="895"/>
        </w:numPr>
        <w:spacing w:after="220"/>
        <w:contextualSpacing/>
      </w:pPr>
      <w:r>
        <w:t>Else,</w:t>
      </w:r>
    </w:p>
    <w:p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rsidR="00952839" w:rsidRDefault="00952839" w:rsidP="00C06040">
      <w:pPr>
        <w:pStyle w:val="Alg4"/>
        <w:numPr>
          <w:ilvl w:val="0"/>
          <w:numId w:val="966"/>
        </w:numPr>
        <w:spacing w:after="220"/>
        <w:contextualSpacing/>
      </w:pPr>
      <w:r>
        <w:t xml:space="preserve">Let </w:t>
      </w:r>
      <w:r>
        <w:rPr>
          <w:i/>
        </w:rPr>
        <w:t>middle</w:t>
      </w:r>
      <w:r>
        <w:t xml:space="preserve"> be TemplateStrings of </w:t>
      </w:r>
      <w:r>
        <w:rPr>
          <w:i/>
        </w:rPr>
        <w:t xml:space="preserve">TemplateMiddleList </w:t>
      </w:r>
      <w:r>
        <w:t xml:space="preserve">with argument </w:t>
      </w:r>
      <w:r w:rsidRPr="00BA54D9">
        <w:rPr>
          <w:i/>
        </w:rPr>
        <w:t>raw</w:t>
      </w:r>
      <w:r>
        <w:t>.</w:t>
      </w:r>
    </w:p>
    <w:p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rsidR="00BA54D9" w:rsidRDefault="00BA54D9" w:rsidP="00C06040">
      <w:pPr>
        <w:pStyle w:val="Alg4"/>
        <w:numPr>
          <w:ilvl w:val="0"/>
          <w:numId w:val="966"/>
        </w:numPr>
        <w:spacing w:after="220"/>
        <w:contextualSpacing/>
      </w:pPr>
      <w:r>
        <w:t>Else,</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rsidR="00BA54D9" w:rsidRDefault="00BA54D9" w:rsidP="00BA54D9">
      <w:pPr>
        <w:pStyle w:val="Alg4"/>
        <w:numPr>
          <w:ilvl w:val="0"/>
          <w:numId w:val="896"/>
        </w:numPr>
        <w:spacing w:after="220"/>
        <w:contextualSpacing/>
      </w:pPr>
      <w:r>
        <w:lastRenderedPageBreak/>
        <w:t>Else,</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rsidR="00BE7BFD" w:rsidRDefault="00BE7BFD" w:rsidP="00BE7BFD">
      <w:pPr>
        <w:pStyle w:val="Alg4"/>
        <w:numPr>
          <w:ilvl w:val="0"/>
          <w:numId w:val="897"/>
        </w:numPr>
        <w:spacing w:after="220"/>
        <w:contextualSpacing/>
      </w:pPr>
      <w:r>
        <w:t>Else,</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rsidR="00495E27" w:rsidRPr="00BF5AD1" w:rsidRDefault="00495E27" w:rsidP="006A78DC">
      <w:pPr>
        <w:pStyle w:val="Heading4"/>
      </w:pPr>
      <w:r>
        <w:t>Runtime</w:t>
      </w:r>
      <w:r w:rsidRPr="00BF5AD1">
        <w:t xml:space="preserve"> Semantics</w:t>
      </w:r>
    </w:p>
    <w:p w:rsidR="00CA6975" w:rsidRDefault="00CA6975" w:rsidP="006A78DC">
      <w:pPr>
        <w:pStyle w:val="Heading5"/>
        <w:rPr>
          <w:ins w:id="4059" w:author="Rev 19 Allen Wirfs-Brock" w:date="2013-09-12T10:41:00Z"/>
        </w:rPr>
      </w:pPr>
      <w:bookmarkStart w:id="4060" w:name="_Ref366745974"/>
      <w:r w:rsidRPr="00E77497">
        <w:rPr>
          <w:rFonts w:ascii="Helvetica" w:hAnsi="Helvetica"/>
        </w:rPr>
        <w:t xml:space="preserve">Runtime Semantics: </w:t>
      </w:r>
      <w:r w:rsidRPr="004C2A25">
        <w:t>ArgumentListEvaluation</w:t>
      </w:r>
      <w:bookmarkEnd w:id="4060"/>
    </w:p>
    <w:p w:rsidR="00CA2DE9" w:rsidRPr="006A78DC" w:rsidRDefault="00CA2DE9" w:rsidP="006A78DC">
      <w:ins w:id="4061" w:author="Rev 19 Allen Wirfs-Brock" w:date="2013-09-12T10:42:00Z">
        <w:r>
          <w:t xml:space="preserve">See also: </w:t>
        </w:r>
      </w:ins>
      <w:ins w:id="4062" w:author="Rev 19 Allen Wirfs-Brock" w:date="2013-09-12T10:43:00Z">
        <w:r>
          <w:fldChar w:fldCharType="begin"/>
        </w:r>
        <w:r>
          <w:instrText xml:space="preserve"> REF _Ref366745926 \r \h </w:instrText>
        </w:r>
      </w:ins>
      <w:r>
        <w:fldChar w:fldCharType="separate"/>
      </w:r>
      <w:ins w:id="4063" w:author="Rev 19 Allen Wirfs-Brock" w:date="2013-09-27T13:06:00Z">
        <w:r w:rsidR="00460CAC">
          <w:t>12.2.6.1</w:t>
        </w:r>
      </w:ins>
      <w:ins w:id="4064" w:author="Rev 19 Allen Wirfs-Brock" w:date="2013-09-12T10:43:00Z">
        <w:r>
          <w:fldChar w:fldCharType="end"/>
        </w:r>
      </w:ins>
    </w:p>
    <w:p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BD589D" w:rsidRPr="00E77497" w:rsidRDefault="00BD589D" w:rsidP="00BD589D">
      <w:pPr>
        <w:pStyle w:val="Alg4"/>
        <w:numPr>
          <w:ilvl w:val="0"/>
          <w:numId w:val="58"/>
        </w:numPr>
        <w:spacing w:after="220"/>
        <w:contextualSpacing/>
      </w:pPr>
      <w:r w:rsidRPr="00E77497">
        <w:t xml:space="preserve">Return </w:t>
      </w:r>
      <w:r>
        <w:t xml:space="preserve">a List containing the </w:t>
      </w:r>
      <w:r w:rsidR="003D07DC">
        <w:t xml:space="preserve">one element which is </w:t>
      </w:r>
      <w:r w:rsidR="003D07DC" w:rsidRPr="004C2A25">
        <w:rPr>
          <w:i/>
        </w:rPr>
        <w:t>siteObj</w:t>
      </w:r>
      <w:r w:rsidRPr="00E77497">
        <w:t>.</w:t>
      </w:r>
    </w:p>
    <w:p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rsidR="00E66894" w:rsidRDefault="00E66894" w:rsidP="00E66894">
      <w:pPr>
        <w:pStyle w:val="Alg4"/>
        <w:numPr>
          <w:ilvl w:val="0"/>
          <w:numId w:val="905"/>
        </w:numPr>
        <w:spacing w:after="220"/>
        <w:contextualSpacing/>
      </w:pPr>
      <w:r>
        <w:t>ReturnIfAbrupt(</w:t>
      </w:r>
      <w:r w:rsidRPr="00CD1FDB">
        <w:rPr>
          <w:i/>
        </w:rPr>
        <w:t>firstSub</w:t>
      </w:r>
      <w:r>
        <w:t>).</w:t>
      </w:r>
    </w:p>
    <w:p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rsidR="00E66894" w:rsidRDefault="00E66894" w:rsidP="00E66894">
      <w:pPr>
        <w:pStyle w:val="Alg4"/>
        <w:numPr>
          <w:ilvl w:val="0"/>
          <w:numId w:val="905"/>
        </w:numPr>
        <w:spacing w:after="220"/>
        <w:contextualSpacing/>
      </w:pPr>
      <w:r>
        <w:t>ReturnIfAbrupt(</w:t>
      </w:r>
      <w:r w:rsidRPr="00CD1FDB">
        <w:rPr>
          <w:i/>
        </w:rPr>
        <w:t>restSub</w:t>
      </w:r>
      <w:r>
        <w:t>).</w:t>
      </w:r>
    </w:p>
    <w:p w:rsidR="00E66894" w:rsidRDefault="00E66894" w:rsidP="00E66894">
      <w:pPr>
        <w:pStyle w:val="Alg4"/>
        <w:numPr>
          <w:ilvl w:val="0"/>
          <w:numId w:val="905"/>
        </w:numPr>
        <w:spacing w:after="220"/>
        <w:contextualSpacing/>
      </w:pPr>
      <w:r>
        <w:t>Assert</w:t>
      </w:r>
      <w:del w:id="4065" w:author="Rev 19 Allen Wirfs-Brock" w:date="2013-09-27T10:41:00Z">
        <w:r w:rsidDel="00C36B1B">
          <w:delText xml:space="preserve">, </w:delText>
        </w:r>
      </w:del>
      <w:ins w:id="4066" w:author="Rev 19 Allen Wirfs-Brock" w:date="2013-09-27T10:41:00Z">
        <w:r w:rsidR="00C36B1B">
          <w:t xml:space="preserve">: </w:t>
        </w:r>
      </w:ins>
      <w:r w:rsidRPr="009B3535">
        <w:rPr>
          <w:i/>
        </w:rPr>
        <w:t>restSub</w:t>
      </w:r>
      <w:r>
        <w:t xml:space="preserve"> is a List.</w:t>
      </w:r>
    </w:p>
    <w:p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rsidR="000612CE" w:rsidRDefault="000612CE" w:rsidP="006A78DC">
      <w:pPr>
        <w:pStyle w:val="Heading5"/>
      </w:pPr>
      <w:r w:rsidRPr="00E77497">
        <w:t xml:space="preserve">Runtime Semantics: </w:t>
      </w:r>
      <w:r w:rsidRPr="000612CE">
        <w:t xml:space="preserve">GetTemplateCallSite </w:t>
      </w:r>
      <w:del w:id="4067" w:author="Rev 19 Allen Wirfs-Brock" w:date="2013-09-12T10:44:00Z">
        <w:r w:rsidDel="00CA2DE9">
          <w:delText>Abstract Operation</w:delText>
        </w:r>
      </w:del>
    </w:p>
    <w:p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rsidR="00D3135B" w:rsidRDefault="00272958" w:rsidP="002D19A8">
      <w:pPr>
        <w:pStyle w:val="Alg4"/>
        <w:numPr>
          <w:ilvl w:val="1"/>
          <w:numId w:val="901"/>
        </w:numPr>
        <w:spacing w:after="220"/>
        <w:contextualSpacing/>
      </w:pPr>
      <w:r>
        <w:t>R</w:t>
      </w:r>
      <w:r w:rsidR="00D3135B">
        <w:t>eturn that call site object.</w:t>
      </w:r>
    </w:p>
    <w:p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rsidR="00C02D3F" w:rsidRDefault="00C02D3F" w:rsidP="00961F07">
      <w:pPr>
        <w:pStyle w:val="Alg4"/>
        <w:numPr>
          <w:ilvl w:val="0"/>
          <w:numId w:val="901"/>
        </w:numPr>
        <w:spacing w:after="220"/>
        <w:contextualSpacing/>
      </w:pPr>
      <w:r>
        <w:t xml:space="preserve">Let </w:t>
      </w:r>
      <w:r w:rsidRPr="0053000C">
        <w:rPr>
          <w:i/>
        </w:rPr>
        <w:t>index</w:t>
      </w:r>
      <w:r>
        <w:t xml:space="preserve"> be 0.</w:t>
      </w:r>
    </w:p>
    <w:p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rsidR="007B578E" w:rsidRDefault="00BA40A0" w:rsidP="007439B1">
      <w:pPr>
        <w:pStyle w:val="Alg4"/>
        <w:numPr>
          <w:ilvl w:val="1"/>
          <w:numId w:val="901"/>
        </w:numPr>
        <w:spacing w:after="220"/>
        <w:contextualSpacing/>
      </w:pPr>
      <w:r>
        <w:lastRenderedPageBreak/>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rsidR="00BA40A0" w:rsidRDefault="00BA40A0" w:rsidP="00961F07">
      <w:pPr>
        <w:pStyle w:val="Note"/>
      </w:pPr>
      <w:r>
        <w:t>NOTE 1</w:t>
      </w:r>
      <w:r>
        <w:tab/>
        <w:t>The creation of a call site object ca</w:t>
      </w:r>
      <w:r w:rsidR="004C61C8">
        <w:t>n</w:t>
      </w:r>
      <w:r>
        <w:t>not result in an abrupt completion.</w:t>
      </w:r>
    </w:p>
    <w:p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w:t>
      </w:r>
      <w:ins w:id="4068" w:author="Rev 19 Allen Wirfs-Brock" w:date="2013-09-26T17:34:00Z">
        <w:r w:rsidR="00284A05">
          <w:t>n</w:t>
        </w:r>
      </w:ins>
      <w:r>
        <w:t xml:space="preserve"> unique </w:t>
      </w:r>
      <w:r w:rsidR="00387B31">
        <w:t>Template</w:t>
      </w:r>
      <w:r>
        <w:t xml:space="preserve"> call site object that is used in the evaluation of tagged </w:t>
      </w:r>
      <w:r w:rsidR="00387B31">
        <w:t>Template</w:t>
      </w:r>
      <w:r>
        <w:t>s (</w:t>
      </w:r>
      <w:ins w:id="4069" w:author="Rev 19 Allen Wirfs-Brock" w:date="2013-09-27T13:13:00Z">
        <w:r w:rsidR="008A78D8">
          <w:fldChar w:fldCharType="begin"/>
        </w:r>
        <w:r w:rsidR="008A78D8">
          <w:instrText xml:space="preserve"> REF _Ref368050958 \r \h </w:instrText>
        </w:r>
      </w:ins>
      <w:r w:rsidR="008A78D8">
        <w:fldChar w:fldCharType="separate"/>
      </w:r>
      <w:ins w:id="4070" w:author="Rev 19 Allen Wirfs-Brock" w:date="2013-09-27T13:13:00Z">
        <w:r w:rsidR="008A78D8">
          <w:t>12.1.9.2.4</w:t>
        </w:r>
        <w:r w:rsidR="008A78D8">
          <w:fldChar w:fldCharType="end"/>
        </w:r>
      </w:ins>
      <w:del w:id="4071" w:author="Rev 19 Allen Wirfs-Brock" w:date="2013-09-27T13:13:00Z">
        <w:r w:rsidR="00DF732B" w:rsidDel="008A78D8">
          <w:fldChar w:fldCharType="begin"/>
        </w:r>
        <w:r w:rsidR="00DF732B" w:rsidDel="008A78D8">
          <w:delInstrText xml:space="preserve"> REF _Ref365637379 \r \h </w:delInstrText>
        </w:r>
        <w:r w:rsidR="00DF732B" w:rsidDel="008A78D8">
          <w:fldChar w:fldCharType="separate"/>
        </w:r>
      </w:del>
      <w:del w:id="4072" w:author="Rev 19 Allen Wirfs-Brock" w:date="2013-09-27T08:39:00Z">
        <w:r w:rsidR="00083CEC" w:rsidDel="009E7E9E">
          <w:delText>12.2.6.1</w:delText>
        </w:r>
      </w:del>
      <w:del w:id="4073" w:author="Rev 19 Allen Wirfs-Brock" w:date="2013-09-27T13:13:00Z">
        <w:r w:rsidR="00DF732B" w:rsidDel="008A78D8">
          <w:fldChar w:fldCharType="end"/>
        </w:r>
      </w:del>
      <w:r>
        <w:t xml:space="preserve">).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rsidR="00E66894" w:rsidRPr="00E77497" w:rsidRDefault="007B578E" w:rsidP="006A78DC">
      <w:pPr>
        <w:pStyle w:val="Heading5"/>
      </w:pPr>
      <w:r>
        <w:t xml:space="preserve"> </w:t>
      </w:r>
      <w:r w:rsidR="00E66894" w:rsidRPr="00E77497">
        <w:t xml:space="preserve">Runtime Semantics: </w:t>
      </w:r>
      <w:r w:rsidR="00E66894">
        <w:t>SubstitutionEvaluation</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rsidR="0074434A" w:rsidRPr="00E77497" w:rsidRDefault="0074434A" w:rsidP="0074434A">
      <w:pPr>
        <w:pStyle w:val="Alg4"/>
        <w:numPr>
          <w:ilvl w:val="0"/>
          <w:numId w:val="894"/>
        </w:numPr>
        <w:spacing w:after="220"/>
      </w:pPr>
      <w:r>
        <w:t xml:space="preserve">Return an empty List.  </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rsidR="0074434A" w:rsidRPr="00E77497" w:rsidRDefault="0074434A" w:rsidP="00C06040">
      <w:pPr>
        <w:pStyle w:val="Alg4"/>
        <w:numPr>
          <w:ilvl w:val="0"/>
          <w:numId w:val="965"/>
        </w:numPr>
        <w:spacing w:after="220"/>
      </w:pPr>
      <w:r>
        <w:t xml:space="preserve">Return the result of SubstitutionEvaluation of </w:t>
      </w:r>
      <w:r>
        <w:rPr>
          <w:i/>
        </w:rPr>
        <w:t>TemplateMiddleList</w:t>
      </w:r>
      <w:r>
        <w:t xml:space="preserve">.  </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rsidR="00E66894" w:rsidRDefault="00E66894" w:rsidP="00E66894">
      <w:pPr>
        <w:pStyle w:val="Alg4"/>
        <w:numPr>
          <w:ilvl w:val="0"/>
          <w:numId w:val="906"/>
        </w:numPr>
        <w:spacing w:after="220"/>
        <w:contextualSpacing/>
      </w:pPr>
      <w:r>
        <w:t>ReturnIfAbrupt(</w:t>
      </w:r>
      <w:r w:rsidR="00EA1B5F" w:rsidRPr="003C08F9">
        <w:rPr>
          <w:i/>
        </w:rPr>
        <w:t>sub</w:t>
      </w:r>
      <w:r>
        <w:t>).</w:t>
      </w:r>
    </w:p>
    <w:p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rsidR="00E66894" w:rsidRDefault="00E66894" w:rsidP="00E66894">
      <w:pPr>
        <w:pStyle w:val="Alg4"/>
        <w:numPr>
          <w:ilvl w:val="0"/>
          <w:numId w:val="907"/>
        </w:numPr>
        <w:spacing w:after="220"/>
        <w:contextualSpacing/>
      </w:pPr>
      <w:r>
        <w:t>ReturnIfAbrupt(</w:t>
      </w:r>
      <w:r w:rsidR="008C100A">
        <w:rPr>
          <w:i/>
        </w:rPr>
        <w:t>preceeding</w:t>
      </w:r>
      <w:r>
        <w:t>).</w:t>
      </w:r>
    </w:p>
    <w:p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rsidR="00E66894" w:rsidRDefault="00E66894" w:rsidP="00E66894">
      <w:pPr>
        <w:pStyle w:val="Alg4"/>
        <w:numPr>
          <w:ilvl w:val="0"/>
          <w:numId w:val="907"/>
        </w:numPr>
        <w:spacing w:after="220"/>
        <w:contextualSpacing/>
      </w:pPr>
      <w:r>
        <w:t>ReturnIfAbrupt(</w:t>
      </w:r>
      <w:r w:rsidR="008C100A">
        <w:rPr>
          <w:i/>
        </w:rPr>
        <w:t>next</w:t>
      </w:r>
      <w:r>
        <w:t>).</w:t>
      </w:r>
    </w:p>
    <w:p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rsidR="00E706EA" w:rsidRPr="00E77497" w:rsidRDefault="00E706EA" w:rsidP="006A78DC">
      <w:pPr>
        <w:pStyle w:val="Heading5"/>
      </w:pPr>
      <w:bookmarkStart w:id="4074" w:name="_Ref368050958"/>
      <w:r w:rsidRPr="00E77497">
        <w:t xml:space="preserve">Runtime Semantics: </w:t>
      </w:r>
      <w:r w:rsidRPr="00E77497">
        <w:rPr>
          <w:spacing w:val="6"/>
        </w:rPr>
        <w:t>Evaluation</w:t>
      </w:r>
      <w:bookmarkEnd w:id="4074"/>
    </w:p>
    <w:p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w:t>
      </w:r>
      <w:r w:rsidR="00A51D25">
        <w:fldChar w:fldCharType="begin"/>
      </w:r>
      <w:r w:rsidR="00A51D25">
        <w:instrText xml:space="preserve"> REF _Ref365548182 \r \h </w:instrText>
      </w:r>
      <w:r w:rsidR="00A51D25">
        <w:fldChar w:fldCharType="separate"/>
      </w:r>
      <w:r w:rsidR="00460CAC">
        <w:t>11.8.6</w:t>
      </w:r>
      <w:r w:rsidR="00A51D25">
        <w:fldChar w:fldCharType="end"/>
      </w:r>
      <w:r w:rsidRPr="00E77497">
        <w:t>.</w:t>
      </w:r>
    </w:p>
    <w:p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w:t>
      </w:r>
      <w:r w:rsidR="00A51D25">
        <w:fldChar w:fldCharType="begin"/>
      </w:r>
      <w:r w:rsidR="00A51D25">
        <w:instrText xml:space="preserve"> REF _Ref365548197 \r \h </w:instrText>
      </w:r>
      <w:r w:rsidR="00A51D25">
        <w:fldChar w:fldCharType="separate"/>
      </w:r>
      <w:r w:rsidR="00460CAC">
        <w:t>11.8.6</w:t>
      </w:r>
      <w:r w:rsidR="00A51D25">
        <w:fldChar w:fldCharType="end"/>
      </w:r>
      <w:r>
        <w:t>.</w:t>
      </w:r>
    </w:p>
    <w:p w:rsidR="003C08F9" w:rsidRDefault="003C08F9" w:rsidP="00A0196C">
      <w:pPr>
        <w:pStyle w:val="Alg4"/>
        <w:numPr>
          <w:ilvl w:val="0"/>
          <w:numId w:val="903"/>
        </w:numPr>
        <w:spacing w:after="220"/>
        <w:contextualSpacing/>
      </w:pPr>
      <w:r>
        <w:t xml:space="preserve">Let </w:t>
      </w:r>
      <w:r w:rsidRPr="003C08F9">
        <w:rPr>
          <w:i/>
        </w:rPr>
        <w:t>sub</w:t>
      </w:r>
      <w:r>
        <w:t xml:space="preserve"> be the result of evaluating </w:t>
      </w:r>
      <w:r w:rsidRPr="003C08F9">
        <w:rPr>
          <w:i/>
        </w:rPr>
        <w:t>Expression</w:t>
      </w:r>
      <w:r>
        <w:t>.</w:t>
      </w:r>
    </w:p>
    <w:p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4075"/>
      <w:r>
        <w:t>ToString(</w:t>
      </w:r>
      <w:r w:rsidRPr="003C08F9">
        <w:rPr>
          <w:i/>
        </w:rPr>
        <w:t>sub</w:t>
      </w:r>
      <w:r>
        <w:t>).</w:t>
      </w:r>
      <w:commentRangeEnd w:id="4075"/>
      <w:r w:rsidR="00F37DF5">
        <w:rPr>
          <w:rStyle w:val="CommentReference"/>
          <w:rFonts w:ascii="Arial" w:eastAsia="MS Mincho" w:hAnsi="Arial"/>
          <w:spacing w:val="0"/>
          <w:lang w:eastAsia="ja-JP"/>
        </w:rPr>
        <w:commentReference w:id="4075"/>
      </w:r>
    </w:p>
    <w:p w:rsidR="00BA286E" w:rsidRDefault="00BA286E" w:rsidP="00A0196C">
      <w:pPr>
        <w:pStyle w:val="Alg4"/>
        <w:numPr>
          <w:ilvl w:val="0"/>
          <w:numId w:val="903"/>
        </w:numPr>
        <w:spacing w:after="220"/>
        <w:contextualSpacing/>
      </w:pPr>
      <w:r>
        <w:t>ReturnIfAbrupt(</w:t>
      </w:r>
      <w:r w:rsidR="00F37DF5">
        <w:rPr>
          <w:i/>
        </w:rPr>
        <w:t>middle</w:t>
      </w:r>
      <w:r>
        <w:t>).</w:t>
      </w:r>
    </w:p>
    <w:p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rsidR="00B37EBC" w:rsidRDefault="00B37EBC" w:rsidP="00B37EBC">
      <w:pPr>
        <w:pStyle w:val="Alg4"/>
        <w:numPr>
          <w:ilvl w:val="0"/>
          <w:numId w:val="903"/>
        </w:numPr>
        <w:spacing w:after="220"/>
        <w:contextualSpacing/>
      </w:pPr>
      <w:r>
        <w:t>ReturnIfAbrupt(</w:t>
      </w:r>
      <w:r>
        <w:rPr>
          <w:i/>
        </w:rPr>
        <w:t>tail</w:t>
      </w:r>
      <w:r>
        <w:t>).</w:t>
      </w:r>
    </w:p>
    <w:p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rsidR="00D212BF" w:rsidRDefault="00D212BF" w:rsidP="007D5644">
      <w:pPr>
        <w:pStyle w:val="Alg4"/>
        <w:numPr>
          <w:ilvl w:val="0"/>
          <w:numId w:val="904"/>
        </w:numPr>
        <w:spacing w:after="220"/>
        <w:contextualSpacing/>
      </w:pPr>
      <w:r>
        <w:lastRenderedPageBreak/>
        <w:t xml:space="preserve">Let </w:t>
      </w:r>
      <w:r w:rsidRPr="00BA286E">
        <w:rPr>
          <w:i/>
        </w:rPr>
        <w:t>tail</w:t>
      </w:r>
      <w:r>
        <w:t xml:space="preserve"> be the TV of </w:t>
      </w:r>
      <w:r>
        <w:rPr>
          <w:i/>
        </w:rPr>
        <w:t xml:space="preserve">TemplateTail </w:t>
      </w:r>
      <w:r>
        <w:t xml:space="preserve">as defined in </w:t>
      </w:r>
      <w:r w:rsidR="00A51D25">
        <w:fldChar w:fldCharType="begin"/>
      </w:r>
      <w:r w:rsidR="00A51D25">
        <w:instrText xml:space="preserve"> REF _Ref365548210 \r \h </w:instrText>
      </w:r>
      <w:r w:rsidR="00A51D25">
        <w:fldChar w:fldCharType="separate"/>
      </w:r>
      <w:r w:rsidR="00460CAC">
        <w:t>11.8.6</w:t>
      </w:r>
      <w:r w:rsidR="00A51D25">
        <w:fldChar w:fldCharType="end"/>
      </w:r>
      <w:r>
        <w:t>.</w:t>
      </w:r>
    </w:p>
    <w:p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rsidR="00F37DF5" w:rsidRDefault="00F37DF5" w:rsidP="00C06040">
      <w:pPr>
        <w:pStyle w:val="Alg4"/>
        <w:numPr>
          <w:ilvl w:val="0"/>
          <w:numId w:val="964"/>
        </w:numPr>
        <w:spacing w:after="220"/>
        <w:contextualSpacing/>
      </w:pPr>
      <w:r>
        <w:t>ReturnIfAbrupt(</w:t>
      </w:r>
      <w:r w:rsidR="00D212BF">
        <w:rPr>
          <w:i/>
        </w:rPr>
        <w:t>head</w:t>
      </w:r>
      <w:r>
        <w:t>).</w:t>
      </w:r>
    </w:p>
    <w:p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 xml:space="preserve">as defined in </w:t>
      </w:r>
      <w:r w:rsidR="00A51D25">
        <w:fldChar w:fldCharType="begin"/>
      </w:r>
      <w:r w:rsidR="00A51D25">
        <w:instrText xml:space="preserve"> REF _Ref365548225 \r \h </w:instrText>
      </w:r>
      <w:r w:rsidR="00A51D25">
        <w:fldChar w:fldCharType="separate"/>
      </w:r>
      <w:r w:rsidR="00460CAC">
        <w:t>11.8.6</w:t>
      </w:r>
      <w:r w:rsidR="00A51D25">
        <w:fldChar w:fldCharType="end"/>
      </w:r>
      <w:r>
        <w:t>.</w:t>
      </w:r>
    </w:p>
    <w:p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_Ref365548237 \r \h </w:instrText>
      </w:r>
      <w:r w:rsidR="00A51D25">
        <w:fldChar w:fldCharType="separate"/>
      </w:r>
      <w:r w:rsidR="00460CAC">
        <w:t>11.8.6</w:t>
      </w:r>
      <w:r w:rsidR="00A51D25">
        <w:fldChar w:fldCharType="end"/>
      </w:r>
      <w:r>
        <w:t>.</w:t>
      </w:r>
    </w:p>
    <w:p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4076"/>
      <w:r>
        <w:t>ToString(</w:t>
      </w:r>
      <w:r w:rsidRPr="003C08F9">
        <w:rPr>
          <w:i/>
        </w:rPr>
        <w:t>sub</w:t>
      </w:r>
      <w:r>
        <w:t>).</w:t>
      </w:r>
      <w:commentRangeEnd w:id="4076"/>
      <w:r>
        <w:rPr>
          <w:rStyle w:val="CommentReference"/>
          <w:rFonts w:ascii="Arial" w:eastAsia="MS Mincho" w:hAnsi="Arial"/>
          <w:spacing w:val="0"/>
          <w:lang w:eastAsia="ja-JP"/>
        </w:rPr>
        <w:commentReference w:id="4076"/>
      </w:r>
    </w:p>
    <w:p w:rsidR="00810454" w:rsidRDefault="00810454" w:rsidP="00865652">
      <w:pPr>
        <w:pStyle w:val="Alg4"/>
        <w:numPr>
          <w:ilvl w:val="0"/>
          <w:numId w:val="963"/>
        </w:numPr>
        <w:spacing w:after="220"/>
        <w:contextualSpacing/>
      </w:pPr>
      <w:r>
        <w:t>ReturnIfAbrupt(</w:t>
      </w:r>
      <w:r>
        <w:rPr>
          <w:i/>
        </w:rPr>
        <w:t>middle</w:t>
      </w:r>
      <w:r>
        <w:t>).</w:t>
      </w:r>
    </w:p>
    <w:p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rsidR="00810454" w:rsidRDefault="00810454" w:rsidP="00865652">
      <w:pPr>
        <w:pStyle w:val="Alg4"/>
        <w:numPr>
          <w:ilvl w:val="0"/>
          <w:numId w:val="962"/>
        </w:numPr>
        <w:spacing w:after="220"/>
        <w:contextualSpacing/>
      </w:pPr>
      <w:r>
        <w:t>ReturnIfAbrupt(</w:t>
      </w:r>
      <w:r w:rsidR="00BD4828">
        <w:rPr>
          <w:i/>
        </w:rPr>
        <w:t>rest</w:t>
      </w:r>
      <w:r>
        <w:t>).</w:t>
      </w:r>
    </w:p>
    <w:p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_Ref365548249 \r \h </w:instrText>
      </w:r>
      <w:r w:rsidR="00A51D25">
        <w:fldChar w:fldCharType="separate"/>
      </w:r>
      <w:r w:rsidR="00460CAC">
        <w:t>11.8.6</w:t>
      </w:r>
      <w:r w:rsidR="00A51D25">
        <w:fldChar w:fldCharType="end"/>
      </w:r>
      <w:r>
        <w:t>.</w:t>
      </w:r>
    </w:p>
    <w:p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4077"/>
      <w:r>
        <w:t>ToString(</w:t>
      </w:r>
      <w:r w:rsidRPr="003C08F9">
        <w:rPr>
          <w:i/>
        </w:rPr>
        <w:t>sub</w:t>
      </w:r>
      <w:r>
        <w:t>).</w:t>
      </w:r>
      <w:commentRangeEnd w:id="4077"/>
      <w:r>
        <w:rPr>
          <w:rStyle w:val="CommentReference"/>
          <w:rFonts w:ascii="Arial" w:eastAsia="MS Mincho" w:hAnsi="Arial"/>
          <w:spacing w:val="0"/>
          <w:lang w:eastAsia="ja-JP"/>
        </w:rPr>
        <w:commentReference w:id="4077"/>
      </w:r>
    </w:p>
    <w:p w:rsidR="00810454" w:rsidRDefault="00810454" w:rsidP="00865652">
      <w:pPr>
        <w:pStyle w:val="Alg4"/>
        <w:numPr>
          <w:ilvl w:val="0"/>
          <w:numId w:val="962"/>
        </w:numPr>
        <w:spacing w:after="220"/>
        <w:contextualSpacing/>
      </w:pPr>
      <w:r>
        <w:t>ReturnIfAbrupt(</w:t>
      </w:r>
      <w:r w:rsidR="00BD4828">
        <w:rPr>
          <w:i/>
        </w:rPr>
        <w:t>last</w:t>
      </w:r>
      <w:r>
        <w:t>).</w:t>
      </w:r>
    </w:p>
    <w:p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rsidR="004C02EF" w:rsidRPr="00E77497" w:rsidRDefault="004C02EF" w:rsidP="00D148E9">
      <w:pPr>
        <w:pStyle w:val="Heading3"/>
      </w:pPr>
      <w:bookmarkStart w:id="4078" w:name="_Toc361663186"/>
      <w:bookmarkStart w:id="4079" w:name="_Toc361665029"/>
      <w:bookmarkStart w:id="4080" w:name="_Toc361666869"/>
      <w:bookmarkStart w:id="4081" w:name="_Toc361668698"/>
      <w:bookmarkStart w:id="4082" w:name="_Toc364934720"/>
      <w:bookmarkStart w:id="4083" w:name="_Toc365473964"/>
      <w:bookmarkStart w:id="4084" w:name="_Toc361663187"/>
      <w:bookmarkStart w:id="4085" w:name="_Toc361665030"/>
      <w:bookmarkStart w:id="4086" w:name="_Toc361666870"/>
      <w:bookmarkStart w:id="4087" w:name="_Toc361668699"/>
      <w:bookmarkStart w:id="4088" w:name="_Toc364934721"/>
      <w:bookmarkStart w:id="4089" w:name="_Toc365473965"/>
      <w:bookmarkStart w:id="4090" w:name="_Toc361663188"/>
      <w:bookmarkStart w:id="4091" w:name="_Toc361665031"/>
      <w:bookmarkStart w:id="4092" w:name="_Toc361666871"/>
      <w:bookmarkStart w:id="4093" w:name="_Toc361668700"/>
      <w:bookmarkStart w:id="4094" w:name="_Toc364934722"/>
      <w:bookmarkStart w:id="4095" w:name="_Toc365473966"/>
      <w:bookmarkStart w:id="4096" w:name="_Toc361663189"/>
      <w:bookmarkStart w:id="4097" w:name="_Toc361665032"/>
      <w:bookmarkStart w:id="4098" w:name="_Toc361666872"/>
      <w:bookmarkStart w:id="4099" w:name="_Toc361668701"/>
      <w:bookmarkStart w:id="4100" w:name="_Toc364934723"/>
      <w:bookmarkStart w:id="4101" w:name="_Toc365473967"/>
      <w:bookmarkStart w:id="4102" w:name="_Toc472818820"/>
      <w:bookmarkStart w:id="4103" w:name="_Toc235503394"/>
      <w:bookmarkStart w:id="4104" w:name="_Toc241509169"/>
      <w:bookmarkStart w:id="4105" w:name="_Toc244416656"/>
      <w:bookmarkStart w:id="4106" w:name="_Toc276631020"/>
      <w:bookmarkStart w:id="4107" w:name="_Toc368050371"/>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r w:rsidRPr="00E77497">
        <w:t>The Grouping Operato</w:t>
      </w:r>
      <w:bookmarkStart w:id="4108" w:name="_Toc382202826"/>
      <w:bookmarkStart w:id="4109" w:name="_Toc382203046"/>
      <w:bookmarkEnd w:id="3743"/>
      <w:bookmarkEnd w:id="3744"/>
      <w:bookmarkEnd w:id="3745"/>
      <w:bookmarkEnd w:id="3746"/>
      <w:bookmarkEnd w:id="3747"/>
      <w:bookmarkEnd w:id="3748"/>
      <w:bookmarkEnd w:id="3749"/>
      <w:bookmarkEnd w:id="3750"/>
      <w:bookmarkEnd w:id="3751"/>
      <w:bookmarkEnd w:id="3752"/>
      <w:bookmarkEnd w:id="3753"/>
      <w:bookmarkEnd w:id="4108"/>
      <w:bookmarkEnd w:id="4109"/>
      <w:r w:rsidRPr="00E77497">
        <w:t>r</w:t>
      </w:r>
      <w:bookmarkEnd w:id="4102"/>
      <w:bookmarkEnd w:id="4103"/>
      <w:bookmarkEnd w:id="4104"/>
      <w:bookmarkEnd w:id="4105"/>
      <w:bookmarkEnd w:id="4106"/>
      <w:bookmarkEnd w:id="4107"/>
    </w:p>
    <w:p w:rsidR="003C6E9D" w:rsidRPr="00E77497" w:rsidRDefault="003C6E9D" w:rsidP="006A78DC">
      <w:pPr>
        <w:pStyle w:val="Heading4"/>
      </w:pPr>
      <w:r w:rsidRPr="00E77497">
        <w:t>Static Semantics:  Early Errors</w:t>
      </w:r>
    </w:p>
    <w:p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rsidR="00A81EF0" w:rsidRPr="00253B6F" w:rsidRDefault="00A81EF0" w:rsidP="006A78DC">
      <w:pPr>
        <w:pStyle w:val="Heading4"/>
        <w:rPr>
          <w:i/>
        </w:rPr>
      </w:pPr>
      <w:bookmarkStart w:id="4110" w:name="_Ref366742441"/>
      <w:r w:rsidRPr="00E77497">
        <w:t xml:space="preserve">Static Semantics:  </w:t>
      </w:r>
      <w:r w:rsidRPr="00BD6E56">
        <w:rPr>
          <w:lang w:eastAsia="en-US"/>
        </w:rPr>
        <w:t>IsValidSimpleAssignmentTarget</w:t>
      </w:r>
      <w:bookmarkEnd w:id="4110"/>
    </w:p>
    <w:p w:rsidR="00AD3F37" w:rsidRPr="00C81794" w:rsidRDefault="00AD3F37" w:rsidP="00AD3F37">
      <w:pPr>
        <w:rPr>
          <w:ins w:id="4111" w:author="Rev 19 Allen Wirfs-Brock" w:date="2013-09-12T09:44:00Z"/>
          <w:lang w:eastAsia="en-US"/>
        </w:rPr>
      </w:pPr>
      <w:ins w:id="4112" w:author="Rev 19 Allen Wirfs-Brock" w:date="2013-09-12T09:44: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113" w:author="Rev 19 Allen Wirfs-Brock" w:date="2013-09-12T09:44:00Z">
        <w:r>
          <w:rPr>
            <w:lang w:eastAsia="en-US"/>
          </w:rPr>
          <w:fldChar w:fldCharType="separate"/>
        </w:r>
      </w:ins>
      <w:ins w:id="4114" w:author="Rev 19 Allen Wirfs-Brock" w:date="2013-09-27T13:06:00Z">
        <w:r w:rsidR="00460CAC">
          <w:rPr>
            <w:lang w:eastAsia="en-US"/>
          </w:rPr>
          <w:t>12.1.0.2</w:t>
        </w:r>
      </w:ins>
      <w:ins w:id="4115"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116" w:author="Rev 19 Allen Wirfs-Brock" w:date="2013-09-12T09:44:00Z">
        <w:r>
          <w:rPr>
            <w:lang w:eastAsia="en-US"/>
          </w:rPr>
          <w:fldChar w:fldCharType="separate"/>
        </w:r>
      </w:ins>
      <w:ins w:id="4117" w:author="Rev 19 Allen Wirfs-Brock" w:date="2013-09-27T13:06:00Z">
        <w:r w:rsidR="00460CAC">
          <w:rPr>
            <w:lang w:eastAsia="en-US"/>
          </w:rPr>
          <w:t>12.2.1.2</w:t>
        </w:r>
      </w:ins>
      <w:ins w:id="4118"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119" w:author="Rev 19 Allen Wirfs-Brock" w:date="2013-09-12T09:44:00Z">
        <w:r>
          <w:rPr>
            <w:lang w:eastAsia="en-US"/>
          </w:rPr>
          <w:fldChar w:fldCharType="separate"/>
        </w:r>
      </w:ins>
      <w:ins w:id="4120" w:author="Rev 19 Allen Wirfs-Brock" w:date="2013-09-27T13:06:00Z">
        <w:r w:rsidR="00460CAC">
          <w:rPr>
            <w:lang w:eastAsia="en-US"/>
          </w:rPr>
          <w:t>12.3.2</w:t>
        </w:r>
      </w:ins>
      <w:ins w:id="4121"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122" w:author="Rev 19 Allen Wirfs-Brock" w:date="2013-09-12T09:44:00Z">
        <w:r>
          <w:rPr>
            <w:lang w:eastAsia="en-US"/>
          </w:rPr>
          <w:fldChar w:fldCharType="separate"/>
        </w:r>
      </w:ins>
      <w:ins w:id="4123" w:author="Rev 19 Allen Wirfs-Brock" w:date="2013-09-27T13:06:00Z">
        <w:r w:rsidR="00460CAC">
          <w:rPr>
            <w:lang w:eastAsia="en-US"/>
          </w:rPr>
          <w:t>12.4.2</w:t>
        </w:r>
      </w:ins>
      <w:ins w:id="4124"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125" w:author="Rev 19 Allen Wirfs-Brock" w:date="2013-09-12T09:44:00Z">
        <w:r>
          <w:rPr>
            <w:lang w:eastAsia="en-US"/>
          </w:rPr>
          <w:fldChar w:fldCharType="separate"/>
        </w:r>
      </w:ins>
      <w:ins w:id="4126" w:author="Rev 19 Allen Wirfs-Brock" w:date="2013-09-27T13:06:00Z">
        <w:r w:rsidR="00460CAC">
          <w:rPr>
            <w:lang w:eastAsia="en-US"/>
          </w:rPr>
          <w:t>12.5.1</w:t>
        </w:r>
      </w:ins>
      <w:ins w:id="4127"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128" w:author="Rev 19 Allen Wirfs-Brock" w:date="2013-09-12T09:44:00Z">
        <w:r>
          <w:rPr>
            <w:lang w:eastAsia="en-US"/>
          </w:rPr>
          <w:fldChar w:fldCharType="separate"/>
        </w:r>
      </w:ins>
      <w:ins w:id="4129" w:author="Rev 19 Allen Wirfs-Brock" w:date="2013-09-27T13:06:00Z">
        <w:r w:rsidR="00460CAC">
          <w:rPr>
            <w:lang w:eastAsia="en-US"/>
          </w:rPr>
          <w:t>12.6.1</w:t>
        </w:r>
      </w:ins>
      <w:ins w:id="4130"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131" w:author="Rev 19 Allen Wirfs-Brock" w:date="2013-09-12T09:44:00Z">
        <w:r>
          <w:rPr>
            <w:lang w:eastAsia="en-US"/>
          </w:rPr>
          <w:fldChar w:fldCharType="separate"/>
        </w:r>
      </w:ins>
      <w:ins w:id="4132" w:author="Rev 19 Allen Wirfs-Brock" w:date="2013-09-27T13:06:00Z">
        <w:r w:rsidR="00460CAC">
          <w:rPr>
            <w:lang w:eastAsia="en-US"/>
          </w:rPr>
          <w:t>12.7.1</w:t>
        </w:r>
      </w:ins>
      <w:ins w:id="4133"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134" w:author="Rev 19 Allen Wirfs-Brock" w:date="2013-09-12T09:44:00Z">
        <w:r>
          <w:rPr>
            <w:lang w:eastAsia="en-US"/>
          </w:rPr>
          <w:fldChar w:fldCharType="separate"/>
        </w:r>
      </w:ins>
      <w:ins w:id="4135" w:author="Rev 19 Allen Wirfs-Brock" w:date="2013-09-27T13:06:00Z">
        <w:r w:rsidR="00460CAC">
          <w:rPr>
            <w:lang w:eastAsia="en-US"/>
          </w:rPr>
          <w:t>12.8.1</w:t>
        </w:r>
      </w:ins>
      <w:ins w:id="4136"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137" w:author="Rev 19 Allen Wirfs-Brock" w:date="2013-09-12T09:44:00Z">
        <w:r>
          <w:rPr>
            <w:lang w:eastAsia="en-US"/>
          </w:rPr>
          <w:fldChar w:fldCharType="separate"/>
        </w:r>
      </w:ins>
      <w:ins w:id="4138" w:author="Rev 19 Allen Wirfs-Brock" w:date="2013-09-27T13:06:00Z">
        <w:r w:rsidR="00460CAC">
          <w:rPr>
            <w:lang w:eastAsia="en-US"/>
          </w:rPr>
          <w:t>12.9.1</w:t>
        </w:r>
      </w:ins>
      <w:ins w:id="4139"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140" w:author="Rev 19 Allen Wirfs-Brock" w:date="2013-09-12T09:44:00Z">
        <w:r>
          <w:rPr>
            <w:lang w:eastAsia="en-US"/>
          </w:rPr>
          <w:fldChar w:fldCharType="separate"/>
        </w:r>
      </w:ins>
      <w:ins w:id="4141" w:author="Rev 19 Allen Wirfs-Brock" w:date="2013-09-27T13:06:00Z">
        <w:r w:rsidR="00460CAC">
          <w:rPr>
            <w:lang w:eastAsia="en-US"/>
          </w:rPr>
          <w:t>12.10.1</w:t>
        </w:r>
      </w:ins>
      <w:ins w:id="4142"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143" w:author="Rev 19 Allen Wirfs-Brock" w:date="2013-09-12T09:44:00Z">
        <w:r>
          <w:rPr>
            <w:lang w:eastAsia="en-US"/>
          </w:rPr>
          <w:fldChar w:fldCharType="separate"/>
        </w:r>
      </w:ins>
      <w:ins w:id="4144" w:author="Rev 19 Allen Wirfs-Brock" w:date="2013-09-27T13:06:00Z">
        <w:r w:rsidR="00460CAC">
          <w:rPr>
            <w:lang w:eastAsia="en-US"/>
          </w:rPr>
          <w:t>12.11.1</w:t>
        </w:r>
      </w:ins>
      <w:ins w:id="4145"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146" w:author="Rev 19 Allen Wirfs-Brock" w:date="2013-09-12T09:44:00Z">
        <w:r>
          <w:rPr>
            <w:lang w:eastAsia="en-US"/>
          </w:rPr>
          <w:fldChar w:fldCharType="separate"/>
        </w:r>
      </w:ins>
      <w:ins w:id="4147" w:author="Rev 19 Allen Wirfs-Brock" w:date="2013-09-27T13:06:00Z">
        <w:r w:rsidR="00460CAC">
          <w:rPr>
            <w:lang w:eastAsia="en-US"/>
          </w:rPr>
          <w:t>12.12.1</w:t>
        </w:r>
      </w:ins>
      <w:ins w:id="4148"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149" w:author="Rev 19 Allen Wirfs-Brock" w:date="2013-09-12T09:44:00Z">
        <w:r>
          <w:rPr>
            <w:lang w:eastAsia="en-US"/>
          </w:rPr>
          <w:fldChar w:fldCharType="separate"/>
        </w:r>
      </w:ins>
      <w:ins w:id="4150" w:author="Rev 19 Allen Wirfs-Brock" w:date="2013-09-27T13:06:00Z">
        <w:r w:rsidR="00460CAC">
          <w:rPr>
            <w:lang w:eastAsia="en-US"/>
          </w:rPr>
          <w:t>12.13.2</w:t>
        </w:r>
      </w:ins>
      <w:ins w:id="4151"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152" w:author="Rev 19 Allen Wirfs-Brock" w:date="2013-09-12T09:44:00Z">
        <w:r>
          <w:rPr>
            <w:lang w:eastAsia="en-US"/>
          </w:rPr>
          <w:fldChar w:fldCharType="separate"/>
        </w:r>
      </w:ins>
      <w:ins w:id="4153" w:author="Rev 19 Allen Wirfs-Brock" w:date="2013-09-27T13:06:00Z">
        <w:r w:rsidR="00460CAC">
          <w:rPr>
            <w:lang w:eastAsia="en-US"/>
          </w:rPr>
          <w:t>12.14.1</w:t>
        </w:r>
      </w:ins>
      <w:ins w:id="4154" w:author="Rev 19 Allen Wirfs-Brock" w:date="2013-09-12T09:44:00Z">
        <w:r>
          <w:rPr>
            <w:lang w:eastAsia="en-US"/>
          </w:rPr>
          <w:fldChar w:fldCharType="end"/>
        </w:r>
      </w:ins>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rsidR="00A81EF0" w:rsidRPr="00E77497" w:rsidRDefault="00A81EF0" w:rsidP="00A81EF0">
      <w:pPr>
        <w:pStyle w:val="Alg4"/>
        <w:numPr>
          <w:ilvl w:val="0"/>
          <w:numId w:val="1011"/>
        </w:numPr>
        <w:spacing w:after="220"/>
        <w:contextualSpacing/>
      </w:pPr>
      <w:r w:rsidRPr="00E77497">
        <w:t>Return</w:t>
      </w:r>
      <w:r>
        <w:t xml:space="preserve"> IsValidSimpleAssignmentTarge</w:t>
      </w:r>
      <w:r w:rsidR="0043620C">
        <w:t>t</w:t>
      </w:r>
      <w:r>
        <w:t xml:space="preserve"> of </w:t>
      </w:r>
      <w:r w:rsidRPr="00865652">
        <w:rPr>
          <w:i/>
        </w:rPr>
        <w:t>Expression</w:t>
      </w:r>
      <w:r w:rsidRPr="00E77497">
        <w:t>.</w:t>
      </w:r>
    </w:p>
    <w:p w:rsidR="00191CB8" w:rsidRPr="00E77497" w:rsidRDefault="00191CB8" w:rsidP="006A78DC">
      <w:pPr>
        <w:pStyle w:val="Heading4"/>
      </w:pPr>
      <w:r w:rsidRPr="00E77497">
        <w:t xml:space="preserve">Runtime Semantics: </w:t>
      </w:r>
      <w:r w:rsidRPr="00E77497">
        <w:rPr>
          <w:spacing w:val="6"/>
        </w:rPr>
        <w:t>Evaluation</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5"/>
        </w:numPr>
        <w:spacing w:after="220"/>
        <w:contextualSpacing/>
      </w:pPr>
      <w:r>
        <w:lastRenderedPageBreak/>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4155" w:name="_Toc382212442"/>
    </w:p>
    <w:p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4155"/>
      <w:r w:rsidRPr="00E77497">
        <w:t>.</w:t>
      </w:r>
      <w:bookmarkStart w:id="4156" w:name="_Toc382212443"/>
    </w:p>
    <w:p w:rsidR="004C02EF" w:rsidRPr="00E77497" w:rsidRDefault="004C02EF" w:rsidP="004C02EF">
      <w:pPr>
        <w:pStyle w:val="Note"/>
      </w:pPr>
      <w:bookmarkStart w:id="4157" w:name="_Toc375031167"/>
      <w:bookmarkStart w:id="4158" w:name="_Ref381507044"/>
      <w:bookmarkStart w:id="4159" w:name="_Toc381513681"/>
      <w:bookmarkStart w:id="4160" w:name="_Toc382202827"/>
      <w:bookmarkStart w:id="4161" w:name="_Toc382203047"/>
      <w:bookmarkStart w:id="4162" w:name="_Toc382212203"/>
      <w:bookmarkStart w:id="4163" w:name="_Toc382212444"/>
      <w:bookmarkStart w:id="4164" w:name="_Toc382291548"/>
      <w:bookmarkStart w:id="4165" w:name="_Ref382714615"/>
      <w:bookmarkStart w:id="4166" w:name="_Toc385672187"/>
      <w:bookmarkEnd w:id="4156"/>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4167" w:name="_Toc393690282"/>
    </w:p>
    <w:p w:rsidR="004C02EF" w:rsidRPr="00E77497" w:rsidRDefault="004C02EF" w:rsidP="00D148E9">
      <w:pPr>
        <w:pStyle w:val="Heading2"/>
      </w:pPr>
      <w:bookmarkStart w:id="4168" w:name="_Ref449966579"/>
      <w:bookmarkStart w:id="4169" w:name="_Toc472818821"/>
      <w:bookmarkStart w:id="4170" w:name="_Toc235503395"/>
      <w:bookmarkStart w:id="4171" w:name="_Toc241509170"/>
      <w:bookmarkStart w:id="4172" w:name="_Toc244416657"/>
      <w:bookmarkStart w:id="4173" w:name="_Toc276631021"/>
      <w:bookmarkStart w:id="4174" w:name="_Toc368050372"/>
      <w:r w:rsidRPr="00E77497">
        <w:t>Left-Hand-Side Expression</w:t>
      </w:r>
      <w:bookmarkStart w:id="4175" w:name="_Toc382202828"/>
      <w:bookmarkStart w:id="4176" w:name="_Toc382203048"/>
      <w:bookmarkEnd w:id="4157"/>
      <w:bookmarkEnd w:id="4158"/>
      <w:bookmarkEnd w:id="4159"/>
      <w:bookmarkEnd w:id="4160"/>
      <w:bookmarkEnd w:id="4161"/>
      <w:bookmarkEnd w:id="4162"/>
      <w:bookmarkEnd w:id="4163"/>
      <w:bookmarkEnd w:id="4164"/>
      <w:bookmarkEnd w:id="4165"/>
      <w:bookmarkEnd w:id="4166"/>
      <w:bookmarkEnd w:id="4167"/>
      <w:bookmarkEnd w:id="4175"/>
      <w:bookmarkEnd w:id="4176"/>
      <w:r w:rsidRPr="00E77497">
        <w:t>s</w:t>
      </w:r>
      <w:bookmarkEnd w:id="4168"/>
      <w:bookmarkEnd w:id="4169"/>
      <w:bookmarkEnd w:id="4170"/>
      <w:bookmarkEnd w:id="4171"/>
      <w:bookmarkEnd w:id="4172"/>
      <w:bookmarkEnd w:id="4173"/>
      <w:bookmarkEnd w:id="417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MemberExpression </w:t>
      </w:r>
      <w:r w:rsidRPr="00E77497">
        <w:rPr>
          <w:rFonts w:ascii="Arial" w:hAnsi="Arial" w:cs="Arial"/>
          <w:b/>
          <w:i w:val="0"/>
        </w:rPr>
        <w:t>:</w:t>
      </w:r>
    </w:p>
    <w:p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rsidR="004C02EF" w:rsidRPr="00E77497" w:rsidRDefault="004C02EF" w:rsidP="004C02EF">
      <w:pPr>
        <w:pStyle w:val="SyntaxRule"/>
      </w:pPr>
      <w:r w:rsidRPr="00E77497">
        <w:t xml:space="preserve">NewExpression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rsidR="004C02EF" w:rsidRPr="00E77497" w:rsidRDefault="004C02EF" w:rsidP="004C02EF">
      <w:pPr>
        <w:pStyle w:val="SyntaxRule"/>
      </w:pPr>
      <w:r w:rsidRPr="00E77497">
        <w:t xml:space="preserve">CallExpression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rsidR="004C02EF" w:rsidRPr="00E77497" w:rsidRDefault="004C02EF" w:rsidP="004C02EF">
      <w:pPr>
        <w:pStyle w:val="SyntaxRule"/>
      </w:pPr>
      <w:r w:rsidRPr="00E77497">
        <w:t xml:space="preserve">Arguments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4C02EF" w:rsidRPr="00E77497" w:rsidRDefault="004C02EF" w:rsidP="004C02EF">
      <w:pPr>
        <w:pStyle w:val="SyntaxRule"/>
      </w:pPr>
      <w:r w:rsidRPr="00E77497">
        <w:t xml:space="preserve">ArgumentList </w:t>
      </w:r>
      <w:r w:rsidRPr="00E77497">
        <w:rPr>
          <w:rFonts w:ascii="Arial" w:hAnsi="Arial"/>
          <w:b/>
          <w:i w:val="0"/>
        </w:rPr>
        <w:t>:</w:t>
      </w:r>
    </w:p>
    <w:p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rsidR="004C02EF" w:rsidRPr="00E77497" w:rsidRDefault="004C02EF" w:rsidP="004C02EF">
      <w:pPr>
        <w:pStyle w:val="SyntaxRule"/>
      </w:pPr>
      <w:r w:rsidRPr="00E77497">
        <w:t xml:space="preserve">LeftHandSideExpression </w:t>
      </w:r>
      <w:r w:rsidRPr="00E77497">
        <w:rPr>
          <w:rFonts w:ascii="Arial" w:hAnsi="Arial"/>
          <w:b/>
          <w:i w:val="0"/>
        </w:rPr>
        <w:t>:</w:t>
      </w:r>
    </w:p>
    <w:p w:rsidR="004C02EF" w:rsidRPr="00E77497" w:rsidRDefault="004C02EF" w:rsidP="004C02EF">
      <w:pPr>
        <w:pStyle w:val="SyntaxDefinition"/>
      </w:pPr>
      <w:r w:rsidRPr="00E77497">
        <w:t>NewExpression</w:t>
      </w:r>
      <w:r w:rsidRPr="00E77497">
        <w:br/>
        <w:t>CallExpression</w:t>
      </w:r>
      <w:bookmarkStart w:id="4177" w:name="_Toc375031168"/>
      <w:bookmarkStart w:id="4178" w:name="_Toc381513682"/>
      <w:bookmarkStart w:id="4179" w:name="_Toc382202829"/>
      <w:bookmarkStart w:id="4180" w:name="_Toc382203049"/>
      <w:bookmarkStart w:id="4181" w:name="_Toc382212204"/>
      <w:bookmarkStart w:id="4182" w:name="_Toc382212445"/>
      <w:bookmarkStart w:id="4183" w:name="_Toc382291549"/>
      <w:bookmarkStart w:id="4184" w:name="_Toc385672188"/>
      <w:bookmarkStart w:id="4185" w:name="_Toc393690283"/>
    </w:p>
    <w:p w:rsidR="00EA4F82" w:rsidRPr="00BF5AD1" w:rsidRDefault="00EA4F82" w:rsidP="006A78DC">
      <w:pPr>
        <w:pStyle w:val="Heading3"/>
      </w:pPr>
      <w:bookmarkStart w:id="4186" w:name="_Ref457437585"/>
      <w:bookmarkStart w:id="4187" w:name="_Ref457437586"/>
      <w:bookmarkStart w:id="4188" w:name="_Ref457437587"/>
      <w:bookmarkStart w:id="4189" w:name="_Ref457437588"/>
      <w:bookmarkStart w:id="4190" w:name="_Ref457437589"/>
      <w:bookmarkStart w:id="4191" w:name="_Ref457437593"/>
      <w:bookmarkStart w:id="4192" w:name="_Toc472818822"/>
      <w:bookmarkStart w:id="4193" w:name="_Toc235503396"/>
      <w:bookmarkStart w:id="4194" w:name="_Toc241509171"/>
      <w:bookmarkStart w:id="4195" w:name="_Toc244416658"/>
      <w:bookmarkStart w:id="4196" w:name="_Toc276631022"/>
      <w:bookmarkStart w:id="4197" w:name="_Toc368050373"/>
      <w:r w:rsidRPr="00BF5AD1">
        <w:t>Static Semantics</w:t>
      </w:r>
      <w:bookmarkEnd w:id="4197"/>
    </w:p>
    <w:p w:rsidR="00BF5AD1" w:rsidRPr="00E77497" w:rsidRDefault="00BF5AD1" w:rsidP="006A78DC">
      <w:pPr>
        <w:pStyle w:val="Heading4"/>
      </w:pPr>
      <w:bookmarkStart w:id="4198" w:name="_Ref366747129"/>
      <w:r w:rsidRPr="00E77497">
        <w:t xml:space="preserve">Static Semantics:  </w:t>
      </w:r>
      <w:r>
        <w:rPr>
          <w:lang w:eastAsia="en-US"/>
        </w:rPr>
        <w:t>Contains</w:t>
      </w:r>
      <w:bookmarkEnd w:id="4198"/>
    </w:p>
    <w:p w:rsidR="00BF5AD1" w:rsidRPr="004418C4" w:rsidRDefault="00BF5AD1" w:rsidP="00BF5AD1">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4199" w:author="Rev 19 Allen Wirfs-Brock" w:date="2013-09-12T11:06:00Z"/>
        </w:rPr>
      </w:pPr>
      <w:ins w:id="4200" w:author="Rev 19 Allen Wirfs-Brock" w:date="2013-09-12T11:06:00Z">
        <w:r w:rsidRPr="002E15BF">
          <w:t>See also:</w:t>
        </w:r>
        <w:r>
          <w:t xml:space="preserve"> </w:t>
        </w:r>
        <w:r>
          <w:fldChar w:fldCharType="begin"/>
        </w:r>
        <w:r>
          <w:instrText xml:space="preserve"> REF _Ref366747031 \r \h </w:instrText>
        </w:r>
      </w:ins>
      <w:ins w:id="4201" w:author="Rev 19 Allen Wirfs-Brock" w:date="2013-09-12T11:06:00Z">
        <w:r>
          <w:fldChar w:fldCharType="separate"/>
        </w:r>
      </w:ins>
      <w:ins w:id="4202" w:author="Rev 19 Allen Wirfs-Brock" w:date="2013-09-27T13:06:00Z">
        <w:r w:rsidR="00460CAC">
          <w:t>5.3</w:t>
        </w:r>
      </w:ins>
      <w:ins w:id="4203" w:author="Rev 19 Allen Wirfs-Brock" w:date="2013-09-12T11:06:00Z">
        <w:r>
          <w:fldChar w:fldCharType="end"/>
        </w:r>
        <w:r>
          <w:t xml:space="preserve">, </w:t>
        </w:r>
        <w:r>
          <w:fldChar w:fldCharType="begin"/>
        </w:r>
        <w:r>
          <w:instrText xml:space="preserve"> REF _Ref366747005 \r \h </w:instrText>
        </w:r>
      </w:ins>
      <w:ins w:id="4204" w:author="Rev 19 Allen Wirfs-Brock" w:date="2013-09-12T11:06:00Z">
        <w:r>
          <w:fldChar w:fldCharType="separate"/>
        </w:r>
      </w:ins>
      <w:ins w:id="4205" w:author="Rev 19 Allen Wirfs-Brock" w:date="2013-09-27T13:06:00Z">
        <w:r w:rsidR="00460CAC">
          <w:t>12.1.5.2</w:t>
        </w:r>
      </w:ins>
      <w:ins w:id="4206" w:author="Rev 19 Allen Wirfs-Brock" w:date="2013-09-12T11:06:00Z">
        <w:r>
          <w:fldChar w:fldCharType="end"/>
        </w:r>
        <w:r>
          <w:t xml:space="preserve">, </w:t>
        </w:r>
        <w:r>
          <w:fldChar w:fldCharType="begin"/>
        </w:r>
        <w:r>
          <w:instrText xml:space="preserve"> REF _Ref366747171 \r \h </w:instrText>
        </w:r>
      </w:ins>
      <w:ins w:id="4207" w:author="Rev 19 Allen Wirfs-Brock" w:date="2013-09-12T11:06:00Z">
        <w:r>
          <w:fldChar w:fldCharType="separate"/>
        </w:r>
      </w:ins>
      <w:ins w:id="4208" w:author="Rev 19 Allen Wirfs-Brock" w:date="2013-09-27T13:06:00Z">
        <w:r w:rsidR="00460CAC">
          <w:t>14.1.3</w:t>
        </w:r>
      </w:ins>
      <w:ins w:id="4209" w:author="Rev 19 Allen Wirfs-Brock" w:date="2013-09-12T11:06:00Z">
        <w:r>
          <w:fldChar w:fldCharType="end"/>
        </w:r>
        <w:r>
          <w:t xml:space="preserve">, </w:t>
        </w:r>
        <w:r>
          <w:fldChar w:fldCharType="begin"/>
        </w:r>
        <w:r>
          <w:instrText xml:space="preserve"> REF _Ref366747196 \r \h </w:instrText>
        </w:r>
      </w:ins>
      <w:ins w:id="4210" w:author="Rev 19 Allen Wirfs-Brock" w:date="2013-09-12T11:06:00Z">
        <w:r>
          <w:fldChar w:fldCharType="separate"/>
        </w:r>
      </w:ins>
      <w:ins w:id="4211" w:author="Rev 19 Allen Wirfs-Brock" w:date="2013-09-27T13:06:00Z">
        <w:r w:rsidR="00460CAC">
          <w:t>14.2.3</w:t>
        </w:r>
      </w:ins>
      <w:ins w:id="4212" w:author="Rev 19 Allen Wirfs-Brock" w:date="2013-09-12T11:06:00Z">
        <w:r>
          <w:fldChar w:fldCharType="end"/>
        </w:r>
        <w:r>
          <w:t xml:space="preserve">, </w:t>
        </w:r>
        <w:r>
          <w:fldChar w:fldCharType="begin"/>
        </w:r>
        <w:r>
          <w:instrText xml:space="preserve"> REF _Ref366747244 \r \h </w:instrText>
        </w:r>
      </w:ins>
      <w:ins w:id="4213" w:author="Rev 19 Allen Wirfs-Brock" w:date="2013-09-12T11:06:00Z">
        <w:r>
          <w:fldChar w:fldCharType="separate"/>
        </w:r>
      </w:ins>
      <w:ins w:id="4214" w:author="Rev 19 Allen Wirfs-Brock" w:date="2013-09-27T13:06:00Z">
        <w:r w:rsidR="00460CAC">
          <w:t>14.4.3</w:t>
        </w:r>
      </w:ins>
      <w:ins w:id="4215" w:author="Rev 19 Allen Wirfs-Brock" w:date="2013-09-12T11:06:00Z">
        <w:r>
          <w:fldChar w:fldCharType="end"/>
        </w:r>
        <w:r>
          <w:t xml:space="preserve">, </w:t>
        </w:r>
        <w:r>
          <w:fldChar w:fldCharType="begin"/>
        </w:r>
        <w:r>
          <w:instrText xml:space="preserve"> REF _Ref366747276 \r \h </w:instrText>
        </w:r>
      </w:ins>
      <w:ins w:id="4216" w:author="Rev 19 Allen Wirfs-Brock" w:date="2013-09-12T11:06:00Z">
        <w:r>
          <w:fldChar w:fldCharType="separate"/>
        </w:r>
      </w:ins>
      <w:ins w:id="4217" w:author="Rev 19 Allen Wirfs-Brock" w:date="2013-09-27T13:06:00Z">
        <w:r w:rsidR="00460CAC">
          <w:t>14.5.4</w:t>
        </w:r>
      </w:ins>
      <w:ins w:id="4218" w:author="Rev 19 Allen Wirfs-Brock" w:date="2013-09-12T11:06:00Z">
        <w:r>
          <w:fldChar w:fldCharType="end"/>
        </w:r>
      </w:ins>
    </w:p>
    <w:p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15550" w:rsidRDefault="00315550" w:rsidP="00A375E2">
      <w:pPr>
        <w:pStyle w:val="Alg4"/>
        <w:numPr>
          <w:ilvl w:val="0"/>
          <w:numId w:val="869"/>
        </w:numPr>
        <w:spacing w:after="220"/>
        <w:contextualSpacing/>
      </w:pPr>
      <w:r>
        <w:lastRenderedPageBreak/>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rsidR="00C06040" w:rsidRPr="00E77497" w:rsidRDefault="00C06040" w:rsidP="006A78DC">
      <w:pPr>
        <w:pStyle w:val="Heading4"/>
      </w:pPr>
      <w:bookmarkStart w:id="4219" w:name="_Ref366741863"/>
      <w:r w:rsidRPr="00E77497">
        <w:t xml:space="preserve">Static Semantics:  </w:t>
      </w:r>
      <w:r w:rsidRPr="00BD6E56">
        <w:rPr>
          <w:lang w:eastAsia="en-US"/>
        </w:rPr>
        <w:t>IsValidSimpleAssignmentTarget</w:t>
      </w:r>
      <w:bookmarkEnd w:id="4219"/>
    </w:p>
    <w:p w:rsidR="002E15BF" w:rsidRPr="00C81794" w:rsidRDefault="002E15BF" w:rsidP="002E15BF">
      <w:pPr>
        <w:rPr>
          <w:ins w:id="4220" w:author="Rev 19 Allen Wirfs-Brock" w:date="2013-09-12T09:49:00Z"/>
          <w:lang w:eastAsia="en-US"/>
        </w:rPr>
      </w:pPr>
      <w:ins w:id="4221" w:author="Rev 19 Allen Wirfs-Brock" w:date="2013-09-12T09:49: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222" w:author="Rev 19 Allen Wirfs-Brock" w:date="2013-09-12T09:49:00Z">
        <w:r>
          <w:rPr>
            <w:lang w:eastAsia="en-US"/>
          </w:rPr>
          <w:fldChar w:fldCharType="separate"/>
        </w:r>
      </w:ins>
      <w:ins w:id="4223" w:author="Rev 19 Allen Wirfs-Brock" w:date="2013-09-27T13:06:00Z">
        <w:r w:rsidR="00460CAC">
          <w:rPr>
            <w:lang w:eastAsia="en-US"/>
          </w:rPr>
          <w:t>12.1.0.2</w:t>
        </w:r>
      </w:ins>
      <w:ins w:id="422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225" w:author="Rev 19 Allen Wirfs-Brock" w:date="2013-09-12T09:49:00Z">
        <w:r>
          <w:rPr>
            <w:lang w:eastAsia="en-US"/>
          </w:rPr>
          <w:fldChar w:fldCharType="separate"/>
        </w:r>
      </w:ins>
      <w:ins w:id="4226" w:author="Rev 19 Allen Wirfs-Brock" w:date="2013-09-27T13:06:00Z">
        <w:r w:rsidR="00460CAC">
          <w:rPr>
            <w:lang w:eastAsia="en-US"/>
          </w:rPr>
          <w:t>12.1.10.2</w:t>
        </w:r>
      </w:ins>
      <w:ins w:id="422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228" w:author="Rev 19 Allen Wirfs-Brock" w:date="2013-09-12T09:49:00Z">
        <w:r>
          <w:rPr>
            <w:lang w:eastAsia="en-US"/>
          </w:rPr>
          <w:fldChar w:fldCharType="separate"/>
        </w:r>
      </w:ins>
      <w:ins w:id="4229" w:author="Rev 19 Allen Wirfs-Brock" w:date="2013-09-27T13:06:00Z">
        <w:r w:rsidR="00460CAC">
          <w:rPr>
            <w:lang w:eastAsia="en-US"/>
          </w:rPr>
          <w:t>12.3.2</w:t>
        </w:r>
      </w:ins>
      <w:ins w:id="423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231" w:author="Rev 19 Allen Wirfs-Brock" w:date="2013-09-12T09:49:00Z">
        <w:r>
          <w:rPr>
            <w:lang w:eastAsia="en-US"/>
          </w:rPr>
          <w:fldChar w:fldCharType="separate"/>
        </w:r>
      </w:ins>
      <w:ins w:id="4232" w:author="Rev 19 Allen Wirfs-Brock" w:date="2013-09-27T13:06:00Z">
        <w:r w:rsidR="00460CAC">
          <w:rPr>
            <w:lang w:eastAsia="en-US"/>
          </w:rPr>
          <w:t>12.4.2</w:t>
        </w:r>
      </w:ins>
      <w:ins w:id="423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234" w:author="Rev 19 Allen Wirfs-Brock" w:date="2013-09-12T09:49:00Z">
        <w:r>
          <w:rPr>
            <w:lang w:eastAsia="en-US"/>
          </w:rPr>
          <w:fldChar w:fldCharType="separate"/>
        </w:r>
      </w:ins>
      <w:ins w:id="4235" w:author="Rev 19 Allen Wirfs-Brock" w:date="2013-09-27T13:06:00Z">
        <w:r w:rsidR="00460CAC">
          <w:rPr>
            <w:lang w:eastAsia="en-US"/>
          </w:rPr>
          <w:t>12.5.1</w:t>
        </w:r>
      </w:ins>
      <w:ins w:id="423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237" w:author="Rev 19 Allen Wirfs-Brock" w:date="2013-09-12T09:49:00Z">
        <w:r>
          <w:rPr>
            <w:lang w:eastAsia="en-US"/>
          </w:rPr>
          <w:fldChar w:fldCharType="separate"/>
        </w:r>
      </w:ins>
      <w:ins w:id="4238" w:author="Rev 19 Allen Wirfs-Brock" w:date="2013-09-27T13:06:00Z">
        <w:r w:rsidR="00460CAC">
          <w:rPr>
            <w:lang w:eastAsia="en-US"/>
          </w:rPr>
          <w:t>12.6.1</w:t>
        </w:r>
      </w:ins>
      <w:ins w:id="423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240" w:author="Rev 19 Allen Wirfs-Brock" w:date="2013-09-12T09:49:00Z">
        <w:r>
          <w:rPr>
            <w:lang w:eastAsia="en-US"/>
          </w:rPr>
          <w:fldChar w:fldCharType="separate"/>
        </w:r>
      </w:ins>
      <w:ins w:id="4241" w:author="Rev 19 Allen Wirfs-Brock" w:date="2013-09-27T13:06:00Z">
        <w:r w:rsidR="00460CAC">
          <w:rPr>
            <w:lang w:eastAsia="en-US"/>
          </w:rPr>
          <w:t>12.7.1</w:t>
        </w:r>
      </w:ins>
      <w:ins w:id="424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243" w:author="Rev 19 Allen Wirfs-Brock" w:date="2013-09-12T09:49:00Z">
        <w:r>
          <w:rPr>
            <w:lang w:eastAsia="en-US"/>
          </w:rPr>
          <w:fldChar w:fldCharType="separate"/>
        </w:r>
      </w:ins>
      <w:ins w:id="4244" w:author="Rev 19 Allen Wirfs-Brock" w:date="2013-09-27T13:06:00Z">
        <w:r w:rsidR="00460CAC">
          <w:rPr>
            <w:lang w:eastAsia="en-US"/>
          </w:rPr>
          <w:t>12.8.1</w:t>
        </w:r>
      </w:ins>
      <w:ins w:id="424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246" w:author="Rev 19 Allen Wirfs-Brock" w:date="2013-09-12T09:49:00Z">
        <w:r>
          <w:rPr>
            <w:lang w:eastAsia="en-US"/>
          </w:rPr>
          <w:fldChar w:fldCharType="separate"/>
        </w:r>
      </w:ins>
      <w:ins w:id="4247" w:author="Rev 19 Allen Wirfs-Brock" w:date="2013-09-27T13:06:00Z">
        <w:r w:rsidR="00460CAC">
          <w:rPr>
            <w:lang w:eastAsia="en-US"/>
          </w:rPr>
          <w:t>12.9.1</w:t>
        </w:r>
      </w:ins>
      <w:ins w:id="424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249" w:author="Rev 19 Allen Wirfs-Brock" w:date="2013-09-12T09:49:00Z">
        <w:r>
          <w:rPr>
            <w:lang w:eastAsia="en-US"/>
          </w:rPr>
          <w:fldChar w:fldCharType="separate"/>
        </w:r>
      </w:ins>
      <w:ins w:id="4250" w:author="Rev 19 Allen Wirfs-Brock" w:date="2013-09-27T13:06:00Z">
        <w:r w:rsidR="00460CAC">
          <w:rPr>
            <w:lang w:eastAsia="en-US"/>
          </w:rPr>
          <w:t>12.10.1</w:t>
        </w:r>
      </w:ins>
      <w:ins w:id="425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252" w:author="Rev 19 Allen Wirfs-Brock" w:date="2013-09-12T09:49:00Z">
        <w:r>
          <w:rPr>
            <w:lang w:eastAsia="en-US"/>
          </w:rPr>
          <w:fldChar w:fldCharType="separate"/>
        </w:r>
      </w:ins>
      <w:ins w:id="4253" w:author="Rev 19 Allen Wirfs-Brock" w:date="2013-09-27T13:06:00Z">
        <w:r w:rsidR="00460CAC">
          <w:rPr>
            <w:lang w:eastAsia="en-US"/>
          </w:rPr>
          <w:t>12.11.1</w:t>
        </w:r>
      </w:ins>
      <w:ins w:id="425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255" w:author="Rev 19 Allen Wirfs-Brock" w:date="2013-09-12T09:49:00Z">
        <w:r>
          <w:rPr>
            <w:lang w:eastAsia="en-US"/>
          </w:rPr>
          <w:fldChar w:fldCharType="separate"/>
        </w:r>
      </w:ins>
      <w:ins w:id="4256" w:author="Rev 19 Allen Wirfs-Brock" w:date="2013-09-27T13:06:00Z">
        <w:r w:rsidR="00460CAC">
          <w:rPr>
            <w:lang w:eastAsia="en-US"/>
          </w:rPr>
          <w:t>12.12.1</w:t>
        </w:r>
      </w:ins>
      <w:ins w:id="425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258" w:author="Rev 19 Allen Wirfs-Brock" w:date="2013-09-12T09:49:00Z">
        <w:r>
          <w:rPr>
            <w:lang w:eastAsia="en-US"/>
          </w:rPr>
          <w:fldChar w:fldCharType="separate"/>
        </w:r>
      </w:ins>
      <w:ins w:id="4259" w:author="Rev 19 Allen Wirfs-Brock" w:date="2013-09-27T13:06:00Z">
        <w:r w:rsidR="00460CAC">
          <w:rPr>
            <w:lang w:eastAsia="en-US"/>
          </w:rPr>
          <w:t>12.13.2</w:t>
        </w:r>
      </w:ins>
      <w:ins w:id="426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261" w:author="Rev 19 Allen Wirfs-Brock" w:date="2013-09-12T09:49:00Z">
        <w:r>
          <w:rPr>
            <w:lang w:eastAsia="en-US"/>
          </w:rPr>
          <w:fldChar w:fldCharType="separate"/>
        </w:r>
      </w:ins>
      <w:ins w:id="4262" w:author="Rev 19 Allen Wirfs-Brock" w:date="2013-09-27T13:06:00Z">
        <w:r w:rsidR="00460CAC">
          <w:rPr>
            <w:lang w:eastAsia="en-US"/>
          </w:rPr>
          <w:t>12.14.1</w:t>
        </w:r>
      </w:ins>
      <w:ins w:id="4263" w:author="Rev 19 Allen Wirfs-Brock" w:date="2013-09-12T09:49:00Z">
        <w:r>
          <w:rPr>
            <w:lang w:eastAsia="en-US"/>
          </w:rPr>
          <w:fldChar w:fldCharType="end"/>
        </w:r>
      </w:ins>
    </w:p>
    <w:p w:rsidR="00C06040" w:rsidRPr="00E77497" w:rsidRDefault="00C06040" w:rsidP="00C06040">
      <w:pPr>
        <w:pStyle w:val="SyntaxRule"/>
      </w:pPr>
      <w:r w:rsidRPr="00E77497">
        <w:t xml:space="preserve">CallExpression </w:t>
      </w:r>
      <w:r w:rsidRPr="00E77497">
        <w:rPr>
          <w:rFonts w:ascii="Arial" w:hAnsi="Arial"/>
          <w:b/>
          <w:i w:val="0"/>
        </w:rPr>
        <w:t>:</w:t>
      </w:r>
    </w:p>
    <w:p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rsidR="000F5540" w:rsidRPr="00E77497" w:rsidRDefault="000F5540" w:rsidP="000F5540">
      <w:pPr>
        <w:pStyle w:val="SyntaxRule"/>
      </w:pPr>
      <w:r w:rsidRPr="00E77497">
        <w:t xml:space="preserve">MemberExpression </w:t>
      </w:r>
      <w:r w:rsidRPr="00E77497">
        <w:rPr>
          <w:rFonts w:ascii="Arial" w:hAnsi="Arial" w:cs="Arial"/>
          <w:b/>
          <w:i w:val="0"/>
        </w:rPr>
        <w:t>:</w:t>
      </w:r>
    </w:p>
    <w:p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rsidR="007954BD" w:rsidRPr="00E77497" w:rsidRDefault="007954BD" w:rsidP="007954BD">
      <w:pPr>
        <w:pStyle w:val="SyntaxRule"/>
      </w:pPr>
      <w:r w:rsidRPr="00E77497">
        <w:t xml:space="preserve">CallExpression </w:t>
      </w:r>
      <w:r w:rsidRPr="00E77497">
        <w:rPr>
          <w:rFonts w:ascii="Arial" w:hAnsi="Arial"/>
          <w:b/>
          <w:i w:val="0"/>
        </w:rPr>
        <w:t>:</w:t>
      </w:r>
    </w:p>
    <w:p w:rsidR="007954BD" w:rsidRPr="00E77497" w:rsidRDefault="007954BD" w:rsidP="007954BD">
      <w:pPr>
        <w:pStyle w:val="SyntaxDefinition"/>
      </w:pPr>
      <w:commentRangeStart w:id="4264"/>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4264"/>
      <w:r>
        <w:rPr>
          <w:rStyle w:val="CommentReference"/>
          <w:rFonts w:ascii="Arial" w:eastAsia="MS Mincho" w:hAnsi="Arial"/>
          <w:i w:val="0"/>
          <w:lang w:eastAsia="ja-JP"/>
        </w:rPr>
        <w:commentReference w:id="4264"/>
      </w:r>
      <w:r w:rsidRPr="00E77497">
        <w:t xml:space="preserve">CallExpression  </w:t>
      </w:r>
      <w:r>
        <w:t>TemplateLiteral</w:t>
      </w:r>
      <w:r w:rsidRPr="00EB368B">
        <w:rPr>
          <w:rFonts w:ascii="Courier New" w:hAnsi="Courier New"/>
          <w:b/>
          <w:i w:val="0"/>
        </w:rPr>
        <w:t xml:space="preserve"> </w:t>
      </w:r>
    </w:p>
    <w:p w:rsidR="00C06040" w:rsidRPr="00E77497" w:rsidRDefault="00C06040" w:rsidP="000F5540">
      <w:pPr>
        <w:pStyle w:val="SyntaxRule"/>
        <w:spacing w:after="240"/>
        <w:contextualSpacing/>
      </w:pPr>
      <w:r w:rsidRPr="00E77497">
        <w:lastRenderedPageBreak/>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rsidR="007954BD" w:rsidRDefault="007954BD" w:rsidP="007954BD">
      <w:pPr>
        <w:pStyle w:val="SyntaxRule"/>
      </w:pPr>
    </w:p>
    <w:p w:rsidR="007954BD" w:rsidRPr="00E77497" w:rsidRDefault="007954BD" w:rsidP="007954BD">
      <w:pPr>
        <w:pStyle w:val="SyntaxRule"/>
      </w:pPr>
      <w:r w:rsidRPr="00E77497">
        <w:t xml:space="preserve">MemberExpression </w:t>
      </w:r>
      <w:r w:rsidRPr="00E77497">
        <w:rPr>
          <w:rFonts w:ascii="Arial" w:hAnsi="Arial" w:cs="Arial"/>
          <w:b/>
          <w:i w:val="0"/>
        </w:rPr>
        <w:t>:</w:t>
      </w:r>
    </w:p>
    <w:p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265" w:name="_Toc368050374"/>
      <w:r w:rsidRPr="00E77497">
        <w:t>Property Accessor</w:t>
      </w:r>
      <w:bookmarkStart w:id="4266" w:name="_Toc382202830"/>
      <w:bookmarkStart w:id="4267" w:name="_Toc382203050"/>
      <w:bookmarkEnd w:id="4177"/>
      <w:bookmarkEnd w:id="4178"/>
      <w:bookmarkEnd w:id="4179"/>
      <w:bookmarkEnd w:id="4180"/>
      <w:bookmarkEnd w:id="4181"/>
      <w:bookmarkEnd w:id="4182"/>
      <w:bookmarkEnd w:id="4183"/>
      <w:bookmarkEnd w:id="4184"/>
      <w:bookmarkEnd w:id="4185"/>
      <w:bookmarkEnd w:id="4266"/>
      <w:bookmarkEnd w:id="4267"/>
      <w:r w:rsidRPr="00E77497">
        <w:t>s</w:t>
      </w:r>
      <w:bookmarkEnd w:id="4186"/>
      <w:bookmarkEnd w:id="4187"/>
      <w:bookmarkEnd w:id="4188"/>
      <w:bookmarkEnd w:id="4189"/>
      <w:bookmarkEnd w:id="4190"/>
      <w:bookmarkEnd w:id="4191"/>
      <w:bookmarkEnd w:id="4192"/>
      <w:bookmarkEnd w:id="4193"/>
      <w:bookmarkEnd w:id="4194"/>
      <w:bookmarkEnd w:id="4195"/>
      <w:bookmarkEnd w:id="4196"/>
      <w:bookmarkEnd w:id="4265"/>
    </w:p>
    <w:p w:rsidR="004C02EF" w:rsidRPr="00E77497" w:rsidRDefault="004C02EF" w:rsidP="004C02EF">
      <w:r w:rsidRPr="00E77497">
        <w:t>Properties are accessed by name, using either the dot notation:</w:t>
      </w:r>
    </w:p>
    <w:p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rsidR="004C02EF" w:rsidRPr="004D1BD1" w:rsidRDefault="004C02EF" w:rsidP="004C02EF">
      <w:pPr>
        <w:spacing w:after="120"/>
      </w:pPr>
      <w:r w:rsidRPr="004D1BD1">
        <w:t>or the bracket notation:</w:t>
      </w:r>
    </w:p>
    <w:p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rsidR="004C02EF" w:rsidRPr="00B820AB" w:rsidRDefault="004C02EF" w:rsidP="004C02EF">
      <w:pPr>
        <w:spacing w:after="120"/>
      </w:pPr>
      <w:r w:rsidRPr="009C202C">
        <w:t>The dot notation is explained by the following</w:t>
      </w:r>
      <w:r w:rsidRPr="00B820AB">
        <w:t xml:space="preserve"> syntactic conversion:</w:t>
      </w:r>
    </w:p>
    <w:p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rsidR="004C02EF" w:rsidRPr="00E77497" w:rsidRDefault="004C02EF" w:rsidP="004C02EF">
      <w:pPr>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pPr>
        <w:spacing w:after="120"/>
      </w:pPr>
      <w:r w:rsidRPr="00E77497">
        <w:t>and similarly</w:t>
      </w:r>
    </w:p>
    <w:p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rsidR="004C02EF" w:rsidRPr="00E77497" w:rsidRDefault="004C02EF" w:rsidP="004C02EF">
      <w:pPr>
        <w:keepNext/>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rsidR="00D35EDC" w:rsidRPr="00E77497" w:rsidRDefault="00D35EDC"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4268" w:name="_Toc382212446"/>
    </w:p>
    <w:p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4268"/>
      <w:r w:rsidRPr="00E77497">
        <w:t>.</w:t>
      </w:r>
      <w:bookmarkStart w:id="4269" w:name="_Toc382212447"/>
    </w:p>
    <w:p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4269"/>
      <w:r w:rsidRPr="00E77497">
        <w:t>.</w:t>
      </w:r>
      <w:bookmarkStart w:id="4270" w:name="_Toc382212448"/>
    </w:p>
    <w:p w:rsidR="00FA0122" w:rsidRDefault="006552DF" w:rsidP="00FA0122">
      <w:pPr>
        <w:pStyle w:val="Alg4"/>
        <w:numPr>
          <w:ilvl w:val="0"/>
          <w:numId w:val="59"/>
        </w:numPr>
        <w:contextualSpacing/>
      </w:pPr>
      <w:r>
        <w:t>ReturnIfAbrupt(</w:t>
      </w:r>
      <w:r w:rsidRPr="00E77497">
        <w:rPr>
          <w:i/>
        </w:rPr>
        <w:t>baseValue</w:t>
      </w:r>
      <w:r>
        <w:t>)</w:t>
      </w:r>
      <w:r w:rsidR="00FA0122">
        <w:t>.</w:t>
      </w:r>
    </w:p>
    <w:p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4270"/>
      <w:r w:rsidRPr="00E77497">
        <w:t>.</w:t>
      </w:r>
      <w:bookmarkStart w:id="4271" w:name="_Toc382212449"/>
    </w:p>
    <w:p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4271"/>
      <w:r w:rsidRPr="00E77497">
        <w:t>.</w:t>
      </w:r>
      <w:bookmarkStart w:id="4272" w:name="_Toc382212450"/>
    </w:p>
    <w:p w:rsidR="00FA0122" w:rsidRDefault="006552DF" w:rsidP="00FA0122">
      <w:pPr>
        <w:pStyle w:val="Alg4"/>
        <w:numPr>
          <w:ilvl w:val="0"/>
          <w:numId w:val="59"/>
        </w:numPr>
        <w:contextualSpacing/>
      </w:pPr>
      <w:r>
        <w:t>ReturnIfAbrupt(</w:t>
      </w:r>
      <w:r w:rsidRPr="00E77497">
        <w:rPr>
          <w:i/>
        </w:rPr>
        <w:t>propertyNameValue</w:t>
      </w:r>
      <w:r>
        <w:t>)</w:t>
      </w:r>
      <w:r w:rsidR="00FA0122">
        <w:t>.</w:t>
      </w:r>
    </w:p>
    <w:p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4C02EF" w:rsidRPr="00E77497" w:rsidRDefault="00134DAD" w:rsidP="008E06A3">
      <w:pPr>
        <w:pStyle w:val="Alg3"/>
        <w:numPr>
          <w:ilvl w:val="0"/>
          <w:numId w:val="59"/>
        </w:numPr>
      </w:pPr>
      <w:r>
        <w:t>ReturnIfAbrupt(</w:t>
      </w:r>
      <w:bookmarkEnd w:id="4272"/>
      <w:r w:rsidR="008E06A3" w:rsidRPr="008E06A3">
        <w:rPr>
          <w:i/>
          <w:iCs/>
        </w:rPr>
        <w:t>bv</w:t>
      </w:r>
      <w:r>
        <w:t>)</w:t>
      </w:r>
      <w:r w:rsidR="004C02EF" w:rsidRPr="00E77497">
        <w:t>.</w:t>
      </w:r>
      <w:bookmarkStart w:id="4273" w:name="_Toc382212451"/>
    </w:p>
    <w:p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4273"/>
      <w:r w:rsidRPr="00E77497">
        <w:t>.</w:t>
      </w:r>
      <w:bookmarkStart w:id="4274" w:name="_Toc382212452"/>
    </w:p>
    <w:p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4274"/>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4275" w:name="_Toc375031170"/>
      <w:bookmarkStart w:id="4276" w:name="_Toc381513684"/>
      <w:bookmarkStart w:id="4277" w:name="_Ref381525416"/>
      <w:bookmarkStart w:id="4278" w:name="_Toc382202834"/>
      <w:bookmarkStart w:id="4279" w:name="_Toc382212206"/>
      <w:bookmarkStart w:id="4280" w:name="_Toc382212460"/>
      <w:bookmarkStart w:id="4281" w:name="_Toc382291551"/>
    </w:p>
    <w:p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4282" w:name="_Toc385672189"/>
      <w:bookmarkStart w:id="4283" w:name="_Toc393690284"/>
    </w:p>
    <w:p w:rsidR="004C02EF" w:rsidRPr="00E77497" w:rsidRDefault="004C02EF" w:rsidP="00D148E9">
      <w:pPr>
        <w:pStyle w:val="Heading3"/>
      </w:pPr>
      <w:bookmarkStart w:id="4284" w:name="_Ref455972170"/>
      <w:bookmarkStart w:id="4285" w:name="_Ref456011197"/>
      <w:bookmarkStart w:id="4286" w:name="_Toc472818823"/>
      <w:bookmarkStart w:id="4287" w:name="_Toc235503397"/>
      <w:bookmarkStart w:id="4288" w:name="_Toc241509172"/>
      <w:bookmarkStart w:id="4289" w:name="_Toc244416659"/>
      <w:bookmarkStart w:id="4290" w:name="_Toc276631023"/>
      <w:bookmarkStart w:id="4291" w:name="_Toc368050375"/>
      <w:r w:rsidRPr="00E77497">
        <w:lastRenderedPageBreak/>
        <w:t xml:space="preserve">The </w:t>
      </w:r>
      <w:r w:rsidRPr="00E77497">
        <w:rPr>
          <w:rFonts w:ascii="Courier New" w:hAnsi="Courier New"/>
          <w:sz w:val="22"/>
        </w:rPr>
        <w:t>new</w:t>
      </w:r>
      <w:r w:rsidRPr="00E77497">
        <w:rPr>
          <w:sz w:val="22"/>
        </w:rPr>
        <w:t xml:space="preserve"> </w:t>
      </w:r>
      <w:r w:rsidRPr="00E77497">
        <w:t>Operato</w:t>
      </w:r>
      <w:bookmarkEnd w:id="4275"/>
      <w:bookmarkEnd w:id="4276"/>
      <w:bookmarkEnd w:id="4277"/>
      <w:bookmarkEnd w:id="4278"/>
      <w:bookmarkEnd w:id="4279"/>
      <w:bookmarkEnd w:id="4280"/>
      <w:bookmarkEnd w:id="4281"/>
      <w:bookmarkEnd w:id="4282"/>
      <w:bookmarkEnd w:id="4283"/>
      <w:r w:rsidRPr="00E77497">
        <w:t>r</w:t>
      </w:r>
      <w:bookmarkEnd w:id="4284"/>
      <w:bookmarkEnd w:id="4285"/>
      <w:bookmarkEnd w:id="4286"/>
      <w:bookmarkEnd w:id="4287"/>
      <w:bookmarkEnd w:id="4288"/>
      <w:bookmarkEnd w:id="4289"/>
      <w:bookmarkEnd w:id="4290"/>
      <w:bookmarkEnd w:id="4291"/>
    </w:p>
    <w:p w:rsidR="00D35EDC" w:rsidRPr="00E77497" w:rsidRDefault="00D35EDC"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4292" w:name="_Toc382212461"/>
    </w:p>
    <w:p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4292"/>
      <w:r w:rsidRPr="00E77497">
        <w:t>.</w:t>
      </w:r>
      <w:bookmarkStart w:id="4293" w:name="_Toc382212462"/>
    </w:p>
    <w:p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4293"/>
      <w:r w:rsidRPr="00E77497">
        <w:t>.</w:t>
      </w:r>
      <w:bookmarkStart w:id="4294" w:name="_Toc382212463"/>
    </w:p>
    <w:p w:rsidR="00FA0122" w:rsidRDefault="006552DF" w:rsidP="00FA0122">
      <w:pPr>
        <w:pStyle w:val="Alg4"/>
        <w:numPr>
          <w:ilvl w:val="0"/>
          <w:numId w:val="60"/>
        </w:numPr>
        <w:contextualSpacing/>
      </w:pPr>
      <w:r>
        <w:t>ReturnIfAbrupt(</w:t>
      </w:r>
      <w:r w:rsidRPr="00E77497">
        <w:rPr>
          <w:i/>
        </w:rPr>
        <w:t>constructor</w:t>
      </w:r>
      <w:r>
        <w:t>)</w:t>
      </w:r>
      <w:r w:rsidR="00FA0122">
        <w:t>.</w:t>
      </w:r>
    </w:p>
    <w:p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4295" w:name="_Toc382212464"/>
      <w:bookmarkEnd w:id="4294"/>
      <w:r w:rsidRPr="00E77497">
        <w:t xml:space="preserve">throw a </w:t>
      </w:r>
      <w:r w:rsidRPr="00E77497">
        <w:rPr>
          <w:b/>
        </w:rPr>
        <w:t>TypeError</w:t>
      </w:r>
      <w:r w:rsidRPr="00E77497">
        <w:t xml:space="preserve"> exception.</w:t>
      </w:r>
    </w:p>
    <w:p w:rsidR="004C02EF" w:rsidRPr="00E77497" w:rsidRDefault="004C02EF" w:rsidP="009E3FF6">
      <w:pPr>
        <w:pStyle w:val="Alg3"/>
        <w:numPr>
          <w:ilvl w:val="0"/>
          <w:numId w:val="60"/>
        </w:numPr>
        <w:spacing w:after="220"/>
      </w:pPr>
      <w:bookmarkStart w:id="4296" w:name="_Toc382212465"/>
      <w:bookmarkEnd w:id="4295"/>
      <w:commentRangeStart w:id="4297"/>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4296"/>
      <w:r w:rsidRPr="00E77497">
        <w:t>.</w:t>
      </w:r>
      <w:commentRangeEnd w:id="4297"/>
      <w:r w:rsidR="00272A6D">
        <w:rPr>
          <w:rStyle w:val="CommentReference"/>
          <w:rFonts w:ascii="Arial" w:eastAsia="MS Mincho" w:hAnsi="Arial"/>
          <w:spacing w:val="0"/>
          <w:lang w:eastAsia="ja-JP"/>
        </w:rPr>
        <w:commentReference w:id="4297"/>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298" w:name="_Toc382212467"/>
    </w:p>
    <w:p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4298"/>
      <w:r w:rsidRPr="00E77497">
        <w:t>.</w:t>
      </w:r>
      <w:bookmarkStart w:id="4299" w:name="_Toc382212468"/>
    </w:p>
    <w:p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4299"/>
      <w:r w:rsidRPr="00E77497">
        <w:t>.</w:t>
      </w:r>
      <w:bookmarkStart w:id="4300" w:name="_Toc382212469"/>
    </w:p>
    <w:p w:rsidR="00FA0122" w:rsidRDefault="006552DF" w:rsidP="00FA0122">
      <w:pPr>
        <w:pStyle w:val="Alg4"/>
        <w:numPr>
          <w:ilvl w:val="0"/>
          <w:numId w:val="61"/>
        </w:numPr>
        <w:contextualSpacing/>
      </w:pPr>
      <w:r>
        <w:t>ReturnIfAbrupt(</w:t>
      </w:r>
      <w:r w:rsidRPr="00E77497">
        <w:rPr>
          <w:i/>
        </w:rPr>
        <w:t>constructor</w:t>
      </w:r>
      <w:r>
        <w:t>)</w:t>
      </w:r>
      <w:r w:rsidR="00FA0122">
        <w:t>.</w:t>
      </w:r>
    </w:p>
    <w:p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w:t>
      </w:r>
      <w:r w:rsidR="00A51D25">
        <w:fldChar w:fldCharType="begin"/>
      </w:r>
      <w:r w:rsidR="00A51D25">
        <w:instrText xml:space="preserve"> REF _Ref365546887 \r \h </w:instrText>
      </w:r>
      <w:r w:rsidR="00A51D25">
        <w:fldChar w:fldCharType="separate"/>
      </w:r>
      <w:ins w:id="4301" w:author="Rev 19 Allen Wirfs-Brock" w:date="2013-09-27T13:06:00Z">
        <w:r w:rsidR="00460CAC">
          <w:t>12.2.6</w:t>
        </w:r>
      </w:ins>
      <w:del w:id="4302" w:author="Rev 19 Allen Wirfs-Brock" w:date="2013-09-27T08:39:00Z">
        <w:r w:rsidR="00083CEC" w:rsidDel="009E7E9E">
          <w:delText>12.2.5</w:delText>
        </w:r>
      </w:del>
      <w:r w:rsidR="00A51D25">
        <w:fldChar w:fldCharType="end"/>
      </w:r>
      <w:r w:rsidRPr="00E77497">
        <w:t>)</w:t>
      </w:r>
      <w:bookmarkEnd w:id="4300"/>
      <w:r w:rsidRPr="00E77497">
        <w:t>.</w:t>
      </w:r>
      <w:bookmarkStart w:id="4303" w:name="_Toc382212470"/>
    </w:p>
    <w:p w:rsidR="00FA0122" w:rsidRDefault="006552DF" w:rsidP="00FA0122">
      <w:pPr>
        <w:pStyle w:val="Alg4"/>
        <w:numPr>
          <w:ilvl w:val="0"/>
          <w:numId w:val="61"/>
        </w:numPr>
        <w:contextualSpacing/>
      </w:pPr>
      <w:r>
        <w:t>ReturnIfAbrupt(</w:t>
      </w:r>
      <w:r w:rsidRPr="00E77497">
        <w:rPr>
          <w:i/>
        </w:rPr>
        <w:t>argList</w:t>
      </w:r>
      <w:r>
        <w:t>)</w:t>
      </w:r>
      <w:r w:rsidR="00FA0122">
        <w:t>.</w:t>
      </w:r>
    </w:p>
    <w:p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4303"/>
      <w:r w:rsidRPr="00E77497">
        <w:t xml:space="preserve">throw a </w:t>
      </w:r>
      <w:r w:rsidRPr="00E77497">
        <w:rPr>
          <w:b/>
        </w:rPr>
        <w:t>TypeError</w:t>
      </w:r>
      <w:r w:rsidRPr="00E77497">
        <w:t xml:space="preserve"> exception.</w:t>
      </w:r>
      <w:bookmarkStart w:id="4304" w:name="_Toc382212471"/>
    </w:p>
    <w:p w:rsidR="004C02EF" w:rsidRPr="00E77497" w:rsidRDefault="004C02EF" w:rsidP="009E3FF6">
      <w:pPr>
        <w:pStyle w:val="Alg3"/>
        <w:numPr>
          <w:ilvl w:val="0"/>
          <w:numId w:val="61"/>
        </w:numPr>
        <w:spacing w:after="220"/>
      </w:pPr>
      <w:bookmarkStart w:id="4305" w:name="_Toc382212472"/>
      <w:bookmarkEnd w:id="4304"/>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4305"/>
      <w:r w:rsidRPr="00E77497">
        <w:t>.</w:t>
      </w:r>
      <w:bookmarkStart w:id="4306" w:name="_Toc382212473"/>
    </w:p>
    <w:p w:rsidR="004C02EF" w:rsidRPr="00E77497" w:rsidRDefault="004C02EF" w:rsidP="00D148E9">
      <w:pPr>
        <w:pStyle w:val="Heading3"/>
      </w:pPr>
      <w:bookmarkStart w:id="4307" w:name="_Toc375031171"/>
      <w:bookmarkStart w:id="4308" w:name="_Ref381180778"/>
      <w:bookmarkStart w:id="4309" w:name="_Toc381513685"/>
      <w:bookmarkStart w:id="4310" w:name="_Toc382202835"/>
      <w:bookmarkStart w:id="4311" w:name="_Toc382212207"/>
      <w:bookmarkStart w:id="4312" w:name="_Toc382212475"/>
      <w:bookmarkStart w:id="4313" w:name="_Toc382291552"/>
      <w:bookmarkStart w:id="4314" w:name="_Toc385672190"/>
      <w:bookmarkStart w:id="4315" w:name="_Toc393690285"/>
      <w:bookmarkStart w:id="4316" w:name="_Ref455972172"/>
      <w:bookmarkStart w:id="4317" w:name="_Ref456011203"/>
      <w:bookmarkStart w:id="4318" w:name="_Toc472818824"/>
      <w:bookmarkStart w:id="4319" w:name="_Toc235503398"/>
      <w:bookmarkStart w:id="4320" w:name="_Toc241509173"/>
      <w:bookmarkStart w:id="4321" w:name="_Toc244416660"/>
      <w:bookmarkStart w:id="4322" w:name="_Toc276631024"/>
      <w:bookmarkStart w:id="4323" w:name="_Ref366135316"/>
      <w:bookmarkStart w:id="4324" w:name="_Toc368050376"/>
      <w:bookmarkEnd w:id="4306"/>
      <w:commentRangeStart w:id="4325"/>
      <w:r w:rsidRPr="00E77497">
        <w:t>Function Call</w:t>
      </w:r>
      <w:bookmarkEnd w:id="4307"/>
      <w:bookmarkEnd w:id="4308"/>
      <w:bookmarkEnd w:id="4309"/>
      <w:bookmarkEnd w:id="4310"/>
      <w:bookmarkEnd w:id="4311"/>
      <w:bookmarkEnd w:id="4312"/>
      <w:bookmarkEnd w:id="4313"/>
      <w:bookmarkEnd w:id="4314"/>
      <w:bookmarkEnd w:id="4315"/>
      <w:r w:rsidRPr="00E77497">
        <w:t>s</w:t>
      </w:r>
      <w:bookmarkEnd w:id="4316"/>
      <w:bookmarkEnd w:id="4317"/>
      <w:bookmarkEnd w:id="4318"/>
      <w:bookmarkEnd w:id="4319"/>
      <w:bookmarkEnd w:id="4320"/>
      <w:bookmarkEnd w:id="4321"/>
      <w:bookmarkEnd w:id="4322"/>
      <w:commentRangeEnd w:id="4325"/>
      <w:r w:rsidR="002B7DB5">
        <w:rPr>
          <w:rStyle w:val="CommentReference"/>
          <w:b w:val="0"/>
        </w:rPr>
        <w:commentReference w:id="4325"/>
      </w:r>
      <w:bookmarkEnd w:id="4323"/>
      <w:bookmarkEnd w:id="4324"/>
    </w:p>
    <w:p w:rsidR="00D35EDC" w:rsidRPr="00E77497" w:rsidRDefault="00D35EDC" w:rsidP="001F1D00">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326" w:name="_Toc382212476"/>
    </w:p>
    <w:p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_Ref366131065 \r \h </w:instrText>
      </w:r>
      <w:r w:rsidR="00C225F5">
        <w:fldChar w:fldCharType="separate"/>
      </w:r>
      <w:r w:rsidR="00460CAC">
        <w:t>14.6</w:t>
      </w:r>
      <w:r w:rsidR="00C225F5">
        <w:fldChar w:fldCharType="end"/>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rsidR="0077365B" w:rsidRPr="00E77497" w:rsidRDefault="0077365B"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Pr>
          <w:i/>
        </w:rPr>
        <w:t>Call</w:t>
      </w:r>
      <w:r w:rsidRPr="00E77497">
        <w:rPr>
          <w:i/>
        </w:rPr>
        <w:t>Expression</w:t>
      </w:r>
      <w:r w:rsidRPr="00E77497">
        <w:t>.</w:t>
      </w:r>
    </w:p>
    <w:p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_Ref366131077 \r \h </w:instrText>
      </w:r>
      <w:r w:rsidR="00C225F5">
        <w:fldChar w:fldCharType="separate"/>
      </w:r>
      <w:r w:rsidR="00460CAC">
        <w:t>14.6</w:t>
      </w:r>
      <w:r w:rsidR="00C225F5">
        <w:fldChar w:fldCharType="end"/>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0612CE" w:rsidRDefault="000612CE" w:rsidP="001F1D00">
      <w:pPr>
        <w:pStyle w:val="Heading4"/>
      </w:pPr>
      <w:r w:rsidRPr="00E77497">
        <w:t xml:space="preserve">Runtime Semantics: </w:t>
      </w:r>
      <w:r w:rsidRPr="000612CE">
        <w:t xml:space="preserve">EvaluateCall </w:t>
      </w:r>
      <w:del w:id="4327" w:author="Rev 19 Allen Wirfs-Brock" w:date="2013-09-12T10:46:00Z">
        <w:r w:rsidDel="00CA2DE9">
          <w:delText>Abstract Operation</w:delText>
        </w:r>
      </w:del>
    </w:p>
    <w:p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rsidR="007262AE" w:rsidRPr="00E77497" w:rsidRDefault="007262AE" w:rsidP="007262AE">
      <w:pPr>
        <w:pStyle w:val="Alg3"/>
        <w:numPr>
          <w:ilvl w:val="0"/>
          <w:numId w:val="893"/>
        </w:numPr>
      </w:pPr>
      <w:r w:rsidRPr="00E77497">
        <w:t>If Type(</w:t>
      </w:r>
      <w:r w:rsidRPr="00E77497">
        <w:rPr>
          <w:i/>
        </w:rPr>
        <w:t>ref</w:t>
      </w:r>
      <w:r w:rsidRPr="00E77497">
        <w:t>) is Reference, then</w:t>
      </w:r>
    </w:p>
    <w:p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rsidR="007262AE" w:rsidRDefault="007262AE" w:rsidP="007262AE">
      <w:pPr>
        <w:pStyle w:val="Alg3"/>
        <w:numPr>
          <w:ilvl w:val="2"/>
          <w:numId w:val="893"/>
        </w:numPr>
      </w:pPr>
      <w:commentRangeStart w:id="4328"/>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4328"/>
      <w:r>
        <w:rPr>
          <w:rStyle w:val="CommentReference"/>
          <w:rFonts w:ascii="Arial" w:eastAsia="MS Mincho" w:hAnsi="Arial"/>
          <w:spacing w:val="0"/>
          <w:lang w:eastAsia="ja-JP"/>
        </w:rPr>
        <w:commentReference w:id="4328"/>
      </w:r>
    </w:p>
    <w:p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rsidR="007262AE" w:rsidRDefault="007262AE" w:rsidP="007262AE">
      <w:pPr>
        <w:pStyle w:val="Alg3"/>
        <w:numPr>
          <w:ilvl w:val="3"/>
          <w:numId w:val="893"/>
        </w:numPr>
      </w:pPr>
      <w:r>
        <w:t xml:space="preserve">Return the result of the abstract operation </w:t>
      </w:r>
      <w:commentRangeStart w:id="4329"/>
      <w:r>
        <w:t xml:space="preserve">EvaluateMethodCall </w:t>
      </w:r>
      <w:commentRangeEnd w:id="4329"/>
      <w:r>
        <w:rPr>
          <w:rStyle w:val="CommentReference"/>
          <w:rFonts w:ascii="Arial" w:eastAsia="MS Mincho" w:hAnsi="Arial"/>
          <w:spacing w:val="0"/>
          <w:lang w:eastAsia="ja-JP"/>
        </w:rPr>
        <w:commentReference w:id="4329"/>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rsidR="007262AE" w:rsidRPr="00E77497" w:rsidRDefault="007262AE" w:rsidP="007262AE">
      <w:pPr>
        <w:pStyle w:val="Alg3"/>
        <w:numPr>
          <w:ilvl w:val="0"/>
          <w:numId w:val="893"/>
        </w:numPr>
      </w:pPr>
      <w:r w:rsidRPr="00E77497">
        <w:t>Else Type(</w:t>
      </w:r>
      <w:r w:rsidRPr="00E77497">
        <w:rPr>
          <w:i/>
        </w:rPr>
        <w:t>ref</w:t>
      </w:r>
      <w:r w:rsidRPr="00E77497">
        <w:t>) is not Reference,</w:t>
      </w:r>
    </w:p>
    <w:p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rsidR="00470DC2" w:rsidRDefault="00470DC2" w:rsidP="00470DC2">
      <w:pPr>
        <w:pStyle w:val="Alg3"/>
        <w:numPr>
          <w:ilvl w:val="0"/>
          <w:numId w:val="893"/>
        </w:numPr>
      </w:pPr>
      <w:r>
        <w:lastRenderedPageBreak/>
        <w:t>Assert:  This is a direct function call rather than a method call.</w:t>
      </w:r>
    </w:p>
    <w:p w:rsidR="004C02EF" w:rsidRPr="00E77497" w:rsidRDefault="004C02EF" w:rsidP="0087023E">
      <w:pPr>
        <w:pStyle w:val="Alg3"/>
        <w:numPr>
          <w:ilvl w:val="0"/>
          <w:numId w:val="893"/>
        </w:numPr>
      </w:pPr>
      <w:bookmarkStart w:id="4330" w:name="_Toc382212477"/>
      <w:bookmarkEnd w:id="4326"/>
      <w:r w:rsidRPr="00E77497">
        <w:t xml:space="preserve">Let </w:t>
      </w:r>
      <w:r w:rsidRPr="00E77497">
        <w:rPr>
          <w:i/>
        </w:rPr>
        <w:t>func</w:t>
      </w:r>
      <w:r w:rsidRPr="00E77497">
        <w:t xml:space="preserve"> be GetValue(</w:t>
      </w:r>
      <w:r w:rsidRPr="00E77497">
        <w:rPr>
          <w:i/>
        </w:rPr>
        <w:t>ref</w:t>
      </w:r>
      <w:r w:rsidRPr="00E77497">
        <w:t>).</w:t>
      </w:r>
    </w:p>
    <w:p w:rsidR="00494231" w:rsidRDefault="006552DF" w:rsidP="0087023E">
      <w:pPr>
        <w:pStyle w:val="Alg4"/>
        <w:numPr>
          <w:ilvl w:val="0"/>
          <w:numId w:val="893"/>
        </w:numPr>
        <w:contextualSpacing/>
      </w:pPr>
      <w:r>
        <w:t>ReturnIfAbrupt(</w:t>
      </w:r>
      <w:r>
        <w:rPr>
          <w:i/>
        </w:rPr>
        <w:t>func</w:t>
      </w:r>
      <w:r>
        <w:t>)</w:t>
      </w:r>
      <w:r w:rsidR="00494231">
        <w:t>.</w:t>
      </w:r>
    </w:p>
    <w:p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4330"/>
      <w:r w:rsidRPr="00E77497">
        <w:t>.</w:t>
      </w:r>
      <w:bookmarkStart w:id="4331" w:name="_Toc382212478"/>
    </w:p>
    <w:p w:rsidR="00494231" w:rsidRDefault="006552DF" w:rsidP="0087023E">
      <w:pPr>
        <w:pStyle w:val="Alg4"/>
        <w:numPr>
          <w:ilvl w:val="0"/>
          <w:numId w:val="893"/>
        </w:numPr>
        <w:contextualSpacing/>
      </w:pPr>
      <w:bookmarkStart w:id="4332" w:name="_Toc382212479"/>
      <w:bookmarkEnd w:id="4331"/>
      <w:r>
        <w:t>ReturnIfAbrupt(</w:t>
      </w:r>
      <w:r w:rsidRPr="00E77497">
        <w:rPr>
          <w:i/>
        </w:rPr>
        <w:t>argList</w:t>
      </w:r>
      <w:r>
        <w:t>)</w:t>
      </w:r>
      <w:r w:rsidR="00494231">
        <w:t>.</w:t>
      </w:r>
    </w:p>
    <w:p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4332"/>
      <w:r w:rsidRPr="00E77497">
        <w:t xml:space="preserve">throw a </w:t>
      </w:r>
      <w:r w:rsidRPr="00E77497">
        <w:rPr>
          <w:b/>
        </w:rPr>
        <w:t>TypeError</w:t>
      </w:r>
      <w:r w:rsidRPr="00E77497">
        <w:t xml:space="preserve"> exception.</w:t>
      </w:r>
      <w:bookmarkStart w:id="4333" w:name="_Toc382212480"/>
    </w:p>
    <w:p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4333"/>
      <w:r w:rsidRPr="00E77497">
        <w:t xml:space="preserve">throw a </w:t>
      </w:r>
      <w:r w:rsidRPr="00E77497">
        <w:rPr>
          <w:b/>
        </w:rPr>
        <w:t>TypeError</w:t>
      </w:r>
      <w:r w:rsidRPr="00E77497">
        <w:t xml:space="preserve"> exception.</w:t>
      </w:r>
      <w:bookmarkStart w:id="4334" w:name="_Toc382212481"/>
    </w:p>
    <w:p w:rsidR="00B8353C" w:rsidRDefault="00B8353C" w:rsidP="00893A4F">
      <w:pPr>
        <w:pStyle w:val="Alg3"/>
        <w:numPr>
          <w:ilvl w:val="0"/>
          <w:numId w:val="893"/>
        </w:numPr>
        <w:spacing w:after="220"/>
        <w:contextualSpacing/>
      </w:pPr>
      <w:bookmarkStart w:id="4335" w:name="_Toc382212483"/>
      <w:bookmarkEnd w:id="4334"/>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4335"/>
      <w:r w:rsidR="00192B91">
        <w:rPr>
          <w:i/>
          <w:iCs/>
        </w:rPr>
        <w:t>argumentsList</w:t>
      </w:r>
      <w:r w:rsidR="00192B91">
        <w:t>.</w:t>
      </w:r>
      <w:bookmarkStart w:id="4336" w:name="_Toc382212484"/>
    </w:p>
    <w:p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4336"/>
    <w:p w:rsidR="00167157" w:rsidRDefault="00167157" w:rsidP="006A78DC">
      <w:pPr>
        <w:pStyle w:val="Heading4"/>
      </w:pPr>
      <w:r w:rsidRPr="00E77497">
        <w:t xml:space="preserve">Runtime Semantics: </w:t>
      </w:r>
      <w:r w:rsidRPr="000612CE">
        <w:t>Evaluate</w:t>
      </w:r>
      <w:r>
        <w:t>Method</w:t>
      </w:r>
      <w:r w:rsidRPr="000612CE">
        <w:t xml:space="preserve">Call </w:t>
      </w:r>
      <w:del w:id="4337" w:author="Rev 19 Allen Wirfs-Brock" w:date="2013-09-12T10:46:00Z">
        <w:r w:rsidDel="00CA2DE9">
          <w:delText>Abstract Operation</w:delText>
        </w:r>
      </w:del>
    </w:p>
    <w:p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rsidR="00470DC2" w:rsidRDefault="00470DC2" w:rsidP="00470DC2">
      <w:pPr>
        <w:pStyle w:val="Alg4"/>
        <w:numPr>
          <w:ilvl w:val="0"/>
          <w:numId w:val="1473"/>
        </w:numPr>
      </w:pPr>
      <w:commentRangeStart w:id="4338"/>
      <w:r w:rsidRPr="00E77497">
        <w:t>If HasPrimitiveBase(</w:t>
      </w:r>
      <w:r>
        <w:rPr>
          <w:i/>
        </w:rPr>
        <w:t>ref</w:t>
      </w:r>
      <w:r w:rsidRPr="00E77497">
        <w:t xml:space="preserve">) is </w:t>
      </w:r>
      <w:r>
        <w:rPr>
          <w:b/>
        </w:rPr>
        <w:t>true</w:t>
      </w:r>
      <w:r w:rsidRPr="00E77497">
        <w:t>, then</w:t>
      </w:r>
    </w:p>
    <w:p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4338"/>
      <w:r>
        <w:rPr>
          <w:rStyle w:val="CommentReference"/>
          <w:rFonts w:ascii="Arial" w:eastAsia="MS Mincho" w:hAnsi="Arial"/>
          <w:spacing w:val="0"/>
          <w:lang w:eastAsia="ja-JP"/>
        </w:rPr>
        <w:commentReference w:id="4338"/>
      </w:r>
    </w:p>
    <w:p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rsidR="009F0B29" w:rsidRDefault="00167157" w:rsidP="00167157">
      <w:pPr>
        <w:pStyle w:val="Alg4"/>
        <w:numPr>
          <w:ilvl w:val="0"/>
          <w:numId w:val="1473"/>
        </w:numPr>
        <w:rPr>
          <w:ins w:id="4339" w:author="Rev 19 Allen Wirfs-Brock" w:date="2013-09-09T11:02:00Z"/>
        </w:rPr>
      </w:pPr>
      <w:r>
        <w:t>ReturnIfAbrupt(</w:t>
      </w:r>
      <w:r w:rsidRPr="00E77497">
        <w:rPr>
          <w:i/>
        </w:rPr>
        <w:t>argList</w:t>
      </w:r>
      <w:r>
        <w:t>).</w:t>
      </w:r>
    </w:p>
    <w:p w:rsidR="00167157" w:rsidRDefault="00167157" w:rsidP="00167157">
      <w:pPr>
        <w:pStyle w:val="Alg4"/>
        <w:numPr>
          <w:ilvl w:val="0"/>
          <w:numId w:val="1473"/>
        </w:numPr>
      </w:pP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4340"/>
      <w:r w:rsidRPr="00E77497">
        <w:t>[[</w:t>
      </w:r>
      <w:r w:rsidR="003956EE">
        <w:t>Invoke</w:t>
      </w:r>
      <w:r w:rsidRPr="00E77497">
        <w:t xml:space="preserve">]] </w:t>
      </w:r>
      <w:commentRangeEnd w:id="4340"/>
      <w:r>
        <w:rPr>
          <w:rStyle w:val="CommentReference"/>
          <w:rFonts w:ascii="Arial" w:eastAsia="MS Mincho" w:hAnsi="Arial"/>
          <w:spacing w:val="0"/>
          <w:lang w:eastAsia="ja-JP"/>
        </w:rPr>
        <w:commentReference w:id="4340"/>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rsidR="00167157" w:rsidRDefault="00167157" w:rsidP="00167157">
      <w:pPr>
        <w:pStyle w:val="Alg3"/>
        <w:numPr>
          <w:ilvl w:val="0"/>
          <w:numId w:val="1473"/>
        </w:numPr>
        <w:spacing w:after="220"/>
        <w:contextualSpacing/>
      </w:pPr>
      <w:r>
        <w:t xml:space="preserve">Return </w:t>
      </w:r>
      <w:r w:rsidRPr="00146158">
        <w:rPr>
          <w:i/>
        </w:rPr>
        <w:t>result</w:t>
      </w:r>
      <w:r>
        <w:t>.</w:t>
      </w:r>
    </w:p>
    <w:p w:rsidR="000847C5" w:rsidRPr="00E77497" w:rsidRDefault="000847C5" w:rsidP="00D148E9">
      <w:pPr>
        <w:pStyle w:val="Heading3"/>
      </w:pPr>
      <w:bookmarkStart w:id="4341" w:name="_Toc361663202"/>
      <w:bookmarkStart w:id="4342" w:name="_Toc361665045"/>
      <w:bookmarkStart w:id="4343" w:name="_Toc361666885"/>
      <w:bookmarkStart w:id="4344" w:name="_Toc361668714"/>
      <w:bookmarkStart w:id="4345" w:name="_Toc364934736"/>
      <w:bookmarkStart w:id="4346" w:name="_Toc365473980"/>
      <w:bookmarkStart w:id="4347" w:name="_Toc361663203"/>
      <w:bookmarkStart w:id="4348" w:name="_Toc361665046"/>
      <w:bookmarkStart w:id="4349" w:name="_Toc361666886"/>
      <w:bookmarkStart w:id="4350" w:name="_Toc361668715"/>
      <w:bookmarkStart w:id="4351" w:name="_Toc364934737"/>
      <w:bookmarkStart w:id="4352" w:name="_Toc365473981"/>
      <w:bookmarkStart w:id="4353" w:name="_Ref384027085"/>
      <w:bookmarkStart w:id="4354" w:name="_Toc385672191"/>
      <w:bookmarkStart w:id="4355" w:name="_Toc393690286"/>
      <w:bookmarkStart w:id="4356" w:name="_Ref424531183"/>
      <w:bookmarkStart w:id="4357" w:name="_Ref424531447"/>
      <w:bookmarkStart w:id="4358" w:name="_Ref424531464"/>
      <w:bookmarkStart w:id="4359" w:name="_Toc472818825"/>
      <w:bookmarkStart w:id="4360" w:name="_Toc235503399"/>
      <w:bookmarkStart w:id="4361" w:name="_Toc241509174"/>
      <w:bookmarkStart w:id="4362" w:name="_Toc244416661"/>
      <w:bookmarkStart w:id="4363" w:name="_Toc276631025"/>
      <w:bookmarkStart w:id="4364" w:name="_Toc368050377"/>
      <w:bookmarkEnd w:id="4341"/>
      <w:bookmarkEnd w:id="4342"/>
      <w:bookmarkEnd w:id="4343"/>
      <w:bookmarkEnd w:id="4344"/>
      <w:bookmarkEnd w:id="4345"/>
      <w:bookmarkEnd w:id="4346"/>
      <w:bookmarkEnd w:id="4347"/>
      <w:bookmarkEnd w:id="4348"/>
      <w:bookmarkEnd w:id="4349"/>
      <w:bookmarkEnd w:id="4350"/>
      <w:bookmarkEnd w:id="4351"/>
      <w:bookmarkEnd w:id="4352"/>
      <w:r>
        <w:t>The</w:t>
      </w:r>
      <w:r w:rsidRPr="008E7E56">
        <w:rPr>
          <w:rFonts w:cs="Arial"/>
          <w:sz w:val="22"/>
        </w:rPr>
        <w:t xml:space="preserve"> </w:t>
      </w:r>
      <w:r w:rsidRPr="008E7E56">
        <w:rPr>
          <w:rFonts w:ascii="Courier New" w:hAnsi="Courier New"/>
          <w:sz w:val="22"/>
        </w:rPr>
        <w:t>super</w:t>
      </w:r>
      <w:r w:rsidRPr="00E77497">
        <w:t xml:space="preserve"> </w:t>
      </w:r>
      <w:r>
        <w:t>Keyword</w:t>
      </w:r>
      <w:bookmarkEnd w:id="4364"/>
    </w:p>
    <w:p w:rsidR="00304798" w:rsidRPr="00E77497" w:rsidRDefault="00304798" w:rsidP="008E7E56">
      <w:r w:rsidRPr="002E4AE1">
        <w:rPr>
          <w:b/>
        </w:rPr>
        <w:t xml:space="preserve">Static </w:t>
      </w:r>
      <w:r w:rsidRPr="008E7E56">
        <w:rPr>
          <w:rFonts w:ascii="Helvetica" w:hAnsi="Helvetica"/>
          <w:b/>
        </w:rPr>
        <w:t>Semantics</w:t>
      </w:r>
    </w:p>
    <w:p w:rsidR="00304798" w:rsidRPr="00E77497" w:rsidRDefault="00304798" w:rsidP="006A78DC">
      <w:pPr>
        <w:pStyle w:val="Heading4"/>
      </w:pPr>
      <w:r w:rsidRPr="00E77497">
        <w:t>Static Semantics:  Early Errors</w:t>
      </w:r>
    </w:p>
    <w:p w:rsidR="00304798" w:rsidRPr="00E77497" w:rsidRDefault="00304798" w:rsidP="00304798">
      <w:pPr>
        <w:pStyle w:val="SyntaxRule"/>
      </w:pPr>
      <w:r w:rsidRPr="00E77497">
        <w:t xml:space="preserve">MemberExpression </w:t>
      </w:r>
      <w:r w:rsidRPr="00E77497">
        <w:rPr>
          <w:rFonts w:ascii="Arial" w:hAnsi="Arial" w:cs="Arial"/>
          <w:b/>
          <w:i w:val="0"/>
        </w:rPr>
        <w:t>:</w:t>
      </w:r>
    </w:p>
    <w:p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rsidR="00004A4F" w:rsidRPr="00E77497" w:rsidRDefault="00004A4F" w:rsidP="006A78DC">
      <w:pPr>
        <w:pStyle w:val="Heading4"/>
      </w:pPr>
      <w:r w:rsidRPr="00E77497">
        <w:t xml:space="preserve">Runtime Semantics: </w:t>
      </w:r>
      <w:r w:rsidRPr="00E77497">
        <w:rPr>
          <w:spacing w:val="6"/>
        </w:rPr>
        <w:t>Evaluation</w:t>
      </w:r>
    </w:p>
    <w:p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rsidR="00004A4F" w:rsidRPr="00E77497" w:rsidRDefault="00004A4F" w:rsidP="00004A4F">
      <w:pPr>
        <w:pStyle w:val="Alg3"/>
        <w:numPr>
          <w:ilvl w:val="0"/>
          <w:numId w:val="632"/>
        </w:numPr>
      </w:pPr>
      <w:r w:rsidRPr="00E77497">
        <w:lastRenderedPageBreak/>
        <w:t xml:space="preserve">Let </w:t>
      </w:r>
      <w:r w:rsidRPr="00E77497">
        <w:rPr>
          <w:i/>
        </w:rPr>
        <w:t>propertyNameValue</w:t>
      </w:r>
      <w:r w:rsidRPr="00E77497">
        <w:t xml:space="preserve"> be GetValue(</w:t>
      </w:r>
      <w:r w:rsidRPr="00E77497">
        <w:rPr>
          <w:i/>
        </w:rPr>
        <w:t>propertyNameReference</w:t>
      </w:r>
      <w:r w:rsidRPr="00E77497">
        <w:t>).</w:t>
      </w:r>
    </w:p>
    <w:p w:rsidR="00004A4F" w:rsidRPr="00E77497" w:rsidRDefault="00004A4F" w:rsidP="00004A4F">
      <w:pPr>
        <w:pStyle w:val="Alg3"/>
        <w:numPr>
          <w:ilvl w:val="0"/>
          <w:numId w:val="632"/>
        </w:numPr>
      </w:pPr>
      <w:r w:rsidRPr="00E77497">
        <w:t xml:space="preserve">Let </w:t>
      </w:r>
      <w:r w:rsidRPr="00E77497">
        <w:rPr>
          <w:i/>
        </w:rPr>
        <w:t>property</w:t>
      </w:r>
      <w:r w:rsidR="00C9062B">
        <w:rPr>
          <w:i/>
        </w:rPr>
        <w:t>Key</w:t>
      </w:r>
      <w:r w:rsidRPr="00E77497">
        <w:t xml:space="preserve"> be To</w:t>
      </w:r>
      <w:r w:rsidR="00C9062B">
        <w:t>PropertyKey</w:t>
      </w:r>
      <w:r w:rsidRPr="00E77497">
        <w:t>(</w:t>
      </w:r>
      <w:r w:rsidRPr="00E77497">
        <w:rPr>
          <w:i/>
        </w:rPr>
        <w:t>propertyNameValue</w:t>
      </w:r>
      <w:r w:rsidRPr="00E77497">
        <w:t>).</w:t>
      </w:r>
    </w:p>
    <w:p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rsidR="00CA6A3E" w:rsidRDefault="00CA6A3E" w:rsidP="00CA6A3E">
      <w:pPr>
        <w:pStyle w:val="Alg4"/>
        <w:numPr>
          <w:ilvl w:val="0"/>
          <w:numId w:val="1386"/>
        </w:numPr>
        <w:contextualSpacing/>
      </w:pPr>
      <w:r>
        <w:t>ReturnIfAbrupt(</w:t>
      </w:r>
      <w:r w:rsidRPr="00E77497">
        <w:rPr>
          <w:i/>
        </w:rPr>
        <w:t>constructor</w:t>
      </w:r>
      <w:r>
        <w:t>).</w:t>
      </w:r>
    </w:p>
    <w:p w:rsidR="00F47E5D" w:rsidRDefault="00F47E5D" w:rsidP="00CA6A3E">
      <w:pPr>
        <w:pStyle w:val="Alg3"/>
        <w:numPr>
          <w:ilvl w:val="0"/>
          <w:numId w:val="1386"/>
        </w:numPr>
      </w:pPr>
      <w:r>
        <w:t xml:space="preserve">If </w:t>
      </w:r>
      <w:r>
        <w:rPr>
          <w:i/>
          <w:iCs/>
        </w:rPr>
        <w:t>Arguments</w:t>
      </w:r>
      <w:r>
        <w:t xml:space="preserve"> is present, then</w:t>
      </w:r>
    </w:p>
    <w:p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w:t>
      </w:r>
      <w:r w:rsidR="00DF732B">
        <w:fldChar w:fldCharType="begin"/>
      </w:r>
      <w:r w:rsidR="00DF732B">
        <w:instrText xml:space="preserve"> REF _Ref365637555 \r \h </w:instrText>
      </w:r>
      <w:r w:rsidR="00DF732B">
        <w:fldChar w:fldCharType="separate"/>
      </w:r>
      <w:ins w:id="4365" w:author="Rev 19 Allen Wirfs-Brock" w:date="2013-09-27T13:06:00Z">
        <w:r w:rsidR="00460CAC">
          <w:t>12.2.6</w:t>
        </w:r>
      </w:ins>
      <w:del w:id="4366" w:author="Rev 19 Allen Wirfs-Brock" w:date="2013-09-27T08:39:00Z">
        <w:r w:rsidR="00083CEC" w:rsidDel="009E7E9E">
          <w:delText>12.2.5</w:delText>
        </w:r>
      </w:del>
      <w:r w:rsidR="00DF732B">
        <w:fldChar w:fldCharType="end"/>
      </w:r>
      <w:r w:rsidRPr="00E77497">
        <w:t>).</w:t>
      </w:r>
    </w:p>
    <w:p w:rsidR="00CA6A3E" w:rsidRDefault="00CA6A3E" w:rsidP="000C23C4">
      <w:pPr>
        <w:pStyle w:val="Alg4"/>
        <w:numPr>
          <w:ilvl w:val="1"/>
          <w:numId w:val="1386"/>
        </w:numPr>
        <w:contextualSpacing/>
      </w:pPr>
      <w:r>
        <w:t>ReturnIfAbrupt(</w:t>
      </w:r>
      <w:r w:rsidRPr="00E77497">
        <w:rPr>
          <w:i/>
        </w:rPr>
        <w:t>argList</w:t>
      </w:r>
      <w:r>
        <w:t>).</w:t>
      </w:r>
    </w:p>
    <w:p w:rsidR="00F47E5D" w:rsidRPr="00F47E5D" w:rsidRDefault="00F47E5D" w:rsidP="00F47E5D">
      <w:pPr>
        <w:pStyle w:val="Alg3"/>
        <w:numPr>
          <w:ilvl w:val="0"/>
          <w:numId w:val="1386"/>
        </w:numPr>
      </w:pPr>
      <w:r>
        <w:t>Else,</w:t>
      </w:r>
    </w:p>
    <w:p w:rsidR="00F47E5D" w:rsidRDefault="00F47E5D" w:rsidP="000C23C4">
      <w:pPr>
        <w:pStyle w:val="Alg3"/>
        <w:numPr>
          <w:ilvl w:val="1"/>
          <w:numId w:val="1386"/>
        </w:numPr>
      </w:pPr>
      <w:r>
        <w:t xml:space="preserve">Let </w:t>
      </w:r>
      <w:r>
        <w:rPr>
          <w:i/>
          <w:iCs/>
        </w:rPr>
        <w:t>argList</w:t>
      </w:r>
      <w:r>
        <w:t xml:space="preserve"> be a new empty List.</w:t>
      </w:r>
    </w:p>
    <w:p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rsidR="000C23C4" w:rsidRPr="00E77497" w:rsidRDefault="000C23C4" w:rsidP="000C23C4">
      <w:pPr>
        <w:pStyle w:val="Alg3"/>
        <w:numPr>
          <w:ilvl w:val="0"/>
          <w:numId w:val="792"/>
        </w:numPr>
      </w:pPr>
      <w:r>
        <w:t>ReturnIfAbrupt(</w:t>
      </w:r>
      <w:r w:rsidRPr="003C4138">
        <w:rPr>
          <w:i/>
        </w:rPr>
        <w:t>ref</w:t>
      </w:r>
      <w:r>
        <w:t>)</w:t>
      </w:r>
      <w:r w:rsidRPr="00E77497">
        <w:t>.</w:t>
      </w:r>
    </w:p>
    <w:p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3C4138" w:rsidRPr="00E77497" w:rsidRDefault="003C4138" w:rsidP="003C4138">
      <w:pPr>
        <w:pStyle w:val="Alg3"/>
        <w:numPr>
          <w:ilvl w:val="0"/>
          <w:numId w:val="792"/>
        </w:numPr>
        <w:spacing w:after="240"/>
      </w:pPr>
      <w:r>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F47E5D" w:rsidRPr="00E77497" w:rsidRDefault="00F47E5D" w:rsidP="006A78DC">
      <w:pPr>
        <w:pStyle w:val="Heading4"/>
      </w:pPr>
      <w:r w:rsidRPr="00E77497">
        <w:t xml:space="preserve">Runtime Semantics: </w:t>
      </w:r>
      <w:del w:id="4367" w:author="Rev 19 Allen Wirfs-Brock" w:date="2013-09-12T10:46:00Z">
        <w:r w:rsidDel="00CA2DE9">
          <w:delText xml:space="preserve">Abstract Operation </w:delText>
        </w:r>
      </w:del>
      <w:r>
        <w:t>MakeSuperReference(propertyKey, strict)</w:t>
      </w:r>
    </w:p>
    <w:p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F47E5D" w:rsidRPr="00E77497" w:rsidRDefault="00F47E5D" w:rsidP="00F47E5D">
      <w:pPr>
        <w:pStyle w:val="Alg3"/>
        <w:numPr>
          <w:ilvl w:val="0"/>
          <w:numId w:val="1387"/>
        </w:numPr>
      </w:pPr>
      <w:r>
        <w:t>ReturnIfAbrupt(</w:t>
      </w:r>
      <w:r w:rsidRPr="008E06A3">
        <w:rPr>
          <w:i/>
          <w:iCs/>
        </w:rPr>
        <w:t>bv</w:t>
      </w:r>
      <w:r>
        <w:t>)</w:t>
      </w:r>
      <w:r w:rsidRPr="00E77497">
        <w:t>.</w:t>
      </w:r>
    </w:p>
    <w:p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rsidR="004C02EF" w:rsidRPr="00E77497" w:rsidRDefault="004C02EF" w:rsidP="00D148E9">
      <w:pPr>
        <w:pStyle w:val="Heading3"/>
      </w:pPr>
      <w:bookmarkStart w:id="4368" w:name="_Ref365537094"/>
      <w:bookmarkStart w:id="4369" w:name="_Ref365546887"/>
      <w:bookmarkStart w:id="4370" w:name="_Ref365637555"/>
      <w:bookmarkStart w:id="4371" w:name="_Toc368050378"/>
      <w:r w:rsidRPr="00E77497">
        <w:t>Argument List</w:t>
      </w:r>
      <w:bookmarkEnd w:id="4353"/>
      <w:bookmarkEnd w:id="4354"/>
      <w:bookmarkEnd w:id="4355"/>
      <w:r w:rsidRPr="00E77497">
        <w:t>s</w:t>
      </w:r>
      <w:bookmarkEnd w:id="4356"/>
      <w:bookmarkEnd w:id="4357"/>
      <w:bookmarkEnd w:id="4358"/>
      <w:bookmarkEnd w:id="4359"/>
      <w:bookmarkEnd w:id="4360"/>
      <w:bookmarkEnd w:id="4361"/>
      <w:bookmarkEnd w:id="4362"/>
      <w:bookmarkEnd w:id="4363"/>
      <w:bookmarkEnd w:id="4368"/>
      <w:bookmarkEnd w:id="4369"/>
      <w:bookmarkEnd w:id="4370"/>
      <w:bookmarkEnd w:id="4371"/>
    </w:p>
    <w:p w:rsidR="004C02EF" w:rsidRPr="00E77497" w:rsidRDefault="004C02EF" w:rsidP="004C02EF">
      <w:r w:rsidRPr="00E77497">
        <w:t xml:space="preserve">The evaluation of an argument list produces a List of values (see </w:t>
      </w:r>
      <w:r w:rsidR="00C225F5">
        <w:fldChar w:fldCharType="begin"/>
      </w:r>
      <w:r w:rsidR="00C225F5">
        <w:instrText xml:space="preserve"> REF _Ref366131676 \r \h </w:instrText>
      </w:r>
      <w:r w:rsidR="00C225F5">
        <w:fldChar w:fldCharType="separate"/>
      </w:r>
      <w:r w:rsidR="00460CAC">
        <w:t>6.2.2</w:t>
      </w:r>
      <w:r w:rsidR="00C225F5">
        <w:fldChar w:fldCharType="end"/>
      </w:r>
      <w:r w:rsidRPr="00E77497">
        <w:t>).</w:t>
      </w:r>
    </w:p>
    <w:p w:rsidR="00384BE6" w:rsidRPr="00E77497" w:rsidDel="008A3536" w:rsidRDefault="00384BE6" w:rsidP="00D148E9">
      <w:pPr>
        <w:pStyle w:val="Heading4"/>
        <w:rPr>
          <w:del w:id="4372" w:author="Rev 19 Allen Wirfs-Brock" w:date="2013-09-11T17:38:00Z"/>
        </w:rPr>
      </w:pPr>
      <w:bookmarkStart w:id="4373" w:name="_Toc472818826"/>
      <w:bookmarkStart w:id="4374" w:name="_Toc235503400"/>
      <w:bookmarkStart w:id="4375" w:name="_Toc241509175"/>
      <w:bookmarkStart w:id="4376" w:name="_Toc244416662"/>
      <w:bookmarkStart w:id="4377" w:name="_Toc276631026"/>
      <w:bookmarkStart w:id="4378" w:name="_Toc385672192"/>
      <w:bookmarkStart w:id="4379" w:name="_Toc393690287"/>
      <w:del w:id="4380" w:author="Rev 19 Allen Wirfs-Brock" w:date="2013-09-11T17:38:00Z">
        <w:r w:rsidRPr="00E77497" w:rsidDel="008A3536">
          <w:lastRenderedPageBreak/>
          <w:delText>Runtime Semantics</w:delText>
        </w:r>
      </w:del>
    </w:p>
    <w:p w:rsidR="00384BE6" w:rsidRPr="00E77497" w:rsidRDefault="00384BE6" w:rsidP="006A78DC">
      <w:pPr>
        <w:pStyle w:val="Heading4"/>
        <w:rPr>
          <w:rFonts w:ascii="Helvetica" w:hAnsi="Helvetica"/>
        </w:rPr>
      </w:pPr>
      <w:bookmarkStart w:id="4381" w:name="_Ref366745926"/>
      <w:r w:rsidRPr="00E77497">
        <w:rPr>
          <w:rFonts w:ascii="Helvetica" w:hAnsi="Helvetica"/>
        </w:rPr>
        <w:t xml:space="preserve">Runtime Semantics: </w:t>
      </w:r>
      <w:r w:rsidR="00256B2E" w:rsidRPr="002241B3">
        <w:t>ArgumentListEvaluation</w:t>
      </w:r>
      <w:bookmarkEnd w:id="4381"/>
    </w:p>
    <w:p w:rsidR="00CA2DE9" w:rsidRPr="00C81794" w:rsidRDefault="00CA2DE9" w:rsidP="00CA2DE9">
      <w:pPr>
        <w:rPr>
          <w:ins w:id="4382" w:author="Rev 19 Allen Wirfs-Brock" w:date="2013-09-12T10:43:00Z"/>
        </w:rPr>
      </w:pPr>
      <w:ins w:id="4383" w:author="Rev 19 Allen Wirfs-Brock" w:date="2013-09-12T10:43:00Z">
        <w:r>
          <w:t xml:space="preserve">See also: </w:t>
        </w:r>
      </w:ins>
      <w:ins w:id="4384" w:author="Rev 19 Allen Wirfs-Brock" w:date="2013-09-12T10:44:00Z">
        <w:r>
          <w:fldChar w:fldCharType="begin"/>
        </w:r>
        <w:r>
          <w:instrText xml:space="preserve"> REF _Ref366745974 \r \h </w:instrText>
        </w:r>
      </w:ins>
      <w:r>
        <w:fldChar w:fldCharType="separate"/>
      </w:r>
      <w:ins w:id="4385" w:author="Rev 19 Allen Wirfs-Brock" w:date="2013-09-27T13:06:00Z">
        <w:r w:rsidR="00460CAC">
          <w:t>12.1.9.2.1</w:t>
        </w:r>
      </w:ins>
      <w:ins w:id="4386" w:author="Rev 19 Allen Wirfs-Brock" w:date="2013-09-12T10:44:00Z">
        <w:r>
          <w:fldChar w:fldCharType="end"/>
        </w:r>
      </w:ins>
    </w:p>
    <w:p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rsidR="00384BE6" w:rsidRPr="00E77497" w:rsidRDefault="00384BE6" w:rsidP="00441AED">
      <w:pPr>
        <w:pStyle w:val="Alg3"/>
        <w:numPr>
          <w:ilvl w:val="0"/>
          <w:numId w:val="63"/>
        </w:numPr>
        <w:spacing w:after="220"/>
        <w:contextualSpacing/>
      </w:pPr>
      <w:r w:rsidRPr="00E77497">
        <w:t>Return an empty List.</w:t>
      </w:r>
    </w:p>
    <w:p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rsidR="00E01C54" w:rsidRDefault="006552DF" w:rsidP="00E01C54">
      <w:pPr>
        <w:pStyle w:val="Alg4"/>
        <w:numPr>
          <w:ilvl w:val="0"/>
          <w:numId w:val="65"/>
        </w:numPr>
        <w:contextualSpacing/>
      </w:pPr>
      <w:r>
        <w:t>ReturnIfAbrupt(</w:t>
      </w:r>
      <w:r w:rsidRPr="00E77497">
        <w:rPr>
          <w:i/>
        </w:rPr>
        <w:t>arg</w:t>
      </w:r>
      <w:r>
        <w:t>)</w:t>
      </w:r>
      <w:r w:rsidR="00E01C54">
        <w:t>.</w:t>
      </w:r>
    </w:p>
    <w:p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326D0A" w:rsidRPr="00E77497" w:rsidRDefault="00326D0A" w:rsidP="00441AED">
      <w:pPr>
        <w:pStyle w:val="Alg4"/>
        <w:numPr>
          <w:ilvl w:val="0"/>
          <w:numId w:val="419"/>
        </w:numPr>
        <w:contextualSpacing/>
      </w:pPr>
      <w:commentRangeStart w:id="4387"/>
      <w:r w:rsidRPr="00E77497">
        <w:t xml:space="preserve">Let </w:t>
      </w:r>
      <w:r w:rsidRPr="00E77497">
        <w:rPr>
          <w:i/>
        </w:rPr>
        <w:t>spreadObj</w:t>
      </w:r>
      <w:r w:rsidRPr="00E77497">
        <w:t xml:space="preserve"> be ToObject(</w:t>
      </w:r>
      <w:r w:rsidRPr="00E77497">
        <w:rPr>
          <w:i/>
        </w:rPr>
        <w:t>spreadValue</w:t>
      </w:r>
      <w:r w:rsidRPr="00E77497">
        <w:t>).</w:t>
      </w:r>
      <w:commentRangeEnd w:id="4387"/>
      <w:r w:rsidRPr="00E77497">
        <w:rPr>
          <w:rStyle w:val="CommentReference"/>
          <w:rFonts w:ascii="Arial" w:eastAsia="MS Mincho" w:hAnsi="Arial"/>
          <w:spacing w:val="0"/>
          <w:lang w:val="en-GB" w:eastAsia="ja-JP"/>
        </w:rPr>
        <w:commentReference w:id="4387"/>
      </w:r>
    </w:p>
    <w:p w:rsidR="004736CE" w:rsidRDefault="006552DF" w:rsidP="004736CE">
      <w:pPr>
        <w:pStyle w:val="Alg4"/>
        <w:numPr>
          <w:ilvl w:val="0"/>
          <w:numId w:val="419"/>
        </w:numPr>
        <w:contextualSpacing/>
      </w:pPr>
      <w:r>
        <w:t>ReturnIfAbrupt(</w:t>
      </w:r>
      <w:r w:rsidRPr="00E77497">
        <w:rPr>
          <w:i/>
        </w:rPr>
        <w:t>spreadObj</w:t>
      </w:r>
      <w:r>
        <w:t>)</w:t>
      </w:r>
      <w:r w:rsidR="004736CE">
        <w:t>.</w:t>
      </w:r>
    </w:p>
    <w:p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441AED">
      <w:pPr>
        <w:pStyle w:val="Alg3"/>
        <w:numPr>
          <w:ilvl w:val="0"/>
          <w:numId w:val="419"/>
        </w:numPr>
      </w:pPr>
      <w:r>
        <w:t>ReturnIfAbrupt(</w:t>
      </w:r>
      <w:r w:rsidRPr="00201F6A">
        <w:rPr>
          <w:i/>
        </w:rPr>
        <w:t>spreadLen</w:t>
      </w:r>
      <w:r>
        <w:t>).</w:t>
      </w:r>
    </w:p>
    <w:p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rsidR="00201F6A" w:rsidRDefault="00201F6A" w:rsidP="00441AED">
      <w:pPr>
        <w:pStyle w:val="Alg3"/>
        <w:numPr>
          <w:ilvl w:val="1"/>
          <w:numId w:val="571"/>
        </w:numPr>
        <w:tabs>
          <w:tab w:val="left" w:pos="720"/>
        </w:tabs>
        <w:ind w:left="720"/>
      </w:pPr>
      <w:r>
        <w:t>ReturnIfAbrupt(</w:t>
      </w:r>
      <w:r w:rsidRPr="00201F6A">
        <w:rPr>
          <w:i/>
        </w:rPr>
        <w:t>nextArg</w:t>
      </w:r>
      <w:r>
        <w:t>).</w:t>
      </w:r>
    </w:p>
    <w:p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rsidR="004736CE" w:rsidRDefault="006552DF" w:rsidP="004736CE">
      <w:pPr>
        <w:pStyle w:val="Alg4"/>
        <w:numPr>
          <w:ilvl w:val="0"/>
          <w:numId w:val="66"/>
        </w:numPr>
        <w:contextualSpacing/>
      </w:pPr>
      <w:r>
        <w:t>ReturnIfAbrupt(</w:t>
      </w:r>
      <w:r w:rsidRPr="00E77497">
        <w:rPr>
          <w:i/>
        </w:rPr>
        <w:t>precedingArgs</w:t>
      </w:r>
      <w:r>
        <w:t>)</w:t>
      </w:r>
      <w:r w:rsidR="004736CE">
        <w:t>.</w:t>
      </w:r>
    </w:p>
    <w:p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rsidR="004736CE" w:rsidRDefault="006552DF" w:rsidP="004736CE">
      <w:pPr>
        <w:pStyle w:val="Alg4"/>
        <w:numPr>
          <w:ilvl w:val="0"/>
          <w:numId w:val="66"/>
        </w:numPr>
        <w:contextualSpacing/>
      </w:pPr>
      <w:r>
        <w:t>ReturnIfAbrupt(</w:t>
      </w:r>
      <w:r>
        <w:rPr>
          <w:i/>
        </w:rPr>
        <w:t>arg</w:t>
      </w:r>
      <w:r>
        <w:t>)</w:t>
      </w:r>
      <w:r w:rsidR="004736CE">
        <w:t>.</w:t>
      </w:r>
    </w:p>
    <w:p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2A29A1" w:rsidRPr="00E77497" w:rsidRDefault="002A29A1" w:rsidP="00441AED">
      <w:pPr>
        <w:pStyle w:val="Alg4"/>
        <w:numPr>
          <w:ilvl w:val="0"/>
          <w:numId w:val="420"/>
        </w:numPr>
        <w:contextualSpacing/>
      </w:pPr>
      <w:commentRangeStart w:id="4388"/>
      <w:r w:rsidRPr="00E77497">
        <w:t xml:space="preserve">Let </w:t>
      </w:r>
      <w:r w:rsidRPr="00E77497">
        <w:rPr>
          <w:i/>
        </w:rPr>
        <w:t>spreadObj</w:t>
      </w:r>
      <w:r w:rsidRPr="00E77497">
        <w:t xml:space="preserve"> be ToObject(</w:t>
      </w:r>
      <w:r w:rsidRPr="00E77497">
        <w:rPr>
          <w:i/>
        </w:rPr>
        <w:t>spreadValue</w:t>
      </w:r>
      <w:r w:rsidRPr="00E77497">
        <w:t>).</w:t>
      </w:r>
      <w:commentRangeEnd w:id="4388"/>
      <w:r w:rsidRPr="00E77497">
        <w:rPr>
          <w:rStyle w:val="CommentReference"/>
          <w:rFonts w:ascii="Arial" w:eastAsia="MS Mincho" w:hAnsi="Arial"/>
          <w:spacing w:val="0"/>
          <w:lang w:val="en-GB" w:eastAsia="ja-JP"/>
        </w:rPr>
        <w:commentReference w:id="4388"/>
      </w:r>
    </w:p>
    <w:p w:rsidR="004736CE" w:rsidRDefault="006552DF" w:rsidP="004736CE">
      <w:pPr>
        <w:pStyle w:val="Alg4"/>
        <w:numPr>
          <w:ilvl w:val="0"/>
          <w:numId w:val="420"/>
        </w:numPr>
        <w:contextualSpacing/>
      </w:pPr>
      <w:r>
        <w:t>ReturnIfAbrupt(</w:t>
      </w:r>
      <w:r w:rsidRPr="00E77497">
        <w:rPr>
          <w:i/>
        </w:rPr>
        <w:t>spreadObj</w:t>
      </w:r>
      <w:r>
        <w:t>)</w:t>
      </w:r>
      <w:r w:rsidR="004736CE">
        <w:t>.</w:t>
      </w:r>
    </w:p>
    <w:p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201F6A">
      <w:pPr>
        <w:pStyle w:val="Alg3"/>
        <w:numPr>
          <w:ilvl w:val="0"/>
          <w:numId w:val="420"/>
        </w:numPr>
      </w:pPr>
      <w:r>
        <w:t>ReturnIfAbrupt(</w:t>
      </w:r>
      <w:r w:rsidRPr="00201F6A">
        <w:rPr>
          <w:i/>
        </w:rPr>
        <w:t>spreadLen</w:t>
      </w:r>
      <w:r>
        <w:t>).</w:t>
      </w:r>
    </w:p>
    <w:p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rsidR="00201F6A" w:rsidRDefault="00201F6A" w:rsidP="00201F6A">
      <w:pPr>
        <w:pStyle w:val="Alg3"/>
        <w:numPr>
          <w:ilvl w:val="1"/>
          <w:numId w:val="702"/>
        </w:numPr>
        <w:tabs>
          <w:tab w:val="left" w:pos="720"/>
        </w:tabs>
        <w:ind w:left="720"/>
      </w:pPr>
      <w:r>
        <w:t>ReturnIfAbrupt(</w:t>
      </w:r>
      <w:r w:rsidRPr="00201F6A">
        <w:rPr>
          <w:i/>
        </w:rPr>
        <w:t>nextArg</w:t>
      </w:r>
      <w:r>
        <w:t>).</w:t>
      </w:r>
    </w:p>
    <w:p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2A29A1" w:rsidRPr="00E77497" w:rsidRDefault="002A29A1" w:rsidP="00441AED">
      <w:pPr>
        <w:pStyle w:val="Alg3"/>
        <w:numPr>
          <w:ilvl w:val="0"/>
          <w:numId w:val="420"/>
        </w:numPr>
        <w:spacing w:after="220"/>
      </w:pPr>
      <w:r w:rsidRPr="00E77497">
        <w:lastRenderedPageBreak/>
        <w:t xml:space="preserve">Return </w:t>
      </w:r>
      <w:r w:rsidRPr="00E77497">
        <w:rPr>
          <w:i/>
        </w:rPr>
        <w:t>precedingArgs</w:t>
      </w:r>
      <w:r w:rsidRPr="00E77497">
        <w:t>.</w:t>
      </w:r>
    </w:p>
    <w:p w:rsidR="00214B34" w:rsidRPr="00E77497" w:rsidRDefault="00214B34" w:rsidP="00D148E9">
      <w:pPr>
        <w:pStyle w:val="Heading3"/>
      </w:pPr>
      <w:bookmarkStart w:id="4389" w:name="_Ref366131165"/>
      <w:bookmarkStart w:id="4390" w:name="_Ref457437594"/>
      <w:bookmarkStart w:id="4391" w:name="_Toc472818827"/>
      <w:bookmarkStart w:id="4392" w:name="_Toc235503401"/>
      <w:bookmarkStart w:id="4393" w:name="_Toc241509176"/>
      <w:bookmarkStart w:id="4394" w:name="_Toc244416663"/>
      <w:bookmarkStart w:id="4395" w:name="_Toc276631027"/>
      <w:bookmarkStart w:id="4396" w:name="_Toc368050379"/>
      <w:bookmarkEnd w:id="4373"/>
      <w:bookmarkEnd w:id="4374"/>
      <w:bookmarkEnd w:id="4375"/>
      <w:bookmarkEnd w:id="4376"/>
      <w:bookmarkEnd w:id="4377"/>
      <w:r>
        <w:t xml:space="preserve">Tagged </w:t>
      </w:r>
      <w:r w:rsidR="00387B31">
        <w:t>Template</w:t>
      </w:r>
      <w:r>
        <w:t>s</w:t>
      </w:r>
      <w:bookmarkEnd w:id="4389"/>
      <w:bookmarkEnd w:id="4396"/>
    </w:p>
    <w:p w:rsidR="00CA6975" w:rsidRPr="00E77497" w:rsidDel="008A3536" w:rsidRDefault="00CA6975">
      <w:pPr>
        <w:pStyle w:val="Heading4"/>
        <w:rPr>
          <w:del w:id="4397" w:author="Rev 19 Allen Wirfs-Brock" w:date="2013-09-11T17:38:00Z"/>
        </w:rPr>
      </w:pPr>
      <w:bookmarkStart w:id="4398" w:name="_Ref365637379"/>
      <w:del w:id="4399" w:author="Rev 19 Allen Wirfs-Brock" w:date="2013-09-11T17:38:00Z">
        <w:r w:rsidRPr="00E77497" w:rsidDel="008A3536">
          <w:delText>Runtime Semantics</w:delText>
        </w:r>
        <w:bookmarkEnd w:id="4398"/>
      </w:del>
    </w:p>
    <w:p w:rsidR="00214B34" w:rsidRPr="00E77497" w:rsidRDefault="00214B34" w:rsidP="006A78DC">
      <w:pPr>
        <w:pStyle w:val="Heading4"/>
        <w:rPr>
          <w:rFonts w:ascii="Helvetica" w:hAnsi="Helvetica"/>
        </w:rPr>
      </w:pPr>
      <w:r w:rsidRPr="00E77497">
        <w:rPr>
          <w:rFonts w:ascii="Helvetica" w:hAnsi="Helvetica"/>
        </w:rPr>
        <w:t xml:space="preserve">Runtime Semantics: </w:t>
      </w:r>
      <w:r w:rsidRPr="00E77497">
        <w:rPr>
          <w:rFonts w:ascii="Helvetica" w:hAnsi="Helvetica"/>
          <w:spacing w:val="6"/>
        </w:rPr>
        <w:t>Evaluation</w:t>
      </w:r>
    </w:p>
    <w:p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rsidR="004C02EF" w:rsidRPr="00120381" w:rsidRDefault="004C02EF" w:rsidP="00D148E9">
      <w:pPr>
        <w:pStyle w:val="Heading2"/>
      </w:pPr>
      <w:bookmarkStart w:id="4400" w:name="_Toc368050380"/>
      <w:r w:rsidRPr="00120381">
        <w:t>Postfix Expression</w:t>
      </w:r>
      <w:bookmarkEnd w:id="4378"/>
      <w:bookmarkEnd w:id="4379"/>
      <w:r w:rsidRPr="00120381">
        <w:t>s</w:t>
      </w:r>
      <w:bookmarkStart w:id="4401" w:name="_Toc375031172"/>
      <w:bookmarkStart w:id="4402" w:name="_Toc381513686"/>
      <w:bookmarkStart w:id="4403" w:name="_Toc382202836"/>
      <w:bookmarkStart w:id="4404" w:name="_Toc382212208"/>
      <w:bookmarkStart w:id="4405" w:name="_Toc382212485"/>
      <w:bookmarkStart w:id="4406" w:name="_Toc382291553"/>
      <w:bookmarkEnd w:id="4390"/>
      <w:bookmarkEnd w:id="4391"/>
      <w:bookmarkEnd w:id="4392"/>
      <w:bookmarkEnd w:id="4393"/>
      <w:bookmarkEnd w:id="4394"/>
      <w:bookmarkEnd w:id="4395"/>
      <w:bookmarkEnd w:id="4400"/>
    </w:p>
    <w:p w:rsidR="004C02EF" w:rsidRPr="00120381" w:rsidRDefault="004C02EF" w:rsidP="004C02EF">
      <w:pPr>
        <w:pStyle w:val="Syntax"/>
      </w:pPr>
      <w:r w:rsidRPr="004D1BD1">
        <w:t>Syntax</w:t>
      </w:r>
    </w:p>
    <w:p w:rsidR="004C02EF" w:rsidRPr="00120381" w:rsidRDefault="004C02EF" w:rsidP="004C02EF">
      <w:pPr>
        <w:pStyle w:val="SyntaxRule"/>
      </w:pPr>
      <w:r w:rsidRPr="00120381">
        <w:t xml:space="preserve">PostfixExpression </w:t>
      </w:r>
      <w:r w:rsidRPr="00120381">
        <w:rPr>
          <w:rFonts w:ascii="Arial" w:hAnsi="Arial"/>
          <w:b/>
          <w:i w:val="0"/>
        </w:rPr>
        <w:t>:</w:t>
      </w:r>
    </w:p>
    <w:p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4407" w:name="_Toc385672193"/>
      <w:bookmarkStart w:id="4408" w:name="_Toc393690288"/>
    </w:p>
    <w:p w:rsidR="00795735" w:rsidDel="008A3536" w:rsidRDefault="00795735" w:rsidP="00795735">
      <w:pPr>
        <w:rPr>
          <w:del w:id="4409" w:author="Rev 19 Allen Wirfs-Brock" w:date="2013-09-11T17:40:00Z"/>
          <w:rFonts w:ascii="Helvetica" w:hAnsi="Helvetica"/>
          <w:b/>
        </w:rPr>
      </w:pPr>
      <w:bookmarkStart w:id="4410" w:name="_Ref457707573"/>
      <w:bookmarkStart w:id="4411" w:name="_Toc472818828"/>
      <w:bookmarkStart w:id="4412" w:name="_Toc235503402"/>
      <w:bookmarkStart w:id="4413" w:name="_Toc241509177"/>
      <w:bookmarkStart w:id="4414" w:name="_Toc244416664"/>
      <w:bookmarkStart w:id="4415" w:name="_Toc276631028"/>
      <w:del w:id="4416" w:author="Rev 19 Allen Wirfs-Brock" w:date="2013-09-11T17:40:00Z">
        <w:r w:rsidRPr="00E77497" w:rsidDel="008A3536">
          <w:rPr>
            <w:rFonts w:ascii="Helvetica" w:hAnsi="Helvetica"/>
            <w:b/>
          </w:rPr>
          <w:delText>Static Semantics</w:delText>
        </w:r>
        <w:bookmarkStart w:id="4417" w:name="_Toc368034381"/>
        <w:bookmarkStart w:id="4418" w:name="_Toc368049604"/>
        <w:bookmarkStart w:id="4419" w:name="_Toc368050381"/>
        <w:bookmarkEnd w:id="4417"/>
        <w:bookmarkEnd w:id="4418"/>
        <w:bookmarkEnd w:id="4419"/>
      </w:del>
    </w:p>
    <w:p w:rsidR="00795735" w:rsidRPr="00E77497" w:rsidRDefault="00304798" w:rsidP="006A78DC">
      <w:pPr>
        <w:pStyle w:val="Heading3"/>
      </w:pPr>
      <w:bookmarkStart w:id="4420" w:name="_Toc368050382"/>
      <w:r w:rsidRPr="00E77497">
        <w:t xml:space="preserve">Static Semantics:  </w:t>
      </w:r>
      <w:r w:rsidR="00795735" w:rsidRPr="00E77497">
        <w:t>Early Errors</w:t>
      </w:r>
      <w:bookmarkEnd w:id="4420"/>
    </w:p>
    <w:p w:rsidR="00795735" w:rsidRPr="00120381" w:rsidRDefault="00795735" w:rsidP="00795735">
      <w:pPr>
        <w:pStyle w:val="SyntaxRule"/>
      </w:pPr>
      <w:r w:rsidRPr="00120381">
        <w:t xml:space="preserve">PostfixExpression </w:t>
      </w:r>
      <w:r w:rsidRPr="00120381">
        <w:rPr>
          <w:rFonts w:ascii="Arial" w:hAnsi="Arial"/>
          <w:b/>
          <w:i w:val="0"/>
        </w:rPr>
        <w:t>:</w:t>
      </w:r>
    </w:p>
    <w:p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795735" w:rsidRPr="00E77497" w:rsidRDefault="00D90D13" w:rsidP="00D90D13">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D90D13" w:rsidRPr="00E77497" w:rsidRDefault="00D90D13" w:rsidP="006A78DC">
      <w:pPr>
        <w:pStyle w:val="Heading3"/>
      </w:pPr>
      <w:bookmarkStart w:id="4421" w:name="_Ref366741902"/>
      <w:bookmarkStart w:id="4422" w:name="_Toc368050383"/>
      <w:r w:rsidRPr="00E77497">
        <w:t xml:space="preserve">Static Semantics:  </w:t>
      </w:r>
      <w:r w:rsidRPr="00BD6E56">
        <w:rPr>
          <w:lang w:eastAsia="en-US"/>
        </w:rPr>
        <w:t>IsValidSimpleAssignmentTarget</w:t>
      </w:r>
      <w:bookmarkEnd w:id="4421"/>
      <w:bookmarkEnd w:id="4422"/>
    </w:p>
    <w:p w:rsidR="002E15BF" w:rsidRPr="00C81794" w:rsidRDefault="002E15BF" w:rsidP="002E15BF">
      <w:pPr>
        <w:rPr>
          <w:ins w:id="4423" w:author="Rev 19 Allen Wirfs-Brock" w:date="2013-09-12T09:49:00Z"/>
          <w:lang w:eastAsia="en-US"/>
        </w:rPr>
      </w:pPr>
      <w:ins w:id="4424" w:author="Rev 19 Allen Wirfs-Brock" w:date="2013-09-12T09:49: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425" w:author="Rev 19 Allen Wirfs-Brock" w:date="2013-09-12T09:49:00Z">
        <w:r>
          <w:rPr>
            <w:lang w:eastAsia="en-US"/>
          </w:rPr>
          <w:fldChar w:fldCharType="separate"/>
        </w:r>
      </w:ins>
      <w:ins w:id="4426" w:author="Rev 19 Allen Wirfs-Brock" w:date="2013-09-27T13:06:00Z">
        <w:r w:rsidR="00460CAC">
          <w:rPr>
            <w:lang w:eastAsia="en-US"/>
          </w:rPr>
          <w:t>12.1.0.2</w:t>
        </w:r>
      </w:ins>
      <w:ins w:id="442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428" w:author="Rev 19 Allen Wirfs-Brock" w:date="2013-09-12T09:49:00Z">
        <w:r>
          <w:rPr>
            <w:lang w:eastAsia="en-US"/>
          </w:rPr>
          <w:fldChar w:fldCharType="separate"/>
        </w:r>
      </w:ins>
      <w:ins w:id="4429" w:author="Rev 19 Allen Wirfs-Brock" w:date="2013-09-27T13:06:00Z">
        <w:r w:rsidR="00460CAC">
          <w:rPr>
            <w:lang w:eastAsia="en-US"/>
          </w:rPr>
          <w:t>12.1.10.2</w:t>
        </w:r>
      </w:ins>
      <w:ins w:id="443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431" w:author="Rev 19 Allen Wirfs-Brock" w:date="2013-09-12T09:49:00Z">
        <w:r>
          <w:rPr>
            <w:lang w:eastAsia="en-US"/>
          </w:rPr>
          <w:fldChar w:fldCharType="separate"/>
        </w:r>
      </w:ins>
      <w:ins w:id="4432" w:author="Rev 19 Allen Wirfs-Brock" w:date="2013-09-27T13:06:00Z">
        <w:r w:rsidR="00460CAC">
          <w:rPr>
            <w:lang w:eastAsia="en-US"/>
          </w:rPr>
          <w:t>12.2.1.2</w:t>
        </w:r>
      </w:ins>
      <w:ins w:id="443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434" w:author="Rev 19 Allen Wirfs-Brock" w:date="2013-09-12T09:49:00Z">
        <w:r>
          <w:rPr>
            <w:lang w:eastAsia="en-US"/>
          </w:rPr>
          <w:fldChar w:fldCharType="separate"/>
        </w:r>
      </w:ins>
      <w:ins w:id="4435" w:author="Rev 19 Allen Wirfs-Brock" w:date="2013-09-27T13:06:00Z">
        <w:r w:rsidR="00460CAC">
          <w:rPr>
            <w:lang w:eastAsia="en-US"/>
          </w:rPr>
          <w:t>12.4.2</w:t>
        </w:r>
      </w:ins>
      <w:ins w:id="443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437" w:author="Rev 19 Allen Wirfs-Brock" w:date="2013-09-12T09:49:00Z">
        <w:r>
          <w:rPr>
            <w:lang w:eastAsia="en-US"/>
          </w:rPr>
          <w:fldChar w:fldCharType="separate"/>
        </w:r>
      </w:ins>
      <w:ins w:id="4438" w:author="Rev 19 Allen Wirfs-Brock" w:date="2013-09-27T13:06:00Z">
        <w:r w:rsidR="00460CAC">
          <w:rPr>
            <w:lang w:eastAsia="en-US"/>
          </w:rPr>
          <w:t>12.5.1</w:t>
        </w:r>
      </w:ins>
      <w:ins w:id="443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440" w:author="Rev 19 Allen Wirfs-Brock" w:date="2013-09-12T09:49:00Z">
        <w:r>
          <w:rPr>
            <w:lang w:eastAsia="en-US"/>
          </w:rPr>
          <w:fldChar w:fldCharType="separate"/>
        </w:r>
      </w:ins>
      <w:ins w:id="4441" w:author="Rev 19 Allen Wirfs-Brock" w:date="2013-09-27T13:06:00Z">
        <w:r w:rsidR="00460CAC">
          <w:rPr>
            <w:lang w:eastAsia="en-US"/>
          </w:rPr>
          <w:t>12.6.1</w:t>
        </w:r>
      </w:ins>
      <w:ins w:id="444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443" w:author="Rev 19 Allen Wirfs-Brock" w:date="2013-09-12T09:49:00Z">
        <w:r>
          <w:rPr>
            <w:lang w:eastAsia="en-US"/>
          </w:rPr>
          <w:fldChar w:fldCharType="separate"/>
        </w:r>
      </w:ins>
      <w:ins w:id="4444" w:author="Rev 19 Allen Wirfs-Brock" w:date="2013-09-27T13:06:00Z">
        <w:r w:rsidR="00460CAC">
          <w:rPr>
            <w:lang w:eastAsia="en-US"/>
          </w:rPr>
          <w:t>12.7.1</w:t>
        </w:r>
      </w:ins>
      <w:ins w:id="444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446" w:author="Rev 19 Allen Wirfs-Brock" w:date="2013-09-12T09:49:00Z">
        <w:r>
          <w:rPr>
            <w:lang w:eastAsia="en-US"/>
          </w:rPr>
          <w:fldChar w:fldCharType="separate"/>
        </w:r>
      </w:ins>
      <w:ins w:id="4447" w:author="Rev 19 Allen Wirfs-Brock" w:date="2013-09-27T13:06:00Z">
        <w:r w:rsidR="00460CAC">
          <w:rPr>
            <w:lang w:eastAsia="en-US"/>
          </w:rPr>
          <w:t>12.8.1</w:t>
        </w:r>
      </w:ins>
      <w:ins w:id="444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449" w:author="Rev 19 Allen Wirfs-Brock" w:date="2013-09-12T09:49:00Z">
        <w:r>
          <w:rPr>
            <w:lang w:eastAsia="en-US"/>
          </w:rPr>
          <w:fldChar w:fldCharType="separate"/>
        </w:r>
      </w:ins>
      <w:ins w:id="4450" w:author="Rev 19 Allen Wirfs-Brock" w:date="2013-09-27T13:06:00Z">
        <w:r w:rsidR="00460CAC">
          <w:rPr>
            <w:lang w:eastAsia="en-US"/>
          </w:rPr>
          <w:t>12.9.1</w:t>
        </w:r>
      </w:ins>
      <w:ins w:id="445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452" w:author="Rev 19 Allen Wirfs-Brock" w:date="2013-09-12T09:49:00Z">
        <w:r>
          <w:rPr>
            <w:lang w:eastAsia="en-US"/>
          </w:rPr>
          <w:fldChar w:fldCharType="separate"/>
        </w:r>
      </w:ins>
      <w:ins w:id="4453" w:author="Rev 19 Allen Wirfs-Brock" w:date="2013-09-27T13:06:00Z">
        <w:r w:rsidR="00460CAC">
          <w:rPr>
            <w:lang w:eastAsia="en-US"/>
          </w:rPr>
          <w:t>12.10.1</w:t>
        </w:r>
      </w:ins>
      <w:ins w:id="445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455" w:author="Rev 19 Allen Wirfs-Brock" w:date="2013-09-12T09:49:00Z">
        <w:r>
          <w:rPr>
            <w:lang w:eastAsia="en-US"/>
          </w:rPr>
          <w:fldChar w:fldCharType="separate"/>
        </w:r>
      </w:ins>
      <w:ins w:id="4456" w:author="Rev 19 Allen Wirfs-Brock" w:date="2013-09-27T13:06:00Z">
        <w:r w:rsidR="00460CAC">
          <w:rPr>
            <w:lang w:eastAsia="en-US"/>
          </w:rPr>
          <w:t>12.11.1</w:t>
        </w:r>
      </w:ins>
      <w:ins w:id="445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458" w:author="Rev 19 Allen Wirfs-Brock" w:date="2013-09-12T09:49:00Z">
        <w:r>
          <w:rPr>
            <w:lang w:eastAsia="en-US"/>
          </w:rPr>
          <w:fldChar w:fldCharType="separate"/>
        </w:r>
      </w:ins>
      <w:ins w:id="4459" w:author="Rev 19 Allen Wirfs-Brock" w:date="2013-09-27T13:06:00Z">
        <w:r w:rsidR="00460CAC">
          <w:rPr>
            <w:lang w:eastAsia="en-US"/>
          </w:rPr>
          <w:t>12.12.1</w:t>
        </w:r>
      </w:ins>
      <w:ins w:id="446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461" w:author="Rev 19 Allen Wirfs-Brock" w:date="2013-09-12T09:49:00Z">
        <w:r>
          <w:rPr>
            <w:lang w:eastAsia="en-US"/>
          </w:rPr>
          <w:fldChar w:fldCharType="separate"/>
        </w:r>
      </w:ins>
      <w:ins w:id="4462" w:author="Rev 19 Allen Wirfs-Brock" w:date="2013-09-27T13:06:00Z">
        <w:r w:rsidR="00460CAC">
          <w:rPr>
            <w:lang w:eastAsia="en-US"/>
          </w:rPr>
          <w:t>12.13.2</w:t>
        </w:r>
      </w:ins>
      <w:ins w:id="446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464" w:author="Rev 19 Allen Wirfs-Brock" w:date="2013-09-12T09:49:00Z">
        <w:r>
          <w:rPr>
            <w:lang w:eastAsia="en-US"/>
          </w:rPr>
          <w:fldChar w:fldCharType="separate"/>
        </w:r>
      </w:ins>
      <w:ins w:id="4465" w:author="Rev 19 Allen Wirfs-Brock" w:date="2013-09-27T13:06:00Z">
        <w:r w:rsidR="00460CAC">
          <w:rPr>
            <w:lang w:eastAsia="en-US"/>
          </w:rPr>
          <w:t>12.14.1</w:t>
        </w:r>
      </w:ins>
      <w:ins w:id="4466" w:author="Rev 19 Allen Wirfs-Brock" w:date="2013-09-12T09:49:00Z">
        <w:r>
          <w:rPr>
            <w:lang w:eastAsia="en-US"/>
          </w:rPr>
          <w:fldChar w:fldCharType="end"/>
        </w:r>
      </w:ins>
    </w:p>
    <w:p w:rsidR="00D90D13" w:rsidRPr="00120381" w:rsidRDefault="00D90D13" w:rsidP="00D90D13">
      <w:pPr>
        <w:pStyle w:val="SyntaxRule"/>
      </w:pPr>
      <w:r w:rsidRPr="00120381">
        <w:t xml:space="preserve">PostfixExpression </w:t>
      </w:r>
      <w:r w:rsidRPr="00120381">
        <w:rPr>
          <w:rFonts w:ascii="Arial" w:hAnsi="Arial"/>
          <w:b/>
          <w:i w:val="0"/>
        </w:rPr>
        <w:t>:</w:t>
      </w:r>
    </w:p>
    <w:p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467" w:name="_Ref366133008"/>
      <w:bookmarkStart w:id="4468" w:name="_Toc368050384"/>
      <w:r w:rsidRPr="00E77497">
        <w:t>Postfix Increment Operato</w:t>
      </w:r>
      <w:bookmarkEnd w:id="4407"/>
      <w:bookmarkEnd w:id="4408"/>
      <w:r w:rsidRPr="00E77497">
        <w:t>r</w:t>
      </w:r>
      <w:bookmarkEnd w:id="4410"/>
      <w:bookmarkEnd w:id="4411"/>
      <w:bookmarkEnd w:id="4412"/>
      <w:bookmarkEnd w:id="4413"/>
      <w:bookmarkEnd w:id="4414"/>
      <w:bookmarkEnd w:id="4415"/>
      <w:bookmarkEnd w:id="4467"/>
      <w:bookmarkEnd w:id="4468"/>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rsidR="004736CE" w:rsidRDefault="000C090B" w:rsidP="004736CE">
      <w:pPr>
        <w:pStyle w:val="Alg4"/>
        <w:numPr>
          <w:ilvl w:val="0"/>
          <w:numId w:val="68"/>
        </w:numPr>
        <w:contextualSpacing/>
      </w:pPr>
      <w:r>
        <w:t>ReturnIfAbrupt(</w:t>
      </w:r>
      <w:r>
        <w:rPr>
          <w:i/>
        </w:rPr>
        <w:t>oldValue</w:t>
      </w:r>
      <w:r>
        <w:t>).</w:t>
      </w:r>
    </w:p>
    <w:p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469" w:author="Rev 19 Allen Wirfs-Brock" w:date="2013-09-27T13:06:00Z">
        <w:r w:rsidR="00460CAC">
          <w:t>12.6.4</w:t>
        </w:r>
      </w:ins>
      <w:del w:id="4470" w:author="Rev 19 Allen Wirfs-Brock" w:date="2013-09-27T08:39:00Z">
        <w:r w:rsidR="00083CEC" w:rsidDel="009E7E9E">
          <w:delText>12.6.3</w:delText>
        </w:r>
      </w:del>
      <w:r w:rsidR="00C04626">
        <w:fldChar w:fldCharType="end"/>
      </w:r>
      <w:r w:rsidRPr="00E77497">
        <w:t>).</w:t>
      </w:r>
    </w:p>
    <w:p w:rsidR="004C02EF" w:rsidRPr="00E77497" w:rsidRDefault="00C43FAF" w:rsidP="00441AED">
      <w:pPr>
        <w:pStyle w:val="Alg3"/>
        <w:numPr>
          <w:ilvl w:val="0"/>
          <w:numId w:val="68"/>
        </w:numPr>
        <w:spacing w:after="220"/>
        <w:contextualSpacing/>
      </w:pPr>
      <w:r>
        <w:lastRenderedPageBreak/>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68"/>
        </w:numPr>
        <w:spacing w:after="220"/>
        <w:contextualSpacing/>
      </w:pPr>
      <w:r>
        <w:t>ReturnIfAbrupt(</w:t>
      </w:r>
      <w:r w:rsidRPr="0034651E">
        <w:rPr>
          <w:i/>
        </w:rPr>
        <w:t>status</w:t>
      </w:r>
      <w:r>
        <w:t>).</w:t>
      </w:r>
    </w:p>
    <w:p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4471" w:name="_Toc385672194"/>
      <w:bookmarkStart w:id="4472" w:name="_Toc393690289"/>
    </w:p>
    <w:p w:rsidR="004C02EF" w:rsidRPr="00E77497" w:rsidRDefault="004C02EF" w:rsidP="00D148E9">
      <w:pPr>
        <w:pStyle w:val="Heading3"/>
      </w:pPr>
      <w:bookmarkStart w:id="4473" w:name="_Ref457707576"/>
      <w:bookmarkStart w:id="4474" w:name="_Toc472818829"/>
      <w:bookmarkStart w:id="4475" w:name="_Toc235503403"/>
      <w:bookmarkStart w:id="4476" w:name="_Toc241509178"/>
      <w:bookmarkStart w:id="4477" w:name="_Toc244416665"/>
      <w:bookmarkStart w:id="4478" w:name="_Toc276631029"/>
      <w:bookmarkStart w:id="4479" w:name="_Toc368050385"/>
      <w:r w:rsidRPr="00E77497">
        <w:t>Postfix Decrement Operato</w:t>
      </w:r>
      <w:bookmarkEnd w:id="4471"/>
      <w:bookmarkEnd w:id="4472"/>
      <w:r w:rsidRPr="00E77497">
        <w:t>r</w:t>
      </w:r>
      <w:bookmarkEnd w:id="4473"/>
      <w:bookmarkEnd w:id="4474"/>
      <w:bookmarkEnd w:id="4475"/>
      <w:bookmarkEnd w:id="4476"/>
      <w:bookmarkEnd w:id="4477"/>
      <w:bookmarkEnd w:id="4478"/>
      <w:bookmarkEnd w:id="4479"/>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rsidR="00C04626">
        <w:fldChar w:fldCharType="begin"/>
      </w:r>
      <w:r w:rsidR="00C04626">
        <w:instrText xml:space="preserve"> REF _Ref424533048 \r \h </w:instrText>
      </w:r>
      <w:r w:rsidR="00C04626">
        <w:fldChar w:fldCharType="separate"/>
      </w:r>
      <w:ins w:id="4480" w:author="Rev 19 Allen Wirfs-Brock" w:date="2013-09-27T13:06:00Z">
        <w:r w:rsidR="00460CAC">
          <w:t>12.6.4</w:t>
        </w:r>
      </w:ins>
      <w:del w:id="4481" w:author="Rev 19 Allen Wirfs-Brock" w:date="2013-09-27T08:39:00Z">
        <w:r w:rsidR="00083CEC" w:rsidDel="009E7E9E">
          <w:delText>12.6.3</w:delText>
        </w:r>
      </w:del>
      <w:r w:rsidR="00C04626">
        <w:fldChar w:fldCharType="end"/>
      </w:r>
      <w:r w:rsidRPr="00E77497">
        <w:t>).</w:t>
      </w:r>
    </w:p>
    <w:p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70"/>
        </w:numPr>
        <w:spacing w:after="220"/>
        <w:contextualSpacing/>
      </w:pPr>
      <w:r>
        <w:t>ReturnIfAbrupt(</w:t>
      </w:r>
      <w:r w:rsidRPr="0034651E">
        <w:rPr>
          <w:i/>
        </w:rPr>
        <w:t>status</w:t>
      </w:r>
      <w:r>
        <w:t>).</w:t>
      </w:r>
    </w:p>
    <w:p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4482" w:name="_Toc385672195"/>
      <w:bookmarkStart w:id="4483" w:name="_Toc393690290"/>
    </w:p>
    <w:p w:rsidR="004C02EF" w:rsidRPr="00E77497" w:rsidRDefault="004C02EF" w:rsidP="00D148E9">
      <w:pPr>
        <w:pStyle w:val="Heading2"/>
      </w:pPr>
      <w:bookmarkStart w:id="4484" w:name="_Ref457437595"/>
      <w:bookmarkStart w:id="4485" w:name="_Toc472818830"/>
      <w:bookmarkStart w:id="4486" w:name="_Toc235503404"/>
      <w:bookmarkStart w:id="4487" w:name="_Toc241509179"/>
      <w:bookmarkStart w:id="4488" w:name="_Toc244416666"/>
      <w:bookmarkStart w:id="4489" w:name="_Toc276631030"/>
      <w:bookmarkStart w:id="4490" w:name="_Toc368050386"/>
      <w:r w:rsidRPr="00E77497">
        <w:t>Unary Operator</w:t>
      </w:r>
      <w:bookmarkStart w:id="4491" w:name="_Toc382202837"/>
      <w:bookmarkEnd w:id="4401"/>
      <w:bookmarkEnd w:id="4402"/>
      <w:bookmarkEnd w:id="4403"/>
      <w:bookmarkEnd w:id="4404"/>
      <w:bookmarkEnd w:id="4405"/>
      <w:bookmarkEnd w:id="4406"/>
      <w:bookmarkEnd w:id="4482"/>
      <w:bookmarkEnd w:id="4483"/>
      <w:bookmarkEnd w:id="4491"/>
      <w:r w:rsidRPr="00E77497">
        <w:t>s</w:t>
      </w:r>
      <w:bookmarkEnd w:id="4484"/>
      <w:bookmarkEnd w:id="4485"/>
      <w:bookmarkEnd w:id="4486"/>
      <w:bookmarkEnd w:id="4487"/>
      <w:bookmarkEnd w:id="4488"/>
      <w:bookmarkEnd w:id="4489"/>
      <w:bookmarkEnd w:id="449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UnaryExpression </w:t>
      </w:r>
      <w:r w:rsidRPr="00E77497">
        <w:rPr>
          <w:rFonts w:ascii="Arial" w:hAnsi="Arial"/>
          <w:b/>
          <w:i w:val="0"/>
        </w:rPr>
        <w:t>:</w:t>
      </w:r>
    </w:p>
    <w:p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4492" w:name="_Ref375019246"/>
      <w:bookmarkStart w:id="4493" w:name="_Toc375031173"/>
      <w:bookmarkStart w:id="4494" w:name="_Toc381513687"/>
      <w:bookmarkStart w:id="4495" w:name="_Toc382202838"/>
      <w:bookmarkStart w:id="4496" w:name="_Toc382212209"/>
      <w:bookmarkStart w:id="4497" w:name="_Toc382212486"/>
      <w:bookmarkStart w:id="4498" w:name="_Toc382291554"/>
      <w:bookmarkStart w:id="4499" w:name="_Toc385672196"/>
      <w:bookmarkStart w:id="4500" w:name="_Toc393690291"/>
    </w:p>
    <w:p w:rsidR="00795735" w:rsidDel="008A3536" w:rsidRDefault="00795735" w:rsidP="00795735">
      <w:pPr>
        <w:rPr>
          <w:del w:id="4501" w:author="Rev 19 Allen Wirfs-Brock" w:date="2013-09-11T17:41:00Z"/>
          <w:rFonts w:ascii="Helvetica" w:hAnsi="Helvetica"/>
          <w:b/>
        </w:rPr>
      </w:pPr>
      <w:bookmarkStart w:id="4502" w:name="_Ref424531014"/>
      <w:bookmarkStart w:id="4503" w:name="_Toc472818831"/>
      <w:bookmarkStart w:id="4504" w:name="_Toc235503405"/>
      <w:bookmarkStart w:id="4505" w:name="_Toc241509180"/>
      <w:bookmarkStart w:id="4506" w:name="_Toc244416667"/>
      <w:bookmarkStart w:id="4507" w:name="_Toc276631031"/>
      <w:del w:id="4508" w:author="Rev 19 Allen Wirfs-Brock" w:date="2013-09-11T17:41:00Z">
        <w:r w:rsidRPr="00E77497" w:rsidDel="008A3536">
          <w:rPr>
            <w:rFonts w:ascii="Helvetica" w:hAnsi="Helvetica"/>
            <w:b/>
          </w:rPr>
          <w:delText>Static Semantics</w:delText>
        </w:r>
        <w:bookmarkStart w:id="4509" w:name="_Toc368034387"/>
        <w:bookmarkStart w:id="4510" w:name="_Toc368049610"/>
        <w:bookmarkStart w:id="4511" w:name="_Toc368050387"/>
        <w:bookmarkEnd w:id="4509"/>
        <w:bookmarkEnd w:id="4510"/>
        <w:bookmarkEnd w:id="4511"/>
      </w:del>
    </w:p>
    <w:p w:rsidR="00795735" w:rsidRPr="00E77497" w:rsidRDefault="00304798" w:rsidP="006A78DC">
      <w:pPr>
        <w:pStyle w:val="Heading3"/>
      </w:pPr>
      <w:bookmarkStart w:id="4512" w:name="_Toc368050388"/>
      <w:r w:rsidRPr="00E77497">
        <w:t xml:space="preserve">Static Semantics:  </w:t>
      </w:r>
      <w:r w:rsidR="00795735" w:rsidRPr="00E77497">
        <w:t>Early Errors</w:t>
      </w:r>
      <w:bookmarkEnd w:id="4512"/>
    </w:p>
    <w:p w:rsidR="00165530" w:rsidRPr="00120381" w:rsidRDefault="00165530" w:rsidP="00165530">
      <w:pPr>
        <w:pStyle w:val="SyntaxRule"/>
      </w:pPr>
      <w:r w:rsidRPr="00E77497">
        <w:t>UnaryExpression</w:t>
      </w:r>
      <w:r>
        <w:t xml:space="preserve"> </w:t>
      </w:r>
      <w:r w:rsidRPr="00120381">
        <w:rPr>
          <w:rFonts w:ascii="Arial" w:hAnsi="Arial"/>
          <w:b/>
          <w:i w:val="0"/>
        </w:rPr>
        <w:t>:</w:t>
      </w:r>
    </w:p>
    <w:p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rsidR="00A97CF5" w:rsidRPr="00E77497" w:rsidRDefault="00A97CF5" w:rsidP="006A78DC">
      <w:pPr>
        <w:pStyle w:val="Heading3"/>
      </w:pPr>
      <w:bookmarkStart w:id="4513" w:name="_Ref366741943"/>
      <w:bookmarkStart w:id="4514" w:name="_Toc368050389"/>
      <w:r w:rsidRPr="00E77497">
        <w:t xml:space="preserve">Static Semantics:  </w:t>
      </w:r>
      <w:r w:rsidRPr="00BD6E56">
        <w:rPr>
          <w:lang w:eastAsia="en-US"/>
        </w:rPr>
        <w:t>IsValidSimpleAssignmentTarget</w:t>
      </w:r>
      <w:bookmarkEnd w:id="4513"/>
      <w:bookmarkEnd w:id="4514"/>
    </w:p>
    <w:p w:rsidR="002E15BF" w:rsidRPr="00C81794" w:rsidRDefault="002E15BF" w:rsidP="002E15BF">
      <w:pPr>
        <w:rPr>
          <w:ins w:id="4515" w:author="Rev 19 Allen Wirfs-Brock" w:date="2013-09-12T09:50:00Z"/>
          <w:lang w:eastAsia="en-US"/>
        </w:rPr>
      </w:pPr>
      <w:ins w:id="4516"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517" w:author="Rev 19 Allen Wirfs-Brock" w:date="2013-09-12T09:50:00Z">
        <w:r>
          <w:rPr>
            <w:lang w:eastAsia="en-US"/>
          </w:rPr>
          <w:fldChar w:fldCharType="separate"/>
        </w:r>
      </w:ins>
      <w:ins w:id="4518" w:author="Rev 19 Allen Wirfs-Brock" w:date="2013-09-27T13:06:00Z">
        <w:r w:rsidR="00460CAC">
          <w:rPr>
            <w:lang w:eastAsia="en-US"/>
          </w:rPr>
          <w:t>12.1.0.2</w:t>
        </w:r>
      </w:ins>
      <w:ins w:id="451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520" w:author="Rev 19 Allen Wirfs-Brock" w:date="2013-09-12T09:50:00Z">
        <w:r>
          <w:rPr>
            <w:lang w:eastAsia="en-US"/>
          </w:rPr>
          <w:fldChar w:fldCharType="separate"/>
        </w:r>
      </w:ins>
      <w:ins w:id="4521" w:author="Rev 19 Allen Wirfs-Brock" w:date="2013-09-27T13:06:00Z">
        <w:r w:rsidR="00460CAC">
          <w:rPr>
            <w:lang w:eastAsia="en-US"/>
          </w:rPr>
          <w:t>12.1.10.2</w:t>
        </w:r>
      </w:ins>
      <w:ins w:id="452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523" w:author="Rev 19 Allen Wirfs-Brock" w:date="2013-09-12T09:50:00Z">
        <w:r>
          <w:rPr>
            <w:lang w:eastAsia="en-US"/>
          </w:rPr>
          <w:fldChar w:fldCharType="separate"/>
        </w:r>
      </w:ins>
      <w:ins w:id="4524" w:author="Rev 19 Allen Wirfs-Brock" w:date="2013-09-27T13:06:00Z">
        <w:r w:rsidR="00460CAC">
          <w:rPr>
            <w:lang w:eastAsia="en-US"/>
          </w:rPr>
          <w:t>12.2.1.2</w:t>
        </w:r>
      </w:ins>
      <w:ins w:id="452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526" w:author="Rev 19 Allen Wirfs-Brock" w:date="2013-09-12T09:50:00Z">
        <w:r>
          <w:rPr>
            <w:lang w:eastAsia="en-US"/>
          </w:rPr>
          <w:fldChar w:fldCharType="separate"/>
        </w:r>
      </w:ins>
      <w:ins w:id="4527" w:author="Rev 19 Allen Wirfs-Brock" w:date="2013-09-27T13:06:00Z">
        <w:r w:rsidR="00460CAC">
          <w:rPr>
            <w:lang w:eastAsia="en-US"/>
          </w:rPr>
          <w:t>12.3.2</w:t>
        </w:r>
      </w:ins>
      <w:ins w:id="452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529" w:author="Rev 19 Allen Wirfs-Brock" w:date="2013-09-12T09:50:00Z">
        <w:r>
          <w:rPr>
            <w:lang w:eastAsia="en-US"/>
          </w:rPr>
          <w:fldChar w:fldCharType="separate"/>
        </w:r>
      </w:ins>
      <w:ins w:id="4530" w:author="Rev 19 Allen Wirfs-Brock" w:date="2013-09-27T13:06:00Z">
        <w:r w:rsidR="00460CAC">
          <w:rPr>
            <w:lang w:eastAsia="en-US"/>
          </w:rPr>
          <w:t>12.5.1</w:t>
        </w:r>
      </w:ins>
      <w:ins w:id="453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532" w:author="Rev 19 Allen Wirfs-Brock" w:date="2013-09-12T09:50:00Z">
        <w:r>
          <w:rPr>
            <w:lang w:eastAsia="en-US"/>
          </w:rPr>
          <w:fldChar w:fldCharType="separate"/>
        </w:r>
      </w:ins>
      <w:ins w:id="4533" w:author="Rev 19 Allen Wirfs-Brock" w:date="2013-09-27T13:06:00Z">
        <w:r w:rsidR="00460CAC">
          <w:rPr>
            <w:lang w:eastAsia="en-US"/>
          </w:rPr>
          <w:t>12.6.1</w:t>
        </w:r>
      </w:ins>
      <w:ins w:id="453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535" w:author="Rev 19 Allen Wirfs-Brock" w:date="2013-09-12T09:50:00Z">
        <w:r>
          <w:rPr>
            <w:lang w:eastAsia="en-US"/>
          </w:rPr>
          <w:fldChar w:fldCharType="separate"/>
        </w:r>
      </w:ins>
      <w:ins w:id="4536" w:author="Rev 19 Allen Wirfs-Brock" w:date="2013-09-27T13:06:00Z">
        <w:r w:rsidR="00460CAC">
          <w:rPr>
            <w:lang w:eastAsia="en-US"/>
          </w:rPr>
          <w:t>12.7.1</w:t>
        </w:r>
      </w:ins>
      <w:ins w:id="453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538" w:author="Rev 19 Allen Wirfs-Brock" w:date="2013-09-12T09:50:00Z">
        <w:r>
          <w:rPr>
            <w:lang w:eastAsia="en-US"/>
          </w:rPr>
          <w:fldChar w:fldCharType="separate"/>
        </w:r>
      </w:ins>
      <w:ins w:id="4539" w:author="Rev 19 Allen Wirfs-Brock" w:date="2013-09-27T13:06:00Z">
        <w:r w:rsidR="00460CAC">
          <w:rPr>
            <w:lang w:eastAsia="en-US"/>
          </w:rPr>
          <w:t>12.8.1</w:t>
        </w:r>
      </w:ins>
      <w:ins w:id="454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541" w:author="Rev 19 Allen Wirfs-Brock" w:date="2013-09-12T09:50:00Z">
        <w:r>
          <w:rPr>
            <w:lang w:eastAsia="en-US"/>
          </w:rPr>
          <w:fldChar w:fldCharType="separate"/>
        </w:r>
      </w:ins>
      <w:ins w:id="4542" w:author="Rev 19 Allen Wirfs-Brock" w:date="2013-09-27T13:06:00Z">
        <w:r w:rsidR="00460CAC">
          <w:rPr>
            <w:lang w:eastAsia="en-US"/>
          </w:rPr>
          <w:t>12.9.1</w:t>
        </w:r>
      </w:ins>
      <w:ins w:id="454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544" w:author="Rev 19 Allen Wirfs-Brock" w:date="2013-09-12T09:50:00Z">
        <w:r>
          <w:rPr>
            <w:lang w:eastAsia="en-US"/>
          </w:rPr>
          <w:fldChar w:fldCharType="separate"/>
        </w:r>
      </w:ins>
      <w:ins w:id="4545" w:author="Rev 19 Allen Wirfs-Brock" w:date="2013-09-27T13:06:00Z">
        <w:r w:rsidR="00460CAC">
          <w:rPr>
            <w:lang w:eastAsia="en-US"/>
          </w:rPr>
          <w:t>12.10.1</w:t>
        </w:r>
      </w:ins>
      <w:ins w:id="454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547" w:author="Rev 19 Allen Wirfs-Brock" w:date="2013-09-12T09:50:00Z">
        <w:r>
          <w:rPr>
            <w:lang w:eastAsia="en-US"/>
          </w:rPr>
          <w:fldChar w:fldCharType="separate"/>
        </w:r>
      </w:ins>
      <w:ins w:id="4548" w:author="Rev 19 Allen Wirfs-Brock" w:date="2013-09-27T13:06:00Z">
        <w:r w:rsidR="00460CAC">
          <w:rPr>
            <w:lang w:eastAsia="en-US"/>
          </w:rPr>
          <w:t>12.11.1</w:t>
        </w:r>
      </w:ins>
      <w:ins w:id="454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550" w:author="Rev 19 Allen Wirfs-Brock" w:date="2013-09-12T09:50:00Z">
        <w:r>
          <w:rPr>
            <w:lang w:eastAsia="en-US"/>
          </w:rPr>
          <w:fldChar w:fldCharType="separate"/>
        </w:r>
      </w:ins>
      <w:ins w:id="4551" w:author="Rev 19 Allen Wirfs-Brock" w:date="2013-09-27T13:06:00Z">
        <w:r w:rsidR="00460CAC">
          <w:rPr>
            <w:lang w:eastAsia="en-US"/>
          </w:rPr>
          <w:t>12.12.1</w:t>
        </w:r>
      </w:ins>
      <w:ins w:id="455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553" w:author="Rev 19 Allen Wirfs-Brock" w:date="2013-09-12T09:50:00Z">
        <w:r>
          <w:rPr>
            <w:lang w:eastAsia="en-US"/>
          </w:rPr>
          <w:fldChar w:fldCharType="separate"/>
        </w:r>
      </w:ins>
      <w:ins w:id="4554" w:author="Rev 19 Allen Wirfs-Brock" w:date="2013-09-27T13:06:00Z">
        <w:r w:rsidR="00460CAC">
          <w:rPr>
            <w:lang w:eastAsia="en-US"/>
          </w:rPr>
          <w:t>12.13.2</w:t>
        </w:r>
      </w:ins>
      <w:ins w:id="455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556" w:author="Rev 19 Allen Wirfs-Brock" w:date="2013-09-12T09:50:00Z">
        <w:r>
          <w:rPr>
            <w:lang w:eastAsia="en-US"/>
          </w:rPr>
          <w:fldChar w:fldCharType="separate"/>
        </w:r>
      </w:ins>
      <w:ins w:id="4557" w:author="Rev 19 Allen Wirfs-Brock" w:date="2013-09-27T13:06:00Z">
        <w:r w:rsidR="00460CAC">
          <w:rPr>
            <w:lang w:eastAsia="en-US"/>
          </w:rPr>
          <w:t>12.14.1</w:t>
        </w:r>
      </w:ins>
      <w:ins w:id="4558" w:author="Rev 19 Allen Wirfs-Brock" w:date="2013-09-12T09:50:00Z">
        <w:r>
          <w:rPr>
            <w:lang w:eastAsia="en-US"/>
          </w:rPr>
          <w:fldChar w:fldCharType="end"/>
        </w:r>
      </w:ins>
    </w:p>
    <w:p w:rsidR="00A97CF5" w:rsidRPr="00E77497" w:rsidRDefault="00A97CF5" w:rsidP="00A97CF5">
      <w:pPr>
        <w:pStyle w:val="SyntaxRule"/>
      </w:pPr>
      <w:r w:rsidRPr="00E77497">
        <w:t xml:space="preserve">UnaryExpression </w:t>
      </w:r>
      <w:r w:rsidRPr="00E77497">
        <w:rPr>
          <w:rFonts w:ascii="Arial" w:hAnsi="Arial"/>
          <w:b/>
          <w:i w:val="0"/>
        </w:rPr>
        <w:t>:</w:t>
      </w:r>
    </w:p>
    <w:p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0"/>
        </w:numPr>
        <w:spacing w:after="220"/>
        <w:contextualSpacing/>
      </w:pPr>
      <w:r w:rsidRPr="00E77497">
        <w:lastRenderedPageBreak/>
        <w:t xml:space="preserve">Return </w:t>
      </w:r>
      <w:r w:rsidRPr="00BD6E56">
        <w:rPr>
          <w:b/>
        </w:rPr>
        <w:t>false</w:t>
      </w:r>
      <w:r w:rsidRPr="00E77497">
        <w:t>.</w:t>
      </w:r>
    </w:p>
    <w:p w:rsidR="004C02EF" w:rsidRPr="00E77497" w:rsidRDefault="004C02EF" w:rsidP="00D148E9">
      <w:pPr>
        <w:pStyle w:val="Heading3"/>
      </w:pPr>
      <w:bookmarkStart w:id="4559" w:name="_Ref366133744"/>
      <w:bookmarkStart w:id="4560" w:name="_Toc368050390"/>
      <w:r w:rsidRPr="00E77497">
        <w:t xml:space="preserve">The </w:t>
      </w:r>
      <w:r w:rsidRPr="00E77497">
        <w:rPr>
          <w:rFonts w:ascii="Courier New" w:hAnsi="Courier New"/>
          <w:sz w:val="22"/>
        </w:rPr>
        <w:t>delete</w:t>
      </w:r>
      <w:r w:rsidRPr="00E77497">
        <w:t xml:space="preserve"> Operato</w:t>
      </w:r>
      <w:bookmarkStart w:id="4561" w:name="_Toc382202839"/>
      <w:bookmarkEnd w:id="4492"/>
      <w:bookmarkEnd w:id="4493"/>
      <w:bookmarkEnd w:id="4494"/>
      <w:bookmarkEnd w:id="4495"/>
      <w:bookmarkEnd w:id="4496"/>
      <w:bookmarkEnd w:id="4497"/>
      <w:bookmarkEnd w:id="4498"/>
      <w:bookmarkEnd w:id="4499"/>
      <w:bookmarkEnd w:id="4500"/>
      <w:bookmarkEnd w:id="4561"/>
      <w:r w:rsidRPr="00E77497">
        <w:t>r</w:t>
      </w:r>
      <w:bookmarkEnd w:id="4502"/>
      <w:bookmarkEnd w:id="4503"/>
      <w:bookmarkEnd w:id="4504"/>
      <w:bookmarkEnd w:id="4505"/>
      <w:bookmarkEnd w:id="4506"/>
      <w:bookmarkEnd w:id="4507"/>
      <w:bookmarkEnd w:id="4559"/>
      <w:bookmarkEnd w:id="4560"/>
    </w:p>
    <w:p w:rsidR="008A7F90" w:rsidRPr="00E77497" w:rsidRDefault="008A7F90" w:rsidP="006A78DC">
      <w:pPr>
        <w:pStyle w:val="Heading4"/>
      </w:pPr>
      <w:r w:rsidRPr="00E77497">
        <w:t>Static Semantics:  Early Errors</w:t>
      </w:r>
    </w:p>
    <w:p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4562" w:name="_Toc382212487"/>
    </w:p>
    <w:p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4562"/>
      <w:r w:rsidRPr="00E77497">
        <w:t>.</w:t>
      </w:r>
      <w:bookmarkStart w:id="4563" w:name="_Toc382212488"/>
    </w:p>
    <w:p w:rsidR="00122292" w:rsidRDefault="0056239B" w:rsidP="00122292">
      <w:pPr>
        <w:pStyle w:val="Alg4"/>
        <w:numPr>
          <w:ilvl w:val="0"/>
          <w:numId w:val="71"/>
        </w:numPr>
        <w:contextualSpacing/>
      </w:pPr>
      <w:r>
        <w:t>ReturnIfAbrupt(</w:t>
      </w:r>
      <w:r>
        <w:rPr>
          <w:i/>
        </w:rPr>
        <w:t>ref</w:t>
      </w:r>
      <w:r>
        <w:t>).</w:t>
      </w:r>
    </w:p>
    <w:p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rsidR="003B43C7" w:rsidRDefault="003B43C7" w:rsidP="00441AED">
      <w:pPr>
        <w:pStyle w:val="Alg3"/>
        <w:numPr>
          <w:ilvl w:val="1"/>
          <w:numId w:val="71"/>
        </w:numPr>
        <w:spacing w:after="220"/>
        <w:contextualSpacing/>
      </w:pPr>
      <w:bookmarkStart w:id="4564" w:name="_Toc382212492"/>
      <w:bookmarkStart w:id="4565" w:name="_Ref458400786"/>
      <w:bookmarkEnd w:id="4563"/>
      <w:r>
        <w:t>If IsSuperReference(</w:t>
      </w:r>
      <w:r w:rsidRPr="003B43C7">
        <w:rPr>
          <w:i/>
        </w:rPr>
        <w:t>ref</w:t>
      </w:r>
      <w:r>
        <w:t xml:space="preserve">), then throw a </w:t>
      </w:r>
      <w:r w:rsidRPr="003B43C7">
        <w:rPr>
          <w:b/>
        </w:rPr>
        <w:t>ReferenceError</w:t>
      </w:r>
      <w:r>
        <w:t xml:space="preserve"> exception.</w:t>
      </w:r>
    </w:p>
    <w:p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4564"/>
      <w:r w:rsidR="004C02EF" w:rsidRPr="00E77497">
        <w:t>.</w:t>
      </w:r>
      <w:bookmarkStart w:id="4566" w:name="_Toc382212493"/>
      <w:bookmarkEnd w:id="4565"/>
    </w:p>
    <w:p w:rsidR="0046541A" w:rsidRDefault="0046541A" w:rsidP="0046541A">
      <w:pPr>
        <w:pStyle w:val="Alg3"/>
        <w:numPr>
          <w:ilvl w:val="1"/>
          <w:numId w:val="71"/>
        </w:numPr>
        <w:spacing w:after="220"/>
        <w:contextualSpacing/>
      </w:pPr>
      <w:r>
        <w:t>ReturnIfAbrupt(</w:t>
      </w:r>
      <w:r w:rsidRPr="0046541A">
        <w:rPr>
          <w:i/>
          <w:iCs/>
        </w:rPr>
        <w:t>deleteStatus</w:t>
      </w:r>
      <w:r>
        <w:t>).</w:t>
      </w:r>
    </w:p>
    <w:p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rsidR="004C02EF" w:rsidRPr="00E77497" w:rsidRDefault="004C02EF" w:rsidP="004C02EF">
      <w:pPr>
        <w:pStyle w:val="Note"/>
      </w:pPr>
      <w:bookmarkStart w:id="4567" w:name="_Toc472818832"/>
      <w:bookmarkEnd w:id="4566"/>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rsidR="004C02EF" w:rsidRPr="00E77497" w:rsidRDefault="004C02EF" w:rsidP="00D148E9">
      <w:pPr>
        <w:pStyle w:val="Heading3"/>
      </w:pPr>
      <w:bookmarkStart w:id="4568" w:name="_Toc235503406"/>
      <w:bookmarkStart w:id="4569" w:name="_Toc241509181"/>
      <w:bookmarkStart w:id="4570" w:name="_Toc244416668"/>
      <w:bookmarkStart w:id="4571" w:name="_Toc276631032"/>
      <w:bookmarkStart w:id="4572" w:name="_Toc368050391"/>
      <w:r w:rsidRPr="00E77497">
        <w:t xml:space="preserve">The </w:t>
      </w:r>
      <w:r w:rsidRPr="00E77497">
        <w:rPr>
          <w:rFonts w:ascii="Courier New" w:hAnsi="Courier New"/>
          <w:sz w:val="22"/>
        </w:rPr>
        <w:t>void</w:t>
      </w:r>
      <w:r w:rsidRPr="00E77497">
        <w:t xml:space="preserve"> Operato</w:t>
      </w:r>
      <w:bookmarkStart w:id="4573" w:name="_Toc382202841"/>
      <w:bookmarkEnd w:id="4573"/>
      <w:r w:rsidRPr="00E77497">
        <w:t>r</w:t>
      </w:r>
      <w:bookmarkEnd w:id="4567"/>
      <w:bookmarkEnd w:id="4568"/>
      <w:bookmarkEnd w:id="4569"/>
      <w:bookmarkEnd w:id="4570"/>
      <w:bookmarkEnd w:id="4571"/>
      <w:bookmarkEnd w:id="4572"/>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4574" w:name="_Toc382212498"/>
    </w:p>
    <w:p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4574"/>
      <w:r w:rsidRPr="00E77497">
        <w:t>.</w:t>
      </w:r>
      <w:bookmarkStart w:id="4575" w:name="_Toc382212499"/>
    </w:p>
    <w:p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4575"/>
      <w:r w:rsidR="004C02EF" w:rsidRPr="00E77497">
        <w:t>.</w:t>
      </w:r>
      <w:bookmarkStart w:id="4576" w:name="_Toc382212500"/>
    </w:p>
    <w:p w:rsidR="003B3043" w:rsidRDefault="003B3043" w:rsidP="003B3043">
      <w:pPr>
        <w:pStyle w:val="Alg4"/>
        <w:numPr>
          <w:ilvl w:val="0"/>
          <w:numId w:val="72"/>
        </w:numPr>
        <w:contextualSpacing/>
      </w:pPr>
      <w:r>
        <w:t>ReturnIfAbrupt(</w:t>
      </w:r>
      <w:r w:rsidRPr="003B3043">
        <w:rPr>
          <w:i/>
          <w:iCs/>
        </w:rPr>
        <w:t>status</w:t>
      </w:r>
      <w:r>
        <w:t>).</w:t>
      </w:r>
    </w:p>
    <w:p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4576"/>
      <w:r w:rsidRPr="00E77497">
        <w:t>.</w:t>
      </w:r>
      <w:bookmarkStart w:id="4577" w:name="_Toc375031175"/>
      <w:bookmarkStart w:id="4578" w:name="_Ref379174824"/>
      <w:bookmarkStart w:id="4579" w:name="_Ref379914513"/>
      <w:bookmarkStart w:id="4580" w:name="_Toc381513689"/>
      <w:bookmarkStart w:id="4581" w:name="_Toc382202842"/>
      <w:bookmarkStart w:id="4582" w:name="_Toc382212211"/>
      <w:bookmarkStart w:id="4583" w:name="_Toc382212501"/>
      <w:bookmarkStart w:id="4584" w:name="_Toc382291556"/>
      <w:bookmarkStart w:id="4585" w:name="_Toc385672198"/>
      <w:bookmarkStart w:id="4586" w:name="_Toc393690293"/>
    </w:p>
    <w:p w:rsidR="004C02EF" w:rsidRPr="00E77497" w:rsidRDefault="004C02EF" w:rsidP="004C02EF">
      <w:pPr>
        <w:pStyle w:val="Note"/>
      </w:pPr>
      <w:bookmarkStart w:id="4587" w:name="_Toc472818833"/>
      <w:r w:rsidRPr="00E77497">
        <w:t>NOTE</w:t>
      </w:r>
      <w:r w:rsidRPr="00E77497">
        <w:tab/>
        <w:t>GetValue must be called even though its value is not used because it may have observable side-effects.</w:t>
      </w:r>
    </w:p>
    <w:p w:rsidR="004C02EF" w:rsidRPr="00E77497" w:rsidRDefault="004C02EF" w:rsidP="00D148E9">
      <w:pPr>
        <w:pStyle w:val="Heading3"/>
      </w:pPr>
      <w:bookmarkStart w:id="4588" w:name="_Toc235503407"/>
      <w:bookmarkStart w:id="4589" w:name="_Toc241509182"/>
      <w:bookmarkStart w:id="4590" w:name="_Toc244416669"/>
      <w:bookmarkStart w:id="4591" w:name="_Toc276631033"/>
      <w:bookmarkStart w:id="4592" w:name="_Toc368050392"/>
      <w:r w:rsidRPr="00E77497">
        <w:lastRenderedPageBreak/>
        <w:t xml:space="preserve">The </w:t>
      </w:r>
      <w:r w:rsidRPr="00E77497">
        <w:rPr>
          <w:rFonts w:ascii="Courier New" w:hAnsi="Courier New"/>
        </w:rPr>
        <w:t>typeof</w:t>
      </w:r>
      <w:r w:rsidRPr="00E77497">
        <w:t xml:space="preserve"> Operato</w:t>
      </w:r>
      <w:bookmarkEnd w:id="4577"/>
      <w:bookmarkEnd w:id="4578"/>
      <w:bookmarkEnd w:id="4579"/>
      <w:bookmarkEnd w:id="4580"/>
      <w:bookmarkEnd w:id="4581"/>
      <w:bookmarkEnd w:id="4582"/>
      <w:bookmarkEnd w:id="4583"/>
      <w:bookmarkEnd w:id="4584"/>
      <w:bookmarkEnd w:id="4585"/>
      <w:bookmarkEnd w:id="4586"/>
      <w:r w:rsidRPr="00E77497">
        <w:t>r</w:t>
      </w:r>
      <w:bookmarkEnd w:id="4587"/>
      <w:bookmarkEnd w:id="4588"/>
      <w:bookmarkEnd w:id="4589"/>
      <w:bookmarkEnd w:id="4590"/>
      <w:bookmarkEnd w:id="4591"/>
      <w:bookmarkEnd w:id="4592"/>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4593" w:name="_Toc382212502"/>
    </w:p>
    <w:p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4593"/>
      <w:r w:rsidRPr="00E77497">
        <w:t>.</w:t>
      </w:r>
      <w:bookmarkStart w:id="4594" w:name="_Toc382212503"/>
    </w:p>
    <w:p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4594"/>
      <w:r w:rsidRPr="00E77497">
        <w:t xml:space="preserve">, </w:t>
      </w:r>
      <w:bookmarkStart w:id="4595" w:name="_Toc382212504"/>
      <w:r w:rsidRPr="00E77497">
        <w:t>then</w:t>
      </w:r>
    </w:p>
    <w:p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4595"/>
      <w:r w:rsidRPr="00E77497">
        <w:t>.</w:t>
      </w:r>
      <w:bookmarkStart w:id="4596" w:name="_Toc382212505"/>
    </w:p>
    <w:p w:rsidR="00122292" w:rsidRDefault="0056239B" w:rsidP="00122292">
      <w:pPr>
        <w:pStyle w:val="Alg4"/>
        <w:numPr>
          <w:ilvl w:val="0"/>
          <w:numId w:val="73"/>
        </w:numPr>
        <w:contextualSpacing/>
      </w:pPr>
      <w:r>
        <w:t>ReturnIfAbrupt(</w:t>
      </w:r>
      <w:r w:rsidRPr="00342FD6">
        <w:rPr>
          <w:i/>
        </w:rPr>
        <w:t>val</w:t>
      </w:r>
      <w:r>
        <w:t>).</w:t>
      </w:r>
    </w:p>
    <w:p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bookmarkEnd w:id="4596"/>
      <w:r w:rsidR="00DA3686">
        <w:t xml:space="preserve">to </w:t>
      </w:r>
      <w:r w:rsidR="00DA3686">
        <w:fldChar w:fldCharType="begin"/>
      </w:r>
      <w:r w:rsidR="00DA3686">
        <w:instrText xml:space="preserve"> REF _Ref327355399 \h </w:instrText>
      </w:r>
      <w:r w:rsidR="00DA3686">
        <w:fldChar w:fldCharType="separate"/>
      </w:r>
      <w:ins w:id="4597" w:author="Rev 19 Allen Wirfs-Brock" w:date="2013-09-27T13:06:00Z">
        <w:r w:rsidR="00460CAC" w:rsidRPr="008339A8">
          <w:t xml:space="preserve">Table </w:t>
        </w:r>
        <w:r w:rsidR="00460CAC">
          <w:rPr>
            <w:noProof/>
          </w:rPr>
          <w:t>31</w:t>
        </w:r>
      </w:ins>
      <w:ins w:id="4598" w:author="Rev 18 Allen Wirfs-Brock" w:date="2013-09-05T11:12:00Z">
        <w:del w:id="4599" w:author="Rev 19 Allen Wirfs-Brock" w:date="2013-09-27T08:39:00Z">
          <w:r w:rsidR="00C37EEF" w:rsidRPr="008339A8" w:rsidDel="009E7E9E">
            <w:delText xml:space="preserve">Table </w:delText>
          </w:r>
          <w:r w:rsidR="00C37EEF" w:rsidDel="009E7E9E">
            <w:rPr>
              <w:noProof/>
            </w:rPr>
            <w:delText>31</w:delText>
          </w:r>
        </w:del>
      </w:ins>
      <w:del w:id="4600" w:author="Rev 19 Allen Wirfs-Brock" w:date="2013-09-27T08:39:00Z">
        <w:r w:rsidR="00FB0307" w:rsidRPr="008339A8" w:rsidDel="009E7E9E">
          <w:delText xml:space="preserve">Table </w:delText>
        </w:r>
        <w:r w:rsidR="00FB0307" w:rsidDel="009E7E9E">
          <w:rPr>
            <w:noProof/>
          </w:rPr>
          <w:delText>31</w:delText>
        </w:r>
      </w:del>
      <w:r w:rsidR="00DA3686">
        <w:fldChar w:fldCharType="end"/>
      </w:r>
      <w:r w:rsidR="00DA3686">
        <w:t>.</w:t>
      </w:r>
    </w:p>
    <w:p w:rsidR="004C02EF" w:rsidRPr="008339A8" w:rsidRDefault="00676727" w:rsidP="004B49EB">
      <w:pPr>
        <w:pStyle w:val="Tabletitle"/>
      </w:pPr>
      <w:bookmarkStart w:id="4601" w:name="_Ref327355399"/>
      <w:r w:rsidRPr="008339A8">
        <w:t xml:space="preserve">Table </w:t>
      </w:r>
      <w:r w:rsidRPr="008339A8">
        <w:fldChar w:fldCharType="begin"/>
      </w:r>
      <w:r w:rsidRPr="008339A8">
        <w:instrText xml:space="preserve"> SEQ Table \* ARABIC </w:instrText>
      </w:r>
      <w:r w:rsidRPr="008339A8">
        <w:fldChar w:fldCharType="separate"/>
      </w:r>
      <w:r w:rsidR="00460CAC">
        <w:rPr>
          <w:noProof/>
        </w:rPr>
        <w:t>31</w:t>
      </w:r>
      <w:r w:rsidRPr="008339A8">
        <w:fldChar w:fldCharType="end"/>
      </w:r>
      <w:bookmarkEnd w:id="4601"/>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rsidR="004C02EF" w:rsidRPr="003B4312" w:rsidRDefault="004C02EF" w:rsidP="003A4B22">
            <w:pPr>
              <w:keepNext/>
              <w:shd w:val="solid" w:color="C0C0C0" w:fill="FFFFFF"/>
              <w:spacing w:after="0"/>
              <w:rPr>
                <w:b/>
                <w:i/>
                <w:shd w:val="solid" w:color="C0C0C0" w:fill="FFFFFF"/>
              </w:rPr>
            </w:pPr>
            <w:bookmarkStart w:id="4602" w:name="_Toc382212506"/>
            <w:r w:rsidRPr="003B4312">
              <w:rPr>
                <w:b/>
                <w:i/>
                <w:shd w:val="solid" w:color="C0C0C0" w:fill="FFFFFF"/>
              </w:rPr>
              <w:t>Type</w:t>
            </w:r>
            <w:bookmarkEnd w:id="4602"/>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rsidR="004C02EF" w:rsidRPr="006B6D0A" w:rsidRDefault="004C02EF" w:rsidP="003A4B22">
            <w:pPr>
              <w:keepNext/>
              <w:shd w:val="solid" w:color="C0C0C0" w:fill="FFFFFF"/>
              <w:spacing w:after="0"/>
              <w:rPr>
                <w:b/>
                <w:i/>
                <w:shd w:val="solid" w:color="C0C0C0" w:fill="FFFFFF"/>
              </w:rPr>
            </w:pPr>
            <w:bookmarkStart w:id="4603" w:name="_Toc382212507"/>
            <w:r w:rsidRPr="006B6D0A">
              <w:rPr>
                <w:b/>
                <w:i/>
                <w:shd w:val="solid" w:color="C0C0C0" w:fill="FFFFFF"/>
              </w:rPr>
              <w:t>Result</w:t>
            </w:r>
            <w:bookmarkEnd w:id="4603"/>
          </w:p>
        </w:tc>
      </w:tr>
      <w:tr w:rsidR="004C02EF" w:rsidRPr="00E77497" w:rsidTr="00B6249A">
        <w:trPr>
          <w:cantSplit/>
          <w:jc w:val="center"/>
        </w:trPr>
        <w:tc>
          <w:tcPr>
            <w:tcW w:w="2714" w:type="dxa"/>
            <w:tcBorders>
              <w:top w:val="nil"/>
            </w:tcBorders>
          </w:tcPr>
          <w:p w:rsidR="004C02EF" w:rsidRPr="00E77497" w:rsidRDefault="004C02EF" w:rsidP="003A4B22">
            <w:pPr>
              <w:keepNext/>
              <w:spacing w:after="60"/>
            </w:pPr>
            <w:bookmarkStart w:id="4604" w:name="_Toc382212508"/>
            <w:r w:rsidRPr="00E77497">
              <w:t>Undefin</w:t>
            </w:r>
            <w:bookmarkEnd w:id="4604"/>
            <w:r w:rsidRPr="00E77497">
              <w:t>ed</w:t>
            </w:r>
          </w:p>
        </w:tc>
        <w:tc>
          <w:tcPr>
            <w:tcW w:w="3431" w:type="dxa"/>
            <w:tcBorders>
              <w:top w:val="nil"/>
            </w:tcBorders>
          </w:tcPr>
          <w:p w:rsidR="004C02EF" w:rsidRPr="00E77497" w:rsidRDefault="004C02EF" w:rsidP="003A4B22">
            <w:pPr>
              <w:keepNext/>
              <w:spacing w:after="60"/>
              <w:rPr>
                <w:rFonts w:ascii="Courier" w:hAnsi="Courier"/>
                <w:b/>
              </w:rPr>
            </w:pPr>
            <w:bookmarkStart w:id="4605" w:name="_Toc382212509"/>
            <w:r w:rsidRPr="00E77497">
              <w:rPr>
                <w:rFonts w:ascii="Courier New" w:hAnsi="Courier New"/>
                <w:b/>
              </w:rPr>
              <w:t>"undefine</w:t>
            </w:r>
            <w:bookmarkEnd w:id="4605"/>
            <w:r w:rsidRPr="00E77497">
              <w:rPr>
                <w:rFonts w:ascii="Courier New" w:hAnsi="Courier New"/>
                <w:b/>
              </w:rPr>
              <w:t>d"</w:t>
            </w:r>
          </w:p>
        </w:tc>
      </w:tr>
      <w:tr w:rsidR="004C02EF" w:rsidRPr="00E77497" w:rsidTr="00B6249A">
        <w:trPr>
          <w:cantSplit/>
          <w:jc w:val="center"/>
        </w:trPr>
        <w:tc>
          <w:tcPr>
            <w:tcW w:w="2714" w:type="dxa"/>
          </w:tcPr>
          <w:p w:rsidR="004C02EF" w:rsidRPr="00E77497" w:rsidRDefault="004C02EF" w:rsidP="003A4B22">
            <w:pPr>
              <w:keepNext/>
              <w:spacing w:after="60"/>
            </w:pPr>
            <w:bookmarkStart w:id="4606" w:name="_Toc382212510"/>
            <w:r w:rsidRPr="00E77497">
              <w:t>Nu</w:t>
            </w:r>
            <w:bookmarkEnd w:id="4606"/>
            <w:r w:rsidRPr="00E77497">
              <w:t>ll</w:t>
            </w:r>
          </w:p>
        </w:tc>
        <w:tc>
          <w:tcPr>
            <w:tcW w:w="3431" w:type="dxa"/>
          </w:tcPr>
          <w:p w:rsidR="004C02EF" w:rsidRPr="00E77497" w:rsidRDefault="004C02EF" w:rsidP="003A4B22">
            <w:pPr>
              <w:keepNext/>
              <w:spacing w:after="60"/>
              <w:rPr>
                <w:rFonts w:ascii="Courier" w:hAnsi="Courier"/>
                <w:b/>
              </w:rPr>
            </w:pPr>
            <w:bookmarkStart w:id="4607" w:name="_Toc382212511"/>
            <w:r w:rsidRPr="00E77497">
              <w:rPr>
                <w:rFonts w:ascii="Courier New" w:hAnsi="Courier New"/>
                <w:b/>
              </w:rPr>
              <w:t>"objec</w:t>
            </w:r>
            <w:bookmarkEnd w:id="4607"/>
            <w:r w:rsidRPr="00E77497">
              <w:rPr>
                <w:rFonts w:ascii="Courier New" w:hAnsi="Courier New"/>
                <w:b/>
              </w:rPr>
              <w:t>t"</w:t>
            </w:r>
          </w:p>
        </w:tc>
      </w:tr>
      <w:tr w:rsidR="004C02EF" w:rsidRPr="00E77497" w:rsidTr="00B6249A">
        <w:trPr>
          <w:cantSplit/>
          <w:jc w:val="center"/>
        </w:trPr>
        <w:tc>
          <w:tcPr>
            <w:tcW w:w="2714" w:type="dxa"/>
          </w:tcPr>
          <w:p w:rsidR="004C02EF" w:rsidRPr="00E77497" w:rsidRDefault="004C02EF" w:rsidP="003A4B22">
            <w:pPr>
              <w:keepNext/>
              <w:spacing w:after="60"/>
            </w:pPr>
            <w:bookmarkStart w:id="4608" w:name="_Toc382212512"/>
            <w:r w:rsidRPr="00E77497">
              <w:t>Boole</w:t>
            </w:r>
            <w:bookmarkEnd w:id="4608"/>
            <w:r w:rsidRPr="00E77497">
              <w:t>an</w:t>
            </w:r>
          </w:p>
        </w:tc>
        <w:tc>
          <w:tcPr>
            <w:tcW w:w="3431" w:type="dxa"/>
          </w:tcPr>
          <w:p w:rsidR="004C02EF" w:rsidRPr="00E77497" w:rsidRDefault="004C02EF" w:rsidP="003A4B22">
            <w:pPr>
              <w:keepNext/>
              <w:spacing w:after="60"/>
              <w:rPr>
                <w:rFonts w:ascii="Courier" w:hAnsi="Courier"/>
                <w:b/>
              </w:rPr>
            </w:pPr>
            <w:bookmarkStart w:id="4609" w:name="_Toc382212513"/>
            <w:r w:rsidRPr="00E77497">
              <w:rPr>
                <w:rFonts w:ascii="Courier New" w:hAnsi="Courier New"/>
                <w:b/>
              </w:rPr>
              <w:t>"boolea</w:t>
            </w:r>
            <w:bookmarkEnd w:id="4609"/>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3A4B22">
            <w:pPr>
              <w:keepNext/>
              <w:spacing w:after="60"/>
            </w:pPr>
            <w:bookmarkStart w:id="4610" w:name="_Toc382212514"/>
            <w:r w:rsidRPr="00E77497">
              <w:t>Numb</w:t>
            </w:r>
            <w:bookmarkEnd w:id="4610"/>
            <w:r w:rsidRPr="00E77497">
              <w:t>er</w:t>
            </w:r>
          </w:p>
        </w:tc>
        <w:tc>
          <w:tcPr>
            <w:tcW w:w="3431" w:type="dxa"/>
          </w:tcPr>
          <w:p w:rsidR="004C02EF" w:rsidRPr="00E77497" w:rsidRDefault="004C02EF" w:rsidP="003A4B22">
            <w:pPr>
              <w:keepNext/>
              <w:spacing w:after="60"/>
              <w:rPr>
                <w:rFonts w:ascii="Courier" w:hAnsi="Courier"/>
                <w:b/>
              </w:rPr>
            </w:pPr>
            <w:bookmarkStart w:id="4611" w:name="_Toc382212515"/>
            <w:r w:rsidRPr="00E77497">
              <w:rPr>
                <w:rFonts w:ascii="Courier New" w:hAnsi="Courier New"/>
                <w:b/>
              </w:rPr>
              <w:t>"numbe</w:t>
            </w:r>
            <w:bookmarkEnd w:id="4611"/>
            <w:r w:rsidRPr="00E77497">
              <w:rPr>
                <w:rFonts w:ascii="Courier New" w:hAnsi="Courier New"/>
                <w:b/>
              </w:rPr>
              <w:t>r"</w:t>
            </w:r>
          </w:p>
        </w:tc>
      </w:tr>
      <w:tr w:rsidR="004C02EF" w:rsidRPr="00E77497" w:rsidTr="00B6249A">
        <w:trPr>
          <w:cantSplit/>
          <w:jc w:val="center"/>
        </w:trPr>
        <w:tc>
          <w:tcPr>
            <w:tcW w:w="2714" w:type="dxa"/>
          </w:tcPr>
          <w:p w:rsidR="004C02EF" w:rsidRPr="00E77497" w:rsidRDefault="004C02EF" w:rsidP="003A4B22">
            <w:pPr>
              <w:keepNext/>
              <w:spacing w:after="60"/>
            </w:pPr>
            <w:bookmarkStart w:id="4612" w:name="_Toc382212516"/>
            <w:r w:rsidRPr="00E77497">
              <w:t>Stri</w:t>
            </w:r>
            <w:bookmarkEnd w:id="4612"/>
            <w:r w:rsidRPr="00E77497">
              <w:t>ng</w:t>
            </w:r>
          </w:p>
        </w:tc>
        <w:tc>
          <w:tcPr>
            <w:tcW w:w="3431" w:type="dxa"/>
          </w:tcPr>
          <w:p w:rsidR="004C02EF" w:rsidRPr="00E77497" w:rsidRDefault="004C02EF" w:rsidP="003A4B22">
            <w:pPr>
              <w:keepNext/>
              <w:spacing w:after="60"/>
              <w:rPr>
                <w:rFonts w:ascii="Courier" w:hAnsi="Courier"/>
                <w:b/>
              </w:rPr>
            </w:pPr>
            <w:bookmarkStart w:id="4613" w:name="_Toc382212517"/>
            <w:r w:rsidRPr="00E77497">
              <w:rPr>
                <w:rFonts w:ascii="Courier New" w:hAnsi="Courier New"/>
                <w:b/>
              </w:rPr>
              <w:t>"strin</w:t>
            </w:r>
            <w:bookmarkEnd w:id="4613"/>
            <w:r w:rsidRPr="00E77497">
              <w:rPr>
                <w:rFonts w:ascii="Courier New" w:hAnsi="Courier New"/>
                <w:b/>
              </w:rPr>
              <w:t>g"</w:t>
            </w:r>
          </w:p>
        </w:tc>
      </w:tr>
      <w:tr w:rsidR="006A55CE" w:rsidRPr="00E77497" w:rsidTr="00B6249A">
        <w:trPr>
          <w:cantSplit/>
          <w:jc w:val="center"/>
          <w:ins w:id="4614" w:author="Rev 19 Allen Wirfs-Brock" w:date="2013-09-24T17:16:00Z"/>
        </w:trPr>
        <w:tc>
          <w:tcPr>
            <w:tcW w:w="2714" w:type="dxa"/>
          </w:tcPr>
          <w:p w:rsidR="006A55CE" w:rsidRPr="00E77497" w:rsidRDefault="006A55CE" w:rsidP="003A4B22">
            <w:pPr>
              <w:keepNext/>
              <w:spacing w:after="60"/>
              <w:rPr>
                <w:ins w:id="4615" w:author="Rev 19 Allen Wirfs-Brock" w:date="2013-09-24T17:16:00Z"/>
              </w:rPr>
            </w:pPr>
            <w:ins w:id="4616" w:author="Rev 19 Allen Wirfs-Brock" w:date="2013-09-24T17:16:00Z">
              <w:r>
                <w:t>Symbol</w:t>
              </w:r>
            </w:ins>
          </w:p>
        </w:tc>
        <w:tc>
          <w:tcPr>
            <w:tcW w:w="3431" w:type="dxa"/>
          </w:tcPr>
          <w:p w:rsidR="006A55CE" w:rsidRPr="00E77497" w:rsidRDefault="006A55CE" w:rsidP="003A4B22">
            <w:pPr>
              <w:keepNext/>
              <w:spacing w:after="60"/>
              <w:rPr>
                <w:ins w:id="4617" w:author="Rev 19 Allen Wirfs-Brock" w:date="2013-09-24T17:16:00Z"/>
                <w:rFonts w:ascii="Courier New" w:hAnsi="Courier New"/>
                <w:b/>
              </w:rPr>
            </w:pPr>
            <w:ins w:id="4618" w:author="Rev 19 Allen Wirfs-Brock" w:date="2013-09-24T17:17:00Z">
              <w:r w:rsidRPr="00E77497">
                <w:rPr>
                  <w:rFonts w:ascii="Courier New" w:hAnsi="Courier New"/>
                  <w:b/>
                </w:rPr>
                <w:t>"s</w:t>
              </w:r>
              <w:r>
                <w:rPr>
                  <w:rFonts w:ascii="Courier New" w:hAnsi="Courier New"/>
                  <w:b/>
                </w:rPr>
                <w:t>ymbol</w:t>
              </w:r>
              <w:r w:rsidRPr="00E77497">
                <w:rPr>
                  <w:rFonts w:ascii="Courier New" w:hAnsi="Courier New"/>
                  <w:b/>
                </w:rPr>
                <w:t>"</w:t>
              </w:r>
            </w:ins>
          </w:p>
        </w:tc>
      </w:tr>
      <w:tr w:rsidR="006A55CE" w:rsidRPr="00E77497" w:rsidTr="00B6249A">
        <w:trPr>
          <w:cantSplit/>
          <w:jc w:val="center"/>
        </w:trPr>
        <w:tc>
          <w:tcPr>
            <w:tcW w:w="2714" w:type="dxa"/>
          </w:tcPr>
          <w:p w:rsidR="006A55CE" w:rsidRPr="00E77497" w:rsidRDefault="006A55CE" w:rsidP="00B6249A">
            <w:pPr>
              <w:keepNext/>
              <w:spacing w:after="60"/>
              <w:jc w:val="left"/>
            </w:pPr>
            <w:bookmarkStart w:id="4619" w:name="_Toc382212518"/>
            <w:r w:rsidRPr="00E77497">
              <w:t>Object (</w:t>
            </w:r>
            <w:r>
              <w:t>ordinary</w:t>
            </w:r>
            <w:r w:rsidRPr="00E77497">
              <w:t xml:space="preserve"> and does not implement [[Call]</w:t>
            </w:r>
            <w:bookmarkEnd w:id="4619"/>
            <w:r w:rsidRPr="00E77497">
              <w:t>])</w:t>
            </w:r>
          </w:p>
        </w:tc>
        <w:tc>
          <w:tcPr>
            <w:tcW w:w="3431" w:type="dxa"/>
          </w:tcPr>
          <w:p w:rsidR="006A55CE" w:rsidRPr="00E77497" w:rsidRDefault="006A55CE" w:rsidP="003A4B22">
            <w:pPr>
              <w:keepNext/>
              <w:spacing w:after="60"/>
              <w:rPr>
                <w:rFonts w:ascii="Courier" w:hAnsi="Courier"/>
                <w:b/>
              </w:rPr>
            </w:pPr>
            <w:bookmarkStart w:id="4620" w:name="_Toc382212519"/>
            <w:r w:rsidRPr="00E77497">
              <w:rPr>
                <w:rFonts w:ascii="Courier New" w:hAnsi="Courier New"/>
                <w:b/>
              </w:rPr>
              <w:t>"objec</w:t>
            </w:r>
            <w:bookmarkEnd w:id="4620"/>
            <w:r w:rsidRPr="00E77497">
              <w:rPr>
                <w:rFonts w:ascii="Courier New" w:hAnsi="Courier New"/>
                <w:b/>
              </w:rPr>
              <w:t>t"</w:t>
            </w:r>
          </w:p>
        </w:tc>
      </w:tr>
      <w:tr w:rsidR="006A55CE" w:rsidRPr="00E77497" w:rsidDel="006A55CE" w:rsidTr="00B6249A">
        <w:trPr>
          <w:cantSplit/>
          <w:jc w:val="center"/>
          <w:del w:id="4621" w:author="Rev 19 Allen Wirfs-Brock" w:date="2013-09-24T17:17:00Z"/>
        </w:trPr>
        <w:tc>
          <w:tcPr>
            <w:tcW w:w="2714" w:type="dxa"/>
          </w:tcPr>
          <w:p w:rsidR="006A55CE" w:rsidRPr="00E77497" w:rsidDel="006A55CE" w:rsidRDefault="006A55CE" w:rsidP="0065390F">
            <w:pPr>
              <w:spacing w:after="60"/>
              <w:jc w:val="left"/>
              <w:rPr>
                <w:del w:id="4622" w:author="Rev 19 Allen Wirfs-Brock" w:date="2013-09-24T17:17:00Z"/>
              </w:rPr>
            </w:pPr>
            <w:del w:id="4623" w:author="Rev 19 Allen Wirfs-Brock" w:date="2013-09-24T17:17:00Z">
              <w:r w:rsidRPr="00E77497" w:rsidDel="006A55CE">
                <w:delText>Object (</w:delText>
              </w:r>
              <w:r w:rsidDel="006A55CE">
                <w:delText>is a Symbol exotic object</w:delText>
              </w:r>
              <w:r w:rsidRPr="00E77497" w:rsidDel="006A55CE">
                <w:delText>)</w:delText>
              </w:r>
            </w:del>
          </w:p>
        </w:tc>
        <w:tc>
          <w:tcPr>
            <w:tcW w:w="3431" w:type="dxa"/>
          </w:tcPr>
          <w:p w:rsidR="006A55CE" w:rsidRPr="00E77497" w:rsidDel="006A55CE" w:rsidRDefault="006A55CE" w:rsidP="003A4B22">
            <w:pPr>
              <w:spacing w:after="60"/>
              <w:rPr>
                <w:del w:id="4624" w:author="Rev 19 Allen Wirfs-Brock" w:date="2013-09-24T17:17:00Z"/>
                <w:rFonts w:ascii="Courier New" w:hAnsi="Courier New"/>
                <w:b/>
              </w:rPr>
            </w:pPr>
            <w:del w:id="4625" w:author="Rev 19 Allen Wirfs-Brock" w:date="2013-09-24T17:17:00Z">
              <w:r w:rsidRPr="00E77497" w:rsidDel="006A55CE">
                <w:rPr>
                  <w:rFonts w:ascii="Courier New" w:hAnsi="Courier New"/>
                  <w:b/>
                </w:rPr>
                <w:delText>"s</w:delText>
              </w:r>
              <w:r w:rsidDel="006A55CE">
                <w:rPr>
                  <w:rFonts w:ascii="Courier New" w:hAnsi="Courier New"/>
                  <w:b/>
                </w:rPr>
                <w:delText>ymbol</w:delText>
              </w:r>
              <w:r w:rsidRPr="00E77497" w:rsidDel="006A55CE">
                <w:rPr>
                  <w:rFonts w:ascii="Courier New" w:hAnsi="Courier New"/>
                  <w:b/>
                </w:rPr>
                <w:delText>"</w:delText>
              </w:r>
            </w:del>
          </w:p>
        </w:tc>
      </w:tr>
      <w:tr w:rsidR="006A55CE" w:rsidRPr="00E77497" w:rsidTr="00B6249A">
        <w:trPr>
          <w:cantSplit/>
          <w:jc w:val="center"/>
        </w:trPr>
        <w:tc>
          <w:tcPr>
            <w:tcW w:w="2714" w:type="dxa"/>
          </w:tcPr>
          <w:p w:rsidR="006A55CE" w:rsidRPr="00E77497" w:rsidRDefault="006A55CE" w:rsidP="006A55CE">
            <w:pPr>
              <w:spacing w:after="60"/>
              <w:jc w:val="left"/>
            </w:pPr>
            <w:r w:rsidRPr="00E77497">
              <w:t>Object (</w:t>
            </w:r>
            <w:r>
              <w:t xml:space="preserve">standard exotic </w:t>
            </w:r>
            <w:del w:id="4626" w:author="Rev 19 Allen Wirfs-Brock" w:date="2013-09-24T17:17:00Z">
              <w:r w:rsidDel="006A55CE">
                <w:delText>other than Symbol</w:delText>
              </w:r>
              <w:r w:rsidRPr="00E77497" w:rsidDel="006A55CE">
                <w:delText xml:space="preserve"> </w:delText>
              </w:r>
            </w:del>
            <w:r w:rsidRPr="00E77497">
              <w:t>and does not implement [[Call]])</w:t>
            </w:r>
          </w:p>
        </w:tc>
        <w:tc>
          <w:tcPr>
            <w:tcW w:w="3431" w:type="dxa"/>
          </w:tcPr>
          <w:p w:rsidR="006A55CE" w:rsidRPr="00E77497" w:rsidRDefault="006A55CE" w:rsidP="003A4B22">
            <w:pPr>
              <w:spacing w:after="60"/>
              <w:rPr>
                <w:rFonts w:ascii="Courier New" w:hAnsi="Courier New"/>
                <w:b/>
              </w:rPr>
            </w:pPr>
            <w:r w:rsidRPr="00E77497">
              <w:rPr>
                <w:rFonts w:ascii="Courier New" w:hAnsi="Courier New"/>
                <w:b/>
              </w:rPr>
              <w:t>"object"</w:t>
            </w:r>
          </w:p>
        </w:tc>
      </w:tr>
      <w:tr w:rsidR="006A55CE" w:rsidRPr="00E77497" w:rsidTr="00B6249A">
        <w:trPr>
          <w:cantSplit/>
          <w:jc w:val="center"/>
        </w:trPr>
        <w:tc>
          <w:tcPr>
            <w:tcW w:w="2714" w:type="dxa"/>
          </w:tcPr>
          <w:p w:rsidR="006A55CE" w:rsidRPr="00E77497" w:rsidRDefault="006A55CE" w:rsidP="00B6249A">
            <w:pPr>
              <w:spacing w:after="60"/>
              <w:jc w:val="left"/>
            </w:pPr>
            <w:bookmarkStart w:id="4627" w:name="_Toc382212520"/>
            <w:r w:rsidRPr="00E77497">
              <w:t>Object (implement</w:t>
            </w:r>
            <w:r>
              <w:t xml:space="preserve">s </w:t>
            </w:r>
            <w:r w:rsidRPr="00E77497">
              <w:t>[[Call]</w:t>
            </w:r>
            <w:bookmarkEnd w:id="4627"/>
            <w:r w:rsidRPr="00E77497">
              <w:t>])</w:t>
            </w:r>
          </w:p>
        </w:tc>
        <w:tc>
          <w:tcPr>
            <w:tcW w:w="3431" w:type="dxa"/>
          </w:tcPr>
          <w:p w:rsidR="006A55CE" w:rsidRPr="00E77497" w:rsidRDefault="006A55CE" w:rsidP="003A4B22">
            <w:pPr>
              <w:spacing w:after="60"/>
              <w:rPr>
                <w:rFonts w:ascii="Courier" w:hAnsi="Courier"/>
                <w:b/>
              </w:rPr>
            </w:pPr>
            <w:bookmarkStart w:id="4628" w:name="_Toc382212521"/>
            <w:r w:rsidRPr="00E77497">
              <w:rPr>
                <w:rFonts w:ascii="Courier New" w:hAnsi="Courier New"/>
                <w:b/>
              </w:rPr>
              <w:t>"functio</w:t>
            </w:r>
            <w:bookmarkEnd w:id="4628"/>
            <w:r w:rsidRPr="00E77497">
              <w:rPr>
                <w:rFonts w:ascii="Courier New" w:hAnsi="Courier New"/>
                <w:b/>
              </w:rPr>
              <w:t>n"</w:t>
            </w:r>
          </w:p>
        </w:tc>
      </w:tr>
      <w:tr w:rsidR="006A55CE" w:rsidRPr="00E77497" w:rsidTr="00B6249A">
        <w:trPr>
          <w:cantSplit/>
          <w:jc w:val="center"/>
        </w:trPr>
        <w:tc>
          <w:tcPr>
            <w:tcW w:w="2714" w:type="dxa"/>
          </w:tcPr>
          <w:p w:rsidR="006A55CE" w:rsidRPr="00E77497" w:rsidRDefault="006A55CE" w:rsidP="00A266B5">
            <w:pPr>
              <w:spacing w:after="60"/>
            </w:pPr>
            <w:bookmarkStart w:id="4629" w:name="_Toc382212522"/>
            <w:r w:rsidRPr="00E77497">
              <w:t>Object (</w:t>
            </w:r>
            <w:r>
              <w:t xml:space="preserve">non-standard </w:t>
            </w:r>
            <w:bookmarkEnd w:id="4629"/>
            <w:r>
              <w:t xml:space="preserve">exotic </w:t>
            </w:r>
            <w:r w:rsidRPr="00E77497">
              <w:t>and does not implement [[Call]])</w:t>
            </w:r>
          </w:p>
        </w:tc>
        <w:tc>
          <w:tcPr>
            <w:tcW w:w="3431" w:type="dxa"/>
          </w:tcPr>
          <w:p w:rsidR="006A55CE" w:rsidRPr="00E77497" w:rsidRDefault="006A55CE" w:rsidP="00B52E2A">
            <w:pPr>
              <w:spacing w:after="60"/>
              <w:jc w:val="left"/>
            </w:pPr>
            <w:bookmarkStart w:id="4630" w:name="_Toc382212523"/>
            <w:r w:rsidRPr="00E77497">
              <w:t>Implementation-</w:t>
            </w:r>
            <w:bookmarkEnd w:id="4630"/>
            <w:r w:rsidRPr="00E77497">
              <w:t>defined</w:t>
            </w:r>
            <w:r>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Pr="00E77497">
              <w:rPr>
                <w:rFonts w:ascii="Courier New" w:hAnsi="Courier New"/>
                <w:b/>
              </w:rPr>
              <w:t>"s</w:t>
            </w:r>
            <w:r>
              <w:rPr>
                <w:rFonts w:ascii="Courier New" w:hAnsi="Courier New"/>
                <w:b/>
              </w:rPr>
              <w:t>ymbol</w:t>
            </w:r>
            <w:r w:rsidRPr="00E77497">
              <w:rPr>
                <w:rFonts w:ascii="Courier New" w:hAnsi="Courier New"/>
                <w:b/>
              </w:rPr>
              <w:t>"</w:t>
            </w:r>
            <w:r w:rsidRPr="00E77497">
              <w:t>, or</w:t>
            </w:r>
            <w:r w:rsidRPr="00E77497">
              <w:rPr>
                <w:rFonts w:ascii="Courier New" w:hAnsi="Courier New"/>
                <w:b/>
              </w:rPr>
              <w:t xml:space="preserve"> "string".</w:t>
            </w:r>
          </w:p>
        </w:tc>
      </w:tr>
    </w:tbl>
    <w:p w:rsidR="00B52E2A" w:rsidRDefault="00B52E2A" w:rsidP="00FF3FB1">
      <w:pPr>
        <w:pStyle w:val="Note"/>
        <w:spacing w:before="240"/>
      </w:pPr>
      <w:bookmarkStart w:id="4631" w:name="_Toc375031176"/>
      <w:bookmarkStart w:id="4632" w:name="_Ref378388513"/>
      <w:bookmarkStart w:id="4633" w:name="_Ref379174898"/>
      <w:bookmarkStart w:id="4634" w:name="_Toc381513690"/>
      <w:bookmarkStart w:id="4635" w:name="_Toc382202843"/>
      <w:bookmarkStart w:id="4636" w:name="_Toc382212212"/>
      <w:bookmarkStart w:id="4637" w:name="_Toc382212524"/>
      <w:bookmarkStart w:id="4638" w:name="_Toc382291557"/>
      <w:bookmarkStart w:id="4639" w:name="_Toc385672199"/>
      <w:bookmarkStart w:id="4640" w:name="_Toc393690294"/>
      <w:bookmarkStart w:id="4641" w:name="_Toc472818834"/>
      <w:bookmarkStart w:id="4642" w:name="_Toc235503408"/>
      <w:bookmarkStart w:id="4643" w:name="_Toc241509183"/>
      <w:bookmarkStart w:id="4644" w:name="_Toc244416670"/>
      <w:bookmarkStart w:id="4645"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rsidR="004C02EF" w:rsidRPr="00E77497" w:rsidRDefault="004C02EF" w:rsidP="00D148E9">
      <w:pPr>
        <w:pStyle w:val="Heading3"/>
      </w:pPr>
      <w:bookmarkStart w:id="4646" w:name="_Ref366133094"/>
      <w:bookmarkStart w:id="4647" w:name="_Toc368050393"/>
      <w:r w:rsidRPr="00E77497">
        <w:t>Prefix Increment Operato</w:t>
      </w:r>
      <w:bookmarkEnd w:id="4631"/>
      <w:bookmarkEnd w:id="4632"/>
      <w:bookmarkEnd w:id="4633"/>
      <w:bookmarkEnd w:id="4634"/>
      <w:bookmarkEnd w:id="4635"/>
      <w:bookmarkEnd w:id="4636"/>
      <w:bookmarkEnd w:id="4637"/>
      <w:bookmarkEnd w:id="4638"/>
      <w:bookmarkEnd w:id="4639"/>
      <w:bookmarkEnd w:id="4640"/>
      <w:r w:rsidRPr="00E77497">
        <w:t>r</w:t>
      </w:r>
      <w:bookmarkEnd w:id="4641"/>
      <w:bookmarkEnd w:id="4642"/>
      <w:bookmarkEnd w:id="4643"/>
      <w:bookmarkEnd w:id="4644"/>
      <w:bookmarkEnd w:id="4645"/>
      <w:bookmarkEnd w:id="4646"/>
      <w:bookmarkEnd w:id="4647"/>
    </w:p>
    <w:p w:rsidR="00326D0A" w:rsidRPr="00E77497" w:rsidRDefault="00326D0A" w:rsidP="006A55CE">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4648" w:name="_Toc382212525"/>
    </w:p>
    <w:p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648"/>
      <w:r w:rsidRPr="00E77497">
        <w:t>.</w:t>
      </w:r>
      <w:bookmarkStart w:id="4649" w:name="_Toc382212526"/>
    </w:p>
    <w:p w:rsidR="004C02EF" w:rsidRPr="00E77497" w:rsidRDefault="004C02EF" w:rsidP="0051483D">
      <w:pPr>
        <w:pStyle w:val="Alg3"/>
        <w:numPr>
          <w:ilvl w:val="0"/>
          <w:numId w:val="74"/>
        </w:numPr>
        <w:contextualSpacing/>
      </w:pPr>
      <w:bookmarkStart w:id="4650" w:name="_Toc382212527"/>
      <w:bookmarkEnd w:id="4649"/>
      <w:r w:rsidRPr="00E77497">
        <w:t xml:space="preserve">Let </w:t>
      </w:r>
      <w:r w:rsidRPr="00E77497">
        <w:rPr>
          <w:i/>
        </w:rPr>
        <w:t>oldValue</w:t>
      </w:r>
      <w:r w:rsidRPr="00E77497">
        <w:t xml:space="preserve"> be ToNumber(GetValue(</w:t>
      </w:r>
      <w:r w:rsidRPr="00E77497">
        <w:rPr>
          <w:i/>
        </w:rPr>
        <w:t>expr</w:t>
      </w:r>
      <w:r w:rsidRPr="00E77497">
        <w:t>))</w:t>
      </w:r>
      <w:bookmarkEnd w:id="4650"/>
      <w:r w:rsidRPr="00E77497">
        <w:t>.</w:t>
      </w:r>
      <w:bookmarkStart w:id="4651" w:name="_Toc382212528"/>
    </w:p>
    <w:p w:rsidR="00122292" w:rsidRDefault="000C090B" w:rsidP="00122292">
      <w:pPr>
        <w:pStyle w:val="Alg4"/>
        <w:numPr>
          <w:ilvl w:val="0"/>
          <w:numId w:val="74"/>
        </w:numPr>
        <w:contextualSpacing/>
      </w:pPr>
      <w:r>
        <w:t>ReturnIfAbrupt(</w:t>
      </w:r>
      <w:r>
        <w:rPr>
          <w:i/>
        </w:rPr>
        <w:t>oldValue</w:t>
      </w:r>
      <w:r>
        <w:t>).</w:t>
      </w:r>
    </w:p>
    <w:p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652" w:author="Rev 19 Allen Wirfs-Brock" w:date="2013-09-27T13:06:00Z">
        <w:r w:rsidR="00460CAC">
          <w:t>12.6.4</w:t>
        </w:r>
      </w:ins>
      <w:del w:id="4653" w:author="Rev 19 Allen Wirfs-Brock" w:date="2013-09-27T08:39:00Z">
        <w:r w:rsidR="00083CEC" w:rsidDel="009E7E9E">
          <w:delText>12.6.3</w:delText>
        </w:r>
      </w:del>
      <w:r w:rsidR="00C04626">
        <w:fldChar w:fldCharType="end"/>
      </w:r>
      <w:r w:rsidRPr="00E77497">
        <w:t>).</w:t>
      </w:r>
      <w:bookmarkStart w:id="4654" w:name="_Toc382212529"/>
      <w:bookmarkEnd w:id="4651"/>
    </w:p>
    <w:p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4654"/>
      <w:r w:rsidR="004C02EF" w:rsidRPr="00E77497">
        <w:t>.</w:t>
      </w:r>
      <w:bookmarkStart w:id="4655" w:name="_Toc382212530"/>
    </w:p>
    <w:p w:rsidR="00C43FAF" w:rsidRDefault="00C43FAF" w:rsidP="00C43FAF">
      <w:pPr>
        <w:pStyle w:val="Alg3"/>
        <w:numPr>
          <w:ilvl w:val="0"/>
          <w:numId w:val="74"/>
        </w:numPr>
        <w:spacing w:after="220"/>
        <w:contextualSpacing/>
      </w:pPr>
      <w:r>
        <w:t>ReturnIfAbrupt(</w:t>
      </w:r>
      <w:r w:rsidRPr="0034651E">
        <w:rPr>
          <w:i/>
        </w:rPr>
        <w:t>status</w:t>
      </w:r>
      <w:r>
        <w:t>).</w:t>
      </w:r>
    </w:p>
    <w:p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4655"/>
      <w:r w:rsidRPr="00E77497">
        <w:t>.</w:t>
      </w:r>
      <w:bookmarkStart w:id="4656" w:name="_Toc385672200"/>
      <w:bookmarkStart w:id="4657" w:name="_Toc393690295"/>
      <w:bookmarkStart w:id="4658" w:name="_Toc375031177"/>
      <w:bookmarkStart w:id="4659" w:name="_Ref378388811"/>
      <w:bookmarkStart w:id="4660" w:name="_Toc381513691"/>
      <w:bookmarkStart w:id="4661" w:name="_Toc382202844"/>
      <w:bookmarkStart w:id="4662" w:name="_Toc382212213"/>
      <w:bookmarkStart w:id="4663" w:name="_Toc382212531"/>
      <w:bookmarkStart w:id="4664" w:name="_Toc382291558"/>
    </w:p>
    <w:p w:rsidR="004C02EF" w:rsidRPr="00E77497" w:rsidRDefault="004C02EF" w:rsidP="00D148E9">
      <w:pPr>
        <w:pStyle w:val="Heading3"/>
      </w:pPr>
      <w:bookmarkStart w:id="4665" w:name="_Toc472818835"/>
      <w:bookmarkStart w:id="4666" w:name="_Toc235503409"/>
      <w:bookmarkStart w:id="4667" w:name="_Toc241509184"/>
      <w:bookmarkStart w:id="4668" w:name="_Toc244416671"/>
      <w:bookmarkStart w:id="4669" w:name="_Toc276631035"/>
      <w:bookmarkStart w:id="4670" w:name="_Ref366133109"/>
      <w:bookmarkStart w:id="4671" w:name="_Toc368050394"/>
      <w:r w:rsidRPr="00E77497">
        <w:t>Prefix Decrement Operato</w:t>
      </w:r>
      <w:bookmarkEnd w:id="4656"/>
      <w:bookmarkEnd w:id="4657"/>
      <w:r w:rsidRPr="00E77497">
        <w:t>r</w:t>
      </w:r>
      <w:bookmarkEnd w:id="4665"/>
      <w:bookmarkEnd w:id="4666"/>
      <w:bookmarkEnd w:id="4667"/>
      <w:bookmarkEnd w:id="4668"/>
      <w:bookmarkEnd w:id="4669"/>
      <w:bookmarkEnd w:id="4670"/>
      <w:bookmarkEnd w:id="4671"/>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rsidR="004C02EF" w:rsidRPr="00E77497" w:rsidRDefault="004C02EF" w:rsidP="00877B57">
      <w:pPr>
        <w:pStyle w:val="Alg3"/>
        <w:numPr>
          <w:ilvl w:val="0"/>
          <w:numId w:val="75"/>
        </w:numPr>
        <w:spacing w:after="220"/>
        <w:contextualSpacing/>
      </w:pPr>
      <w:r w:rsidRPr="00E77497">
        <w:lastRenderedPageBreak/>
        <w:t xml:space="preserve">Let </w:t>
      </w:r>
      <w:r w:rsidRPr="00E77497">
        <w:rPr>
          <w:i/>
        </w:rPr>
        <w:t>expr</w:t>
      </w:r>
      <w:r w:rsidRPr="00E77497">
        <w:t xml:space="preserve"> be the result of evaluating </w:t>
      </w:r>
      <w:r w:rsidRPr="000A37B6">
        <w:rPr>
          <w:i/>
          <w:iCs/>
        </w:rPr>
        <w:t>UnaryExpression</w:t>
      </w:r>
      <w:r w:rsidRPr="00E77497">
        <w:t>.</w:t>
      </w:r>
    </w:p>
    <w:p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rsidR="00855852" w:rsidRDefault="000C090B" w:rsidP="00855852">
      <w:pPr>
        <w:pStyle w:val="Alg4"/>
        <w:numPr>
          <w:ilvl w:val="0"/>
          <w:numId w:val="75"/>
        </w:numPr>
        <w:contextualSpacing/>
      </w:pPr>
      <w:r>
        <w:t>ReturnIfAbrupt(</w:t>
      </w:r>
      <w:r>
        <w:rPr>
          <w:i/>
        </w:rPr>
        <w:t>oldValue</w:t>
      </w:r>
      <w:r>
        <w:t>).</w:t>
      </w:r>
    </w:p>
    <w:p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672" w:author="Rev 19 Allen Wirfs-Brock" w:date="2013-09-27T13:06:00Z">
        <w:r w:rsidR="00460CAC">
          <w:t>12.6.4</w:t>
        </w:r>
      </w:ins>
      <w:del w:id="4673" w:author="Rev 19 Allen Wirfs-Brock" w:date="2013-09-27T08:39:00Z">
        <w:r w:rsidR="00083CEC" w:rsidDel="009E7E9E">
          <w:delText>12.6.3</w:delText>
        </w:r>
      </w:del>
      <w:r w:rsidR="00C04626">
        <w:fldChar w:fldCharType="end"/>
      </w:r>
      <w:r w:rsidRPr="00E77497">
        <w:t>).</w:t>
      </w:r>
    </w:p>
    <w:p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rsidR="0034651E" w:rsidRDefault="0034651E" w:rsidP="00877B57">
      <w:pPr>
        <w:pStyle w:val="Alg3"/>
        <w:numPr>
          <w:ilvl w:val="0"/>
          <w:numId w:val="75"/>
        </w:numPr>
        <w:spacing w:after="220"/>
        <w:contextualSpacing/>
      </w:pPr>
      <w:r>
        <w:t>ReturnIfAbrupt(</w:t>
      </w:r>
      <w:r w:rsidRPr="0034651E">
        <w:rPr>
          <w:i/>
        </w:rPr>
        <w:t>status</w:t>
      </w:r>
      <w:r>
        <w:t>).</w:t>
      </w:r>
    </w:p>
    <w:p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4674" w:name="_Toc385672201"/>
      <w:bookmarkStart w:id="4675" w:name="_Toc393690296"/>
    </w:p>
    <w:p w:rsidR="004C02EF" w:rsidRPr="00E77497" w:rsidRDefault="004C02EF" w:rsidP="00D148E9">
      <w:pPr>
        <w:pStyle w:val="Heading3"/>
      </w:pPr>
      <w:bookmarkStart w:id="4676" w:name="_Toc472818836"/>
      <w:bookmarkStart w:id="4677" w:name="_Toc235503410"/>
      <w:bookmarkStart w:id="4678" w:name="_Toc241509185"/>
      <w:bookmarkStart w:id="4679" w:name="_Toc244416672"/>
      <w:bookmarkStart w:id="4680" w:name="_Toc276631036"/>
      <w:bookmarkStart w:id="4681" w:name="_Toc368050395"/>
      <w:r w:rsidRPr="00E77497">
        <w:t xml:space="preserve">Unary </w:t>
      </w:r>
      <w:r w:rsidRPr="00E77497">
        <w:rPr>
          <w:rFonts w:ascii="Courier New" w:hAnsi="Courier New"/>
          <w:sz w:val="22"/>
        </w:rPr>
        <w:t>+</w:t>
      </w:r>
      <w:r w:rsidRPr="00E77497">
        <w:t xml:space="preserve"> Operato</w:t>
      </w:r>
      <w:bookmarkEnd w:id="4658"/>
      <w:bookmarkEnd w:id="4659"/>
      <w:bookmarkEnd w:id="4660"/>
      <w:bookmarkEnd w:id="4661"/>
      <w:bookmarkEnd w:id="4662"/>
      <w:bookmarkEnd w:id="4663"/>
      <w:bookmarkEnd w:id="4664"/>
      <w:bookmarkEnd w:id="4674"/>
      <w:bookmarkEnd w:id="4675"/>
      <w:r w:rsidRPr="00E77497">
        <w:t>r</w:t>
      </w:r>
      <w:bookmarkEnd w:id="4676"/>
      <w:bookmarkEnd w:id="4677"/>
      <w:bookmarkEnd w:id="4678"/>
      <w:bookmarkEnd w:id="4679"/>
      <w:bookmarkEnd w:id="4680"/>
      <w:bookmarkEnd w:id="4681"/>
    </w:p>
    <w:p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rsidR="00BC0A73" w:rsidRPr="003B4312" w:rsidRDefault="00BC0A73" w:rsidP="006A78DC">
      <w:pPr>
        <w:pStyle w:val="Heading4"/>
      </w:pPr>
      <w:r w:rsidRPr="004D1BD1">
        <w:t xml:space="preserve">Runtime Semantics: </w:t>
      </w:r>
      <w:r w:rsidRPr="003B4312">
        <w:rPr>
          <w:spacing w:val="6"/>
        </w:rPr>
        <w:t>Evaluation</w:t>
      </w:r>
    </w:p>
    <w:p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4682" w:name="_Toc382212532"/>
    </w:p>
    <w:p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682"/>
      <w:r w:rsidRPr="00E77497">
        <w:t>.</w:t>
      </w:r>
      <w:bookmarkStart w:id="4683" w:name="_Toc382212533"/>
    </w:p>
    <w:p w:rsidR="004C02EF" w:rsidRPr="00E77497" w:rsidRDefault="004C02EF" w:rsidP="00877B57">
      <w:pPr>
        <w:pStyle w:val="Alg3"/>
        <w:numPr>
          <w:ilvl w:val="0"/>
          <w:numId w:val="76"/>
        </w:numPr>
        <w:spacing w:after="220"/>
        <w:contextualSpacing/>
      </w:pPr>
      <w:bookmarkStart w:id="4684" w:name="_Toc382212534"/>
      <w:bookmarkEnd w:id="4683"/>
      <w:r w:rsidRPr="00E77497">
        <w:t>Return ToNumber(GetValue(</w:t>
      </w:r>
      <w:r w:rsidRPr="00E77497">
        <w:rPr>
          <w:i/>
        </w:rPr>
        <w:t>expr</w:t>
      </w:r>
      <w:r w:rsidRPr="00E77497">
        <w:t>)).</w:t>
      </w:r>
      <w:bookmarkStart w:id="4685" w:name="_Toc382212535"/>
      <w:bookmarkEnd w:id="4684"/>
    </w:p>
    <w:p w:rsidR="004C02EF" w:rsidRPr="00E77497" w:rsidRDefault="004C02EF" w:rsidP="00D148E9">
      <w:pPr>
        <w:pStyle w:val="Heading3"/>
      </w:pPr>
      <w:bookmarkStart w:id="4686" w:name="_Toc385672202"/>
      <w:bookmarkStart w:id="4687" w:name="_Toc393690297"/>
      <w:bookmarkStart w:id="4688" w:name="_Toc472818837"/>
      <w:bookmarkStart w:id="4689" w:name="_Toc235503411"/>
      <w:bookmarkStart w:id="4690" w:name="_Toc241509186"/>
      <w:bookmarkStart w:id="4691" w:name="_Toc244416673"/>
      <w:bookmarkStart w:id="4692" w:name="_Toc276631037"/>
      <w:bookmarkStart w:id="4693" w:name="_Toc368050396"/>
      <w:bookmarkEnd w:id="4685"/>
      <w:r w:rsidRPr="00E77497">
        <w:t xml:space="preserve">Unary </w:t>
      </w:r>
      <w:r w:rsidRPr="00E77497">
        <w:rPr>
          <w:rFonts w:ascii="Courier New" w:hAnsi="Courier New"/>
          <w:sz w:val="22"/>
        </w:rPr>
        <w:t>-</w:t>
      </w:r>
      <w:r w:rsidRPr="00E77497">
        <w:t xml:space="preserve"> Operato</w:t>
      </w:r>
      <w:bookmarkEnd w:id="4686"/>
      <w:bookmarkEnd w:id="4687"/>
      <w:r w:rsidRPr="00E77497">
        <w:t>r</w:t>
      </w:r>
      <w:bookmarkEnd w:id="4688"/>
      <w:bookmarkEnd w:id="4689"/>
      <w:bookmarkEnd w:id="4690"/>
      <w:bookmarkEnd w:id="4691"/>
      <w:bookmarkEnd w:id="4692"/>
      <w:bookmarkEnd w:id="4693"/>
    </w:p>
    <w:p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rsidR="00BC0A73" w:rsidRPr="008B7F6F" w:rsidRDefault="00BC0A73" w:rsidP="006A78DC">
      <w:pPr>
        <w:pStyle w:val="Heading4"/>
      </w:pPr>
      <w:r w:rsidRPr="003B4312">
        <w:t xml:space="preserve">Runtime Semantics: </w:t>
      </w:r>
      <w:r w:rsidRPr="003B4312">
        <w:rPr>
          <w:spacing w:val="6"/>
        </w:rPr>
        <w:t>Evaluation</w:t>
      </w:r>
    </w:p>
    <w:p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4694" w:name="_Toc382212536"/>
    </w:p>
    <w:p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694"/>
      <w:r w:rsidRPr="00E77497">
        <w:t>.</w:t>
      </w:r>
      <w:bookmarkStart w:id="4695" w:name="_Toc382212537"/>
    </w:p>
    <w:p w:rsidR="004C02EF" w:rsidRPr="00E77497" w:rsidRDefault="004C02EF" w:rsidP="0051483D">
      <w:pPr>
        <w:pStyle w:val="Alg3"/>
        <w:numPr>
          <w:ilvl w:val="0"/>
          <w:numId w:val="77"/>
        </w:numPr>
        <w:contextualSpacing/>
      </w:pPr>
      <w:bookmarkStart w:id="4696" w:name="_Toc382212538"/>
      <w:bookmarkEnd w:id="4695"/>
      <w:r w:rsidRPr="00E77497">
        <w:t xml:space="preserve">Let </w:t>
      </w:r>
      <w:r w:rsidRPr="00E77497">
        <w:rPr>
          <w:i/>
        </w:rPr>
        <w:t>oldValue</w:t>
      </w:r>
      <w:r w:rsidRPr="00E77497">
        <w:t xml:space="preserve"> be ToNumber(GetValue(</w:t>
      </w:r>
      <w:r w:rsidRPr="00E77497">
        <w:rPr>
          <w:i/>
        </w:rPr>
        <w:t>expr</w:t>
      </w:r>
      <w:r w:rsidRPr="00E77497">
        <w:t>)).</w:t>
      </w:r>
      <w:bookmarkStart w:id="4697" w:name="_Toc382212539"/>
      <w:bookmarkEnd w:id="4696"/>
    </w:p>
    <w:p w:rsidR="00855852" w:rsidRDefault="000C090B" w:rsidP="00855852">
      <w:pPr>
        <w:pStyle w:val="Alg4"/>
        <w:numPr>
          <w:ilvl w:val="0"/>
          <w:numId w:val="77"/>
        </w:numPr>
        <w:contextualSpacing/>
      </w:pPr>
      <w:r>
        <w:t>ReturnIfAbrupt(</w:t>
      </w:r>
      <w:r>
        <w:rPr>
          <w:i/>
        </w:rPr>
        <w:t>oldValue</w:t>
      </w:r>
      <w:r>
        <w:t>).</w:t>
      </w:r>
    </w:p>
    <w:p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4697"/>
      <w:r w:rsidRPr="00E77497">
        <w:rPr>
          <w:b/>
        </w:rPr>
        <w:t>NaN</w:t>
      </w:r>
      <w:r w:rsidRPr="00E77497">
        <w:t>.</w:t>
      </w:r>
      <w:bookmarkStart w:id="4698" w:name="_Toc382212540"/>
    </w:p>
    <w:p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4698"/>
      <w:r w:rsidRPr="00E77497">
        <w:t>.</w:t>
      </w:r>
      <w:bookmarkStart w:id="4699" w:name="_Toc382212541"/>
    </w:p>
    <w:p w:rsidR="004C02EF" w:rsidRPr="00E77497" w:rsidRDefault="004C02EF" w:rsidP="00D148E9">
      <w:pPr>
        <w:pStyle w:val="Heading3"/>
      </w:pPr>
      <w:bookmarkStart w:id="4700" w:name="_Toc375031178"/>
      <w:bookmarkStart w:id="4701" w:name="_Toc381513692"/>
      <w:bookmarkStart w:id="4702" w:name="_Toc382202845"/>
      <w:bookmarkStart w:id="4703" w:name="_Toc382212214"/>
      <w:bookmarkStart w:id="4704" w:name="_Toc382212542"/>
      <w:bookmarkStart w:id="4705" w:name="_Toc382291559"/>
      <w:bookmarkStart w:id="4706" w:name="_Toc385672203"/>
      <w:bookmarkStart w:id="4707" w:name="_Toc393690298"/>
      <w:bookmarkStart w:id="4708" w:name="_Toc472818838"/>
      <w:bookmarkStart w:id="4709" w:name="_Toc235503412"/>
      <w:bookmarkStart w:id="4710" w:name="_Toc241509187"/>
      <w:bookmarkStart w:id="4711" w:name="_Toc244416674"/>
      <w:bookmarkStart w:id="4712" w:name="_Toc276631038"/>
      <w:bookmarkStart w:id="4713" w:name="_Toc368050397"/>
      <w:bookmarkEnd w:id="4699"/>
      <w:r w:rsidRPr="00E77497">
        <w:t xml:space="preserve">Bitwise NOT Operator ( </w:t>
      </w:r>
      <w:r w:rsidRPr="00E77497">
        <w:rPr>
          <w:rFonts w:ascii="Courier New" w:hAnsi="Courier New"/>
        </w:rPr>
        <w:t>~</w:t>
      </w:r>
      <w:r w:rsidRPr="00E77497">
        <w:t xml:space="preserve"> </w:t>
      </w:r>
      <w:bookmarkStart w:id="4714" w:name="_Toc382202846"/>
      <w:bookmarkEnd w:id="4700"/>
      <w:bookmarkEnd w:id="4701"/>
      <w:bookmarkEnd w:id="4702"/>
      <w:bookmarkEnd w:id="4703"/>
      <w:bookmarkEnd w:id="4704"/>
      <w:bookmarkEnd w:id="4705"/>
      <w:bookmarkEnd w:id="4706"/>
      <w:bookmarkEnd w:id="4707"/>
      <w:bookmarkEnd w:id="4714"/>
      <w:r w:rsidRPr="00E77497">
        <w:t>)</w:t>
      </w:r>
      <w:bookmarkEnd w:id="4708"/>
      <w:bookmarkEnd w:id="4709"/>
      <w:bookmarkEnd w:id="4710"/>
      <w:bookmarkEnd w:id="4711"/>
      <w:bookmarkEnd w:id="4712"/>
      <w:bookmarkEnd w:id="4713"/>
    </w:p>
    <w:p w:rsidR="00500F37" w:rsidRPr="00E77497" w:rsidRDefault="00500F37"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4715" w:name="_Toc382212543"/>
    </w:p>
    <w:p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4715"/>
      <w:r w:rsidRPr="00E77497">
        <w:t>.</w:t>
      </w:r>
      <w:bookmarkStart w:id="4716" w:name="_Toc382212544"/>
    </w:p>
    <w:p w:rsidR="004C02EF" w:rsidRPr="00E77497" w:rsidRDefault="004C02EF" w:rsidP="0051483D">
      <w:pPr>
        <w:pStyle w:val="Alg3"/>
        <w:numPr>
          <w:ilvl w:val="0"/>
          <w:numId w:val="78"/>
        </w:numPr>
        <w:contextualSpacing/>
      </w:pPr>
      <w:bookmarkStart w:id="4717" w:name="_Toc382212545"/>
      <w:bookmarkEnd w:id="4716"/>
      <w:r w:rsidRPr="00E77497">
        <w:t xml:space="preserve">Let </w:t>
      </w:r>
      <w:r w:rsidRPr="00E77497">
        <w:rPr>
          <w:i/>
        </w:rPr>
        <w:t>oldValue</w:t>
      </w:r>
      <w:r w:rsidRPr="00E77497">
        <w:t xml:space="preserve"> be ToInt32(GetValue(</w:t>
      </w:r>
      <w:r w:rsidRPr="00E77497">
        <w:rPr>
          <w:i/>
        </w:rPr>
        <w:t>expr</w:t>
      </w:r>
      <w:r w:rsidRPr="00E77497">
        <w:t>))</w:t>
      </w:r>
      <w:bookmarkEnd w:id="4717"/>
      <w:r w:rsidRPr="00E77497">
        <w:t>.</w:t>
      </w:r>
      <w:bookmarkStart w:id="4718" w:name="_Toc382212546"/>
    </w:p>
    <w:p w:rsidR="00855852" w:rsidRDefault="000C090B" w:rsidP="00855852">
      <w:pPr>
        <w:pStyle w:val="Alg4"/>
        <w:numPr>
          <w:ilvl w:val="0"/>
          <w:numId w:val="78"/>
        </w:numPr>
        <w:contextualSpacing/>
      </w:pPr>
      <w:r>
        <w:t>ReturnIfAbrupt(</w:t>
      </w:r>
      <w:r>
        <w:rPr>
          <w:i/>
        </w:rPr>
        <w:t>oldValue</w:t>
      </w:r>
      <w:r>
        <w:t>).</w:t>
      </w:r>
    </w:p>
    <w:p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4718"/>
      <w:r w:rsidRPr="00E77497">
        <w:t>. The result is a signed 32-bit integer.</w:t>
      </w:r>
      <w:bookmarkStart w:id="4719" w:name="_Toc382212547"/>
    </w:p>
    <w:p w:rsidR="004C02EF" w:rsidRPr="00E77497" w:rsidRDefault="004C02EF" w:rsidP="006A78DC">
      <w:pPr>
        <w:pStyle w:val="Heading4"/>
      </w:pPr>
      <w:bookmarkStart w:id="4720" w:name="_Toc375031179"/>
      <w:bookmarkStart w:id="4721" w:name="_Toc381513693"/>
      <w:bookmarkStart w:id="4722" w:name="_Toc382202847"/>
      <w:bookmarkStart w:id="4723" w:name="_Toc382212215"/>
      <w:bookmarkStart w:id="4724" w:name="_Toc382212548"/>
      <w:bookmarkStart w:id="4725" w:name="_Toc382291560"/>
      <w:bookmarkStart w:id="4726" w:name="_Toc385672204"/>
      <w:bookmarkStart w:id="4727" w:name="_Toc393690299"/>
      <w:bookmarkStart w:id="4728" w:name="_Toc472818839"/>
      <w:bookmarkStart w:id="4729" w:name="_Toc235503413"/>
      <w:bookmarkStart w:id="4730" w:name="_Toc241509188"/>
      <w:bookmarkStart w:id="4731" w:name="_Toc244416675"/>
      <w:bookmarkStart w:id="4732" w:name="_Toc276631039"/>
      <w:bookmarkEnd w:id="4719"/>
      <w:r w:rsidRPr="00E77497">
        <w:t xml:space="preserve">Logical NOT Operator ( </w:t>
      </w:r>
      <w:r w:rsidRPr="00E77497">
        <w:rPr>
          <w:rFonts w:ascii="Courier New" w:hAnsi="Courier New"/>
        </w:rPr>
        <w:t>!</w:t>
      </w:r>
      <w:r w:rsidRPr="00E77497">
        <w:t xml:space="preserve"> </w:t>
      </w:r>
      <w:bookmarkStart w:id="4733" w:name="_Toc382202848"/>
      <w:bookmarkEnd w:id="4720"/>
      <w:bookmarkEnd w:id="4721"/>
      <w:bookmarkEnd w:id="4722"/>
      <w:bookmarkEnd w:id="4723"/>
      <w:bookmarkEnd w:id="4724"/>
      <w:bookmarkEnd w:id="4725"/>
      <w:bookmarkEnd w:id="4726"/>
      <w:bookmarkEnd w:id="4727"/>
      <w:bookmarkEnd w:id="4733"/>
      <w:r w:rsidRPr="00E77497">
        <w:t>)</w:t>
      </w:r>
      <w:bookmarkEnd w:id="4728"/>
      <w:bookmarkEnd w:id="4729"/>
      <w:bookmarkEnd w:id="4730"/>
      <w:bookmarkEnd w:id="4731"/>
      <w:bookmarkEnd w:id="4732"/>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4734" w:name="_Toc382212549"/>
    </w:p>
    <w:p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4734"/>
      <w:r w:rsidRPr="00E77497">
        <w:t>.</w:t>
      </w:r>
      <w:bookmarkStart w:id="4735" w:name="_Toc382212550"/>
    </w:p>
    <w:p w:rsidR="004C02EF" w:rsidRPr="00E77497" w:rsidRDefault="004C02EF" w:rsidP="0051483D">
      <w:pPr>
        <w:pStyle w:val="Alg3"/>
        <w:numPr>
          <w:ilvl w:val="0"/>
          <w:numId w:val="79"/>
        </w:numPr>
        <w:contextualSpacing/>
      </w:pPr>
      <w:bookmarkStart w:id="4736" w:name="_Toc382212551"/>
      <w:bookmarkEnd w:id="4735"/>
      <w:r w:rsidRPr="00E77497">
        <w:t xml:space="preserve">Let </w:t>
      </w:r>
      <w:r w:rsidRPr="00E77497">
        <w:rPr>
          <w:i/>
        </w:rPr>
        <w:t>oldValue</w:t>
      </w:r>
      <w:r w:rsidRPr="00E77497">
        <w:t xml:space="preserve"> be ToBoolean(GetValue(</w:t>
      </w:r>
      <w:r w:rsidRPr="00E77497">
        <w:rPr>
          <w:i/>
        </w:rPr>
        <w:t>expr</w:t>
      </w:r>
      <w:r w:rsidRPr="00E77497">
        <w:t>))</w:t>
      </w:r>
      <w:bookmarkEnd w:id="4736"/>
      <w:r w:rsidRPr="00E77497">
        <w:t>.</w:t>
      </w:r>
      <w:bookmarkStart w:id="4737" w:name="_Toc382212552"/>
    </w:p>
    <w:p w:rsidR="00855852" w:rsidRDefault="000C090B" w:rsidP="00855852">
      <w:pPr>
        <w:pStyle w:val="Alg4"/>
        <w:numPr>
          <w:ilvl w:val="0"/>
          <w:numId w:val="79"/>
        </w:numPr>
        <w:contextualSpacing/>
      </w:pPr>
      <w:r>
        <w:t>ReturnIfAbrupt(</w:t>
      </w:r>
      <w:r>
        <w:rPr>
          <w:i/>
        </w:rPr>
        <w:t>oldValue</w:t>
      </w:r>
      <w:r>
        <w:t>).</w:t>
      </w:r>
    </w:p>
    <w:p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4737"/>
      <w:r w:rsidRPr="00E77497">
        <w:t>.</w:t>
      </w:r>
      <w:bookmarkStart w:id="4738" w:name="_Toc382212553"/>
    </w:p>
    <w:p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4738"/>
      <w:r w:rsidRPr="00E77497">
        <w:t>.</w:t>
      </w:r>
      <w:bookmarkStart w:id="4739" w:name="_Toc375031180"/>
      <w:bookmarkStart w:id="4740" w:name="_Ref378390263"/>
      <w:bookmarkStart w:id="4741" w:name="_Toc381513694"/>
      <w:bookmarkStart w:id="4742" w:name="_Toc382202849"/>
      <w:bookmarkStart w:id="4743" w:name="_Toc382212216"/>
      <w:bookmarkStart w:id="4744" w:name="_Toc382212554"/>
      <w:bookmarkStart w:id="4745" w:name="_Toc382291561"/>
      <w:bookmarkStart w:id="4746" w:name="_Toc385672205"/>
      <w:bookmarkStart w:id="4747" w:name="_Toc393690300"/>
    </w:p>
    <w:p w:rsidR="004C02EF" w:rsidRPr="00E77497" w:rsidRDefault="004C02EF" w:rsidP="00D148E9">
      <w:pPr>
        <w:pStyle w:val="Heading2"/>
      </w:pPr>
      <w:bookmarkStart w:id="4748" w:name="_Ref457437596"/>
      <w:bookmarkStart w:id="4749" w:name="_Toc472818840"/>
      <w:bookmarkStart w:id="4750" w:name="_Toc235503414"/>
      <w:bookmarkStart w:id="4751" w:name="_Toc241509189"/>
      <w:bookmarkStart w:id="4752" w:name="_Toc244416676"/>
      <w:bookmarkStart w:id="4753" w:name="_Toc276631040"/>
      <w:bookmarkStart w:id="4754" w:name="_Toc368050398"/>
      <w:r w:rsidRPr="00E77497">
        <w:lastRenderedPageBreak/>
        <w:t>Multiplicative Operator</w:t>
      </w:r>
      <w:bookmarkEnd w:id="4739"/>
      <w:bookmarkEnd w:id="4740"/>
      <w:bookmarkEnd w:id="4741"/>
      <w:bookmarkEnd w:id="4742"/>
      <w:bookmarkEnd w:id="4743"/>
      <w:bookmarkEnd w:id="4744"/>
      <w:bookmarkEnd w:id="4745"/>
      <w:bookmarkEnd w:id="4746"/>
      <w:bookmarkEnd w:id="4747"/>
      <w:r w:rsidRPr="00E77497">
        <w:t>s</w:t>
      </w:r>
      <w:bookmarkEnd w:id="4748"/>
      <w:bookmarkEnd w:id="4749"/>
      <w:bookmarkEnd w:id="4750"/>
      <w:bookmarkEnd w:id="4751"/>
      <w:bookmarkEnd w:id="4752"/>
      <w:bookmarkEnd w:id="4753"/>
      <w:bookmarkEnd w:id="475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MultiplicativeExpression </w:t>
      </w:r>
      <w:r w:rsidRPr="00E77497">
        <w:rPr>
          <w:rFonts w:ascii="Arial" w:hAnsi="Arial"/>
          <w:b/>
          <w:i w:val="0"/>
        </w:rPr>
        <w:t>:</w:t>
      </w:r>
    </w:p>
    <w:p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6A78DC">
      <w:pPr>
        <w:pStyle w:val="Heading3"/>
      </w:pPr>
      <w:bookmarkStart w:id="4755" w:name="_Ref366741975"/>
      <w:bookmarkStart w:id="4756" w:name="_Toc368050399"/>
      <w:r w:rsidRPr="00E77497">
        <w:t xml:space="preserve">Static Semantics:  </w:t>
      </w:r>
      <w:r w:rsidRPr="00BD6E56">
        <w:rPr>
          <w:lang w:eastAsia="en-US"/>
        </w:rPr>
        <w:t>IsValidSimpleAssignmentTarget</w:t>
      </w:r>
      <w:bookmarkEnd w:id="4755"/>
      <w:bookmarkEnd w:id="4756"/>
    </w:p>
    <w:p w:rsidR="002E15BF" w:rsidRPr="00C81794" w:rsidRDefault="002E15BF" w:rsidP="002E15BF">
      <w:pPr>
        <w:rPr>
          <w:ins w:id="4757" w:author="Rev 19 Allen Wirfs-Brock" w:date="2013-09-12T09:50:00Z"/>
          <w:lang w:eastAsia="en-US"/>
        </w:rPr>
      </w:pPr>
      <w:ins w:id="4758"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759" w:author="Rev 19 Allen Wirfs-Brock" w:date="2013-09-12T09:50:00Z">
        <w:r>
          <w:rPr>
            <w:lang w:eastAsia="en-US"/>
          </w:rPr>
          <w:fldChar w:fldCharType="separate"/>
        </w:r>
      </w:ins>
      <w:ins w:id="4760" w:author="Rev 19 Allen Wirfs-Brock" w:date="2013-09-27T13:06:00Z">
        <w:r w:rsidR="00460CAC">
          <w:rPr>
            <w:lang w:eastAsia="en-US"/>
          </w:rPr>
          <w:t>12.1.0.2</w:t>
        </w:r>
      </w:ins>
      <w:ins w:id="476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762" w:author="Rev 19 Allen Wirfs-Brock" w:date="2013-09-12T09:50:00Z">
        <w:r>
          <w:rPr>
            <w:lang w:eastAsia="en-US"/>
          </w:rPr>
          <w:fldChar w:fldCharType="separate"/>
        </w:r>
      </w:ins>
      <w:ins w:id="4763" w:author="Rev 19 Allen Wirfs-Brock" w:date="2013-09-27T13:06:00Z">
        <w:r w:rsidR="00460CAC">
          <w:rPr>
            <w:lang w:eastAsia="en-US"/>
          </w:rPr>
          <w:t>12.1.10.2</w:t>
        </w:r>
      </w:ins>
      <w:ins w:id="476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765" w:author="Rev 19 Allen Wirfs-Brock" w:date="2013-09-12T09:50:00Z">
        <w:r>
          <w:rPr>
            <w:lang w:eastAsia="en-US"/>
          </w:rPr>
          <w:fldChar w:fldCharType="separate"/>
        </w:r>
      </w:ins>
      <w:ins w:id="4766" w:author="Rev 19 Allen Wirfs-Brock" w:date="2013-09-27T13:06:00Z">
        <w:r w:rsidR="00460CAC">
          <w:rPr>
            <w:lang w:eastAsia="en-US"/>
          </w:rPr>
          <w:t>12.2.1.2</w:t>
        </w:r>
      </w:ins>
      <w:ins w:id="476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768" w:author="Rev 19 Allen Wirfs-Brock" w:date="2013-09-12T09:50:00Z">
        <w:r>
          <w:rPr>
            <w:lang w:eastAsia="en-US"/>
          </w:rPr>
          <w:fldChar w:fldCharType="separate"/>
        </w:r>
      </w:ins>
      <w:ins w:id="4769" w:author="Rev 19 Allen Wirfs-Brock" w:date="2013-09-27T13:06:00Z">
        <w:r w:rsidR="00460CAC">
          <w:rPr>
            <w:lang w:eastAsia="en-US"/>
          </w:rPr>
          <w:t>12.3.2</w:t>
        </w:r>
      </w:ins>
      <w:ins w:id="477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771" w:author="Rev 19 Allen Wirfs-Brock" w:date="2013-09-12T09:50:00Z">
        <w:r>
          <w:rPr>
            <w:lang w:eastAsia="en-US"/>
          </w:rPr>
          <w:fldChar w:fldCharType="separate"/>
        </w:r>
      </w:ins>
      <w:ins w:id="4772" w:author="Rev 19 Allen Wirfs-Brock" w:date="2013-09-27T13:06:00Z">
        <w:r w:rsidR="00460CAC">
          <w:rPr>
            <w:lang w:eastAsia="en-US"/>
          </w:rPr>
          <w:t>12.4.2</w:t>
        </w:r>
      </w:ins>
      <w:ins w:id="477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774" w:author="Rev 19 Allen Wirfs-Brock" w:date="2013-09-12T09:50:00Z">
        <w:r>
          <w:rPr>
            <w:lang w:eastAsia="en-US"/>
          </w:rPr>
          <w:fldChar w:fldCharType="separate"/>
        </w:r>
      </w:ins>
      <w:ins w:id="4775" w:author="Rev 19 Allen Wirfs-Brock" w:date="2013-09-27T13:06:00Z">
        <w:r w:rsidR="00460CAC">
          <w:rPr>
            <w:lang w:eastAsia="en-US"/>
          </w:rPr>
          <w:t>12.6.1</w:t>
        </w:r>
      </w:ins>
      <w:ins w:id="477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777" w:author="Rev 19 Allen Wirfs-Brock" w:date="2013-09-12T09:50:00Z">
        <w:r>
          <w:rPr>
            <w:lang w:eastAsia="en-US"/>
          </w:rPr>
          <w:fldChar w:fldCharType="separate"/>
        </w:r>
      </w:ins>
      <w:ins w:id="4778" w:author="Rev 19 Allen Wirfs-Brock" w:date="2013-09-27T13:06:00Z">
        <w:r w:rsidR="00460CAC">
          <w:rPr>
            <w:lang w:eastAsia="en-US"/>
          </w:rPr>
          <w:t>12.7.1</w:t>
        </w:r>
      </w:ins>
      <w:ins w:id="477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780" w:author="Rev 19 Allen Wirfs-Brock" w:date="2013-09-12T09:50:00Z">
        <w:r>
          <w:rPr>
            <w:lang w:eastAsia="en-US"/>
          </w:rPr>
          <w:fldChar w:fldCharType="separate"/>
        </w:r>
      </w:ins>
      <w:ins w:id="4781" w:author="Rev 19 Allen Wirfs-Brock" w:date="2013-09-27T13:06:00Z">
        <w:r w:rsidR="00460CAC">
          <w:rPr>
            <w:lang w:eastAsia="en-US"/>
          </w:rPr>
          <w:t>12.8.1</w:t>
        </w:r>
      </w:ins>
      <w:ins w:id="478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783" w:author="Rev 19 Allen Wirfs-Brock" w:date="2013-09-12T09:50:00Z">
        <w:r>
          <w:rPr>
            <w:lang w:eastAsia="en-US"/>
          </w:rPr>
          <w:fldChar w:fldCharType="separate"/>
        </w:r>
      </w:ins>
      <w:ins w:id="4784" w:author="Rev 19 Allen Wirfs-Brock" w:date="2013-09-27T13:06:00Z">
        <w:r w:rsidR="00460CAC">
          <w:rPr>
            <w:lang w:eastAsia="en-US"/>
          </w:rPr>
          <w:t>12.9.1</w:t>
        </w:r>
      </w:ins>
      <w:ins w:id="478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786" w:author="Rev 19 Allen Wirfs-Brock" w:date="2013-09-12T09:50:00Z">
        <w:r>
          <w:rPr>
            <w:lang w:eastAsia="en-US"/>
          </w:rPr>
          <w:fldChar w:fldCharType="separate"/>
        </w:r>
      </w:ins>
      <w:ins w:id="4787" w:author="Rev 19 Allen Wirfs-Brock" w:date="2013-09-27T13:06:00Z">
        <w:r w:rsidR="00460CAC">
          <w:rPr>
            <w:lang w:eastAsia="en-US"/>
          </w:rPr>
          <w:t>12.10.1</w:t>
        </w:r>
      </w:ins>
      <w:ins w:id="478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789" w:author="Rev 19 Allen Wirfs-Brock" w:date="2013-09-12T09:50:00Z">
        <w:r>
          <w:rPr>
            <w:lang w:eastAsia="en-US"/>
          </w:rPr>
          <w:fldChar w:fldCharType="separate"/>
        </w:r>
      </w:ins>
      <w:ins w:id="4790" w:author="Rev 19 Allen Wirfs-Brock" w:date="2013-09-27T13:06:00Z">
        <w:r w:rsidR="00460CAC">
          <w:rPr>
            <w:lang w:eastAsia="en-US"/>
          </w:rPr>
          <w:t>12.11.1</w:t>
        </w:r>
      </w:ins>
      <w:ins w:id="479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792" w:author="Rev 19 Allen Wirfs-Brock" w:date="2013-09-12T09:50:00Z">
        <w:r>
          <w:rPr>
            <w:lang w:eastAsia="en-US"/>
          </w:rPr>
          <w:fldChar w:fldCharType="separate"/>
        </w:r>
      </w:ins>
      <w:ins w:id="4793" w:author="Rev 19 Allen Wirfs-Brock" w:date="2013-09-27T13:06:00Z">
        <w:r w:rsidR="00460CAC">
          <w:rPr>
            <w:lang w:eastAsia="en-US"/>
          </w:rPr>
          <w:t>12.12.1</w:t>
        </w:r>
      </w:ins>
      <w:ins w:id="479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795" w:author="Rev 19 Allen Wirfs-Brock" w:date="2013-09-12T09:50:00Z">
        <w:r>
          <w:rPr>
            <w:lang w:eastAsia="en-US"/>
          </w:rPr>
          <w:fldChar w:fldCharType="separate"/>
        </w:r>
      </w:ins>
      <w:ins w:id="4796" w:author="Rev 19 Allen Wirfs-Brock" w:date="2013-09-27T13:06:00Z">
        <w:r w:rsidR="00460CAC">
          <w:rPr>
            <w:lang w:eastAsia="en-US"/>
          </w:rPr>
          <w:t>12.13.2</w:t>
        </w:r>
      </w:ins>
      <w:ins w:id="479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798" w:author="Rev 19 Allen Wirfs-Brock" w:date="2013-09-12T09:50:00Z">
        <w:r>
          <w:rPr>
            <w:lang w:eastAsia="en-US"/>
          </w:rPr>
          <w:fldChar w:fldCharType="separate"/>
        </w:r>
      </w:ins>
      <w:ins w:id="4799" w:author="Rev 19 Allen Wirfs-Brock" w:date="2013-09-27T13:06:00Z">
        <w:r w:rsidR="00460CAC">
          <w:rPr>
            <w:lang w:eastAsia="en-US"/>
          </w:rPr>
          <w:t>12.14.1</w:t>
        </w:r>
      </w:ins>
      <w:ins w:id="4800" w:author="Rev 19 Allen Wirfs-Brock" w:date="2013-09-12T09:50:00Z">
        <w:r>
          <w:rPr>
            <w:lang w:eastAsia="en-US"/>
          </w:rPr>
          <w:fldChar w:fldCharType="end"/>
        </w:r>
      </w:ins>
    </w:p>
    <w:p w:rsidR="00A97CF5" w:rsidRPr="00E77497" w:rsidRDefault="00A97CF5" w:rsidP="00A97CF5">
      <w:pPr>
        <w:pStyle w:val="SyntaxRule"/>
      </w:pPr>
      <w:r w:rsidRPr="00E77497">
        <w:t xml:space="preserve">MultiplicativeExpression </w:t>
      </w:r>
      <w:r w:rsidRPr="00E77497">
        <w:rPr>
          <w:rFonts w:ascii="Arial" w:hAnsi="Arial"/>
          <w:b/>
          <w:i w:val="0"/>
        </w:rPr>
        <w:t>:</w:t>
      </w:r>
    </w:p>
    <w:p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rsidR="00500F37" w:rsidRPr="00E77497" w:rsidRDefault="00500F37" w:rsidP="006A78DC">
      <w:pPr>
        <w:pStyle w:val="Heading3"/>
      </w:pPr>
      <w:bookmarkStart w:id="4801" w:name="_Toc368050400"/>
      <w:r w:rsidRPr="00E77497">
        <w:t xml:space="preserve">Runtime Semantics: </w:t>
      </w:r>
      <w:r w:rsidRPr="00E77497">
        <w:rPr>
          <w:spacing w:val="6"/>
        </w:rPr>
        <w:t>Evaluation</w:t>
      </w:r>
      <w:bookmarkEnd w:id="4801"/>
    </w:p>
    <w:p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4802" w:name="_Toc382212555"/>
    </w:p>
    <w:p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4802"/>
      <w:r w:rsidRPr="000A37B6">
        <w:rPr>
          <w:i/>
          <w:iCs/>
        </w:rPr>
        <w:t>n</w:t>
      </w:r>
      <w:bookmarkStart w:id="4803" w:name="_Toc382212556"/>
      <w:r w:rsidRPr="00E77497">
        <w:t>.</w:t>
      </w:r>
    </w:p>
    <w:p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4803"/>
      <w:r w:rsidRPr="00E77497">
        <w:t>)</w:t>
      </w:r>
      <w:bookmarkStart w:id="4804" w:name="_Toc382212557"/>
      <w:r w:rsidRPr="00E77497">
        <w:t>.</w:t>
      </w:r>
    </w:p>
    <w:p w:rsidR="003B3A98" w:rsidRDefault="0056239B" w:rsidP="003B3A98">
      <w:pPr>
        <w:pStyle w:val="Alg4"/>
        <w:numPr>
          <w:ilvl w:val="0"/>
          <w:numId w:val="80"/>
        </w:numPr>
        <w:contextualSpacing/>
      </w:pPr>
      <w:r>
        <w:t>ReturnIfAbrupt(</w:t>
      </w:r>
      <w:r w:rsidR="00EA1B5F" w:rsidRPr="00E77497">
        <w:rPr>
          <w:i/>
        </w:rPr>
        <w:t>leftValue</w:t>
      </w:r>
      <w:r>
        <w:t>).</w:t>
      </w:r>
    </w:p>
    <w:p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4804"/>
      <w:r w:rsidRPr="000A37B6">
        <w:rPr>
          <w:i/>
          <w:iCs/>
        </w:rPr>
        <w:t>n</w:t>
      </w:r>
      <w:bookmarkStart w:id="4805" w:name="_Toc382212558"/>
      <w:r w:rsidRPr="00E77497">
        <w:t>.</w:t>
      </w:r>
    </w:p>
    <w:p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4805"/>
      <w:r w:rsidRPr="00E77497">
        <w:t>)</w:t>
      </w:r>
      <w:bookmarkStart w:id="4806" w:name="_Toc382212559"/>
      <w:r w:rsidRPr="00E77497">
        <w:t>.</w:t>
      </w:r>
    </w:p>
    <w:p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4806"/>
      <w:r w:rsidRPr="00E77497">
        <w:t>)</w:t>
      </w:r>
      <w:bookmarkStart w:id="4807" w:name="_Toc382212560"/>
      <w:r w:rsidRPr="00E77497">
        <w:t>.</w:t>
      </w:r>
    </w:p>
    <w:p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4807"/>
      <w:r w:rsidRPr="00E77497">
        <w:t>)</w:t>
      </w:r>
      <w:bookmarkStart w:id="4808" w:name="_Toc382212561"/>
      <w:r w:rsidRPr="00E77497">
        <w:t>.</w:t>
      </w:r>
    </w:p>
    <w:p w:rsidR="003B3A98" w:rsidRDefault="0034651E" w:rsidP="003B3A98">
      <w:pPr>
        <w:pStyle w:val="Alg4"/>
        <w:numPr>
          <w:ilvl w:val="0"/>
          <w:numId w:val="80"/>
        </w:numPr>
        <w:contextualSpacing/>
      </w:pPr>
      <w:r>
        <w:t>ReturnIfAbrupt(</w:t>
      </w:r>
      <w:r>
        <w:rPr>
          <w:i/>
        </w:rPr>
        <w:t>rnu</w:t>
      </w:r>
      <w:r w:rsidR="00EA1B5F">
        <w:rPr>
          <w:i/>
        </w:rPr>
        <w:t>m</w:t>
      </w:r>
      <w:r>
        <w:t>).</w:t>
      </w:r>
    </w:p>
    <w:p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w:t>
      </w:r>
      <w:r w:rsidR="00C04626">
        <w:fldChar w:fldCharType="begin"/>
      </w:r>
      <w:r w:rsidR="00C04626">
        <w:instrText xml:space="preserve"> REF _Ref365539820 \r \h </w:instrText>
      </w:r>
      <w:r w:rsidR="00C04626">
        <w:fldChar w:fldCharType="separate"/>
      </w:r>
      <w:ins w:id="4809" w:author="Rev 19 Allen Wirfs-Brock" w:date="2013-09-27T13:06:00Z">
        <w:r w:rsidR="00460CAC">
          <w:t>12.5.2.1</w:t>
        </w:r>
      </w:ins>
      <w:del w:id="4810" w:author="Rev 19 Allen Wirfs-Brock" w:date="2013-09-27T08:39:00Z">
        <w:r w:rsidR="00083CEC" w:rsidDel="009E7E9E">
          <w:delText>12.5.1</w:delText>
        </w:r>
      </w:del>
      <w:r w:rsidR="00C04626">
        <w:fldChar w:fldCharType="end"/>
      </w:r>
      <w:r w:rsidRPr="00E77497">
        <w:t xml:space="preserve">, </w:t>
      </w:r>
      <w:bookmarkEnd w:id="4808"/>
      <w:r w:rsidR="00C04626">
        <w:fldChar w:fldCharType="begin"/>
      </w:r>
      <w:r w:rsidR="00C04626">
        <w:instrText xml:space="preserve"> REF _Ref424535329 \r \h </w:instrText>
      </w:r>
      <w:r w:rsidR="00C04626">
        <w:fldChar w:fldCharType="separate"/>
      </w:r>
      <w:ins w:id="4811" w:author="Rev 19 Allen Wirfs-Brock" w:date="2013-09-27T13:06:00Z">
        <w:r w:rsidR="00460CAC">
          <w:t>12.5.2.2</w:t>
        </w:r>
      </w:ins>
      <w:del w:id="4812" w:author="Rev 19 Allen Wirfs-Brock" w:date="2013-09-27T08:39:00Z">
        <w:r w:rsidR="00083CEC" w:rsidDel="009E7E9E">
          <w:delText>12.5.2</w:delText>
        </w:r>
      </w:del>
      <w:r w:rsidR="00C04626">
        <w:fldChar w:fldCharType="end"/>
      </w:r>
      <w:r w:rsidRPr="00120381">
        <w:t xml:space="preserve">, </w:t>
      </w:r>
      <w:r w:rsidR="00C04626">
        <w:fldChar w:fldCharType="begin"/>
      </w:r>
      <w:r w:rsidR="00C04626">
        <w:instrText xml:space="preserve"> REF _Ref424535339 \r \h </w:instrText>
      </w:r>
      <w:r w:rsidR="00C04626">
        <w:fldChar w:fldCharType="separate"/>
      </w:r>
      <w:ins w:id="4813" w:author="Rev 19 Allen Wirfs-Brock" w:date="2013-09-27T13:06:00Z">
        <w:r w:rsidR="00460CAC">
          <w:t>12.5.2.3</w:t>
        </w:r>
      </w:ins>
      <w:del w:id="4814" w:author="Rev 19 Allen Wirfs-Brock" w:date="2013-09-27T08:39:00Z">
        <w:r w:rsidR="00083CEC" w:rsidDel="009E7E9E">
          <w:delText>12.5.3</w:delText>
        </w:r>
      </w:del>
      <w:r w:rsidR="00C04626">
        <w:fldChar w:fldCharType="end"/>
      </w:r>
      <w:bookmarkStart w:id="4815" w:name="_Toc382212562"/>
      <w:r w:rsidRPr="004D1BD1">
        <w:t>.</w:t>
      </w:r>
      <w:bookmarkStart w:id="4816" w:name="_Ref382715556"/>
      <w:bookmarkStart w:id="4817" w:name="_Toc385672206"/>
      <w:bookmarkStart w:id="4818" w:name="_Toc393690301"/>
      <w:bookmarkStart w:id="4819" w:name="_Ref424535318"/>
      <w:bookmarkStart w:id="4820" w:name="_Ref424667968"/>
      <w:bookmarkStart w:id="4821" w:name="_Toc472818841"/>
      <w:bookmarkEnd w:id="4815"/>
    </w:p>
    <w:p w:rsidR="004C02EF" w:rsidRPr="008B7F6F" w:rsidRDefault="004C02EF" w:rsidP="006A78DC">
      <w:pPr>
        <w:pStyle w:val="Heading4"/>
      </w:pPr>
      <w:bookmarkStart w:id="4822" w:name="_Toc235503415"/>
      <w:bookmarkStart w:id="4823" w:name="_Toc241509190"/>
      <w:bookmarkStart w:id="4824" w:name="_Toc244416677"/>
      <w:bookmarkStart w:id="4825" w:name="_Toc276631041"/>
      <w:bookmarkStart w:id="4826" w:name="_Ref365539820"/>
      <w:r w:rsidRPr="003B4312">
        <w:t xml:space="preserve">Applying the </w:t>
      </w:r>
      <w:r w:rsidRPr="003B4312">
        <w:rPr>
          <w:rFonts w:ascii="Courier New" w:hAnsi="Courier New"/>
        </w:rPr>
        <w:t>*</w:t>
      </w:r>
      <w:r w:rsidRPr="008B7F6F">
        <w:t xml:space="preserve"> Operato</w:t>
      </w:r>
      <w:bookmarkEnd w:id="4816"/>
      <w:bookmarkEnd w:id="4817"/>
      <w:bookmarkEnd w:id="4818"/>
      <w:r w:rsidRPr="008B7F6F">
        <w:t>r</w:t>
      </w:r>
      <w:bookmarkEnd w:id="4819"/>
      <w:bookmarkEnd w:id="4820"/>
      <w:bookmarkEnd w:id="4821"/>
      <w:bookmarkEnd w:id="4822"/>
      <w:bookmarkEnd w:id="4823"/>
      <w:bookmarkEnd w:id="4824"/>
      <w:bookmarkEnd w:id="4825"/>
      <w:bookmarkEnd w:id="4826"/>
    </w:p>
    <w:p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rsidR="004C02EF" w:rsidRPr="00675B74" w:rsidRDefault="004C02EF" w:rsidP="004C02EF">
      <w:pPr>
        <w:spacing w:after="60"/>
      </w:pPr>
      <w:r w:rsidRPr="00B820AB">
        <w:t>The result of a floating-point multiplication is governed by the rules of IE</w:t>
      </w:r>
      <w:r w:rsidRPr="00675B74">
        <w:t>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rsidR="004C02EF" w:rsidRPr="00E77497" w:rsidRDefault="004C02EF" w:rsidP="004C02EF">
      <w:pPr>
        <w:pStyle w:val="BulletLast"/>
        <w:numPr>
          <w:ilvl w:val="1"/>
          <w:numId w:val="24"/>
        </w:numPr>
        <w:ind w:left="990" w:hanging="270"/>
        <w:rPr>
          <w:rFonts w:ascii="Arial" w:hAnsi="Arial"/>
        </w:rPr>
      </w:pPr>
      <w:r w:rsidRPr="00E77497">
        <w:rPr>
          <w:rFonts w:ascii="Arial" w:hAnsi="Arial"/>
        </w:rPr>
        <w:t xml:space="preserve">In the remaining cases, where neither an infinity or NaN is involved, the product is computed and rounded to the nearest representable value using IEEE 754 round-to-nearest mode. If the magnitude is too large to represent, the result is then an infinity of appropriate sign. If </w:t>
      </w:r>
      <w:r w:rsidRPr="00E77497">
        <w:rPr>
          <w:rFonts w:ascii="Arial" w:hAnsi="Arial"/>
        </w:rPr>
        <w:lastRenderedPageBreak/>
        <w:t>the magnitude is too small to represent, the result is then a zero of appropriate sign. The ECMAScript language requires support of gradual underflow as defined by IEEE 754.</w:t>
      </w:r>
      <w:bookmarkStart w:id="4827" w:name="_Ref382715602"/>
      <w:bookmarkStart w:id="4828" w:name="_Toc385672207"/>
      <w:bookmarkStart w:id="4829" w:name="_Toc393690302"/>
    </w:p>
    <w:p w:rsidR="004C02EF" w:rsidRPr="00E77497" w:rsidRDefault="004C02EF" w:rsidP="006A78DC">
      <w:pPr>
        <w:pStyle w:val="Heading4"/>
      </w:pPr>
      <w:bookmarkStart w:id="4830" w:name="_Ref424535329"/>
      <w:bookmarkStart w:id="4831" w:name="_Toc472818842"/>
      <w:bookmarkStart w:id="4832" w:name="_Toc235503416"/>
      <w:bookmarkStart w:id="4833" w:name="_Toc241509191"/>
      <w:bookmarkStart w:id="4834" w:name="_Toc244416678"/>
      <w:bookmarkStart w:id="4835" w:name="_Toc276631042"/>
      <w:r w:rsidRPr="00E77497">
        <w:t xml:space="preserve">Applying the </w:t>
      </w:r>
      <w:r w:rsidRPr="00E77497">
        <w:rPr>
          <w:rFonts w:ascii="Courier New" w:hAnsi="Courier New"/>
        </w:rPr>
        <w:t>/</w:t>
      </w:r>
      <w:r w:rsidRPr="00E77497">
        <w:t xml:space="preserve"> Operato</w:t>
      </w:r>
      <w:bookmarkEnd w:id="4827"/>
      <w:bookmarkEnd w:id="4828"/>
      <w:bookmarkEnd w:id="4829"/>
      <w:r w:rsidRPr="00E77497">
        <w:t>r</w:t>
      </w:r>
      <w:bookmarkEnd w:id="4830"/>
      <w:bookmarkEnd w:id="4831"/>
      <w:bookmarkEnd w:id="4832"/>
      <w:bookmarkEnd w:id="4833"/>
      <w:bookmarkEnd w:id="4834"/>
      <w:bookmarkEnd w:id="4835"/>
    </w:p>
    <w:p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4836" w:name="_Ref382715606"/>
      <w:bookmarkStart w:id="4837" w:name="_Toc385672208"/>
      <w:bookmarkStart w:id="4838" w:name="_Toc393690303"/>
    </w:p>
    <w:p w:rsidR="004C02EF" w:rsidRPr="00E77497" w:rsidRDefault="004C02EF" w:rsidP="006A78DC">
      <w:pPr>
        <w:pStyle w:val="Heading4"/>
      </w:pPr>
      <w:bookmarkStart w:id="4839" w:name="_Ref424535339"/>
      <w:bookmarkStart w:id="4840" w:name="_Toc472818843"/>
      <w:bookmarkStart w:id="4841" w:name="_Toc235503417"/>
      <w:bookmarkStart w:id="4842" w:name="_Toc241509192"/>
      <w:bookmarkStart w:id="4843" w:name="_Toc244416679"/>
      <w:bookmarkStart w:id="4844" w:name="_Toc276631043"/>
      <w:r w:rsidRPr="00E77497">
        <w:t xml:space="preserve">Applying the </w:t>
      </w:r>
      <w:r w:rsidRPr="00E77497">
        <w:rPr>
          <w:rFonts w:ascii="Courier New" w:hAnsi="Courier New"/>
        </w:rPr>
        <w:t>%</w:t>
      </w:r>
      <w:r w:rsidRPr="00E77497">
        <w:t xml:space="preserve"> Operato</w:t>
      </w:r>
      <w:bookmarkEnd w:id="4836"/>
      <w:bookmarkEnd w:id="4837"/>
      <w:bookmarkEnd w:id="4838"/>
      <w:r w:rsidRPr="00E77497">
        <w:t>r</w:t>
      </w:r>
      <w:bookmarkEnd w:id="4839"/>
      <w:bookmarkEnd w:id="4840"/>
      <w:bookmarkEnd w:id="4841"/>
      <w:bookmarkEnd w:id="4842"/>
      <w:bookmarkEnd w:id="4843"/>
      <w:bookmarkEnd w:id="4844"/>
    </w:p>
    <w:p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rsidR="004C02EF" w:rsidRPr="00E77497" w:rsidRDefault="004C02EF" w:rsidP="004C02EF">
      <w:pPr>
        <w:spacing w:after="60"/>
      </w:pPr>
      <w:r w:rsidRPr="00E77497">
        <w:t>The result of an ECMAScript floating-point remainder operation is determined by the rules of IEEE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w:t>
      </w:r>
      <w:r w:rsidRPr="00E77497">
        <w:rPr>
          <w:rFonts w:ascii="Arial" w:hAnsi="Arial"/>
        </w:rPr>
        <w:lastRenderedPageBreak/>
        <w:t>exceeding the magnitude of the true mathematical quotient of n and d. r is computed and rounded to the nearest representable value using IEEE 754 round-to-nearest mode.</w:t>
      </w:r>
    </w:p>
    <w:p w:rsidR="004C02EF" w:rsidRPr="00E77497" w:rsidRDefault="004C02EF" w:rsidP="00D148E9">
      <w:pPr>
        <w:pStyle w:val="Heading2"/>
      </w:pPr>
      <w:bookmarkStart w:id="4845" w:name="_Hlt457723851"/>
      <w:bookmarkStart w:id="4846" w:name="_Ref457437597"/>
      <w:bookmarkStart w:id="4847" w:name="_Toc472818844"/>
      <w:bookmarkStart w:id="4848" w:name="_Toc235503418"/>
      <w:bookmarkStart w:id="4849" w:name="_Toc241509193"/>
      <w:bookmarkStart w:id="4850" w:name="_Toc244416680"/>
      <w:bookmarkStart w:id="4851" w:name="_Toc276631044"/>
      <w:bookmarkStart w:id="4852" w:name="_Toc368050401"/>
      <w:bookmarkEnd w:id="4845"/>
      <w:r w:rsidRPr="00E77497">
        <w:t>Additive Operators</w:t>
      </w:r>
      <w:bookmarkEnd w:id="4846"/>
      <w:bookmarkEnd w:id="4847"/>
      <w:bookmarkEnd w:id="4848"/>
      <w:bookmarkEnd w:id="4849"/>
      <w:bookmarkEnd w:id="4850"/>
      <w:bookmarkEnd w:id="4851"/>
      <w:bookmarkEnd w:id="4852"/>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4853" w:name="_Toc375031182"/>
      <w:bookmarkStart w:id="4854" w:name="_Ref383834802"/>
      <w:bookmarkStart w:id="4855" w:name="_Ref384028360"/>
      <w:bookmarkStart w:id="4856" w:name="_Toc385672210"/>
      <w:bookmarkStart w:id="4857" w:name="_Toc393690305"/>
    </w:p>
    <w:p w:rsidR="00A97CF5" w:rsidRPr="00E77497" w:rsidRDefault="00A97CF5" w:rsidP="006A78DC">
      <w:pPr>
        <w:pStyle w:val="Heading3"/>
      </w:pPr>
      <w:bookmarkStart w:id="4858" w:name="_Ref366742011"/>
      <w:bookmarkStart w:id="4859" w:name="_Toc472818845"/>
      <w:bookmarkStart w:id="4860" w:name="_Toc235503419"/>
      <w:bookmarkStart w:id="4861" w:name="_Toc241509194"/>
      <w:bookmarkStart w:id="4862" w:name="_Toc244416681"/>
      <w:bookmarkStart w:id="4863" w:name="_Toc276631045"/>
      <w:bookmarkStart w:id="4864" w:name="_Toc368050402"/>
      <w:r w:rsidRPr="00E77497">
        <w:t xml:space="preserve">Static Semantics:  </w:t>
      </w:r>
      <w:r w:rsidRPr="00BD6E56">
        <w:rPr>
          <w:lang w:eastAsia="en-US"/>
        </w:rPr>
        <w:t>IsValidSimpleAssignmentTarget</w:t>
      </w:r>
      <w:bookmarkEnd w:id="4858"/>
      <w:bookmarkEnd w:id="4864"/>
    </w:p>
    <w:p w:rsidR="002E15BF" w:rsidRPr="00C81794" w:rsidRDefault="002E15BF" w:rsidP="002E15BF">
      <w:pPr>
        <w:rPr>
          <w:ins w:id="4865" w:author="Rev 19 Allen Wirfs-Brock" w:date="2013-09-12T09:50:00Z"/>
          <w:lang w:eastAsia="en-US"/>
        </w:rPr>
      </w:pPr>
      <w:ins w:id="4866"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867" w:author="Rev 19 Allen Wirfs-Brock" w:date="2013-09-12T09:50:00Z">
        <w:r>
          <w:rPr>
            <w:lang w:eastAsia="en-US"/>
          </w:rPr>
          <w:fldChar w:fldCharType="separate"/>
        </w:r>
      </w:ins>
      <w:ins w:id="4868" w:author="Rev 19 Allen Wirfs-Brock" w:date="2013-09-27T13:06:00Z">
        <w:r w:rsidR="00460CAC">
          <w:rPr>
            <w:lang w:eastAsia="en-US"/>
          </w:rPr>
          <w:t>12.1.0.2</w:t>
        </w:r>
      </w:ins>
      <w:ins w:id="486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870" w:author="Rev 19 Allen Wirfs-Brock" w:date="2013-09-12T09:50:00Z">
        <w:r>
          <w:rPr>
            <w:lang w:eastAsia="en-US"/>
          </w:rPr>
          <w:fldChar w:fldCharType="separate"/>
        </w:r>
      </w:ins>
      <w:ins w:id="4871" w:author="Rev 19 Allen Wirfs-Brock" w:date="2013-09-27T13:06:00Z">
        <w:r w:rsidR="00460CAC">
          <w:rPr>
            <w:lang w:eastAsia="en-US"/>
          </w:rPr>
          <w:t>12.1.10.2</w:t>
        </w:r>
      </w:ins>
      <w:ins w:id="487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873" w:author="Rev 19 Allen Wirfs-Brock" w:date="2013-09-12T09:50:00Z">
        <w:r>
          <w:rPr>
            <w:lang w:eastAsia="en-US"/>
          </w:rPr>
          <w:fldChar w:fldCharType="separate"/>
        </w:r>
      </w:ins>
      <w:ins w:id="4874" w:author="Rev 19 Allen Wirfs-Brock" w:date="2013-09-27T13:06:00Z">
        <w:r w:rsidR="00460CAC">
          <w:rPr>
            <w:lang w:eastAsia="en-US"/>
          </w:rPr>
          <w:t>12.2.1.2</w:t>
        </w:r>
      </w:ins>
      <w:ins w:id="487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876" w:author="Rev 19 Allen Wirfs-Brock" w:date="2013-09-12T09:50:00Z">
        <w:r>
          <w:rPr>
            <w:lang w:eastAsia="en-US"/>
          </w:rPr>
          <w:fldChar w:fldCharType="separate"/>
        </w:r>
      </w:ins>
      <w:ins w:id="4877" w:author="Rev 19 Allen Wirfs-Brock" w:date="2013-09-27T13:06:00Z">
        <w:r w:rsidR="00460CAC">
          <w:rPr>
            <w:lang w:eastAsia="en-US"/>
          </w:rPr>
          <w:t>12.3.2</w:t>
        </w:r>
      </w:ins>
      <w:ins w:id="487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879" w:author="Rev 19 Allen Wirfs-Brock" w:date="2013-09-12T09:50:00Z">
        <w:r>
          <w:rPr>
            <w:lang w:eastAsia="en-US"/>
          </w:rPr>
          <w:fldChar w:fldCharType="separate"/>
        </w:r>
      </w:ins>
      <w:ins w:id="4880" w:author="Rev 19 Allen Wirfs-Brock" w:date="2013-09-27T13:06:00Z">
        <w:r w:rsidR="00460CAC">
          <w:rPr>
            <w:lang w:eastAsia="en-US"/>
          </w:rPr>
          <w:t>12.4.2</w:t>
        </w:r>
      </w:ins>
      <w:ins w:id="488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882" w:author="Rev 19 Allen Wirfs-Brock" w:date="2013-09-12T09:50:00Z">
        <w:r>
          <w:rPr>
            <w:lang w:eastAsia="en-US"/>
          </w:rPr>
          <w:fldChar w:fldCharType="separate"/>
        </w:r>
      </w:ins>
      <w:ins w:id="4883" w:author="Rev 19 Allen Wirfs-Brock" w:date="2013-09-27T13:06:00Z">
        <w:r w:rsidR="00460CAC">
          <w:rPr>
            <w:lang w:eastAsia="en-US"/>
          </w:rPr>
          <w:t>12.5.1</w:t>
        </w:r>
      </w:ins>
      <w:ins w:id="488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885" w:author="Rev 19 Allen Wirfs-Brock" w:date="2013-09-12T09:50:00Z">
        <w:r>
          <w:rPr>
            <w:lang w:eastAsia="en-US"/>
          </w:rPr>
          <w:fldChar w:fldCharType="separate"/>
        </w:r>
      </w:ins>
      <w:ins w:id="4886" w:author="Rev 19 Allen Wirfs-Brock" w:date="2013-09-27T13:06:00Z">
        <w:r w:rsidR="00460CAC">
          <w:rPr>
            <w:lang w:eastAsia="en-US"/>
          </w:rPr>
          <w:t>12.7.1</w:t>
        </w:r>
      </w:ins>
      <w:ins w:id="488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888" w:author="Rev 19 Allen Wirfs-Brock" w:date="2013-09-12T09:50:00Z">
        <w:r>
          <w:rPr>
            <w:lang w:eastAsia="en-US"/>
          </w:rPr>
          <w:fldChar w:fldCharType="separate"/>
        </w:r>
      </w:ins>
      <w:ins w:id="4889" w:author="Rev 19 Allen Wirfs-Brock" w:date="2013-09-27T13:06:00Z">
        <w:r w:rsidR="00460CAC">
          <w:rPr>
            <w:lang w:eastAsia="en-US"/>
          </w:rPr>
          <w:t>12.8.1</w:t>
        </w:r>
      </w:ins>
      <w:ins w:id="489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891" w:author="Rev 19 Allen Wirfs-Brock" w:date="2013-09-12T09:50:00Z">
        <w:r>
          <w:rPr>
            <w:lang w:eastAsia="en-US"/>
          </w:rPr>
          <w:fldChar w:fldCharType="separate"/>
        </w:r>
      </w:ins>
      <w:ins w:id="4892" w:author="Rev 19 Allen Wirfs-Brock" w:date="2013-09-27T13:06:00Z">
        <w:r w:rsidR="00460CAC">
          <w:rPr>
            <w:lang w:eastAsia="en-US"/>
          </w:rPr>
          <w:t>12.9.1</w:t>
        </w:r>
      </w:ins>
      <w:ins w:id="489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894" w:author="Rev 19 Allen Wirfs-Brock" w:date="2013-09-12T09:50:00Z">
        <w:r>
          <w:rPr>
            <w:lang w:eastAsia="en-US"/>
          </w:rPr>
          <w:fldChar w:fldCharType="separate"/>
        </w:r>
      </w:ins>
      <w:ins w:id="4895" w:author="Rev 19 Allen Wirfs-Brock" w:date="2013-09-27T13:06:00Z">
        <w:r w:rsidR="00460CAC">
          <w:rPr>
            <w:lang w:eastAsia="en-US"/>
          </w:rPr>
          <w:t>12.10.1</w:t>
        </w:r>
      </w:ins>
      <w:ins w:id="489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897" w:author="Rev 19 Allen Wirfs-Brock" w:date="2013-09-12T09:50:00Z">
        <w:r>
          <w:rPr>
            <w:lang w:eastAsia="en-US"/>
          </w:rPr>
          <w:fldChar w:fldCharType="separate"/>
        </w:r>
      </w:ins>
      <w:ins w:id="4898" w:author="Rev 19 Allen Wirfs-Brock" w:date="2013-09-27T13:06:00Z">
        <w:r w:rsidR="00460CAC">
          <w:rPr>
            <w:lang w:eastAsia="en-US"/>
          </w:rPr>
          <w:t>12.11.1</w:t>
        </w:r>
      </w:ins>
      <w:ins w:id="489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900" w:author="Rev 19 Allen Wirfs-Brock" w:date="2013-09-12T09:50:00Z">
        <w:r>
          <w:rPr>
            <w:lang w:eastAsia="en-US"/>
          </w:rPr>
          <w:fldChar w:fldCharType="separate"/>
        </w:r>
      </w:ins>
      <w:ins w:id="4901" w:author="Rev 19 Allen Wirfs-Brock" w:date="2013-09-27T13:06:00Z">
        <w:r w:rsidR="00460CAC">
          <w:rPr>
            <w:lang w:eastAsia="en-US"/>
          </w:rPr>
          <w:t>12.12.1</w:t>
        </w:r>
      </w:ins>
      <w:ins w:id="490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903" w:author="Rev 19 Allen Wirfs-Brock" w:date="2013-09-12T09:50:00Z">
        <w:r>
          <w:rPr>
            <w:lang w:eastAsia="en-US"/>
          </w:rPr>
          <w:fldChar w:fldCharType="separate"/>
        </w:r>
      </w:ins>
      <w:ins w:id="4904" w:author="Rev 19 Allen Wirfs-Brock" w:date="2013-09-27T13:06:00Z">
        <w:r w:rsidR="00460CAC">
          <w:rPr>
            <w:lang w:eastAsia="en-US"/>
          </w:rPr>
          <w:t>12.13.2</w:t>
        </w:r>
      </w:ins>
      <w:ins w:id="490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906" w:author="Rev 19 Allen Wirfs-Brock" w:date="2013-09-12T09:50:00Z">
        <w:r>
          <w:rPr>
            <w:lang w:eastAsia="en-US"/>
          </w:rPr>
          <w:fldChar w:fldCharType="separate"/>
        </w:r>
      </w:ins>
      <w:ins w:id="4907" w:author="Rev 19 Allen Wirfs-Brock" w:date="2013-09-27T13:06:00Z">
        <w:r w:rsidR="00460CAC">
          <w:rPr>
            <w:lang w:eastAsia="en-US"/>
          </w:rPr>
          <w:t>12.14.1</w:t>
        </w:r>
      </w:ins>
      <w:ins w:id="4908" w:author="Rev 19 Allen Wirfs-Brock" w:date="2013-09-12T09:50:00Z">
        <w:r>
          <w:rPr>
            <w:lang w:eastAsia="en-US"/>
          </w:rPr>
          <w:fldChar w:fldCharType="end"/>
        </w:r>
      </w:ins>
    </w:p>
    <w:p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909" w:name="_Ref368042275"/>
      <w:bookmarkStart w:id="4910" w:name="_Toc368050403"/>
      <w:r w:rsidRPr="00E77497">
        <w:t xml:space="preserve">The Addition operator ( </w:t>
      </w:r>
      <w:r w:rsidRPr="00E77497">
        <w:rPr>
          <w:rFonts w:ascii="Courier New" w:hAnsi="Courier New"/>
        </w:rPr>
        <w:t>+</w:t>
      </w:r>
      <w:r w:rsidRPr="00E77497">
        <w:t xml:space="preserve"> </w:t>
      </w:r>
      <w:bookmarkEnd w:id="4853"/>
      <w:bookmarkEnd w:id="4854"/>
      <w:bookmarkEnd w:id="4855"/>
      <w:bookmarkEnd w:id="4856"/>
      <w:bookmarkEnd w:id="4857"/>
      <w:r w:rsidRPr="00E77497">
        <w:t>)</w:t>
      </w:r>
      <w:bookmarkEnd w:id="4859"/>
      <w:bookmarkEnd w:id="4860"/>
      <w:bookmarkEnd w:id="4861"/>
      <w:bookmarkEnd w:id="4862"/>
      <w:bookmarkEnd w:id="4863"/>
      <w:bookmarkEnd w:id="4909"/>
      <w:bookmarkEnd w:id="4910"/>
    </w:p>
    <w:p w:rsidR="004C02EF" w:rsidRPr="004D1BD1" w:rsidRDefault="00AF60D2" w:rsidP="00962DF2">
      <w:pPr>
        <w:pStyle w:val="Note"/>
      </w:pPr>
      <w:r w:rsidRPr="00E77497">
        <w:t>NOTE</w:t>
      </w:r>
      <w:r w:rsidRPr="00E77497">
        <w:tab/>
      </w:r>
      <w:r w:rsidR="004C02EF" w:rsidRPr="005D449B">
        <w:t>The addition operator either performs string concatenation or numeric addition.</w:t>
      </w:r>
    </w:p>
    <w:p w:rsidR="00AF60D2" w:rsidRPr="008B7F6F" w:rsidRDefault="00AF60D2" w:rsidP="006A78DC">
      <w:pPr>
        <w:pStyle w:val="Heading4"/>
      </w:pPr>
      <w:r w:rsidRPr="003B4312">
        <w:t xml:space="preserve">Runtime Semantics: </w:t>
      </w:r>
      <w:r w:rsidRPr="003B4312">
        <w:rPr>
          <w:spacing w:val="6"/>
        </w:rPr>
        <w:t>Evaluation</w:t>
      </w:r>
    </w:p>
    <w:p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4911" w:name="_Toc382212564"/>
    </w:p>
    <w:p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4911"/>
      <w:r w:rsidRPr="00E77497">
        <w:t>.</w:t>
      </w:r>
      <w:bookmarkStart w:id="4912" w:name="_Toc382212565"/>
    </w:p>
    <w:p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4912"/>
      <w:r w:rsidRPr="00E77497">
        <w:t>.</w:t>
      </w:r>
      <w:bookmarkStart w:id="4913" w:name="_Toc382212566"/>
    </w:p>
    <w:p w:rsidR="003B3A98" w:rsidRDefault="0056239B" w:rsidP="003B3A98">
      <w:pPr>
        <w:pStyle w:val="Alg4"/>
        <w:numPr>
          <w:ilvl w:val="0"/>
          <w:numId w:val="81"/>
        </w:numPr>
        <w:contextualSpacing/>
      </w:pPr>
      <w:r>
        <w:t>ReturnIfAbrupt(</w:t>
      </w:r>
      <w:r w:rsidRPr="00342FD6">
        <w:rPr>
          <w:i/>
        </w:rPr>
        <w:t>lval</w:t>
      </w:r>
      <w:r>
        <w:t>).</w:t>
      </w:r>
    </w:p>
    <w:p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4913"/>
      <w:r w:rsidRPr="00E77497">
        <w:t>.</w:t>
      </w:r>
      <w:bookmarkStart w:id="4914" w:name="_Toc382212567"/>
    </w:p>
    <w:p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4914"/>
      <w:r w:rsidRPr="00E77497">
        <w:t>.</w:t>
      </w:r>
      <w:bookmarkStart w:id="4915" w:name="_Toc382212568"/>
    </w:p>
    <w:p w:rsidR="003B3A98" w:rsidRDefault="000C090B" w:rsidP="003B3A98">
      <w:pPr>
        <w:pStyle w:val="Alg4"/>
        <w:numPr>
          <w:ilvl w:val="0"/>
          <w:numId w:val="81"/>
        </w:numPr>
        <w:contextualSpacing/>
      </w:pPr>
      <w:r>
        <w:t>ReturnIfAbrupt(</w:t>
      </w:r>
      <w:r>
        <w:rPr>
          <w:i/>
        </w:rPr>
        <w:t>r</w:t>
      </w:r>
      <w:r w:rsidRPr="00342FD6">
        <w:rPr>
          <w:i/>
        </w:rPr>
        <w:t>val</w:t>
      </w:r>
      <w:r>
        <w:t>).</w:t>
      </w:r>
    </w:p>
    <w:p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4915"/>
      <w:r w:rsidRPr="00E77497">
        <w:t>.</w:t>
      </w:r>
      <w:bookmarkStart w:id="4916" w:name="_Toc382212569"/>
    </w:p>
    <w:p w:rsidR="003B3A98" w:rsidRDefault="0034651E" w:rsidP="003B3A98">
      <w:pPr>
        <w:pStyle w:val="Alg4"/>
        <w:numPr>
          <w:ilvl w:val="0"/>
          <w:numId w:val="81"/>
        </w:numPr>
        <w:contextualSpacing/>
      </w:pPr>
      <w:r>
        <w:t>ReturnIfAbrupt(</w:t>
      </w:r>
      <w:r w:rsidRPr="00342FD6">
        <w:rPr>
          <w:i/>
        </w:rPr>
        <w:t>l</w:t>
      </w:r>
      <w:r>
        <w:rPr>
          <w:i/>
        </w:rPr>
        <w:t>prim</w:t>
      </w:r>
      <w:r>
        <w:t>).</w:t>
      </w:r>
    </w:p>
    <w:p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4916"/>
      <w:r w:rsidRPr="00E77497">
        <w:t>.</w:t>
      </w:r>
      <w:bookmarkStart w:id="4917" w:name="_Toc382212570"/>
    </w:p>
    <w:p w:rsidR="003B3A98" w:rsidRDefault="0034651E" w:rsidP="003B3A98">
      <w:pPr>
        <w:pStyle w:val="Alg4"/>
        <w:numPr>
          <w:ilvl w:val="0"/>
          <w:numId w:val="81"/>
        </w:numPr>
        <w:contextualSpacing/>
      </w:pPr>
      <w:r>
        <w:t>ReturnIfAbrupt(</w:t>
      </w:r>
      <w:r>
        <w:rPr>
          <w:i/>
        </w:rPr>
        <w:t>rprim</w:t>
      </w:r>
      <w:r>
        <w:t>).</w:t>
      </w:r>
    </w:p>
    <w:p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4917"/>
      <w:r w:rsidRPr="00E77497">
        <w:t xml:space="preserve">then </w:t>
      </w:r>
      <w:bookmarkStart w:id="4918" w:name="_Toc382212571"/>
    </w:p>
    <w:p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rsidR="004C02EF" w:rsidRPr="00E77497" w:rsidRDefault="004C02EF" w:rsidP="00441AED">
      <w:pPr>
        <w:pStyle w:val="Alg4"/>
        <w:numPr>
          <w:ilvl w:val="0"/>
          <w:numId w:val="81"/>
        </w:numPr>
        <w:spacing w:after="120"/>
      </w:pPr>
      <w:bookmarkStart w:id="4919" w:name="_Toc382212574"/>
      <w:bookmarkEnd w:id="4918"/>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rsidR="00C04626">
        <w:fldChar w:fldCharType="begin"/>
      </w:r>
      <w:r w:rsidR="00C04626">
        <w:instrText xml:space="preserve"> REF _Ref424533048 \r \h </w:instrText>
      </w:r>
      <w:r w:rsidR="00C04626">
        <w:fldChar w:fldCharType="separate"/>
      </w:r>
      <w:ins w:id="4920" w:author="Rev 19 Allen Wirfs-Brock" w:date="2013-09-27T13:06:00Z">
        <w:r w:rsidR="00460CAC">
          <w:t>12.6.4</w:t>
        </w:r>
      </w:ins>
      <w:del w:id="4921" w:author="Rev 19 Allen Wirfs-Brock" w:date="2013-09-27T08:39:00Z">
        <w:r w:rsidR="00083CEC" w:rsidDel="009E7E9E">
          <w:delText>12.6.3</w:delText>
        </w:r>
      </w:del>
      <w:r w:rsidR="00C04626">
        <w:fldChar w:fldCharType="end"/>
      </w:r>
      <w:bookmarkEnd w:id="4919"/>
      <w:r w:rsidRPr="00E77497">
        <w:t>.</w:t>
      </w:r>
      <w:bookmarkStart w:id="4922" w:name="_Toc382212575"/>
    </w:p>
    <w:bookmarkEnd w:id="4922"/>
    <w:p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4923" w:name="_Toc375031183"/>
      <w:bookmarkStart w:id="4924" w:name="_Toc381513696"/>
      <w:bookmarkStart w:id="4925" w:name="_Toc382202851"/>
      <w:bookmarkStart w:id="4926" w:name="_Toc382212218"/>
      <w:bookmarkStart w:id="4927" w:name="_Toc382212580"/>
      <w:bookmarkStart w:id="4928" w:name="_Toc382291563"/>
      <w:bookmarkStart w:id="4929" w:name="_Toc385672211"/>
      <w:bookmarkStart w:id="4930" w:name="_Toc393690306"/>
    </w:p>
    <w:p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w:t>
      </w:r>
      <w:r w:rsidR="00CE51AB">
        <w:fldChar w:fldCharType="begin"/>
      </w:r>
      <w:r w:rsidR="00CE51AB">
        <w:instrText xml:space="preserve"> REF _Ref365540413 \r \h </w:instrText>
      </w:r>
      <w:r w:rsidR="00CE51AB">
        <w:fldChar w:fldCharType="separate"/>
      </w:r>
      <w:r w:rsidR="00460CAC">
        <w:t>7.2.8</w:t>
      </w:r>
      <w:r w:rsidR="00CE51AB">
        <w:fldChar w:fldCharType="end"/>
      </w:r>
      <w:r w:rsidRPr="00E77497">
        <w:t>), by using the logical-or operation instead of the logical-and operation.</w:t>
      </w:r>
    </w:p>
    <w:p w:rsidR="004C02EF" w:rsidRPr="00E77497" w:rsidRDefault="004C02EF" w:rsidP="00D148E9">
      <w:pPr>
        <w:pStyle w:val="Heading3"/>
      </w:pPr>
      <w:bookmarkStart w:id="4931" w:name="_Toc472818846"/>
      <w:bookmarkStart w:id="4932" w:name="_Toc235503420"/>
      <w:bookmarkStart w:id="4933" w:name="_Toc241509195"/>
      <w:bookmarkStart w:id="4934" w:name="_Toc244416682"/>
      <w:bookmarkStart w:id="4935" w:name="_Toc276631046"/>
      <w:bookmarkStart w:id="4936" w:name="_Toc368050404"/>
      <w:r w:rsidRPr="00E77497">
        <w:t xml:space="preserve">The Subtraction Operator ( </w:t>
      </w:r>
      <w:r w:rsidRPr="00E77497">
        <w:rPr>
          <w:rFonts w:ascii="Courier New" w:hAnsi="Courier New"/>
        </w:rPr>
        <w:t>-</w:t>
      </w:r>
      <w:r w:rsidRPr="00E77497">
        <w:t xml:space="preserve"> </w:t>
      </w:r>
      <w:bookmarkStart w:id="4937" w:name="_Toc382202852"/>
      <w:bookmarkEnd w:id="4923"/>
      <w:bookmarkEnd w:id="4924"/>
      <w:bookmarkEnd w:id="4925"/>
      <w:bookmarkEnd w:id="4926"/>
      <w:bookmarkEnd w:id="4927"/>
      <w:bookmarkEnd w:id="4928"/>
      <w:bookmarkEnd w:id="4929"/>
      <w:bookmarkEnd w:id="4930"/>
      <w:bookmarkEnd w:id="4937"/>
      <w:r w:rsidRPr="00E77497">
        <w:t>)</w:t>
      </w:r>
      <w:bookmarkEnd w:id="4931"/>
      <w:bookmarkEnd w:id="4932"/>
      <w:bookmarkEnd w:id="4933"/>
      <w:bookmarkEnd w:id="4934"/>
      <w:bookmarkEnd w:id="4935"/>
      <w:bookmarkEnd w:id="4936"/>
    </w:p>
    <w:p w:rsidR="00AF60D2" w:rsidRPr="00E77497" w:rsidRDefault="00AF60D2"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4938" w:name="_Toc382212581"/>
    </w:p>
    <w:p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4938"/>
      <w:r w:rsidRPr="00E77497">
        <w:t>.</w:t>
      </w:r>
      <w:bookmarkStart w:id="4939" w:name="_Toc382212582"/>
    </w:p>
    <w:p w:rsidR="004C02EF" w:rsidRPr="00E77497" w:rsidRDefault="004C02EF" w:rsidP="00441AED">
      <w:pPr>
        <w:pStyle w:val="Alg4"/>
        <w:numPr>
          <w:ilvl w:val="0"/>
          <w:numId w:val="82"/>
        </w:numPr>
      </w:pPr>
      <w:r w:rsidRPr="00E77497">
        <w:lastRenderedPageBreak/>
        <w:t xml:space="preserve">Let </w:t>
      </w:r>
      <w:r w:rsidRPr="00E77497">
        <w:rPr>
          <w:i/>
        </w:rPr>
        <w:t>lval</w:t>
      </w:r>
      <w:r w:rsidRPr="00E77497">
        <w:t xml:space="preserve"> be GetValue(</w:t>
      </w:r>
      <w:r w:rsidRPr="00E77497">
        <w:rPr>
          <w:i/>
        </w:rPr>
        <w:t>lref</w:t>
      </w:r>
      <w:r w:rsidRPr="00E77497">
        <w:t>).</w:t>
      </w:r>
      <w:bookmarkStart w:id="4940" w:name="_Toc382212583"/>
      <w:bookmarkEnd w:id="4939"/>
    </w:p>
    <w:p w:rsidR="003258C2" w:rsidRDefault="0056239B" w:rsidP="00AE5A8E">
      <w:pPr>
        <w:pStyle w:val="Alg4"/>
        <w:numPr>
          <w:ilvl w:val="0"/>
          <w:numId w:val="82"/>
        </w:numPr>
        <w:contextualSpacing/>
      </w:pPr>
      <w:r>
        <w:t>ReturnIfAbrupt(</w:t>
      </w:r>
      <w:r w:rsidRPr="00342FD6">
        <w:rPr>
          <w:i/>
        </w:rPr>
        <w:t>lval</w:t>
      </w:r>
      <w:r>
        <w:t>)</w:t>
      </w:r>
      <w:r w:rsidR="00AE5A8E">
        <w:t>.</w:t>
      </w:r>
    </w:p>
    <w:p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4940"/>
      <w:r w:rsidRPr="00E77497">
        <w:t>.</w:t>
      </w:r>
      <w:bookmarkStart w:id="4941" w:name="_Toc382212584"/>
    </w:p>
    <w:p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4941"/>
      <w:r w:rsidRPr="00E77497">
        <w:t>.</w:t>
      </w:r>
      <w:bookmarkStart w:id="4942" w:name="_Toc382212585"/>
    </w:p>
    <w:p w:rsidR="003258C2" w:rsidRDefault="000C090B" w:rsidP="003258C2">
      <w:pPr>
        <w:pStyle w:val="Alg4"/>
        <w:numPr>
          <w:ilvl w:val="0"/>
          <w:numId w:val="82"/>
        </w:numPr>
        <w:contextualSpacing/>
      </w:pPr>
      <w:r>
        <w:t>ReturnIfAbrupt(</w:t>
      </w:r>
      <w:r>
        <w:rPr>
          <w:i/>
        </w:rPr>
        <w:t>r</w:t>
      </w:r>
      <w:r w:rsidRPr="00342FD6">
        <w:rPr>
          <w:i/>
        </w:rPr>
        <w:t>val</w:t>
      </w:r>
      <w:r>
        <w:t>).</w:t>
      </w:r>
    </w:p>
    <w:p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4942"/>
      <w:r w:rsidRPr="00E77497">
        <w:t>.</w:t>
      </w:r>
      <w:bookmarkStart w:id="4943" w:name="_Toc382212586"/>
    </w:p>
    <w:p w:rsidR="003258C2" w:rsidRDefault="000C090B" w:rsidP="003258C2">
      <w:pPr>
        <w:pStyle w:val="Alg4"/>
        <w:numPr>
          <w:ilvl w:val="0"/>
          <w:numId w:val="82"/>
        </w:numPr>
        <w:contextualSpacing/>
      </w:pPr>
      <w:r>
        <w:t>ReturnIfAbrupt(</w:t>
      </w:r>
      <w:r w:rsidRPr="000C090B">
        <w:rPr>
          <w:i/>
        </w:rPr>
        <w:t>l</w:t>
      </w:r>
      <w:r>
        <w:rPr>
          <w:i/>
        </w:rPr>
        <w:t>num</w:t>
      </w:r>
      <w:r>
        <w:t>).</w:t>
      </w:r>
    </w:p>
    <w:p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4944" w:name="_Toc382212587"/>
      <w:bookmarkEnd w:id="4943"/>
    </w:p>
    <w:p w:rsidR="003258C2" w:rsidRDefault="000C090B" w:rsidP="003258C2">
      <w:pPr>
        <w:pStyle w:val="Alg4"/>
        <w:numPr>
          <w:ilvl w:val="0"/>
          <w:numId w:val="82"/>
        </w:numPr>
        <w:contextualSpacing/>
      </w:pPr>
      <w:r>
        <w:t>ReturnIfAbrupt(</w:t>
      </w:r>
      <w:r>
        <w:rPr>
          <w:i/>
        </w:rPr>
        <w:t>rnum</w:t>
      </w:r>
      <w:r>
        <w:t>).</w:t>
      </w:r>
    </w:p>
    <w:p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rsidR="003D2603">
        <w:fldChar w:fldCharType="begin"/>
      </w:r>
      <w:r w:rsidR="003D2603">
        <w:instrText xml:space="preserve"> REF _Ref424533048 \r \h </w:instrText>
      </w:r>
      <w:r w:rsidR="003D2603">
        <w:fldChar w:fldCharType="separate"/>
      </w:r>
      <w:ins w:id="4945" w:author="Rev 19 Allen Wirfs-Brock" w:date="2013-09-27T13:06:00Z">
        <w:r w:rsidR="00460CAC">
          <w:t>12.6.4</w:t>
        </w:r>
      </w:ins>
      <w:del w:id="4946" w:author="Rev 19 Allen Wirfs-Brock" w:date="2013-09-27T08:39:00Z">
        <w:r w:rsidR="00083CEC" w:rsidDel="009E7E9E">
          <w:delText>12.6.3</w:delText>
        </w:r>
      </w:del>
      <w:r w:rsidR="003D2603">
        <w:fldChar w:fldCharType="end"/>
      </w:r>
      <w:bookmarkEnd w:id="4944"/>
      <w:r w:rsidRPr="00E77497">
        <w:t>.</w:t>
      </w:r>
      <w:bookmarkStart w:id="4947" w:name="_Toc382212588"/>
    </w:p>
    <w:p w:rsidR="004C02EF" w:rsidRPr="00E77497" w:rsidRDefault="004C02EF" w:rsidP="00D148E9">
      <w:pPr>
        <w:pStyle w:val="Heading3"/>
      </w:pPr>
      <w:bookmarkStart w:id="4948" w:name="_Ref383593633"/>
      <w:bookmarkStart w:id="4949" w:name="_Toc385672212"/>
      <w:bookmarkStart w:id="4950" w:name="_Toc393690307"/>
      <w:bookmarkStart w:id="4951" w:name="_Ref424533048"/>
      <w:bookmarkStart w:id="4952" w:name="_Ref424533073"/>
      <w:bookmarkStart w:id="4953" w:name="_Ref424533092"/>
      <w:bookmarkStart w:id="4954" w:name="_Ref424535393"/>
      <w:bookmarkStart w:id="4955" w:name="_Ref424535434"/>
      <w:bookmarkStart w:id="4956" w:name="_Ref424667869"/>
      <w:bookmarkStart w:id="4957" w:name="_Ref424667882"/>
      <w:bookmarkStart w:id="4958" w:name="_Ref424667915"/>
      <w:bookmarkStart w:id="4959" w:name="_Ref424667925"/>
      <w:bookmarkStart w:id="4960" w:name="_Ref424668007"/>
      <w:bookmarkStart w:id="4961" w:name="_Ref424668017"/>
      <w:bookmarkStart w:id="4962" w:name="_Toc472818847"/>
      <w:bookmarkStart w:id="4963" w:name="_Toc235503421"/>
      <w:bookmarkStart w:id="4964" w:name="_Toc241509196"/>
      <w:bookmarkStart w:id="4965" w:name="_Toc244416683"/>
      <w:bookmarkStart w:id="4966" w:name="_Toc276631047"/>
      <w:bookmarkStart w:id="4967" w:name="_Toc368050405"/>
      <w:bookmarkEnd w:id="4947"/>
      <w:r w:rsidRPr="00E77497">
        <w:t>Applying the Additive Operators to Number</w:t>
      </w:r>
      <w:bookmarkEnd w:id="4948"/>
      <w:bookmarkEnd w:id="4949"/>
      <w:bookmarkEnd w:id="4950"/>
      <w:r w:rsidRPr="00E77497">
        <w:t>s</w:t>
      </w:r>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p>
    <w:p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rsidR="004C02EF" w:rsidRPr="00E77497" w:rsidRDefault="004C02EF" w:rsidP="004C02EF">
      <w:r w:rsidRPr="00E77497">
        <w:t>Addition is a commutative operation, but not always associative.</w:t>
      </w:r>
    </w:p>
    <w:p w:rsidR="004C02EF" w:rsidRPr="00E77497" w:rsidRDefault="004C02EF" w:rsidP="004C02EF">
      <w:pPr>
        <w:spacing w:after="60"/>
      </w:pPr>
      <w:r w:rsidRPr="00E77497">
        <w:t>The result of an addition is determined using the rules of IEEE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rsidR="004C02EF" w:rsidRPr="00E77497" w:rsidRDefault="003D2603" w:rsidP="006A78DC">
      <w:pPr>
        <w:pStyle w:val="Note"/>
      </w:pPr>
      <w:ins w:id="4968" w:author="Rev 18 Allen Wirfs-Brock" w:date="2013-08-30T15:03:00Z">
        <w:r>
          <w:t>NOTE</w:t>
        </w:r>
        <w:r>
          <w:tab/>
        </w:r>
      </w:ins>
      <w:r w:rsidR="004C02EF" w:rsidRPr="00E77497">
        <w:t xml:space="preserve">The </w:t>
      </w:r>
      <w:r w:rsidR="004C02EF" w:rsidRPr="00E77497">
        <w:rPr>
          <w:rFonts w:ascii="Courier New" w:hAnsi="Courier New"/>
          <w:b/>
        </w:rPr>
        <w:t>-</w:t>
      </w:r>
      <w:r w:rsidR="004C02EF" w:rsidRPr="00E77497">
        <w:t xml:space="preserve"> operator performs subtraction when applied to two operands of numeric type, producing the difference of its operands; the left operand is the minuend and the right operand is the subtrahend. Given numeric operands </w:t>
      </w:r>
      <w:r w:rsidR="004C02EF" w:rsidRPr="00E77497">
        <w:rPr>
          <w:rFonts w:ascii="Times New Roman" w:hAnsi="Times New Roman"/>
          <w:i/>
        </w:rPr>
        <w:t>a</w:t>
      </w:r>
      <w:r w:rsidR="004C02EF" w:rsidRPr="00E77497">
        <w:t xml:space="preserve"> and </w:t>
      </w:r>
      <w:r w:rsidR="004C02EF" w:rsidRPr="00E77497">
        <w:rPr>
          <w:rFonts w:ascii="Times New Roman" w:hAnsi="Times New Roman"/>
          <w:i/>
        </w:rPr>
        <w:t>b</w:t>
      </w:r>
      <w:r w:rsidR="004C02EF" w:rsidRPr="00E77497">
        <w:t xml:space="preserve">, it is always the case that </w:t>
      </w:r>
      <w:r w:rsidR="004C02EF" w:rsidRPr="00E77497">
        <w:rPr>
          <w:rFonts w:ascii="Times New Roman" w:hAnsi="Times New Roman"/>
          <w:i/>
        </w:rPr>
        <w:t>a</w:t>
      </w:r>
      <w:r w:rsidR="004C02EF" w:rsidRPr="00E77497">
        <w:rPr>
          <w:rFonts w:ascii="Courier New" w:hAnsi="Courier New"/>
          <w:i/>
        </w:rPr>
        <w:t>–</w:t>
      </w:r>
      <w:r w:rsidR="004C02EF" w:rsidRPr="00E77497">
        <w:rPr>
          <w:rFonts w:ascii="Times New Roman" w:hAnsi="Times New Roman"/>
          <w:i/>
        </w:rPr>
        <w:t>b</w:t>
      </w:r>
      <w:r w:rsidR="004C02EF" w:rsidRPr="00E77497">
        <w:t xml:space="preserve"> produces the same result as </w:t>
      </w:r>
      <w:r w:rsidR="004C02EF" w:rsidRPr="00E77497">
        <w:rPr>
          <w:rFonts w:ascii="Times New Roman" w:hAnsi="Times New Roman"/>
          <w:i/>
        </w:rPr>
        <w:t xml:space="preserve">a </w:t>
      </w:r>
      <w:r w:rsidR="004C02EF" w:rsidRPr="00E77497">
        <w:rPr>
          <w:rFonts w:ascii="Courier New" w:hAnsi="Courier New"/>
          <w:i/>
        </w:rPr>
        <w:t>+(–</w:t>
      </w:r>
      <w:r w:rsidR="004C02EF" w:rsidRPr="00E77497">
        <w:rPr>
          <w:rFonts w:ascii="Times New Roman" w:hAnsi="Times New Roman"/>
          <w:i/>
        </w:rPr>
        <w:t>b</w:t>
      </w:r>
      <w:r w:rsidR="004C02EF" w:rsidRPr="00E77497">
        <w:rPr>
          <w:rFonts w:ascii="Courier New" w:hAnsi="Courier New"/>
          <w:i/>
        </w:rPr>
        <w:t>)</w:t>
      </w:r>
      <w:bookmarkStart w:id="4969" w:name="_Toc375031184"/>
      <w:bookmarkStart w:id="4970" w:name="_Ref381183061"/>
      <w:bookmarkStart w:id="4971" w:name="_Toc381513697"/>
      <w:bookmarkStart w:id="4972" w:name="_Toc382202853"/>
      <w:bookmarkStart w:id="4973" w:name="_Toc382212219"/>
      <w:bookmarkStart w:id="4974" w:name="_Toc382212589"/>
      <w:bookmarkStart w:id="4975" w:name="_Toc382291564"/>
      <w:bookmarkStart w:id="4976" w:name="_Toc385672213"/>
      <w:bookmarkStart w:id="4977" w:name="_Toc393690308"/>
      <w:r w:rsidR="004C02EF" w:rsidRPr="00E77497">
        <w:t>.</w:t>
      </w:r>
    </w:p>
    <w:p w:rsidR="004C02EF" w:rsidRPr="00E77497" w:rsidRDefault="004C02EF" w:rsidP="00D148E9">
      <w:pPr>
        <w:pStyle w:val="Heading2"/>
      </w:pPr>
      <w:bookmarkStart w:id="4978" w:name="_Ref457437603"/>
      <w:bookmarkStart w:id="4979" w:name="_Ref457449400"/>
      <w:bookmarkStart w:id="4980" w:name="_Toc472818848"/>
      <w:bookmarkStart w:id="4981" w:name="_Toc235503422"/>
      <w:bookmarkStart w:id="4982" w:name="_Toc241509197"/>
      <w:bookmarkStart w:id="4983" w:name="_Toc244416684"/>
      <w:bookmarkStart w:id="4984" w:name="_Toc276631048"/>
      <w:bookmarkStart w:id="4985" w:name="_Toc368050406"/>
      <w:r w:rsidRPr="00E77497">
        <w:t>Bitwise Shift Operator</w:t>
      </w:r>
      <w:bookmarkStart w:id="4986" w:name="_Toc382202854"/>
      <w:bookmarkEnd w:id="4969"/>
      <w:bookmarkEnd w:id="4970"/>
      <w:bookmarkEnd w:id="4971"/>
      <w:bookmarkEnd w:id="4972"/>
      <w:bookmarkEnd w:id="4973"/>
      <w:bookmarkEnd w:id="4974"/>
      <w:bookmarkEnd w:id="4975"/>
      <w:bookmarkEnd w:id="4976"/>
      <w:bookmarkEnd w:id="4977"/>
      <w:bookmarkEnd w:id="4986"/>
      <w:r w:rsidRPr="00E77497">
        <w:t>s</w:t>
      </w:r>
      <w:bookmarkEnd w:id="4978"/>
      <w:bookmarkEnd w:id="4979"/>
      <w:bookmarkEnd w:id="4980"/>
      <w:bookmarkEnd w:id="4981"/>
      <w:bookmarkEnd w:id="4982"/>
      <w:bookmarkEnd w:id="4983"/>
      <w:bookmarkEnd w:id="4984"/>
      <w:bookmarkEnd w:id="4985"/>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4987" w:name="_Toc375031185"/>
      <w:bookmarkStart w:id="4988" w:name="_Ref378391230"/>
      <w:bookmarkStart w:id="4989" w:name="_Toc381513698"/>
      <w:bookmarkStart w:id="4990" w:name="_Toc382202855"/>
      <w:bookmarkStart w:id="4991" w:name="_Toc382212220"/>
      <w:bookmarkStart w:id="4992" w:name="_Toc382212590"/>
      <w:bookmarkStart w:id="4993" w:name="_Toc382291565"/>
      <w:bookmarkStart w:id="4994" w:name="_Toc385672214"/>
      <w:bookmarkStart w:id="4995" w:name="_Toc393690309"/>
    </w:p>
    <w:p w:rsidR="00A97CF5" w:rsidRPr="00E77497" w:rsidRDefault="00A97CF5" w:rsidP="006A78DC">
      <w:pPr>
        <w:pStyle w:val="Heading3"/>
      </w:pPr>
      <w:bookmarkStart w:id="4996" w:name="_Ref366742037"/>
      <w:bookmarkStart w:id="4997" w:name="_Toc472818849"/>
      <w:bookmarkStart w:id="4998" w:name="_Toc235503423"/>
      <w:bookmarkStart w:id="4999" w:name="_Toc241509198"/>
      <w:bookmarkStart w:id="5000" w:name="_Toc244416685"/>
      <w:bookmarkStart w:id="5001" w:name="_Toc276631049"/>
      <w:bookmarkStart w:id="5002" w:name="_Toc368050407"/>
      <w:r w:rsidRPr="00E77497">
        <w:t xml:space="preserve">Static Semantics:  </w:t>
      </w:r>
      <w:r w:rsidRPr="00BD6E56">
        <w:rPr>
          <w:lang w:eastAsia="en-US"/>
        </w:rPr>
        <w:t>IsValidSimpleAssignmentTarget</w:t>
      </w:r>
      <w:bookmarkEnd w:id="4996"/>
      <w:bookmarkEnd w:id="5002"/>
    </w:p>
    <w:p w:rsidR="002E15BF" w:rsidRPr="00C81794" w:rsidRDefault="002E15BF" w:rsidP="002E15BF">
      <w:pPr>
        <w:rPr>
          <w:ins w:id="5003" w:author="Rev 19 Allen Wirfs-Brock" w:date="2013-09-12T09:51:00Z"/>
          <w:lang w:eastAsia="en-US"/>
        </w:rPr>
      </w:pPr>
      <w:ins w:id="5004"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005" w:author="Rev 19 Allen Wirfs-Brock" w:date="2013-09-12T09:51:00Z">
        <w:r>
          <w:rPr>
            <w:lang w:eastAsia="en-US"/>
          </w:rPr>
          <w:fldChar w:fldCharType="separate"/>
        </w:r>
      </w:ins>
      <w:ins w:id="5006" w:author="Rev 19 Allen Wirfs-Brock" w:date="2013-09-27T13:06:00Z">
        <w:r w:rsidR="00460CAC">
          <w:rPr>
            <w:lang w:eastAsia="en-US"/>
          </w:rPr>
          <w:t>12.1.0.2</w:t>
        </w:r>
      </w:ins>
      <w:ins w:id="500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008" w:author="Rev 19 Allen Wirfs-Brock" w:date="2013-09-12T09:51:00Z">
        <w:r>
          <w:rPr>
            <w:lang w:eastAsia="en-US"/>
          </w:rPr>
          <w:fldChar w:fldCharType="separate"/>
        </w:r>
      </w:ins>
      <w:ins w:id="5009" w:author="Rev 19 Allen Wirfs-Brock" w:date="2013-09-27T13:06:00Z">
        <w:r w:rsidR="00460CAC">
          <w:rPr>
            <w:lang w:eastAsia="en-US"/>
          </w:rPr>
          <w:t>12.1.10.2</w:t>
        </w:r>
      </w:ins>
      <w:ins w:id="501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011" w:author="Rev 19 Allen Wirfs-Brock" w:date="2013-09-12T09:51:00Z">
        <w:r>
          <w:rPr>
            <w:lang w:eastAsia="en-US"/>
          </w:rPr>
          <w:fldChar w:fldCharType="separate"/>
        </w:r>
      </w:ins>
      <w:ins w:id="5012" w:author="Rev 19 Allen Wirfs-Brock" w:date="2013-09-27T13:06:00Z">
        <w:r w:rsidR="00460CAC">
          <w:rPr>
            <w:lang w:eastAsia="en-US"/>
          </w:rPr>
          <w:t>12.2.1.2</w:t>
        </w:r>
      </w:ins>
      <w:ins w:id="501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014" w:author="Rev 19 Allen Wirfs-Brock" w:date="2013-09-12T09:51:00Z">
        <w:r>
          <w:rPr>
            <w:lang w:eastAsia="en-US"/>
          </w:rPr>
          <w:fldChar w:fldCharType="separate"/>
        </w:r>
      </w:ins>
      <w:ins w:id="5015" w:author="Rev 19 Allen Wirfs-Brock" w:date="2013-09-27T13:06:00Z">
        <w:r w:rsidR="00460CAC">
          <w:rPr>
            <w:lang w:eastAsia="en-US"/>
          </w:rPr>
          <w:t>12.3.2</w:t>
        </w:r>
      </w:ins>
      <w:ins w:id="501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017" w:author="Rev 19 Allen Wirfs-Brock" w:date="2013-09-12T09:51:00Z">
        <w:r>
          <w:rPr>
            <w:lang w:eastAsia="en-US"/>
          </w:rPr>
          <w:fldChar w:fldCharType="separate"/>
        </w:r>
      </w:ins>
      <w:ins w:id="5018" w:author="Rev 19 Allen Wirfs-Brock" w:date="2013-09-27T13:06:00Z">
        <w:r w:rsidR="00460CAC">
          <w:rPr>
            <w:lang w:eastAsia="en-US"/>
          </w:rPr>
          <w:t>12.4.2</w:t>
        </w:r>
      </w:ins>
      <w:ins w:id="501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020" w:author="Rev 19 Allen Wirfs-Brock" w:date="2013-09-12T09:51:00Z">
        <w:r>
          <w:rPr>
            <w:lang w:eastAsia="en-US"/>
          </w:rPr>
          <w:fldChar w:fldCharType="separate"/>
        </w:r>
      </w:ins>
      <w:ins w:id="5021" w:author="Rev 19 Allen Wirfs-Brock" w:date="2013-09-27T13:06:00Z">
        <w:r w:rsidR="00460CAC">
          <w:rPr>
            <w:lang w:eastAsia="en-US"/>
          </w:rPr>
          <w:t>12.5.1</w:t>
        </w:r>
      </w:ins>
      <w:ins w:id="502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023" w:author="Rev 19 Allen Wirfs-Brock" w:date="2013-09-12T09:51:00Z">
        <w:r>
          <w:rPr>
            <w:lang w:eastAsia="en-US"/>
          </w:rPr>
          <w:fldChar w:fldCharType="separate"/>
        </w:r>
      </w:ins>
      <w:ins w:id="5024" w:author="Rev 19 Allen Wirfs-Brock" w:date="2013-09-27T13:06:00Z">
        <w:r w:rsidR="00460CAC">
          <w:rPr>
            <w:lang w:eastAsia="en-US"/>
          </w:rPr>
          <w:t>12.6.1</w:t>
        </w:r>
      </w:ins>
      <w:ins w:id="502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026" w:author="Rev 19 Allen Wirfs-Brock" w:date="2013-09-12T09:51:00Z">
        <w:r>
          <w:rPr>
            <w:lang w:eastAsia="en-US"/>
          </w:rPr>
          <w:fldChar w:fldCharType="separate"/>
        </w:r>
      </w:ins>
      <w:ins w:id="5027" w:author="Rev 19 Allen Wirfs-Brock" w:date="2013-09-27T13:06:00Z">
        <w:r w:rsidR="00460CAC">
          <w:rPr>
            <w:lang w:eastAsia="en-US"/>
          </w:rPr>
          <w:t>12.8.1</w:t>
        </w:r>
      </w:ins>
      <w:ins w:id="502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029" w:author="Rev 19 Allen Wirfs-Brock" w:date="2013-09-12T09:51:00Z">
        <w:r>
          <w:rPr>
            <w:lang w:eastAsia="en-US"/>
          </w:rPr>
          <w:fldChar w:fldCharType="separate"/>
        </w:r>
      </w:ins>
      <w:ins w:id="5030" w:author="Rev 19 Allen Wirfs-Brock" w:date="2013-09-27T13:06:00Z">
        <w:r w:rsidR="00460CAC">
          <w:rPr>
            <w:lang w:eastAsia="en-US"/>
          </w:rPr>
          <w:t>12.9.1</w:t>
        </w:r>
      </w:ins>
      <w:ins w:id="503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032" w:author="Rev 19 Allen Wirfs-Brock" w:date="2013-09-12T09:51:00Z">
        <w:r>
          <w:rPr>
            <w:lang w:eastAsia="en-US"/>
          </w:rPr>
          <w:fldChar w:fldCharType="separate"/>
        </w:r>
      </w:ins>
      <w:ins w:id="5033" w:author="Rev 19 Allen Wirfs-Brock" w:date="2013-09-27T13:06:00Z">
        <w:r w:rsidR="00460CAC">
          <w:rPr>
            <w:lang w:eastAsia="en-US"/>
          </w:rPr>
          <w:t>12.10.1</w:t>
        </w:r>
      </w:ins>
      <w:ins w:id="503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035" w:author="Rev 19 Allen Wirfs-Brock" w:date="2013-09-12T09:51:00Z">
        <w:r>
          <w:rPr>
            <w:lang w:eastAsia="en-US"/>
          </w:rPr>
          <w:fldChar w:fldCharType="separate"/>
        </w:r>
      </w:ins>
      <w:ins w:id="5036" w:author="Rev 19 Allen Wirfs-Brock" w:date="2013-09-27T13:06:00Z">
        <w:r w:rsidR="00460CAC">
          <w:rPr>
            <w:lang w:eastAsia="en-US"/>
          </w:rPr>
          <w:t>12.11.1</w:t>
        </w:r>
      </w:ins>
      <w:ins w:id="503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038" w:author="Rev 19 Allen Wirfs-Brock" w:date="2013-09-12T09:51:00Z">
        <w:r>
          <w:rPr>
            <w:lang w:eastAsia="en-US"/>
          </w:rPr>
          <w:fldChar w:fldCharType="separate"/>
        </w:r>
      </w:ins>
      <w:ins w:id="5039" w:author="Rev 19 Allen Wirfs-Brock" w:date="2013-09-27T13:06:00Z">
        <w:r w:rsidR="00460CAC">
          <w:rPr>
            <w:lang w:eastAsia="en-US"/>
          </w:rPr>
          <w:t>12.12.1</w:t>
        </w:r>
      </w:ins>
      <w:ins w:id="504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041" w:author="Rev 19 Allen Wirfs-Brock" w:date="2013-09-12T09:51:00Z">
        <w:r>
          <w:rPr>
            <w:lang w:eastAsia="en-US"/>
          </w:rPr>
          <w:fldChar w:fldCharType="separate"/>
        </w:r>
      </w:ins>
      <w:ins w:id="5042" w:author="Rev 19 Allen Wirfs-Brock" w:date="2013-09-27T13:06:00Z">
        <w:r w:rsidR="00460CAC">
          <w:rPr>
            <w:lang w:eastAsia="en-US"/>
          </w:rPr>
          <w:t>12.13.2</w:t>
        </w:r>
      </w:ins>
      <w:ins w:id="504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044" w:author="Rev 19 Allen Wirfs-Brock" w:date="2013-09-12T09:51:00Z">
        <w:r>
          <w:rPr>
            <w:lang w:eastAsia="en-US"/>
          </w:rPr>
          <w:fldChar w:fldCharType="separate"/>
        </w:r>
      </w:ins>
      <w:ins w:id="5045" w:author="Rev 19 Allen Wirfs-Brock" w:date="2013-09-27T13:06:00Z">
        <w:r w:rsidR="00460CAC">
          <w:rPr>
            <w:lang w:eastAsia="en-US"/>
          </w:rPr>
          <w:t>12.14.1</w:t>
        </w:r>
      </w:ins>
      <w:ins w:id="5046" w:author="Rev 19 Allen Wirfs-Brock" w:date="2013-09-12T09:51:00Z">
        <w:r>
          <w:rPr>
            <w:lang w:eastAsia="en-US"/>
          </w:rPr>
          <w:fldChar w:fldCharType="end"/>
        </w:r>
      </w:ins>
    </w:p>
    <w:p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rsidR="00A97CF5" w:rsidRPr="00E77497" w:rsidRDefault="00A97CF5" w:rsidP="00A97CF5">
      <w:pPr>
        <w:pStyle w:val="Alg4"/>
        <w:numPr>
          <w:ilvl w:val="0"/>
          <w:numId w:val="973"/>
        </w:numPr>
        <w:spacing w:after="220"/>
        <w:contextualSpacing/>
      </w:pPr>
      <w:r w:rsidRPr="00E77497">
        <w:lastRenderedPageBreak/>
        <w:t xml:space="preserve">Return </w:t>
      </w:r>
      <w:r w:rsidRPr="00BD6E56">
        <w:rPr>
          <w:b/>
        </w:rPr>
        <w:t>false</w:t>
      </w:r>
      <w:r w:rsidRPr="00E77497">
        <w:t>.</w:t>
      </w:r>
    </w:p>
    <w:p w:rsidR="004C02EF" w:rsidRPr="00E77497" w:rsidRDefault="004C02EF" w:rsidP="00D148E9">
      <w:pPr>
        <w:pStyle w:val="Heading3"/>
      </w:pPr>
      <w:bookmarkStart w:id="5047" w:name="_Toc368050408"/>
      <w:r w:rsidRPr="00E77497">
        <w:t xml:space="preserve">The Left Shift Operator ( </w:t>
      </w:r>
      <w:r w:rsidRPr="00E77497">
        <w:rPr>
          <w:rFonts w:ascii="Courier New" w:hAnsi="Courier New"/>
        </w:rPr>
        <w:t>&lt;&lt;</w:t>
      </w:r>
      <w:r w:rsidRPr="00E77497">
        <w:t xml:space="preserve"> </w:t>
      </w:r>
      <w:bookmarkStart w:id="5048" w:name="_Toc382202856"/>
      <w:bookmarkEnd w:id="4987"/>
      <w:bookmarkEnd w:id="4988"/>
      <w:bookmarkEnd w:id="4989"/>
      <w:bookmarkEnd w:id="4990"/>
      <w:bookmarkEnd w:id="4991"/>
      <w:bookmarkEnd w:id="4992"/>
      <w:bookmarkEnd w:id="4993"/>
      <w:bookmarkEnd w:id="4994"/>
      <w:bookmarkEnd w:id="4995"/>
      <w:bookmarkEnd w:id="5048"/>
      <w:r w:rsidRPr="00E77497">
        <w:t>)</w:t>
      </w:r>
      <w:bookmarkEnd w:id="4997"/>
      <w:bookmarkEnd w:id="4998"/>
      <w:bookmarkEnd w:id="4999"/>
      <w:bookmarkEnd w:id="5000"/>
      <w:bookmarkEnd w:id="5001"/>
      <w:bookmarkEnd w:id="5047"/>
    </w:p>
    <w:p w:rsidR="004C02EF" w:rsidRPr="005D449B" w:rsidRDefault="009D1CDA" w:rsidP="00962DF2">
      <w:pPr>
        <w:pStyle w:val="Note"/>
      </w:pPr>
      <w:r w:rsidRPr="005D449B">
        <w:t>NOTE</w:t>
      </w:r>
      <w:r w:rsidRPr="005D449B">
        <w:tab/>
      </w:r>
      <w:r w:rsidR="004C02EF" w:rsidRPr="005D449B">
        <w:t>Performs a bitwise left shift operation on the left operand by the amount specified by the right operand.</w:t>
      </w:r>
    </w:p>
    <w:p w:rsidR="00AF60D2" w:rsidRPr="003B4312" w:rsidRDefault="00AF60D2" w:rsidP="006A78DC">
      <w:pPr>
        <w:pStyle w:val="Heading4"/>
      </w:pPr>
      <w:r w:rsidRPr="004D1BD1">
        <w:t xml:space="preserve">Runtime Semantics: </w:t>
      </w:r>
      <w:r w:rsidRPr="003B4312">
        <w:rPr>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5049" w:name="_Toc382212591"/>
    </w:p>
    <w:p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5049"/>
      <w:r w:rsidRPr="00E77497">
        <w:t>.</w:t>
      </w:r>
      <w:bookmarkStart w:id="5050" w:name="_Toc382212592"/>
    </w:p>
    <w:p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5050"/>
      <w:r w:rsidRPr="00E77497">
        <w:t>.</w:t>
      </w:r>
      <w:bookmarkStart w:id="5051" w:name="_Toc382212593"/>
    </w:p>
    <w:p w:rsidR="003258C2" w:rsidRDefault="0056239B" w:rsidP="003258C2">
      <w:pPr>
        <w:pStyle w:val="Alg4"/>
        <w:numPr>
          <w:ilvl w:val="0"/>
          <w:numId w:val="83"/>
        </w:numPr>
        <w:contextualSpacing/>
      </w:pPr>
      <w:r>
        <w:t>ReturnIfAbrupt(</w:t>
      </w:r>
      <w:r w:rsidRPr="00342FD6">
        <w:rPr>
          <w:i/>
        </w:rPr>
        <w:t>lval</w:t>
      </w:r>
      <w:r>
        <w:t>).</w:t>
      </w:r>
    </w:p>
    <w:p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5051"/>
      <w:r w:rsidRPr="00E77497">
        <w:t>.</w:t>
      </w:r>
      <w:bookmarkStart w:id="5052" w:name="_Toc382212594"/>
    </w:p>
    <w:p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5053" w:name="_Toc382212595"/>
      <w:bookmarkEnd w:id="5052"/>
    </w:p>
    <w:p w:rsidR="003258C2" w:rsidRDefault="000C090B" w:rsidP="003258C2">
      <w:pPr>
        <w:pStyle w:val="Alg4"/>
        <w:numPr>
          <w:ilvl w:val="0"/>
          <w:numId w:val="83"/>
        </w:numPr>
        <w:contextualSpacing/>
      </w:pPr>
      <w:r>
        <w:t>ReturnIfAbrupt(</w:t>
      </w:r>
      <w:r>
        <w:rPr>
          <w:i/>
        </w:rPr>
        <w:t>r</w:t>
      </w:r>
      <w:r w:rsidRPr="00342FD6">
        <w:rPr>
          <w:i/>
        </w:rPr>
        <w:t>val</w:t>
      </w:r>
      <w:r>
        <w:t>).</w:t>
      </w:r>
    </w:p>
    <w:p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5053"/>
      <w:r w:rsidRPr="00E77497">
        <w:t>.</w:t>
      </w:r>
      <w:bookmarkStart w:id="5054" w:name="_Toc382212596"/>
    </w:p>
    <w:p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5054"/>
      <w:r w:rsidRPr="00E77497">
        <w:t>.</w:t>
      </w:r>
      <w:bookmarkStart w:id="5055" w:name="_Toc382212597"/>
    </w:p>
    <w:p w:rsidR="003258C2" w:rsidRDefault="0034651E" w:rsidP="003258C2">
      <w:pPr>
        <w:pStyle w:val="Alg4"/>
        <w:numPr>
          <w:ilvl w:val="0"/>
          <w:numId w:val="83"/>
        </w:numPr>
        <w:contextualSpacing/>
      </w:pPr>
      <w:r>
        <w:t>ReturnIfAbrupt(</w:t>
      </w:r>
      <w:r>
        <w:rPr>
          <w:i/>
        </w:rPr>
        <w:t>rnu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5055"/>
      <w:r w:rsidRPr="00E77497">
        <w:t>.</w:t>
      </w:r>
      <w:bookmarkStart w:id="5056" w:name="_Toc382212598"/>
    </w:p>
    <w:p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5056"/>
      <w:r w:rsidRPr="00E77497">
        <w:t>.</w:t>
      </w:r>
      <w:bookmarkStart w:id="5057" w:name="_Toc382212599"/>
    </w:p>
    <w:p w:rsidR="004C02EF" w:rsidRPr="00E77497" w:rsidRDefault="004C02EF" w:rsidP="00D148E9">
      <w:pPr>
        <w:pStyle w:val="Heading3"/>
      </w:pPr>
      <w:bookmarkStart w:id="5058" w:name="_Toc375031186"/>
      <w:bookmarkStart w:id="5059" w:name="_Toc381513699"/>
      <w:bookmarkStart w:id="5060" w:name="_Toc382202857"/>
      <w:bookmarkStart w:id="5061" w:name="_Toc382212221"/>
      <w:bookmarkStart w:id="5062" w:name="_Toc382212600"/>
      <w:bookmarkStart w:id="5063" w:name="_Toc382291566"/>
      <w:bookmarkStart w:id="5064" w:name="_Toc385672215"/>
      <w:bookmarkStart w:id="5065" w:name="_Toc393690310"/>
      <w:bookmarkStart w:id="5066" w:name="_Toc472818850"/>
      <w:bookmarkStart w:id="5067" w:name="_Toc235503424"/>
      <w:bookmarkStart w:id="5068" w:name="_Toc241509199"/>
      <w:bookmarkStart w:id="5069" w:name="_Toc244416686"/>
      <w:bookmarkStart w:id="5070" w:name="_Toc276631050"/>
      <w:bookmarkStart w:id="5071" w:name="_Toc368050409"/>
      <w:bookmarkEnd w:id="5057"/>
      <w:r w:rsidRPr="00E77497">
        <w:t xml:space="preserve">The Signed Right Shift Operator ( </w:t>
      </w:r>
      <w:r w:rsidRPr="00E77497">
        <w:rPr>
          <w:rFonts w:ascii="Courier New" w:hAnsi="Courier New"/>
        </w:rPr>
        <w:t>&gt;&gt;</w:t>
      </w:r>
      <w:r w:rsidRPr="00E77497">
        <w:t xml:space="preserve"> </w:t>
      </w:r>
      <w:bookmarkStart w:id="5072" w:name="_Toc382202858"/>
      <w:bookmarkEnd w:id="5058"/>
      <w:bookmarkEnd w:id="5059"/>
      <w:bookmarkEnd w:id="5060"/>
      <w:bookmarkEnd w:id="5061"/>
      <w:bookmarkEnd w:id="5062"/>
      <w:bookmarkEnd w:id="5063"/>
      <w:bookmarkEnd w:id="5064"/>
      <w:bookmarkEnd w:id="5065"/>
      <w:bookmarkEnd w:id="5072"/>
      <w:r w:rsidRPr="00E77497">
        <w:t>)</w:t>
      </w:r>
      <w:bookmarkEnd w:id="5066"/>
      <w:bookmarkEnd w:id="5067"/>
      <w:bookmarkEnd w:id="5068"/>
      <w:bookmarkEnd w:id="5069"/>
      <w:bookmarkEnd w:id="5070"/>
      <w:bookmarkEnd w:id="5071"/>
    </w:p>
    <w:p w:rsidR="004C02EF" w:rsidRPr="005D449B" w:rsidRDefault="009D1CDA" w:rsidP="00962DF2">
      <w:pPr>
        <w:pStyle w:val="Note"/>
      </w:pPr>
      <w:r w:rsidRPr="005D449B">
        <w:t>NOTE</w:t>
      </w:r>
      <w:r w:rsidRPr="005D449B">
        <w:tab/>
      </w:r>
      <w:r w:rsidR="004C02EF" w:rsidRPr="005D449B">
        <w:t>Performs a sign-filling bitwise right shift operation on the left operand by the amount specified by the right operand.</w:t>
      </w:r>
    </w:p>
    <w:p w:rsidR="00AF60D2" w:rsidRPr="003B4312" w:rsidRDefault="00AF60D2" w:rsidP="006A78DC">
      <w:pPr>
        <w:pStyle w:val="Heading4"/>
      </w:pPr>
      <w:r w:rsidRPr="004D1BD1">
        <w:t xml:space="preserve">Runtime Semantics: </w:t>
      </w:r>
      <w:r w:rsidRPr="003B4312">
        <w:rPr>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5073" w:name="_Toc382212601"/>
    </w:p>
    <w:p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5073"/>
      <w:r w:rsidRPr="00E77497">
        <w:t>.</w:t>
      </w:r>
      <w:bookmarkStart w:id="5074" w:name="_Toc382212602"/>
    </w:p>
    <w:p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5075" w:name="_Toc382212603"/>
      <w:bookmarkEnd w:id="5074"/>
    </w:p>
    <w:p w:rsidR="003258C2" w:rsidRDefault="0056239B" w:rsidP="003258C2">
      <w:pPr>
        <w:pStyle w:val="Alg4"/>
        <w:numPr>
          <w:ilvl w:val="0"/>
          <w:numId w:val="84"/>
        </w:numPr>
        <w:contextualSpacing/>
      </w:pPr>
      <w:r>
        <w:t>ReturnIfAbrupt(</w:t>
      </w:r>
      <w:r w:rsidRPr="00342FD6">
        <w:rPr>
          <w:i/>
        </w:rPr>
        <w:t>lval</w:t>
      </w:r>
      <w:r>
        <w:t>).</w:t>
      </w:r>
    </w:p>
    <w:p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5075"/>
      <w:r w:rsidRPr="00E77497">
        <w:t>.</w:t>
      </w:r>
      <w:bookmarkStart w:id="5076" w:name="_Toc382212604"/>
    </w:p>
    <w:p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5077" w:name="_Toc382212605"/>
      <w:bookmarkEnd w:id="5076"/>
    </w:p>
    <w:p w:rsidR="00722F95" w:rsidRDefault="000C090B" w:rsidP="00722F95">
      <w:pPr>
        <w:pStyle w:val="Alg4"/>
        <w:numPr>
          <w:ilvl w:val="0"/>
          <w:numId w:val="84"/>
        </w:numPr>
        <w:contextualSpacing/>
      </w:pPr>
      <w:r>
        <w:t>ReturnIfAbrupt(</w:t>
      </w:r>
      <w:r>
        <w:rPr>
          <w:i/>
        </w:rPr>
        <w:t>r</w:t>
      </w:r>
      <w:r w:rsidRPr="00342FD6">
        <w:rPr>
          <w:i/>
        </w:rPr>
        <w:t>val</w:t>
      </w:r>
      <w:r>
        <w:t>).</w:t>
      </w:r>
    </w:p>
    <w:p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5078" w:name="_Toc382212606"/>
      <w:bookmarkEnd w:id="5077"/>
    </w:p>
    <w:p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5079" w:name="_Toc382212607"/>
      <w:bookmarkEnd w:id="5078"/>
    </w:p>
    <w:p w:rsidR="00CB6687" w:rsidRDefault="0034651E" w:rsidP="00CB6687">
      <w:pPr>
        <w:pStyle w:val="Alg4"/>
        <w:numPr>
          <w:ilvl w:val="0"/>
          <w:numId w:val="84"/>
        </w:numPr>
        <w:contextualSpacing/>
      </w:pPr>
      <w:r>
        <w:t>ReturnIfAbrupt(</w:t>
      </w:r>
      <w:r>
        <w:rPr>
          <w:i/>
        </w:rPr>
        <w:t>rnu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rsidR="004C02EF" w:rsidRPr="00E77497" w:rsidRDefault="004C02EF" w:rsidP="00441AED">
      <w:pPr>
        <w:pStyle w:val="Alg4"/>
        <w:numPr>
          <w:ilvl w:val="0"/>
          <w:numId w:val="84"/>
        </w:numPr>
        <w:spacing w:after="240"/>
      </w:pPr>
      <w:bookmarkStart w:id="5080" w:name="_Toc382212608"/>
      <w:bookmarkEnd w:id="5079"/>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5080"/>
      <w:r w:rsidRPr="00E77497">
        <w:t>.</w:t>
      </w:r>
      <w:bookmarkStart w:id="5081" w:name="_Toc382212609"/>
    </w:p>
    <w:p w:rsidR="004C02EF" w:rsidRPr="00E77497" w:rsidRDefault="004C02EF" w:rsidP="00D148E9">
      <w:pPr>
        <w:pStyle w:val="Heading3"/>
      </w:pPr>
      <w:bookmarkStart w:id="5082" w:name="_Toc375031187"/>
      <w:bookmarkStart w:id="5083" w:name="_Toc381513700"/>
      <w:bookmarkStart w:id="5084" w:name="_Toc382202859"/>
      <w:bookmarkStart w:id="5085" w:name="_Toc382212222"/>
      <w:bookmarkStart w:id="5086" w:name="_Toc382212610"/>
      <w:bookmarkStart w:id="5087" w:name="_Toc382291567"/>
      <w:bookmarkStart w:id="5088" w:name="_Toc385672216"/>
      <w:bookmarkStart w:id="5089" w:name="_Toc393690311"/>
      <w:bookmarkStart w:id="5090" w:name="_Toc472818851"/>
      <w:bookmarkStart w:id="5091" w:name="_Toc235503425"/>
      <w:bookmarkStart w:id="5092" w:name="_Toc241509200"/>
      <w:bookmarkStart w:id="5093" w:name="_Toc244416687"/>
      <w:bookmarkStart w:id="5094" w:name="_Toc276631051"/>
      <w:bookmarkStart w:id="5095" w:name="_Toc368050410"/>
      <w:bookmarkEnd w:id="5081"/>
      <w:r w:rsidRPr="00E77497">
        <w:t xml:space="preserve">The Unsigned Right Shift Operator ( </w:t>
      </w:r>
      <w:r w:rsidRPr="00E77497">
        <w:rPr>
          <w:rFonts w:ascii="Courier New" w:hAnsi="Courier New"/>
        </w:rPr>
        <w:t>&gt;&gt;&gt;</w:t>
      </w:r>
      <w:r w:rsidRPr="00E77497">
        <w:t xml:space="preserve"> </w:t>
      </w:r>
      <w:bookmarkStart w:id="5096" w:name="_Toc382202860"/>
      <w:bookmarkEnd w:id="5082"/>
      <w:bookmarkEnd w:id="5083"/>
      <w:bookmarkEnd w:id="5084"/>
      <w:bookmarkEnd w:id="5085"/>
      <w:bookmarkEnd w:id="5086"/>
      <w:bookmarkEnd w:id="5087"/>
      <w:bookmarkEnd w:id="5088"/>
      <w:bookmarkEnd w:id="5089"/>
      <w:bookmarkEnd w:id="5096"/>
      <w:r w:rsidRPr="00E77497">
        <w:t>)</w:t>
      </w:r>
      <w:bookmarkEnd w:id="5090"/>
      <w:bookmarkEnd w:id="5091"/>
      <w:bookmarkEnd w:id="5092"/>
      <w:bookmarkEnd w:id="5093"/>
      <w:bookmarkEnd w:id="5094"/>
      <w:bookmarkEnd w:id="5095"/>
    </w:p>
    <w:p w:rsidR="004C02EF" w:rsidRPr="005D449B" w:rsidRDefault="009D1CDA" w:rsidP="00962DF2">
      <w:pPr>
        <w:pStyle w:val="Note"/>
      </w:pPr>
      <w:r w:rsidRPr="005D449B">
        <w:t>NOTE</w:t>
      </w:r>
      <w:r w:rsidRPr="005D449B">
        <w:tab/>
      </w:r>
      <w:r w:rsidR="004C02EF" w:rsidRPr="005D449B">
        <w:t>Performs a zero-filling bitwise right shift operation on the left operand by the amount specified by the right operand.</w:t>
      </w:r>
    </w:p>
    <w:p w:rsidR="00AF60D2" w:rsidRPr="003B4312" w:rsidRDefault="00AF60D2" w:rsidP="006A78DC">
      <w:pPr>
        <w:pStyle w:val="Heading4"/>
      </w:pPr>
      <w:r w:rsidRPr="004D1BD1">
        <w:t xml:space="preserve">Runtime Semantics: </w:t>
      </w:r>
      <w:r w:rsidRPr="003B4312">
        <w:rPr>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5097" w:name="_Toc382212611"/>
    </w:p>
    <w:p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5097"/>
      <w:r w:rsidRPr="00E77497">
        <w:t>.</w:t>
      </w:r>
      <w:bookmarkStart w:id="5098" w:name="_Toc382212612"/>
    </w:p>
    <w:p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5099" w:name="_Toc382212613"/>
      <w:bookmarkEnd w:id="5098"/>
    </w:p>
    <w:p w:rsidR="003258C2" w:rsidRDefault="0056239B" w:rsidP="003258C2">
      <w:pPr>
        <w:pStyle w:val="Alg4"/>
        <w:numPr>
          <w:ilvl w:val="0"/>
          <w:numId w:val="85"/>
        </w:numPr>
        <w:contextualSpacing/>
      </w:pPr>
      <w:r>
        <w:lastRenderedPageBreak/>
        <w:t>ReturnIfAbrupt(</w:t>
      </w:r>
      <w:r w:rsidRPr="00342FD6">
        <w:rPr>
          <w:i/>
        </w:rPr>
        <w:t>lval</w:t>
      </w:r>
      <w:r>
        <w:t>).</w:t>
      </w:r>
    </w:p>
    <w:p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5099"/>
      <w:r w:rsidRPr="00E77497">
        <w:t>.</w:t>
      </w:r>
      <w:bookmarkStart w:id="5100" w:name="_Toc382212614"/>
    </w:p>
    <w:p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5101" w:name="_Toc382212615"/>
      <w:bookmarkEnd w:id="5100"/>
    </w:p>
    <w:p w:rsidR="00722F95" w:rsidRDefault="000C090B" w:rsidP="00722F95">
      <w:pPr>
        <w:pStyle w:val="Alg4"/>
        <w:numPr>
          <w:ilvl w:val="0"/>
          <w:numId w:val="85"/>
        </w:numPr>
        <w:contextualSpacing/>
      </w:pPr>
      <w:r>
        <w:t>ReturnIfAbrupt(</w:t>
      </w:r>
      <w:r>
        <w:rPr>
          <w:i/>
        </w:rPr>
        <w:t>r</w:t>
      </w:r>
      <w:r w:rsidRPr="00342FD6">
        <w:rPr>
          <w:i/>
        </w:rPr>
        <w:t>val</w:t>
      </w:r>
      <w:r>
        <w:t>).</w:t>
      </w:r>
    </w:p>
    <w:p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5102" w:name="_Toc382212616"/>
      <w:bookmarkEnd w:id="5101"/>
    </w:p>
    <w:p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5103" w:name="_Toc382212617"/>
      <w:bookmarkEnd w:id="5102"/>
    </w:p>
    <w:p w:rsidR="00CB6687" w:rsidRDefault="0034651E" w:rsidP="00CB6687">
      <w:pPr>
        <w:pStyle w:val="Alg4"/>
        <w:numPr>
          <w:ilvl w:val="0"/>
          <w:numId w:val="85"/>
        </w:numPr>
        <w:contextualSpacing/>
      </w:pPr>
      <w:r>
        <w:t>ReturnIfAbrupt(</w:t>
      </w:r>
      <w:r>
        <w:rPr>
          <w:i/>
        </w:rPr>
        <w:t>rnu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5104" w:name="_Toc382212618"/>
      <w:bookmarkEnd w:id="5103"/>
    </w:p>
    <w:p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5104"/>
      <w:r w:rsidRPr="00E77497">
        <w:t>.</w:t>
      </w:r>
      <w:bookmarkStart w:id="5105" w:name="_Toc382212619"/>
    </w:p>
    <w:p w:rsidR="004C02EF" w:rsidRPr="00E77497" w:rsidRDefault="004C02EF" w:rsidP="00D148E9">
      <w:pPr>
        <w:pStyle w:val="Heading2"/>
      </w:pPr>
      <w:bookmarkStart w:id="5106" w:name="_Toc382202861"/>
      <w:bookmarkStart w:id="5107" w:name="_Toc382212223"/>
      <w:bookmarkStart w:id="5108" w:name="_Toc382212620"/>
      <w:bookmarkStart w:id="5109" w:name="_Toc382291568"/>
      <w:bookmarkStart w:id="5110" w:name="_Toc385672217"/>
      <w:bookmarkStart w:id="5111" w:name="_Toc393690312"/>
      <w:bookmarkStart w:id="5112" w:name="_Ref440438334"/>
      <w:bookmarkStart w:id="5113" w:name="_Toc472818852"/>
      <w:bookmarkStart w:id="5114" w:name="_Toc235503426"/>
      <w:bookmarkStart w:id="5115" w:name="_Toc241509201"/>
      <w:bookmarkStart w:id="5116" w:name="_Toc244416688"/>
      <w:bookmarkStart w:id="5117" w:name="_Toc276631052"/>
      <w:bookmarkStart w:id="5118" w:name="_Toc368050411"/>
      <w:bookmarkEnd w:id="5105"/>
      <w:r w:rsidRPr="00E77497">
        <w:t>Relational Operator</w:t>
      </w:r>
      <w:bookmarkStart w:id="5119" w:name="_Toc382202862"/>
      <w:bookmarkEnd w:id="5106"/>
      <w:bookmarkEnd w:id="5107"/>
      <w:bookmarkEnd w:id="5108"/>
      <w:bookmarkEnd w:id="5109"/>
      <w:bookmarkEnd w:id="5110"/>
      <w:bookmarkEnd w:id="5111"/>
      <w:bookmarkEnd w:id="5119"/>
      <w:r w:rsidRPr="00E77497">
        <w:t>s</w:t>
      </w:r>
      <w:bookmarkEnd w:id="5112"/>
      <w:bookmarkEnd w:id="5113"/>
      <w:bookmarkEnd w:id="5114"/>
      <w:bookmarkEnd w:id="5115"/>
      <w:bookmarkEnd w:id="5116"/>
      <w:bookmarkEnd w:id="5117"/>
      <w:bookmarkEnd w:id="5118"/>
    </w:p>
    <w:p w:rsidR="00AA0621" w:rsidRPr="005D449B" w:rsidRDefault="00AA0621" w:rsidP="00962DF2">
      <w:pPr>
        <w:pStyle w:val="Note"/>
      </w:pPr>
      <w:r w:rsidRPr="005D449B">
        <w:t>NOTE</w:t>
      </w:r>
      <w:r w:rsidRPr="005D449B">
        <w:tab/>
        <w:t>The result of evaluating a relational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D00EA4" w:rsidRPr="00E77497" w:rsidRDefault="00D00EA4" w:rsidP="00D00EA4">
      <w:pPr>
        <w:pStyle w:val="SyntaxRule"/>
        <w:rPr>
          <w:ins w:id="5120" w:author="Rev 19 Allen Wirfs-Brock" w:date="2013-09-06T14:24:00Z"/>
        </w:rPr>
      </w:pPr>
      <w:ins w:id="5121" w:author="Rev 19 Allen Wirfs-Brock" w:date="2013-09-06T14:24:00Z">
        <w:r w:rsidRPr="00E77497">
          <w:t xml:space="preserve">RelationalExpressionNoIn </w:t>
        </w:r>
        <w:r w:rsidRPr="00E77497">
          <w:rPr>
            <w:rFonts w:ascii="Arial" w:hAnsi="Arial"/>
            <w:b/>
            <w:i w:val="0"/>
          </w:rPr>
          <w:t>:</w:t>
        </w:r>
      </w:ins>
    </w:p>
    <w:p w:rsidR="00D00EA4" w:rsidRPr="00D23887" w:rsidRDefault="00D00EA4" w:rsidP="00D00EA4">
      <w:pPr>
        <w:pStyle w:val="SyntaxDefinition"/>
        <w:rPr>
          <w:ins w:id="5122" w:author="Rev 19 Allen Wirfs-Brock" w:date="2013-09-06T14:24:00Z"/>
          <w:b/>
        </w:rPr>
      </w:pPr>
      <w:ins w:id="5123" w:author="Rev 19 Allen Wirfs-Brock" w:date="2013-09-06T14:24:00Z">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r>
        <w:r w:rsidRPr="00D00EA4">
          <w:t xml:space="preserve">RelationalExpressionNoIn </w:t>
        </w:r>
        <w:r w:rsidRPr="009A5AC5">
          <w:rPr>
            <w:rFonts w:ascii="Courier New" w:hAnsi="Courier New"/>
            <w:b/>
            <w:i w:val="0"/>
          </w:rPr>
          <w:t>instanceof</w:t>
        </w:r>
        <w:r w:rsidRPr="00D23887">
          <w:rPr>
            <w:b/>
          </w:rPr>
          <w:t xml:space="preserve"> </w:t>
        </w:r>
        <w:r w:rsidRPr="00D00EA4">
          <w:t>ShiftExpression</w:t>
        </w:r>
      </w:ins>
    </w:p>
    <w:p w:rsidR="00D00EA4" w:rsidRPr="00E77497" w:rsidRDefault="00D00EA4" w:rsidP="00D00EA4">
      <w:pPr>
        <w:rPr>
          <w:ins w:id="5124" w:author="Rev 19 Allen Wirfs-Brock" w:date="2013-09-06T14:24:00Z"/>
        </w:rPr>
      </w:pPr>
      <w:ins w:id="5125" w:author="Rev 19 Allen Wirfs-Brock" w:date="2013-09-06T14:24:00Z">
        <w:r w:rsidRPr="00E77497">
          <w:t xml:space="preserve">The semantics of the </w:t>
        </w:r>
        <w:r w:rsidRPr="00E77497">
          <w:rPr>
            <w:rStyle w:val="bnf"/>
          </w:rPr>
          <w:t>RelationalExpressionNoIn</w:t>
        </w:r>
        <w:r w:rsidRPr="00E77497">
          <w:t xml:space="preserve"> productions are the same 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used in place of the contained </w:t>
        </w:r>
        <w:r w:rsidRPr="00E77497">
          <w:rPr>
            <w:rStyle w:val="bnf"/>
          </w:rPr>
          <w:t>RelationalExpression</w:t>
        </w:r>
        <w:r w:rsidRPr="00E77497">
          <w:t>.</w:t>
        </w:r>
      </w:ins>
    </w:p>
    <w:p w:rsidR="00D00EA4" w:rsidRPr="00D00EA4" w:rsidRDefault="00D00EA4" w:rsidP="00D00EA4">
      <w:pPr>
        <w:pStyle w:val="Note"/>
        <w:rPr>
          <w:ins w:id="5126" w:author="Rev 19 Allen Wirfs-Brock" w:date="2013-09-06T14:24:00Z"/>
        </w:rPr>
      </w:pPr>
      <w:ins w:id="5127" w:author="Rev 19 Allen Wirfs-Brock" w:date="2013-09-06T14:24:00Z">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ins>
    </w:p>
    <w:p w:rsidR="00A97CF5" w:rsidRPr="00E77497" w:rsidRDefault="00A97CF5" w:rsidP="006A78DC">
      <w:pPr>
        <w:pStyle w:val="Heading3"/>
      </w:pPr>
      <w:bookmarkStart w:id="5128" w:name="_Ref366742067"/>
      <w:bookmarkStart w:id="5129" w:name="_Toc368050412"/>
      <w:r w:rsidRPr="00E77497">
        <w:t xml:space="preserve">Static Semantics:  </w:t>
      </w:r>
      <w:r w:rsidRPr="00BD6E56">
        <w:rPr>
          <w:lang w:eastAsia="en-US"/>
        </w:rPr>
        <w:t>IsValidSimpleAssignmentTarget</w:t>
      </w:r>
      <w:bookmarkEnd w:id="5128"/>
      <w:bookmarkEnd w:id="5129"/>
    </w:p>
    <w:p w:rsidR="002E15BF" w:rsidRPr="00C81794" w:rsidRDefault="002E15BF" w:rsidP="002E15BF">
      <w:pPr>
        <w:rPr>
          <w:ins w:id="5130" w:author="Rev 19 Allen Wirfs-Brock" w:date="2013-09-12T09:51:00Z"/>
          <w:lang w:eastAsia="en-US"/>
        </w:rPr>
      </w:pPr>
      <w:ins w:id="5131"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132" w:author="Rev 19 Allen Wirfs-Brock" w:date="2013-09-12T09:51:00Z">
        <w:r>
          <w:rPr>
            <w:lang w:eastAsia="en-US"/>
          </w:rPr>
          <w:fldChar w:fldCharType="separate"/>
        </w:r>
      </w:ins>
      <w:ins w:id="5133" w:author="Rev 19 Allen Wirfs-Brock" w:date="2013-09-27T13:06:00Z">
        <w:r w:rsidR="00460CAC">
          <w:rPr>
            <w:lang w:eastAsia="en-US"/>
          </w:rPr>
          <w:t>12.1.0.2</w:t>
        </w:r>
      </w:ins>
      <w:ins w:id="513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135" w:author="Rev 19 Allen Wirfs-Brock" w:date="2013-09-12T09:51:00Z">
        <w:r>
          <w:rPr>
            <w:lang w:eastAsia="en-US"/>
          </w:rPr>
          <w:fldChar w:fldCharType="separate"/>
        </w:r>
      </w:ins>
      <w:ins w:id="5136" w:author="Rev 19 Allen Wirfs-Brock" w:date="2013-09-27T13:06:00Z">
        <w:r w:rsidR="00460CAC">
          <w:rPr>
            <w:lang w:eastAsia="en-US"/>
          </w:rPr>
          <w:t>12.1.10.2</w:t>
        </w:r>
      </w:ins>
      <w:ins w:id="513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138" w:author="Rev 19 Allen Wirfs-Brock" w:date="2013-09-12T09:51:00Z">
        <w:r>
          <w:rPr>
            <w:lang w:eastAsia="en-US"/>
          </w:rPr>
          <w:fldChar w:fldCharType="separate"/>
        </w:r>
      </w:ins>
      <w:ins w:id="5139" w:author="Rev 19 Allen Wirfs-Brock" w:date="2013-09-27T13:06:00Z">
        <w:r w:rsidR="00460CAC">
          <w:rPr>
            <w:lang w:eastAsia="en-US"/>
          </w:rPr>
          <w:t>12.2.1.2</w:t>
        </w:r>
      </w:ins>
      <w:ins w:id="514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141" w:author="Rev 19 Allen Wirfs-Brock" w:date="2013-09-12T09:51:00Z">
        <w:r>
          <w:rPr>
            <w:lang w:eastAsia="en-US"/>
          </w:rPr>
          <w:fldChar w:fldCharType="separate"/>
        </w:r>
      </w:ins>
      <w:ins w:id="5142" w:author="Rev 19 Allen Wirfs-Brock" w:date="2013-09-27T13:06:00Z">
        <w:r w:rsidR="00460CAC">
          <w:rPr>
            <w:lang w:eastAsia="en-US"/>
          </w:rPr>
          <w:t>12.3.2</w:t>
        </w:r>
      </w:ins>
      <w:ins w:id="514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144" w:author="Rev 19 Allen Wirfs-Brock" w:date="2013-09-12T09:51:00Z">
        <w:r>
          <w:rPr>
            <w:lang w:eastAsia="en-US"/>
          </w:rPr>
          <w:fldChar w:fldCharType="separate"/>
        </w:r>
      </w:ins>
      <w:ins w:id="5145" w:author="Rev 19 Allen Wirfs-Brock" w:date="2013-09-27T13:06:00Z">
        <w:r w:rsidR="00460CAC">
          <w:rPr>
            <w:lang w:eastAsia="en-US"/>
          </w:rPr>
          <w:t>12.4.2</w:t>
        </w:r>
      </w:ins>
      <w:ins w:id="514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147" w:author="Rev 19 Allen Wirfs-Brock" w:date="2013-09-12T09:51:00Z">
        <w:r>
          <w:rPr>
            <w:lang w:eastAsia="en-US"/>
          </w:rPr>
          <w:fldChar w:fldCharType="separate"/>
        </w:r>
      </w:ins>
      <w:ins w:id="5148" w:author="Rev 19 Allen Wirfs-Brock" w:date="2013-09-27T13:06:00Z">
        <w:r w:rsidR="00460CAC">
          <w:rPr>
            <w:lang w:eastAsia="en-US"/>
          </w:rPr>
          <w:t>12.5.1</w:t>
        </w:r>
      </w:ins>
      <w:ins w:id="514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150" w:author="Rev 19 Allen Wirfs-Brock" w:date="2013-09-12T09:51:00Z">
        <w:r>
          <w:rPr>
            <w:lang w:eastAsia="en-US"/>
          </w:rPr>
          <w:fldChar w:fldCharType="separate"/>
        </w:r>
      </w:ins>
      <w:ins w:id="5151" w:author="Rev 19 Allen Wirfs-Brock" w:date="2013-09-27T13:06:00Z">
        <w:r w:rsidR="00460CAC">
          <w:rPr>
            <w:lang w:eastAsia="en-US"/>
          </w:rPr>
          <w:t>12.6.1</w:t>
        </w:r>
      </w:ins>
      <w:ins w:id="515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153" w:author="Rev 19 Allen Wirfs-Brock" w:date="2013-09-12T09:51:00Z">
        <w:r>
          <w:rPr>
            <w:lang w:eastAsia="en-US"/>
          </w:rPr>
          <w:fldChar w:fldCharType="separate"/>
        </w:r>
      </w:ins>
      <w:ins w:id="5154" w:author="Rev 19 Allen Wirfs-Brock" w:date="2013-09-27T13:06:00Z">
        <w:r w:rsidR="00460CAC">
          <w:rPr>
            <w:lang w:eastAsia="en-US"/>
          </w:rPr>
          <w:t>12.7.1</w:t>
        </w:r>
      </w:ins>
      <w:ins w:id="515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156" w:author="Rev 19 Allen Wirfs-Brock" w:date="2013-09-12T09:51:00Z">
        <w:r>
          <w:rPr>
            <w:lang w:eastAsia="en-US"/>
          </w:rPr>
          <w:fldChar w:fldCharType="separate"/>
        </w:r>
      </w:ins>
      <w:ins w:id="5157" w:author="Rev 19 Allen Wirfs-Brock" w:date="2013-09-27T13:06:00Z">
        <w:r w:rsidR="00460CAC">
          <w:rPr>
            <w:lang w:eastAsia="en-US"/>
          </w:rPr>
          <w:t>12.9.1</w:t>
        </w:r>
      </w:ins>
      <w:ins w:id="515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159" w:author="Rev 19 Allen Wirfs-Brock" w:date="2013-09-12T09:51:00Z">
        <w:r>
          <w:rPr>
            <w:lang w:eastAsia="en-US"/>
          </w:rPr>
          <w:fldChar w:fldCharType="separate"/>
        </w:r>
      </w:ins>
      <w:ins w:id="5160" w:author="Rev 19 Allen Wirfs-Brock" w:date="2013-09-27T13:06:00Z">
        <w:r w:rsidR="00460CAC">
          <w:rPr>
            <w:lang w:eastAsia="en-US"/>
          </w:rPr>
          <w:t>12.10.1</w:t>
        </w:r>
      </w:ins>
      <w:ins w:id="516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162" w:author="Rev 19 Allen Wirfs-Brock" w:date="2013-09-12T09:51:00Z">
        <w:r>
          <w:rPr>
            <w:lang w:eastAsia="en-US"/>
          </w:rPr>
          <w:fldChar w:fldCharType="separate"/>
        </w:r>
      </w:ins>
      <w:ins w:id="5163" w:author="Rev 19 Allen Wirfs-Brock" w:date="2013-09-27T13:06:00Z">
        <w:r w:rsidR="00460CAC">
          <w:rPr>
            <w:lang w:eastAsia="en-US"/>
          </w:rPr>
          <w:t>12.11.1</w:t>
        </w:r>
      </w:ins>
      <w:ins w:id="516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165" w:author="Rev 19 Allen Wirfs-Brock" w:date="2013-09-12T09:51:00Z">
        <w:r>
          <w:rPr>
            <w:lang w:eastAsia="en-US"/>
          </w:rPr>
          <w:fldChar w:fldCharType="separate"/>
        </w:r>
      </w:ins>
      <w:ins w:id="5166" w:author="Rev 19 Allen Wirfs-Brock" w:date="2013-09-27T13:06:00Z">
        <w:r w:rsidR="00460CAC">
          <w:rPr>
            <w:lang w:eastAsia="en-US"/>
          </w:rPr>
          <w:t>12.12.1</w:t>
        </w:r>
      </w:ins>
      <w:ins w:id="516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168" w:author="Rev 19 Allen Wirfs-Brock" w:date="2013-09-12T09:51:00Z">
        <w:r>
          <w:rPr>
            <w:lang w:eastAsia="en-US"/>
          </w:rPr>
          <w:fldChar w:fldCharType="separate"/>
        </w:r>
      </w:ins>
      <w:ins w:id="5169" w:author="Rev 19 Allen Wirfs-Brock" w:date="2013-09-27T13:06:00Z">
        <w:r w:rsidR="00460CAC">
          <w:rPr>
            <w:lang w:eastAsia="en-US"/>
          </w:rPr>
          <w:t>12.13.2</w:t>
        </w:r>
      </w:ins>
      <w:ins w:id="517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171" w:author="Rev 19 Allen Wirfs-Brock" w:date="2013-09-12T09:51:00Z">
        <w:r>
          <w:rPr>
            <w:lang w:eastAsia="en-US"/>
          </w:rPr>
          <w:fldChar w:fldCharType="separate"/>
        </w:r>
      </w:ins>
      <w:ins w:id="5172" w:author="Rev 19 Allen Wirfs-Brock" w:date="2013-09-27T13:06:00Z">
        <w:r w:rsidR="00460CAC">
          <w:rPr>
            <w:lang w:eastAsia="en-US"/>
          </w:rPr>
          <w:t>12.14.1</w:t>
        </w:r>
      </w:ins>
      <w:ins w:id="5173" w:author="Rev 19 Allen Wirfs-Brock" w:date="2013-09-12T09:51:00Z">
        <w:r>
          <w:rPr>
            <w:lang w:eastAsia="en-US"/>
          </w:rPr>
          <w:fldChar w:fldCharType="end"/>
        </w:r>
      </w:ins>
    </w:p>
    <w:p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rsidR="00F63F0D" w:rsidRPr="00E77497" w:rsidDel="0067578E" w:rsidRDefault="00F63F0D" w:rsidP="00D148E9">
      <w:pPr>
        <w:pStyle w:val="Heading3"/>
        <w:rPr>
          <w:del w:id="5174" w:author="Rev 19 Allen Wirfs-Brock" w:date="2013-09-11T17:49:00Z"/>
        </w:rPr>
      </w:pPr>
      <w:bookmarkStart w:id="5175" w:name="_Ref365539993"/>
      <w:bookmarkStart w:id="5176" w:name="_Ref365548729"/>
      <w:bookmarkStart w:id="5177" w:name="_Toc393690313"/>
      <w:bookmarkStart w:id="5178" w:name="_Ref440425001"/>
      <w:bookmarkStart w:id="5179" w:name="_Toc472818853"/>
      <w:bookmarkStart w:id="5180" w:name="_Toc235503427"/>
      <w:bookmarkStart w:id="5181" w:name="_Toc241509202"/>
      <w:bookmarkStart w:id="5182" w:name="_Toc244416689"/>
      <w:bookmarkStart w:id="5183" w:name="_Toc276631053"/>
      <w:del w:id="5184" w:author="Rev 19 Allen Wirfs-Brock" w:date="2013-09-11T17:49:00Z">
        <w:r w:rsidRPr="00E77497" w:rsidDel="0067578E">
          <w:lastRenderedPageBreak/>
          <w:delText>Runtime Semantics</w:delText>
        </w:r>
        <w:bookmarkStart w:id="5185" w:name="_Toc368034413"/>
        <w:bookmarkStart w:id="5186" w:name="_Toc368049636"/>
        <w:bookmarkStart w:id="5187" w:name="_Toc368050413"/>
        <w:bookmarkEnd w:id="5175"/>
        <w:bookmarkEnd w:id="5176"/>
        <w:bookmarkEnd w:id="5185"/>
        <w:bookmarkEnd w:id="5186"/>
        <w:bookmarkEnd w:id="5187"/>
      </w:del>
    </w:p>
    <w:p w:rsidR="00F63F0D" w:rsidRPr="006B6D0A" w:rsidRDefault="00F63F0D" w:rsidP="006A78DC">
      <w:pPr>
        <w:pStyle w:val="Heading3"/>
      </w:pPr>
      <w:bookmarkStart w:id="5188" w:name="_Toc368050414"/>
      <w:r w:rsidRPr="003B4312">
        <w:t xml:space="preserve">Runtime Semantics: </w:t>
      </w:r>
      <w:r w:rsidRPr="008B7F6F">
        <w:rPr>
          <w:spacing w:val="6"/>
        </w:rPr>
        <w:t>Evaluation</w:t>
      </w:r>
      <w:bookmarkEnd w:id="5188"/>
    </w:p>
    <w:bookmarkEnd w:id="5177"/>
    <w:bookmarkEnd w:id="5178"/>
    <w:bookmarkEnd w:id="5179"/>
    <w:bookmarkEnd w:id="5180"/>
    <w:bookmarkEnd w:id="5181"/>
    <w:bookmarkEnd w:id="5182"/>
    <w:bookmarkEnd w:id="5183"/>
    <w:p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6"/>
        </w:numPr>
        <w:contextualSpacing/>
      </w:pPr>
      <w:r>
        <w:t>ReturnIfAbrupt(</w:t>
      </w:r>
      <w:r w:rsidRPr="00342FD6">
        <w:rPr>
          <w:i/>
        </w:rPr>
        <w:t>lval</w:t>
      </w:r>
      <w:r>
        <w:t>).</w:t>
      </w:r>
    </w:p>
    <w:p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(see </w:t>
      </w:r>
      <w:r w:rsidR="002021D1">
        <w:fldChar w:fldCharType="begin"/>
      </w:r>
      <w:r w:rsidR="002021D1">
        <w:instrText xml:space="preserve"> REF _Ref365540413 \r \h </w:instrText>
      </w:r>
      <w:r w:rsidR="002021D1">
        <w:fldChar w:fldCharType="separate"/>
      </w:r>
      <w:r w:rsidR="00460CAC">
        <w:t>7.2.8</w:t>
      </w:r>
      <w:r w:rsidR="002021D1">
        <w:fldChar w:fldCharType="end"/>
      </w:r>
      <w:r w:rsidRPr="00E77497">
        <w:t>)</w:t>
      </w:r>
    </w:p>
    <w:p w:rsidR="000C090B" w:rsidRDefault="000C090B" w:rsidP="000C090B">
      <w:pPr>
        <w:pStyle w:val="Alg4"/>
        <w:numPr>
          <w:ilvl w:val="0"/>
          <w:numId w:val="86"/>
        </w:numPr>
        <w:spacing w:after="240"/>
        <w:contextualSpacing/>
      </w:pPr>
      <w:r>
        <w:t>ReturnIfAbrupt(</w:t>
      </w:r>
      <w:r>
        <w:rPr>
          <w:i/>
        </w:rPr>
        <w:t>r</w:t>
      </w:r>
      <w:r>
        <w:t>).</w:t>
      </w:r>
    </w:p>
    <w:p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189" w:name="_Toc393690314"/>
      <w:r w:rsidRPr="00E77497">
        <w:t>.</w:t>
      </w:r>
    </w:p>
    <w:bookmarkEnd w:id="5189"/>
    <w:p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7"/>
        </w:numPr>
        <w:contextualSpacing/>
      </w:pPr>
      <w:r>
        <w:t>ReturnIfAbrupt(</w:t>
      </w:r>
      <w:r w:rsidRPr="00342FD6">
        <w:rPr>
          <w:i/>
        </w:rPr>
        <w:t>lval</w:t>
      </w:r>
      <w:r>
        <w:t>).</w:t>
      </w:r>
    </w:p>
    <w:p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0C090B">
      <w:pPr>
        <w:pStyle w:val="Alg4"/>
        <w:numPr>
          <w:ilvl w:val="0"/>
          <w:numId w:val="87"/>
        </w:numPr>
        <w:spacing w:after="240"/>
        <w:contextualSpacing/>
      </w:pPr>
      <w:r>
        <w:t>ReturnIfAbrupt(</w:t>
      </w:r>
      <w:r>
        <w:rPr>
          <w:i/>
        </w:rPr>
        <w:t>r</w:t>
      </w:r>
      <w:r>
        <w:t>).</w:t>
      </w:r>
    </w:p>
    <w:p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190" w:name="_Toc393690315"/>
    </w:p>
    <w:bookmarkEnd w:id="5190"/>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8"/>
        </w:numPr>
        <w:contextualSpacing/>
      </w:pPr>
      <w:r>
        <w:t>ReturnIfAbrupt(</w:t>
      </w:r>
      <w:r w:rsidRPr="00342FD6">
        <w:rPr>
          <w:i/>
        </w:rPr>
        <w:t>lval</w:t>
      </w:r>
      <w:r>
        <w:t>).</w:t>
      </w:r>
    </w:p>
    <w:p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C91100">
      <w:pPr>
        <w:pStyle w:val="Alg4"/>
        <w:numPr>
          <w:ilvl w:val="0"/>
          <w:numId w:val="88"/>
        </w:numPr>
        <w:spacing w:after="240"/>
        <w:contextualSpacing/>
      </w:pPr>
      <w:r>
        <w:t>ReturnIfAbrupt(</w:t>
      </w:r>
      <w:r>
        <w:rPr>
          <w:i/>
        </w:rPr>
        <w:t>r</w:t>
      </w:r>
      <w:r>
        <w:t>).</w:t>
      </w:r>
    </w:p>
    <w:p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191" w:name="_Toc393690316"/>
      <w:r w:rsidRPr="00E77497">
        <w:t>.</w:t>
      </w:r>
    </w:p>
    <w:bookmarkEnd w:id="5191"/>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9"/>
        </w:numPr>
        <w:contextualSpacing/>
      </w:pPr>
      <w:r>
        <w:t>ReturnIfAbrupt(</w:t>
      </w:r>
      <w:r w:rsidRPr="00342FD6">
        <w:rPr>
          <w:i/>
        </w:rPr>
        <w:t>lval</w:t>
      </w:r>
      <w:r>
        <w:t>).</w:t>
      </w:r>
    </w:p>
    <w:p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rsidR="00605DF9" w:rsidRDefault="00605DF9" w:rsidP="00C91100">
      <w:pPr>
        <w:pStyle w:val="Alg4"/>
        <w:numPr>
          <w:ilvl w:val="0"/>
          <w:numId w:val="89"/>
        </w:numPr>
        <w:spacing w:after="240"/>
        <w:contextualSpacing/>
      </w:pPr>
      <w:r>
        <w:t>ReturnIfAbrupt(</w:t>
      </w:r>
      <w:r>
        <w:rPr>
          <w:i/>
        </w:rPr>
        <w:t>r</w:t>
      </w:r>
      <w:r>
        <w:t>).</w:t>
      </w:r>
    </w:p>
    <w:p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192" w:name="_Ref393523057"/>
      <w:bookmarkStart w:id="5193" w:name="_Toc393690317"/>
      <w:r w:rsidRPr="00E77497">
        <w:t>.</w:t>
      </w:r>
      <w:bookmarkStart w:id="5194" w:name="_Ref424533139"/>
    </w:p>
    <w:p w:rsidR="004C02EF" w:rsidRPr="00E77497" w:rsidRDefault="004C02EF" w:rsidP="004C02EF">
      <w:bookmarkStart w:id="5195" w:name="_Toc375031189"/>
      <w:bookmarkStart w:id="5196" w:name="_Toc381513702"/>
      <w:bookmarkStart w:id="5197" w:name="_Ref381523787"/>
      <w:bookmarkStart w:id="5198" w:name="_Toc382202863"/>
      <w:bookmarkStart w:id="5199" w:name="_Toc382212224"/>
      <w:bookmarkStart w:id="5200" w:name="_Toc382212636"/>
      <w:bookmarkStart w:id="5201" w:name="_Toc382291569"/>
      <w:bookmarkStart w:id="5202" w:name="_Toc385672218"/>
      <w:bookmarkStart w:id="5203" w:name="_Toc393690318"/>
      <w:bookmarkEnd w:id="5192"/>
      <w:bookmarkEnd w:id="5193"/>
      <w:bookmarkEnd w:id="5194"/>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1"/>
        </w:numPr>
        <w:contextualSpacing/>
      </w:pPr>
      <w:r>
        <w:t>ReturnIfAbrupt(</w:t>
      </w:r>
      <w:r w:rsidRPr="00342FD6">
        <w:rPr>
          <w:i/>
        </w:rPr>
        <w:t>lval</w:t>
      </w:r>
      <w:r>
        <w:t>).</w:t>
      </w:r>
    </w:p>
    <w:p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1"/>
        </w:numPr>
        <w:contextualSpacing/>
      </w:pPr>
      <w:r>
        <w:t>ReturnIfAbrupt(</w:t>
      </w:r>
      <w:r>
        <w:rPr>
          <w:i/>
        </w:rPr>
        <w:t>r</w:t>
      </w:r>
      <w:r w:rsidRPr="00ED2E78">
        <w:rPr>
          <w:i/>
        </w:rPr>
        <w:t>val</w:t>
      </w:r>
      <w:r>
        <w:t>).</w:t>
      </w:r>
    </w:p>
    <w:p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rsidR="00461B74" w:rsidRPr="00E77497" w:rsidDel="0067578E" w:rsidRDefault="00461B74" w:rsidP="000766ED">
      <w:pPr>
        <w:rPr>
          <w:del w:id="5204" w:author="Rev 19 Allen Wirfs-Brock" w:date="2013-09-11T17:51:00Z"/>
        </w:rPr>
      </w:pPr>
      <w:bookmarkStart w:id="5205" w:name="_Ref440443312"/>
      <w:bookmarkStart w:id="5206" w:name="_Toc472818859"/>
      <w:bookmarkStart w:id="5207" w:name="_Toc235503433"/>
      <w:bookmarkStart w:id="5208" w:name="_Toc241509208"/>
      <w:bookmarkStart w:id="5209" w:name="_Toc244416695"/>
      <w:bookmarkStart w:id="5210" w:name="_Toc276631059"/>
      <w:del w:id="5211" w:author="Rev 19 Allen Wirfs-Brock" w:date="2013-09-11T17:51:00Z">
        <w:r w:rsidDel="0067578E">
          <w:delText>T</w:delText>
        </w:r>
        <w:r w:rsidRPr="00675B74" w:rsidDel="0067578E">
          <w:delText>he</w:delText>
        </w:r>
        <w:r w:rsidRPr="000801CC" w:rsidDel="0067578E">
          <w:delText xml:space="preserve"> </w:delText>
        </w:r>
        <w:r w:rsidDel="0067578E">
          <w:delText>abstract operation</w:delText>
        </w:r>
        <w:r w:rsidRPr="00675B74" w:rsidDel="0067578E">
          <w:delText xml:space="preserve"> </w:delText>
        </w:r>
        <w:r w:rsidR="000766ED" w:rsidDel="0067578E">
          <w:rPr>
            <w:rFonts w:ascii="Times New Roman" w:eastAsia="Times New Roman" w:hAnsi="Times New Roman"/>
            <w:spacing w:val="6"/>
            <w:lang w:eastAsia="en-US"/>
          </w:rPr>
          <w:delText>i</w:delText>
        </w:r>
        <w:r w:rsidRPr="000801CC" w:rsidDel="0067578E">
          <w:rPr>
            <w:rFonts w:ascii="Times New Roman" w:eastAsia="Times New Roman" w:hAnsi="Times New Roman"/>
            <w:spacing w:val="6"/>
            <w:lang w:eastAsia="en-US"/>
          </w:rPr>
          <w:delText>nstance</w:delText>
        </w:r>
        <w:r w:rsidR="000766ED" w:rsidDel="0067578E">
          <w:rPr>
            <w:rFonts w:ascii="Times New Roman" w:eastAsia="Times New Roman" w:hAnsi="Times New Roman"/>
            <w:spacing w:val="6"/>
            <w:lang w:eastAsia="en-US"/>
          </w:rPr>
          <w:delText>of</w:delText>
        </w:r>
        <w:r w:rsidDel="0067578E">
          <w:rPr>
            <w:rFonts w:ascii="Times New Roman" w:eastAsia="Times New Roman" w:hAnsi="Times New Roman"/>
            <w:spacing w:val="6"/>
            <w:lang w:eastAsia="en-US"/>
          </w:rPr>
          <w:delText>Operator</w:delText>
        </w:r>
        <w:r w:rsidR="000766ED" w:rsidDel="0067578E">
          <w:rPr>
            <w:rFonts w:ascii="Times New Roman" w:eastAsia="Times New Roman" w:hAnsi="Times New Roman"/>
            <w:spacing w:val="6"/>
            <w:lang w:eastAsia="en-US"/>
          </w:rPr>
          <w:delText>(</w:delText>
        </w:r>
        <w:r w:rsidR="000766ED" w:rsidRPr="005670F3" w:rsidDel="0067578E">
          <w:rPr>
            <w:rFonts w:ascii="Times New Roman" w:eastAsia="Times New Roman" w:hAnsi="Times New Roman"/>
            <w:i/>
            <w:iCs/>
            <w:spacing w:val="6"/>
            <w:lang w:eastAsia="en-US"/>
          </w:rPr>
          <w:delText>O</w:delText>
        </w:r>
        <w:r w:rsidR="000766ED" w:rsidDel="0067578E">
          <w:rPr>
            <w:rFonts w:ascii="Times New Roman" w:eastAsia="Times New Roman" w:hAnsi="Times New Roman"/>
            <w:spacing w:val="6"/>
            <w:lang w:eastAsia="en-US"/>
          </w:rPr>
          <w:delText>,</w:delText>
        </w:r>
        <w:r w:rsidR="005670F3" w:rsidDel="0067578E">
          <w:rPr>
            <w:rFonts w:ascii="Times New Roman" w:eastAsia="Times New Roman" w:hAnsi="Times New Roman"/>
            <w:spacing w:val="6"/>
            <w:lang w:eastAsia="en-US"/>
          </w:rPr>
          <w:delText xml:space="preserve"> </w:delText>
        </w:r>
        <w:r w:rsidR="000766ED" w:rsidRPr="005670F3" w:rsidDel="0067578E">
          <w:rPr>
            <w:rFonts w:ascii="Times New Roman" w:eastAsia="Times New Roman" w:hAnsi="Times New Roman"/>
            <w:i/>
            <w:iCs/>
            <w:spacing w:val="6"/>
            <w:lang w:eastAsia="en-US"/>
          </w:rPr>
          <w:delText>C</w:delText>
        </w:r>
        <w:r w:rsidR="000766ED" w:rsidDel="0067578E">
          <w:rPr>
            <w:rFonts w:ascii="Times New Roman" w:eastAsia="Times New Roman" w:hAnsi="Times New Roman"/>
            <w:spacing w:val="6"/>
            <w:lang w:eastAsia="en-US"/>
          </w:rPr>
          <w:delText>)</w:delText>
        </w:r>
        <w:r w:rsidDel="0067578E">
          <w:delText xml:space="preserve"> implements the generic algorithm for determining if an object </w:delText>
        </w:r>
        <w:r w:rsidRPr="000801CC" w:rsidDel="0067578E">
          <w:rPr>
            <w:rFonts w:ascii="Times New Roman" w:eastAsia="Times New Roman" w:hAnsi="Times New Roman"/>
            <w:i/>
            <w:iCs/>
            <w:spacing w:val="6"/>
            <w:lang w:eastAsia="en-US"/>
          </w:rPr>
          <w:delText>O</w:delText>
        </w:r>
        <w:r w:rsidDel="0067578E">
          <w:delText xml:space="preserve"> inherits from the inheritance path defined by constructor </w:delText>
        </w:r>
        <w:r w:rsidRPr="000801CC" w:rsidDel="0067578E">
          <w:rPr>
            <w:rFonts w:ascii="Times New Roman" w:eastAsia="Times New Roman" w:hAnsi="Times New Roman"/>
            <w:i/>
            <w:iCs/>
            <w:spacing w:val="6"/>
            <w:lang w:eastAsia="en-US"/>
          </w:rPr>
          <w:delText>C</w:delText>
        </w:r>
        <w:r w:rsidDel="0067578E">
          <w:delText>. This abstract operation performs</w:delText>
        </w:r>
        <w:r w:rsidRPr="00E77497" w:rsidDel="0067578E">
          <w:delText xml:space="preserve"> the following steps:</w:delText>
        </w:r>
      </w:del>
    </w:p>
    <w:p w:rsidR="00762D1A" w:rsidRPr="00E77497" w:rsidDel="0067578E" w:rsidRDefault="00762D1A" w:rsidP="00762D1A">
      <w:pPr>
        <w:pStyle w:val="Alg3"/>
        <w:numPr>
          <w:ilvl w:val="0"/>
          <w:numId w:val="1225"/>
        </w:numPr>
        <w:rPr>
          <w:del w:id="5212" w:author="Rev 19 Allen Wirfs-Brock" w:date="2013-09-11T17:51:00Z"/>
        </w:rPr>
      </w:pPr>
      <w:del w:id="5213" w:author="Rev 19 Allen Wirfs-Brock" w:date="2013-09-11T17:51:00Z">
        <w:r w:rsidRPr="00E77497" w:rsidDel="0067578E">
          <w:delText>If Type(</w:delText>
        </w:r>
        <w:r w:rsidDel="0067578E">
          <w:rPr>
            <w:i/>
          </w:rPr>
          <w:delText>C</w:delText>
        </w:r>
        <w:r w:rsidRPr="00E77497" w:rsidDel="0067578E">
          <w:delText xml:space="preserve">) is not Object, throw a </w:delText>
        </w:r>
        <w:r w:rsidRPr="00E77497" w:rsidDel="0067578E">
          <w:rPr>
            <w:b/>
          </w:rPr>
          <w:delText>TypeError</w:delText>
        </w:r>
        <w:r w:rsidRPr="00E77497" w:rsidDel="0067578E">
          <w:delText xml:space="preserve"> exception.</w:delText>
        </w:r>
      </w:del>
    </w:p>
    <w:p w:rsidR="00461B74" w:rsidDel="0067578E" w:rsidRDefault="00461B74" w:rsidP="00536F3B">
      <w:pPr>
        <w:pStyle w:val="Alg3"/>
        <w:numPr>
          <w:ilvl w:val="0"/>
          <w:numId w:val="1225"/>
        </w:numPr>
        <w:rPr>
          <w:del w:id="5214" w:author="Rev 19 Allen Wirfs-Brock" w:date="2013-09-11T17:51:00Z"/>
        </w:rPr>
      </w:pPr>
      <w:del w:id="5215" w:author="Rev 19 Allen Wirfs-Brock" w:date="2013-09-11T17:51:00Z">
        <w:r w:rsidDel="0067578E">
          <w:delText xml:space="preserve">Let </w:delText>
        </w:r>
        <w:r w:rsidDel="0067578E">
          <w:rPr>
            <w:i/>
          </w:rPr>
          <w:delText>instOf</w:delText>
        </w:r>
        <w:r w:rsidRPr="0035419E" w:rsidDel="0067578E">
          <w:rPr>
            <w:i/>
          </w:rPr>
          <w:delText>Handler</w:delText>
        </w:r>
        <w:r w:rsidDel="0067578E">
          <w:delText xml:space="preserve"> be the result of GetMethod(</w:delText>
        </w:r>
        <w:r w:rsidDel="0067578E">
          <w:rPr>
            <w:i/>
          </w:rPr>
          <w:delText>C</w:delText>
        </w:r>
        <w:r w:rsidDel="0067578E">
          <w:delText>,@@</w:delText>
        </w:r>
        <w:r w:rsidR="00536F3B" w:rsidDel="0067578E">
          <w:delText>hasInstance</w:delText>
        </w:r>
        <w:r w:rsidDel="0067578E">
          <w:delText>).</w:delText>
        </w:r>
      </w:del>
    </w:p>
    <w:p w:rsidR="00461B74" w:rsidDel="0067578E" w:rsidRDefault="00461B74" w:rsidP="00461B74">
      <w:pPr>
        <w:pStyle w:val="Alg4"/>
        <w:numPr>
          <w:ilvl w:val="0"/>
          <w:numId w:val="1225"/>
        </w:numPr>
        <w:contextualSpacing/>
        <w:rPr>
          <w:del w:id="5216" w:author="Rev 19 Allen Wirfs-Brock" w:date="2013-09-11T17:51:00Z"/>
        </w:rPr>
      </w:pPr>
      <w:del w:id="5217" w:author="Rev 19 Allen Wirfs-Brock" w:date="2013-09-11T17:51:00Z">
        <w:r w:rsidDel="0067578E">
          <w:delText>ReturnIfAbrupt(</w:delText>
        </w:r>
        <w:r w:rsidDel="0067578E">
          <w:rPr>
            <w:i/>
          </w:rPr>
          <w:delText>instOf</w:delText>
        </w:r>
        <w:r w:rsidRPr="0035419E" w:rsidDel="0067578E">
          <w:rPr>
            <w:i/>
          </w:rPr>
          <w:delText>Handler</w:delText>
        </w:r>
        <w:r w:rsidDel="0067578E">
          <w:delText>).</w:delText>
        </w:r>
      </w:del>
    </w:p>
    <w:p w:rsidR="00461B74" w:rsidDel="0067578E" w:rsidRDefault="00461B74" w:rsidP="00461B74">
      <w:pPr>
        <w:pStyle w:val="Alg3"/>
        <w:numPr>
          <w:ilvl w:val="0"/>
          <w:numId w:val="1225"/>
        </w:numPr>
        <w:rPr>
          <w:del w:id="5218" w:author="Rev 19 Allen Wirfs-Brock" w:date="2013-09-11T17:51:00Z"/>
        </w:rPr>
      </w:pPr>
      <w:del w:id="5219" w:author="Rev 19 Allen Wirfs-Brock" w:date="2013-09-11T17:51:00Z">
        <w:r w:rsidRPr="00E77497" w:rsidDel="0067578E">
          <w:delText xml:space="preserve">If </w:delText>
        </w:r>
        <w:r w:rsidDel="0067578E">
          <w:rPr>
            <w:i/>
          </w:rPr>
          <w:delText>instOf</w:delText>
        </w:r>
        <w:r w:rsidRPr="0035419E" w:rsidDel="0067578E">
          <w:rPr>
            <w:i/>
          </w:rPr>
          <w:delText>Handler</w:delText>
        </w:r>
        <w:r w:rsidDel="0067578E">
          <w:delText xml:space="preserve"> is not </w:delText>
        </w:r>
        <w:r w:rsidDel="0067578E">
          <w:rPr>
            <w:b/>
            <w:bCs/>
          </w:rPr>
          <w:delText>undefined</w:delText>
        </w:r>
        <w:r w:rsidDel="0067578E">
          <w:delText>, then</w:delText>
        </w:r>
      </w:del>
    </w:p>
    <w:p w:rsidR="00461B74" w:rsidDel="0067578E" w:rsidRDefault="00232DF8" w:rsidP="00461B74">
      <w:pPr>
        <w:pStyle w:val="Alg3"/>
        <w:numPr>
          <w:ilvl w:val="1"/>
          <w:numId w:val="1225"/>
        </w:numPr>
        <w:rPr>
          <w:del w:id="5220" w:author="Rev 19 Allen Wirfs-Brock" w:date="2013-09-11T17:51:00Z"/>
        </w:rPr>
      </w:pPr>
      <w:del w:id="5221" w:author="Rev 19 Allen Wirfs-Brock" w:date="2013-09-11T17:51:00Z">
        <w:r w:rsidDel="0067578E">
          <w:delText xml:space="preserve">Let </w:delText>
        </w:r>
        <w:r w:rsidDel="0067578E">
          <w:rPr>
            <w:i/>
            <w:iCs/>
          </w:rPr>
          <w:delText>result</w:delText>
        </w:r>
        <w:r w:rsidDel="0067578E">
          <w:delText xml:space="preserve"> be</w:delText>
        </w:r>
        <w:r w:rsidR="00461B74" w:rsidDel="0067578E">
          <w:delText xml:space="preserve"> the result of calling the [[Call]] internal method of </w:delText>
        </w:r>
        <w:r w:rsidR="00461B74" w:rsidDel="0067578E">
          <w:rPr>
            <w:i/>
          </w:rPr>
          <w:delText>instOf</w:delText>
        </w:r>
        <w:r w:rsidR="00461B74" w:rsidRPr="0035419E" w:rsidDel="0067578E">
          <w:rPr>
            <w:i/>
          </w:rPr>
          <w:delText>Handler</w:delText>
        </w:r>
        <w:r w:rsidR="00461B74" w:rsidDel="0067578E">
          <w:delText xml:space="preserve"> </w:delText>
        </w:r>
        <w:r w:rsidR="00461B74" w:rsidDel="0067578E">
          <w:rPr>
            <w:iCs/>
          </w:rPr>
          <w:delText>passing</w:delText>
        </w:r>
        <w:r w:rsidR="00461B74" w:rsidRPr="006E1302" w:rsidDel="0067578E">
          <w:rPr>
            <w:i/>
          </w:rPr>
          <w:delText xml:space="preserve"> </w:delText>
        </w:r>
        <w:r w:rsidR="00461B74" w:rsidDel="0067578E">
          <w:rPr>
            <w:i/>
          </w:rPr>
          <w:delText>C</w:delText>
        </w:r>
        <w:r w:rsidR="00461B74" w:rsidDel="0067578E">
          <w:rPr>
            <w:iCs/>
          </w:rPr>
          <w:delText xml:space="preserve"> </w:delText>
        </w:r>
        <w:r w:rsidR="00461B74" w:rsidRPr="00E77497" w:rsidDel="0067578E">
          <w:delText xml:space="preserve">as </w:delText>
        </w:r>
        <w:r w:rsidR="00461B74" w:rsidRPr="006637C6" w:rsidDel="0067578E">
          <w:rPr>
            <w:i/>
          </w:rPr>
          <w:delText>this</w:delText>
        </w:r>
        <w:r w:rsidR="00461B74" w:rsidDel="0067578E">
          <w:rPr>
            <w:i/>
          </w:rPr>
          <w:delText>Argument</w:delText>
        </w:r>
        <w:r w:rsidR="00461B74" w:rsidRPr="00E77497" w:rsidDel="0067578E">
          <w:delText xml:space="preserve"> and </w:delText>
        </w:r>
        <w:r w:rsidR="00461B74" w:rsidDel="0067578E">
          <w:rPr>
            <w:iCs/>
          </w:rPr>
          <w:delText xml:space="preserve">a new List containing </w:delText>
        </w:r>
        <w:r w:rsidR="00461B74" w:rsidDel="0067578E">
          <w:rPr>
            <w:i/>
          </w:rPr>
          <w:delText>O</w:delText>
        </w:r>
        <w:r w:rsidR="00461B74" w:rsidDel="0067578E">
          <w:rPr>
            <w:iCs/>
          </w:rPr>
          <w:delText xml:space="preserve"> as </w:delText>
        </w:r>
        <w:r w:rsidR="00461B74" w:rsidDel="0067578E">
          <w:rPr>
            <w:i/>
          </w:rPr>
          <w:delText>argumentsList</w:delText>
        </w:r>
        <w:r w:rsidR="00461B74" w:rsidRPr="00E77497" w:rsidDel="0067578E">
          <w:delText>.</w:delText>
        </w:r>
      </w:del>
    </w:p>
    <w:p w:rsidR="00232DF8" w:rsidDel="0067578E" w:rsidRDefault="00232DF8" w:rsidP="00232DF8">
      <w:pPr>
        <w:pStyle w:val="Alg3"/>
        <w:numPr>
          <w:ilvl w:val="1"/>
          <w:numId w:val="1225"/>
        </w:numPr>
        <w:spacing w:after="220"/>
        <w:contextualSpacing/>
        <w:rPr>
          <w:del w:id="5222" w:author="Rev 19 Allen Wirfs-Brock" w:date="2013-09-11T17:51:00Z"/>
        </w:rPr>
      </w:pPr>
      <w:del w:id="5223" w:author="Rev 19 Allen Wirfs-Brock" w:date="2013-09-11T17:51:00Z">
        <w:r w:rsidDel="0067578E">
          <w:delText>Return ToBoolean(</w:delText>
        </w:r>
        <w:r w:rsidRPr="00232DF8" w:rsidDel="0067578E">
          <w:rPr>
            <w:i/>
            <w:iCs/>
          </w:rPr>
          <w:delText>result</w:delText>
        </w:r>
        <w:r w:rsidDel="0067578E">
          <w:delText>).</w:delText>
        </w:r>
      </w:del>
    </w:p>
    <w:p w:rsidR="005D14A5" w:rsidDel="0067578E" w:rsidRDefault="005D14A5" w:rsidP="007B40AF">
      <w:pPr>
        <w:pStyle w:val="Alg3"/>
        <w:numPr>
          <w:ilvl w:val="0"/>
          <w:numId w:val="1225"/>
        </w:numPr>
        <w:spacing w:after="220"/>
        <w:contextualSpacing/>
        <w:rPr>
          <w:del w:id="5224" w:author="Rev 19 Allen Wirfs-Brock" w:date="2013-09-11T17:51:00Z"/>
        </w:rPr>
      </w:pPr>
      <w:del w:id="5225" w:author="Rev 19 Allen Wirfs-Brock" w:date="2013-09-11T17:51:00Z">
        <w:r w:rsidDel="0067578E">
          <w:delText>If IsCallable(</w:delText>
        </w:r>
        <w:r w:rsidRPr="005D14A5" w:rsidDel="0067578E">
          <w:rPr>
            <w:i/>
            <w:iCs/>
          </w:rPr>
          <w:delText>C</w:delText>
        </w:r>
        <w:r w:rsidDel="0067578E">
          <w:delText xml:space="preserve">) is </w:delText>
        </w:r>
        <w:r w:rsidRPr="003F3BD9" w:rsidDel="0067578E">
          <w:rPr>
            <w:b/>
            <w:bCs/>
          </w:rPr>
          <w:delText>false</w:delText>
        </w:r>
        <w:r w:rsidDel="0067578E">
          <w:delText xml:space="preserve">, then </w:delText>
        </w:r>
        <w:r w:rsidRPr="00E77497" w:rsidDel="0067578E">
          <w:delText xml:space="preserve">throw a </w:delText>
        </w:r>
        <w:r w:rsidRPr="00E77497" w:rsidDel="0067578E">
          <w:rPr>
            <w:b/>
          </w:rPr>
          <w:delText>TypeError</w:delText>
        </w:r>
        <w:r w:rsidRPr="00E77497" w:rsidDel="0067578E">
          <w:delText xml:space="preserve"> exception.</w:delText>
        </w:r>
      </w:del>
    </w:p>
    <w:p w:rsidR="00461B74" w:rsidRPr="00E77497" w:rsidDel="0067578E" w:rsidRDefault="00461B74" w:rsidP="00461B74">
      <w:pPr>
        <w:pStyle w:val="Alg3"/>
        <w:numPr>
          <w:ilvl w:val="0"/>
          <w:numId w:val="1225"/>
        </w:numPr>
        <w:spacing w:after="220"/>
        <w:rPr>
          <w:del w:id="5226" w:author="Rev 19 Allen Wirfs-Brock" w:date="2013-09-11T17:51:00Z"/>
        </w:rPr>
      </w:pPr>
      <w:del w:id="5227" w:author="Rev 19 Allen Wirfs-Brock" w:date="2013-09-11T17:51:00Z">
        <w:r w:rsidRPr="00E77497" w:rsidDel="0067578E">
          <w:delText xml:space="preserve">Return the result of </w:delText>
        </w:r>
        <w:r w:rsidR="00C60D09" w:rsidDel="0067578E">
          <w:delText>Ordinary</w:delText>
        </w:r>
        <w:r w:rsidRPr="00E77497" w:rsidDel="0067578E">
          <w:delText>HasInstance</w:delText>
        </w:r>
        <w:r w:rsidDel="0067578E">
          <w:delText>(</w:delText>
        </w:r>
        <w:r w:rsidDel="0067578E">
          <w:rPr>
            <w:i/>
          </w:rPr>
          <w:delText>C</w:delText>
        </w:r>
        <w:r w:rsidDel="0067578E">
          <w:delText>,</w:delText>
        </w:r>
        <w:r w:rsidRPr="00E77497" w:rsidDel="0067578E">
          <w:delText xml:space="preserve"> </w:delText>
        </w:r>
        <w:r w:rsidDel="0067578E">
          <w:rPr>
            <w:i/>
          </w:rPr>
          <w:delText>O</w:delText>
        </w:r>
        <w:r w:rsidDel="0067578E">
          <w:rPr>
            <w:iCs/>
          </w:rPr>
          <w:delText>)</w:delText>
        </w:r>
        <w:r w:rsidRPr="00E77497" w:rsidDel="0067578E">
          <w:delText>.</w:delText>
        </w:r>
      </w:del>
    </w:p>
    <w:p w:rsidR="005D14A5" w:rsidDel="0067578E" w:rsidRDefault="005D14A5" w:rsidP="00232DF8">
      <w:pPr>
        <w:pStyle w:val="Note"/>
        <w:rPr>
          <w:del w:id="5228" w:author="Rev 19 Allen Wirfs-Brock" w:date="2013-09-11T17:51:00Z"/>
        </w:rPr>
      </w:pPr>
      <w:del w:id="5229" w:author="Rev 19 Allen Wirfs-Brock" w:date="2013-09-11T17:51:00Z">
        <w:r w:rsidDel="0067578E">
          <w:delText>NOTE</w:delText>
        </w:r>
        <w:r w:rsidDel="0067578E">
          <w:tab/>
          <w:delText xml:space="preserve">Steps 5 and 6 provide </w:delText>
        </w:r>
        <w:r w:rsidR="006751DF" w:rsidDel="0067578E">
          <w:delText>compatibility</w:delText>
        </w:r>
        <w:r w:rsidDel="0067578E">
          <w:delText xml:space="preserve"> with previous editions of ECMAScript that did not use a @@hasInstance method to define the </w:delText>
        </w:r>
        <w:r w:rsidRPr="007B40AF" w:rsidDel="0067578E">
          <w:rPr>
            <w:rFonts w:ascii="Courier New" w:hAnsi="Courier New" w:cs="Courier New"/>
            <w:b/>
            <w:bCs/>
          </w:rPr>
          <w:delText>in</w:delText>
        </w:r>
        <w:r w:rsidR="006751DF" w:rsidRPr="007B40AF" w:rsidDel="0067578E">
          <w:rPr>
            <w:rFonts w:ascii="Courier New" w:hAnsi="Courier New" w:cs="Courier New"/>
            <w:b/>
            <w:bCs/>
          </w:rPr>
          <w:delText>s</w:delText>
        </w:r>
        <w:r w:rsidRPr="007B40AF" w:rsidDel="0067578E">
          <w:rPr>
            <w:rFonts w:ascii="Courier New" w:hAnsi="Courier New" w:cs="Courier New"/>
            <w:b/>
            <w:bCs/>
          </w:rPr>
          <w:delText>tanceof</w:delText>
        </w:r>
        <w:r w:rsidDel="0067578E">
          <w:delText xml:space="preserve"> operator semantics. If a function object </w:delText>
        </w:r>
        <w:r w:rsidR="006751DF" w:rsidDel="0067578E">
          <w:delText>does not define</w:delText>
        </w:r>
        <w:r w:rsidR="00634874" w:rsidDel="0067578E">
          <w:delText xml:space="preserve"> or inherit</w:delText>
        </w:r>
        <w:r w:rsidR="006751DF" w:rsidDel="0067578E">
          <w:delText xml:space="preserve"> @@hasInstance </w:delText>
        </w:r>
        <w:r w:rsidR="00232DF8" w:rsidDel="0067578E">
          <w:delText>it</w:delText>
        </w:r>
        <w:r w:rsidR="006751DF" w:rsidDel="0067578E">
          <w:delText xml:space="preserve"> </w:delText>
        </w:r>
        <w:r w:rsidR="00634874" w:rsidDel="0067578E">
          <w:delText>uses</w:delText>
        </w:r>
        <w:r w:rsidR="006751DF" w:rsidDel="0067578E">
          <w:delText xml:space="preserve"> the default </w:delText>
        </w:r>
        <w:r w:rsidR="006751DF" w:rsidRPr="007B40AF" w:rsidDel="0067578E">
          <w:rPr>
            <w:rFonts w:ascii="Courier New" w:hAnsi="Courier New" w:cs="Courier New"/>
            <w:b/>
            <w:bCs/>
          </w:rPr>
          <w:delText>instanceof</w:delText>
        </w:r>
        <w:r w:rsidR="006751DF" w:rsidDel="0067578E">
          <w:delText xml:space="preserve"> semantics.</w:delText>
        </w:r>
      </w:del>
    </w:p>
    <w:bookmarkEnd w:id="5205"/>
    <w:bookmarkEnd w:id="5206"/>
    <w:bookmarkEnd w:id="5207"/>
    <w:bookmarkEnd w:id="5208"/>
    <w:bookmarkEnd w:id="5209"/>
    <w:bookmarkEnd w:id="5210"/>
    <w:p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2"/>
        </w:numPr>
      </w:pPr>
      <w:r w:rsidRPr="00E77497">
        <w:lastRenderedPageBreak/>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2"/>
        </w:numPr>
        <w:contextualSpacing/>
      </w:pPr>
      <w:r>
        <w:t>ReturnIfAbrupt(</w:t>
      </w:r>
      <w:r w:rsidRPr="00342FD6">
        <w:rPr>
          <w:i/>
        </w:rPr>
        <w:t>lval</w:t>
      </w:r>
      <w:r>
        <w:t>).</w:t>
      </w:r>
    </w:p>
    <w:p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2"/>
        </w:numPr>
        <w:contextualSpacing/>
      </w:pPr>
      <w:r>
        <w:t>ReturnIfAbrupt(</w:t>
      </w:r>
      <w:r>
        <w:rPr>
          <w:i/>
        </w:rPr>
        <w:t>r</w:t>
      </w:r>
      <w:r w:rsidRPr="00ED2E78">
        <w:rPr>
          <w:i/>
        </w:rPr>
        <w:t>val</w:t>
      </w:r>
      <w:r>
        <w:t>).</w:t>
      </w:r>
    </w:p>
    <w:p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rsidR="0067578E" w:rsidRDefault="0067578E" w:rsidP="006A78DC">
      <w:pPr>
        <w:pStyle w:val="Heading3"/>
        <w:rPr>
          <w:ins w:id="5230" w:author="Rev 19 Allen Wirfs-Brock" w:date="2013-09-11T17:51:00Z"/>
        </w:rPr>
      </w:pPr>
      <w:bookmarkStart w:id="5231" w:name="_Ref440445008"/>
      <w:bookmarkStart w:id="5232" w:name="_Toc472818860"/>
      <w:bookmarkStart w:id="5233" w:name="_Toc235503434"/>
      <w:bookmarkStart w:id="5234" w:name="_Toc241509209"/>
      <w:bookmarkStart w:id="5235" w:name="_Toc244416696"/>
      <w:bookmarkStart w:id="5236" w:name="_Toc276631060"/>
      <w:bookmarkStart w:id="5237" w:name="_Toc368050415"/>
      <w:bookmarkStart w:id="5238" w:name="_Ref368050899"/>
      <w:ins w:id="5239" w:author="Rev 19 Allen Wirfs-Brock" w:date="2013-09-11T17:51:00Z">
        <w:r>
          <w:t>Runtime Semantics: InstanceofOperator(O, C)</w:t>
        </w:r>
        <w:bookmarkEnd w:id="5237"/>
        <w:bookmarkEnd w:id="5238"/>
      </w:ins>
    </w:p>
    <w:p w:rsidR="0067578E" w:rsidRPr="00E77497" w:rsidRDefault="0067578E" w:rsidP="0067578E">
      <w:pPr>
        <w:rPr>
          <w:ins w:id="5240" w:author="Rev 19 Allen Wirfs-Brock" w:date="2013-09-11T17:51:00Z"/>
        </w:rPr>
      </w:pPr>
      <w:ins w:id="5241" w:author="Rev 19 Allen Wirfs-Brock" w:date="2013-09-11T17:51:00Z">
        <w:r>
          <w:t>T</w:t>
        </w:r>
        <w:r w:rsidRPr="00675B74">
          <w:t>he</w:t>
        </w:r>
        <w:r w:rsidRPr="000801CC">
          <w:t xml:space="preserve"> </w:t>
        </w:r>
        <w:r>
          <w:t>abstract operation</w:t>
        </w:r>
        <w:r w:rsidRPr="00675B74">
          <w:t xml:space="preserve"> </w:t>
        </w:r>
        <w:r>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Pr>
            <w:rFonts w:ascii="Times New Roman" w:eastAsia="Times New Roman" w:hAnsi="Times New Roman"/>
            <w:spacing w:val="6"/>
            <w:lang w:eastAsia="en-US"/>
          </w:rPr>
          <w:t>ofOperator(</w:t>
        </w:r>
        <w:r w:rsidRPr="005670F3">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w:t>
        </w:r>
        <w:r w:rsidRPr="005670F3">
          <w:rPr>
            <w:rFonts w:ascii="Times New Roman" w:eastAsia="Times New Roman" w:hAnsi="Times New Roman"/>
            <w:i/>
            <w:iCs/>
            <w:spacing w:val="6"/>
            <w:lang w:eastAsia="en-US"/>
          </w:rPr>
          <w:t>C</w:t>
        </w:r>
        <w:r>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ins>
    </w:p>
    <w:p w:rsidR="0067578E" w:rsidRPr="00E77497" w:rsidRDefault="0067578E" w:rsidP="0067578E">
      <w:pPr>
        <w:pStyle w:val="Alg3"/>
        <w:numPr>
          <w:ilvl w:val="0"/>
          <w:numId w:val="1225"/>
        </w:numPr>
        <w:rPr>
          <w:ins w:id="5242" w:author="Rev 19 Allen Wirfs-Brock" w:date="2013-09-11T17:51:00Z"/>
        </w:rPr>
      </w:pPr>
      <w:ins w:id="5243" w:author="Rev 19 Allen Wirfs-Brock" w:date="2013-09-11T17:51:00Z">
        <w:r w:rsidRPr="00E77497">
          <w:t>If Type(</w:t>
        </w:r>
        <w:r>
          <w:rPr>
            <w:i/>
          </w:rPr>
          <w:t>C</w:t>
        </w:r>
        <w:r w:rsidRPr="00E77497">
          <w:t xml:space="preserve">) is not Object, throw a </w:t>
        </w:r>
        <w:r w:rsidRPr="00E77497">
          <w:rPr>
            <w:b/>
          </w:rPr>
          <w:t>TypeError</w:t>
        </w:r>
        <w:r w:rsidRPr="00E77497">
          <w:t xml:space="preserve"> exception.</w:t>
        </w:r>
      </w:ins>
    </w:p>
    <w:p w:rsidR="0067578E" w:rsidRDefault="0067578E" w:rsidP="0067578E">
      <w:pPr>
        <w:pStyle w:val="Alg3"/>
        <w:numPr>
          <w:ilvl w:val="0"/>
          <w:numId w:val="1225"/>
        </w:numPr>
        <w:rPr>
          <w:ins w:id="5244" w:author="Rev 19 Allen Wirfs-Brock" w:date="2013-09-11T17:51:00Z"/>
        </w:rPr>
      </w:pPr>
      <w:ins w:id="5245" w:author="Rev 19 Allen Wirfs-Brock" w:date="2013-09-11T17:51:00Z">
        <w:r>
          <w:t xml:space="preserve">Let </w:t>
        </w:r>
        <w:r>
          <w:rPr>
            <w:i/>
          </w:rPr>
          <w:t>instOf</w:t>
        </w:r>
        <w:r w:rsidRPr="0035419E">
          <w:rPr>
            <w:i/>
          </w:rPr>
          <w:t>Handler</w:t>
        </w:r>
        <w:r>
          <w:t xml:space="preserve"> be the result of GetMethod(</w:t>
        </w:r>
        <w:r>
          <w:rPr>
            <w:i/>
          </w:rPr>
          <w:t>C</w:t>
        </w:r>
        <w:r>
          <w:t>,@@hasInstance).</w:t>
        </w:r>
      </w:ins>
    </w:p>
    <w:p w:rsidR="0067578E" w:rsidRDefault="0067578E" w:rsidP="0067578E">
      <w:pPr>
        <w:pStyle w:val="Alg4"/>
        <w:numPr>
          <w:ilvl w:val="0"/>
          <w:numId w:val="1225"/>
        </w:numPr>
        <w:contextualSpacing/>
        <w:rPr>
          <w:ins w:id="5246" w:author="Rev 19 Allen Wirfs-Brock" w:date="2013-09-11T17:51:00Z"/>
        </w:rPr>
      </w:pPr>
      <w:ins w:id="5247" w:author="Rev 19 Allen Wirfs-Brock" w:date="2013-09-11T17:51:00Z">
        <w:r>
          <w:t>ReturnIfAbrupt(</w:t>
        </w:r>
        <w:r>
          <w:rPr>
            <w:i/>
          </w:rPr>
          <w:t>instOf</w:t>
        </w:r>
        <w:r w:rsidRPr="0035419E">
          <w:rPr>
            <w:i/>
          </w:rPr>
          <w:t>Handler</w:t>
        </w:r>
        <w:r>
          <w:t>).</w:t>
        </w:r>
      </w:ins>
    </w:p>
    <w:p w:rsidR="0067578E" w:rsidRDefault="0067578E" w:rsidP="0067578E">
      <w:pPr>
        <w:pStyle w:val="Alg3"/>
        <w:numPr>
          <w:ilvl w:val="0"/>
          <w:numId w:val="1225"/>
        </w:numPr>
        <w:rPr>
          <w:ins w:id="5248" w:author="Rev 19 Allen Wirfs-Brock" w:date="2013-09-11T17:51:00Z"/>
        </w:rPr>
      </w:pPr>
      <w:ins w:id="5249" w:author="Rev 19 Allen Wirfs-Brock" w:date="2013-09-11T17:51:00Z">
        <w:r w:rsidRPr="00E77497">
          <w:t xml:space="preserve">If </w:t>
        </w:r>
        <w:r>
          <w:rPr>
            <w:i/>
          </w:rPr>
          <w:t>instOf</w:t>
        </w:r>
        <w:r w:rsidRPr="0035419E">
          <w:rPr>
            <w:i/>
          </w:rPr>
          <w:t>Handler</w:t>
        </w:r>
        <w:r>
          <w:t xml:space="preserve"> is not </w:t>
        </w:r>
        <w:r>
          <w:rPr>
            <w:b/>
            <w:bCs/>
          </w:rPr>
          <w:t>undefined</w:t>
        </w:r>
        <w:r>
          <w:t>, then</w:t>
        </w:r>
      </w:ins>
    </w:p>
    <w:p w:rsidR="0067578E" w:rsidRDefault="0067578E" w:rsidP="0067578E">
      <w:pPr>
        <w:pStyle w:val="Alg3"/>
        <w:numPr>
          <w:ilvl w:val="1"/>
          <w:numId w:val="1225"/>
        </w:numPr>
        <w:rPr>
          <w:ins w:id="5250" w:author="Rev 19 Allen Wirfs-Brock" w:date="2013-09-11T17:51:00Z"/>
        </w:rPr>
      </w:pPr>
      <w:ins w:id="5251" w:author="Rev 19 Allen Wirfs-Brock" w:date="2013-09-11T17:51:00Z">
        <w:r>
          <w:t xml:space="preserve">Let </w:t>
        </w:r>
        <w:r>
          <w:rPr>
            <w:i/>
            <w:iCs/>
          </w:rPr>
          <w:t>result</w:t>
        </w:r>
        <w:r>
          <w:t xml:space="preserve"> be the result of calling the [[Call]] internal method of </w:t>
        </w:r>
        <w:r>
          <w:rPr>
            <w:i/>
          </w:rPr>
          <w:t>instOf</w:t>
        </w:r>
        <w:r w:rsidRPr="0035419E">
          <w:rPr>
            <w:i/>
          </w:rPr>
          <w:t>Handler</w:t>
        </w:r>
        <w:r>
          <w:t xml:space="preserve"> </w:t>
        </w:r>
        <w:r>
          <w:rPr>
            <w:iCs/>
          </w:rPr>
          <w:t>passing</w:t>
        </w:r>
        <w:r w:rsidRPr="006E1302">
          <w:rPr>
            <w:i/>
          </w:rPr>
          <w:t xml:space="preserve"> </w:t>
        </w:r>
        <w:r>
          <w:rPr>
            <w:i/>
          </w:rPr>
          <w:t>C</w:t>
        </w:r>
        <w:r>
          <w:rPr>
            <w:iCs/>
          </w:rPr>
          <w:t xml:space="preserve"> </w:t>
        </w:r>
        <w:r w:rsidRPr="00E77497">
          <w:t xml:space="preserve">as </w:t>
        </w:r>
        <w:r w:rsidRPr="006637C6">
          <w:rPr>
            <w:i/>
          </w:rPr>
          <w:t>this</w:t>
        </w:r>
        <w:r>
          <w:rPr>
            <w:i/>
          </w:rPr>
          <w:t>Argument</w:t>
        </w:r>
        <w:r w:rsidRPr="00E77497">
          <w:t xml:space="preserve"> and </w:t>
        </w:r>
        <w:r>
          <w:rPr>
            <w:iCs/>
          </w:rPr>
          <w:t xml:space="preserve">a new List containing </w:t>
        </w:r>
        <w:r>
          <w:rPr>
            <w:i/>
          </w:rPr>
          <w:t>O</w:t>
        </w:r>
        <w:r>
          <w:rPr>
            <w:iCs/>
          </w:rPr>
          <w:t xml:space="preserve"> as </w:t>
        </w:r>
        <w:r>
          <w:rPr>
            <w:i/>
          </w:rPr>
          <w:t>argumentsList</w:t>
        </w:r>
        <w:r w:rsidRPr="00E77497">
          <w:t>.</w:t>
        </w:r>
      </w:ins>
    </w:p>
    <w:p w:rsidR="0067578E" w:rsidRDefault="0067578E" w:rsidP="0067578E">
      <w:pPr>
        <w:pStyle w:val="Alg3"/>
        <w:numPr>
          <w:ilvl w:val="1"/>
          <w:numId w:val="1225"/>
        </w:numPr>
        <w:spacing w:after="220"/>
        <w:contextualSpacing/>
        <w:rPr>
          <w:ins w:id="5252" w:author="Rev 19 Allen Wirfs-Brock" w:date="2013-09-11T17:51:00Z"/>
        </w:rPr>
      </w:pPr>
      <w:ins w:id="5253" w:author="Rev 19 Allen Wirfs-Brock" w:date="2013-09-11T17:51:00Z">
        <w:r>
          <w:t>Return ToBoolean(</w:t>
        </w:r>
        <w:r w:rsidRPr="00232DF8">
          <w:rPr>
            <w:i/>
            <w:iCs/>
          </w:rPr>
          <w:t>result</w:t>
        </w:r>
        <w:r>
          <w:t>).</w:t>
        </w:r>
      </w:ins>
    </w:p>
    <w:p w:rsidR="0067578E" w:rsidRDefault="0067578E" w:rsidP="0067578E">
      <w:pPr>
        <w:pStyle w:val="Alg3"/>
        <w:numPr>
          <w:ilvl w:val="0"/>
          <w:numId w:val="1225"/>
        </w:numPr>
        <w:spacing w:after="220"/>
        <w:contextualSpacing/>
        <w:rPr>
          <w:ins w:id="5254" w:author="Rev 19 Allen Wirfs-Brock" w:date="2013-09-11T17:51:00Z"/>
        </w:rPr>
      </w:pPr>
      <w:ins w:id="5255" w:author="Rev 19 Allen Wirfs-Brock" w:date="2013-09-11T17:51:00Z">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ins>
    </w:p>
    <w:p w:rsidR="0067578E" w:rsidRPr="00E77497" w:rsidRDefault="0067578E" w:rsidP="0067578E">
      <w:pPr>
        <w:pStyle w:val="Alg3"/>
        <w:numPr>
          <w:ilvl w:val="0"/>
          <w:numId w:val="1225"/>
        </w:numPr>
        <w:spacing w:after="220"/>
        <w:rPr>
          <w:ins w:id="5256" w:author="Rev 19 Allen Wirfs-Brock" w:date="2013-09-11T17:51:00Z"/>
        </w:rPr>
      </w:pPr>
      <w:ins w:id="5257" w:author="Rev 19 Allen Wirfs-Brock" w:date="2013-09-11T17:51:00Z">
        <w:r w:rsidRPr="00E77497">
          <w:t xml:space="preserve">Return the result of </w:t>
        </w:r>
        <w:r>
          <w:t>Ordinary</w:t>
        </w:r>
        <w:r w:rsidRPr="00E77497">
          <w:t>HasInstance</w:t>
        </w:r>
        <w:r>
          <w:t>(</w:t>
        </w:r>
        <w:r>
          <w:rPr>
            <w:i/>
          </w:rPr>
          <w:t>C</w:t>
        </w:r>
        <w:r>
          <w:t>,</w:t>
        </w:r>
        <w:r w:rsidRPr="00E77497">
          <w:t xml:space="preserve"> </w:t>
        </w:r>
        <w:r>
          <w:rPr>
            <w:i/>
          </w:rPr>
          <w:t>O</w:t>
        </w:r>
        <w:r>
          <w:rPr>
            <w:iCs/>
          </w:rPr>
          <w:t>)</w:t>
        </w:r>
        <w:r w:rsidRPr="00E77497">
          <w:t>.</w:t>
        </w:r>
      </w:ins>
    </w:p>
    <w:p w:rsidR="0067578E" w:rsidRDefault="0067578E" w:rsidP="0067578E">
      <w:pPr>
        <w:pStyle w:val="Note"/>
        <w:rPr>
          <w:ins w:id="5258" w:author="Rev 19 Allen Wirfs-Brock" w:date="2013-09-11T17:51:00Z"/>
        </w:rPr>
      </w:pPr>
      <w:ins w:id="5259" w:author="Rev 19 Allen Wirfs-Brock" w:date="2013-09-11T17:51:00Z">
        <w:r>
          <w:t>NOTE</w:t>
        </w:r>
        <w:r>
          <w:tab/>
          <w:t xml:space="preserve">Steps 5 and 6 provide compatibility with previous editions of ECMAScript that did not use a @@hasInstance method to define the </w:t>
        </w:r>
        <w:r w:rsidRPr="007B40AF">
          <w:rPr>
            <w:rFonts w:ascii="Courier New" w:hAnsi="Courier New" w:cs="Courier New"/>
            <w:b/>
            <w:bCs/>
          </w:rPr>
          <w:t>instanceof</w:t>
        </w:r>
        <w:r>
          <w:t xml:space="preserve"> operator semantics. If a function object does not define or inherit @@hasInstance it uses the default </w:t>
        </w:r>
        <w:r w:rsidRPr="007B40AF">
          <w:rPr>
            <w:rFonts w:ascii="Courier New" w:hAnsi="Courier New" w:cs="Courier New"/>
            <w:b/>
            <w:bCs/>
          </w:rPr>
          <w:t>instanceof</w:t>
        </w:r>
        <w:r>
          <w:t xml:space="preserve"> semantics.</w:t>
        </w:r>
      </w:ins>
    </w:p>
    <w:p w:rsidR="004C02EF" w:rsidRPr="00E77497" w:rsidRDefault="004C02EF" w:rsidP="00D148E9">
      <w:pPr>
        <w:pStyle w:val="Heading2"/>
      </w:pPr>
      <w:bookmarkStart w:id="5260" w:name="_Toc368050416"/>
      <w:r w:rsidRPr="00E77497">
        <w:t>Equality Operator</w:t>
      </w:r>
      <w:bookmarkStart w:id="5261" w:name="_Toc382202864"/>
      <w:bookmarkEnd w:id="5195"/>
      <w:bookmarkEnd w:id="5196"/>
      <w:bookmarkEnd w:id="5197"/>
      <w:bookmarkEnd w:id="5198"/>
      <w:bookmarkEnd w:id="5199"/>
      <w:bookmarkEnd w:id="5200"/>
      <w:bookmarkEnd w:id="5201"/>
      <w:bookmarkEnd w:id="5202"/>
      <w:bookmarkEnd w:id="5203"/>
      <w:bookmarkEnd w:id="5261"/>
      <w:r w:rsidRPr="00E77497">
        <w:t>s</w:t>
      </w:r>
      <w:bookmarkEnd w:id="5231"/>
      <w:bookmarkEnd w:id="5232"/>
      <w:bookmarkEnd w:id="5233"/>
      <w:bookmarkEnd w:id="5234"/>
      <w:bookmarkEnd w:id="5235"/>
      <w:bookmarkEnd w:id="5236"/>
      <w:bookmarkEnd w:id="5260"/>
    </w:p>
    <w:p w:rsidR="007813BC" w:rsidRPr="004712DB" w:rsidRDefault="007813BC" w:rsidP="00962DF2">
      <w:pPr>
        <w:pStyle w:val="Note"/>
      </w:pPr>
      <w:r w:rsidRPr="004712DB">
        <w:t>NOTE</w:t>
      </w:r>
      <w:r w:rsidRPr="004712DB">
        <w:tab/>
        <w:t>The result of evaluating an equality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pPr>
      <w:r w:rsidRPr="003B4312">
        <w:t xml:space="preserve">EqualityExpression </w:t>
      </w:r>
      <w:r w:rsidRPr="008B7F6F">
        <w:rPr>
          <w:rFonts w:ascii="Arial" w:hAnsi="Arial"/>
          <w:b/>
          <w:i w:val="0"/>
        </w:rPr>
        <w:t>:</w:t>
      </w:r>
    </w:p>
    <w:p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rsidR="00D00EA4" w:rsidRPr="00E77497" w:rsidRDefault="00D00EA4" w:rsidP="00D00EA4">
      <w:pPr>
        <w:pStyle w:val="SyntaxRule"/>
        <w:rPr>
          <w:ins w:id="5262" w:author="Rev 19 Allen Wirfs-Brock" w:date="2013-09-06T14:26:00Z"/>
        </w:rPr>
      </w:pPr>
      <w:bookmarkStart w:id="5263" w:name="_Toc393690319"/>
      <w:bookmarkStart w:id="5264" w:name="_Toc472818861"/>
      <w:bookmarkStart w:id="5265" w:name="_Toc235503435"/>
      <w:bookmarkStart w:id="5266" w:name="_Toc241509210"/>
      <w:bookmarkStart w:id="5267" w:name="_Toc244416697"/>
      <w:bookmarkStart w:id="5268" w:name="_Toc276631061"/>
      <w:ins w:id="5269" w:author="Rev 19 Allen Wirfs-Brock" w:date="2013-09-06T14:26:00Z">
        <w:r w:rsidRPr="00E77497">
          <w:t xml:space="preserve">EqualityExpressionNoIn </w:t>
        </w:r>
        <w:r w:rsidRPr="00E77497">
          <w:rPr>
            <w:rFonts w:ascii="Arial" w:hAnsi="Arial"/>
            <w:b/>
            <w:i w:val="0"/>
          </w:rPr>
          <w:t>:</w:t>
        </w:r>
      </w:ins>
    </w:p>
    <w:p w:rsidR="00D00EA4" w:rsidRPr="00E77497" w:rsidRDefault="00D00EA4" w:rsidP="00D00EA4">
      <w:pPr>
        <w:pStyle w:val="SyntaxDefinition"/>
        <w:rPr>
          <w:ins w:id="5270" w:author="Rev 19 Allen Wirfs-Brock" w:date="2013-09-06T14:26:00Z"/>
        </w:rPr>
      </w:pPr>
      <w:ins w:id="5271" w:author="Rev 19 Allen Wirfs-Brock" w:date="2013-09-06T14:26:00Z">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952396">
          <w:t xml:space="preserve"> </w:t>
        </w:r>
      </w:ins>
    </w:p>
    <w:p w:rsidR="00D00EA4" w:rsidRPr="00E77497" w:rsidRDefault="00D00EA4" w:rsidP="00D00EA4">
      <w:pPr>
        <w:rPr>
          <w:ins w:id="5272" w:author="Rev 19 Allen Wirfs-Brock" w:date="2013-09-06T14:26:00Z"/>
        </w:rPr>
      </w:pPr>
      <w:ins w:id="5273" w:author="Rev 19 Allen Wirfs-Brock" w:date="2013-09-06T14:26:00Z">
        <w:r w:rsidRPr="00E77497">
          <w:t xml:space="preserve">The semantics of the </w:t>
        </w:r>
        <w:r w:rsidRPr="00E77497">
          <w:rPr>
            <w:rStyle w:val="bnf"/>
          </w:rPr>
          <w:t>EqualityExpressionNoIn</w:t>
        </w:r>
        <w:r w:rsidRPr="00E77497">
          <w:t xml:space="preserve"> productions are the same 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used in place of the contained </w:t>
        </w:r>
        <w:r w:rsidRPr="00E77497">
          <w:rPr>
            <w:rStyle w:val="bnf"/>
          </w:rPr>
          <w:t>EqualityExpression</w:t>
        </w:r>
        <w:r w:rsidRPr="00E77497">
          <w:t xml:space="preserve"> and </w:t>
        </w:r>
        <w:r w:rsidRPr="00E77497">
          <w:rPr>
            <w:rStyle w:val="bnf"/>
          </w:rPr>
          <w:t>RelationalExpression</w:t>
        </w:r>
        <w:r w:rsidRPr="00E77497">
          <w:t>, respectively.</w:t>
        </w:r>
      </w:ins>
    </w:p>
    <w:p w:rsidR="00A97CF5" w:rsidRPr="00E77497" w:rsidRDefault="00A97CF5" w:rsidP="006A78DC">
      <w:pPr>
        <w:pStyle w:val="Heading3"/>
      </w:pPr>
      <w:bookmarkStart w:id="5274" w:name="_Ref366742113"/>
      <w:bookmarkStart w:id="5275" w:name="_Toc368050417"/>
      <w:r w:rsidRPr="00E77497">
        <w:t xml:space="preserve">Static Semantics:  </w:t>
      </w:r>
      <w:r w:rsidRPr="00BD6E56">
        <w:rPr>
          <w:lang w:eastAsia="en-US"/>
        </w:rPr>
        <w:t>IsValidSimpleAssignmentTarget</w:t>
      </w:r>
      <w:bookmarkEnd w:id="5274"/>
      <w:bookmarkEnd w:id="5275"/>
    </w:p>
    <w:p w:rsidR="002E15BF" w:rsidRPr="00C81794" w:rsidRDefault="002E15BF" w:rsidP="002E15BF">
      <w:pPr>
        <w:rPr>
          <w:ins w:id="5276" w:author="Rev 19 Allen Wirfs-Brock" w:date="2013-09-12T09:51:00Z"/>
          <w:lang w:eastAsia="en-US"/>
        </w:rPr>
      </w:pPr>
      <w:ins w:id="5277"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278" w:author="Rev 19 Allen Wirfs-Brock" w:date="2013-09-12T09:51:00Z">
        <w:r>
          <w:rPr>
            <w:lang w:eastAsia="en-US"/>
          </w:rPr>
          <w:fldChar w:fldCharType="separate"/>
        </w:r>
      </w:ins>
      <w:ins w:id="5279" w:author="Rev 19 Allen Wirfs-Brock" w:date="2013-09-27T13:06:00Z">
        <w:r w:rsidR="00460CAC">
          <w:rPr>
            <w:lang w:eastAsia="en-US"/>
          </w:rPr>
          <w:t>12.1.0.2</w:t>
        </w:r>
      </w:ins>
      <w:ins w:id="528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281" w:author="Rev 19 Allen Wirfs-Brock" w:date="2013-09-12T09:51:00Z">
        <w:r>
          <w:rPr>
            <w:lang w:eastAsia="en-US"/>
          </w:rPr>
          <w:fldChar w:fldCharType="separate"/>
        </w:r>
      </w:ins>
      <w:ins w:id="5282" w:author="Rev 19 Allen Wirfs-Brock" w:date="2013-09-27T13:06:00Z">
        <w:r w:rsidR="00460CAC">
          <w:rPr>
            <w:lang w:eastAsia="en-US"/>
          </w:rPr>
          <w:t>12.1.10.2</w:t>
        </w:r>
      </w:ins>
      <w:ins w:id="528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284" w:author="Rev 19 Allen Wirfs-Brock" w:date="2013-09-12T09:51:00Z">
        <w:r>
          <w:rPr>
            <w:lang w:eastAsia="en-US"/>
          </w:rPr>
          <w:fldChar w:fldCharType="separate"/>
        </w:r>
      </w:ins>
      <w:ins w:id="5285" w:author="Rev 19 Allen Wirfs-Brock" w:date="2013-09-27T13:06:00Z">
        <w:r w:rsidR="00460CAC">
          <w:rPr>
            <w:lang w:eastAsia="en-US"/>
          </w:rPr>
          <w:t>12.2.1.2</w:t>
        </w:r>
      </w:ins>
      <w:ins w:id="528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287" w:author="Rev 19 Allen Wirfs-Brock" w:date="2013-09-12T09:51:00Z">
        <w:r>
          <w:rPr>
            <w:lang w:eastAsia="en-US"/>
          </w:rPr>
          <w:fldChar w:fldCharType="separate"/>
        </w:r>
      </w:ins>
      <w:ins w:id="5288" w:author="Rev 19 Allen Wirfs-Brock" w:date="2013-09-27T13:06:00Z">
        <w:r w:rsidR="00460CAC">
          <w:rPr>
            <w:lang w:eastAsia="en-US"/>
          </w:rPr>
          <w:t>12.3.2</w:t>
        </w:r>
      </w:ins>
      <w:ins w:id="528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290" w:author="Rev 19 Allen Wirfs-Brock" w:date="2013-09-12T09:51:00Z">
        <w:r>
          <w:rPr>
            <w:lang w:eastAsia="en-US"/>
          </w:rPr>
          <w:fldChar w:fldCharType="separate"/>
        </w:r>
      </w:ins>
      <w:ins w:id="5291" w:author="Rev 19 Allen Wirfs-Brock" w:date="2013-09-27T13:06:00Z">
        <w:r w:rsidR="00460CAC">
          <w:rPr>
            <w:lang w:eastAsia="en-US"/>
          </w:rPr>
          <w:t>12.4.2</w:t>
        </w:r>
      </w:ins>
      <w:ins w:id="529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293" w:author="Rev 19 Allen Wirfs-Brock" w:date="2013-09-12T09:51:00Z">
        <w:r>
          <w:rPr>
            <w:lang w:eastAsia="en-US"/>
          </w:rPr>
          <w:fldChar w:fldCharType="separate"/>
        </w:r>
      </w:ins>
      <w:ins w:id="5294" w:author="Rev 19 Allen Wirfs-Brock" w:date="2013-09-27T13:06:00Z">
        <w:r w:rsidR="00460CAC">
          <w:rPr>
            <w:lang w:eastAsia="en-US"/>
          </w:rPr>
          <w:t>12.5.1</w:t>
        </w:r>
      </w:ins>
      <w:ins w:id="529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296" w:author="Rev 19 Allen Wirfs-Brock" w:date="2013-09-12T09:51:00Z">
        <w:r>
          <w:rPr>
            <w:lang w:eastAsia="en-US"/>
          </w:rPr>
          <w:fldChar w:fldCharType="separate"/>
        </w:r>
      </w:ins>
      <w:ins w:id="5297" w:author="Rev 19 Allen Wirfs-Brock" w:date="2013-09-27T13:06:00Z">
        <w:r w:rsidR="00460CAC">
          <w:rPr>
            <w:lang w:eastAsia="en-US"/>
          </w:rPr>
          <w:t>12.6.1</w:t>
        </w:r>
      </w:ins>
      <w:ins w:id="529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299" w:author="Rev 19 Allen Wirfs-Brock" w:date="2013-09-12T09:51:00Z">
        <w:r>
          <w:rPr>
            <w:lang w:eastAsia="en-US"/>
          </w:rPr>
          <w:fldChar w:fldCharType="separate"/>
        </w:r>
      </w:ins>
      <w:ins w:id="5300" w:author="Rev 19 Allen Wirfs-Brock" w:date="2013-09-27T13:06:00Z">
        <w:r w:rsidR="00460CAC">
          <w:rPr>
            <w:lang w:eastAsia="en-US"/>
          </w:rPr>
          <w:t>12.7.1</w:t>
        </w:r>
      </w:ins>
      <w:ins w:id="530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302" w:author="Rev 19 Allen Wirfs-Brock" w:date="2013-09-12T09:51:00Z">
        <w:r>
          <w:rPr>
            <w:lang w:eastAsia="en-US"/>
          </w:rPr>
          <w:fldChar w:fldCharType="separate"/>
        </w:r>
      </w:ins>
      <w:ins w:id="5303" w:author="Rev 19 Allen Wirfs-Brock" w:date="2013-09-27T13:06:00Z">
        <w:r w:rsidR="00460CAC">
          <w:rPr>
            <w:lang w:eastAsia="en-US"/>
          </w:rPr>
          <w:t>12.8.1</w:t>
        </w:r>
      </w:ins>
      <w:ins w:id="530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305" w:author="Rev 19 Allen Wirfs-Brock" w:date="2013-09-12T09:51:00Z">
        <w:r>
          <w:rPr>
            <w:lang w:eastAsia="en-US"/>
          </w:rPr>
          <w:fldChar w:fldCharType="separate"/>
        </w:r>
      </w:ins>
      <w:ins w:id="5306" w:author="Rev 19 Allen Wirfs-Brock" w:date="2013-09-27T13:06:00Z">
        <w:r w:rsidR="00460CAC">
          <w:rPr>
            <w:lang w:eastAsia="en-US"/>
          </w:rPr>
          <w:t>12.10.1</w:t>
        </w:r>
      </w:ins>
      <w:ins w:id="530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308" w:author="Rev 19 Allen Wirfs-Brock" w:date="2013-09-12T09:51:00Z">
        <w:r>
          <w:rPr>
            <w:lang w:eastAsia="en-US"/>
          </w:rPr>
          <w:fldChar w:fldCharType="separate"/>
        </w:r>
      </w:ins>
      <w:ins w:id="5309" w:author="Rev 19 Allen Wirfs-Brock" w:date="2013-09-27T13:06:00Z">
        <w:r w:rsidR="00460CAC">
          <w:rPr>
            <w:lang w:eastAsia="en-US"/>
          </w:rPr>
          <w:t>12.11.1</w:t>
        </w:r>
      </w:ins>
      <w:ins w:id="531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311" w:author="Rev 19 Allen Wirfs-Brock" w:date="2013-09-12T09:51:00Z">
        <w:r>
          <w:rPr>
            <w:lang w:eastAsia="en-US"/>
          </w:rPr>
          <w:fldChar w:fldCharType="separate"/>
        </w:r>
      </w:ins>
      <w:ins w:id="5312" w:author="Rev 19 Allen Wirfs-Brock" w:date="2013-09-27T13:06:00Z">
        <w:r w:rsidR="00460CAC">
          <w:rPr>
            <w:lang w:eastAsia="en-US"/>
          </w:rPr>
          <w:t>12.12.1</w:t>
        </w:r>
      </w:ins>
      <w:ins w:id="531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314" w:author="Rev 19 Allen Wirfs-Brock" w:date="2013-09-12T09:51:00Z">
        <w:r>
          <w:rPr>
            <w:lang w:eastAsia="en-US"/>
          </w:rPr>
          <w:fldChar w:fldCharType="separate"/>
        </w:r>
      </w:ins>
      <w:ins w:id="5315" w:author="Rev 19 Allen Wirfs-Brock" w:date="2013-09-27T13:06:00Z">
        <w:r w:rsidR="00460CAC">
          <w:rPr>
            <w:lang w:eastAsia="en-US"/>
          </w:rPr>
          <w:t>12.13.2</w:t>
        </w:r>
      </w:ins>
      <w:ins w:id="531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317" w:author="Rev 19 Allen Wirfs-Brock" w:date="2013-09-12T09:51:00Z">
        <w:r>
          <w:rPr>
            <w:lang w:eastAsia="en-US"/>
          </w:rPr>
          <w:fldChar w:fldCharType="separate"/>
        </w:r>
      </w:ins>
      <w:ins w:id="5318" w:author="Rev 19 Allen Wirfs-Brock" w:date="2013-09-27T13:06:00Z">
        <w:r w:rsidR="00460CAC">
          <w:rPr>
            <w:lang w:eastAsia="en-US"/>
          </w:rPr>
          <w:t>12.14.1</w:t>
        </w:r>
      </w:ins>
      <w:ins w:id="5319" w:author="Rev 19 Allen Wirfs-Brock" w:date="2013-09-12T09:51:00Z">
        <w:r>
          <w:rPr>
            <w:lang w:eastAsia="en-US"/>
          </w:rPr>
          <w:fldChar w:fldCharType="end"/>
        </w:r>
      </w:ins>
    </w:p>
    <w:p w:rsidR="00A97CF5" w:rsidRPr="006B6D0A" w:rsidRDefault="00A97CF5" w:rsidP="00A97CF5">
      <w:pPr>
        <w:pStyle w:val="SyntaxRule"/>
      </w:pPr>
      <w:r w:rsidRPr="003B4312">
        <w:lastRenderedPageBreak/>
        <w:t xml:space="preserve">EqualityExpression </w:t>
      </w:r>
      <w:r w:rsidRPr="008B7F6F">
        <w:rPr>
          <w:rFonts w:ascii="Arial" w:hAnsi="Arial"/>
          <w:b/>
          <w:i w:val="0"/>
        </w:rPr>
        <w:t>:</w:t>
      </w:r>
    </w:p>
    <w:p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rsidR="00B85690" w:rsidRPr="00E77497" w:rsidDel="0067578E" w:rsidRDefault="00B85690">
      <w:pPr>
        <w:pStyle w:val="Heading3"/>
        <w:rPr>
          <w:del w:id="5320" w:author="Rev 19 Allen Wirfs-Brock" w:date="2013-09-11T17:53:00Z"/>
        </w:rPr>
      </w:pPr>
      <w:del w:id="5321" w:author="Rev 19 Allen Wirfs-Brock" w:date="2013-09-11T17:53:00Z">
        <w:r w:rsidRPr="00E77497" w:rsidDel="0067578E">
          <w:delText>Runtime Semantics</w:delText>
        </w:r>
        <w:bookmarkStart w:id="5322" w:name="_Toc368034418"/>
        <w:bookmarkStart w:id="5323" w:name="_Toc368049641"/>
        <w:bookmarkStart w:id="5324" w:name="_Toc368050418"/>
        <w:bookmarkEnd w:id="5322"/>
        <w:bookmarkEnd w:id="5323"/>
        <w:bookmarkEnd w:id="5324"/>
      </w:del>
    </w:p>
    <w:p w:rsidR="00B85690" w:rsidRPr="00E77497" w:rsidRDefault="00B85690" w:rsidP="006A78DC">
      <w:pPr>
        <w:pStyle w:val="Heading3"/>
        <w:rPr>
          <w:rFonts w:ascii="Helvetica" w:hAnsi="Helvetica"/>
        </w:rPr>
      </w:pPr>
      <w:bookmarkStart w:id="5325" w:name="_Toc368050419"/>
      <w:r w:rsidRPr="00E77497">
        <w:rPr>
          <w:rFonts w:ascii="Helvetica" w:hAnsi="Helvetica"/>
        </w:rPr>
        <w:t xml:space="preserve">Runtime Semantics: </w:t>
      </w:r>
      <w:r w:rsidRPr="00E77497">
        <w:rPr>
          <w:rFonts w:ascii="Helvetica" w:hAnsi="Helvetica"/>
          <w:spacing w:val="6"/>
        </w:rPr>
        <w:t>Evaluation</w:t>
      </w:r>
      <w:bookmarkEnd w:id="5325"/>
    </w:p>
    <w:bookmarkEnd w:id="5263"/>
    <w:bookmarkEnd w:id="5264"/>
    <w:bookmarkEnd w:id="5265"/>
    <w:bookmarkEnd w:id="5266"/>
    <w:bookmarkEnd w:id="5267"/>
    <w:bookmarkEnd w:id="5268"/>
    <w:p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3"/>
        </w:numPr>
        <w:contextualSpacing/>
      </w:pPr>
      <w:r>
        <w:t>ReturnIfAbrupt(</w:t>
      </w:r>
      <w:r w:rsidRPr="00342FD6">
        <w:rPr>
          <w:i/>
        </w:rPr>
        <w:t>lval</w:t>
      </w:r>
      <w:r>
        <w:t>).</w:t>
      </w:r>
    </w:p>
    <w:p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3"/>
        </w:numPr>
        <w:contextualSpacing/>
      </w:pPr>
      <w:r>
        <w:t>ReturnIfAbrupt(</w:t>
      </w:r>
      <w:r>
        <w:rPr>
          <w:i/>
        </w:rPr>
        <w:t>rval</w:t>
      </w:r>
      <w:r>
        <w:t>).</w:t>
      </w:r>
    </w:p>
    <w:p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4"/>
        </w:numPr>
        <w:contextualSpacing/>
      </w:pPr>
      <w:r>
        <w:t>ReturnIfAbrupt(</w:t>
      </w:r>
      <w:r w:rsidRPr="00342FD6">
        <w:rPr>
          <w:i/>
        </w:rPr>
        <w:t>lval</w:t>
      </w:r>
      <w:r>
        <w:t>).</w:t>
      </w:r>
    </w:p>
    <w:p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rsidR="00722F95" w:rsidRDefault="0034651E" w:rsidP="00722F95">
      <w:pPr>
        <w:pStyle w:val="Alg4"/>
        <w:numPr>
          <w:ilvl w:val="0"/>
          <w:numId w:val="94"/>
        </w:numPr>
        <w:contextualSpacing/>
      </w:pPr>
      <w:r>
        <w:t>ReturnIfAbrupt(</w:t>
      </w:r>
      <w:r>
        <w:rPr>
          <w:i/>
        </w:rPr>
        <w:t>rval</w:t>
      </w:r>
      <w:r>
        <w:t>).</w:t>
      </w:r>
    </w:p>
    <w:p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5326" w:name="_Ref393523209"/>
      <w:bookmarkStart w:id="5327" w:name="_Toc393690321"/>
      <w:r w:rsidRPr="00E77497">
        <w:t>.</w:t>
      </w:r>
      <w:bookmarkStart w:id="5328" w:name="_Ref424533194"/>
    </w:p>
    <w:p w:rsidR="004C02EF" w:rsidRPr="00B820AB" w:rsidRDefault="004C02EF" w:rsidP="004C02EF">
      <w:bookmarkStart w:id="5329" w:name="_Toc375031190"/>
      <w:bookmarkStart w:id="5330" w:name="_Ref378391680"/>
      <w:bookmarkStart w:id="5331" w:name="_Toc381513703"/>
      <w:bookmarkStart w:id="5332" w:name="_Toc382202865"/>
      <w:bookmarkStart w:id="5333" w:name="_Toc382212225"/>
      <w:bookmarkStart w:id="5334" w:name="_Toc382212654"/>
      <w:bookmarkStart w:id="5335" w:name="_Toc382291570"/>
      <w:bookmarkStart w:id="5336" w:name="_Toc385672219"/>
      <w:bookmarkStart w:id="5337" w:name="_Toc393690322"/>
      <w:bookmarkStart w:id="5338" w:name="_Toc398440770"/>
      <w:bookmarkStart w:id="5339" w:name="_Toc403317150"/>
      <w:bookmarkStart w:id="5340" w:name="_Toc403362705"/>
      <w:bookmarkEnd w:id="5326"/>
      <w:bookmarkEnd w:id="5327"/>
      <w:bookmarkEnd w:id="5328"/>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rsidR="00722F95" w:rsidRDefault="00605DF9" w:rsidP="00722F95">
      <w:pPr>
        <w:pStyle w:val="Alg4"/>
        <w:numPr>
          <w:ilvl w:val="0"/>
          <w:numId w:val="96"/>
        </w:numPr>
        <w:contextualSpacing/>
      </w:pPr>
      <w:r>
        <w:t>ReturnIfAbrupt(</w:t>
      </w:r>
      <w:r>
        <w:rPr>
          <w:i/>
        </w:rPr>
        <w:t>l</w:t>
      </w:r>
      <w:r w:rsidRPr="00ED2E78">
        <w:rPr>
          <w:i/>
        </w:rPr>
        <w:t>val</w:t>
      </w:r>
      <w:r>
        <w:t>)</w:t>
      </w:r>
    </w:p>
    <w:p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6"/>
        </w:numPr>
        <w:contextualSpacing/>
      </w:pPr>
      <w:r>
        <w:t>ReturnIfAbrupt(</w:t>
      </w:r>
      <w:r>
        <w:rPr>
          <w:i/>
        </w:rPr>
        <w:t>rval</w:t>
      </w:r>
      <w:r>
        <w:t>).</w:t>
      </w:r>
    </w:p>
    <w:p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8"/>
        </w:numPr>
        <w:contextualSpacing/>
      </w:pPr>
      <w:r>
        <w:t>ReturnIfAbrupt(</w:t>
      </w:r>
      <w:r w:rsidRPr="00342FD6">
        <w:rPr>
          <w:i/>
        </w:rPr>
        <w:t>lval</w:t>
      </w:r>
      <w:r>
        <w:t>).</w:t>
      </w:r>
    </w:p>
    <w:p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8"/>
        </w:numPr>
        <w:contextualSpacing/>
      </w:pPr>
      <w:r>
        <w:t>ReturnIfAbrupt(</w:t>
      </w:r>
      <w:r>
        <w:rPr>
          <w:i/>
        </w:rPr>
        <w:t>r</w:t>
      </w:r>
      <w:r w:rsidR="0092308F">
        <w:rPr>
          <w:i/>
        </w:rPr>
        <w:t>val</w:t>
      </w:r>
      <w:r>
        <w:t>).</w:t>
      </w:r>
    </w:p>
    <w:p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rsidR="002021D1" w:rsidRPr="00E77497" w:rsidRDefault="002021D1" w:rsidP="002021D1">
      <w:pPr>
        <w:pStyle w:val="Note"/>
        <w:spacing w:after="60"/>
        <w:rPr>
          <w:szCs w:val="18"/>
        </w:rPr>
      </w:pPr>
      <w:bookmarkStart w:id="5341" w:name="_Ref440445026"/>
      <w:bookmarkStart w:id="5342" w:name="_Toc472818867"/>
      <w:bookmarkStart w:id="5343" w:name="_Toc235503441"/>
      <w:bookmarkStart w:id="5344" w:name="_Toc241509216"/>
      <w:bookmarkStart w:id="5345" w:name="_Toc244416703"/>
      <w:bookmarkStart w:id="5346" w:name="_Toc276631067"/>
      <w:bookmarkEnd w:id="5329"/>
      <w:bookmarkEnd w:id="5330"/>
      <w:bookmarkEnd w:id="5331"/>
      <w:bookmarkEnd w:id="5332"/>
      <w:bookmarkEnd w:id="5333"/>
      <w:bookmarkEnd w:id="5334"/>
      <w:bookmarkEnd w:id="5335"/>
      <w:bookmarkEnd w:id="5336"/>
      <w:bookmarkEnd w:id="5337"/>
      <w:bookmarkEnd w:id="5338"/>
      <w:bookmarkEnd w:id="5339"/>
      <w:bookmarkEnd w:id="5340"/>
      <w:r w:rsidRPr="00E77497">
        <w:rPr>
          <w:szCs w:val="18"/>
        </w:rPr>
        <w:t>NOTE 1</w:t>
      </w:r>
      <w:r w:rsidRPr="00E77497">
        <w:rPr>
          <w:szCs w:val="18"/>
        </w:rPr>
        <w:tab/>
        <w:t>Given the above definition of equality:</w:t>
      </w:r>
    </w:p>
    <w:p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2021D1" w:rsidRPr="00E77497" w:rsidRDefault="002021D1" w:rsidP="002021D1">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2021D1" w:rsidRPr="00E77497" w:rsidRDefault="002021D1" w:rsidP="002021D1">
      <w:pPr>
        <w:pStyle w:val="Note"/>
        <w:spacing w:after="60"/>
        <w:contextualSpacing/>
        <w:rPr>
          <w:szCs w:val="18"/>
        </w:rPr>
      </w:pPr>
      <w:r w:rsidRPr="00E77497">
        <w:rPr>
          <w:szCs w:val="18"/>
        </w:rPr>
        <w:t>NOTE 2</w:t>
      </w:r>
      <w:r w:rsidRPr="00E77497">
        <w:rPr>
          <w:szCs w:val="18"/>
        </w:rPr>
        <w:tab/>
        <w:t>The equality operators maintain the following invariants:</w:t>
      </w:r>
    </w:p>
    <w:p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lastRenderedPageBreak/>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rsidR="002021D1" w:rsidRPr="00E77497" w:rsidRDefault="002021D1" w:rsidP="002021D1">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rsidR="002021D1" w:rsidRPr="00E77497" w:rsidRDefault="002021D1" w:rsidP="002021D1">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rsidR="004C02EF" w:rsidRPr="00E77497" w:rsidRDefault="004C02EF" w:rsidP="00D148E9">
      <w:pPr>
        <w:pStyle w:val="Heading2"/>
      </w:pPr>
      <w:bookmarkStart w:id="5347" w:name="_Toc361663241"/>
      <w:bookmarkStart w:id="5348" w:name="_Toc361665084"/>
      <w:bookmarkStart w:id="5349" w:name="_Toc361666924"/>
      <w:bookmarkStart w:id="5350" w:name="_Toc361668753"/>
      <w:bookmarkStart w:id="5351" w:name="_Toc364934775"/>
      <w:bookmarkStart w:id="5352" w:name="_Toc365474019"/>
      <w:bookmarkStart w:id="5353" w:name="_Toc361663249"/>
      <w:bookmarkStart w:id="5354" w:name="_Toc361665092"/>
      <w:bookmarkStart w:id="5355" w:name="_Toc361666932"/>
      <w:bookmarkStart w:id="5356" w:name="_Toc361668761"/>
      <w:bookmarkStart w:id="5357" w:name="_Toc364934783"/>
      <w:bookmarkStart w:id="5358" w:name="_Toc365474027"/>
      <w:bookmarkStart w:id="5359" w:name="_Toc368050420"/>
      <w:bookmarkEnd w:id="5347"/>
      <w:bookmarkEnd w:id="5348"/>
      <w:bookmarkEnd w:id="5349"/>
      <w:bookmarkEnd w:id="5350"/>
      <w:bookmarkEnd w:id="5351"/>
      <w:bookmarkEnd w:id="5352"/>
      <w:bookmarkEnd w:id="5353"/>
      <w:bookmarkEnd w:id="5354"/>
      <w:bookmarkEnd w:id="5355"/>
      <w:bookmarkEnd w:id="5356"/>
      <w:bookmarkEnd w:id="5357"/>
      <w:bookmarkEnd w:id="5358"/>
      <w:r w:rsidRPr="00E77497">
        <w:t>Binary Bitwise Operator</w:t>
      </w:r>
      <w:bookmarkStart w:id="5360" w:name="_Toc382202866"/>
      <w:bookmarkEnd w:id="5360"/>
      <w:r w:rsidRPr="00E77497">
        <w:t>s</w:t>
      </w:r>
      <w:bookmarkEnd w:id="5341"/>
      <w:bookmarkEnd w:id="5342"/>
      <w:bookmarkEnd w:id="5343"/>
      <w:bookmarkEnd w:id="5344"/>
      <w:bookmarkEnd w:id="5345"/>
      <w:bookmarkEnd w:id="5346"/>
      <w:bookmarkEnd w:id="535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BitwiseANDExpression </w:t>
      </w:r>
      <w:r w:rsidRPr="00E77497">
        <w:rPr>
          <w:rFonts w:ascii="Arial" w:hAnsi="Arial"/>
          <w:b/>
          <w:i w:val="0"/>
        </w:rPr>
        <w:t>:</w:t>
      </w:r>
    </w:p>
    <w:p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rsidR="00D00EA4" w:rsidRPr="00E77497" w:rsidRDefault="00D00EA4" w:rsidP="00D00EA4">
      <w:pPr>
        <w:pStyle w:val="SyntaxRule"/>
        <w:rPr>
          <w:ins w:id="5361" w:author="Rev 19 Allen Wirfs-Brock" w:date="2013-09-06T14:28:00Z"/>
        </w:rPr>
      </w:pPr>
      <w:ins w:id="5362" w:author="Rev 19 Allen Wirfs-Brock" w:date="2013-09-06T14:28:00Z">
        <w:r w:rsidRPr="00E77497">
          <w:t xml:space="preserve">BitwiseANDExpressionNoIn </w:t>
        </w:r>
        <w:r w:rsidRPr="00E77497">
          <w:rPr>
            <w:rFonts w:ascii="Arial" w:hAnsi="Arial"/>
            <w:b/>
            <w:i w:val="0"/>
          </w:rPr>
          <w:t>:</w:t>
        </w:r>
      </w:ins>
    </w:p>
    <w:p w:rsidR="00D00EA4" w:rsidRPr="00E77497" w:rsidRDefault="00D00EA4" w:rsidP="00D00EA4">
      <w:pPr>
        <w:pStyle w:val="SyntaxDefinition"/>
        <w:rPr>
          <w:ins w:id="5363" w:author="Rev 19 Allen Wirfs-Brock" w:date="2013-09-06T14:28:00Z"/>
        </w:rPr>
      </w:pPr>
      <w:ins w:id="5364" w:author="Rev 19 Allen Wirfs-Brock" w:date="2013-09-06T14:28:00Z">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ins>
    </w:p>
    <w:p w:rsidR="004C02EF" w:rsidRPr="00E77497" w:rsidRDefault="004C02EF" w:rsidP="004C02EF">
      <w:pPr>
        <w:pStyle w:val="SyntaxRule"/>
      </w:pPr>
      <w:r w:rsidRPr="00E77497">
        <w:t xml:space="preserve">BitwiseXORExpression </w:t>
      </w:r>
      <w:r w:rsidRPr="00E77497">
        <w:rPr>
          <w:rFonts w:ascii="Arial" w:hAnsi="Arial"/>
          <w:b/>
          <w:i w:val="0"/>
        </w:rPr>
        <w:t>:</w:t>
      </w:r>
    </w:p>
    <w:p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D00EA4" w:rsidRPr="00E77497" w:rsidRDefault="00D00EA4" w:rsidP="00D00EA4">
      <w:pPr>
        <w:pStyle w:val="SyntaxRule"/>
        <w:rPr>
          <w:ins w:id="5365" w:author="Rev 19 Allen Wirfs-Brock" w:date="2013-09-06T14:28:00Z"/>
        </w:rPr>
      </w:pPr>
      <w:ins w:id="5366" w:author="Rev 19 Allen Wirfs-Brock" w:date="2013-09-06T14:28:00Z">
        <w:r w:rsidRPr="00E77497">
          <w:t xml:space="preserve">BitwiseXORExpressionNoIn </w:t>
        </w:r>
        <w:r w:rsidRPr="00E77497">
          <w:rPr>
            <w:rFonts w:ascii="Arial" w:hAnsi="Arial"/>
            <w:b/>
            <w:i w:val="0"/>
          </w:rPr>
          <w:t>:</w:t>
        </w:r>
      </w:ins>
    </w:p>
    <w:p w:rsidR="00D00EA4" w:rsidRPr="00E77497" w:rsidRDefault="00D00EA4" w:rsidP="00D00EA4">
      <w:pPr>
        <w:pStyle w:val="SyntaxDefinition"/>
        <w:rPr>
          <w:ins w:id="5367" w:author="Rev 19 Allen Wirfs-Brock" w:date="2013-09-06T14:28:00Z"/>
        </w:rPr>
      </w:pPr>
      <w:ins w:id="5368" w:author="Rev 19 Allen Wirfs-Brock" w:date="2013-09-06T14:28:00Z">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ins>
    </w:p>
    <w:p w:rsidR="004C02EF" w:rsidRPr="00E77497" w:rsidRDefault="004C02EF" w:rsidP="004C02EF">
      <w:pPr>
        <w:pStyle w:val="SyntaxRule"/>
      </w:pPr>
      <w:r w:rsidRPr="00E77497">
        <w:t xml:space="preserve">BitwiseORExpression </w:t>
      </w:r>
      <w:r w:rsidRPr="00E77497">
        <w:rPr>
          <w:rFonts w:ascii="Arial" w:hAnsi="Arial"/>
          <w:b/>
          <w:i w:val="0"/>
        </w:rPr>
        <w:t>:</w:t>
      </w:r>
    </w:p>
    <w:p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D00EA4" w:rsidRPr="00E77497" w:rsidRDefault="00D00EA4" w:rsidP="00D00EA4">
      <w:pPr>
        <w:pStyle w:val="SyntaxRule"/>
        <w:rPr>
          <w:ins w:id="5369" w:author="Rev 19 Allen Wirfs-Brock" w:date="2013-09-06T14:31:00Z"/>
        </w:rPr>
      </w:pPr>
      <w:ins w:id="5370" w:author="Rev 19 Allen Wirfs-Brock" w:date="2013-09-06T14:31:00Z">
        <w:r w:rsidRPr="00E77497">
          <w:t xml:space="preserve">BitwiseORExpressionNoIn </w:t>
        </w:r>
        <w:r w:rsidRPr="00E77497">
          <w:rPr>
            <w:rFonts w:ascii="Arial" w:hAnsi="Arial"/>
            <w:b/>
            <w:i w:val="0"/>
          </w:rPr>
          <w:t>:</w:t>
        </w:r>
      </w:ins>
    </w:p>
    <w:p w:rsidR="00D00EA4" w:rsidRPr="00E77497" w:rsidRDefault="00D00EA4" w:rsidP="00D00EA4">
      <w:pPr>
        <w:pStyle w:val="SyntaxDefinition"/>
        <w:rPr>
          <w:ins w:id="5371" w:author="Rev 19 Allen Wirfs-Brock" w:date="2013-09-06T14:31:00Z"/>
        </w:rPr>
      </w:pPr>
      <w:ins w:id="5372" w:author="Rev 19 Allen Wirfs-Brock" w:date="2013-09-06T14:31:00Z">
        <w:r w:rsidRPr="00E77497">
          <w:t>BitwiseXORExpressionNoIn</w:t>
        </w:r>
        <w:r w:rsidRPr="00E77497">
          <w:br/>
          <w:t xml:space="preserve">BitwiseORExpressionNoIn </w:t>
        </w:r>
        <w:r>
          <w:rPr>
            <w:rFonts w:ascii="Courier New" w:hAnsi="Courier New"/>
            <w:b/>
            <w:i w:val="0"/>
          </w:rPr>
          <w:t>|</w:t>
        </w:r>
        <w:r w:rsidRPr="00E77497">
          <w:t xml:space="preserve"> Bitwise</w:t>
        </w:r>
      </w:ins>
      <w:ins w:id="5373" w:author="Rev 19 Allen Wirfs-Brock" w:date="2013-09-06T14:32:00Z">
        <w:r>
          <w:t>XOR</w:t>
        </w:r>
      </w:ins>
      <w:ins w:id="5374" w:author="Rev 19 Allen Wirfs-Brock" w:date="2013-09-06T14:31:00Z">
        <w:r w:rsidRPr="00E77497">
          <w:t>ExpressionNoIn</w:t>
        </w:r>
      </w:ins>
    </w:p>
    <w:p w:rsidR="00D00EA4" w:rsidRPr="00E77497" w:rsidRDefault="00D00EA4" w:rsidP="00D00EA4">
      <w:pPr>
        <w:rPr>
          <w:ins w:id="5375" w:author="Rev 19 Allen Wirfs-Brock" w:date="2013-09-06T14:33:00Z"/>
        </w:rPr>
      </w:pPr>
      <w:ins w:id="5376" w:author="Rev 19 Allen Wirfs-Brock" w:date="2013-09-06T14:33:00Z">
        <w:r w:rsidRPr="00E77497">
          <w:t xml:space="preserve">The semantics of the </w:t>
        </w:r>
        <w:r>
          <w:rPr>
            <w:rStyle w:val="bnf"/>
          </w:rPr>
          <w:t>Bitwise</w:t>
        </w:r>
        <w:r w:rsidRPr="00E77497">
          <w:rPr>
            <w:rStyle w:val="bnf"/>
          </w:rPr>
          <w:t>ANDExpressionNoIn</w:t>
        </w:r>
      </w:ins>
      <w:ins w:id="5377" w:author="Rev 19 Allen Wirfs-Brock" w:date="2013-09-06T14:34:00Z">
        <w:r>
          <w:rPr>
            <w:rStyle w:val="bnf"/>
            <w:rFonts w:ascii="Arial" w:hAnsi="Arial" w:cs="Arial"/>
            <w:i w:val="0"/>
          </w:rPr>
          <w:t xml:space="preserve">, </w:t>
        </w:r>
        <w:r>
          <w:rPr>
            <w:rStyle w:val="bnf"/>
          </w:rPr>
          <w:t>BitwiseX</w:t>
        </w:r>
        <w:r w:rsidRPr="00E77497">
          <w:rPr>
            <w:rStyle w:val="bnf"/>
          </w:rPr>
          <w:t>ORExpressionNoIn</w:t>
        </w:r>
      </w:ins>
      <w:ins w:id="5378" w:author="Rev 19 Allen Wirfs-Brock" w:date="2013-09-06T14:33:00Z">
        <w:r w:rsidRPr="00E77497">
          <w:t xml:space="preserve"> and </w:t>
        </w:r>
        <w:r>
          <w:rPr>
            <w:rStyle w:val="bnf"/>
          </w:rPr>
          <w:t>Bitwise</w:t>
        </w:r>
        <w:r w:rsidRPr="00E77497">
          <w:rPr>
            <w:rStyle w:val="bnf"/>
          </w:rPr>
          <w:t>ORExpressionNoIn</w:t>
        </w:r>
        <w:r w:rsidRPr="00E77497">
          <w:t xml:space="preserve"> productions are the same as the </w:t>
        </w:r>
      </w:ins>
      <w:ins w:id="5379" w:author="Rev 19 Allen Wirfs-Brock" w:date="2013-09-06T14:35:00Z">
        <w:r>
          <w:rPr>
            <w:rStyle w:val="bnf"/>
          </w:rPr>
          <w:t>Bitwise</w:t>
        </w:r>
      </w:ins>
      <w:ins w:id="5380" w:author="Rev 19 Allen Wirfs-Brock" w:date="2013-09-06T14:33:00Z">
        <w:r w:rsidRPr="00E77497">
          <w:rPr>
            <w:rStyle w:val="bnf"/>
          </w:rPr>
          <w:t>ANDExpression</w:t>
        </w:r>
      </w:ins>
      <w:ins w:id="5381" w:author="Rev 19 Allen Wirfs-Brock" w:date="2013-09-06T14:36:00Z">
        <w:r>
          <w:rPr>
            <w:rStyle w:val="bnf"/>
            <w:rFonts w:ascii="Arial" w:hAnsi="Arial" w:cs="Arial"/>
            <w:i w:val="0"/>
          </w:rPr>
          <w:t xml:space="preserve">, </w:t>
        </w:r>
        <w:r>
          <w:rPr>
            <w:rStyle w:val="bnf"/>
          </w:rPr>
          <w:t>BitwiseX</w:t>
        </w:r>
        <w:r w:rsidRPr="00E77497">
          <w:rPr>
            <w:rStyle w:val="bnf"/>
          </w:rPr>
          <w:t>ORExpression</w:t>
        </w:r>
      </w:ins>
      <w:ins w:id="5382" w:author="Rev 19 Allen Wirfs-Brock" w:date="2013-09-06T14:33:00Z">
        <w:r w:rsidRPr="00E77497">
          <w:t xml:space="preserve"> and </w:t>
        </w:r>
      </w:ins>
      <w:ins w:id="5383" w:author="Rev 19 Allen Wirfs-Brock" w:date="2013-09-06T14:35:00Z">
        <w:r>
          <w:rPr>
            <w:rStyle w:val="bnf"/>
          </w:rPr>
          <w:t>Bitwise</w:t>
        </w:r>
      </w:ins>
      <w:ins w:id="5384" w:author="Rev 19 Allen Wirfs-Brock" w:date="2013-09-06T14:33:00Z">
        <w:r w:rsidRPr="00E77497">
          <w:rPr>
            <w:rStyle w:val="bnf"/>
          </w:rPr>
          <w:t>ORExpression</w:t>
        </w:r>
        <w:r w:rsidRPr="00E77497">
          <w:t xml:space="preserve"> productions except that the contained </w:t>
        </w:r>
      </w:ins>
      <w:ins w:id="5385" w:author="Rev 19 Allen Wirfs-Brock" w:date="2013-09-06T14:37:00Z">
        <w:r w:rsidRPr="00D00EA4">
          <w:rPr>
            <w:rStyle w:val="bnf"/>
          </w:rPr>
          <w:t>Equality</w:t>
        </w:r>
      </w:ins>
      <w:ins w:id="5386" w:author="Rev 19 Allen Wirfs-Brock" w:date="2013-09-06T14:33:00Z">
        <w:r w:rsidRPr="00E77497">
          <w:rPr>
            <w:rStyle w:val="bnf"/>
          </w:rPr>
          <w:t>ExpressionNoIn</w:t>
        </w:r>
      </w:ins>
      <w:ins w:id="5387" w:author="Rev 19 Allen Wirfs-Brock" w:date="2013-09-06T14:39:00Z">
        <w:r w:rsidRPr="00E77497">
          <w:t xml:space="preserve">, </w:t>
        </w:r>
        <w:r w:rsidRPr="00E77497">
          <w:rPr>
            <w:rStyle w:val="bnf"/>
          </w:rPr>
          <w:t>Bitwise</w:t>
        </w:r>
        <w:r>
          <w:rPr>
            <w:rStyle w:val="bnf"/>
          </w:rPr>
          <w:t>And</w:t>
        </w:r>
        <w:r w:rsidRPr="00E77497">
          <w:rPr>
            <w:rStyle w:val="bnf"/>
          </w:rPr>
          <w:t>ExpressionNoIn</w:t>
        </w:r>
      </w:ins>
      <w:ins w:id="5388" w:author="Rev 19 Allen Wirfs-Brock" w:date="2013-09-06T14:33:00Z">
        <w:r w:rsidRPr="00E77497">
          <w:t xml:space="preserve">, </w:t>
        </w:r>
        <w:r w:rsidRPr="00E77497">
          <w:rPr>
            <w:rStyle w:val="bnf"/>
          </w:rPr>
          <w:t>BitwiseORExpressionNoIn</w:t>
        </w:r>
        <w:r w:rsidRPr="00E77497">
          <w:t xml:space="preserve"> and </w:t>
        </w:r>
      </w:ins>
      <w:ins w:id="5389" w:author="Rev 19 Allen Wirfs-Brock" w:date="2013-09-06T14:40:00Z">
        <w:r w:rsidRPr="00E77497">
          <w:rPr>
            <w:rStyle w:val="bnf"/>
          </w:rPr>
          <w:t>Bitwise</w:t>
        </w:r>
        <w:r>
          <w:rPr>
            <w:rStyle w:val="bnf"/>
          </w:rPr>
          <w:t>X</w:t>
        </w:r>
        <w:r w:rsidRPr="00E77497">
          <w:rPr>
            <w:rStyle w:val="bnf"/>
          </w:rPr>
          <w:t>OR</w:t>
        </w:r>
      </w:ins>
      <w:ins w:id="5390" w:author="Rev 19 Allen Wirfs-Brock" w:date="2013-09-06T14:33:00Z">
        <w:r w:rsidRPr="00E77497">
          <w:rPr>
            <w:rStyle w:val="bnf"/>
          </w:rPr>
          <w:t>ExpressionNoIn</w:t>
        </w:r>
        <w:r w:rsidRPr="00E77497">
          <w:t xml:space="preserve"> are used in place of the contained </w:t>
        </w:r>
      </w:ins>
      <w:ins w:id="5391" w:author="Rev 19 Allen Wirfs-Brock" w:date="2013-09-06T14:41:00Z">
        <w:r w:rsidRPr="00D00EA4">
          <w:rPr>
            <w:rStyle w:val="bnf"/>
          </w:rPr>
          <w:t>Equality</w:t>
        </w:r>
        <w:r w:rsidRPr="00E77497">
          <w:rPr>
            <w:rStyle w:val="bnf"/>
          </w:rPr>
          <w:t>Expression</w:t>
        </w:r>
        <w:r w:rsidRPr="00E77497">
          <w:t xml:space="preserve">, </w:t>
        </w:r>
        <w:r w:rsidRPr="00E77497">
          <w:rPr>
            <w:rStyle w:val="bnf"/>
          </w:rPr>
          <w:t>Bitwise</w:t>
        </w:r>
        <w:r>
          <w:rPr>
            <w:rStyle w:val="bnf"/>
          </w:rPr>
          <w:t>And</w:t>
        </w:r>
        <w:r w:rsidRPr="00E77497">
          <w:rPr>
            <w:rStyle w:val="bnf"/>
          </w:rPr>
          <w:t>Expression</w:t>
        </w:r>
        <w:r w:rsidRPr="00E77497">
          <w:t xml:space="preserve">, </w:t>
        </w:r>
        <w:r w:rsidRPr="00E77497">
          <w:rPr>
            <w:rStyle w:val="bnf"/>
          </w:rPr>
          <w:t>BitwiseORExpression</w:t>
        </w:r>
        <w:r w:rsidRPr="00E77497">
          <w:t xml:space="preserve"> and </w:t>
        </w:r>
        <w:r w:rsidRPr="00E77497">
          <w:rPr>
            <w:rStyle w:val="bnf"/>
          </w:rPr>
          <w:t>Bitwise</w:t>
        </w:r>
        <w:r>
          <w:rPr>
            <w:rStyle w:val="bnf"/>
          </w:rPr>
          <w:t>X</w:t>
        </w:r>
        <w:r w:rsidRPr="00E77497">
          <w:rPr>
            <w:rStyle w:val="bnf"/>
          </w:rPr>
          <w:t>ORExpression</w:t>
        </w:r>
      </w:ins>
      <w:ins w:id="5392" w:author="Rev 19 Allen Wirfs-Brock" w:date="2013-09-06T14:33:00Z">
        <w:r w:rsidRPr="00E77497">
          <w:t>, respectively.</w:t>
        </w:r>
      </w:ins>
    </w:p>
    <w:p w:rsidR="00A97CF5" w:rsidRPr="00E77497" w:rsidRDefault="00A97CF5" w:rsidP="006A78DC">
      <w:pPr>
        <w:pStyle w:val="Heading3"/>
      </w:pPr>
      <w:bookmarkStart w:id="5393" w:name="_Ref366742141"/>
      <w:bookmarkStart w:id="5394" w:name="_Toc368050421"/>
      <w:r w:rsidRPr="00E77497">
        <w:t xml:space="preserve">Static Semantics:  </w:t>
      </w:r>
      <w:r w:rsidRPr="00BD6E56">
        <w:rPr>
          <w:lang w:eastAsia="en-US"/>
        </w:rPr>
        <w:t>IsValidSimpleAssignmentTarget</w:t>
      </w:r>
      <w:bookmarkEnd w:id="5393"/>
      <w:bookmarkEnd w:id="5394"/>
    </w:p>
    <w:p w:rsidR="002E15BF" w:rsidRPr="00C81794" w:rsidRDefault="002E15BF" w:rsidP="002E15BF">
      <w:pPr>
        <w:rPr>
          <w:ins w:id="5395" w:author="Rev 19 Allen Wirfs-Brock" w:date="2013-09-12T09:52:00Z"/>
          <w:lang w:eastAsia="en-US"/>
        </w:rPr>
      </w:pPr>
      <w:ins w:id="5396"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397" w:author="Rev 19 Allen Wirfs-Brock" w:date="2013-09-12T09:52:00Z">
        <w:r>
          <w:rPr>
            <w:lang w:eastAsia="en-US"/>
          </w:rPr>
          <w:fldChar w:fldCharType="separate"/>
        </w:r>
      </w:ins>
      <w:ins w:id="5398" w:author="Rev 19 Allen Wirfs-Brock" w:date="2013-09-27T13:06:00Z">
        <w:r w:rsidR="00460CAC">
          <w:rPr>
            <w:lang w:eastAsia="en-US"/>
          </w:rPr>
          <w:t>12.1.0.2</w:t>
        </w:r>
      </w:ins>
      <w:ins w:id="539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400" w:author="Rev 19 Allen Wirfs-Brock" w:date="2013-09-12T09:52:00Z">
        <w:r>
          <w:rPr>
            <w:lang w:eastAsia="en-US"/>
          </w:rPr>
          <w:fldChar w:fldCharType="separate"/>
        </w:r>
      </w:ins>
      <w:ins w:id="5401" w:author="Rev 19 Allen Wirfs-Brock" w:date="2013-09-27T13:06:00Z">
        <w:r w:rsidR="00460CAC">
          <w:rPr>
            <w:lang w:eastAsia="en-US"/>
          </w:rPr>
          <w:t>12.1.10.2</w:t>
        </w:r>
      </w:ins>
      <w:ins w:id="540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403" w:author="Rev 19 Allen Wirfs-Brock" w:date="2013-09-12T09:52:00Z">
        <w:r>
          <w:rPr>
            <w:lang w:eastAsia="en-US"/>
          </w:rPr>
          <w:fldChar w:fldCharType="separate"/>
        </w:r>
      </w:ins>
      <w:ins w:id="5404" w:author="Rev 19 Allen Wirfs-Brock" w:date="2013-09-27T13:06:00Z">
        <w:r w:rsidR="00460CAC">
          <w:rPr>
            <w:lang w:eastAsia="en-US"/>
          </w:rPr>
          <w:t>12.2.1.2</w:t>
        </w:r>
      </w:ins>
      <w:ins w:id="540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406" w:author="Rev 19 Allen Wirfs-Brock" w:date="2013-09-12T09:52:00Z">
        <w:r>
          <w:rPr>
            <w:lang w:eastAsia="en-US"/>
          </w:rPr>
          <w:fldChar w:fldCharType="separate"/>
        </w:r>
      </w:ins>
      <w:ins w:id="5407" w:author="Rev 19 Allen Wirfs-Brock" w:date="2013-09-27T13:06:00Z">
        <w:r w:rsidR="00460CAC">
          <w:rPr>
            <w:lang w:eastAsia="en-US"/>
          </w:rPr>
          <w:t>12.3.2</w:t>
        </w:r>
      </w:ins>
      <w:ins w:id="540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409" w:author="Rev 19 Allen Wirfs-Brock" w:date="2013-09-12T09:52:00Z">
        <w:r>
          <w:rPr>
            <w:lang w:eastAsia="en-US"/>
          </w:rPr>
          <w:fldChar w:fldCharType="separate"/>
        </w:r>
      </w:ins>
      <w:ins w:id="5410" w:author="Rev 19 Allen Wirfs-Brock" w:date="2013-09-27T13:06:00Z">
        <w:r w:rsidR="00460CAC">
          <w:rPr>
            <w:lang w:eastAsia="en-US"/>
          </w:rPr>
          <w:t>12.4.2</w:t>
        </w:r>
      </w:ins>
      <w:ins w:id="541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412" w:author="Rev 19 Allen Wirfs-Brock" w:date="2013-09-12T09:52:00Z">
        <w:r>
          <w:rPr>
            <w:lang w:eastAsia="en-US"/>
          </w:rPr>
          <w:fldChar w:fldCharType="separate"/>
        </w:r>
      </w:ins>
      <w:ins w:id="5413" w:author="Rev 19 Allen Wirfs-Brock" w:date="2013-09-27T13:06:00Z">
        <w:r w:rsidR="00460CAC">
          <w:rPr>
            <w:lang w:eastAsia="en-US"/>
          </w:rPr>
          <w:t>12.5.1</w:t>
        </w:r>
      </w:ins>
      <w:ins w:id="541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415" w:author="Rev 19 Allen Wirfs-Brock" w:date="2013-09-12T09:52:00Z">
        <w:r>
          <w:rPr>
            <w:lang w:eastAsia="en-US"/>
          </w:rPr>
          <w:fldChar w:fldCharType="separate"/>
        </w:r>
      </w:ins>
      <w:ins w:id="5416" w:author="Rev 19 Allen Wirfs-Brock" w:date="2013-09-27T13:06:00Z">
        <w:r w:rsidR="00460CAC">
          <w:rPr>
            <w:lang w:eastAsia="en-US"/>
          </w:rPr>
          <w:t>12.6.1</w:t>
        </w:r>
      </w:ins>
      <w:ins w:id="541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418" w:author="Rev 19 Allen Wirfs-Brock" w:date="2013-09-12T09:52:00Z">
        <w:r>
          <w:rPr>
            <w:lang w:eastAsia="en-US"/>
          </w:rPr>
          <w:fldChar w:fldCharType="separate"/>
        </w:r>
      </w:ins>
      <w:ins w:id="5419" w:author="Rev 19 Allen Wirfs-Brock" w:date="2013-09-27T13:06:00Z">
        <w:r w:rsidR="00460CAC">
          <w:rPr>
            <w:lang w:eastAsia="en-US"/>
          </w:rPr>
          <w:t>12.7.1</w:t>
        </w:r>
      </w:ins>
      <w:ins w:id="542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421" w:author="Rev 19 Allen Wirfs-Brock" w:date="2013-09-12T09:52:00Z">
        <w:r>
          <w:rPr>
            <w:lang w:eastAsia="en-US"/>
          </w:rPr>
          <w:fldChar w:fldCharType="separate"/>
        </w:r>
      </w:ins>
      <w:ins w:id="5422" w:author="Rev 19 Allen Wirfs-Brock" w:date="2013-09-27T13:06:00Z">
        <w:r w:rsidR="00460CAC">
          <w:rPr>
            <w:lang w:eastAsia="en-US"/>
          </w:rPr>
          <w:t>12.8.1</w:t>
        </w:r>
      </w:ins>
      <w:ins w:id="542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424" w:author="Rev 19 Allen Wirfs-Brock" w:date="2013-09-12T09:52:00Z">
        <w:r>
          <w:rPr>
            <w:lang w:eastAsia="en-US"/>
          </w:rPr>
          <w:fldChar w:fldCharType="separate"/>
        </w:r>
      </w:ins>
      <w:ins w:id="5425" w:author="Rev 19 Allen Wirfs-Brock" w:date="2013-09-27T13:06:00Z">
        <w:r w:rsidR="00460CAC">
          <w:rPr>
            <w:lang w:eastAsia="en-US"/>
          </w:rPr>
          <w:t>12.9.1</w:t>
        </w:r>
      </w:ins>
      <w:ins w:id="542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427" w:author="Rev 19 Allen Wirfs-Brock" w:date="2013-09-12T09:52:00Z">
        <w:r>
          <w:rPr>
            <w:lang w:eastAsia="en-US"/>
          </w:rPr>
          <w:fldChar w:fldCharType="separate"/>
        </w:r>
      </w:ins>
      <w:ins w:id="5428" w:author="Rev 19 Allen Wirfs-Brock" w:date="2013-09-27T13:06:00Z">
        <w:r w:rsidR="00460CAC">
          <w:rPr>
            <w:lang w:eastAsia="en-US"/>
          </w:rPr>
          <w:t>12.11.1</w:t>
        </w:r>
      </w:ins>
      <w:ins w:id="542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430" w:author="Rev 19 Allen Wirfs-Brock" w:date="2013-09-12T09:52:00Z">
        <w:r>
          <w:rPr>
            <w:lang w:eastAsia="en-US"/>
          </w:rPr>
          <w:fldChar w:fldCharType="separate"/>
        </w:r>
      </w:ins>
      <w:ins w:id="5431" w:author="Rev 19 Allen Wirfs-Brock" w:date="2013-09-27T13:06:00Z">
        <w:r w:rsidR="00460CAC">
          <w:rPr>
            <w:lang w:eastAsia="en-US"/>
          </w:rPr>
          <w:t>12.12.1</w:t>
        </w:r>
      </w:ins>
      <w:ins w:id="543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433" w:author="Rev 19 Allen Wirfs-Brock" w:date="2013-09-12T09:52:00Z">
        <w:r>
          <w:rPr>
            <w:lang w:eastAsia="en-US"/>
          </w:rPr>
          <w:fldChar w:fldCharType="separate"/>
        </w:r>
      </w:ins>
      <w:ins w:id="5434" w:author="Rev 19 Allen Wirfs-Brock" w:date="2013-09-27T13:06:00Z">
        <w:r w:rsidR="00460CAC">
          <w:rPr>
            <w:lang w:eastAsia="en-US"/>
          </w:rPr>
          <w:t>12.13.2</w:t>
        </w:r>
      </w:ins>
      <w:ins w:id="543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436" w:author="Rev 19 Allen Wirfs-Brock" w:date="2013-09-12T09:52:00Z">
        <w:r>
          <w:rPr>
            <w:lang w:eastAsia="en-US"/>
          </w:rPr>
          <w:fldChar w:fldCharType="separate"/>
        </w:r>
      </w:ins>
      <w:ins w:id="5437" w:author="Rev 19 Allen Wirfs-Brock" w:date="2013-09-27T13:06:00Z">
        <w:r w:rsidR="00460CAC">
          <w:rPr>
            <w:lang w:eastAsia="en-US"/>
          </w:rPr>
          <w:t>12.14.1</w:t>
        </w:r>
      </w:ins>
      <w:ins w:id="5438" w:author="Rev 19 Allen Wirfs-Brock" w:date="2013-09-12T09:52:00Z">
        <w:r>
          <w:rPr>
            <w:lang w:eastAsia="en-US"/>
          </w:rPr>
          <w:fldChar w:fldCharType="end"/>
        </w:r>
      </w:ins>
    </w:p>
    <w:p w:rsidR="00A97CF5" w:rsidRPr="00E77497" w:rsidRDefault="00A97CF5" w:rsidP="00A97CF5">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rsidR="009A2F70" w:rsidRPr="00E77497" w:rsidRDefault="009A2F70" w:rsidP="006A78DC">
      <w:pPr>
        <w:pStyle w:val="Heading3"/>
      </w:pPr>
      <w:bookmarkStart w:id="5439" w:name="_Toc368050422"/>
      <w:r w:rsidRPr="00E77497">
        <w:lastRenderedPageBreak/>
        <w:t xml:space="preserve">Runtime Semantics: </w:t>
      </w:r>
      <w:r w:rsidRPr="00E77497">
        <w:rPr>
          <w:spacing w:val="6"/>
        </w:rPr>
        <w:t>Evaluation</w:t>
      </w:r>
      <w:bookmarkEnd w:id="5439"/>
    </w:p>
    <w:p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5440" w:name="_Toc382212655"/>
    </w:p>
    <w:p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5440"/>
      <w:r w:rsidRPr="00E77497">
        <w:t>.</w:t>
      </w:r>
      <w:bookmarkStart w:id="5441" w:name="_Toc382212656"/>
    </w:p>
    <w:p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5442" w:name="_Toc382212657"/>
      <w:bookmarkEnd w:id="5441"/>
    </w:p>
    <w:p w:rsidR="00722F95" w:rsidRDefault="0056239B" w:rsidP="00722F95">
      <w:pPr>
        <w:pStyle w:val="Alg4"/>
        <w:numPr>
          <w:ilvl w:val="0"/>
          <w:numId w:val="99"/>
        </w:numPr>
        <w:contextualSpacing/>
      </w:pPr>
      <w:r>
        <w:t>ReturnIfAbrupt(</w:t>
      </w:r>
      <w:r w:rsidRPr="00342FD6">
        <w:rPr>
          <w:i/>
        </w:rPr>
        <w:t>lval</w:t>
      </w:r>
      <w:r>
        <w:t>).</w:t>
      </w:r>
    </w:p>
    <w:p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5442"/>
      <w:r w:rsidRPr="00E77497">
        <w:t>.</w:t>
      </w:r>
      <w:bookmarkStart w:id="5443" w:name="_Toc382212658"/>
    </w:p>
    <w:p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5444" w:name="_Toc382212659"/>
      <w:bookmarkEnd w:id="5443"/>
    </w:p>
    <w:p w:rsidR="00722F95" w:rsidRDefault="0056239B" w:rsidP="00722F95">
      <w:pPr>
        <w:pStyle w:val="Alg4"/>
        <w:numPr>
          <w:ilvl w:val="0"/>
          <w:numId w:val="99"/>
        </w:numPr>
        <w:contextualSpacing/>
      </w:pPr>
      <w:r>
        <w:t>ReturnIfAbrupt(</w:t>
      </w:r>
      <w:r>
        <w:rPr>
          <w:i/>
        </w:rPr>
        <w:t>r</w:t>
      </w:r>
      <w:r w:rsidRPr="00ED2E78">
        <w:rPr>
          <w:i/>
        </w:rPr>
        <w:t>val</w:t>
      </w:r>
      <w:r>
        <w:t>).</w:t>
      </w:r>
    </w:p>
    <w:p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5445" w:name="_Toc382212660"/>
      <w:bookmarkEnd w:id="5444"/>
    </w:p>
    <w:p w:rsidR="00CB6687" w:rsidRDefault="0056239B" w:rsidP="00CB6687">
      <w:pPr>
        <w:pStyle w:val="Alg4"/>
        <w:numPr>
          <w:ilvl w:val="0"/>
          <w:numId w:val="99"/>
        </w:numPr>
        <w:contextualSpacing/>
      </w:pPr>
      <w:r>
        <w:t>ReturnIfAbrupt(</w:t>
      </w:r>
      <w:r>
        <w:rPr>
          <w:i/>
        </w:rPr>
        <w:t>lnum</w:t>
      </w:r>
      <w:r>
        <w:t>).</w:t>
      </w:r>
    </w:p>
    <w:p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5446" w:name="_Toc382212661"/>
      <w:bookmarkEnd w:id="5445"/>
    </w:p>
    <w:p w:rsidR="00CB6687" w:rsidRDefault="0056239B" w:rsidP="00CB6687">
      <w:pPr>
        <w:pStyle w:val="Alg4"/>
        <w:numPr>
          <w:ilvl w:val="0"/>
          <w:numId w:val="99"/>
        </w:numPr>
        <w:contextualSpacing/>
      </w:pPr>
      <w:r>
        <w:t>ReturnIfAbrupt(</w:t>
      </w:r>
      <w:r>
        <w:rPr>
          <w:i/>
        </w:rPr>
        <w:t>rnum</w:t>
      </w:r>
      <w:r>
        <w:t>).</w:t>
      </w:r>
    </w:p>
    <w:p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5446"/>
      <w:r w:rsidRPr="00E77497">
        <w:t>.</w:t>
      </w:r>
      <w:bookmarkStart w:id="5447" w:name="_Toc382212662"/>
    </w:p>
    <w:p w:rsidR="004C02EF" w:rsidRPr="00E77497" w:rsidRDefault="004C02EF" w:rsidP="00D148E9">
      <w:pPr>
        <w:pStyle w:val="Heading2"/>
      </w:pPr>
      <w:bookmarkStart w:id="5448" w:name="_Toc375031191"/>
      <w:bookmarkStart w:id="5449" w:name="_Ref381090012"/>
      <w:bookmarkStart w:id="5450" w:name="_Toc381513704"/>
      <w:bookmarkStart w:id="5451" w:name="_Toc382202867"/>
      <w:bookmarkStart w:id="5452" w:name="_Toc382212226"/>
      <w:bookmarkStart w:id="5453" w:name="_Toc382212663"/>
      <w:bookmarkStart w:id="5454" w:name="_Toc382291571"/>
      <w:bookmarkStart w:id="5455" w:name="_Toc385672220"/>
      <w:bookmarkStart w:id="5456" w:name="_Toc393690323"/>
      <w:bookmarkStart w:id="5457" w:name="_Ref440445041"/>
      <w:bookmarkStart w:id="5458" w:name="_Toc472818868"/>
      <w:bookmarkStart w:id="5459" w:name="_Toc235503442"/>
      <w:bookmarkStart w:id="5460" w:name="_Toc241509217"/>
      <w:bookmarkStart w:id="5461" w:name="_Toc244416704"/>
      <w:bookmarkStart w:id="5462" w:name="_Toc276631068"/>
      <w:bookmarkStart w:id="5463" w:name="_Toc368050423"/>
      <w:bookmarkEnd w:id="5447"/>
      <w:r w:rsidRPr="00E77497">
        <w:t>Binary Logical Operator</w:t>
      </w:r>
      <w:bookmarkStart w:id="5464" w:name="_Toc382202868"/>
      <w:bookmarkEnd w:id="5448"/>
      <w:bookmarkEnd w:id="5449"/>
      <w:bookmarkEnd w:id="5450"/>
      <w:bookmarkEnd w:id="5451"/>
      <w:bookmarkEnd w:id="5452"/>
      <w:bookmarkEnd w:id="5453"/>
      <w:bookmarkEnd w:id="5454"/>
      <w:bookmarkEnd w:id="5455"/>
      <w:bookmarkEnd w:id="5456"/>
      <w:bookmarkEnd w:id="5464"/>
      <w:r w:rsidRPr="00E77497">
        <w:t>s</w:t>
      </w:r>
      <w:bookmarkEnd w:id="5457"/>
      <w:bookmarkEnd w:id="5458"/>
      <w:bookmarkEnd w:id="5459"/>
      <w:bookmarkEnd w:id="5460"/>
      <w:bookmarkEnd w:id="5461"/>
      <w:bookmarkEnd w:id="5462"/>
      <w:bookmarkEnd w:id="5463"/>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233D6B" w:rsidRPr="00E77497" w:rsidRDefault="00233D6B" w:rsidP="00233D6B">
      <w:pPr>
        <w:pStyle w:val="SyntaxRule"/>
        <w:rPr>
          <w:ins w:id="5465" w:author="Rev 19 Allen Wirfs-Brock" w:date="2013-09-06T14:43:00Z"/>
          <w:rFonts w:ascii="Arial" w:hAnsi="Arial"/>
        </w:rPr>
      </w:pPr>
      <w:ins w:id="5466" w:author="Rev 19 Allen Wirfs-Brock" w:date="2013-09-06T14:43:00Z">
        <w:r w:rsidRPr="00E77497">
          <w:t>LogicalANDExpressionNoIn</w:t>
        </w:r>
        <w:r w:rsidRPr="00E77497">
          <w:rPr>
            <w:rFonts w:ascii="Arial" w:hAnsi="Arial"/>
          </w:rPr>
          <w:t xml:space="preserve"> </w:t>
        </w:r>
        <w:r w:rsidRPr="00E77497">
          <w:rPr>
            <w:rFonts w:ascii="Arial" w:hAnsi="Arial"/>
            <w:b/>
            <w:i w:val="0"/>
          </w:rPr>
          <w:t>:</w:t>
        </w:r>
      </w:ins>
    </w:p>
    <w:p w:rsidR="00233D6B" w:rsidRPr="00E77497" w:rsidRDefault="00233D6B" w:rsidP="00233D6B">
      <w:pPr>
        <w:pStyle w:val="SyntaxDefinition"/>
        <w:rPr>
          <w:ins w:id="5467" w:author="Rev 19 Allen Wirfs-Brock" w:date="2013-09-06T14:43:00Z"/>
          <w:rFonts w:ascii="Arial" w:hAnsi="Arial"/>
        </w:rPr>
      </w:pPr>
      <w:ins w:id="5468" w:author="Rev 19 Allen Wirfs-Brock" w:date="2013-09-06T14:43:00Z">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ins>
    </w:p>
    <w:p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233D6B" w:rsidRPr="00E77497" w:rsidRDefault="00233D6B" w:rsidP="00233D6B">
      <w:pPr>
        <w:pStyle w:val="SyntaxRule"/>
        <w:rPr>
          <w:ins w:id="5469" w:author="Rev 19 Allen Wirfs-Brock" w:date="2013-09-06T14:43:00Z"/>
          <w:rFonts w:ascii="Arial" w:hAnsi="Arial"/>
        </w:rPr>
      </w:pPr>
      <w:ins w:id="5470" w:author="Rev 19 Allen Wirfs-Brock" w:date="2013-09-06T14:43:00Z">
        <w:r w:rsidRPr="00E77497">
          <w:t>LogicalORExpressionNoIn</w:t>
        </w:r>
        <w:r w:rsidRPr="00E77497">
          <w:rPr>
            <w:rFonts w:ascii="Arial" w:hAnsi="Arial"/>
          </w:rPr>
          <w:t xml:space="preserve"> </w:t>
        </w:r>
        <w:r w:rsidRPr="00E77497">
          <w:rPr>
            <w:rFonts w:ascii="Arial" w:hAnsi="Arial"/>
            <w:b/>
            <w:i w:val="0"/>
          </w:rPr>
          <w:t>:</w:t>
        </w:r>
      </w:ins>
    </w:p>
    <w:p w:rsidR="00233D6B" w:rsidRPr="00E77497" w:rsidRDefault="00233D6B" w:rsidP="00233D6B">
      <w:pPr>
        <w:pStyle w:val="SyntaxDefinition"/>
        <w:rPr>
          <w:ins w:id="5471" w:author="Rev 19 Allen Wirfs-Brock" w:date="2013-09-06T14:43:00Z"/>
          <w:rFonts w:ascii="Arial" w:hAnsi="Arial"/>
        </w:rPr>
      </w:pPr>
      <w:ins w:id="5472" w:author="Rev 19 Allen Wirfs-Brock" w:date="2013-09-06T14:43:00Z">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ins>
    </w:p>
    <w:p w:rsidR="00233D6B" w:rsidRPr="00E77497" w:rsidRDefault="00233D6B" w:rsidP="00233D6B">
      <w:pPr>
        <w:rPr>
          <w:ins w:id="5473" w:author="Rev 19 Allen Wirfs-Brock" w:date="2013-09-06T14:43:00Z"/>
        </w:rPr>
      </w:pPr>
      <w:ins w:id="5474" w:author="Rev 19 Allen Wirfs-Brock" w:date="2013-09-06T14:43:00Z">
        <w:r w:rsidRPr="00E77497">
          <w:t xml:space="preserve">The semantics of the </w:t>
        </w:r>
        <w:r w:rsidRPr="00E77497">
          <w:rPr>
            <w:rStyle w:val="bnf"/>
          </w:rPr>
          <w:t>LogicalANDExpressionNoIn</w:t>
        </w:r>
        <w:r w:rsidRPr="00E77497">
          <w:t xml:space="preserve"> and </w:t>
        </w:r>
        <w:r w:rsidRPr="00E77497">
          <w:rPr>
            <w:rStyle w:val="bnf"/>
          </w:rPr>
          <w:t>LogicalORExpressionNoIn</w:t>
        </w:r>
        <w:r w:rsidRPr="00E77497">
          <w:t xml:space="preserve"> productions are the same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used in place 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ins>
    </w:p>
    <w:p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rsidR="008625A5" w:rsidRPr="00E77497" w:rsidRDefault="008625A5" w:rsidP="006A78DC">
      <w:pPr>
        <w:pStyle w:val="Heading3"/>
      </w:pPr>
      <w:bookmarkStart w:id="5475" w:name="_Ref366742156"/>
      <w:bookmarkStart w:id="5476" w:name="_Toc368050424"/>
      <w:r w:rsidRPr="00E77497">
        <w:t xml:space="preserve">Static Semantics:  </w:t>
      </w:r>
      <w:r w:rsidRPr="00BD6E56">
        <w:rPr>
          <w:lang w:eastAsia="en-US"/>
        </w:rPr>
        <w:t>IsValidSimpleAssignmentTarget</w:t>
      </w:r>
      <w:bookmarkEnd w:id="5475"/>
      <w:bookmarkEnd w:id="5476"/>
    </w:p>
    <w:p w:rsidR="002E15BF" w:rsidRPr="00C81794" w:rsidRDefault="002E15BF" w:rsidP="002E15BF">
      <w:pPr>
        <w:rPr>
          <w:ins w:id="5477" w:author="Rev 19 Allen Wirfs-Brock" w:date="2013-09-12T09:52:00Z"/>
          <w:lang w:eastAsia="en-US"/>
        </w:rPr>
      </w:pPr>
      <w:ins w:id="5478"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479" w:author="Rev 19 Allen Wirfs-Brock" w:date="2013-09-12T09:52:00Z">
        <w:r>
          <w:rPr>
            <w:lang w:eastAsia="en-US"/>
          </w:rPr>
          <w:fldChar w:fldCharType="separate"/>
        </w:r>
      </w:ins>
      <w:ins w:id="5480" w:author="Rev 19 Allen Wirfs-Brock" w:date="2013-09-27T13:06:00Z">
        <w:r w:rsidR="00460CAC">
          <w:rPr>
            <w:lang w:eastAsia="en-US"/>
          </w:rPr>
          <w:t>12.1.0.2</w:t>
        </w:r>
      </w:ins>
      <w:ins w:id="548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482" w:author="Rev 19 Allen Wirfs-Brock" w:date="2013-09-12T09:52:00Z">
        <w:r>
          <w:rPr>
            <w:lang w:eastAsia="en-US"/>
          </w:rPr>
          <w:fldChar w:fldCharType="separate"/>
        </w:r>
      </w:ins>
      <w:ins w:id="5483" w:author="Rev 19 Allen Wirfs-Brock" w:date="2013-09-27T13:06:00Z">
        <w:r w:rsidR="00460CAC">
          <w:rPr>
            <w:lang w:eastAsia="en-US"/>
          </w:rPr>
          <w:t>12.1.10.2</w:t>
        </w:r>
      </w:ins>
      <w:ins w:id="548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485" w:author="Rev 19 Allen Wirfs-Brock" w:date="2013-09-12T09:52:00Z">
        <w:r>
          <w:rPr>
            <w:lang w:eastAsia="en-US"/>
          </w:rPr>
          <w:fldChar w:fldCharType="separate"/>
        </w:r>
      </w:ins>
      <w:ins w:id="5486" w:author="Rev 19 Allen Wirfs-Brock" w:date="2013-09-27T13:06:00Z">
        <w:r w:rsidR="00460CAC">
          <w:rPr>
            <w:lang w:eastAsia="en-US"/>
          </w:rPr>
          <w:t>12.2.1.2</w:t>
        </w:r>
      </w:ins>
      <w:ins w:id="548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488" w:author="Rev 19 Allen Wirfs-Brock" w:date="2013-09-12T09:52:00Z">
        <w:r>
          <w:rPr>
            <w:lang w:eastAsia="en-US"/>
          </w:rPr>
          <w:fldChar w:fldCharType="separate"/>
        </w:r>
      </w:ins>
      <w:ins w:id="5489" w:author="Rev 19 Allen Wirfs-Brock" w:date="2013-09-27T13:06:00Z">
        <w:r w:rsidR="00460CAC">
          <w:rPr>
            <w:lang w:eastAsia="en-US"/>
          </w:rPr>
          <w:t>12.3.2</w:t>
        </w:r>
      </w:ins>
      <w:ins w:id="549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491" w:author="Rev 19 Allen Wirfs-Brock" w:date="2013-09-12T09:52:00Z">
        <w:r>
          <w:rPr>
            <w:lang w:eastAsia="en-US"/>
          </w:rPr>
          <w:fldChar w:fldCharType="separate"/>
        </w:r>
      </w:ins>
      <w:ins w:id="5492" w:author="Rev 19 Allen Wirfs-Brock" w:date="2013-09-27T13:06:00Z">
        <w:r w:rsidR="00460CAC">
          <w:rPr>
            <w:lang w:eastAsia="en-US"/>
          </w:rPr>
          <w:t>12.4.2</w:t>
        </w:r>
      </w:ins>
      <w:ins w:id="549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494" w:author="Rev 19 Allen Wirfs-Brock" w:date="2013-09-12T09:52:00Z">
        <w:r>
          <w:rPr>
            <w:lang w:eastAsia="en-US"/>
          </w:rPr>
          <w:fldChar w:fldCharType="separate"/>
        </w:r>
      </w:ins>
      <w:ins w:id="5495" w:author="Rev 19 Allen Wirfs-Brock" w:date="2013-09-27T13:06:00Z">
        <w:r w:rsidR="00460CAC">
          <w:rPr>
            <w:lang w:eastAsia="en-US"/>
          </w:rPr>
          <w:t>12.5.1</w:t>
        </w:r>
      </w:ins>
      <w:ins w:id="549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497" w:author="Rev 19 Allen Wirfs-Brock" w:date="2013-09-12T09:52:00Z">
        <w:r>
          <w:rPr>
            <w:lang w:eastAsia="en-US"/>
          </w:rPr>
          <w:fldChar w:fldCharType="separate"/>
        </w:r>
      </w:ins>
      <w:ins w:id="5498" w:author="Rev 19 Allen Wirfs-Brock" w:date="2013-09-27T13:06:00Z">
        <w:r w:rsidR="00460CAC">
          <w:rPr>
            <w:lang w:eastAsia="en-US"/>
          </w:rPr>
          <w:t>12.6.1</w:t>
        </w:r>
      </w:ins>
      <w:ins w:id="549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500" w:author="Rev 19 Allen Wirfs-Brock" w:date="2013-09-12T09:52:00Z">
        <w:r>
          <w:rPr>
            <w:lang w:eastAsia="en-US"/>
          </w:rPr>
          <w:fldChar w:fldCharType="separate"/>
        </w:r>
      </w:ins>
      <w:ins w:id="5501" w:author="Rev 19 Allen Wirfs-Brock" w:date="2013-09-27T13:06:00Z">
        <w:r w:rsidR="00460CAC">
          <w:rPr>
            <w:lang w:eastAsia="en-US"/>
          </w:rPr>
          <w:t>12.7.1</w:t>
        </w:r>
      </w:ins>
      <w:ins w:id="550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503" w:author="Rev 19 Allen Wirfs-Brock" w:date="2013-09-12T09:52:00Z">
        <w:r>
          <w:rPr>
            <w:lang w:eastAsia="en-US"/>
          </w:rPr>
          <w:fldChar w:fldCharType="separate"/>
        </w:r>
      </w:ins>
      <w:ins w:id="5504" w:author="Rev 19 Allen Wirfs-Brock" w:date="2013-09-27T13:06:00Z">
        <w:r w:rsidR="00460CAC">
          <w:rPr>
            <w:lang w:eastAsia="en-US"/>
          </w:rPr>
          <w:t>12.8.1</w:t>
        </w:r>
      </w:ins>
      <w:ins w:id="550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506" w:author="Rev 19 Allen Wirfs-Brock" w:date="2013-09-12T09:52:00Z">
        <w:r>
          <w:rPr>
            <w:lang w:eastAsia="en-US"/>
          </w:rPr>
          <w:fldChar w:fldCharType="separate"/>
        </w:r>
      </w:ins>
      <w:ins w:id="5507" w:author="Rev 19 Allen Wirfs-Brock" w:date="2013-09-27T13:06:00Z">
        <w:r w:rsidR="00460CAC">
          <w:rPr>
            <w:lang w:eastAsia="en-US"/>
          </w:rPr>
          <w:t>12.9.1</w:t>
        </w:r>
      </w:ins>
      <w:ins w:id="550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509" w:author="Rev 19 Allen Wirfs-Brock" w:date="2013-09-12T09:52:00Z">
        <w:r>
          <w:rPr>
            <w:lang w:eastAsia="en-US"/>
          </w:rPr>
          <w:fldChar w:fldCharType="separate"/>
        </w:r>
      </w:ins>
      <w:ins w:id="5510" w:author="Rev 19 Allen Wirfs-Brock" w:date="2013-09-27T13:06:00Z">
        <w:r w:rsidR="00460CAC">
          <w:rPr>
            <w:lang w:eastAsia="en-US"/>
          </w:rPr>
          <w:t>12.10.1</w:t>
        </w:r>
      </w:ins>
      <w:ins w:id="551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512" w:author="Rev 19 Allen Wirfs-Brock" w:date="2013-09-12T09:52:00Z">
        <w:r>
          <w:rPr>
            <w:lang w:eastAsia="en-US"/>
          </w:rPr>
          <w:fldChar w:fldCharType="separate"/>
        </w:r>
      </w:ins>
      <w:ins w:id="5513" w:author="Rev 19 Allen Wirfs-Brock" w:date="2013-09-27T13:06:00Z">
        <w:r w:rsidR="00460CAC">
          <w:rPr>
            <w:lang w:eastAsia="en-US"/>
          </w:rPr>
          <w:t>12.12.1</w:t>
        </w:r>
      </w:ins>
      <w:ins w:id="551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515" w:author="Rev 19 Allen Wirfs-Brock" w:date="2013-09-12T09:52:00Z">
        <w:r>
          <w:rPr>
            <w:lang w:eastAsia="en-US"/>
          </w:rPr>
          <w:fldChar w:fldCharType="separate"/>
        </w:r>
      </w:ins>
      <w:ins w:id="5516" w:author="Rev 19 Allen Wirfs-Brock" w:date="2013-09-27T13:06:00Z">
        <w:r w:rsidR="00460CAC">
          <w:rPr>
            <w:lang w:eastAsia="en-US"/>
          </w:rPr>
          <w:t>12.13.2</w:t>
        </w:r>
      </w:ins>
      <w:ins w:id="551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518" w:author="Rev 19 Allen Wirfs-Brock" w:date="2013-09-12T09:52:00Z">
        <w:r>
          <w:rPr>
            <w:lang w:eastAsia="en-US"/>
          </w:rPr>
          <w:fldChar w:fldCharType="separate"/>
        </w:r>
      </w:ins>
      <w:ins w:id="5519" w:author="Rev 19 Allen Wirfs-Brock" w:date="2013-09-27T13:06:00Z">
        <w:r w:rsidR="00460CAC">
          <w:rPr>
            <w:lang w:eastAsia="en-US"/>
          </w:rPr>
          <w:t>12.14.1</w:t>
        </w:r>
      </w:ins>
      <w:ins w:id="5520" w:author="Rev 19 Allen Wirfs-Brock" w:date="2013-09-12T09:52:00Z">
        <w:r>
          <w:rPr>
            <w:lang w:eastAsia="en-US"/>
          </w:rPr>
          <w:fldChar w:fldCharType="end"/>
        </w:r>
      </w:ins>
    </w:p>
    <w:p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rsidR="009A2F70" w:rsidRPr="00E77497" w:rsidRDefault="009A2F70" w:rsidP="006A78DC">
      <w:pPr>
        <w:pStyle w:val="Heading3"/>
      </w:pPr>
      <w:bookmarkStart w:id="5521" w:name="_Toc368050425"/>
      <w:r w:rsidRPr="00E77497">
        <w:t xml:space="preserve">Runtime Semantics: </w:t>
      </w:r>
      <w:r w:rsidRPr="00E77497">
        <w:rPr>
          <w:spacing w:val="6"/>
        </w:rPr>
        <w:t>Evaluation</w:t>
      </w:r>
      <w:bookmarkEnd w:id="5521"/>
    </w:p>
    <w:p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5522" w:name="_Toc382212664"/>
    </w:p>
    <w:p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5522"/>
      <w:r w:rsidRPr="00E77497">
        <w:t>.</w:t>
      </w:r>
      <w:bookmarkStart w:id="5523" w:name="_Toc382212665"/>
    </w:p>
    <w:p w:rsidR="004C02EF" w:rsidRPr="00E77497" w:rsidRDefault="004C02EF" w:rsidP="00FA3203">
      <w:pPr>
        <w:pStyle w:val="Alg2"/>
        <w:numPr>
          <w:ilvl w:val="0"/>
          <w:numId w:val="100"/>
        </w:numPr>
      </w:pPr>
      <w:r w:rsidRPr="00E77497">
        <w:lastRenderedPageBreak/>
        <w:t xml:space="preserve">Let </w:t>
      </w:r>
      <w:r w:rsidRPr="00E77497">
        <w:rPr>
          <w:i/>
        </w:rPr>
        <w:t>lval</w:t>
      </w:r>
      <w:r w:rsidRPr="00E77497">
        <w:t xml:space="preserve"> be GetValue(</w:t>
      </w:r>
      <w:r w:rsidRPr="00E77497">
        <w:rPr>
          <w:i/>
        </w:rPr>
        <w:t>lref</w:t>
      </w:r>
      <w:r w:rsidRPr="00E77497">
        <w:t>).</w:t>
      </w:r>
      <w:bookmarkStart w:id="5524" w:name="_Toc382212666"/>
      <w:bookmarkEnd w:id="5523"/>
    </w:p>
    <w:p w:rsidR="00970124" w:rsidRDefault="00970124" w:rsidP="00970124">
      <w:pPr>
        <w:pStyle w:val="Alg4"/>
        <w:numPr>
          <w:ilvl w:val="0"/>
          <w:numId w:val="100"/>
        </w:numPr>
        <w:contextualSpacing/>
      </w:pPr>
      <w:bookmarkStart w:id="5525" w:name="_Toc382212667"/>
      <w:bookmarkEnd w:id="5524"/>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0"/>
        </w:numPr>
        <w:contextualSpacing/>
      </w:pPr>
      <w:r>
        <w:t>ReturnIfAbrupt(</w:t>
      </w:r>
      <w:r w:rsidR="00970124" w:rsidRPr="00970124">
        <w:rPr>
          <w:i/>
          <w:iCs/>
        </w:rPr>
        <w:t>lbool</w:t>
      </w:r>
      <w:r>
        <w:t>).</w:t>
      </w:r>
    </w:p>
    <w:p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5525"/>
      <w:r w:rsidRPr="00E77497">
        <w:t>.</w:t>
      </w:r>
      <w:bookmarkStart w:id="5526" w:name="_Toc382212668"/>
    </w:p>
    <w:p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5526"/>
      <w:r w:rsidRPr="00E77497">
        <w:t>.</w:t>
      </w:r>
      <w:bookmarkStart w:id="5527" w:name="_Toc382212669"/>
    </w:p>
    <w:bookmarkEnd w:id="5527"/>
    <w:p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rsidR="004C02EF" w:rsidRPr="00E77497" w:rsidRDefault="004C02EF" w:rsidP="004C02EF">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5528" w:name="_Toc382212670"/>
    </w:p>
    <w:p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5528"/>
      <w:r w:rsidRPr="00E77497">
        <w:t>.</w:t>
      </w:r>
      <w:bookmarkStart w:id="5529" w:name="_Toc382212671"/>
    </w:p>
    <w:p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5530" w:name="_Toc382212672"/>
      <w:bookmarkEnd w:id="5529"/>
    </w:p>
    <w:p w:rsidR="00970124" w:rsidRDefault="00970124" w:rsidP="00970124">
      <w:pPr>
        <w:pStyle w:val="Alg4"/>
        <w:numPr>
          <w:ilvl w:val="0"/>
          <w:numId w:val="101"/>
        </w:numPr>
        <w:contextualSpacing/>
      </w:pPr>
      <w:bookmarkStart w:id="5531" w:name="_Toc382212673"/>
      <w:bookmarkEnd w:id="5530"/>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1"/>
        </w:numPr>
        <w:contextualSpacing/>
      </w:pPr>
      <w:r>
        <w:t>ReturnIfAbrupt(</w:t>
      </w:r>
      <w:r w:rsidR="00970124" w:rsidRPr="00970124">
        <w:rPr>
          <w:i/>
          <w:iCs/>
        </w:rPr>
        <w:t>lbool</w:t>
      </w:r>
      <w:r>
        <w:t>).</w:t>
      </w:r>
    </w:p>
    <w:p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5531"/>
      <w:r w:rsidRPr="00E77497">
        <w:t>.</w:t>
      </w:r>
      <w:bookmarkStart w:id="5532" w:name="_Toc382212674"/>
    </w:p>
    <w:p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5532"/>
      <w:r w:rsidRPr="00E77497">
        <w:t>.</w:t>
      </w:r>
      <w:bookmarkStart w:id="5533" w:name="_Toc382212675"/>
    </w:p>
    <w:p w:rsidR="004C02EF" w:rsidRPr="00E77497" w:rsidRDefault="004C02EF" w:rsidP="00FA3203">
      <w:pPr>
        <w:pStyle w:val="Alg2"/>
        <w:numPr>
          <w:ilvl w:val="0"/>
          <w:numId w:val="101"/>
        </w:numPr>
        <w:spacing w:after="220"/>
      </w:pPr>
      <w:bookmarkStart w:id="5534" w:name="_Toc382212676"/>
      <w:bookmarkEnd w:id="5533"/>
      <w:r w:rsidRPr="00E77497">
        <w:t>Return GetValue(</w:t>
      </w:r>
      <w:r w:rsidRPr="00E77497">
        <w:rPr>
          <w:i/>
        </w:rPr>
        <w:t>rref</w:t>
      </w:r>
      <w:r w:rsidRPr="00E77497">
        <w:t>)</w:t>
      </w:r>
      <w:bookmarkEnd w:id="5534"/>
      <w:r w:rsidRPr="00E77497">
        <w:t>.</w:t>
      </w:r>
      <w:bookmarkStart w:id="5535" w:name="_Toc375031192"/>
      <w:bookmarkStart w:id="5536" w:name="_Ref378391886"/>
      <w:bookmarkStart w:id="5537" w:name="_Ref379915204"/>
      <w:bookmarkStart w:id="5538" w:name="_Toc381513705"/>
      <w:bookmarkStart w:id="5539" w:name="_Toc382202869"/>
      <w:bookmarkStart w:id="5540" w:name="_Toc382212227"/>
      <w:bookmarkStart w:id="5541" w:name="_Toc382212677"/>
      <w:bookmarkStart w:id="5542" w:name="_Toc382291572"/>
      <w:bookmarkStart w:id="5543" w:name="_Toc385672221"/>
    </w:p>
    <w:p w:rsidR="004C02EF" w:rsidRPr="00120381" w:rsidRDefault="004C02EF" w:rsidP="00D148E9">
      <w:pPr>
        <w:pStyle w:val="Heading2"/>
      </w:pPr>
      <w:bookmarkStart w:id="5544" w:name="_Toc393690324"/>
      <w:bookmarkStart w:id="5545" w:name="_Ref440445056"/>
      <w:bookmarkStart w:id="5546" w:name="_Toc472818869"/>
      <w:bookmarkStart w:id="5547" w:name="_Toc235503443"/>
      <w:bookmarkStart w:id="5548" w:name="_Toc241509218"/>
      <w:bookmarkStart w:id="5549" w:name="_Toc244416705"/>
      <w:bookmarkStart w:id="5550" w:name="_Toc276631069"/>
      <w:bookmarkStart w:id="5551" w:name="_Toc368050426"/>
      <w:r w:rsidRPr="00120381">
        <w:t>Conditional Operator (</w:t>
      </w:r>
      <w:r w:rsidRPr="00F46CA1">
        <w:rPr>
          <w:rFonts w:ascii="Courier New" w:hAnsi="Courier New"/>
          <w:caps/>
        </w:rPr>
        <w:t xml:space="preserve"> ? : )</w:t>
      </w:r>
      <w:bookmarkStart w:id="5552" w:name="_Toc382202870"/>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p>
    <w:p w:rsidR="004C02EF" w:rsidRPr="00120381" w:rsidRDefault="004C02EF" w:rsidP="004C02EF">
      <w:pPr>
        <w:pStyle w:val="Syntax"/>
      </w:pPr>
      <w:r w:rsidRPr="00120381">
        <w:t>Syntax</w:t>
      </w:r>
    </w:p>
    <w:p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233D6B" w:rsidRPr="00120381" w:rsidRDefault="00233D6B" w:rsidP="00233D6B">
      <w:pPr>
        <w:pStyle w:val="SyntaxRule"/>
        <w:rPr>
          <w:ins w:id="5553" w:author="Rev 19 Allen Wirfs-Brock" w:date="2013-09-06T14:44:00Z"/>
          <w:rFonts w:ascii="Arial" w:hAnsi="Arial"/>
        </w:rPr>
      </w:pPr>
      <w:ins w:id="5554" w:author="Rev 19 Allen Wirfs-Brock" w:date="2013-09-06T14:44:00Z">
        <w:r w:rsidRPr="00120381">
          <w:t>ConditionalExpressionNoIn</w:t>
        </w:r>
        <w:r w:rsidRPr="00120381">
          <w:rPr>
            <w:rFonts w:ascii="Arial" w:hAnsi="Arial"/>
          </w:rPr>
          <w:t xml:space="preserve"> </w:t>
        </w:r>
        <w:r w:rsidRPr="00120381">
          <w:rPr>
            <w:rFonts w:ascii="Arial" w:hAnsi="Arial"/>
            <w:b/>
            <w:i w:val="0"/>
          </w:rPr>
          <w:t>:</w:t>
        </w:r>
      </w:ins>
    </w:p>
    <w:p w:rsidR="00233D6B" w:rsidRPr="00120381" w:rsidRDefault="00233D6B" w:rsidP="00233D6B">
      <w:pPr>
        <w:pStyle w:val="SyntaxDefinition"/>
        <w:rPr>
          <w:ins w:id="5555" w:author="Rev 19 Allen Wirfs-Brock" w:date="2013-09-06T14:44:00Z"/>
          <w:rFonts w:ascii="Arial" w:hAnsi="Arial"/>
        </w:rPr>
      </w:pPr>
      <w:ins w:id="5556" w:author="Rev 19 Allen Wirfs-Brock" w:date="2013-09-06T14:44:00Z">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ins>
    </w:p>
    <w:p w:rsidR="00233D6B" w:rsidRPr="00E77497" w:rsidRDefault="00233D6B" w:rsidP="00233D6B">
      <w:pPr>
        <w:rPr>
          <w:ins w:id="5557" w:author="Rev 19 Allen Wirfs-Brock" w:date="2013-09-06T14:44:00Z"/>
        </w:rPr>
      </w:pPr>
      <w:ins w:id="5558" w:author="Rev 19 Allen Wirfs-Brock" w:date="2013-09-06T14:44:00Z">
        <w:r w:rsidRPr="004D1BD1">
          <w:t>The</w:t>
        </w:r>
        <w:r w:rsidRPr="003B4312">
          <w:t xml:space="preserve"> semantics of the </w:t>
        </w:r>
        <w:r w:rsidRPr="003B4312">
          <w:rPr>
            <w:rStyle w:val="bnf"/>
          </w:rPr>
          <w:t>ConditionalExpressionNoIn</w:t>
        </w:r>
        <w:r w:rsidRPr="008B7F6F">
          <w:t xml:space="preserve"> production is </w:t>
        </w:r>
        <w:r w:rsidRPr="006B6D0A">
          <w:t xml:space="preserve">the same </w:t>
        </w:r>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used in place 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ins>
    </w:p>
    <w:p w:rsidR="006A0093" w:rsidRPr="00E77497" w:rsidRDefault="006A0093" w:rsidP="006A0093">
      <w:pPr>
        <w:pStyle w:val="Note"/>
      </w:pPr>
      <w:r w:rsidRPr="00E77497">
        <w:t>NOTE</w:t>
      </w:r>
      <w:r w:rsidRPr="00E77497">
        <w:tab/>
        <w:t xml:space="preserve">The grammar for a ConditionalExpression in ECMAScript is </w:t>
      </w:r>
      <w:del w:id="5559" w:author="Rev 19 Allen Wirfs-Brock" w:date="2013-09-06T14:44:00Z">
        <w:r w:rsidRPr="00E77497" w:rsidDel="00233D6B">
          <w:delText>a little bit</w:delText>
        </w:r>
      </w:del>
      <w:ins w:id="5560" w:author="Rev 19 Allen Wirfs-Brock" w:date="2013-09-06T14:44:00Z">
        <w:r w:rsidR="00233D6B">
          <w:t>slightly</w:t>
        </w:r>
      </w:ins>
      <w:r w:rsidRPr="00E77497">
        <w:t xml:space="preserve">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rsidR="008625A5" w:rsidRPr="00E77497" w:rsidRDefault="008625A5" w:rsidP="006A78DC">
      <w:pPr>
        <w:pStyle w:val="Heading3"/>
      </w:pPr>
      <w:bookmarkStart w:id="5561" w:name="_Ref366742187"/>
      <w:bookmarkStart w:id="5562" w:name="_Toc368050427"/>
      <w:r w:rsidRPr="00E77497">
        <w:t xml:space="preserve">Static Semantics:  </w:t>
      </w:r>
      <w:r w:rsidRPr="00BD6E56">
        <w:rPr>
          <w:lang w:eastAsia="en-US"/>
        </w:rPr>
        <w:t>IsValidSimpleAssignmentTarget</w:t>
      </w:r>
      <w:bookmarkEnd w:id="5561"/>
      <w:bookmarkEnd w:id="5562"/>
    </w:p>
    <w:p w:rsidR="002E15BF" w:rsidRPr="00C81794" w:rsidRDefault="002E15BF" w:rsidP="002E15BF">
      <w:pPr>
        <w:rPr>
          <w:ins w:id="5563" w:author="Rev 19 Allen Wirfs-Brock" w:date="2013-09-12T09:52:00Z"/>
          <w:lang w:eastAsia="en-US"/>
        </w:rPr>
      </w:pPr>
      <w:ins w:id="5564"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565" w:author="Rev 19 Allen Wirfs-Brock" w:date="2013-09-12T09:52:00Z">
        <w:r>
          <w:rPr>
            <w:lang w:eastAsia="en-US"/>
          </w:rPr>
          <w:fldChar w:fldCharType="separate"/>
        </w:r>
      </w:ins>
      <w:ins w:id="5566" w:author="Rev 19 Allen Wirfs-Brock" w:date="2013-09-27T13:06:00Z">
        <w:r w:rsidR="00460CAC">
          <w:rPr>
            <w:lang w:eastAsia="en-US"/>
          </w:rPr>
          <w:t>12.1.0.2</w:t>
        </w:r>
      </w:ins>
      <w:ins w:id="556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568" w:author="Rev 19 Allen Wirfs-Brock" w:date="2013-09-12T09:52:00Z">
        <w:r>
          <w:rPr>
            <w:lang w:eastAsia="en-US"/>
          </w:rPr>
          <w:fldChar w:fldCharType="separate"/>
        </w:r>
      </w:ins>
      <w:ins w:id="5569" w:author="Rev 19 Allen Wirfs-Brock" w:date="2013-09-27T13:06:00Z">
        <w:r w:rsidR="00460CAC">
          <w:rPr>
            <w:lang w:eastAsia="en-US"/>
          </w:rPr>
          <w:t>12.1.10.2</w:t>
        </w:r>
      </w:ins>
      <w:ins w:id="557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571" w:author="Rev 19 Allen Wirfs-Brock" w:date="2013-09-12T09:52:00Z">
        <w:r>
          <w:rPr>
            <w:lang w:eastAsia="en-US"/>
          </w:rPr>
          <w:fldChar w:fldCharType="separate"/>
        </w:r>
      </w:ins>
      <w:ins w:id="5572" w:author="Rev 19 Allen Wirfs-Brock" w:date="2013-09-27T13:06:00Z">
        <w:r w:rsidR="00460CAC">
          <w:rPr>
            <w:lang w:eastAsia="en-US"/>
          </w:rPr>
          <w:t>12.2.1.2</w:t>
        </w:r>
      </w:ins>
      <w:ins w:id="557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574" w:author="Rev 19 Allen Wirfs-Brock" w:date="2013-09-12T09:52:00Z">
        <w:r>
          <w:rPr>
            <w:lang w:eastAsia="en-US"/>
          </w:rPr>
          <w:fldChar w:fldCharType="separate"/>
        </w:r>
      </w:ins>
      <w:ins w:id="5575" w:author="Rev 19 Allen Wirfs-Brock" w:date="2013-09-27T13:06:00Z">
        <w:r w:rsidR="00460CAC">
          <w:rPr>
            <w:lang w:eastAsia="en-US"/>
          </w:rPr>
          <w:t>12.3.2</w:t>
        </w:r>
      </w:ins>
      <w:ins w:id="557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577" w:author="Rev 19 Allen Wirfs-Brock" w:date="2013-09-12T09:52:00Z">
        <w:r>
          <w:rPr>
            <w:lang w:eastAsia="en-US"/>
          </w:rPr>
          <w:fldChar w:fldCharType="separate"/>
        </w:r>
      </w:ins>
      <w:ins w:id="5578" w:author="Rev 19 Allen Wirfs-Brock" w:date="2013-09-27T13:06:00Z">
        <w:r w:rsidR="00460CAC">
          <w:rPr>
            <w:lang w:eastAsia="en-US"/>
          </w:rPr>
          <w:t>12.4.2</w:t>
        </w:r>
      </w:ins>
      <w:ins w:id="557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580" w:author="Rev 19 Allen Wirfs-Brock" w:date="2013-09-12T09:52:00Z">
        <w:r>
          <w:rPr>
            <w:lang w:eastAsia="en-US"/>
          </w:rPr>
          <w:fldChar w:fldCharType="separate"/>
        </w:r>
      </w:ins>
      <w:ins w:id="5581" w:author="Rev 19 Allen Wirfs-Brock" w:date="2013-09-27T13:06:00Z">
        <w:r w:rsidR="00460CAC">
          <w:rPr>
            <w:lang w:eastAsia="en-US"/>
          </w:rPr>
          <w:t>12.5.1</w:t>
        </w:r>
      </w:ins>
      <w:ins w:id="558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583" w:author="Rev 19 Allen Wirfs-Brock" w:date="2013-09-12T09:52:00Z">
        <w:r>
          <w:rPr>
            <w:lang w:eastAsia="en-US"/>
          </w:rPr>
          <w:fldChar w:fldCharType="separate"/>
        </w:r>
      </w:ins>
      <w:ins w:id="5584" w:author="Rev 19 Allen Wirfs-Brock" w:date="2013-09-27T13:06:00Z">
        <w:r w:rsidR="00460CAC">
          <w:rPr>
            <w:lang w:eastAsia="en-US"/>
          </w:rPr>
          <w:t>12.6.1</w:t>
        </w:r>
      </w:ins>
      <w:ins w:id="558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586" w:author="Rev 19 Allen Wirfs-Brock" w:date="2013-09-12T09:52:00Z">
        <w:r>
          <w:rPr>
            <w:lang w:eastAsia="en-US"/>
          </w:rPr>
          <w:fldChar w:fldCharType="separate"/>
        </w:r>
      </w:ins>
      <w:ins w:id="5587" w:author="Rev 19 Allen Wirfs-Brock" w:date="2013-09-27T13:06:00Z">
        <w:r w:rsidR="00460CAC">
          <w:rPr>
            <w:lang w:eastAsia="en-US"/>
          </w:rPr>
          <w:t>12.7.1</w:t>
        </w:r>
      </w:ins>
      <w:ins w:id="558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589" w:author="Rev 19 Allen Wirfs-Brock" w:date="2013-09-12T09:52:00Z">
        <w:r>
          <w:rPr>
            <w:lang w:eastAsia="en-US"/>
          </w:rPr>
          <w:fldChar w:fldCharType="separate"/>
        </w:r>
      </w:ins>
      <w:ins w:id="5590" w:author="Rev 19 Allen Wirfs-Brock" w:date="2013-09-27T13:06:00Z">
        <w:r w:rsidR="00460CAC">
          <w:rPr>
            <w:lang w:eastAsia="en-US"/>
          </w:rPr>
          <w:t>12.8.1</w:t>
        </w:r>
      </w:ins>
      <w:ins w:id="559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592" w:author="Rev 19 Allen Wirfs-Brock" w:date="2013-09-12T09:52:00Z">
        <w:r>
          <w:rPr>
            <w:lang w:eastAsia="en-US"/>
          </w:rPr>
          <w:fldChar w:fldCharType="separate"/>
        </w:r>
      </w:ins>
      <w:ins w:id="5593" w:author="Rev 19 Allen Wirfs-Brock" w:date="2013-09-27T13:06:00Z">
        <w:r w:rsidR="00460CAC">
          <w:rPr>
            <w:lang w:eastAsia="en-US"/>
          </w:rPr>
          <w:t>12.9.1</w:t>
        </w:r>
      </w:ins>
      <w:ins w:id="559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595" w:author="Rev 19 Allen Wirfs-Brock" w:date="2013-09-12T09:52:00Z">
        <w:r>
          <w:rPr>
            <w:lang w:eastAsia="en-US"/>
          </w:rPr>
          <w:fldChar w:fldCharType="separate"/>
        </w:r>
      </w:ins>
      <w:ins w:id="5596" w:author="Rev 19 Allen Wirfs-Brock" w:date="2013-09-27T13:06:00Z">
        <w:r w:rsidR="00460CAC">
          <w:rPr>
            <w:lang w:eastAsia="en-US"/>
          </w:rPr>
          <w:t>12.10.1</w:t>
        </w:r>
      </w:ins>
      <w:ins w:id="559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598" w:author="Rev 19 Allen Wirfs-Brock" w:date="2013-09-12T09:52:00Z">
        <w:r>
          <w:rPr>
            <w:lang w:eastAsia="en-US"/>
          </w:rPr>
          <w:fldChar w:fldCharType="separate"/>
        </w:r>
      </w:ins>
      <w:ins w:id="5599" w:author="Rev 19 Allen Wirfs-Brock" w:date="2013-09-27T13:06:00Z">
        <w:r w:rsidR="00460CAC">
          <w:rPr>
            <w:lang w:eastAsia="en-US"/>
          </w:rPr>
          <w:t>12.11.1</w:t>
        </w:r>
      </w:ins>
      <w:ins w:id="560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601" w:author="Rev 19 Allen Wirfs-Brock" w:date="2013-09-12T09:52:00Z">
        <w:r>
          <w:rPr>
            <w:lang w:eastAsia="en-US"/>
          </w:rPr>
          <w:fldChar w:fldCharType="separate"/>
        </w:r>
      </w:ins>
      <w:ins w:id="5602" w:author="Rev 19 Allen Wirfs-Brock" w:date="2013-09-27T13:06:00Z">
        <w:r w:rsidR="00460CAC">
          <w:rPr>
            <w:lang w:eastAsia="en-US"/>
          </w:rPr>
          <w:t>12.13.2</w:t>
        </w:r>
      </w:ins>
      <w:ins w:id="560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604" w:author="Rev 19 Allen Wirfs-Brock" w:date="2013-09-12T09:52:00Z">
        <w:r>
          <w:rPr>
            <w:lang w:eastAsia="en-US"/>
          </w:rPr>
          <w:fldChar w:fldCharType="separate"/>
        </w:r>
      </w:ins>
      <w:ins w:id="5605" w:author="Rev 19 Allen Wirfs-Brock" w:date="2013-09-27T13:06:00Z">
        <w:r w:rsidR="00460CAC">
          <w:rPr>
            <w:lang w:eastAsia="en-US"/>
          </w:rPr>
          <w:t>12.14.1</w:t>
        </w:r>
      </w:ins>
      <w:ins w:id="5606" w:author="Rev 19 Allen Wirfs-Brock" w:date="2013-09-12T09:52:00Z">
        <w:r>
          <w:rPr>
            <w:lang w:eastAsia="en-US"/>
          </w:rPr>
          <w:fldChar w:fldCharType="end"/>
        </w:r>
      </w:ins>
    </w:p>
    <w:p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rsidR="009A2F70" w:rsidRPr="00E77497" w:rsidRDefault="009A2F70" w:rsidP="006A78DC">
      <w:pPr>
        <w:pStyle w:val="Heading3"/>
      </w:pPr>
      <w:bookmarkStart w:id="5607" w:name="_Toc368050428"/>
      <w:r w:rsidRPr="00E77497">
        <w:t xml:space="preserve">Runtime Semantics: </w:t>
      </w:r>
      <w:r w:rsidRPr="00E77497">
        <w:rPr>
          <w:spacing w:val="6"/>
        </w:rPr>
        <w:t>Evaluation</w:t>
      </w:r>
      <w:bookmarkEnd w:id="5607"/>
    </w:p>
    <w:p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rsidR="00722F95" w:rsidRDefault="0056239B" w:rsidP="00722F95">
      <w:pPr>
        <w:pStyle w:val="Alg4"/>
        <w:numPr>
          <w:ilvl w:val="0"/>
          <w:numId w:val="102"/>
        </w:numPr>
        <w:contextualSpacing/>
      </w:pPr>
      <w:r>
        <w:t>ReturnIfAbrupt(</w:t>
      </w:r>
      <w:r w:rsidRPr="00342FD6">
        <w:rPr>
          <w:i/>
        </w:rPr>
        <w:t>lval</w:t>
      </w:r>
      <w:r>
        <w:t>).</w:t>
      </w:r>
    </w:p>
    <w:p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rsidR="004C02EF" w:rsidRPr="00E77497" w:rsidRDefault="004C02EF" w:rsidP="00FA3203">
      <w:pPr>
        <w:pStyle w:val="Alg2"/>
        <w:numPr>
          <w:ilvl w:val="1"/>
          <w:numId w:val="102"/>
        </w:numPr>
      </w:pPr>
      <w:r w:rsidRPr="00E77497">
        <w:t>Return GetValue(</w:t>
      </w:r>
      <w:r w:rsidRPr="00E77497">
        <w:rPr>
          <w:i/>
        </w:rPr>
        <w:t>trueRef</w:t>
      </w:r>
      <w:r w:rsidRPr="00E77497">
        <w:t>).</w:t>
      </w:r>
    </w:p>
    <w:p w:rsidR="004C02EF" w:rsidRPr="00E77497" w:rsidRDefault="004C02EF" w:rsidP="00FA3203">
      <w:pPr>
        <w:pStyle w:val="Alg2"/>
        <w:numPr>
          <w:ilvl w:val="0"/>
          <w:numId w:val="102"/>
        </w:numPr>
      </w:pPr>
      <w:r w:rsidRPr="00E77497">
        <w:t>Else</w:t>
      </w:r>
    </w:p>
    <w:p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rsidR="004C02EF" w:rsidRPr="00E77497" w:rsidRDefault="004C02EF" w:rsidP="00FA3203">
      <w:pPr>
        <w:pStyle w:val="Alg2"/>
        <w:numPr>
          <w:ilvl w:val="1"/>
          <w:numId w:val="102"/>
        </w:numPr>
        <w:spacing w:after="220"/>
      </w:pPr>
      <w:r w:rsidRPr="00E77497">
        <w:lastRenderedPageBreak/>
        <w:t>Return GetValue(</w:t>
      </w:r>
      <w:r w:rsidRPr="00E77497">
        <w:rPr>
          <w:i/>
        </w:rPr>
        <w:t>falseRef</w:t>
      </w:r>
      <w:r w:rsidRPr="00E77497">
        <w:t>).</w:t>
      </w:r>
    </w:p>
    <w:p w:rsidR="004C02EF" w:rsidRPr="00E77497" w:rsidRDefault="004C02EF" w:rsidP="00D148E9">
      <w:pPr>
        <w:pStyle w:val="Heading2"/>
      </w:pPr>
      <w:bookmarkStart w:id="5608" w:name="_Hlt457449446"/>
      <w:bookmarkStart w:id="5609" w:name="_Toc375031193"/>
      <w:bookmarkStart w:id="5610" w:name="_Ref381183204"/>
      <w:bookmarkStart w:id="5611" w:name="_Toc381513706"/>
      <w:bookmarkStart w:id="5612" w:name="_Toc382202871"/>
      <w:bookmarkStart w:id="5613" w:name="_Toc382212228"/>
      <w:bookmarkStart w:id="5614" w:name="_Toc382212688"/>
      <w:bookmarkStart w:id="5615" w:name="_Toc382291573"/>
      <w:bookmarkStart w:id="5616" w:name="_Ref382717195"/>
      <w:bookmarkStart w:id="5617" w:name="_Toc385672222"/>
      <w:bookmarkStart w:id="5618" w:name="_Toc393690325"/>
      <w:bookmarkStart w:id="5619" w:name="_Ref440445075"/>
      <w:bookmarkStart w:id="5620" w:name="_Toc472818870"/>
      <w:bookmarkStart w:id="5621" w:name="_Toc235503444"/>
      <w:bookmarkStart w:id="5622" w:name="_Toc241509219"/>
      <w:bookmarkStart w:id="5623" w:name="_Toc244416706"/>
      <w:bookmarkStart w:id="5624" w:name="_Toc276631070"/>
      <w:bookmarkStart w:id="5625" w:name="_Toc368050429"/>
      <w:bookmarkEnd w:id="5608"/>
      <w:r w:rsidRPr="00E77497">
        <w:t>Assignment Operator</w:t>
      </w:r>
      <w:bookmarkStart w:id="5626" w:name="_Toc382202872"/>
      <w:bookmarkEnd w:id="5609"/>
      <w:bookmarkEnd w:id="5610"/>
      <w:bookmarkEnd w:id="5611"/>
      <w:bookmarkEnd w:id="5612"/>
      <w:bookmarkEnd w:id="5613"/>
      <w:bookmarkEnd w:id="5614"/>
      <w:bookmarkEnd w:id="5615"/>
      <w:bookmarkEnd w:id="5616"/>
      <w:bookmarkEnd w:id="5617"/>
      <w:bookmarkEnd w:id="5618"/>
      <w:bookmarkEnd w:id="5626"/>
      <w:r w:rsidRPr="00E77497">
        <w:t>s</w:t>
      </w:r>
      <w:bookmarkEnd w:id="5619"/>
      <w:bookmarkEnd w:id="5620"/>
      <w:bookmarkEnd w:id="5621"/>
      <w:bookmarkEnd w:id="5622"/>
      <w:bookmarkEnd w:id="5623"/>
      <w:bookmarkEnd w:id="5624"/>
      <w:bookmarkEnd w:id="5625"/>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w:t>
      </w:r>
      <w:r w:rsidR="001E419C">
        <w:br/>
      </w:r>
      <w:ins w:id="5627" w:author="Rev 19 Allen Wirfs-Brock" w:date="2013-09-06T17:16:00Z">
        <w:r w:rsidR="00426938">
          <w:rPr>
            <w:rFonts w:ascii="Arial" w:hAnsi="Arial" w:cs="Arial"/>
            <w:i w:val="0"/>
            <w:sz w:val="16"/>
          </w:rPr>
          <w:t>[Only match if</w:t>
        </w:r>
      </w:ins>
      <w:ins w:id="5628" w:author="Rev 19 Allen Wirfs-Brock" w:date="2013-09-06T17:11:00Z">
        <w:r w:rsidR="00426938">
          <w:rPr>
            <w:rFonts w:ascii="Arial" w:hAnsi="Arial" w:cs="Arial"/>
            <w:i w:val="0"/>
            <w:sz w:val="16"/>
          </w:rPr>
          <w:t xml:space="preserve"> within the </w:t>
        </w:r>
        <w:r w:rsidR="00426938" w:rsidRPr="00426938">
          <w:rPr>
            <w:sz w:val="16"/>
          </w:rPr>
          <w:t>FunctionBody</w:t>
        </w:r>
        <w:r w:rsidR="00426938">
          <w:rPr>
            <w:rFonts w:ascii="Arial" w:hAnsi="Arial" w:cs="Arial"/>
            <w:i w:val="0"/>
            <w:sz w:val="16"/>
          </w:rPr>
          <w:t xml:space="preserve"> of a </w:t>
        </w:r>
      </w:ins>
      <w:ins w:id="5629" w:author="Rev 19 Allen Wirfs-Brock" w:date="2013-09-06T17:15:00Z">
        <w:r w:rsidR="00426938" w:rsidRPr="00426938">
          <w:rPr>
            <w:sz w:val="16"/>
          </w:rPr>
          <w:t>GeneratorMethod</w:t>
        </w:r>
        <w:r w:rsidR="00426938">
          <w:rPr>
            <w:rFonts w:ascii="Arial" w:hAnsi="Arial" w:cs="Arial"/>
            <w:i w:val="0"/>
            <w:sz w:val="16"/>
          </w:rPr>
          <w:t xml:space="preserve">, </w:t>
        </w:r>
        <w:r w:rsidR="00426938" w:rsidRPr="00426938">
          <w:rPr>
            <w:sz w:val="16"/>
          </w:rPr>
          <w:t>GeneratorDeclaration</w:t>
        </w:r>
        <w:r w:rsidR="00426938">
          <w:rPr>
            <w:rFonts w:ascii="Arial" w:hAnsi="Arial" w:cs="Arial"/>
            <w:i w:val="0"/>
            <w:sz w:val="16"/>
          </w:rPr>
          <w:t xml:space="preserve">, or </w:t>
        </w:r>
        <w:r w:rsidR="00426938" w:rsidRPr="00426938">
          <w:rPr>
            <w:sz w:val="16"/>
          </w:rPr>
          <w:t>GeneratorExpression</w:t>
        </w:r>
      </w:ins>
      <w:ins w:id="5630" w:author="Rev 19 Allen Wirfs-Brock" w:date="2013-09-06T16:42:00Z">
        <w:r w:rsidR="003B43FB">
          <w:rPr>
            <w:rFonts w:ascii="Arial" w:hAnsi="Arial" w:cs="Arial"/>
            <w:i w:val="0"/>
            <w:sz w:val="16"/>
          </w:rPr>
          <w:t xml:space="preserve"> </w:t>
        </w:r>
      </w:ins>
      <w:ins w:id="5631" w:author="Rev 19 Allen Wirfs-Brock" w:date="2013-09-06T16:41:00Z">
        <w:r w:rsidR="003B43FB" w:rsidRPr="00E77497">
          <w:rPr>
            <w:rFonts w:ascii="Arial" w:hAnsi="Arial" w:cs="Arial"/>
            <w:i w:val="0"/>
            <w:sz w:val="16"/>
          </w:rPr>
          <w:t>]</w:t>
        </w:r>
        <w:r w:rsidR="003B43FB">
          <w:rPr>
            <w:rFonts w:ascii="Arial" w:hAnsi="Arial" w:cs="Arial"/>
            <w:i w:val="0"/>
            <w:sz w:val="16"/>
          </w:rPr>
          <w:t xml:space="preserve"> </w:t>
        </w:r>
      </w:ins>
      <w:r w:rsidR="001E419C">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233D6B" w:rsidRPr="00E77497" w:rsidRDefault="00233D6B" w:rsidP="00233D6B">
      <w:pPr>
        <w:pStyle w:val="SyntaxRule"/>
        <w:rPr>
          <w:ins w:id="5632" w:author="Rev 19 Allen Wirfs-Brock" w:date="2013-09-06T14:46:00Z"/>
          <w:rFonts w:ascii="Arial" w:hAnsi="Arial"/>
        </w:rPr>
      </w:pPr>
      <w:ins w:id="5633" w:author="Rev 19 Allen Wirfs-Brock" w:date="2013-09-06T14:46:00Z">
        <w:r w:rsidRPr="00E77497">
          <w:t>AssignmentExpressionNoIn</w:t>
        </w:r>
        <w:r w:rsidRPr="00E77497">
          <w:rPr>
            <w:rFonts w:ascii="Arial" w:hAnsi="Arial"/>
          </w:rPr>
          <w:t xml:space="preserve"> </w:t>
        </w:r>
        <w:r w:rsidRPr="00E77497">
          <w:rPr>
            <w:rFonts w:ascii="Arial" w:hAnsi="Arial"/>
            <w:b/>
            <w:i w:val="0"/>
          </w:rPr>
          <w:t>:</w:t>
        </w:r>
      </w:ins>
    </w:p>
    <w:p w:rsidR="00233D6B" w:rsidRPr="00E77497" w:rsidRDefault="00233D6B" w:rsidP="00233D6B">
      <w:pPr>
        <w:pStyle w:val="SyntaxDefinition"/>
        <w:rPr>
          <w:ins w:id="5634" w:author="Rev 19 Allen Wirfs-Brock" w:date="2013-09-06T14:46:00Z"/>
        </w:rPr>
      </w:pPr>
      <w:ins w:id="5635" w:author="Rev 19 Allen Wirfs-Brock" w:date="2013-09-06T14:46:00Z">
        <w:r w:rsidRPr="00E77497">
          <w:t>ConditionalExpressionNoIn</w:t>
        </w:r>
        <w:r w:rsidRPr="007E18E5">
          <w:t xml:space="preserve"> </w:t>
        </w:r>
        <w:r>
          <w:br/>
          <w:t>YieldExpression</w:t>
        </w:r>
      </w:ins>
      <w:ins w:id="5636" w:author="Rev 19 Allen Wirfs-Brock" w:date="2013-09-06T15:11:00Z">
        <w:r w:rsidRPr="00E77497">
          <w:t>NoIn</w:t>
        </w:r>
      </w:ins>
      <w:ins w:id="5637" w:author="Rev 19 Allen Wirfs-Brock" w:date="2013-09-06T14:46:00Z">
        <w:r>
          <w:br/>
          <w:t>ArrowFunction</w:t>
        </w:r>
      </w:ins>
      <w:ins w:id="5638" w:author="Rev 19 Allen Wirfs-Brock" w:date="2013-09-06T15:11:00Z">
        <w:r w:rsidRPr="00E77497">
          <w:t>NoIn</w:t>
        </w:r>
      </w:ins>
      <w:ins w:id="5639" w:author="Rev 19 Allen Wirfs-Brock" w:date="2013-09-06T14:46:00Z">
        <w:r w:rsidRPr="00E77497">
          <w:br/>
          <w:t xml:space="preserve">LeftHandSideExpression </w:t>
        </w:r>
        <w:r>
          <w:t xml:space="preserve">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ins>
    </w:p>
    <w:p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rsidTr="004712DB">
        <w:trPr>
          <w:trHeight w:hRule="exact" w:val="240"/>
        </w:trPr>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&lt;&lt;=</w:t>
            </w:r>
          </w:p>
        </w:tc>
        <w:tc>
          <w:tcPr>
            <w:tcW w:w="648" w:type="dxa"/>
          </w:tcPr>
          <w:p w:rsidR="004C02EF" w:rsidRPr="00E77497" w:rsidRDefault="004C02EF" w:rsidP="003A4B22">
            <w:pPr>
              <w:pStyle w:val="SyntaxOneOf"/>
            </w:pPr>
            <w:r w:rsidRPr="00E77497">
              <w:t>&gt;&gt;=</w:t>
            </w:r>
          </w:p>
        </w:tc>
        <w:tc>
          <w:tcPr>
            <w:tcW w:w="648" w:type="dxa"/>
          </w:tcPr>
          <w:p w:rsidR="004C02EF" w:rsidRPr="00E77497" w:rsidRDefault="004C02EF" w:rsidP="003A4B22">
            <w:pPr>
              <w:pStyle w:val="SyntaxOneOf"/>
            </w:pPr>
            <w:r w:rsidRPr="00E77497">
              <w:t>&gt;&gt;&gt;=</w:t>
            </w:r>
          </w:p>
        </w:tc>
        <w:tc>
          <w:tcPr>
            <w:tcW w:w="648" w:type="dxa"/>
          </w:tcPr>
          <w:p w:rsidR="004C02EF" w:rsidRPr="00E77497" w:rsidRDefault="004C02EF" w:rsidP="003A4B22">
            <w:pPr>
              <w:pStyle w:val="SyntaxOneOf"/>
            </w:pPr>
            <w:r w:rsidRPr="00E77497">
              <w:t>&amp;=</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r>
    </w:tbl>
    <w:p w:rsidR="00233D6B" w:rsidRPr="00E77497" w:rsidRDefault="00233D6B" w:rsidP="00233D6B">
      <w:pPr>
        <w:rPr>
          <w:ins w:id="5640" w:author="Rev 19 Allen Wirfs-Brock" w:date="2013-09-06T14:46:00Z"/>
        </w:rPr>
      </w:pPr>
      <w:bookmarkStart w:id="5641" w:name="_Toc361663264"/>
      <w:bookmarkStart w:id="5642" w:name="_Toc361665107"/>
      <w:bookmarkStart w:id="5643" w:name="_Toc361666947"/>
      <w:bookmarkStart w:id="5644" w:name="_Toc361668776"/>
      <w:bookmarkStart w:id="5645" w:name="_Toc364934799"/>
      <w:bookmarkStart w:id="5646" w:name="_Toc365474043"/>
      <w:bookmarkStart w:id="5647" w:name="_Toc361663265"/>
      <w:bookmarkStart w:id="5648" w:name="_Toc361665108"/>
      <w:bookmarkStart w:id="5649" w:name="_Toc361666948"/>
      <w:bookmarkStart w:id="5650" w:name="_Toc361668777"/>
      <w:bookmarkStart w:id="5651" w:name="_Toc364934800"/>
      <w:bookmarkStart w:id="5652" w:name="_Toc365474044"/>
      <w:bookmarkStart w:id="5653" w:name="_Toc361663266"/>
      <w:bookmarkStart w:id="5654" w:name="_Toc361665109"/>
      <w:bookmarkStart w:id="5655" w:name="_Toc361666949"/>
      <w:bookmarkStart w:id="5656" w:name="_Toc361668778"/>
      <w:bookmarkStart w:id="5657" w:name="_Toc364934801"/>
      <w:bookmarkStart w:id="5658" w:name="_Toc365474045"/>
      <w:bookmarkStart w:id="5659" w:name="_Toc361663268"/>
      <w:bookmarkStart w:id="5660" w:name="_Toc361665111"/>
      <w:bookmarkStart w:id="5661" w:name="_Toc361666951"/>
      <w:bookmarkStart w:id="5662" w:name="_Toc361668780"/>
      <w:bookmarkStart w:id="5663" w:name="_Toc364934803"/>
      <w:bookmarkStart w:id="5664" w:name="_Toc365474047"/>
      <w:bookmarkStart w:id="5665" w:name="_Toc361663270"/>
      <w:bookmarkStart w:id="5666" w:name="_Toc361665113"/>
      <w:bookmarkStart w:id="5667" w:name="_Toc361666953"/>
      <w:bookmarkStart w:id="5668" w:name="_Toc361668782"/>
      <w:bookmarkStart w:id="5669" w:name="_Toc364934805"/>
      <w:bookmarkStart w:id="5670" w:name="_Toc365474049"/>
      <w:bookmarkStart w:id="5671" w:name="_Toc361663272"/>
      <w:bookmarkStart w:id="5672" w:name="_Toc361665115"/>
      <w:bookmarkStart w:id="5673" w:name="_Toc361666955"/>
      <w:bookmarkStart w:id="5674" w:name="_Toc361668784"/>
      <w:bookmarkStart w:id="5675" w:name="_Toc364934807"/>
      <w:bookmarkStart w:id="5676" w:name="_Toc365474051"/>
      <w:bookmarkStart w:id="5677" w:name="_Toc361663274"/>
      <w:bookmarkStart w:id="5678" w:name="_Toc361665117"/>
      <w:bookmarkStart w:id="5679" w:name="_Toc361666957"/>
      <w:bookmarkStart w:id="5680" w:name="_Toc361668786"/>
      <w:bookmarkStart w:id="5681" w:name="_Toc364934809"/>
      <w:bookmarkStart w:id="5682" w:name="_Toc365474053"/>
      <w:bookmarkStart w:id="5683" w:name="_Toc361663276"/>
      <w:bookmarkStart w:id="5684" w:name="_Toc361665119"/>
      <w:bookmarkStart w:id="5685" w:name="_Toc361666959"/>
      <w:bookmarkStart w:id="5686" w:name="_Toc361668788"/>
      <w:bookmarkStart w:id="5687" w:name="_Toc364934811"/>
      <w:bookmarkStart w:id="5688" w:name="_Toc365474055"/>
      <w:bookmarkStart w:id="5689" w:name="_Toc361663278"/>
      <w:bookmarkStart w:id="5690" w:name="_Toc361665121"/>
      <w:bookmarkStart w:id="5691" w:name="_Toc361666961"/>
      <w:bookmarkStart w:id="5692" w:name="_Toc361668790"/>
      <w:bookmarkStart w:id="5693" w:name="_Toc364934813"/>
      <w:bookmarkStart w:id="5694" w:name="_Toc365474057"/>
      <w:bookmarkStart w:id="5695" w:name="_Toc361663280"/>
      <w:bookmarkStart w:id="5696" w:name="_Toc361665123"/>
      <w:bookmarkStart w:id="5697" w:name="_Toc361666963"/>
      <w:bookmarkStart w:id="5698" w:name="_Toc361668792"/>
      <w:bookmarkStart w:id="5699" w:name="_Toc364934815"/>
      <w:bookmarkStart w:id="5700" w:name="_Toc365474059"/>
      <w:bookmarkStart w:id="5701" w:name="_Toc361663281"/>
      <w:bookmarkStart w:id="5702" w:name="_Toc361665124"/>
      <w:bookmarkStart w:id="5703" w:name="_Toc361666964"/>
      <w:bookmarkStart w:id="5704" w:name="_Toc361668793"/>
      <w:bookmarkStart w:id="5705" w:name="_Toc364934816"/>
      <w:bookmarkStart w:id="5706" w:name="_Toc365474060"/>
      <w:bookmarkStart w:id="5707" w:name="_Toc375031194"/>
      <w:bookmarkStart w:id="5708" w:name="_Ref378392063"/>
      <w:bookmarkStart w:id="5709" w:name="_Toc381513707"/>
      <w:bookmarkStart w:id="5710" w:name="_Toc382202873"/>
      <w:bookmarkStart w:id="5711" w:name="_Toc382212229"/>
      <w:bookmarkStart w:id="5712" w:name="_Toc382212689"/>
      <w:bookmarkStart w:id="5713" w:name="_Toc382291574"/>
      <w:bookmarkStart w:id="5714" w:name="_Toc385672223"/>
      <w:bookmarkStart w:id="5715" w:name="_Toc393690326"/>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ins w:id="5716" w:author="Rev 19 Allen Wirfs-Brock" w:date="2013-09-06T14:46:00Z">
        <w:r w:rsidRPr="00E77497">
          <w:t xml:space="preserve">The semantics of the </w:t>
        </w:r>
        <w:r w:rsidRPr="00E77497">
          <w:rPr>
            <w:rFonts w:ascii="Times New Roman" w:hAnsi="Times New Roman"/>
            <w:i/>
          </w:rPr>
          <w:t>AssignmentExpressionNoIn</w:t>
        </w:r>
        <w:r w:rsidRPr="00E77497">
          <w:t xml:space="preserve"> productions are the same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ins>
      <w:ins w:id="5717" w:author="Rev 19 Allen Wirfs-Brock" w:date="2013-09-06T15:12:00Z">
        <w:r w:rsidRPr="00E77497">
          <w:t>,</w:t>
        </w:r>
        <w:r>
          <w:t xml:space="preserve"> </w:t>
        </w:r>
      </w:ins>
      <w:ins w:id="5718" w:author="Rev 19 Allen Wirfs-Brock" w:date="2013-09-06T15:13:00Z">
        <w:r w:rsidRPr="00233D6B">
          <w:rPr>
            <w:rStyle w:val="bnf"/>
          </w:rPr>
          <w:t>YieldExpressionNoIn</w:t>
        </w:r>
      </w:ins>
      <w:ins w:id="5719" w:author="Rev 19 Allen Wirfs-Brock" w:date="2013-09-06T15:12:00Z">
        <w:r>
          <w:t>,</w:t>
        </w:r>
      </w:ins>
      <w:ins w:id="5720" w:author="Rev 19 Allen Wirfs-Brock" w:date="2013-09-06T15:13:00Z">
        <w:r>
          <w:t xml:space="preserve"> </w:t>
        </w:r>
        <w:r w:rsidRPr="00233D6B">
          <w:rPr>
            <w:rStyle w:val="bnf"/>
          </w:rPr>
          <w:t>ArrowFunctionNoIn</w:t>
        </w:r>
      </w:ins>
      <w:ins w:id="5721" w:author="Rev 19 Allen Wirfs-Brock" w:date="2013-09-06T14:46:00Z">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ins>
      <w:ins w:id="5722" w:author="Rev 19 Allen Wirfs-Brock" w:date="2013-09-06T15:14:00Z">
        <w:r w:rsidRPr="00E77497">
          <w:t>,</w:t>
        </w:r>
        <w:r>
          <w:t xml:space="preserve"> </w:t>
        </w:r>
        <w:r w:rsidRPr="00233D6B">
          <w:rPr>
            <w:rStyle w:val="bnf"/>
          </w:rPr>
          <w:t>YieldExpressionNo</w:t>
        </w:r>
        <w:r>
          <w:t xml:space="preserve">, </w:t>
        </w:r>
        <w:r w:rsidRPr="00233D6B">
          <w:rPr>
            <w:rStyle w:val="bnf"/>
          </w:rPr>
          <w:t>ArrowFunctionNo</w:t>
        </w:r>
      </w:ins>
      <w:ins w:id="5723" w:author="Rev 19 Allen Wirfs-Brock" w:date="2013-09-06T14:46:00Z">
        <w:r w:rsidRPr="00E77497">
          <w:t xml:space="preserve"> and </w:t>
        </w:r>
        <w:r w:rsidRPr="00E77497">
          <w:rPr>
            <w:rFonts w:ascii="Times New Roman" w:hAnsi="Times New Roman"/>
            <w:i/>
          </w:rPr>
          <w:t>AssignmentExpression</w:t>
        </w:r>
        <w:r w:rsidRPr="00E77497">
          <w:t>, respectively.</w:t>
        </w:r>
      </w:ins>
    </w:p>
    <w:p w:rsidR="007806CA" w:rsidRPr="00E77497" w:rsidDel="0067578E" w:rsidRDefault="007806CA">
      <w:pPr>
        <w:pStyle w:val="Heading3"/>
        <w:rPr>
          <w:del w:id="5724" w:author="Rev 19 Allen Wirfs-Brock" w:date="2013-09-11T17:55:00Z"/>
        </w:rPr>
      </w:pPr>
      <w:del w:id="5725" w:author="Rev 19 Allen Wirfs-Brock" w:date="2013-09-11T17:55:00Z">
        <w:r w:rsidRPr="00E77497" w:rsidDel="0067578E">
          <w:delText>Static Semantics</w:delText>
        </w:r>
        <w:bookmarkStart w:id="5726" w:name="_Toc368034430"/>
        <w:bookmarkStart w:id="5727" w:name="_Toc368049653"/>
        <w:bookmarkStart w:id="5728" w:name="_Toc368050430"/>
        <w:bookmarkEnd w:id="5726"/>
        <w:bookmarkEnd w:id="5727"/>
        <w:bookmarkEnd w:id="5728"/>
      </w:del>
    </w:p>
    <w:p w:rsidR="007806CA" w:rsidRPr="00E77497" w:rsidRDefault="00C9049C" w:rsidP="006A78DC">
      <w:pPr>
        <w:pStyle w:val="Heading3"/>
        <w:rPr>
          <w:rFonts w:ascii="Helvetica" w:hAnsi="Helvetica"/>
        </w:rPr>
      </w:pPr>
      <w:bookmarkStart w:id="5729" w:name="_Toc368050431"/>
      <w:r w:rsidRPr="00E77497">
        <w:rPr>
          <w:rFonts w:ascii="Helvetica" w:hAnsi="Helvetica"/>
        </w:rPr>
        <w:t xml:space="preserve">Static Semantics:  </w:t>
      </w:r>
      <w:r w:rsidR="007806CA" w:rsidRPr="00E77497">
        <w:rPr>
          <w:rFonts w:ascii="Helvetica" w:hAnsi="Helvetica"/>
        </w:rPr>
        <w:t>Early Errors</w:t>
      </w:r>
      <w:bookmarkEnd w:id="5729"/>
    </w:p>
    <w:bookmarkEnd w:id="5707"/>
    <w:bookmarkEnd w:id="5708"/>
    <w:bookmarkEnd w:id="5709"/>
    <w:bookmarkEnd w:id="5710"/>
    <w:bookmarkEnd w:id="5711"/>
    <w:bookmarkEnd w:id="5712"/>
    <w:bookmarkEnd w:id="5713"/>
    <w:bookmarkEnd w:id="5714"/>
    <w:bookmarkEnd w:id="5715"/>
    <w:p w:rsidR="00520E07" w:rsidRPr="00E77497" w:rsidRDefault="00520E07" w:rsidP="00120381">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8625A5" w:rsidRPr="00E77497" w:rsidRDefault="008625A5" w:rsidP="006A78DC">
      <w:pPr>
        <w:pStyle w:val="Heading3"/>
      </w:pPr>
      <w:bookmarkStart w:id="5730" w:name="_Ref366742212"/>
      <w:bookmarkStart w:id="5731" w:name="_Toc368050432"/>
      <w:r w:rsidRPr="00E77497">
        <w:t xml:space="preserve">Static Semantics:  </w:t>
      </w:r>
      <w:r w:rsidRPr="00BD6E56">
        <w:rPr>
          <w:lang w:eastAsia="en-US"/>
        </w:rPr>
        <w:t>IsValidSimpleAssignmentTarget</w:t>
      </w:r>
      <w:bookmarkEnd w:id="5730"/>
      <w:bookmarkEnd w:id="5731"/>
    </w:p>
    <w:p w:rsidR="002E15BF" w:rsidRPr="00C81794" w:rsidRDefault="002E15BF" w:rsidP="002E15BF">
      <w:pPr>
        <w:rPr>
          <w:ins w:id="5732" w:author="Rev 19 Allen Wirfs-Brock" w:date="2013-09-12T09:53:00Z"/>
          <w:lang w:eastAsia="en-US"/>
        </w:rPr>
      </w:pPr>
      <w:ins w:id="5733" w:author="Rev 19 Allen Wirfs-Brock" w:date="2013-09-12T09:53: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734" w:author="Rev 19 Allen Wirfs-Brock" w:date="2013-09-12T09:53:00Z">
        <w:r>
          <w:rPr>
            <w:lang w:eastAsia="en-US"/>
          </w:rPr>
          <w:fldChar w:fldCharType="separate"/>
        </w:r>
      </w:ins>
      <w:ins w:id="5735" w:author="Rev 19 Allen Wirfs-Brock" w:date="2013-09-27T13:06:00Z">
        <w:r w:rsidR="00460CAC">
          <w:rPr>
            <w:lang w:eastAsia="en-US"/>
          </w:rPr>
          <w:t>12.1.0.2</w:t>
        </w:r>
      </w:ins>
      <w:ins w:id="573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737" w:author="Rev 19 Allen Wirfs-Brock" w:date="2013-09-12T09:53:00Z">
        <w:r>
          <w:rPr>
            <w:lang w:eastAsia="en-US"/>
          </w:rPr>
          <w:fldChar w:fldCharType="separate"/>
        </w:r>
      </w:ins>
      <w:ins w:id="5738" w:author="Rev 19 Allen Wirfs-Brock" w:date="2013-09-27T13:06:00Z">
        <w:r w:rsidR="00460CAC">
          <w:rPr>
            <w:lang w:eastAsia="en-US"/>
          </w:rPr>
          <w:t>12.1.10.2</w:t>
        </w:r>
      </w:ins>
      <w:ins w:id="573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740" w:author="Rev 19 Allen Wirfs-Brock" w:date="2013-09-12T09:53:00Z">
        <w:r>
          <w:rPr>
            <w:lang w:eastAsia="en-US"/>
          </w:rPr>
          <w:fldChar w:fldCharType="separate"/>
        </w:r>
      </w:ins>
      <w:ins w:id="5741" w:author="Rev 19 Allen Wirfs-Brock" w:date="2013-09-27T13:06:00Z">
        <w:r w:rsidR="00460CAC">
          <w:rPr>
            <w:lang w:eastAsia="en-US"/>
          </w:rPr>
          <w:t>12.2.1.2</w:t>
        </w:r>
      </w:ins>
      <w:ins w:id="574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743" w:author="Rev 19 Allen Wirfs-Brock" w:date="2013-09-12T09:53:00Z">
        <w:r>
          <w:rPr>
            <w:lang w:eastAsia="en-US"/>
          </w:rPr>
          <w:fldChar w:fldCharType="separate"/>
        </w:r>
      </w:ins>
      <w:ins w:id="5744" w:author="Rev 19 Allen Wirfs-Brock" w:date="2013-09-27T13:06:00Z">
        <w:r w:rsidR="00460CAC">
          <w:rPr>
            <w:lang w:eastAsia="en-US"/>
          </w:rPr>
          <w:t>12.3.2</w:t>
        </w:r>
      </w:ins>
      <w:ins w:id="574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746" w:author="Rev 19 Allen Wirfs-Brock" w:date="2013-09-12T09:53:00Z">
        <w:r>
          <w:rPr>
            <w:lang w:eastAsia="en-US"/>
          </w:rPr>
          <w:fldChar w:fldCharType="separate"/>
        </w:r>
      </w:ins>
      <w:ins w:id="5747" w:author="Rev 19 Allen Wirfs-Brock" w:date="2013-09-27T13:06:00Z">
        <w:r w:rsidR="00460CAC">
          <w:rPr>
            <w:lang w:eastAsia="en-US"/>
          </w:rPr>
          <w:t>12.4.2</w:t>
        </w:r>
      </w:ins>
      <w:ins w:id="574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749" w:author="Rev 19 Allen Wirfs-Brock" w:date="2013-09-12T09:53:00Z">
        <w:r>
          <w:rPr>
            <w:lang w:eastAsia="en-US"/>
          </w:rPr>
          <w:fldChar w:fldCharType="separate"/>
        </w:r>
      </w:ins>
      <w:ins w:id="5750" w:author="Rev 19 Allen Wirfs-Brock" w:date="2013-09-27T13:06:00Z">
        <w:r w:rsidR="00460CAC">
          <w:rPr>
            <w:lang w:eastAsia="en-US"/>
          </w:rPr>
          <w:t>12.5.1</w:t>
        </w:r>
      </w:ins>
      <w:ins w:id="5751"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752" w:author="Rev 19 Allen Wirfs-Brock" w:date="2013-09-12T09:53:00Z">
        <w:r>
          <w:rPr>
            <w:lang w:eastAsia="en-US"/>
          </w:rPr>
          <w:fldChar w:fldCharType="separate"/>
        </w:r>
      </w:ins>
      <w:ins w:id="5753" w:author="Rev 19 Allen Wirfs-Brock" w:date="2013-09-27T13:06:00Z">
        <w:r w:rsidR="00460CAC">
          <w:rPr>
            <w:lang w:eastAsia="en-US"/>
          </w:rPr>
          <w:t>12.6.1</w:t>
        </w:r>
      </w:ins>
      <w:ins w:id="575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755" w:author="Rev 19 Allen Wirfs-Brock" w:date="2013-09-12T09:53:00Z">
        <w:r>
          <w:rPr>
            <w:lang w:eastAsia="en-US"/>
          </w:rPr>
          <w:fldChar w:fldCharType="separate"/>
        </w:r>
      </w:ins>
      <w:ins w:id="5756" w:author="Rev 19 Allen Wirfs-Brock" w:date="2013-09-27T13:06:00Z">
        <w:r w:rsidR="00460CAC">
          <w:rPr>
            <w:lang w:eastAsia="en-US"/>
          </w:rPr>
          <w:t>12.7.1</w:t>
        </w:r>
      </w:ins>
      <w:ins w:id="575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758" w:author="Rev 19 Allen Wirfs-Brock" w:date="2013-09-12T09:53:00Z">
        <w:r>
          <w:rPr>
            <w:lang w:eastAsia="en-US"/>
          </w:rPr>
          <w:fldChar w:fldCharType="separate"/>
        </w:r>
      </w:ins>
      <w:ins w:id="5759" w:author="Rev 19 Allen Wirfs-Brock" w:date="2013-09-27T13:06:00Z">
        <w:r w:rsidR="00460CAC">
          <w:rPr>
            <w:lang w:eastAsia="en-US"/>
          </w:rPr>
          <w:t>12.8.1</w:t>
        </w:r>
      </w:ins>
      <w:ins w:id="576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761" w:author="Rev 19 Allen Wirfs-Brock" w:date="2013-09-12T09:53:00Z">
        <w:r>
          <w:rPr>
            <w:lang w:eastAsia="en-US"/>
          </w:rPr>
          <w:fldChar w:fldCharType="separate"/>
        </w:r>
      </w:ins>
      <w:ins w:id="5762" w:author="Rev 19 Allen Wirfs-Brock" w:date="2013-09-27T13:06:00Z">
        <w:r w:rsidR="00460CAC">
          <w:rPr>
            <w:lang w:eastAsia="en-US"/>
          </w:rPr>
          <w:t>12.9.1</w:t>
        </w:r>
      </w:ins>
      <w:ins w:id="576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764" w:author="Rev 19 Allen Wirfs-Brock" w:date="2013-09-12T09:53:00Z">
        <w:r>
          <w:rPr>
            <w:lang w:eastAsia="en-US"/>
          </w:rPr>
          <w:fldChar w:fldCharType="separate"/>
        </w:r>
      </w:ins>
      <w:ins w:id="5765" w:author="Rev 19 Allen Wirfs-Brock" w:date="2013-09-27T13:06:00Z">
        <w:r w:rsidR="00460CAC">
          <w:rPr>
            <w:lang w:eastAsia="en-US"/>
          </w:rPr>
          <w:t>12.10.1</w:t>
        </w:r>
      </w:ins>
      <w:ins w:id="576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767" w:author="Rev 19 Allen Wirfs-Brock" w:date="2013-09-12T09:53:00Z">
        <w:r>
          <w:rPr>
            <w:lang w:eastAsia="en-US"/>
          </w:rPr>
          <w:fldChar w:fldCharType="separate"/>
        </w:r>
      </w:ins>
      <w:ins w:id="5768" w:author="Rev 19 Allen Wirfs-Brock" w:date="2013-09-27T13:06:00Z">
        <w:r w:rsidR="00460CAC">
          <w:rPr>
            <w:lang w:eastAsia="en-US"/>
          </w:rPr>
          <w:t>12.11.1</w:t>
        </w:r>
      </w:ins>
      <w:ins w:id="576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770" w:author="Rev 19 Allen Wirfs-Brock" w:date="2013-09-12T09:53:00Z">
        <w:r>
          <w:rPr>
            <w:lang w:eastAsia="en-US"/>
          </w:rPr>
          <w:fldChar w:fldCharType="separate"/>
        </w:r>
      </w:ins>
      <w:ins w:id="5771" w:author="Rev 19 Allen Wirfs-Brock" w:date="2013-09-27T13:06:00Z">
        <w:r w:rsidR="00460CAC">
          <w:rPr>
            <w:lang w:eastAsia="en-US"/>
          </w:rPr>
          <w:t>12.12.1</w:t>
        </w:r>
      </w:ins>
      <w:ins w:id="577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773" w:author="Rev 19 Allen Wirfs-Brock" w:date="2013-09-12T09:53:00Z">
        <w:r>
          <w:rPr>
            <w:lang w:eastAsia="en-US"/>
          </w:rPr>
          <w:fldChar w:fldCharType="separate"/>
        </w:r>
      </w:ins>
      <w:ins w:id="5774" w:author="Rev 19 Allen Wirfs-Brock" w:date="2013-09-27T13:06:00Z">
        <w:r w:rsidR="00460CAC">
          <w:rPr>
            <w:lang w:eastAsia="en-US"/>
          </w:rPr>
          <w:t>12.14.1</w:t>
        </w:r>
      </w:ins>
      <w:ins w:id="5775" w:author="Rev 19 Allen Wirfs-Brock" w:date="2013-09-12T09:53:00Z">
        <w:r>
          <w:rPr>
            <w:lang w:eastAsia="en-US"/>
          </w:rPr>
          <w:fldChar w:fldCharType="end"/>
        </w:r>
      </w:ins>
    </w:p>
    <w:p w:rsidR="008625A5" w:rsidRPr="00E77497" w:rsidRDefault="008625A5" w:rsidP="008625A5">
      <w:pPr>
        <w:pStyle w:val="SyntaxRule"/>
        <w:rPr>
          <w:rFonts w:ascii="Arial" w:hAnsi="Arial"/>
        </w:rPr>
      </w:pPr>
      <w:r w:rsidRPr="00E77497">
        <w:lastRenderedPageBreak/>
        <w:t>AssignmentExpression</w:t>
      </w:r>
      <w:r w:rsidRPr="00E77497">
        <w:rPr>
          <w:rFonts w:ascii="Arial" w:hAnsi="Arial"/>
        </w:rPr>
        <w:t xml:space="preserve"> </w:t>
      </w:r>
      <w:r w:rsidRPr="00E77497">
        <w:rPr>
          <w:rFonts w:ascii="Arial" w:hAnsi="Arial"/>
          <w:b/>
          <w:i w:val="0"/>
        </w:rPr>
        <w:t>:</w:t>
      </w:r>
    </w:p>
    <w:p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rsidR="00295437" w:rsidRPr="00E77497" w:rsidDel="0067578E" w:rsidRDefault="00295437">
      <w:pPr>
        <w:pStyle w:val="Heading3"/>
        <w:rPr>
          <w:del w:id="5776" w:author="Rev 19 Allen Wirfs-Brock" w:date="2013-09-11T17:55:00Z"/>
        </w:rPr>
      </w:pPr>
      <w:del w:id="5777" w:author="Rev 19 Allen Wirfs-Brock" w:date="2013-09-11T17:55:00Z">
        <w:r w:rsidRPr="00E77497" w:rsidDel="0067578E">
          <w:delText>Runtime Semantics</w:delText>
        </w:r>
        <w:bookmarkStart w:id="5778" w:name="_Toc368034433"/>
        <w:bookmarkStart w:id="5779" w:name="_Toc368049656"/>
        <w:bookmarkStart w:id="5780" w:name="_Toc368050433"/>
        <w:bookmarkEnd w:id="5778"/>
        <w:bookmarkEnd w:id="5779"/>
        <w:bookmarkEnd w:id="5780"/>
      </w:del>
    </w:p>
    <w:p w:rsidR="007806CA" w:rsidRPr="00E77497" w:rsidRDefault="007806CA" w:rsidP="006A78DC">
      <w:pPr>
        <w:pStyle w:val="Heading3"/>
      </w:pPr>
      <w:bookmarkStart w:id="5781" w:name="_Toc368050434"/>
      <w:r w:rsidRPr="00E77497">
        <w:rPr>
          <w:rFonts w:ascii="Helvetica" w:hAnsi="Helvetica"/>
        </w:rPr>
        <w:t xml:space="preserve">Runtime Semantics: </w:t>
      </w:r>
      <w:r w:rsidRPr="00E77497">
        <w:rPr>
          <w:rFonts w:ascii="Helvetica" w:hAnsi="Helvetica"/>
          <w:spacing w:val="6"/>
        </w:rPr>
        <w:t>Evaluation</w:t>
      </w:r>
      <w:bookmarkEnd w:id="5781"/>
      <w:r w:rsidRPr="00E77497">
        <w:t xml:space="preserve"> </w:t>
      </w:r>
    </w:p>
    <w:p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782" w:name="_Toc382212690"/>
    </w:p>
    <w:p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5782"/>
      <w:r w:rsidRPr="00E77497">
        <w:t>.</w:t>
      </w:r>
      <w:bookmarkStart w:id="5783" w:name="_Toc382212691"/>
    </w:p>
    <w:p w:rsidR="00392591" w:rsidRDefault="00342FD6" w:rsidP="002410A4">
      <w:pPr>
        <w:pStyle w:val="Alg4"/>
        <w:numPr>
          <w:ilvl w:val="1"/>
          <w:numId w:val="103"/>
        </w:numPr>
        <w:contextualSpacing/>
      </w:pPr>
      <w:r>
        <w:t>ReturnIfAbrupt(</w:t>
      </w:r>
      <w:r w:rsidRPr="00342FD6">
        <w:rPr>
          <w:i/>
        </w:rPr>
        <w:t>l</w:t>
      </w:r>
      <w:r>
        <w:rPr>
          <w:i/>
        </w:rPr>
        <w:t>ref</w:t>
      </w:r>
      <w:r>
        <w:t>).</w:t>
      </w:r>
    </w:p>
    <w:p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5783"/>
      <w:r w:rsidRPr="00E77497">
        <w:t>.</w:t>
      </w:r>
      <w:bookmarkStart w:id="5784" w:name="_Toc382212692"/>
    </w:p>
    <w:p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5784"/>
      <w:r w:rsidRPr="00E77497">
        <w:t>.</w:t>
      </w:r>
      <w:bookmarkStart w:id="5785" w:name="_Toc382212693"/>
    </w:p>
    <w:p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5785"/>
      <w:r w:rsidR="004C02EF" w:rsidRPr="00E77497">
        <w:t>.</w:t>
      </w:r>
      <w:bookmarkStart w:id="5786" w:name="_Toc382212694"/>
    </w:p>
    <w:p w:rsidR="0056239B" w:rsidRDefault="0056239B" w:rsidP="00FA3203">
      <w:pPr>
        <w:pStyle w:val="Alg3"/>
        <w:numPr>
          <w:ilvl w:val="1"/>
          <w:numId w:val="103"/>
        </w:numPr>
      </w:pPr>
      <w:r>
        <w:t>ReturnIfAbrupt(</w:t>
      </w:r>
      <w:r w:rsidRPr="00ED2E78">
        <w:rPr>
          <w:i/>
        </w:rPr>
        <w:t>status</w:t>
      </w:r>
      <w:r>
        <w:t>).</w:t>
      </w:r>
    </w:p>
    <w:p w:rsidR="004C0865" w:rsidRPr="00E77497" w:rsidRDefault="004C0865" w:rsidP="00FA3203">
      <w:pPr>
        <w:pStyle w:val="Alg3"/>
        <w:numPr>
          <w:ilvl w:val="1"/>
          <w:numId w:val="103"/>
        </w:numPr>
      </w:pPr>
      <w:r w:rsidRPr="00E77497">
        <w:t xml:space="preserve">Return </w:t>
      </w:r>
      <w:r w:rsidRPr="00E77497">
        <w:rPr>
          <w:i/>
        </w:rPr>
        <w:t>rval</w:t>
      </w:r>
      <w:r w:rsidRPr="00E77497">
        <w:t>.</w:t>
      </w:r>
    </w:p>
    <w:p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3"/>
        </w:numPr>
        <w:contextualSpacing/>
      </w:pPr>
      <w:r>
        <w:t>ReturnIfAbrupt(</w:t>
      </w:r>
      <w:r>
        <w:rPr>
          <w:i/>
        </w:rPr>
        <w:t>r</w:t>
      </w:r>
      <w:r w:rsidRPr="00ED2E78">
        <w:rPr>
          <w:i/>
        </w:rPr>
        <w:t>val</w:t>
      </w:r>
      <w:r>
        <w:t>).</w:t>
      </w:r>
    </w:p>
    <w:p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w:t>
      </w:r>
      <w:del w:id="5787" w:author="Rev 19 Allen Wirfs-Brock" w:date="2013-09-12T10:55:00Z">
        <w:r w:rsidR="005D43BD" w:rsidDel="00CA2DE9">
          <w:delText xml:space="preserve"> </w:delText>
        </w:r>
      </w:del>
      <w:r w:rsidR="005D43BD">
        <w:t>Assignment</w:t>
      </w:r>
      <w:del w:id="5788" w:author="Rev 19 Allen Wirfs-Brock" w:date="2013-09-12T10:55:00Z">
        <w:r w:rsidR="005D43BD" w:rsidDel="00CA2DE9">
          <w:delText xml:space="preserve"> </w:delText>
        </w:r>
      </w:del>
      <w:r w:rsidR="005D43BD">
        <w:t>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rsidR="002410A4" w:rsidRDefault="00342FD6" w:rsidP="002410A4">
      <w:pPr>
        <w:pStyle w:val="Alg4"/>
        <w:numPr>
          <w:ilvl w:val="0"/>
          <w:numId w:val="103"/>
        </w:numPr>
        <w:contextualSpacing/>
      </w:pPr>
      <w:r>
        <w:t>ReturnIfAbrupt(</w:t>
      </w:r>
      <w:r w:rsidRPr="00ED2E78">
        <w:rPr>
          <w:i/>
        </w:rPr>
        <w:t>status</w:t>
      </w:r>
      <w:r>
        <w:t>).</w:t>
      </w:r>
    </w:p>
    <w:p w:rsidR="004C0865" w:rsidRPr="00E77497" w:rsidRDefault="004C02EF" w:rsidP="00FA3203">
      <w:pPr>
        <w:pStyle w:val="Alg3"/>
        <w:numPr>
          <w:ilvl w:val="0"/>
          <w:numId w:val="103"/>
        </w:numPr>
        <w:spacing w:after="220"/>
      </w:pPr>
      <w:r w:rsidRPr="00E77497">
        <w:t xml:space="preserve">Return </w:t>
      </w:r>
      <w:r w:rsidRPr="00E77497">
        <w:rPr>
          <w:i/>
        </w:rPr>
        <w:t>rval</w:t>
      </w:r>
      <w:bookmarkEnd w:id="5786"/>
      <w:r w:rsidRPr="00E77497">
        <w:t>.</w:t>
      </w:r>
      <w:bookmarkStart w:id="5789" w:name="_Toc375031195"/>
      <w:bookmarkStart w:id="5790" w:name="_Toc381513708"/>
      <w:bookmarkStart w:id="5791" w:name="_Toc382202874"/>
      <w:bookmarkStart w:id="5792" w:name="_Toc382212230"/>
      <w:bookmarkStart w:id="5793" w:name="_Toc382212695"/>
      <w:bookmarkStart w:id="5794" w:name="_Toc382291575"/>
      <w:bookmarkStart w:id="5795" w:name="_Toc385672224"/>
      <w:bookmarkStart w:id="5796" w:name="_Toc393690327"/>
    </w:p>
    <w:p w:rsidR="007806CA" w:rsidRPr="00E77497" w:rsidRDefault="007806CA" w:rsidP="007806CA">
      <w:pPr>
        <w:jc w:val="left"/>
      </w:pPr>
      <w:bookmarkStart w:id="5797"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rsidR="002410A4" w:rsidRDefault="00342FD6" w:rsidP="002410A4">
      <w:pPr>
        <w:pStyle w:val="Alg4"/>
        <w:numPr>
          <w:ilvl w:val="0"/>
          <w:numId w:val="104"/>
        </w:numPr>
        <w:contextualSpacing/>
      </w:pPr>
      <w:r>
        <w:t>ReturnIfAbrupt(</w:t>
      </w:r>
      <w:r w:rsidRPr="00342FD6">
        <w:rPr>
          <w:i/>
        </w:rPr>
        <w:t>lval</w:t>
      </w:r>
      <w:r>
        <w:t>).</w:t>
      </w:r>
    </w:p>
    <w:p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4"/>
        </w:numPr>
        <w:contextualSpacing/>
      </w:pPr>
      <w:r>
        <w:t>ReturnIfAbrupt(</w:t>
      </w:r>
      <w:r>
        <w:rPr>
          <w:i/>
        </w:rPr>
        <w:t>r</w:t>
      </w:r>
      <w:r w:rsidRPr="00ED2E78">
        <w:rPr>
          <w:i/>
        </w:rPr>
        <w:t>val</w:t>
      </w:r>
      <w:r>
        <w:t>).</w:t>
      </w:r>
    </w:p>
    <w:p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rsidR="00342FD6" w:rsidRDefault="00342FD6" w:rsidP="00342FD6">
      <w:pPr>
        <w:pStyle w:val="Alg4"/>
        <w:numPr>
          <w:ilvl w:val="0"/>
          <w:numId w:val="104"/>
        </w:numPr>
        <w:contextualSpacing/>
      </w:pPr>
      <w:r>
        <w:t>ReturnIfAbrupt(</w:t>
      </w:r>
      <w:r w:rsidRPr="00ED2E78">
        <w:rPr>
          <w:i/>
        </w:rPr>
        <w:t>status</w:t>
      </w:r>
      <w:r>
        <w:t>).</w:t>
      </w:r>
    </w:p>
    <w:p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rsidR="007806CA" w:rsidRPr="00E77497" w:rsidRDefault="004C02EF" w:rsidP="00962DF2">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rsidR="00C707BD" w:rsidRPr="00E77497" w:rsidRDefault="00C707BD" w:rsidP="00D148E9">
      <w:pPr>
        <w:pStyle w:val="Heading3"/>
      </w:pPr>
      <w:bookmarkStart w:id="5798" w:name="_Ref365636282"/>
      <w:bookmarkStart w:id="5799" w:name="_Ref365636358"/>
      <w:bookmarkStart w:id="5800" w:name="_Toc368050435"/>
      <w:r w:rsidRPr="00E77497">
        <w:t>Destructuring Assignment</w:t>
      </w:r>
      <w:bookmarkEnd w:id="5798"/>
      <w:bookmarkEnd w:id="5799"/>
      <w:bookmarkEnd w:id="5800"/>
    </w:p>
    <w:p w:rsidR="001F7486" w:rsidRPr="00E77497" w:rsidRDefault="001F7486" w:rsidP="001F7486">
      <w:pPr>
        <w:pStyle w:val="Syntax"/>
      </w:pPr>
      <w:r w:rsidRPr="00E77497">
        <w:t>Supplemental Syntax</w:t>
      </w:r>
    </w:p>
    <w:p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rsidR="001F7486" w:rsidRPr="00E77497" w:rsidRDefault="001F7486" w:rsidP="001F7486">
      <w:pPr>
        <w:pStyle w:val="SyntaxRule"/>
        <w:rPr>
          <w:rFonts w:ascii="Arial" w:hAnsi="Arial"/>
        </w:rPr>
      </w:pPr>
      <w:r w:rsidRPr="00E77497">
        <w:lastRenderedPageBreak/>
        <w:t xml:space="preserve">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rsidR="00EC6FB2" w:rsidRDefault="00EC6FB2" w:rsidP="00EC6FB2">
      <w:pPr>
        <w:pStyle w:val="SyntaxDefinition"/>
      </w:pPr>
      <w:r w:rsidRPr="00E77497">
        <w:rPr>
          <w:rFonts w:ascii="Arial" w:hAnsi="Arial" w:cs="Arial"/>
          <w:i w:val="0"/>
          <w:sz w:val="16"/>
          <w:szCs w:val="16"/>
        </w:rPr>
        <w:t xml:space="preserve">  </w:t>
      </w:r>
      <w:r w:rsidRPr="00E77497">
        <w:t>LeftHandSideExpression</w:t>
      </w:r>
    </w:p>
    <w:p w:rsidR="00EC6FB2" w:rsidRPr="00E77497" w:rsidRDefault="00EC6FB2" w:rsidP="007B7042">
      <w:pPr>
        <w:pStyle w:val="SyntaxDefinition"/>
        <w:ind w:left="0"/>
      </w:pPr>
    </w:p>
    <w:p w:rsidR="006C296B" w:rsidRPr="00E77497" w:rsidDel="0067578E" w:rsidRDefault="006C296B">
      <w:pPr>
        <w:pStyle w:val="Heading4"/>
        <w:rPr>
          <w:del w:id="5801" w:author="Rev 19 Allen Wirfs-Brock" w:date="2013-09-11T17:56:00Z"/>
        </w:rPr>
      </w:pPr>
      <w:del w:id="5802" w:author="Rev 19 Allen Wirfs-Brock" w:date="2013-09-11T17:56:00Z">
        <w:r w:rsidRPr="00E77497" w:rsidDel="0067578E">
          <w:delText>Static Semantics</w:delText>
        </w:r>
      </w:del>
    </w:p>
    <w:p w:rsidR="00D012F5" w:rsidRPr="00E77497" w:rsidRDefault="00C9049C" w:rsidP="006A78DC">
      <w:pPr>
        <w:pStyle w:val="Heading4"/>
        <w:rPr>
          <w:rFonts w:ascii="Helvetica" w:hAnsi="Helvetica"/>
        </w:rPr>
      </w:pPr>
      <w:r w:rsidRPr="00E77497">
        <w:rPr>
          <w:rFonts w:ascii="Helvetica" w:hAnsi="Helvetica"/>
        </w:rPr>
        <w:t xml:space="preserve">Static Semantics:  </w:t>
      </w:r>
      <w:r w:rsidR="006C296B" w:rsidRPr="00E77497">
        <w:rPr>
          <w:rFonts w:ascii="Helvetica" w:hAnsi="Helvetica"/>
        </w:rPr>
        <w:t>Early Errors</w:t>
      </w:r>
    </w:p>
    <w:p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5803"/>
      <w:r w:rsidRPr="00E77497">
        <w:rPr>
          <w:rStyle w:val="bnf"/>
          <w:rFonts w:ascii="Arial" w:hAnsi="Arial" w:cs="Arial"/>
          <w:i w:val="0"/>
        </w:rPr>
        <w:t xml:space="preserve">does not statically resolve to a declarative environment record binding or </w:t>
      </w:r>
      <w:commentRangeEnd w:id="5803"/>
      <w:r w:rsidRPr="00CB5F32">
        <w:rPr>
          <w:rStyle w:val="CommentReference"/>
          <w:rFonts w:cs="Arial"/>
          <w:lang w:val="en-GB"/>
        </w:rPr>
        <w:commentReference w:id="5803"/>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D012F5" w:rsidRPr="00E77497" w:rsidRDefault="00D012F5" w:rsidP="00F0301E">
      <w:pPr>
        <w:numPr>
          <w:ilvl w:val="0"/>
          <w:numId w:val="737"/>
        </w:numPr>
        <w:jc w:val="left"/>
      </w:pPr>
      <w:r w:rsidRPr="00E77497">
        <w:lastRenderedPageBreak/>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rsidR="00295437" w:rsidRPr="00E77497" w:rsidDel="0067578E" w:rsidRDefault="00295437" w:rsidP="00D148E9">
      <w:pPr>
        <w:pStyle w:val="Heading4"/>
        <w:rPr>
          <w:del w:id="5804" w:author="Rev 19 Allen Wirfs-Brock" w:date="2013-09-11T17:56:00Z"/>
        </w:rPr>
      </w:pPr>
      <w:del w:id="5805" w:author="Rev 19 Allen Wirfs-Brock" w:date="2013-09-11T17:56:00Z">
        <w:r w:rsidRPr="00E77497" w:rsidDel="0067578E">
          <w:delText>Runtime Semantics</w:delText>
        </w:r>
      </w:del>
    </w:p>
    <w:p w:rsidR="00D012F5" w:rsidRPr="00E77497" w:rsidRDefault="00D012F5" w:rsidP="006A78DC">
      <w:pPr>
        <w:pStyle w:val="Heading4"/>
      </w:pPr>
      <w:r w:rsidRPr="00E77497">
        <w:t xml:space="preserve">Runtime Semantics: </w:t>
      </w:r>
      <w:r w:rsidR="005D43BD">
        <w:t>Destructuring</w:t>
      </w:r>
      <w:del w:id="5806" w:author="Rev 19 Allen Wirfs-Brock" w:date="2013-09-12T10:55:00Z">
        <w:r w:rsidR="005D43BD" w:rsidDel="00CA2DE9">
          <w:delText xml:space="preserve"> </w:delText>
        </w:r>
      </w:del>
      <w:r w:rsidR="005D43BD">
        <w:t>Assignment</w:t>
      </w:r>
      <w:del w:id="5807" w:author="Rev 19 Allen Wirfs-Brock" w:date="2013-09-12T10:55:00Z">
        <w:r w:rsidR="005D43BD" w:rsidDel="00CA2DE9">
          <w:delText xml:space="preserve"> </w:delText>
        </w:r>
      </w:del>
      <w:r w:rsidRPr="00E77497">
        <w:rPr>
          <w:spacing w:val="6"/>
        </w:rPr>
        <w:t>Evaluation</w:t>
      </w:r>
      <w:r w:rsidRPr="00E77497">
        <w:t xml:space="preserve"> </w:t>
      </w:r>
    </w:p>
    <w:p w:rsidR="005D43BD" w:rsidRPr="00E77497" w:rsidRDefault="005D43BD" w:rsidP="005D43BD">
      <w:pPr>
        <w:ind w:left="360"/>
      </w:pPr>
      <w:r w:rsidRPr="00E77497">
        <w:t xml:space="preserve">with parameter </w:t>
      </w:r>
      <w:r w:rsidRPr="00E77497">
        <w:rPr>
          <w:rStyle w:val="bnf"/>
        </w:rPr>
        <w:t>obj</w:t>
      </w:r>
    </w:p>
    <w:p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rsidR="005D43BD" w:rsidRPr="00E77497" w:rsidRDefault="005D43BD" w:rsidP="00C7794D">
      <w:pPr>
        <w:spacing w:after="0"/>
      </w:pPr>
      <w:r>
        <w:t>and</w:t>
      </w:r>
    </w:p>
    <w:p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Destructuring</w:t>
      </w:r>
      <w:del w:id="5808" w:author="Rev 19 Allen Wirfs-Brock" w:date="2013-09-12T10:55:00Z">
        <w:r w:rsidR="006B1B28" w:rsidDel="00CA2DE9">
          <w:delText xml:space="preserve"> </w:delText>
        </w:r>
      </w:del>
      <w:r w:rsidR="006B1B28">
        <w:t>Assignment</w:t>
      </w:r>
      <w:del w:id="5809" w:author="Rev 19 Allen Wirfs-Brock" w:date="2013-09-12T10:55:00Z">
        <w:r w:rsidR="006B1B28" w:rsidDel="00CA2DE9">
          <w:delText xml:space="preserve"> </w:delText>
        </w:r>
      </w:del>
      <w:r w:rsidR="006B1B28">
        <w:t xml:space="preserve">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6C2F27" w:rsidRDefault="008A65A0" w:rsidP="006C2F27">
      <w:pPr>
        <w:pStyle w:val="Alg4"/>
        <w:numPr>
          <w:ilvl w:val="0"/>
          <w:numId w:val="408"/>
        </w:numPr>
        <w:contextualSpacing/>
      </w:pPr>
      <w:r>
        <w:t>ReturnIfAbrupt(</w:t>
      </w:r>
      <w:r w:rsidR="0058620A" w:rsidRPr="006A5E27">
        <w:rPr>
          <w:i/>
        </w:rPr>
        <w:t>status</w:t>
      </w:r>
      <w:r>
        <w:t>)</w:t>
      </w:r>
      <w:r w:rsidR="006C2F27">
        <w:t>.</w:t>
      </w:r>
    </w:p>
    <w:p w:rsidR="00C707BD" w:rsidRPr="00E77497" w:rsidRDefault="006C2F27" w:rsidP="007B3D06">
      <w:pPr>
        <w:pStyle w:val="Alg3"/>
        <w:numPr>
          <w:ilvl w:val="0"/>
          <w:numId w:val="408"/>
        </w:numPr>
      </w:pPr>
      <w:r>
        <w:t xml:space="preserve">Return the result of performing </w:t>
      </w:r>
      <w:r w:rsidR="006B1B28">
        <w:t>Destructuring</w:t>
      </w:r>
      <w:del w:id="5810" w:author="Rev 19 Allen Wirfs-Brock" w:date="2013-09-12T10:55:00Z">
        <w:r w:rsidR="006B1B28" w:rsidDel="00CA2DE9">
          <w:delText xml:space="preserve"> </w:delText>
        </w:r>
      </w:del>
      <w:r w:rsidR="006B1B28">
        <w:t>Assignment</w:t>
      </w:r>
      <w:del w:id="5811" w:author="Rev 19 Allen Wirfs-Brock" w:date="2013-09-12T10:56:00Z">
        <w:r w:rsidR="006B1B28" w:rsidDel="00CA2DE9">
          <w:delText xml:space="preserve"> </w:delText>
        </w:r>
      </w:del>
      <w:r w:rsidR="006B1B28">
        <w:t xml:space="preserve">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C707BD" w:rsidRPr="00E77497" w:rsidRDefault="00C707BD" w:rsidP="00C707BD">
      <w:pPr>
        <w:pStyle w:val="Alg3"/>
        <w:tabs>
          <w:tab w:val="clear" w:pos="360"/>
        </w:tabs>
        <w:ind w:left="0" w:firstLine="0"/>
      </w:pPr>
    </w:p>
    <w:p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rsidR="00295173" w:rsidRPr="00E77497" w:rsidRDefault="00295173" w:rsidP="00E63775">
      <w:pPr>
        <w:pStyle w:val="Alg3"/>
        <w:numPr>
          <w:ilvl w:val="0"/>
          <w:numId w:val="409"/>
        </w:numPr>
        <w:tabs>
          <w:tab w:val="left" w:pos="720"/>
        </w:tabs>
      </w:pPr>
      <w:r w:rsidRPr="00E77497">
        <w:t xml:space="preserve">Let </w:t>
      </w:r>
      <w:r w:rsidRPr="00E77497">
        <w:rPr>
          <w:i/>
        </w:rPr>
        <w:t>v</w:t>
      </w:r>
      <w:r w:rsidRPr="00E77497">
        <w:t xml:space="preserve"> be the result of calling Get</w:t>
      </w:r>
      <w:r w:rsidR="00E63775">
        <w:t>(</w:t>
      </w:r>
      <w:r>
        <w:rPr>
          <w:i/>
        </w:rPr>
        <w:t>obj</w:t>
      </w:r>
      <w:r w:rsidR="00E63775">
        <w:t>,</w:t>
      </w:r>
      <w:r w:rsidRPr="00E77497">
        <w:t xml:space="preserve"> </w:t>
      </w:r>
      <w:r w:rsidRPr="004418C4">
        <w:rPr>
          <w:i/>
        </w:rPr>
        <w:t>P</w:t>
      </w:r>
      <w:r w:rsidR="00E63775">
        <w:rPr>
          <w:iCs/>
        </w:rPr>
        <w:t>)</w:t>
      </w:r>
      <w:r w:rsidRPr="00E77497">
        <w:t>.</w:t>
      </w:r>
    </w:p>
    <w:p w:rsidR="008A65A0" w:rsidRDefault="008A65A0" w:rsidP="008A65A0">
      <w:pPr>
        <w:pStyle w:val="Alg2"/>
        <w:numPr>
          <w:ilvl w:val="0"/>
          <w:numId w:val="409"/>
        </w:numPr>
        <w:contextualSpacing/>
      </w:pPr>
      <w:r>
        <w:t>ReturnIfAbrupt(</w:t>
      </w:r>
      <w:r>
        <w:rPr>
          <w:i/>
        </w:rPr>
        <w:t>v</w:t>
      </w:r>
      <w:r>
        <w:t>).</w:t>
      </w:r>
    </w:p>
    <w:p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rsidR="00295173" w:rsidRDefault="00295173" w:rsidP="00295173">
      <w:pPr>
        <w:pStyle w:val="Alg2"/>
        <w:numPr>
          <w:ilvl w:val="0"/>
          <w:numId w:val="409"/>
        </w:numPr>
        <w:contextualSpacing/>
      </w:pPr>
      <w:r>
        <w:t>ReturnIfAbrupt(</w:t>
      </w:r>
      <w:r>
        <w:rPr>
          <w:i/>
        </w:rPr>
        <w:t>v</w:t>
      </w:r>
      <w:r>
        <w:t>).</w:t>
      </w:r>
    </w:p>
    <w:p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w:t>
      </w:r>
      <w:r w:rsidR="002021D1">
        <w:fldChar w:fldCharType="begin"/>
      </w:r>
      <w:r w:rsidR="002021D1">
        <w:instrText xml:space="preserve"> REF _Ref365540884 \r \h </w:instrText>
      </w:r>
      <w:r w:rsidR="002021D1">
        <w:fldChar w:fldCharType="separate"/>
      </w:r>
      <w:r w:rsidR="00460CAC">
        <w:t>8.3.1</w:t>
      </w:r>
      <w:r w:rsidR="002021D1">
        <w:fldChar w:fldCharType="end"/>
      </w:r>
      <w:r w:rsidRPr="00E77497">
        <w:t xml:space="preserve">)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rsidR="004A09B9" w:rsidRDefault="004A09B9" w:rsidP="00F0301E">
      <w:pPr>
        <w:pStyle w:val="Alg4"/>
        <w:numPr>
          <w:ilvl w:val="0"/>
          <w:numId w:val="410"/>
        </w:numPr>
        <w:contextualSpacing/>
      </w:pPr>
      <w:r>
        <w:t>ReturnIfAbrupt(</w:t>
      </w:r>
      <w:r w:rsidR="00F0301E">
        <w:rPr>
          <w:i/>
        </w:rPr>
        <w:t>n</w:t>
      </w:r>
      <w:r>
        <w:rPr>
          <w:i/>
        </w:rPr>
        <w:t>ame</w:t>
      </w:r>
      <w:r>
        <w:t>).</w:t>
      </w:r>
    </w:p>
    <w:p w:rsidR="001535CA" w:rsidRDefault="001535CA" w:rsidP="001535CA">
      <w:pPr>
        <w:pStyle w:val="Alg3"/>
        <w:numPr>
          <w:ilvl w:val="0"/>
          <w:numId w:val="410"/>
        </w:numPr>
        <w:spacing w:after="240"/>
      </w:pPr>
      <w:r>
        <w:t xml:space="preserve">Return the result of performing </w:t>
      </w:r>
      <w:r w:rsidR="0004792F">
        <w:t>Keyed</w:t>
      </w:r>
      <w:del w:id="5812" w:author="Rev 19 Allen Wirfs-Brock" w:date="2013-09-12T10:51:00Z">
        <w:r w:rsidDel="00CA2DE9">
          <w:delText xml:space="preserve"> </w:delText>
        </w:r>
      </w:del>
      <w:r>
        <w:t>Destructuring</w:t>
      </w:r>
      <w:del w:id="5813" w:author="Rev 19 Allen Wirfs-Brock" w:date="2013-09-12T10:51:00Z">
        <w:r w:rsidDel="00CA2DE9">
          <w:delText xml:space="preserve"> </w:delText>
        </w:r>
      </w:del>
      <w:r>
        <w:t>Assignment</w:t>
      </w:r>
      <w:del w:id="5814" w:author="Rev 19 Allen Wirfs-Brock" w:date="2013-09-12T10:51:00Z">
        <w:r w:rsidDel="00CA2DE9">
          <w:delText xml:space="preserve"> </w:delText>
        </w:r>
      </w:del>
      <w:r>
        <w:t>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E77497" w:rsidRDefault="004B56D8" w:rsidP="00FA3203">
      <w:pPr>
        <w:pStyle w:val="Alg3"/>
        <w:numPr>
          <w:ilvl w:val="0"/>
          <w:numId w:val="411"/>
        </w:numPr>
        <w:spacing w:after="240"/>
        <w:contextualSpacing/>
      </w:pPr>
      <w:r>
        <w:t xml:space="preserve">Return the result of performing </w:t>
      </w:r>
      <w:r w:rsidR="006B1B28">
        <w:t>Indexed</w:t>
      </w:r>
      <w:del w:id="5815" w:author="Rev 19 Allen Wirfs-Brock" w:date="2013-09-12T10:53:00Z">
        <w:r w:rsidR="006B1B28" w:rsidDel="00CA2DE9">
          <w:delText xml:space="preserve"> </w:delText>
        </w:r>
      </w:del>
      <w:r w:rsidR="006B1B28">
        <w:t>Destructuring</w:t>
      </w:r>
      <w:del w:id="5816" w:author="Rev 19 Allen Wirfs-Brock" w:date="2013-09-12T10:53:00Z">
        <w:r w:rsidR="006B1B28" w:rsidDel="00CA2DE9">
          <w:delText xml:space="preserve"> </w:delText>
        </w:r>
      </w:del>
      <w:r w:rsidR="006B1B28">
        <w:t>Assignment</w:t>
      </w:r>
      <w:del w:id="5817" w:author="Rev 19 Allen Wirfs-Brock" w:date="2013-09-12T10:53:00Z">
        <w:r w:rsidR="006B1B28" w:rsidDel="00CA2DE9">
          <w:delText xml:space="preserve"> </w:delText>
        </w:r>
      </w:del>
      <w:r w:rsidR="006B1B28">
        <w:t>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rsidR="004B56D8" w:rsidRPr="00E77497" w:rsidRDefault="004B56D8" w:rsidP="004B56D8">
      <w:pPr>
        <w:pStyle w:val="Alg3"/>
        <w:numPr>
          <w:ilvl w:val="0"/>
          <w:numId w:val="412"/>
        </w:numPr>
        <w:spacing w:after="240"/>
      </w:pPr>
      <w:r>
        <w:t>Return the result of performing Indexed</w:t>
      </w:r>
      <w:del w:id="5818" w:author="Rev 19 Allen Wirfs-Brock" w:date="2013-09-12T10:54:00Z">
        <w:r w:rsidDel="00CA2DE9">
          <w:delText xml:space="preserve"> </w:delText>
        </w:r>
      </w:del>
      <w:r>
        <w:t>Destructuring</w:t>
      </w:r>
      <w:del w:id="5819" w:author="Rev 19 Allen Wirfs-Brock" w:date="2013-09-12T10:54:00Z">
        <w:r w:rsidDel="00CA2DE9">
          <w:delText xml:space="preserve"> </w:delText>
        </w:r>
      </w:del>
      <w:r>
        <w:t>Assignment</w:t>
      </w:r>
      <w:del w:id="5820" w:author="Rev 19 Allen Wirfs-Brock" w:date="2013-09-12T10:54:00Z">
        <w:r w:rsidDel="00CA2DE9">
          <w:delText xml:space="preserve"> </w:delText>
        </w:r>
      </w:del>
      <w:r>
        <w:t>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rsidR="005D4122" w:rsidRPr="00E77497" w:rsidRDefault="00620189" w:rsidP="005550F0">
      <w:pPr>
        <w:contextualSpacing/>
        <w:jc w:val="left"/>
      </w:pPr>
      <w:r w:rsidRPr="00E77497">
        <w:rPr>
          <w:rStyle w:val="bnf"/>
        </w:rPr>
        <w:lastRenderedPageBreak/>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w:t>
      </w:r>
      <w:del w:id="5821" w:author="Rev 19 Allen Wirfs-Brock" w:date="2013-09-12T10:53:00Z">
        <w:r w:rsidR="006B1B28" w:rsidDel="00CA2DE9">
          <w:delText xml:space="preserve"> </w:delText>
        </w:r>
      </w:del>
      <w:r w:rsidR="006B1B28">
        <w:t>Destructuring</w:t>
      </w:r>
      <w:del w:id="5822" w:author="Rev 19 Allen Wirfs-Brock" w:date="2013-09-12T10:54:00Z">
        <w:r w:rsidR="006B1B28" w:rsidDel="00CA2DE9">
          <w:delText xml:space="preserve"> </w:delText>
        </w:r>
      </w:del>
      <w:r w:rsidR="006B1B28">
        <w:t>Assignment</w:t>
      </w:r>
      <w:del w:id="5823" w:author="Rev 19 Allen Wirfs-Brock" w:date="2013-09-12T10:54:00Z">
        <w:r w:rsidR="006B1B28" w:rsidDel="00CA2DE9">
          <w:delText xml:space="preserve"> </w:delText>
        </w:r>
      </w:del>
      <w:r w:rsidR="006B1B28">
        <w:t>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rsidR="004B56D8" w:rsidRDefault="0004792F" w:rsidP="004B56D8">
      <w:pPr>
        <w:pStyle w:val="Alg4"/>
        <w:numPr>
          <w:ilvl w:val="0"/>
          <w:numId w:val="668"/>
        </w:numPr>
        <w:contextualSpacing/>
      </w:pPr>
      <w:r>
        <w:t>ReturnIfAbrupt(</w:t>
      </w:r>
      <w:r w:rsidR="004B56D8" w:rsidRPr="00E77497">
        <w:rPr>
          <w:i/>
        </w:rPr>
        <w:t>lastIndex</w:t>
      </w:r>
      <w:r>
        <w:t>)</w:t>
      </w:r>
      <w:r w:rsidR="004B56D8">
        <w:t>.</w:t>
      </w:r>
    </w:p>
    <w:p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w:t>
      </w:r>
      <w:del w:id="5824" w:author="Rev 19 Allen Wirfs-Brock" w:date="2013-09-12T10:54:00Z">
        <w:r w:rsidR="006B1B28" w:rsidDel="00CA2DE9">
          <w:delText xml:space="preserve"> </w:delText>
        </w:r>
      </w:del>
      <w:r w:rsidR="006B1B28">
        <w:t>Destructuring</w:t>
      </w:r>
      <w:del w:id="5825" w:author="Rev 19 Allen Wirfs-Brock" w:date="2013-09-12T10:54:00Z">
        <w:r w:rsidR="006B1B28" w:rsidDel="00CA2DE9">
          <w:delText xml:space="preserve"> </w:delText>
        </w:r>
      </w:del>
      <w:r w:rsidR="006B1B28">
        <w:t>Assignment</w:t>
      </w:r>
      <w:del w:id="5826" w:author="Rev 19 Allen Wirfs-Brock" w:date="2013-09-12T10:54:00Z">
        <w:r w:rsidR="006B1B28" w:rsidDel="00CA2DE9">
          <w:delText xml:space="preserve"> </w:delText>
        </w:r>
      </w:del>
      <w:r w:rsidR="006B1B28">
        <w:t>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rsidR="005D43BD" w:rsidRPr="00E77497" w:rsidRDefault="005D43BD" w:rsidP="006A78DC">
      <w:pPr>
        <w:pStyle w:val="Heading4"/>
      </w:pPr>
      <w:r w:rsidRPr="00E77497">
        <w:t xml:space="preserve">Runtime Semantics: </w:t>
      </w:r>
      <w:r>
        <w:t>Indexed</w:t>
      </w:r>
      <w:del w:id="5827" w:author="Rev 19 Allen Wirfs-Brock" w:date="2013-09-12T10:53:00Z">
        <w:r w:rsidDel="00CA2DE9">
          <w:delText xml:space="preserve"> </w:delText>
        </w:r>
      </w:del>
      <w:r>
        <w:t>Destructuring</w:t>
      </w:r>
      <w:del w:id="5828" w:author="Rev 19 Allen Wirfs-Brock" w:date="2013-09-12T10:53:00Z">
        <w:r w:rsidDel="00CA2DE9">
          <w:delText xml:space="preserve"> </w:delText>
        </w:r>
      </w:del>
      <w:r>
        <w:t>Assignment</w:t>
      </w:r>
      <w:del w:id="5829" w:author="Rev 19 Allen Wirfs-Brock" w:date="2013-09-12T10:53:00Z">
        <w:r w:rsidDel="00CA2DE9">
          <w:delText xml:space="preserve"> </w:delText>
        </w:r>
      </w:del>
      <w:r w:rsidRPr="00E77497">
        <w:rPr>
          <w:spacing w:val="6"/>
        </w:rPr>
        <w:t>Evaluation</w:t>
      </w:r>
      <w:r w:rsidRPr="00E77497">
        <w:t xml:space="preserve"> </w:t>
      </w:r>
    </w:p>
    <w:p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del w:id="5830" w:author="Rev 19 Allen Wirfs-Brock" w:date="2013-09-12T10:51:00Z">
        <w:r w:rsidR="006B1B28" w:rsidDel="00CA2DE9">
          <w:delText xml:space="preserve"> </w:delText>
        </w:r>
      </w:del>
      <w:r w:rsidR="006B1B28">
        <w:t>Destructuring</w:t>
      </w:r>
      <w:del w:id="5831" w:author="Rev 19 Allen Wirfs-Brock" w:date="2013-09-12T10:52:00Z">
        <w:r w:rsidR="006B1B28" w:rsidDel="00CA2DE9">
          <w:delText xml:space="preserve"> </w:delText>
        </w:r>
      </w:del>
      <w:r w:rsidR="006B1B28">
        <w:t>Assignment</w:t>
      </w:r>
      <w:del w:id="5832" w:author="Rev 19 Allen Wirfs-Brock" w:date="2013-09-12T10:52:00Z">
        <w:r w:rsidR="006B1B28" w:rsidDel="00CA2DE9">
          <w:delText xml:space="preserve"> </w:delText>
        </w:r>
      </w:del>
      <w:r w:rsidR="006B1B28">
        <w:t>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rsidR="0058620A" w:rsidRDefault="006552DF" w:rsidP="0058620A">
      <w:pPr>
        <w:pStyle w:val="Alg4"/>
        <w:numPr>
          <w:ilvl w:val="0"/>
          <w:numId w:val="413"/>
        </w:numPr>
        <w:contextualSpacing/>
      </w:pPr>
      <w:r>
        <w:t>ReturnIfAbrupt(</w:t>
      </w:r>
      <w:r>
        <w:rPr>
          <w:i/>
        </w:rPr>
        <w:t>status</w:t>
      </w:r>
      <w:r>
        <w:t>)</w:t>
      </w:r>
      <w:r w:rsidR="0058620A">
        <w:t>.</w:t>
      </w:r>
    </w:p>
    <w:p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w:t>
      </w:r>
      <w:del w:id="5833" w:author="Rev 19 Allen Wirfs-Brock" w:date="2013-09-12T10:53:00Z">
        <w:r w:rsidR="006B1B28" w:rsidDel="00CA2DE9">
          <w:delText xml:space="preserve"> </w:delText>
        </w:r>
      </w:del>
      <w:r w:rsidR="006B1B28">
        <w:t>Destructuring</w:t>
      </w:r>
      <w:del w:id="5834" w:author="Rev 19 Allen Wirfs-Brock" w:date="2013-09-12T10:53:00Z">
        <w:r w:rsidR="006B1B28" w:rsidDel="00CA2DE9">
          <w:delText xml:space="preserve"> </w:delText>
        </w:r>
      </w:del>
      <w:r w:rsidR="006B1B28">
        <w:t>Assignment</w:t>
      </w:r>
      <w:del w:id="5835" w:author="Rev 19 Allen Wirfs-Brock" w:date="2013-09-12T10:53:00Z">
        <w:r w:rsidR="006B1B28" w:rsidDel="00CA2DE9">
          <w:delText xml:space="preserve"> </w:delText>
        </w:r>
      </w:del>
      <w:r w:rsidR="006B1B28">
        <w:t>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58620A" w:rsidRDefault="006552DF" w:rsidP="0058620A">
      <w:pPr>
        <w:pStyle w:val="Alg4"/>
        <w:numPr>
          <w:ilvl w:val="0"/>
          <w:numId w:val="414"/>
        </w:numPr>
        <w:contextualSpacing/>
      </w:pPr>
      <w:r>
        <w:t>ReturnIfAbrupt(</w:t>
      </w:r>
      <w:r>
        <w:rPr>
          <w:i/>
        </w:rPr>
        <w:t>listNext</w:t>
      </w:r>
      <w:r>
        <w:t>)</w:t>
      </w:r>
      <w:r w:rsidR="0058620A">
        <w:t>.</w:t>
      </w:r>
    </w:p>
    <w:p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rsidR="00C707BD" w:rsidRPr="00E77497" w:rsidRDefault="0058620A" w:rsidP="00B31C73">
      <w:pPr>
        <w:pStyle w:val="Alg3"/>
        <w:numPr>
          <w:ilvl w:val="0"/>
          <w:numId w:val="414"/>
        </w:numPr>
      </w:pPr>
      <w:r>
        <w:t xml:space="preserve">Let </w:t>
      </w:r>
      <w:r w:rsidRPr="0058620A">
        <w:rPr>
          <w:i/>
        </w:rPr>
        <w:t>status</w:t>
      </w:r>
      <w:r>
        <w:t xml:space="preserve"> be the result of performing </w:t>
      </w:r>
      <w:r w:rsidR="0004792F">
        <w:t>Keyed</w:t>
      </w:r>
      <w:del w:id="5836" w:author="Rev 19 Allen Wirfs-Brock" w:date="2013-09-12T10:52:00Z">
        <w:r w:rsidR="006B1B28" w:rsidDel="00CA2DE9">
          <w:delText xml:space="preserve"> </w:delText>
        </w:r>
      </w:del>
      <w:r w:rsidR="006B1B28">
        <w:t>Destructuring</w:t>
      </w:r>
      <w:del w:id="5837" w:author="Rev 19 Allen Wirfs-Brock" w:date="2013-09-12T10:52:00Z">
        <w:r w:rsidR="006B1B28" w:rsidDel="00CA2DE9">
          <w:delText xml:space="preserve"> </w:delText>
        </w:r>
      </w:del>
      <w:r w:rsidR="006B1B28">
        <w:t>Assignment</w:t>
      </w:r>
      <w:del w:id="5838" w:author="Rev 19 Allen Wirfs-Brock" w:date="2013-09-12T10:52:00Z">
        <w:r w:rsidR="006B1B28" w:rsidDel="00CA2DE9">
          <w:delText xml:space="preserve"> </w:delText>
        </w:r>
      </w:del>
      <w:r w:rsidR="006B1B28">
        <w:t>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rsidR="0058620A" w:rsidRDefault="006552DF" w:rsidP="0058620A">
      <w:pPr>
        <w:pStyle w:val="Alg4"/>
        <w:numPr>
          <w:ilvl w:val="0"/>
          <w:numId w:val="414"/>
        </w:numPr>
        <w:contextualSpacing/>
      </w:pPr>
      <w:r>
        <w:t>ReturnIfAbrupt(</w:t>
      </w:r>
      <w:r>
        <w:rPr>
          <w:i/>
        </w:rPr>
        <w:t>status</w:t>
      </w:r>
      <w:r>
        <w:t>)</w:t>
      </w:r>
      <w:r w:rsidR="0058620A">
        <w:t>.</w:t>
      </w:r>
    </w:p>
    <w:p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58620A" w:rsidRDefault="0004792F" w:rsidP="0058620A">
      <w:pPr>
        <w:pStyle w:val="Alg4"/>
        <w:numPr>
          <w:ilvl w:val="0"/>
          <w:numId w:val="416"/>
        </w:numPr>
        <w:contextualSpacing/>
      </w:pPr>
      <w:r>
        <w:t>ReturnIfAbrupt(</w:t>
      </w:r>
      <w:r w:rsidR="0058620A" w:rsidRPr="00E77497">
        <w:rPr>
          <w:i/>
        </w:rPr>
        <w:t>lref</w:t>
      </w:r>
      <w:r>
        <w:t>)</w:t>
      </w:r>
      <w:r w:rsidR="0058620A">
        <w:t>.</w:t>
      </w:r>
    </w:p>
    <w:p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rsidR="0058620A" w:rsidRDefault="00725391" w:rsidP="0058620A">
      <w:pPr>
        <w:pStyle w:val="Alg4"/>
        <w:numPr>
          <w:ilvl w:val="0"/>
          <w:numId w:val="416"/>
        </w:numPr>
        <w:contextualSpacing/>
      </w:pPr>
      <w:r>
        <w:t>ReturnIfAbrupt(</w:t>
      </w:r>
      <w:r w:rsidRPr="00725391">
        <w:rPr>
          <w:i/>
        </w:rPr>
        <w:t>len</w:t>
      </w:r>
      <w:r>
        <w:t>)</w:t>
      </w:r>
      <w:r w:rsidR="0058620A">
        <w:t>.</w:t>
      </w:r>
    </w:p>
    <w:p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rsidR="00C707BD" w:rsidRPr="00E77497" w:rsidRDefault="00C707BD" w:rsidP="00FA3203">
      <w:pPr>
        <w:pStyle w:val="Alg3"/>
        <w:numPr>
          <w:ilvl w:val="0"/>
          <w:numId w:val="416"/>
        </w:numPr>
      </w:pPr>
      <w:r w:rsidRPr="00E77497">
        <w:t xml:space="preserve">Let </w:t>
      </w:r>
      <w:r w:rsidRPr="00E77497">
        <w:rPr>
          <w:i/>
        </w:rPr>
        <w:t>n</w:t>
      </w:r>
      <w:r w:rsidRPr="00E77497">
        <w:t>=0;</w:t>
      </w:r>
    </w:p>
    <w:p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rsidR="000950D9" w:rsidRDefault="000950D9" w:rsidP="000950D9">
      <w:pPr>
        <w:pStyle w:val="Alg3"/>
        <w:numPr>
          <w:ilvl w:val="1"/>
          <w:numId w:val="416"/>
        </w:numPr>
        <w:tabs>
          <w:tab w:val="left" w:pos="720"/>
        </w:tabs>
      </w:pPr>
      <w:r>
        <w:t>ReturnIfAbrupt(</w:t>
      </w:r>
      <w:r>
        <w:rPr>
          <w:i/>
          <w:iCs/>
        </w:rPr>
        <w:t>exists</w:t>
      </w:r>
      <w:r>
        <w:t>).</w:t>
      </w:r>
    </w:p>
    <w:p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rsidR="0004792F" w:rsidRPr="00E77497" w:rsidRDefault="0004792F" w:rsidP="007A6741">
      <w:pPr>
        <w:pStyle w:val="Heading4"/>
      </w:pPr>
      <w:bookmarkStart w:id="5839" w:name="_Toc375031196"/>
      <w:bookmarkStart w:id="5840" w:name="_Toc381513709"/>
      <w:bookmarkStart w:id="5841" w:name="_Toc382202876"/>
      <w:bookmarkStart w:id="5842" w:name="_Toc382212231"/>
      <w:bookmarkStart w:id="5843" w:name="_Toc382212703"/>
      <w:bookmarkStart w:id="5844" w:name="_Toc382291576"/>
      <w:bookmarkStart w:id="5845" w:name="_Toc385672225"/>
      <w:bookmarkStart w:id="5846" w:name="_Toc393690328"/>
      <w:bookmarkStart w:id="5847" w:name="_Ref440445088"/>
      <w:bookmarkStart w:id="5848" w:name="_Toc472818873"/>
      <w:bookmarkStart w:id="5849" w:name="_Toc235503447"/>
      <w:bookmarkStart w:id="5850" w:name="_Toc241509222"/>
      <w:bookmarkStart w:id="5851" w:name="_Toc244416709"/>
      <w:bookmarkStart w:id="5852" w:name="_Toc276631073"/>
      <w:bookmarkEnd w:id="5789"/>
      <w:bookmarkEnd w:id="5790"/>
      <w:bookmarkEnd w:id="5791"/>
      <w:bookmarkEnd w:id="5792"/>
      <w:bookmarkEnd w:id="5793"/>
      <w:bookmarkEnd w:id="5794"/>
      <w:bookmarkEnd w:id="5795"/>
      <w:bookmarkEnd w:id="5796"/>
      <w:bookmarkEnd w:id="5797"/>
      <w:r w:rsidRPr="00E77497">
        <w:lastRenderedPageBreak/>
        <w:t xml:space="preserve">Runtime Semantics: </w:t>
      </w:r>
      <w:r>
        <w:t>Keyed</w:t>
      </w:r>
      <w:del w:id="5853" w:author="Rev 19 Allen Wirfs-Brock" w:date="2013-09-12T10:52:00Z">
        <w:r w:rsidDel="00CA2DE9">
          <w:delText xml:space="preserve"> </w:delText>
        </w:r>
      </w:del>
      <w:r>
        <w:t>Destructuring</w:t>
      </w:r>
      <w:del w:id="5854" w:author="Rev 19 Allen Wirfs-Brock" w:date="2013-09-12T10:52:00Z">
        <w:r w:rsidDel="00CA2DE9">
          <w:delText xml:space="preserve"> </w:delText>
        </w:r>
      </w:del>
      <w:r>
        <w:t>Assignment</w:t>
      </w:r>
      <w:del w:id="5855" w:author="Rev 19 Allen Wirfs-Brock" w:date="2013-09-12T10:52:00Z">
        <w:r w:rsidDel="00CA2DE9">
          <w:delText xml:space="preserve"> </w:delText>
        </w:r>
      </w:del>
      <w:r w:rsidRPr="00E77497">
        <w:rPr>
          <w:spacing w:val="6"/>
        </w:rPr>
        <w:t>Evaluation</w:t>
      </w:r>
      <w:r w:rsidRPr="00E77497">
        <w:t xml:space="preserve"> </w:t>
      </w:r>
    </w:p>
    <w:p w:rsidR="0004792F" w:rsidRPr="00E77497" w:rsidRDefault="0004792F" w:rsidP="007A6741">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ins w:id="5856" w:author="Rev 19 Allen Wirfs-Brock" w:date="2013-09-12T10:50:00Z">
        <w:r w:rsidR="00CA2DE9">
          <w:rPr>
            <w:rFonts w:ascii="Times New Roman" w:hAnsi="Times New Roman"/>
            <w:i/>
          </w:rPr>
          <w:tab/>
        </w:r>
      </w:ins>
    </w:p>
    <w:p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rsidR="00D17B0F" w:rsidDel="007A6741" w:rsidRDefault="00D17B0F" w:rsidP="00D17B0F">
      <w:pPr>
        <w:pStyle w:val="Alg3"/>
        <w:numPr>
          <w:ilvl w:val="0"/>
          <w:numId w:val="920"/>
        </w:numPr>
        <w:rPr>
          <w:del w:id="5857" w:author="Rev 19 Allen Wirfs-Brock" w:date="2013-09-25T10:59:00Z"/>
        </w:rPr>
      </w:pPr>
      <w:del w:id="5858" w:author="Rev 19 Allen Wirfs-Brock" w:date="2013-09-25T10:59: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rsidR="00D17B0F" w:rsidDel="007A6741" w:rsidRDefault="00D17B0F" w:rsidP="00D17B0F">
      <w:pPr>
        <w:pStyle w:val="Alg3"/>
        <w:numPr>
          <w:ilvl w:val="0"/>
          <w:numId w:val="920"/>
        </w:numPr>
        <w:rPr>
          <w:del w:id="5859" w:author="Rev 19 Allen Wirfs-Brock" w:date="2013-09-25T10:59:00Z"/>
        </w:rPr>
      </w:pPr>
      <w:del w:id="5860" w:author="Rev 19 Allen Wirfs-Brock" w:date="2013-09-25T10:59:00Z">
        <w:r w:rsidDel="007A6741">
          <w:delText>ReturnIfAbrupt(</w:delText>
        </w:r>
        <w:r w:rsidDel="007A6741">
          <w:rPr>
            <w:i/>
          </w:rPr>
          <w:delText>exists</w:delText>
        </w:r>
        <w:r w:rsidDel="007A6741">
          <w:delText>).</w:delText>
        </w:r>
      </w:del>
    </w:p>
    <w:p w:rsidR="00D17B0F" w:rsidRPr="00922A99" w:rsidDel="007A6741" w:rsidRDefault="00D17B0F" w:rsidP="00D17B0F">
      <w:pPr>
        <w:pStyle w:val="Alg3"/>
        <w:numPr>
          <w:ilvl w:val="0"/>
          <w:numId w:val="920"/>
        </w:numPr>
        <w:rPr>
          <w:del w:id="5861" w:author="Rev 19 Allen Wirfs-Brock" w:date="2013-09-25T10:59:00Z"/>
        </w:rPr>
      </w:pPr>
      <w:del w:id="5862" w:author="Rev 19 Allen Wirfs-Brock" w:date="2013-09-25T10:59:00Z">
        <w:r w:rsidDel="007A6741">
          <w:delText xml:space="preserve">If </w:delText>
        </w:r>
        <w:r w:rsidDel="007A6741">
          <w:rPr>
            <w:i/>
            <w:iCs/>
          </w:rPr>
          <w:delText>exists</w:delText>
        </w:r>
        <w:r w:rsidDel="007A6741">
          <w:delText xml:space="preserve"> is </w:delText>
        </w:r>
        <w:r w:rsidDel="007A6741">
          <w:rPr>
            <w:b/>
            <w:bCs/>
          </w:rPr>
          <w:delText>false</w:delText>
        </w:r>
        <w:r w:rsidRPr="00922A99" w:rsidDel="007A6741">
          <w:delText>, then</w:delText>
        </w:r>
      </w:del>
    </w:p>
    <w:p w:rsidR="00D17B0F" w:rsidDel="007A6741" w:rsidRDefault="00D17B0F" w:rsidP="00D17B0F">
      <w:pPr>
        <w:pStyle w:val="Alg3"/>
        <w:numPr>
          <w:ilvl w:val="1"/>
          <w:numId w:val="920"/>
        </w:numPr>
        <w:rPr>
          <w:del w:id="5863" w:author="Rev 19 Allen Wirfs-Brock" w:date="2013-09-25T10:59:00Z"/>
        </w:rPr>
      </w:pPr>
      <w:del w:id="5864" w:author="Rev 19 Allen Wirfs-Brock" w:date="2013-09-25T10:59: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rsidR="00D17B0F" w:rsidRPr="00324197" w:rsidDel="007A6741" w:rsidRDefault="00D17B0F" w:rsidP="00D17B0F">
      <w:pPr>
        <w:pStyle w:val="Alg3"/>
        <w:numPr>
          <w:ilvl w:val="1"/>
          <w:numId w:val="920"/>
        </w:numPr>
        <w:rPr>
          <w:del w:id="5865" w:author="Rev 19 Allen Wirfs-Brock" w:date="2013-09-25T10:59:00Z"/>
        </w:rPr>
      </w:pPr>
      <w:del w:id="5866" w:author="Rev 19 Allen Wirfs-Brock" w:date="2013-09-25T10:59: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D17B0F" w:rsidDel="007A6741" w:rsidRDefault="00D17B0F" w:rsidP="00D17B0F">
      <w:pPr>
        <w:pStyle w:val="Alg3"/>
        <w:numPr>
          <w:ilvl w:val="0"/>
          <w:numId w:val="920"/>
        </w:numPr>
        <w:rPr>
          <w:del w:id="5867" w:author="Rev 19 Allen Wirfs-Brock" w:date="2013-09-25T10:59:00Z"/>
        </w:rPr>
      </w:pPr>
      <w:del w:id="5868" w:author="Rev 19 Allen Wirfs-Brock" w:date="2013-09-25T10:59:00Z">
        <w:r w:rsidDel="007A6741">
          <w:delText xml:space="preserve">Else, </w:delText>
        </w:r>
      </w:del>
    </w:p>
    <w:p w:rsidR="0004792F" w:rsidRPr="00E77497" w:rsidRDefault="0004792F" w:rsidP="007A6741">
      <w:pPr>
        <w:pStyle w:val="Alg3"/>
        <w:numPr>
          <w:ilvl w:val="0"/>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rsidR="0004792F" w:rsidRDefault="0004792F" w:rsidP="007A6741">
      <w:pPr>
        <w:pStyle w:val="Alg2"/>
        <w:numPr>
          <w:ilvl w:val="0"/>
          <w:numId w:val="920"/>
        </w:numPr>
        <w:contextualSpacing/>
      </w:pPr>
      <w:r>
        <w:t>ReturnIfAbrupt(</w:t>
      </w:r>
      <w:r>
        <w:rPr>
          <w:i/>
        </w:rPr>
        <w:t>v</w:t>
      </w:r>
      <w:r>
        <w:t>).</w:t>
      </w:r>
    </w:p>
    <w:p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rsidR="00D17B0F" w:rsidRDefault="00D17B0F" w:rsidP="00E74C84">
      <w:pPr>
        <w:pStyle w:val="Alg2"/>
        <w:numPr>
          <w:ilvl w:val="1"/>
          <w:numId w:val="920"/>
        </w:numPr>
        <w:contextualSpacing/>
      </w:pPr>
      <w:r>
        <w:t>ReturnIfAbrupt(</w:t>
      </w:r>
      <w:r>
        <w:rPr>
          <w:i/>
        </w:rPr>
        <w:t>v</w:t>
      </w:r>
      <w:r>
        <w:t>).</w:t>
      </w:r>
    </w:p>
    <w:p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w:t>
      </w:r>
      <w:del w:id="5869" w:author="Rev 19 Allen Wirfs-Brock" w:date="2013-09-12T10:55:00Z">
        <w:r w:rsidDel="00CA2DE9">
          <w:delText xml:space="preserve"> </w:delText>
        </w:r>
      </w:del>
      <w:r>
        <w:t>Assignment</w:t>
      </w:r>
      <w:del w:id="5870" w:author="Rev 19 Allen Wirfs-Brock" w:date="2013-09-12T10:55:00Z">
        <w:r w:rsidDel="00CA2DE9">
          <w:delText xml:space="preserve"> </w:delText>
        </w:r>
      </w:del>
      <w:r>
        <w:t>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rsidR="004C02EF" w:rsidRPr="00E77497" w:rsidRDefault="004C02EF" w:rsidP="00D148E9">
      <w:pPr>
        <w:pStyle w:val="Heading2"/>
      </w:pPr>
      <w:bookmarkStart w:id="5871" w:name="_Toc368050436"/>
      <w:r w:rsidRPr="00E77497">
        <w:t>Comma Operator (</w:t>
      </w:r>
      <w:r w:rsidRPr="004712DB">
        <w:rPr>
          <w:rFonts w:ascii="Courier New" w:hAnsi="Courier New"/>
          <w:smallCaps/>
        </w:rPr>
        <w:t xml:space="preserve"> , )</w:t>
      </w:r>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71"/>
    </w:p>
    <w:p w:rsidR="004C02EF" w:rsidRPr="00E77497" w:rsidRDefault="004C02EF" w:rsidP="004C02EF">
      <w:pPr>
        <w:pStyle w:val="Syntax"/>
      </w:pPr>
      <w:r w:rsidRPr="00E77497">
        <w:t>Syntax</w:t>
      </w:r>
    </w:p>
    <w:p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rsidR="00233D6B" w:rsidRPr="00E77497" w:rsidRDefault="00233D6B" w:rsidP="00233D6B">
      <w:pPr>
        <w:pStyle w:val="SyntaxRule"/>
        <w:rPr>
          <w:ins w:id="5872" w:author="Rev 19 Allen Wirfs-Brock" w:date="2013-09-06T14:47:00Z"/>
        </w:rPr>
      </w:pPr>
      <w:ins w:id="5873" w:author="Rev 19 Allen Wirfs-Brock" w:date="2013-09-06T14:47:00Z">
        <w:r w:rsidRPr="00E77497">
          <w:t xml:space="preserve">ExpressionNoIn </w:t>
        </w:r>
        <w:r w:rsidRPr="00E77497">
          <w:rPr>
            <w:rFonts w:ascii="Arial" w:hAnsi="Arial"/>
            <w:b/>
            <w:i w:val="0"/>
          </w:rPr>
          <w:t>:</w:t>
        </w:r>
      </w:ins>
    </w:p>
    <w:p w:rsidR="00233D6B" w:rsidRPr="00E77497" w:rsidRDefault="00233D6B" w:rsidP="00233D6B">
      <w:pPr>
        <w:pStyle w:val="SyntaxDefinition"/>
        <w:rPr>
          <w:ins w:id="5874" w:author="Rev 19 Allen Wirfs-Brock" w:date="2013-09-06T14:47:00Z"/>
        </w:rPr>
      </w:pPr>
      <w:ins w:id="5875" w:author="Rev 19 Allen Wirfs-Brock" w:date="2013-09-06T14:47:00Z">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ins>
    </w:p>
    <w:p w:rsidR="00233D6B" w:rsidRPr="00E77497" w:rsidRDefault="00233D6B" w:rsidP="00233D6B">
      <w:pPr>
        <w:rPr>
          <w:ins w:id="5876" w:author="Rev 19 Allen Wirfs-Brock" w:date="2013-09-06T14:47:00Z"/>
        </w:rPr>
      </w:pPr>
      <w:ins w:id="5877" w:author="Rev 19 Allen Wirfs-Brock" w:date="2013-09-06T14:47:00Z">
        <w:r w:rsidRPr="00E77497">
          <w:t xml:space="preserve">The semantics of the </w:t>
        </w:r>
        <w:r w:rsidRPr="00E77497">
          <w:rPr>
            <w:rStyle w:val="bnf"/>
          </w:rPr>
          <w:t>ExpressionNoIn</w:t>
        </w:r>
        <w:r w:rsidRPr="00E77497">
          <w:t xml:space="preserve"> production is the same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used in place of the contained </w:t>
        </w:r>
        <w:r w:rsidRPr="00E77497">
          <w:rPr>
            <w:rStyle w:val="bnf"/>
          </w:rPr>
          <w:t>Expression</w:t>
        </w:r>
        <w:r w:rsidRPr="00E77497">
          <w:t xml:space="preserve"> and </w:t>
        </w:r>
        <w:r w:rsidRPr="00E77497">
          <w:rPr>
            <w:rStyle w:val="bnf"/>
          </w:rPr>
          <w:t>AssignmentExpression</w:t>
        </w:r>
        <w:r w:rsidRPr="00E77497">
          <w:t>, respectively.</w:t>
        </w:r>
      </w:ins>
    </w:p>
    <w:p w:rsidR="00B74C9A" w:rsidRPr="00E77497" w:rsidRDefault="00B74C9A" w:rsidP="006A78DC">
      <w:pPr>
        <w:pStyle w:val="Heading3"/>
      </w:pPr>
      <w:bookmarkStart w:id="5878" w:name="_Ref366742230"/>
      <w:bookmarkStart w:id="5879" w:name="_Toc368050437"/>
      <w:r w:rsidRPr="00E77497">
        <w:t xml:space="preserve">Static Semantics:  </w:t>
      </w:r>
      <w:r w:rsidRPr="00BD6E56">
        <w:rPr>
          <w:lang w:eastAsia="en-US"/>
        </w:rPr>
        <w:t>IsValidSimpleAssignmentTarget</w:t>
      </w:r>
      <w:bookmarkEnd w:id="5878"/>
      <w:bookmarkEnd w:id="5879"/>
    </w:p>
    <w:p w:rsidR="002E15BF" w:rsidRPr="00C81794" w:rsidRDefault="002E15BF" w:rsidP="002E15BF">
      <w:pPr>
        <w:rPr>
          <w:ins w:id="5880" w:author="Rev 19 Allen Wirfs-Brock" w:date="2013-09-12T09:53:00Z"/>
          <w:lang w:eastAsia="en-US"/>
        </w:rPr>
      </w:pPr>
      <w:ins w:id="5881" w:author="Rev 19 Allen Wirfs-Brock" w:date="2013-09-12T09:53: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882" w:author="Rev 19 Allen Wirfs-Brock" w:date="2013-09-12T09:53:00Z">
        <w:r>
          <w:rPr>
            <w:lang w:eastAsia="en-US"/>
          </w:rPr>
          <w:fldChar w:fldCharType="separate"/>
        </w:r>
      </w:ins>
      <w:ins w:id="5883" w:author="Rev 19 Allen Wirfs-Brock" w:date="2013-09-27T13:06:00Z">
        <w:r w:rsidR="00460CAC">
          <w:rPr>
            <w:lang w:eastAsia="en-US"/>
          </w:rPr>
          <w:t>12.1.0.2</w:t>
        </w:r>
      </w:ins>
      <w:ins w:id="588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885" w:author="Rev 19 Allen Wirfs-Brock" w:date="2013-09-12T09:53:00Z">
        <w:r>
          <w:rPr>
            <w:lang w:eastAsia="en-US"/>
          </w:rPr>
          <w:fldChar w:fldCharType="separate"/>
        </w:r>
      </w:ins>
      <w:ins w:id="5886" w:author="Rev 19 Allen Wirfs-Brock" w:date="2013-09-27T13:06:00Z">
        <w:r w:rsidR="00460CAC">
          <w:rPr>
            <w:lang w:eastAsia="en-US"/>
          </w:rPr>
          <w:t>12.1.10.2</w:t>
        </w:r>
      </w:ins>
      <w:ins w:id="588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888" w:author="Rev 19 Allen Wirfs-Brock" w:date="2013-09-12T09:53:00Z">
        <w:r>
          <w:rPr>
            <w:lang w:eastAsia="en-US"/>
          </w:rPr>
          <w:fldChar w:fldCharType="separate"/>
        </w:r>
      </w:ins>
      <w:ins w:id="5889" w:author="Rev 19 Allen Wirfs-Brock" w:date="2013-09-27T13:06:00Z">
        <w:r w:rsidR="00460CAC">
          <w:rPr>
            <w:lang w:eastAsia="en-US"/>
          </w:rPr>
          <w:t>12.2.1.2</w:t>
        </w:r>
      </w:ins>
      <w:ins w:id="589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891" w:author="Rev 19 Allen Wirfs-Brock" w:date="2013-09-12T09:53:00Z">
        <w:r>
          <w:rPr>
            <w:lang w:eastAsia="en-US"/>
          </w:rPr>
          <w:fldChar w:fldCharType="separate"/>
        </w:r>
      </w:ins>
      <w:ins w:id="5892" w:author="Rev 19 Allen Wirfs-Brock" w:date="2013-09-27T13:06:00Z">
        <w:r w:rsidR="00460CAC">
          <w:rPr>
            <w:lang w:eastAsia="en-US"/>
          </w:rPr>
          <w:t>12.3.2</w:t>
        </w:r>
      </w:ins>
      <w:ins w:id="589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894" w:author="Rev 19 Allen Wirfs-Brock" w:date="2013-09-12T09:53:00Z">
        <w:r>
          <w:rPr>
            <w:lang w:eastAsia="en-US"/>
          </w:rPr>
          <w:fldChar w:fldCharType="separate"/>
        </w:r>
      </w:ins>
      <w:ins w:id="5895" w:author="Rev 19 Allen Wirfs-Brock" w:date="2013-09-27T13:06:00Z">
        <w:r w:rsidR="00460CAC">
          <w:rPr>
            <w:lang w:eastAsia="en-US"/>
          </w:rPr>
          <w:t>12.4.2</w:t>
        </w:r>
      </w:ins>
      <w:ins w:id="589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897" w:author="Rev 19 Allen Wirfs-Brock" w:date="2013-09-12T09:53:00Z">
        <w:r>
          <w:rPr>
            <w:lang w:eastAsia="en-US"/>
          </w:rPr>
          <w:fldChar w:fldCharType="separate"/>
        </w:r>
      </w:ins>
      <w:ins w:id="5898" w:author="Rev 19 Allen Wirfs-Brock" w:date="2013-09-27T13:06:00Z">
        <w:r w:rsidR="00460CAC">
          <w:rPr>
            <w:lang w:eastAsia="en-US"/>
          </w:rPr>
          <w:t>12.5.1</w:t>
        </w:r>
      </w:ins>
      <w:ins w:id="589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900" w:author="Rev 19 Allen Wirfs-Brock" w:date="2013-09-12T09:53:00Z">
        <w:r>
          <w:rPr>
            <w:lang w:eastAsia="en-US"/>
          </w:rPr>
          <w:fldChar w:fldCharType="separate"/>
        </w:r>
      </w:ins>
      <w:ins w:id="5901" w:author="Rev 19 Allen Wirfs-Brock" w:date="2013-09-27T13:06:00Z">
        <w:r w:rsidR="00460CAC">
          <w:rPr>
            <w:lang w:eastAsia="en-US"/>
          </w:rPr>
          <w:t>12.6.1</w:t>
        </w:r>
      </w:ins>
      <w:ins w:id="590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903" w:author="Rev 19 Allen Wirfs-Brock" w:date="2013-09-12T09:53:00Z">
        <w:r>
          <w:rPr>
            <w:lang w:eastAsia="en-US"/>
          </w:rPr>
          <w:fldChar w:fldCharType="separate"/>
        </w:r>
      </w:ins>
      <w:ins w:id="5904" w:author="Rev 19 Allen Wirfs-Brock" w:date="2013-09-27T13:06:00Z">
        <w:r w:rsidR="00460CAC">
          <w:rPr>
            <w:lang w:eastAsia="en-US"/>
          </w:rPr>
          <w:t>12.7.1</w:t>
        </w:r>
      </w:ins>
      <w:ins w:id="590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906" w:author="Rev 19 Allen Wirfs-Brock" w:date="2013-09-12T09:53:00Z">
        <w:r>
          <w:rPr>
            <w:lang w:eastAsia="en-US"/>
          </w:rPr>
          <w:fldChar w:fldCharType="separate"/>
        </w:r>
      </w:ins>
      <w:ins w:id="5907" w:author="Rev 19 Allen Wirfs-Brock" w:date="2013-09-27T13:06:00Z">
        <w:r w:rsidR="00460CAC">
          <w:rPr>
            <w:lang w:eastAsia="en-US"/>
          </w:rPr>
          <w:t>12.8.1</w:t>
        </w:r>
      </w:ins>
      <w:ins w:id="590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909" w:author="Rev 19 Allen Wirfs-Brock" w:date="2013-09-12T09:53:00Z">
        <w:r>
          <w:rPr>
            <w:lang w:eastAsia="en-US"/>
          </w:rPr>
          <w:fldChar w:fldCharType="separate"/>
        </w:r>
      </w:ins>
      <w:ins w:id="5910" w:author="Rev 19 Allen Wirfs-Brock" w:date="2013-09-27T13:06:00Z">
        <w:r w:rsidR="00460CAC">
          <w:rPr>
            <w:lang w:eastAsia="en-US"/>
          </w:rPr>
          <w:t>12.9.1</w:t>
        </w:r>
      </w:ins>
      <w:ins w:id="5911"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912" w:author="Rev 19 Allen Wirfs-Brock" w:date="2013-09-12T09:53:00Z">
        <w:r>
          <w:rPr>
            <w:lang w:eastAsia="en-US"/>
          </w:rPr>
          <w:fldChar w:fldCharType="separate"/>
        </w:r>
      </w:ins>
      <w:ins w:id="5913" w:author="Rev 19 Allen Wirfs-Brock" w:date="2013-09-27T13:06:00Z">
        <w:r w:rsidR="00460CAC">
          <w:rPr>
            <w:lang w:eastAsia="en-US"/>
          </w:rPr>
          <w:t>12.10.1</w:t>
        </w:r>
      </w:ins>
      <w:ins w:id="591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915" w:author="Rev 19 Allen Wirfs-Brock" w:date="2013-09-12T09:53:00Z">
        <w:r>
          <w:rPr>
            <w:lang w:eastAsia="en-US"/>
          </w:rPr>
          <w:fldChar w:fldCharType="separate"/>
        </w:r>
      </w:ins>
      <w:ins w:id="5916" w:author="Rev 19 Allen Wirfs-Brock" w:date="2013-09-27T13:06:00Z">
        <w:r w:rsidR="00460CAC">
          <w:rPr>
            <w:lang w:eastAsia="en-US"/>
          </w:rPr>
          <w:t>12.11.1</w:t>
        </w:r>
      </w:ins>
      <w:ins w:id="591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918" w:author="Rev 19 Allen Wirfs-Brock" w:date="2013-09-12T09:53:00Z">
        <w:r>
          <w:rPr>
            <w:lang w:eastAsia="en-US"/>
          </w:rPr>
          <w:fldChar w:fldCharType="separate"/>
        </w:r>
      </w:ins>
      <w:ins w:id="5919" w:author="Rev 19 Allen Wirfs-Brock" w:date="2013-09-27T13:06:00Z">
        <w:r w:rsidR="00460CAC">
          <w:rPr>
            <w:lang w:eastAsia="en-US"/>
          </w:rPr>
          <w:t>12.12.1</w:t>
        </w:r>
      </w:ins>
      <w:ins w:id="592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921" w:author="Rev 19 Allen Wirfs-Brock" w:date="2013-09-12T09:53:00Z">
        <w:r>
          <w:rPr>
            <w:lang w:eastAsia="en-US"/>
          </w:rPr>
          <w:fldChar w:fldCharType="separate"/>
        </w:r>
      </w:ins>
      <w:ins w:id="5922" w:author="Rev 19 Allen Wirfs-Brock" w:date="2013-09-27T13:06:00Z">
        <w:r w:rsidR="00460CAC">
          <w:rPr>
            <w:lang w:eastAsia="en-US"/>
          </w:rPr>
          <w:t>12.13.2</w:t>
        </w:r>
      </w:ins>
      <w:ins w:id="5923" w:author="Rev 19 Allen Wirfs-Brock" w:date="2013-09-12T09:53:00Z">
        <w:r>
          <w:rPr>
            <w:lang w:eastAsia="en-US"/>
          </w:rPr>
          <w:fldChar w:fldCharType="end"/>
        </w:r>
      </w:ins>
    </w:p>
    <w:p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rsidR="005B5983" w:rsidRPr="00E77497" w:rsidRDefault="005B5983" w:rsidP="006A78DC">
      <w:pPr>
        <w:pStyle w:val="Heading3"/>
      </w:pPr>
      <w:bookmarkStart w:id="5924" w:name="_Toc368050438"/>
      <w:r w:rsidRPr="00E77497">
        <w:t xml:space="preserve">Runtime Semantics: </w:t>
      </w:r>
      <w:r w:rsidRPr="00E77497">
        <w:rPr>
          <w:spacing w:val="6"/>
        </w:rPr>
        <w:t>Evaluation</w:t>
      </w:r>
      <w:bookmarkEnd w:id="5924"/>
    </w:p>
    <w:p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925" w:name="_Toc382212704"/>
    </w:p>
    <w:p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5925"/>
      <w:r w:rsidRPr="00E77497">
        <w:t>.</w:t>
      </w:r>
      <w:bookmarkStart w:id="5926" w:name="_Toc382212705"/>
    </w:p>
    <w:p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5926"/>
      <w:r>
        <w:t>)</w:t>
      </w:r>
      <w:bookmarkStart w:id="5927" w:name="_Toc382212706"/>
    </w:p>
    <w:p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5927"/>
      <w:r w:rsidRPr="00E77497">
        <w:t>.</w:t>
      </w:r>
      <w:bookmarkStart w:id="5928" w:name="_Toc382212707"/>
    </w:p>
    <w:p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5929" w:name="_Toc382212708"/>
      <w:bookmarkEnd w:id="5928"/>
    </w:p>
    <w:p w:rsidR="004C02EF" w:rsidRPr="00E77497" w:rsidRDefault="004C02EF" w:rsidP="004C02EF">
      <w:pPr>
        <w:pStyle w:val="Note"/>
      </w:pPr>
      <w:bookmarkStart w:id="5930" w:name="_Toc375031197"/>
      <w:bookmarkStart w:id="5931" w:name="_Ref379923281"/>
      <w:bookmarkStart w:id="5932" w:name="_Toc381513710"/>
      <w:bookmarkStart w:id="5933" w:name="_Toc382212232"/>
      <w:bookmarkStart w:id="5934" w:name="_Toc382212709"/>
      <w:bookmarkStart w:id="5935" w:name="_Toc382291577"/>
      <w:bookmarkStart w:id="5936" w:name="_Toc385672226"/>
      <w:bookmarkStart w:id="5937" w:name="_Ref386878652"/>
      <w:bookmarkStart w:id="5938" w:name="_Toc393690329"/>
      <w:bookmarkStart w:id="5939" w:name="_Ref424532497"/>
      <w:bookmarkEnd w:id="5929"/>
      <w:r w:rsidRPr="00E77497">
        <w:t>NOTE</w:t>
      </w:r>
      <w:r w:rsidRPr="00E77497">
        <w:tab/>
        <w:t>GetValue must be called even though its value is not used because it may have observable side-effects.</w:t>
      </w:r>
    </w:p>
    <w:p w:rsidR="004C02EF" w:rsidRPr="00E77497" w:rsidRDefault="006F1A4D" w:rsidP="00D22EEE">
      <w:pPr>
        <w:pStyle w:val="Heading1"/>
      </w:pPr>
      <w:bookmarkStart w:id="5940" w:name="_Ref457437637"/>
      <w:bookmarkStart w:id="5941" w:name="_Toc472818874"/>
      <w:bookmarkStart w:id="5942" w:name="_Toc235503448"/>
      <w:bookmarkStart w:id="5943" w:name="_Toc241509223"/>
      <w:bookmarkStart w:id="5944" w:name="_Toc244416710"/>
      <w:bookmarkStart w:id="5945" w:name="_Toc276631074"/>
      <w:bookmarkStart w:id="5946" w:name="_Ref365530130"/>
      <w:bookmarkStart w:id="5947" w:name="_Toc368050439"/>
      <w:r>
        <w:lastRenderedPageBreak/>
        <w:t xml:space="preserve">ECMAScript Language: </w:t>
      </w:r>
      <w:r w:rsidR="004C02EF" w:rsidRPr="00E77497">
        <w:t>Statement</w:t>
      </w:r>
      <w:bookmarkEnd w:id="5930"/>
      <w:bookmarkEnd w:id="5931"/>
      <w:bookmarkEnd w:id="5932"/>
      <w:bookmarkEnd w:id="5933"/>
      <w:bookmarkEnd w:id="5934"/>
      <w:bookmarkEnd w:id="5935"/>
      <w:bookmarkEnd w:id="5936"/>
      <w:bookmarkEnd w:id="5937"/>
      <w:bookmarkEnd w:id="5938"/>
      <w:r w:rsidR="004C02EF" w:rsidRPr="00E77497">
        <w:t>s</w:t>
      </w:r>
      <w:bookmarkEnd w:id="5939"/>
      <w:bookmarkEnd w:id="5940"/>
      <w:bookmarkEnd w:id="5941"/>
      <w:bookmarkEnd w:id="5942"/>
      <w:bookmarkEnd w:id="5943"/>
      <w:bookmarkEnd w:id="5944"/>
      <w:bookmarkEnd w:id="5945"/>
      <w:r w:rsidR="00624D8F" w:rsidRPr="00E77497">
        <w:t xml:space="preserve"> and Declarations</w:t>
      </w:r>
      <w:bookmarkEnd w:id="5946"/>
      <w:bookmarkEnd w:id="594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Statement </w:t>
      </w:r>
      <w:r w:rsidRPr="00E77497">
        <w:rPr>
          <w:rFonts w:ascii="Arial" w:hAnsi="Arial"/>
          <w:b/>
          <w:i w:val="0"/>
        </w:rPr>
        <w:t>:</w:t>
      </w:r>
    </w:p>
    <w:p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5948" w:name="_Toc393690330"/>
      <w:r w:rsidRPr="00E77497">
        <w:br/>
        <w:t>LabelledStatement</w:t>
      </w:r>
      <w:r w:rsidRPr="00E77497">
        <w:br/>
        <w:t>ThrowStatement</w:t>
      </w:r>
      <w:r w:rsidRPr="00E77497">
        <w:br/>
        <w:t>TryStatement</w:t>
      </w:r>
      <w:r w:rsidRPr="00E77497">
        <w:br/>
        <w:t>DebuggerStatement</w:t>
      </w:r>
    </w:p>
    <w:p w:rsidR="00624D8F" w:rsidRPr="00E77497" w:rsidRDefault="00624D8F" w:rsidP="00624D8F">
      <w:pPr>
        <w:pStyle w:val="SyntaxRule"/>
      </w:pPr>
      <w:r w:rsidRPr="00E77497">
        <w:t xml:space="preserve">Declaration </w:t>
      </w:r>
      <w:r w:rsidRPr="00E77497">
        <w:rPr>
          <w:rFonts w:ascii="Arial" w:hAnsi="Arial"/>
          <w:b/>
          <w:i w:val="0"/>
        </w:rPr>
        <w:t>:</w:t>
      </w:r>
    </w:p>
    <w:p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rsidR="00D951C4" w:rsidRPr="00E77497" w:rsidRDefault="00D951C4" w:rsidP="00D951C4">
      <w:pPr>
        <w:pStyle w:val="SyntaxRule"/>
      </w:pPr>
      <w:r>
        <w:t>BreakableStatement</w:t>
      </w:r>
      <w:r w:rsidRPr="00E77497">
        <w:t xml:space="preserve"> </w:t>
      </w:r>
      <w:r w:rsidRPr="00E77497">
        <w:rPr>
          <w:rFonts w:ascii="Arial" w:hAnsi="Arial"/>
          <w:b/>
          <w:i w:val="0"/>
        </w:rPr>
        <w:t>:</w:t>
      </w:r>
    </w:p>
    <w:p w:rsidR="00624D8F" w:rsidRPr="00E77497" w:rsidRDefault="00D951C4" w:rsidP="00D951C4">
      <w:pPr>
        <w:pStyle w:val="SyntaxDefinition"/>
      </w:pPr>
      <w:r>
        <w:t>IterationStatement</w:t>
      </w:r>
      <w:r w:rsidRPr="00E77497">
        <w:br/>
        <w:t>SwitchStatement</w:t>
      </w:r>
    </w:p>
    <w:p w:rsidR="004C02EF" w:rsidRPr="0093237E" w:rsidRDefault="00BC58E2" w:rsidP="00BC58E2">
      <w:pPr>
        <w:pStyle w:val="Heading2"/>
        <w:numPr>
          <w:ilvl w:val="1"/>
          <w:numId w:val="1598"/>
        </w:numPr>
      </w:pPr>
      <w:bookmarkStart w:id="5949" w:name="_Toc368050440"/>
      <w:ins w:id="5950" w:author="Rev 19 Allen Wirfs-Brock" w:date="2013-09-23T13:13:00Z">
        <w:r>
          <w:t xml:space="preserve">Statement </w:t>
        </w:r>
      </w:ins>
      <w:del w:id="5951" w:author="Rev 19 Allen Wirfs-Brock" w:date="2013-09-11T18:20:00Z">
        <w:r w:rsidR="003B5B66" w:rsidRPr="0093237E" w:rsidDel="00FD7525">
          <w:delText xml:space="preserve">Static </w:delText>
        </w:r>
      </w:del>
      <w:r w:rsidR="004C02EF" w:rsidRPr="0093237E">
        <w:t>Semantics</w:t>
      </w:r>
      <w:bookmarkEnd w:id="5949"/>
    </w:p>
    <w:p w:rsidR="00210077" w:rsidRPr="00E77497" w:rsidRDefault="00210077" w:rsidP="00BC58E2">
      <w:pPr>
        <w:pStyle w:val="Heading3"/>
      </w:pPr>
      <w:bookmarkStart w:id="5952" w:name="_Ref367705708"/>
      <w:bookmarkStart w:id="5953" w:name="_Toc368050441"/>
      <w:r w:rsidRPr="00E77497">
        <w:t xml:space="preserve">Static Semantics:  </w:t>
      </w:r>
      <w:r w:rsidRPr="00E77497">
        <w:rPr>
          <w:lang w:eastAsia="en-US"/>
        </w:rPr>
        <w:t>VarDeclaredNames</w:t>
      </w:r>
      <w:bookmarkEnd w:id="5952"/>
      <w:bookmarkEnd w:id="5953"/>
    </w:p>
    <w:p w:rsidR="00BC58E2" w:rsidRPr="00F742D3" w:rsidRDefault="00BC58E2" w:rsidP="00BC58E2">
      <w:pPr>
        <w:rPr>
          <w:ins w:id="5954" w:author="Rev 19 Allen Wirfs-Brock" w:date="2013-09-23T13:17:00Z"/>
        </w:rPr>
      </w:pPr>
      <w:ins w:id="5955" w:author="Rev 19 Allen Wirfs-Brock" w:date="2013-09-23T13:17:00Z">
        <w:r>
          <w:t xml:space="preserve">See also: </w:t>
        </w:r>
      </w:ins>
      <w:ins w:id="5956" w:author="Rev 19 Allen Wirfs-Brock" w:date="2013-09-23T13:19:00Z">
        <w:r>
          <w:fldChar w:fldCharType="begin"/>
        </w:r>
        <w:r>
          <w:instrText xml:space="preserve"> REF _Ref367705688 \r \h </w:instrText>
        </w:r>
      </w:ins>
      <w:r>
        <w:fldChar w:fldCharType="separate"/>
      </w:r>
      <w:ins w:id="5957" w:author="Rev 19 Allen Wirfs-Brock" w:date="2013-09-27T13:06:00Z">
        <w:r w:rsidR="00460CAC">
          <w:t>13.1.8</w:t>
        </w:r>
      </w:ins>
      <w:ins w:id="5958" w:author="Rev 19 Allen Wirfs-Brock" w:date="2013-09-23T13:19:00Z">
        <w:r>
          <w:fldChar w:fldCharType="end"/>
        </w:r>
        <w:r>
          <w:t xml:space="preserve">, </w:t>
        </w:r>
      </w:ins>
      <w:ins w:id="5959" w:author="Rev 19 Allen Wirfs-Brock" w:date="2013-09-23T13:20:00Z">
        <w:r w:rsidR="002E137C">
          <w:fldChar w:fldCharType="begin"/>
        </w:r>
        <w:r w:rsidR="002E137C">
          <w:instrText xml:space="preserve"> REF _Ref367705747 \r \h </w:instrText>
        </w:r>
      </w:ins>
      <w:r w:rsidR="002E137C">
        <w:fldChar w:fldCharType="separate"/>
      </w:r>
      <w:ins w:id="5960" w:author="Rev 19 Allen Wirfs-Brock" w:date="2013-09-27T13:06:00Z">
        <w:r w:rsidR="00460CAC">
          <w:t>13.5.1</w:t>
        </w:r>
      </w:ins>
      <w:ins w:id="5961" w:author="Rev 19 Allen Wirfs-Brock" w:date="2013-09-23T13:20:00Z">
        <w:r w:rsidR="002E137C">
          <w:fldChar w:fldCharType="end"/>
        </w:r>
        <w:r w:rsidR="002E137C">
          <w:t xml:space="preserve">, </w:t>
        </w:r>
      </w:ins>
      <w:ins w:id="5962" w:author="Rev 19 Allen Wirfs-Brock" w:date="2013-09-23T13:21:00Z">
        <w:r w:rsidR="002E137C">
          <w:fldChar w:fldCharType="begin"/>
        </w:r>
        <w:r w:rsidR="002E137C">
          <w:instrText xml:space="preserve"> REF _Ref367705814 \r \h </w:instrText>
        </w:r>
      </w:ins>
      <w:r w:rsidR="002E137C">
        <w:fldChar w:fldCharType="separate"/>
      </w:r>
      <w:ins w:id="5963" w:author="Rev 19 Allen Wirfs-Brock" w:date="2013-09-27T13:06:00Z">
        <w:r w:rsidR="00460CAC">
          <w:t>13.6.1.1</w:t>
        </w:r>
      </w:ins>
      <w:ins w:id="5964" w:author="Rev 19 Allen Wirfs-Brock" w:date="2013-09-23T13:21:00Z">
        <w:r w:rsidR="002E137C">
          <w:fldChar w:fldCharType="end"/>
        </w:r>
        <w:r w:rsidR="002E137C">
          <w:t xml:space="preserve">, </w:t>
        </w:r>
        <w:r w:rsidR="002E137C">
          <w:fldChar w:fldCharType="begin"/>
        </w:r>
        <w:r w:rsidR="002E137C">
          <w:instrText xml:space="preserve"> REF _Ref367705839 \r \h </w:instrText>
        </w:r>
      </w:ins>
      <w:r w:rsidR="002E137C">
        <w:fldChar w:fldCharType="separate"/>
      </w:r>
      <w:ins w:id="5965" w:author="Rev 19 Allen Wirfs-Brock" w:date="2013-09-27T13:06:00Z">
        <w:r w:rsidR="00460CAC">
          <w:t>13.6.2.1</w:t>
        </w:r>
      </w:ins>
      <w:ins w:id="5966" w:author="Rev 19 Allen Wirfs-Brock" w:date="2013-09-23T13:21:00Z">
        <w:r w:rsidR="002E137C">
          <w:fldChar w:fldCharType="end"/>
        </w:r>
        <w:r w:rsidR="002E137C">
          <w:t xml:space="preserve">, </w:t>
        </w:r>
      </w:ins>
      <w:ins w:id="5967" w:author="Rev 19 Allen Wirfs-Brock" w:date="2013-09-23T13:22:00Z">
        <w:r w:rsidR="002E137C">
          <w:fldChar w:fldCharType="begin"/>
        </w:r>
        <w:r w:rsidR="002E137C">
          <w:instrText xml:space="preserve"> REF _Ref367705856 \r \h </w:instrText>
        </w:r>
      </w:ins>
      <w:r w:rsidR="002E137C">
        <w:fldChar w:fldCharType="separate"/>
      </w:r>
      <w:ins w:id="5968" w:author="Rev 19 Allen Wirfs-Brock" w:date="2013-09-27T13:06:00Z">
        <w:r w:rsidR="00460CAC">
          <w:t>13.6.3.1</w:t>
        </w:r>
      </w:ins>
      <w:ins w:id="5969" w:author="Rev 19 Allen Wirfs-Brock" w:date="2013-09-23T13:22:00Z">
        <w:r w:rsidR="002E137C">
          <w:fldChar w:fldCharType="end"/>
        </w:r>
        <w:r w:rsidR="002E137C">
          <w:t xml:space="preserve">, </w:t>
        </w:r>
        <w:r w:rsidR="002E137C">
          <w:fldChar w:fldCharType="begin"/>
        </w:r>
        <w:r w:rsidR="002E137C">
          <w:instrText xml:space="preserve"> REF _Ref367705878 \r \h </w:instrText>
        </w:r>
      </w:ins>
      <w:r w:rsidR="002E137C">
        <w:fldChar w:fldCharType="separate"/>
      </w:r>
      <w:ins w:id="5970" w:author="Rev 19 Allen Wirfs-Brock" w:date="2013-09-27T13:06:00Z">
        <w:r w:rsidR="00460CAC">
          <w:t>13.6.4.3</w:t>
        </w:r>
      </w:ins>
      <w:ins w:id="5971" w:author="Rev 19 Allen Wirfs-Brock" w:date="2013-09-23T13:22:00Z">
        <w:r w:rsidR="002E137C">
          <w:fldChar w:fldCharType="end"/>
        </w:r>
        <w:r w:rsidR="002E137C">
          <w:t>,</w:t>
        </w:r>
      </w:ins>
      <w:ins w:id="5972" w:author="Rev 19 Allen Wirfs-Brock" w:date="2013-09-23T13:23:00Z">
        <w:r w:rsidR="002E137C">
          <w:t xml:space="preserve"> </w:t>
        </w:r>
      </w:ins>
      <w:ins w:id="5973" w:author="Rev 19 Allen Wirfs-Brock" w:date="2013-09-23T13:22:00Z">
        <w:r w:rsidR="002E137C">
          <w:fldChar w:fldCharType="begin"/>
        </w:r>
        <w:r w:rsidR="002E137C">
          <w:instrText xml:space="preserve"> REF _Ref367705897 \r \h </w:instrText>
        </w:r>
      </w:ins>
      <w:r w:rsidR="002E137C">
        <w:fldChar w:fldCharType="separate"/>
      </w:r>
      <w:ins w:id="5974" w:author="Rev 19 Allen Wirfs-Brock" w:date="2013-09-27T13:06:00Z">
        <w:r w:rsidR="00460CAC">
          <w:t>13.10.2</w:t>
        </w:r>
      </w:ins>
      <w:ins w:id="5975" w:author="Rev 19 Allen Wirfs-Brock" w:date="2013-09-23T13:22:00Z">
        <w:r w:rsidR="002E137C">
          <w:fldChar w:fldCharType="end"/>
        </w:r>
      </w:ins>
      <w:ins w:id="5976" w:author="Rev 19 Allen Wirfs-Brock" w:date="2013-09-23T13:23:00Z">
        <w:r w:rsidR="002E137C">
          <w:t xml:space="preserve">, </w:t>
        </w:r>
        <w:r w:rsidR="002E137C">
          <w:fldChar w:fldCharType="begin"/>
        </w:r>
        <w:r w:rsidR="002E137C">
          <w:instrText xml:space="preserve"> REF _Ref367705925 \r \h </w:instrText>
        </w:r>
      </w:ins>
      <w:r w:rsidR="002E137C">
        <w:fldChar w:fldCharType="separate"/>
      </w:r>
      <w:ins w:id="5977" w:author="Rev 19 Allen Wirfs-Brock" w:date="2013-09-27T13:06:00Z">
        <w:r w:rsidR="00460CAC">
          <w:t>13.11.4</w:t>
        </w:r>
      </w:ins>
      <w:ins w:id="5978" w:author="Rev 19 Allen Wirfs-Brock" w:date="2013-09-23T13:23:00Z">
        <w:r w:rsidR="002E137C">
          <w:fldChar w:fldCharType="end"/>
        </w:r>
        <w:r w:rsidR="002E137C">
          <w:t xml:space="preserve">, </w:t>
        </w:r>
        <w:r w:rsidR="002E137C">
          <w:fldChar w:fldCharType="begin"/>
        </w:r>
        <w:r w:rsidR="002E137C">
          <w:instrText xml:space="preserve"> REF _Ref367705949 \r \h </w:instrText>
        </w:r>
      </w:ins>
      <w:r w:rsidR="002E137C">
        <w:fldChar w:fldCharType="separate"/>
      </w:r>
      <w:ins w:id="5979" w:author="Rev 19 Allen Wirfs-Brock" w:date="2013-09-27T13:06:00Z">
        <w:r w:rsidR="00460CAC">
          <w:t>13.12.2</w:t>
        </w:r>
      </w:ins>
      <w:ins w:id="5980" w:author="Rev 19 Allen Wirfs-Brock" w:date="2013-09-23T13:23:00Z">
        <w:r w:rsidR="002E137C">
          <w:fldChar w:fldCharType="end"/>
        </w:r>
        <w:r w:rsidR="002E137C">
          <w:t xml:space="preserve">, </w:t>
        </w:r>
      </w:ins>
      <w:ins w:id="5981" w:author="Rev 19 Allen Wirfs-Brock" w:date="2013-09-23T13:24:00Z">
        <w:r w:rsidR="002E137C">
          <w:fldChar w:fldCharType="begin"/>
        </w:r>
        <w:r w:rsidR="002E137C">
          <w:instrText xml:space="preserve"> REF _Ref367705968 \r \h </w:instrText>
        </w:r>
      </w:ins>
      <w:r w:rsidR="002E137C">
        <w:fldChar w:fldCharType="separate"/>
      </w:r>
      <w:ins w:id="5982" w:author="Rev 19 Allen Wirfs-Brock" w:date="2013-09-27T13:06:00Z">
        <w:r w:rsidR="00460CAC">
          <w:t>13.14.2</w:t>
        </w:r>
      </w:ins>
      <w:ins w:id="5983" w:author="Rev 19 Allen Wirfs-Brock" w:date="2013-09-23T13:24:00Z">
        <w:r w:rsidR="002E137C">
          <w:fldChar w:fldCharType="end"/>
        </w:r>
        <w:r w:rsidR="002E137C">
          <w:t xml:space="preserve">, </w:t>
        </w:r>
        <w:r w:rsidR="002E137C">
          <w:fldChar w:fldCharType="begin"/>
        </w:r>
        <w:r w:rsidR="002E137C">
          <w:instrText xml:space="preserve"> REF _Ref367705999 \r \h </w:instrText>
        </w:r>
      </w:ins>
      <w:r w:rsidR="002E137C">
        <w:fldChar w:fldCharType="separate"/>
      </w:r>
      <w:ins w:id="5984" w:author="Rev 19 Allen Wirfs-Brock" w:date="2013-09-27T13:06:00Z">
        <w:r w:rsidR="00460CAC">
          <w:t>14.1.10</w:t>
        </w:r>
      </w:ins>
      <w:ins w:id="5985" w:author="Rev 19 Allen Wirfs-Brock" w:date="2013-09-23T13:24:00Z">
        <w:r w:rsidR="002E137C">
          <w:fldChar w:fldCharType="end"/>
        </w:r>
      </w:ins>
      <w:ins w:id="5986" w:author="Rev 19 Allen Wirfs-Brock" w:date="2013-09-23T13:25:00Z">
        <w:r w:rsidR="002E137C">
          <w:t xml:space="preserve">, </w:t>
        </w:r>
        <w:r w:rsidR="002E137C">
          <w:fldChar w:fldCharType="begin"/>
        </w:r>
        <w:r w:rsidR="002E137C">
          <w:instrText xml:space="preserve"> REF _Ref367706057 \r \h </w:instrText>
        </w:r>
      </w:ins>
      <w:r w:rsidR="002E137C">
        <w:fldChar w:fldCharType="separate"/>
      </w:r>
      <w:ins w:id="5987" w:author="Rev 19 Allen Wirfs-Brock" w:date="2013-09-27T13:06:00Z">
        <w:r w:rsidR="00460CAC">
          <w:t>14.4.8</w:t>
        </w:r>
      </w:ins>
      <w:ins w:id="5988" w:author="Rev 19 Allen Wirfs-Brock" w:date="2013-09-23T13:25:00Z">
        <w:r w:rsidR="002E137C">
          <w:fldChar w:fldCharType="end"/>
        </w:r>
        <w:r w:rsidR="002E137C">
          <w:t xml:space="preserve">, </w:t>
        </w:r>
        <w:r w:rsidR="002E137C">
          <w:fldChar w:fldCharType="begin"/>
        </w:r>
        <w:r w:rsidR="002E137C">
          <w:instrText xml:space="preserve"> REF _Ref367706084 \r \h </w:instrText>
        </w:r>
      </w:ins>
      <w:r w:rsidR="002E137C">
        <w:fldChar w:fldCharType="separate"/>
      </w:r>
      <w:ins w:id="5989" w:author="Rev 19 Allen Wirfs-Brock" w:date="2013-09-27T13:06:00Z">
        <w:r w:rsidR="00460CAC">
          <w:t>14.5.13</w:t>
        </w:r>
      </w:ins>
      <w:ins w:id="5990" w:author="Rev 19 Allen Wirfs-Brock" w:date="2013-09-23T13:25:00Z">
        <w:r w:rsidR="002E137C">
          <w:fldChar w:fldCharType="end"/>
        </w:r>
      </w:ins>
      <w:ins w:id="5991" w:author="Rev 19 Allen Wirfs-Brock" w:date="2013-09-23T13:26:00Z">
        <w:r w:rsidR="002E137C">
          <w:t xml:space="preserve">, </w:t>
        </w:r>
        <w:r w:rsidR="002E137C">
          <w:fldChar w:fldCharType="begin"/>
        </w:r>
        <w:r w:rsidR="002E137C">
          <w:instrText xml:space="preserve"> REF _Ref367706111 \r \h </w:instrText>
        </w:r>
      </w:ins>
      <w:r w:rsidR="002E137C">
        <w:fldChar w:fldCharType="separate"/>
      </w:r>
      <w:ins w:id="5992" w:author="Rev 19 Allen Wirfs-Brock" w:date="2013-09-27T13:06:00Z">
        <w:r w:rsidR="00460CAC">
          <w:t>15.1.0.5</w:t>
        </w:r>
      </w:ins>
      <w:ins w:id="5993" w:author="Rev 19 Allen Wirfs-Brock" w:date="2013-09-23T13:26:00Z">
        <w:r w:rsidR="002E137C">
          <w:fldChar w:fldCharType="end"/>
        </w:r>
        <w:r w:rsidR="002E137C">
          <w:t xml:space="preserve">, </w:t>
        </w:r>
        <w:r w:rsidR="002E137C">
          <w:fldChar w:fldCharType="begin"/>
        </w:r>
        <w:r w:rsidR="002E137C">
          <w:instrText xml:space="preserve"> REF _Ref367706146 \r \h </w:instrText>
        </w:r>
      </w:ins>
      <w:r w:rsidR="002E137C">
        <w:fldChar w:fldCharType="separate"/>
      </w:r>
      <w:ins w:id="5994" w:author="Rev 19 Allen Wirfs-Brock" w:date="2013-09-27T13:06:00Z">
        <w:r w:rsidR="00460CAC">
          <w:t>15.2.5</w:t>
        </w:r>
      </w:ins>
      <w:ins w:id="5995" w:author="Rev 19 Allen Wirfs-Brock" w:date="2013-09-23T13:26:00Z">
        <w:r w:rsidR="002E137C">
          <w:fldChar w:fldCharType="end"/>
        </w:r>
      </w:ins>
      <w:ins w:id="5996" w:author="Rev 19 Allen Wirfs-Brock" w:date="2013-09-23T13:27:00Z">
        <w:r w:rsidR="002E137C">
          <w:t>.</w:t>
        </w:r>
      </w:ins>
    </w:p>
    <w:p w:rsidR="00210077" w:rsidRPr="00E77497" w:rsidRDefault="00210077" w:rsidP="00210077">
      <w:pPr>
        <w:pStyle w:val="SyntaxRule"/>
      </w:pPr>
      <w:r w:rsidRPr="00E77497">
        <w:t xml:space="preserve">Statement </w:t>
      </w:r>
      <w:r w:rsidRPr="00E77497">
        <w:rPr>
          <w:rFonts w:ascii="Arial" w:hAnsi="Arial"/>
          <w:b/>
          <w:i w:val="0"/>
        </w:rPr>
        <w:t>:</w:t>
      </w:r>
    </w:p>
    <w:p w:rsidR="00210077" w:rsidRPr="00E77497" w:rsidRDefault="00210077" w:rsidP="00210077">
      <w:pPr>
        <w:pStyle w:val="SyntaxDefinition"/>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rsidR="00EB0D59" w:rsidRPr="00E77497" w:rsidRDefault="00EB0D59" w:rsidP="00FA3203">
      <w:pPr>
        <w:pStyle w:val="Alg4"/>
        <w:numPr>
          <w:ilvl w:val="0"/>
          <w:numId w:val="467"/>
        </w:numPr>
        <w:spacing w:after="220"/>
        <w:contextualSpacing/>
      </w:pPr>
      <w:r w:rsidRPr="00E77497">
        <w:t>Return a new empty List.</w:t>
      </w:r>
    </w:p>
    <w:p w:rsidR="00D951C4" w:rsidRPr="0093237E" w:rsidDel="00FD7525" w:rsidRDefault="00D951C4">
      <w:pPr>
        <w:pStyle w:val="Heading3"/>
        <w:rPr>
          <w:del w:id="5997" w:author="Rev 19 Allen Wirfs-Brock" w:date="2013-09-11T18:21:00Z"/>
        </w:rPr>
        <w:pPrChange w:id="5998" w:author="Rev 19 Allen Wirfs-Brock" w:date="2013-09-11T18:21:00Z">
          <w:pPr/>
        </w:pPrChange>
      </w:pPr>
      <w:del w:id="5999" w:author="Rev 19 Allen Wirfs-Brock" w:date="2013-09-11T18:21:00Z">
        <w:r w:rsidRPr="0093237E" w:rsidDel="00FD7525">
          <w:delText>Runtime Semantics</w:delText>
        </w:r>
        <w:bookmarkStart w:id="6000" w:name="_Toc368034442"/>
        <w:bookmarkStart w:id="6001" w:name="_Toc368049665"/>
        <w:bookmarkStart w:id="6002" w:name="_Toc368050442"/>
        <w:bookmarkEnd w:id="6000"/>
        <w:bookmarkEnd w:id="6001"/>
        <w:bookmarkEnd w:id="6002"/>
      </w:del>
    </w:p>
    <w:p w:rsidR="00D951C4" w:rsidRDefault="00D951C4" w:rsidP="00BC58E2">
      <w:pPr>
        <w:pStyle w:val="Heading3"/>
        <w:rPr>
          <w:spacing w:val="6"/>
        </w:rPr>
      </w:pPr>
      <w:bookmarkStart w:id="6003" w:name="_Ref367706686"/>
      <w:bookmarkStart w:id="6004" w:name="_Toc368050443"/>
      <w:r w:rsidRPr="00E77497">
        <w:t xml:space="preserve">Runtime Semantics: </w:t>
      </w:r>
      <w:r>
        <w:rPr>
          <w:spacing w:val="6"/>
        </w:rPr>
        <w:t>Labelled</w:t>
      </w:r>
      <w:del w:id="6005" w:author="Rev 19 Allen Wirfs-Brock" w:date="2013-09-23T13:37:00Z">
        <w:r w:rsidDel="00CF4D09">
          <w:rPr>
            <w:spacing w:val="6"/>
          </w:rPr>
          <w:delText xml:space="preserve"> </w:delText>
        </w:r>
      </w:del>
      <w:r>
        <w:rPr>
          <w:spacing w:val="6"/>
        </w:rPr>
        <w:t>Evaluation</w:t>
      </w:r>
      <w:bookmarkEnd w:id="6003"/>
      <w:bookmarkEnd w:id="6004"/>
    </w:p>
    <w:p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006" w:author="Rev 19 Allen Wirfs-Brock" w:date="2013-09-23T13:35:00Z"/>
        </w:rPr>
      </w:pPr>
      <w:ins w:id="6007" w:author="Rev 19 Allen Wirfs-Brock" w:date="2013-09-23T13:35:00Z">
        <w:r>
          <w:t xml:space="preserve">See also: </w:t>
        </w:r>
      </w:ins>
      <w:ins w:id="6008" w:author="Rev 19 Allen Wirfs-Brock" w:date="2013-09-23T13:38:00Z">
        <w:r>
          <w:fldChar w:fldCharType="begin"/>
        </w:r>
        <w:r>
          <w:instrText xml:space="preserve"> REF _Ref367706859 \r \h </w:instrText>
        </w:r>
      </w:ins>
      <w:r>
        <w:fldChar w:fldCharType="separate"/>
      </w:r>
      <w:ins w:id="6009" w:author="Rev 19 Allen Wirfs-Brock" w:date="2013-09-27T13:06:00Z">
        <w:r w:rsidR="00460CAC">
          <w:t>13.6.1.2</w:t>
        </w:r>
      </w:ins>
      <w:ins w:id="6010" w:author="Rev 19 Allen Wirfs-Brock" w:date="2013-09-23T13:38:00Z">
        <w:r>
          <w:fldChar w:fldCharType="end"/>
        </w:r>
      </w:ins>
      <w:ins w:id="6011" w:author="Rev 19 Allen Wirfs-Brock" w:date="2013-09-23T13:39:00Z">
        <w:r>
          <w:t xml:space="preserve">, </w:t>
        </w:r>
        <w:r>
          <w:fldChar w:fldCharType="begin"/>
        </w:r>
        <w:r>
          <w:instrText xml:space="preserve"> REF _Ref367706902 \r \h </w:instrText>
        </w:r>
      </w:ins>
      <w:r>
        <w:fldChar w:fldCharType="separate"/>
      </w:r>
      <w:ins w:id="6012" w:author="Rev 19 Allen Wirfs-Brock" w:date="2013-09-27T13:06:00Z">
        <w:r w:rsidR="00460CAC">
          <w:t>13.6.2.2</w:t>
        </w:r>
      </w:ins>
      <w:ins w:id="6013" w:author="Rev 19 Allen Wirfs-Brock" w:date="2013-09-23T13:39:00Z">
        <w:r>
          <w:fldChar w:fldCharType="end"/>
        </w:r>
      </w:ins>
      <w:ins w:id="6014" w:author="Rev 19 Allen Wirfs-Brock" w:date="2013-09-23T13:40:00Z">
        <w:r>
          <w:t xml:space="preserve">, </w:t>
        </w:r>
        <w:r>
          <w:fldChar w:fldCharType="begin"/>
        </w:r>
        <w:r>
          <w:instrText xml:space="preserve"> REF _Ref367706960 \r \h </w:instrText>
        </w:r>
      </w:ins>
      <w:r>
        <w:fldChar w:fldCharType="separate"/>
      </w:r>
      <w:ins w:id="6015" w:author="Rev 19 Allen Wirfs-Brock" w:date="2013-09-27T13:06:00Z">
        <w:r w:rsidR="00460CAC">
          <w:t>13.6.3.2</w:t>
        </w:r>
      </w:ins>
      <w:ins w:id="6016" w:author="Rev 19 Allen Wirfs-Brock" w:date="2013-09-23T13:40:00Z">
        <w:r>
          <w:fldChar w:fldCharType="end"/>
        </w:r>
      </w:ins>
      <w:ins w:id="6017" w:author="Rev 19 Allen Wirfs-Brock" w:date="2013-09-23T13:41:00Z">
        <w:r>
          <w:t xml:space="preserve">, </w:t>
        </w:r>
        <w:r>
          <w:fldChar w:fldCharType="begin"/>
        </w:r>
        <w:r>
          <w:instrText xml:space="preserve"> REF _Ref367707000 \r \h </w:instrText>
        </w:r>
      </w:ins>
      <w:r>
        <w:fldChar w:fldCharType="separate"/>
      </w:r>
      <w:ins w:id="6018" w:author="Rev 19 Allen Wirfs-Brock" w:date="2013-09-27T13:06:00Z">
        <w:r w:rsidR="00460CAC">
          <w:t>13.6.4.5</w:t>
        </w:r>
      </w:ins>
      <w:ins w:id="6019" w:author="Rev 19 Allen Wirfs-Brock" w:date="2013-09-23T13:41:00Z">
        <w:r>
          <w:fldChar w:fldCharType="end"/>
        </w:r>
      </w:ins>
      <w:ins w:id="6020" w:author="Rev 19 Allen Wirfs-Brock" w:date="2013-09-23T13:42:00Z">
        <w:r>
          <w:t xml:space="preserve">, </w:t>
        </w:r>
        <w:r>
          <w:fldChar w:fldCharType="begin"/>
        </w:r>
        <w:r>
          <w:instrText xml:space="preserve"> REF _Ref367707068 \r \h </w:instrText>
        </w:r>
      </w:ins>
      <w:r>
        <w:fldChar w:fldCharType="separate"/>
      </w:r>
      <w:ins w:id="6021" w:author="Rev 19 Allen Wirfs-Brock" w:date="2013-09-27T13:06:00Z">
        <w:r w:rsidR="00460CAC">
          <w:t>13.12.3</w:t>
        </w:r>
      </w:ins>
      <w:ins w:id="6022" w:author="Rev 19 Allen Wirfs-Brock" w:date="2013-09-23T13:42:00Z">
        <w:r>
          <w:fldChar w:fldCharType="end"/>
        </w:r>
      </w:ins>
      <w:ins w:id="6023" w:author="Rev 19 Allen Wirfs-Brock" w:date="2013-09-23T13:35:00Z">
        <w:r>
          <w:t>.</w:t>
        </w:r>
      </w:ins>
    </w:p>
    <w:p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w:t>
      </w:r>
      <w:del w:id="6024" w:author="Rev 19 Allen Wirfs-Brock" w:date="2013-09-23T13:37:00Z">
        <w:r w:rsidR="00666D1F" w:rsidDel="00CF4D09">
          <w:delText xml:space="preserve"> </w:delText>
        </w:r>
      </w:del>
      <w:r w:rsidR="00666D1F">
        <w:t>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rsidR="00D951C4" w:rsidRPr="00E77497" w:rsidRDefault="00D951C4" w:rsidP="00D951C4">
      <w:pPr>
        <w:pStyle w:val="Alg4"/>
        <w:numPr>
          <w:ilvl w:val="0"/>
          <w:numId w:val="514"/>
        </w:numPr>
        <w:spacing w:after="220"/>
        <w:contextualSpacing/>
      </w:pPr>
      <w:r w:rsidRPr="00E77497">
        <w:lastRenderedPageBreak/>
        <w:t xml:space="preserve">Return </w:t>
      </w:r>
      <w:r>
        <w:rPr>
          <w:i/>
        </w:rPr>
        <w:t>stmtResult</w:t>
      </w:r>
      <w:r w:rsidRPr="00E77497">
        <w:t>.</w:t>
      </w:r>
    </w:p>
    <w:p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rsidR="00636FE6" w:rsidRPr="00E77497" w:rsidRDefault="00636FE6" w:rsidP="006A78DC">
      <w:pPr>
        <w:pStyle w:val="Heading3"/>
      </w:pPr>
      <w:bookmarkStart w:id="6025" w:name="_Toc368050444"/>
      <w:r w:rsidRPr="00E77497">
        <w:t xml:space="preserve">Runtime Semantics: </w:t>
      </w:r>
      <w:r w:rsidRPr="00E77497">
        <w:rPr>
          <w:spacing w:val="6"/>
        </w:rPr>
        <w:t>Evaluation</w:t>
      </w:r>
      <w:bookmarkEnd w:id="6025"/>
    </w:p>
    <w:p w:rsidR="00672123" w:rsidRPr="00E77497" w:rsidRDefault="00672123" w:rsidP="00672123">
      <w:pPr>
        <w:pStyle w:val="SyntaxRule"/>
      </w:pPr>
      <w:r>
        <w:t>BreakableStatement</w:t>
      </w:r>
      <w:r w:rsidRPr="00E77497">
        <w:t xml:space="preserve"> </w:t>
      </w:r>
      <w:r w:rsidRPr="00E77497">
        <w:rPr>
          <w:rFonts w:ascii="Arial" w:hAnsi="Arial"/>
          <w:b/>
          <w:i w:val="0"/>
        </w:rPr>
        <w:t>:</w:t>
      </w:r>
    </w:p>
    <w:p w:rsidR="00672123" w:rsidRPr="00E77497" w:rsidRDefault="00672123" w:rsidP="00672123">
      <w:pPr>
        <w:pStyle w:val="SyntaxDefinition"/>
      </w:pPr>
      <w:r>
        <w:t>IterationStatement</w:t>
      </w:r>
      <w:r w:rsidRPr="00E77497">
        <w:br/>
        <w:t>SwitchStatement</w:t>
      </w:r>
    </w:p>
    <w:p w:rsidR="00672123" w:rsidRDefault="00672123" w:rsidP="00672123">
      <w:pPr>
        <w:pStyle w:val="Alg2"/>
        <w:numPr>
          <w:ilvl w:val="0"/>
          <w:numId w:val="678"/>
        </w:numPr>
      </w:pPr>
      <w:r>
        <w:t xml:space="preserve">Let </w:t>
      </w:r>
      <w:r>
        <w:rPr>
          <w:i/>
        </w:rPr>
        <w:t xml:space="preserve">newLabelSet </w:t>
      </w:r>
      <w:r>
        <w:t xml:space="preserve"> be a new empty List.</w:t>
      </w:r>
    </w:p>
    <w:p w:rsidR="00672123" w:rsidRPr="00E77497" w:rsidRDefault="00672123" w:rsidP="00672123">
      <w:pPr>
        <w:pStyle w:val="Alg2"/>
        <w:numPr>
          <w:ilvl w:val="0"/>
          <w:numId w:val="678"/>
        </w:numPr>
        <w:spacing w:after="220"/>
      </w:pPr>
      <w:r w:rsidRPr="00E77497">
        <w:t>Return the result of</w:t>
      </w:r>
      <w:r>
        <w:t xml:space="preserve"> performing Labelled</w:t>
      </w:r>
      <w:del w:id="6026" w:author="Rev 19 Allen Wirfs-Brock" w:date="2013-09-23T13:37:00Z">
        <w:r w:rsidDel="00CF4D09">
          <w:delText xml:space="preserve"> </w:delText>
        </w:r>
      </w:del>
      <w:r>
        <w:t xml:space="preserve">Evaluation of this </w:t>
      </w:r>
      <w:r>
        <w:rPr>
          <w:i/>
        </w:rPr>
        <w:t>BreakableStatement</w:t>
      </w:r>
      <w:r w:rsidRPr="00E77497">
        <w:rPr>
          <w:i/>
        </w:rPr>
        <w:t xml:space="preserve"> </w:t>
      </w:r>
      <w:r>
        <w:t>w</w:t>
      </w:r>
      <w:r w:rsidR="00533E91">
        <w:t>i</w:t>
      </w:r>
      <w:r>
        <w:t xml:space="preserve">th argument </w:t>
      </w:r>
      <w:r w:rsidRPr="00364EA2">
        <w:rPr>
          <w:i/>
        </w:rPr>
        <w:t>newLabelSet</w:t>
      </w:r>
      <w:r>
        <w:t>.</w:t>
      </w:r>
    </w:p>
    <w:p w:rsidR="004C02EF" w:rsidRPr="00E77497" w:rsidRDefault="004C02EF" w:rsidP="00D148E9">
      <w:pPr>
        <w:pStyle w:val="Heading2"/>
      </w:pPr>
      <w:bookmarkStart w:id="6027" w:name="_Ref440445201"/>
      <w:bookmarkStart w:id="6028" w:name="_Toc472818875"/>
      <w:bookmarkStart w:id="6029" w:name="_Toc235503449"/>
      <w:bookmarkStart w:id="6030" w:name="_Toc241509224"/>
      <w:bookmarkStart w:id="6031" w:name="_Toc244416711"/>
      <w:bookmarkStart w:id="6032" w:name="_Toc276631075"/>
      <w:bookmarkStart w:id="6033" w:name="_Toc368050445"/>
      <w:r w:rsidRPr="00E77497">
        <w:t>Bloc</w:t>
      </w:r>
      <w:bookmarkEnd w:id="5948"/>
      <w:r w:rsidRPr="00E77497">
        <w:t>k</w:t>
      </w:r>
      <w:bookmarkEnd w:id="6027"/>
      <w:bookmarkEnd w:id="6028"/>
      <w:bookmarkEnd w:id="6029"/>
      <w:bookmarkEnd w:id="6030"/>
      <w:bookmarkEnd w:id="6031"/>
      <w:bookmarkEnd w:id="6032"/>
      <w:bookmarkEnd w:id="6033"/>
    </w:p>
    <w:p w:rsidR="004C02EF" w:rsidRPr="00E77497" w:rsidRDefault="004C02EF" w:rsidP="004C02EF">
      <w:pPr>
        <w:pStyle w:val="Syntax"/>
      </w:pPr>
      <w:r w:rsidRPr="00E77497">
        <w:t>Syntax</w:t>
      </w:r>
    </w:p>
    <w:p w:rsidR="001434CE" w:rsidRPr="00E77497" w:rsidRDefault="001434CE" w:rsidP="001434CE">
      <w:pPr>
        <w:pStyle w:val="SyntaxRule"/>
      </w:pPr>
      <w:r w:rsidRPr="00E77497">
        <w:t xml:space="preserve">BlockStatement </w:t>
      </w:r>
      <w:r w:rsidRPr="00E77497">
        <w:rPr>
          <w:rFonts w:ascii="Arial" w:hAnsi="Arial"/>
          <w:b/>
          <w:i w:val="0"/>
        </w:rPr>
        <w:t>:</w:t>
      </w:r>
    </w:p>
    <w:p w:rsidR="001434CE" w:rsidRPr="00E77497" w:rsidRDefault="001434CE" w:rsidP="001434CE">
      <w:pPr>
        <w:pStyle w:val="SyntaxDefinition"/>
      </w:pPr>
      <w:r w:rsidRPr="00E77497">
        <w:t xml:space="preserve">Block </w:t>
      </w:r>
    </w:p>
    <w:p w:rsidR="004C02EF" w:rsidRPr="00E77497" w:rsidRDefault="004C02EF" w:rsidP="004C02EF">
      <w:pPr>
        <w:pStyle w:val="SyntaxRule"/>
      </w:pPr>
      <w:r w:rsidRPr="00E77497">
        <w:t xml:space="preserv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StatementList </w:t>
      </w:r>
      <w:r w:rsidRPr="00E77497">
        <w:rPr>
          <w:rFonts w:ascii="Arial" w:hAnsi="Arial"/>
          <w:b/>
          <w:i w:val="0"/>
        </w:rPr>
        <w:t>:</w:t>
      </w:r>
    </w:p>
    <w:p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rsidR="00201852" w:rsidRPr="00E77497" w:rsidRDefault="00201852" w:rsidP="00201852">
      <w:pPr>
        <w:pStyle w:val="SyntaxRule"/>
      </w:pPr>
      <w:r w:rsidRPr="00E77497">
        <w:t xml:space="preserve">StatementListItem </w:t>
      </w:r>
      <w:r w:rsidRPr="00E77497">
        <w:rPr>
          <w:rFonts w:ascii="Arial" w:hAnsi="Arial"/>
          <w:b/>
          <w:i w:val="0"/>
        </w:rPr>
        <w:t>:</w:t>
      </w:r>
    </w:p>
    <w:p w:rsidR="00201852" w:rsidRPr="00E77497" w:rsidRDefault="00201852" w:rsidP="00201852">
      <w:pPr>
        <w:pStyle w:val="SyntaxDefinition"/>
      </w:pPr>
      <w:r w:rsidRPr="00E77497">
        <w:t>Statement</w:t>
      </w:r>
      <w:r w:rsidRPr="00E77497">
        <w:br/>
        <w:t>Declaration</w:t>
      </w:r>
    </w:p>
    <w:p w:rsidR="004C02EF" w:rsidRPr="00E77497" w:rsidDel="00FD7525" w:rsidRDefault="003B5B66">
      <w:pPr>
        <w:pStyle w:val="Heading3"/>
        <w:rPr>
          <w:del w:id="6034" w:author="Rev 19 Allen Wirfs-Brock" w:date="2013-09-11T18:22:00Z"/>
        </w:rPr>
      </w:pPr>
      <w:del w:id="6035" w:author="Rev 19 Allen Wirfs-Brock" w:date="2013-09-11T18:22:00Z">
        <w:r w:rsidRPr="00E77497" w:rsidDel="00FD7525">
          <w:delText xml:space="preserve">Static </w:delText>
        </w:r>
        <w:r w:rsidR="004C02EF" w:rsidRPr="00E77497" w:rsidDel="00FD7525">
          <w:delText>Semantics</w:delText>
        </w:r>
        <w:bookmarkStart w:id="6036" w:name="_Toc368034446"/>
        <w:bookmarkStart w:id="6037" w:name="_Toc368049669"/>
        <w:bookmarkStart w:id="6038" w:name="_Toc368050446"/>
        <w:bookmarkEnd w:id="6036"/>
        <w:bookmarkEnd w:id="6037"/>
        <w:bookmarkEnd w:id="6038"/>
      </w:del>
    </w:p>
    <w:p w:rsidR="003B5B66" w:rsidRPr="00E77497" w:rsidRDefault="00C9049C" w:rsidP="006A78DC">
      <w:pPr>
        <w:pStyle w:val="Heading3"/>
        <w:rPr>
          <w:rFonts w:ascii="Helvetica" w:hAnsi="Helvetica"/>
        </w:rPr>
      </w:pPr>
      <w:bookmarkStart w:id="6039" w:name="_Toc368050447"/>
      <w:r w:rsidRPr="00E77497">
        <w:rPr>
          <w:rFonts w:ascii="Helvetica" w:hAnsi="Helvetica"/>
        </w:rPr>
        <w:t xml:space="preserve">Static Semantics:  </w:t>
      </w:r>
      <w:r w:rsidR="003B5B66" w:rsidRPr="00E77497">
        <w:rPr>
          <w:rFonts w:ascii="Helvetica" w:hAnsi="Helvetica"/>
        </w:rPr>
        <w:t>Early Errors</w:t>
      </w:r>
      <w:bookmarkEnd w:id="6039"/>
    </w:p>
    <w:p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52272C" w:rsidRPr="00E77497" w:rsidRDefault="0052272C" w:rsidP="006A78DC">
      <w:pPr>
        <w:pStyle w:val="Heading3"/>
      </w:pPr>
      <w:bookmarkStart w:id="6040" w:name="_Ref367707470"/>
      <w:bookmarkStart w:id="6041" w:name="_Toc368050448"/>
      <w:r w:rsidRPr="00E77497">
        <w:t xml:space="preserve">Static Semantics:  </w:t>
      </w:r>
      <w:r w:rsidRPr="00E77497">
        <w:rPr>
          <w:lang w:eastAsia="en-US"/>
        </w:rPr>
        <w:t>LexicalDeclarations</w:t>
      </w:r>
      <w:bookmarkEnd w:id="6040"/>
      <w:bookmarkEnd w:id="6041"/>
    </w:p>
    <w:p w:rsidR="006C45FF" w:rsidRPr="00F742D3" w:rsidRDefault="006C45FF" w:rsidP="006C45FF">
      <w:pPr>
        <w:rPr>
          <w:ins w:id="6042" w:author="Rev 19 Allen Wirfs-Brock" w:date="2013-09-23T13:48:00Z"/>
        </w:rPr>
      </w:pPr>
      <w:ins w:id="6043" w:author="Rev 19 Allen Wirfs-Brock" w:date="2013-09-23T13:48:00Z">
        <w:r>
          <w:t xml:space="preserve">See also: </w:t>
        </w:r>
      </w:ins>
      <w:ins w:id="6044" w:author="Rev 19 Allen Wirfs-Brock" w:date="2013-09-23T13:49:00Z">
        <w:r>
          <w:fldChar w:fldCharType="begin"/>
        </w:r>
        <w:r>
          <w:instrText xml:space="preserve"> REF _Ref367707516 \r \h </w:instrText>
        </w:r>
      </w:ins>
      <w:r>
        <w:fldChar w:fldCharType="separate"/>
      </w:r>
      <w:ins w:id="6045" w:author="Rev 19 Allen Wirfs-Brock" w:date="2013-09-27T13:06:00Z">
        <w:r w:rsidR="00460CAC">
          <w:t>13.11.2</w:t>
        </w:r>
      </w:ins>
      <w:ins w:id="6046" w:author="Rev 19 Allen Wirfs-Brock" w:date="2013-09-23T13:49:00Z">
        <w:r>
          <w:fldChar w:fldCharType="end"/>
        </w:r>
      </w:ins>
      <w:ins w:id="6047" w:author="Rev 19 Allen Wirfs-Brock" w:date="2013-09-23T13:48:00Z">
        <w:r>
          <w:t>.</w:t>
        </w:r>
      </w:ins>
    </w:p>
    <w:p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465"/>
        </w:numPr>
        <w:spacing w:after="220"/>
        <w:contextualSpacing/>
      </w:pPr>
      <w:r w:rsidRPr="00E77497">
        <w:t>Return a new empty List.</w:t>
      </w:r>
    </w:p>
    <w:p w:rsidR="006E14C7" w:rsidRPr="00E77497" w:rsidRDefault="006E14C7" w:rsidP="006E14C7">
      <w:r w:rsidRPr="00E77497">
        <w:rPr>
          <w:rFonts w:ascii="Times New Roman" w:hAnsi="Times New Roman"/>
          <w:i/>
        </w:rPr>
        <w:lastRenderedPageBreak/>
        <w:t xml:space="preserve">StatementListItem </w:t>
      </w:r>
      <w:r w:rsidRPr="00E77497">
        <w:rPr>
          <w:b/>
        </w:rPr>
        <w:t>:</w:t>
      </w:r>
      <w:r w:rsidRPr="00E77497">
        <w:rPr>
          <w:rFonts w:ascii="Times New Roman" w:hAnsi="Times New Roman"/>
          <w:i/>
        </w:rPr>
        <w:t xml:space="preserve"> Declaration</w:t>
      </w:r>
      <w:r w:rsidRPr="00E77497">
        <w:t xml:space="preserve"> </w:t>
      </w:r>
    </w:p>
    <w:p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rsidR="00DD7BE8" w:rsidRPr="00C7794D" w:rsidRDefault="00402C31" w:rsidP="007069E1">
      <w:pPr>
        <w:pStyle w:val="Heading3"/>
      </w:pPr>
      <w:bookmarkStart w:id="6048" w:name="_Ref367707791"/>
      <w:bookmarkStart w:id="6049" w:name="_Toc368050449"/>
      <w:r w:rsidRPr="00E77497">
        <w:t xml:space="preserve">Static Semantics:  </w:t>
      </w:r>
      <w:r w:rsidRPr="00E77497">
        <w:rPr>
          <w:lang w:eastAsia="en-US"/>
        </w:rPr>
        <w:t>LexicallyDeclaredNames</w:t>
      </w:r>
      <w:bookmarkEnd w:id="6048"/>
      <w:bookmarkEnd w:id="6049"/>
    </w:p>
    <w:p w:rsidR="006C45FF" w:rsidRPr="00F742D3" w:rsidRDefault="006C45FF" w:rsidP="006C45FF">
      <w:pPr>
        <w:rPr>
          <w:ins w:id="6050" w:author="Rev 19 Allen Wirfs-Brock" w:date="2013-09-23T13:54:00Z"/>
        </w:rPr>
      </w:pPr>
      <w:ins w:id="6051" w:author="Rev 19 Allen Wirfs-Brock" w:date="2013-09-23T13:54:00Z">
        <w:r>
          <w:t xml:space="preserve">See also: </w:t>
        </w:r>
      </w:ins>
      <w:ins w:id="6052" w:author="Rev 19 Allen Wirfs-Brock" w:date="2013-09-23T13:55:00Z">
        <w:r>
          <w:fldChar w:fldCharType="begin"/>
        </w:r>
        <w:r>
          <w:instrText xml:space="preserve"> REF _Ref367707886 \r \h </w:instrText>
        </w:r>
      </w:ins>
      <w:r>
        <w:fldChar w:fldCharType="separate"/>
      </w:r>
      <w:ins w:id="6053" w:author="Rev 19 Allen Wirfs-Brock" w:date="2013-09-27T13:06:00Z">
        <w:r w:rsidR="00460CAC">
          <w:t>13.11.3</w:t>
        </w:r>
      </w:ins>
      <w:ins w:id="6054" w:author="Rev 19 Allen Wirfs-Brock" w:date="2013-09-23T13:55:00Z">
        <w:r>
          <w:fldChar w:fldCharType="end"/>
        </w:r>
      </w:ins>
      <w:ins w:id="6055" w:author="Rev 19 Allen Wirfs-Brock" w:date="2013-09-23T13:57:00Z">
        <w:r>
          <w:t xml:space="preserve">, </w:t>
        </w:r>
        <w:r>
          <w:fldChar w:fldCharType="begin"/>
        </w:r>
        <w:r>
          <w:instrText xml:space="preserve"> REF _Ref367707965 \r \h </w:instrText>
        </w:r>
      </w:ins>
      <w:r>
        <w:fldChar w:fldCharType="separate"/>
      </w:r>
      <w:ins w:id="6056" w:author="Rev 19 Allen Wirfs-Brock" w:date="2013-09-27T13:06:00Z">
        <w:r w:rsidR="00460CAC">
          <w:t>14.1.9</w:t>
        </w:r>
      </w:ins>
      <w:ins w:id="6057" w:author="Rev 19 Allen Wirfs-Brock" w:date="2013-09-23T13:57:00Z">
        <w:r>
          <w:fldChar w:fldCharType="end"/>
        </w:r>
        <w:r>
          <w:t xml:space="preserve">, </w:t>
        </w:r>
        <w:r>
          <w:fldChar w:fldCharType="begin"/>
        </w:r>
        <w:r>
          <w:instrText xml:space="preserve"> REF _Ref367708006 \r \h </w:instrText>
        </w:r>
      </w:ins>
      <w:r>
        <w:fldChar w:fldCharType="separate"/>
      </w:r>
      <w:ins w:id="6058" w:author="Rev 19 Allen Wirfs-Brock" w:date="2013-09-27T13:06:00Z">
        <w:r w:rsidR="00460CAC">
          <w:t>14.2.7</w:t>
        </w:r>
      </w:ins>
      <w:ins w:id="6059" w:author="Rev 19 Allen Wirfs-Brock" w:date="2013-09-23T13:57:00Z">
        <w:r>
          <w:fldChar w:fldCharType="end"/>
        </w:r>
      </w:ins>
      <w:ins w:id="6060" w:author="Rev 19 Allen Wirfs-Brock" w:date="2013-09-23T13:58:00Z">
        <w:r>
          <w:t xml:space="preserve">, </w:t>
        </w:r>
        <w:r>
          <w:fldChar w:fldCharType="begin"/>
        </w:r>
        <w:r>
          <w:instrText xml:space="preserve"> REF _Ref367708053 \r \h </w:instrText>
        </w:r>
      </w:ins>
      <w:r>
        <w:fldChar w:fldCharType="separate"/>
      </w:r>
      <w:ins w:id="6061" w:author="Rev 19 Allen Wirfs-Brock" w:date="2013-09-27T13:06:00Z">
        <w:r w:rsidR="00460CAC">
          <w:t>14.4.5</w:t>
        </w:r>
      </w:ins>
      <w:ins w:id="6062" w:author="Rev 19 Allen Wirfs-Brock" w:date="2013-09-23T13:58:00Z">
        <w:r>
          <w:fldChar w:fldCharType="end"/>
        </w:r>
      </w:ins>
      <w:ins w:id="6063" w:author="Rev 19 Allen Wirfs-Brock" w:date="2013-09-23T13:59:00Z">
        <w:r>
          <w:t xml:space="preserve">, </w:t>
        </w:r>
        <w:r>
          <w:fldChar w:fldCharType="begin"/>
        </w:r>
        <w:r>
          <w:instrText xml:space="preserve"> REF _Ref367708091 \r \h </w:instrText>
        </w:r>
      </w:ins>
      <w:r>
        <w:fldChar w:fldCharType="separate"/>
      </w:r>
      <w:ins w:id="6064" w:author="Rev 19 Allen Wirfs-Brock" w:date="2013-09-27T13:06:00Z">
        <w:r w:rsidR="00460CAC">
          <w:t>14.5.7</w:t>
        </w:r>
      </w:ins>
      <w:ins w:id="6065" w:author="Rev 19 Allen Wirfs-Brock" w:date="2013-09-23T13:59:00Z">
        <w:r>
          <w:fldChar w:fldCharType="end"/>
        </w:r>
        <w:r>
          <w:t xml:space="preserve">, </w:t>
        </w:r>
      </w:ins>
      <w:ins w:id="6066" w:author="Rev 19 Allen Wirfs-Brock" w:date="2013-09-23T14:00:00Z">
        <w:r w:rsidR="002B5C9A">
          <w:fldChar w:fldCharType="begin"/>
        </w:r>
        <w:r w:rsidR="002B5C9A">
          <w:instrText xml:space="preserve"> REF _Ref367708152 \r \h </w:instrText>
        </w:r>
      </w:ins>
      <w:r w:rsidR="002B5C9A">
        <w:fldChar w:fldCharType="separate"/>
      </w:r>
      <w:ins w:id="6067" w:author="Rev 19 Allen Wirfs-Brock" w:date="2013-09-27T13:06:00Z">
        <w:r w:rsidR="00460CAC">
          <w:t>15.1.0.3</w:t>
        </w:r>
      </w:ins>
      <w:ins w:id="6068" w:author="Rev 19 Allen Wirfs-Brock" w:date="2013-09-23T14:00:00Z">
        <w:r w:rsidR="002B5C9A">
          <w:fldChar w:fldCharType="end"/>
        </w:r>
        <w:r w:rsidR="002B5C9A">
          <w:t xml:space="preserve">, </w:t>
        </w:r>
        <w:r w:rsidR="002B5C9A">
          <w:fldChar w:fldCharType="begin"/>
        </w:r>
        <w:r w:rsidR="002B5C9A">
          <w:instrText xml:space="preserve"> REF _Ref367708185 \r \h </w:instrText>
        </w:r>
      </w:ins>
      <w:r w:rsidR="002B5C9A">
        <w:fldChar w:fldCharType="separate"/>
      </w:r>
      <w:ins w:id="6069" w:author="Rev 19 Allen Wirfs-Brock" w:date="2013-09-27T13:06:00Z">
        <w:r w:rsidR="00460CAC">
          <w:t>15.2.3</w:t>
        </w:r>
      </w:ins>
      <w:ins w:id="6070" w:author="Rev 19 Allen Wirfs-Brock" w:date="2013-09-23T14:00:00Z">
        <w:r w:rsidR="002B5C9A">
          <w:fldChar w:fldCharType="end"/>
        </w:r>
      </w:ins>
      <w:ins w:id="6071" w:author="Rev 19 Allen Wirfs-Brock" w:date="2013-09-23T13:54:00Z">
        <w:r>
          <w:t>.</w:t>
        </w:r>
      </w:ins>
    </w:p>
    <w:p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rsidR="00FF1DF7" w:rsidRPr="00E77497" w:rsidRDefault="00FF1DF7" w:rsidP="007B6658">
      <w:pPr>
        <w:pStyle w:val="Alg4"/>
        <w:numPr>
          <w:ilvl w:val="0"/>
          <w:numId w:val="473"/>
        </w:numPr>
        <w:spacing w:after="220"/>
        <w:contextualSpacing/>
      </w:pPr>
      <w:r w:rsidRPr="00E77497">
        <w:t>Return a new empty List.</w:t>
      </w:r>
    </w:p>
    <w:p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598"/>
        </w:numPr>
        <w:spacing w:after="220"/>
        <w:contextualSpacing/>
      </w:pPr>
      <w:r w:rsidRPr="00E77497">
        <w:t>Return a new empty List.</w:t>
      </w:r>
    </w:p>
    <w:p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rsidR="00B55844" w:rsidRPr="00C7794D" w:rsidRDefault="00B55844" w:rsidP="006A78DC">
      <w:pPr>
        <w:pStyle w:val="Heading3"/>
      </w:pPr>
      <w:bookmarkStart w:id="6072" w:name="_Ref367714049"/>
      <w:bookmarkStart w:id="6073" w:name="_Toc368050450"/>
      <w:r w:rsidRPr="00E77497">
        <w:t xml:space="preserve">Static Semantics:  </w:t>
      </w:r>
      <w:r>
        <w:t>TopLevel</w:t>
      </w:r>
      <w:r w:rsidRPr="00E77497">
        <w:rPr>
          <w:lang w:eastAsia="en-US"/>
        </w:rPr>
        <w:t>LexicallyDeclaredNames</w:t>
      </w:r>
      <w:bookmarkEnd w:id="6072"/>
      <w:bookmarkEnd w:id="6073"/>
    </w:p>
    <w:p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55844" w:rsidRPr="00E77497" w:rsidRDefault="00B55844" w:rsidP="00B55844">
      <w:pPr>
        <w:pStyle w:val="Alg4"/>
        <w:numPr>
          <w:ilvl w:val="0"/>
          <w:numId w:val="1019"/>
        </w:numPr>
        <w:spacing w:after="220"/>
        <w:contextualSpacing/>
      </w:pPr>
      <w:r w:rsidRPr="00E77497">
        <w:t>Return a new empty List.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rsidR="003E1032" w:rsidRPr="00E77497" w:rsidRDefault="003E1032" w:rsidP="006A78DC">
      <w:pPr>
        <w:pStyle w:val="Heading3"/>
      </w:pPr>
      <w:bookmarkStart w:id="6074" w:name="_Ref367714274"/>
      <w:bookmarkStart w:id="6075" w:name="_Toc368050451"/>
      <w:r w:rsidRPr="00E77497">
        <w:t xml:space="preserve">Static Semantics:  </w:t>
      </w:r>
      <w:r>
        <w:t>TopLevel</w:t>
      </w:r>
      <w:r w:rsidRPr="00E77497">
        <w:rPr>
          <w:lang w:eastAsia="en-US"/>
        </w:rPr>
        <w:t>Lexical</w:t>
      </w:r>
      <w:r>
        <w:rPr>
          <w:lang w:eastAsia="en-US"/>
        </w:rPr>
        <w:t>lyScoped</w:t>
      </w:r>
      <w:r w:rsidRPr="00E77497">
        <w:rPr>
          <w:lang w:eastAsia="en-US"/>
        </w:rPr>
        <w:t>Declarations</w:t>
      </w:r>
      <w:bookmarkEnd w:id="6074"/>
      <w:bookmarkEnd w:id="6075"/>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3E1032" w:rsidRPr="00E77497" w:rsidRDefault="003E1032" w:rsidP="003E1032">
      <w:pPr>
        <w:pStyle w:val="Alg4"/>
        <w:numPr>
          <w:ilvl w:val="0"/>
          <w:numId w:val="1054"/>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B13178">
      <w:pPr>
        <w:pStyle w:val="Alg4"/>
        <w:numPr>
          <w:ilvl w:val="0"/>
          <w:numId w:val="1058"/>
        </w:numPr>
        <w:spacing w:after="220"/>
        <w:contextualSpacing/>
      </w:pPr>
      <w:r>
        <w:lastRenderedPageBreak/>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rsidR="004A46DA" w:rsidRPr="00E77497" w:rsidRDefault="004A46DA" w:rsidP="006A78DC">
      <w:pPr>
        <w:pStyle w:val="Heading3"/>
      </w:pPr>
      <w:bookmarkStart w:id="6076" w:name="_Toc368050452"/>
      <w:r w:rsidRPr="00E77497">
        <w:t xml:space="preserve">Static Semantics:  </w:t>
      </w:r>
      <w:r>
        <w:t>TopLevel</w:t>
      </w:r>
      <w:r w:rsidRPr="00E77497">
        <w:rPr>
          <w:lang w:eastAsia="en-US"/>
        </w:rPr>
        <w:t>VarDeclaredNames</w:t>
      </w:r>
      <w:bookmarkEnd w:id="6076"/>
    </w:p>
    <w:p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rsidR="004A46DA" w:rsidRPr="00E77497" w:rsidRDefault="004A46DA" w:rsidP="001C7046">
      <w:pPr>
        <w:pStyle w:val="Alg4"/>
        <w:numPr>
          <w:ilvl w:val="0"/>
          <w:numId w:val="1065"/>
        </w:numPr>
        <w:spacing w:after="220"/>
        <w:contextualSpacing/>
      </w:pPr>
      <w:r w:rsidRPr="00E77497">
        <w:t>Return a new empty List.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rsidR="003E1032" w:rsidRPr="00E77497" w:rsidRDefault="003E1032" w:rsidP="006A78DC">
      <w:pPr>
        <w:pStyle w:val="Heading3"/>
      </w:pPr>
      <w:bookmarkStart w:id="6077" w:name="_Toc368050453"/>
      <w:r w:rsidRPr="00E77497">
        <w:t xml:space="preserve">Static Semantics:  </w:t>
      </w:r>
      <w:r>
        <w:t>TopLevel</w:t>
      </w:r>
      <w:r>
        <w:rPr>
          <w:lang w:eastAsia="en-US"/>
        </w:rPr>
        <w:t>VarScoped</w:t>
      </w:r>
      <w:r w:rsidRPr="00E77497">
        <w:rPr>
          <w:lang w:eastAsia="en-US"/>
        </w:rPr>
        <w:t>Declarations</w:t>
      </w:r>
      <w:bookmarkEnd w:id="6077"/>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rsidR="003E1032" w:rsidRPr="00E77497" w:rsidRDefault="003E1032" w:rsidP="001C7046">
      <w:pPr>
        <w:pStyle w:val="Alg4"/>
        <w:numPr>
          <w:ilvl w:val="0"/>
          <w:numId w:val="1057"/>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rsidR="00210077" w:rsidRPr="00E77497" w:rsidRDefault="00210077" w:rsidP="006A78DC">
      <w:pPr>
        <w:pStyle w:val="Heading3"/>
      </w:pPr>
      <w:bookmarkStart w:id="6078" w:name="_Ref367705688"/>
      <w:bookmarkStart w:id="6079" w:name="_Toc368050454"/>
      <w:r w:rsidRPr="00E77497">
        <w:t xml:space="preserve">Static Semantics:  </w:t>
      </w:r>
      <w:r w:rsidRPr="00E77497">
        <w:rPr>
          <w:lang w:eastAsia="en-US"/>
        </w:rPr>
        <w:t>VarDeclaredNames</w:t>
      </w:r>
      <w:bookmarkEnd w:id="6078"/>
      <w:bookmarkEnd w:id="6079"/>
    </w:p>
    <w:p w:rsidR="002E137C" w:rsidRPr="00F742D3" w:rsidRDefault="002E137C" w:rsidP="002E137C">
      <w:pPr>
        <w:rPr>
          <w:ins w:id="6080" w:author="Rev 19 Allen Wirfs-Brock" w:date="2013-09-23T13:28:00Z"/>
        </w:rPr>
      </w:pPr>
      <w:ins w:id="6081" w:author="Rev 19 Allen Wirfs-Brock" w:date="2013-09-23T13:28:00Z">
        <w:r>
          <w:t xml:space="preserve">See also: </w:t>
        </w:r>
        <w:r>
          <w:fldChar w:fldCharType="begin"/>
        </w:r>
        <w:r>
          <w:instrText xml:space="preserve"> REF _Ref367705708 \r \h </w:instrText>
        </w:r>
      </w:ins>
      <w:ins w:id="6082" w:author="Rev 19 Allen Wirfs-Brock" w:date="2013-09-23T13:28:00Z">
        <w:r>
          <w:fldChar w:fldCharType="separate"/>
        </w:r>
      </w:ins>
      <w:ins w:id="6083" w:author="Rev 19 Allen Wirfs-Brock" w:date="2013-09-27T13:06:00Z">
        <w:r w:rsidR="00460CAC">
          <w:t>13.0.1</w:t>
        </w:r>
      </w:ins>
      <w:ins w:id="6084" w:author="Rev 19 Allen Wirfs-Brock" w:date="2013-09-23T13:28:00Z">
        <w:r>
          <w:fldChar w:fldCharType="end"/>
        </w:r>
        <w:r>
          <w:t xml:space="preserve">, </w:t>
        </w:r>
        <w:r>
          <w:fldChar w:fldCharType="begin"/>
        </w:r>
        <w:r>
          <w:instrText xml:space="preserve"> REF _Ref367705747 \r \h </w:instrText>
        </w:r>
      </w:ins>
      <w:ins w:id="6085" w:author="Rev 19 Allen Wirfs-Brock" w:date="2013-09-23T13:28:00Z">
        <w:r>
          <w:fldChar w:fldCharType="separate"/>
        </w:r>
      </w:ins>
      <w:ins w:id="6086" w:author="Rev 19 Allen Wirfs-Brock" w:date="2013-09-27T13:06:00Z">
        <w:r w:rsidR="00460CAC">
          <w:t>13.5.1</w:t>
        </w:r>
      </w:ins>
      <w:ins w:id="6087" w:author="Rev 19 Allen Wirfs-Brock" w:date="2013-09-23T13:28:00Z">
        <w:r>
          <w:fldChar w:fldCharType="end"/>
        </w:r>
        <w:r>
          <w:t xml:space="preserve">, </w:t>
        </w:r>
        <w:r>
          <w:fldChar w:fldCharType="begin"/>
        </w:r>
        <w:r>
          <w:instrText xml:space="preserve"> REF _Ref367705814 \r \h </w:instrText>
        </w:r>
      </w:ins>
      <w:ins w:id="6088" w:author="Rev 19 Allen Wirfs-Brock" w:date="2013-09-23T13:28:00Z">
        <w:r>
          <w:fldChar w:fldCharType="separate"/>
        </w:r>
      </w:ins>
      <w:ins w:id="6089" w:author="Rev 19 Allen Wirfs-Brock" w:date="2013-09-27T13:06:00Z">
        <w:r w:rsidR="00460CAC">
          <w:t>13.6.1.1</w:t>
        </w:r>
      </w:ins>
      <w:ins w:id="6090" w:author="Rev 19 Allen Wirfs-Brock" w:date="2013-09-23T13:28:00Z">
        <w:r>
          <w:fldChar w:fldCharType="end"/>
        </w:r>
        <w:r>
          <w:t xml:space="preserve">, </w:t>
        </w:r>
        <w:r>
          <w:fldChar w:fldCharType="begin"/>
        </w:r>
        <w:r>
          <w:instrText xml:space="preserve"> REF _Ref367705839 \r \h </w:instrText>
        </w:r>
      </w:ins>
      <w:ins w:id="6091" w:author="Rev 19 Allen Wirfs-Brock" w:date="2013-09-23T13:28:00Z">
        <w:r>
          <w:fldChar w:fldCharType="separate"/>
        </w:r>
      </w:ins>
      <w:ins w:id="6092" w:author="Rev 19 Allen Wirfs-Brock" w:date="2013-09-27T13:06:00Z">
        <w:r w:rsidR="00460CAC">
          <w:t>13.6.2.1</w:t>
        </w:r>
      </w:ins>
      <w:ins w:id="6093" w:author="Rev 19 Allen Wirfs-Brock" w:date="2013-09-23T13:28:00Z">
        <w:r>
          <w:fldChar w:fldCharType="end"/>
        </w:r>
        <w:r>
          <w:t xml:space="preserve">, </w:t>
        </w:r>
        <w:r>
          <w:fldChar w:fldCharType="begin"/>
        </w:r>
        <w:r>
          <w:instrText xml:space="preserve"> REF _Ref367705856 \r \h </w:instrText>
        </w:r>
      </w:ins>
      <w:ins w:id="6094" w:author="Rev 19 Allen Wirfs-Brock" w:date="2013-09-23T13:28:00Z">
        <w:r>
          <w:fldChar w:fldCharType="separate"/>
        </w:r>
      </w:ins>
      <w:ins w:id="6095" w:author="Rev 19 Allen Wirfs-Brock" w:date="2013-09-27T13:06:00Z">
        <w:r w:rsidR="00460CAC">
          <w:t>13.6.3.1</w:t>
        </w:r>
      </w:ins>
      <w:ins w:id="6096" w:author="Rev 19 Allen Wirfs-Brock" w:date="2013-09-23T13:28:00Z">
        <w:r>
          <w:fldChar w:fldCharType="end"/>
        </w:r>
        <w:r>
          <w:t xml:space="preserve">, </w:t>
        </w:r>
        <w:r>
          <w:fldChar w:fldCharType="begin"/>
        </w:r>
        <w:r>
          <w:instrText xml:space="preserve"> REF _Ref367705878 \r \h </w:instrText>
        </w:r>
      </w:ins>
      <w:ins w:id="6097" w:author="Rev 19 Allen Wirfs-Brock" w:date="2013-09-23T13:28:00Z">
        <w:r>
          <w:fldChar w:fldCharType="separate"/>
        </w:r>
      </w:ins>
      <w:ins w:id="6098" w:author="Rev 19 Allen Wirfs-Brock" w:date="2013-09-27T13:06:00Z">
        <w:r w:rsidR="00460CAC">
          <w:t>13.6.4.3</w:t>
        </w:r>
      </w:ins>
      <w:ins w:id="6099" w:author="Rev 19 Allen Wirfs-Brock" w:date="2013-09-23T13:28:00Z">
        <w:r>
          <w:fldChar w:fldCharType="end"/>
        </w:r>
        <w:r>
          <w:t xml:space="preserve">, </w:t>
        </w:r>
        <w:r>
          <w:fldChar w:fldCharType="begin"/>
        </w:r>
        <w:r>
          <w:instrText xml:space="preserve"> REF _Ref367705897 \r \h </w:instrText>
        </w:r>
      </w:ins>
      <w:ins w:id="6100" w:author="Rev 19 Allen Wirfs-Brock" w:date="2013-09-23T13:28:00Z">
        <w:r>
          <w:fldChar w:fldCharType="separate"/>
        </w:r>
      </w:ins>
      <w:ins w:id="6101" w:author="Rev 19 Allen Wirfs-Brock" w:date="2013-09-27T13:06:00Z">
        <w:r w:rsidR="00460CAC">
          <w:t>13.10.2</w:t>
        </w:r>
      </w:ins>
      <w:ins w:id="6102" w:author="Rev 19 Allen Wirfs-Brock" w:date="2013-09-23T13:28:00Z">
        <w:r>
          <w:fldChar w:fldCharType="end"/>
        </w:r>
        <w:r>
          <w:t xml:space="preserve">, </w:t>
        </w:r>
        <w:r>
          <w:fldChar w:fldCharType="begin"/>
        </w:r>
        <w:r>
          <w:instrText xml:space="preserve"> REF _Ref367705925 \r \h </w:instrText>
        </w:r>
      </w:ins>
      <w:ins w:id="6103" w:author="Rev 19 Allen Wirfs-Brock" w:date="2013-09-23T13:28:00Z">
        <w:r>
          <w:fldChar w:fldCharType="separate"/>
        </w:r>
      </w:ins>
      <w:ins w:id="6104" w:author="Rev 19 Allen Wirfs-Brock" w:date="2013-09-27T13:06:00Z">
        <w:r w:rsidR="00460CAC">
          <w:t>13.11.4</w:t>
        </w:r>
      </w:ins>
      <w:ins w:id="6105" w:author="Rev 19 Allen Wirfs-Brock" w:date="2013-09-23T13:28:00Z">
        <w:r>
          <w:fldChar w:fldCharType="end"/>
        </w:r>
        <w:r>
          <w:t xml:space="preserve">, </w:t>
        </w:r>
        <w:r>
          <w:fldChar w:fldCharType="begin"/>
        </w:r>
        <w:r>
          <w:instrText xml:space="preserve"> REF _Ref367705949 \r \h </w:instrText>
        </w:r>
      </w:ins>
      <w:ins w:id="6106" w:author="Rev 19 Allen Wirfs-Brock" w:date="2013-09-23T13:28:00Z">
        <w:r>
          <w:fldChar w:fldCharType="separate"/>
        </w:r>
      </w:ins>
      <w:ins w:id="6107" w:author="Rev 19 Allen Wirfs-Brock" w:date="2013-09-27T13:06:00Z">
        <w:r w:rsidR="00460CAC">
          <w:t>13.12.2</w:t>
        </w:r>
      </w:ins>
      <w:ins w:id="6108" w:author="Rev 19 Allen Wirfs-Brock" w:date="2013-09-23T13:28:00Z">
        <w:r>
          <w:fldChar w:fldCharType="end"/>
        </w:r>
        <w:r>
          <w:t xml:space="preserve">, </w:t>
        </w:r>
        <w:r>
          <w:fldChar w:fldCharType="begin"/>
        </w:r>
        <w:r>
          <w:instrText xml:space="preserve"> REF _Ref367705968 \r \h </w:instrText>
        </w:r>
      </w:ins>
      <w:ins w:id="6109" w:author="Rev 19 Allen Wirfs-Brock" w:date="2013-09-23T13:28:00Z">
        <w:r>
          <w:fldChar w:fldCharType="separate"/>
        </w:r>
      </w:ins>
      <w:ins w:id="6110" w:author="Rev 19 Allen Wirfs-Brock" w:date="2013-09-27T13:06:00Z">
        <w:r w:rsidR="00460CAC">
          <w:t>13.14.2</w:t>
        </w:r>
      </w:ins>
      <w:ins w:id="6111" w:author="Rev 19 Allen Wirfs-Brock" w:date="2013-09-23T13:28:00Z">
        <w:r>
          <w:fldChar w:fldCharType="end"/>
        </w:r>
        <w:r>
          <w:t xml:space="preserve">, </w:t>
        </w:r>
        <w:r>
          <w:fldChar w:fldCharType="begin"/>
        </w:r>
        <w:r>
          <w:instrText xml:space="preserve"> REF _Ref367705999 \r \h </w:instrText>
        </w:r>
      </w:ins>
      <w:ins w:id="6112" w:author="Rev 19 Allen Wirfs-Brock" w:date="2013-09-23T13:28:00Z">
        <w:r>
          <w:fldChar w:fldCharType="separate"/>
        </w:r>
      </w:ins>
      <w:ins w:id="6113" w:author="Rev 19 Allen Wirfs-Brock" w:date="2013-09-27T13:06:00Z">
        <w:r w:rsidR="00460CAC">
          <w:t>14.1.10</w:t>
        </w:r>
      </w:ins>
      <w:ins w:id="6114" w:author="Rev 19 Allen Wirfs-Brock" w:date="2013-09-23T13:28:00Z">
        <w:r>
          <w:fldChar w:fldCharType="end"/>
        </w:r>
        <w:r>
          <w:t xml:space="preserve">, </w:t>
        </w:r>
        <w:r>
          <w:fldChar w:fldCharType="begin"/>
        </w:r>
        <w:r>
          <w:instrText xml:space="preserve"> REF _Ref367706057 \r \h </w:instrText>
        </w:r>
      </w:ins>
      <w:ins w:id="6115" w:author="Rev 19 Allen Wirfs-Brock" w:date="2013-09-23T13:28:00Z">
        <w:r>
          <w:fldChar w:fldCharType="separate"/>
        </w:r>
      </w:ins>
      <w:ins w:id="6116" w:author="Rev 19 Allen Wirfs-Brock" w:date="2013-09-27T13:06:00Z">
        <w:r w:rsidR="00460CAC">
          <w:t>14.4.8</w:t>
        </w:r>
      </w:ins>
      <w:ins w:id="6117" w:author="Rev 19 Allen Wirfs-Brock" w:date="2013-09-23T13:28:00Z">
        <w:r>
          <w:fldChar w:fldCharType="end"/>
        </w:r>
        <w:r>
          <w:t xml:space="preserve">, </w:t>
        </w:r>
        <w:r>
          <w:fldChar w:fldCharType="begin"/>
        </w:r>
        <w:r>
          <w:instrText xml:space="preserve"> REF _Ref367706084 \r \h </w:instrText>
        </w:r>
      </w:ins>
      <w:ins w:id="6118" w:author="Rev 19 Allen Wirfs-Brock" w:date="2013-09-23T13:28:00Z">
        <w:r>
          <w:fldChar w:fldCharType="separate"/>
        </w:r>
      </w:ins>
      <w:ins w:id="6119" w:author="Rev 19 Allen Wirfs-Brock" w:date="2013-09-27T13:06:00Z">
        <w:r w:rsidR="00460CAC">
          <w:t>14.5.13</w:t>
        </w:r>
      </w:ins>
      <w:ins w:id="6120" w:author="Rev 19 Allen Wirfs-Brock" w:date="2013-09-23T13:28:00Z">
        <w:r>
          <w:fldChar w:fldCharType="end"/>
        </w:r>
        <w:r>
          <w:t xml:space="preserve">, </w:t>
        </w:r>
        <w:r>
          <w:fldChar w:fldCharType="begin"/>
        </w:r>
        <w:r>
          <w:instrText xml:space="preserve"> REF _Ref367706111 \r \h </w:instrText>
        </w:r>
      </w:ins>
      <w:ins w:id="6121" w:author="Rev 19 Allen Wirfs-Brock" w:date="2013-09-23T13:28:00Z">
        <w:r>
          <w:fldChar w:fldCharType="separate"/>
        </w:r>
      </w:ins>
      <w:ins w:id="6122" w:author="Rev 19 Allen Wirfs-Brock" w:date="2013-09-27T13:06:00Z">
        <w:r w:rsidR="00460CAC">
          <w:t>15.1.0.5</w:t>
        </w:r>
      </w:ins>
      <w:ins w:id="6123" w:author="Rev 19 Allen Wirfs-Brock" w:date="2013-09-23T13:28:00Z">
        <w:r>
          <w:fldChar w:fldCharType="end"/>
        </w:r>
        <w:r>
          <w:t xml:space="preserve">, </w:t>
        </w:r>
        <w:r>
          <w:fldChar w:fldCharType="begin"/>
        </w:r>
        <w:r>
          <w:instrText xml:space="preserve"> REF _Ref367706146 \r \h </w:instrText>
        </w:r>
      </w:ins>
      <w:ins w:id="6124" w:author="Rev 19 Allen Wirfs-Brock" w:date="2013-09-23T13:28:00Z">
        <w:r>
          <w:fldChar w:fldCharType="separate"/>
        </w:r>
      </w:ins>
      <w:ins w:id="6125" w:author="Rev 19 Allen Wirfs-Brock" w:date="2013-09-27T13:06:00Z">
        <w:r w:rsidR="00460CAC">
          <w:t>15.2.5</w:t>
        </w:r>
      </w:ins>
      <w:ins w:id="6126" w:author="Rev 19 Allen Wirfs-Brock" w:date="2013-09-23T13:28:00Z">
        <w:r>
          <w:fldChar w:fldCharType="end"/>
        </w:r>
        <w:r>
          <w:t>.</w:t>
        </w:r>
      </w:ins>
    </w:p>
    <w:p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rsidR="002135E7" w:rsidRPr="00E77497" w:rsidRDefault="002135E7" w:rsidP="007B6658">
      <w:pPr>
        <w:pStyle w:val="Alg4"/>
        <w:numPr>
          <w:ilvl w:val="0"/>
          <w:numId w:val="568"/>
        </w:numPr>
        <w:spacing w:after="220"/>
        <w:contextualSpacing/>
      </w:pPr>
      <w:r w:rsidRPr="00E77497">
        <w:t>Return a new empty List.</w:t>
      </w:r>
    </w:p>
    <w:p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28527D" w:rsidRPr="00E77497" w:rsidRDefault="0028527D" w:rsidP="008F7A25">
      <w:pPr>
        <w:pStyle w:val="Alg4"/>
        <w:numPr>
          <w:ilvl w:val="0"/>
          <w:numId w:val="1537"/>
        </w:numPr>
        <w:spacing w:after="220"/>
        <w:contextualSpacing/>
      </w:pPr>
      <w:r w:rsidRPr="00E77497">
        <w:t>Return a new empty List.</w:t>
      </w:r>
    </w:p>
    <w:p w:rsidR="0052272C" w:rsidRPr="00E77497" w:rsidDel="00FD7525" w:rsidRDefault="0052272C">
      <w:pPr>
        <w:pStyle w:val="Heading3"/>
        <w:rPr>
          <w:del w:id="6127" w:author="Rev 19 Allen Wirfs-Brock" w:date="2013-09-11T18:24:00Z"/>
        </w:rPr>
      </w:pPr>
      <w:bookmarkStart w:id="6128" w:name="_Ref365637141"/>
      <w:del w:id="6129" w:author="Rev 19 Allen Wirfs-Brock" w:date="2013-09-11T18:24:00Z">
        <w:r w:rsidRPr="00E77497" w:rsidDel="00FD7525">
          <w:lastRenderedPageBreak/>
          <w:delText>Runtime Semantics</w:delText>
        </w:r>
        <w:bookmarkStart w:id="6130" w:name="_Toc368034455"/>
        <w:bookmarkStart w:id="6131" w:name="_Toc368049678"/>
        <w:bookmarkStart w:id="6132" w:name="_Toc368050455"/>
        <w:bookmarkEnd w:id="6128"/>
        <w:bookmarkEnd w:id="6130"/>
        <w:bookmarkEnd w:id="6131"/>
        <w:bookmarkEnd w:id="6132"/>
      </w:del>
    </w:p>
    <w:p w:rsidR="0052272C" w:rsidRPr="00E77497" w:rsidRDefault="0052272C" w:rsidP="006A78DC">
      <w:pPr>
        <w:pStyle w:val="Heading3"/>
        <w:rPr>
          <w:rFonts w:ascii="Helvetica" w:hAnsi="Helvetica"/>
        </w:rPr>
      </w:pPr>
      <w:bookmarkStart w:id="6133" w:name="_Toc368050456"/>
      <w:bookmarkStart w:id="6134" w:name="_Ref368051074"/>
      <w:r w:rsidRPr="00E77497">
        <w:rPr>
          <w:rFonts w:ascii="Helvetica" w:hAnsi="Helvetica"/>
        </w:rPr>
        <w:t xml:space="preserve">Runtime Semantics: </w:t>
      </w:r>
      <w:r w:rsidRPr="00E77497">
        <w:rPr>
          <w:rFonts w:ascii="Helvetica" w:hAnsi="Helvetica"/>
          <w:spacing w:val="6"/>
        </w:rPr>
        <w:t>Evaluation</w:t>
      </w:r>
      <w:bookmarkEnd w:id="6133"/>
      <w:bookmarkEnd w:id="6134"/>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rsidR="004C02EF" w:rsidRPr="00E77497" w:rsidRDefault="004C02EF" w:rsidP="00970924">
      <w:pPr>
        <w:pStyle w:val="Alg2"/>
        <w:numPr>
          <w:ilvl w:val="0"/>
          <w:numId w:val="515"/>
        </w:numPr>
        <w:spacing w:after="220"/>
      </w:pPr>
      <w:commentRangeStart w:id="6135"/>
      <w:r w:rsidRPr="00E77497">
        <w:t xml:space="preserve">Return </w:t>
      </w:r>
      <w:r w:rsidR="009D60F6">
        <w:t>NormalCompletion</w:t>
      </w:r>
      <w:r w:rsidRPr="00E77497">
        <w:t>(</w:t>
      </w:r>
      <w:commentRangeStart w:id="6136"/>
      <w:r w:rsidR="00970924" w:rsidRPr="00AC0382">
        <w:rPr>
          <w:b/>
          <w:bCs/>
        </w:rPr>
        <w:t>undefined</w:t>
      </w:r>
      <w:commentRangeEnd w:id="6136"/>
      <w:r w:rsidR="00970924">
        <w:rPr>
          <w:rStyle w:val="CommentReference"/>
          <w:rFonts w:ascii="Arial" w:eastAsia="MS Mincho" w:hAnsi="Arial"/>
          <w:spacing w:val="0"/>
          <w:lang w:eastAsia="ja-JP"/>
        </w:rPr>
        <w:commentReference w:id="6136"/>
      </w:r>
      <w:r w:rsidRPr="00E77497">
        <w:t>).</w:t>
      </w:r>
      <w:commentRangeEnd w:id="6135"/>
      <w:r w:rsidR="00742E31">
        <w:rPr>
          <w:rStyle w:val="CommentReference"/>
          <w:rFonts w:ascii="Arial" w:eastAsia="MS Mincho" w:hAnsi="Arial"/>
          <w:spacing w:val="0"/>
          <w:lang w:eastAsia="ja-JP"/>
        </w:rPr>
        <w:commentReference w:id="6135"/>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rsidR="00970924" w:rsidRDefault="00970924" w:rsidP="007B40AF">
      <w:pPr>
        <w:pStyle w:val="Alg2"/>
        <w:numPr>
          <w:ilvl w:val="1"/>
          <w:numId w:val="106"/>
        </w:numPr>
        <w:spacing w:after="220"/>
        <w:contextualSpacing/>
      </w:pPr>
      <w:r>
        <w:t>Return NormalCompletion</w:t>
      </w:r>
      <w:r w:rsidRPr="00E77497">
        <w:t>(</w:t>
      </w:r>
      <w:commentRangeStart w:id="6137"/>
      <w:r w:rsidRPr="00970924">
        <w:rPr>
          <w:b/>
          <w:bCs/>
        </w:rPr>
        <w:t>undefined</w:t>
      </w:r>
      <w:commentRangeEnd w:id="6137"/>
      <w:r>
        <w:rPr>
          <w:rStyle w:val="CommentReference"/>
          <w:rFonts w:ascii="Arial" w:eastAsia="MS Mincho" w:hAnsi="Arial"/>
          <w:spacing w:val="0"/>
          <w:lang w:eastAsia="ja-JP"/>
        </w:rPr>
        <w:commentReference w:id="6137"/>
      </w:r>
      <w:r w:rsidRPr="00E77497">
        <w:t>).</w:t>
      </w:r>
    </w:p>
    <w:p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6138" w:name="_Toc382212710"/>
    </w:p>
    <w:p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6138"/>
      <w:r w:rsidRPr="00E77497">
        <w:t>.</w:t>
      </w:r>
    </w:p>
    <w:p w:rsidR="004C02EF" w:rsidRPr="00E77497" w:rsidRDefault="006552DF" w:rsidP="007B6658">
      <w:pPr>
        <w:pStyle w:val="Alg2"/>
        <w:numPr>
          <w:ilvl w:val="0"/>
          <w:numId w:val="108"/>
        </w:numPr>
      </w:pPr>
      <w:r>
        <w:t>ReturnIfAbrupt(</w:t>
      </w:r>
      <w:r>
        <w:rPr>
          <w:i/>
        </w:rPr>
        <w:t>sl</w:t>
      </w:r>
      <w:r>
        <w:t>)</w:t>
      </w:r>
      <w:r w:rsidR="004C02EF" w:rsidRPr="00E77497">
        <w:t>.</w:t>
      </w:r>
      <w:bookmarkStart w:id="6139" w:name="_Toc382212711"/>
    </w:p>
    <w:p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6139"/>
      <w:r w:rsidR="00AF63E6">
        <w:rPr>
          <w:i/>
        </w:rPr>
        <w:t>ListItem</w:t>
      </w:r>
      <w:r w:rsidRPr="00E77497">
        <w:t>.</w:t>
      </w:r>
    </w:p>
    <w:p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rsidR="004C02EF" w:rsidRPr="00E77497" w:rsidRDefault="004C02EF" w:rsidP="00621C54">
      <w:pPr>
        <w:pStyle w:val="Note"/>
        <w:spacing w:after="60"/>
      </w:pPr>
      <w:bookmarkStart w:id="6140" w:name="_Toc417706216"/>
      <w:bookmarkStart w:id="6141" w:name="_Ref440445249"/>
      <w:bookmarkStart w:id="6142" w:name="_Ref457437644"/>
      <w:bookmarkStart w:id="6143" w:name="_Ref457437645"/>
      <w:bookmarkStart w:id="6144" w:name="_Ref457437646"/>
      <w:bookmarkStart w:id="6145" w:name="_Ref457437647"/>
      <w:bookmarkStart w:id="6146" w:name="_Ref457437648"/>
      <w:bookmarkStart w:id="6147" w:name="_Ref457437652"/>
      <w:bookmarkStart w:id="6148" w:name="_Ref457437653"/>
      <w:bookmarkStart w:id="6149" w:name="_Ref457708381"/>
      <w:bookmarkStart w:id="6150" w:name="_Ref457792811"/>
      <w:bookmarkStart w:id="6151" w:name="_Toc472818876"/>
      <w:bookmarkStart w:id="6152" w:name="_Toc235503450"/>
      <w:bookmarkStart w:id="6153" w:name="_Toc241509225"/>
      <w:bookmarkStart w:id="6154"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contextualSpacing/>
        <w:rPr>
          <w:rFonts w:ascii="Courier New" w:hAnsi="Courier New" w:cs="Courier New"/>
          <w:b/>
          <w:sz w:val="18"/>
          <w:szCs w:val="18"/>
        </w:rPr>
      </w:pPr>
      <w:commentRangeStart w:id="6155"/>
      <w:r w:rsidRPr="00E77497">
        <w:rPr>
          <w:rFonts w:ascii="Courier New" w:hAnsi="Courier New" w:cs="Courier New"/>
          <w:b/>
          <w:sz w:val="18"/>
          <w:szCs w:val="18"/>
        </w:rPr>
        <w:t>eval("1;{}")</w:t>
      </w:r>
      <w:commentRangeEnd w:id="6155"/>
      <w:r w:rsidR="00742E31">
        <w:rPr>
          <w:rStyle w:val="CommentReference"/>
        </w:rPr>
        <w:commentReference w:id="6155"/>
      </w:r>
    </w:p>
    <w:p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rsidR="009553A4" w:rsidRPr="008B7F6F" w:rsidRDefault="00FD7525" w:rsidP="006A78DC">
      <w:pPr>
        <w:pStyle w:val="Heading3"/>
      </w:pPr>
      <w:bookmarkStart w:id="6156" w:name="_Toc360524423"/>
      <w:bookmarkStart w:id="6157" w:name="_Toc276631076"/>
      <w:bookmarkStart w:id="6158" w:name="_Toc368050457"/>
      <w:ins w:id="6159" w:author="Rev 19 Allen Wirfs-Brock" w:date="2013-09-11T18:24:00Z">
        <w:r>
          <w:t xml:space="preserve">Runtime Semantics: </w:t>
        </w:r>
      </w:ins>
      <w:commentRangeStart w:id="6160"/>
      <w:r w:rsidR="009553A4" w:rsidRPr="003B4312">
        <w:t xml:space="preserve">Block Declaration </w:t>
      </w:r>
      <w:r w:rsidR="009553A4" w:rsidRPr="008B7F6F">
        <w:t>Instantiation</w:t>
      </w:r>
      <w:commentRangeEnd w:id="6160"/>
      <w:r w:rsidR="009553A4">
        <w:rPr>
          <w:rStyle w:val="CommentReference"/>
          <w:b w:val="0"/>
        </w:rPr>
        <w:commentReference w:id="6160"/>
      </w:r>
      <w:bookmarkEnd w:id="6158"/>
    </w:p>
    <w:p w:rsidR="009553A4" w:rsidRPr="006164EE" w:rsidRDefault="009553A4" w:rsidP="009553A4">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lang w:eastAsia="en-US"/>
        </w:rPr>
        <w:t>Block</w:t>
      </w:r>
      <w:r w:rsidRPr="006164EE">
        <w:rPr>
          <w:sz w:val="18"/>
        </w:rPr>
        <w:t xml:space="preserve"> or </w:t>
      </w:r>
      <w:r w:rsidRPr="006164EE">
        <w:rPr>
          <w:rFonts w:ascii="Times New Roman" w:eastAsia="Times New Roman" w:hAnsi="Times New Roman"/>
          <w:i/>
          <w:spacing w:val="6"/>
          <w:sz w:val="18"/>
          <w:lang w:eastAsia="en-US"/>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rsidR="009553A4" w:rsidRPr="006B6D0A" w:rsidRDefault="009553A4" w:rsidP="009553A4">
      <w:r w:rsidRPr="004D1BD1">
        <w:t xml:space="preserve">Block Declaration Instantiation is performed as follows using arguments </w:t>
      </w:r>
      <w:r w:rsidRPr="004D1BD1">
        <w:rPr>
          <w:rFonts w:ascii="Times New Roman" w:eastAsia="Times New Roman" w:hAnsi="Times New Roman"/>
          <w:i/>
          <w:spacing w:val="6"/>
          <w:lang w:eastAsia="en-US"/>
        </w:rPr>
        <w:t>code</w:t>
      </w:r>
      <w:r w:rsidRPr="004D1BD1">
        <w:t xml:space="preserve"> and </w:t>
      </w:r>
      <w:r w:rsidRPr="004D1BD1">
        <w:rPr>
          <w:rFonts w:ascii="Times New Roman" w:eastAsia="Times New Roman" w:hAnsi="Times New Roman"/>
          <w:i/>
          <w:spacing w:val="6"/>
          <w:lang w:eastAsia="en-US"/>
        </w:rPr>
        <w:t>env</w:t>
      </w:r>
      <w:r w:rsidRPr="004D1BD1">
        <w:t xml:space="preserve">. </w:t>
      </w:r>
      <w:r w:rsidRPr="003B4312">
        <w:rPr>
          <w:rFonts w:ascii="Times New Roman" w:eastAsia="Times New Roman" w:hAnsi="Times New Roman"/>
          <w:i/>
          <w:spacing w:val="6"/>
          <w:lang w:eastAsia="en-US"/>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lang w:eastAsia="en-US"/>
        </w:rPr>
        <w:t>env</w:t>
      </w:r>
      <w:r w:rsidRPr="008B7F6F">
        <w:t xml:space="preserve"> is </w:t>
      </w:r>
      <w:r w:rsidRPr="006B6D0A">
        <w:t>the declarative environment record in which bindings are to be</w:t>
      </w:r>
      <w:r>
        <w:t xml:space="preserve"> created</w:t>
      </w:r>
      <w:r w:rsidRPr="006B6D0A">
        <w:t xml:space="preserve">. </w:t>
      </w:r>
    </w:p>
    <w:p w:rsidR="009553A4" w:rsidRPr="00B820AB" w:rsidRDefault="009553A4" w:rsidP="009553A4">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rsidR="009553A4" w:rsidRPr="00E77497" w:rsidRDefault="009553A4" w:rsidP="009553A4">
      <w:pPr>
        <w:pStyle w:val="Alg4"/>
        <w:numPr>
          <w:ilvl w:val="0"/>
          <w:numId w:val="525"/>
        </w:numPr>
      </w:pPr>
      <w:r w:rsidRPr="00E77497">
        <w:t xml:space="preserve">Let </w:t>
      </w:r>
      <w:r>
        <w:rPr>
          <w:i/>
        </w:rPr>
        <w:t>functionsToInitialise</w:t>
      </w:r>
      <w:r w:rsidRPr="00E77497">
        <w:t xml:space="preserve"> be an empty</w:t>
      </w:r>
      <w:r>
        <w:t xml:space="preserve"> </w:t>
      </w:r>
      <w:r w:rsidRPr="00E77497">
        <w:t>List.</w:t>
      </w:r>
    </w:p>
    <w:p w:rsidR="009553A4" w:rsidRPr="00E77497" w:rsidRDefault="009553A4" w:rsidP="009553A4">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rsidR="009553A4" w:rsidRPr="00E77497" w:rsidRDefault="009553A4" w:rsidP="009553A4">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9553A4" w:rsidRPr="00E77497" w:rsidRDefault="009553A4" w:rsidP="009553A4">
      <w:pPr>
        <w:pStyle w:val="Alg4"/>
        <w:numPr>
          <w:ilvl w:val="2"/>
          <w:numId w:val="525"/>
        </w:numPr>
        <w:tabs>
          <w:tab w:val="clear" w:pos="1800"/>
          <w:tab w:val="num" w:pos="990"/>
        </w:tabs>
        <w:ind w:left="990" w:hanging="270"/>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rsidR="009553A4" w:rsidRPr="00E77497" w:rsidRDefault="009553A4" w:rsidP="009553A4">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9553A4" w:rsidRPr="00E77497" w:rsidRDefault="009553A4" w:rsidP="009553A4">
      <w:pPr>
        <w:pStyle w:val="Alg4"/>
        <w:numPr>
          <w:ilvl w:val="2"/>
          <w:numId w:val="525"/>
        </w:numPr>
        <w:tabs>
          <w:tab w:val="clear" w:pos="1800"/>
          <w:tab w:val="num" w:pos="990"/>
        </w:tabs>
        <w:spacing w:after="220"/>
        <w:ind w:hanging="1080"/>
        <w:contextualSpacing/>
      </w:pPr>
      <w:r w:rsidRPr="00E77497">
        <w:t>Else,</w:t>
      </w:r>
    </w:p>
    <w:p w:rsidR="009553A4" w:rsidRPr="00E77497" w:rsidRDefault="009553A4" w:rsidP="009553A4">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9553A4" w:rsidRDefault="009553A4" w:rsidP="009553A4">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rsidR="009553A4" w:rsidRDefault="009553A4" w:rsidP="009553A4">
      <w:pPr>
        <w:pStyle w:val="Alg4"/>
        <w:numPr>
          <w:ilvl w:val="1"/>
          <w:numId w:val="525"/>
        </w:numPr>
        <w:tabs>
          <w:tab w:val="clear" w:pos="1080"/>
          <w:tab w:val="num" w:pos="720"/>
        </w:tabs>
        <w:ind w:hanging="720"/>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rsidR="009553A4" w:rsidRDefault="009553A4" w:rsidP="009553A4">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Pr>
          <w:i/>
          <w:iCs/>
        </w:rPr>
        <w:t>ise</w:t>
      </w:r>
      <w:r w:rsidRPr="008B7F6F">
        <w:t>.</w:t>
      </w:r>
    </w:p>
    <w:p w:rsidR="009553A4" w:rsidRPr="00E77497" w:rsidRDefault="009553A4" w:rsidP="009553A4">
      <w:pPr>
        <w:pStyle w:val="Alg4"/>
        <w:numPr>
          <w:ilvl w:val="0"/>
          <w:numId w:val="525"/>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ise</w:t>
      </w:r>
      <w:r w:rsidRPr="00E77497">
        <w:t>, in list order do</w:t>
      </w:r>
    </w:p>
    <w:p w:rsidR="009553A4" w:rsidRPr="00E77497" w:rsidRDefault="009553A4" w:rsidP="009553A4">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 sole element of the BoundNames of </w:t>
      </w:r>
      <w:r w:rsidRPr="00E77497">
        <w:rPr>
          <w:i/>
        </w:rPr>
        <w:t>f.</w:t>
      </w:r>
    </w:p>
    <w:p w:rsidR="009553A4" w:rsidRPr="00E77497" w:rsidRDefault="009553A4" w:rsidP="009553A4">
      <w:pPr>
        <w:pStyle w:val="Alg4"/>
        <w:numPr>
          <w:ilvl w:val="1"/>
          <w:numId w:val="525"/>
        </w:numPr>
        <w:tabs>
          <w:tab w:val="clear" w:pos="1080"/>
          <w:tab w:val="num" w:pos="720"/>
        </w:tabs>
        <w:ind w:hanging="720"/>
      </w:pPr>
      <w:r w:rsidRPr="00E77497">
        <w:lastRenderedPageBreak/>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rsidR="009553A4" w:rsidRDefault="009553A4" w:rsidP="009553A4">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t>InitialiseBinding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rsidR="004C02EF" w:rsidRPr="00E77497" w:rsidRDefault="00CB30C3" w:rsidP="00D148E9">
      <w:pPr>
        <w:pStyle w:val="Heading2"/>
      </w:pPr>
      <w:bookmarkStart w:id="6161" w:name="_Toc368050458"/>
      <w:bookmarkEnd w:id="6156"/>
      <w:r w:rsidRPr="00E77497">
        <w:t xml:space="preserve">Declarations and the </w:t>
      </w:r>
      <w:r w:rsidR="004C02EF" w:rsidRPr="00E77497">
        <w:t xml:space="preserve">Variable </w:t>
      </w:r>
      <w:bookmarkEnd w:id="6140"/>
      <w:bookmarkEnd w:id="6141"/>
      <w:bookmarkEnd w:id="6142"/>
      <w:bookmarkEnd w:id="6143"/>
      <w:bookmarkEnd w:id="6144"/>
      <w:bookmarkEnd w:id="6145"/>
      <w:bookmarkEnd w:id="6146"/>
      <w:bookmarkEnd w:id="6147"/>
      <w:bookmarkEnd w:id="6148"/>
      <w:bookmarkEnd w:id="6149"/>
      <w:bookmarkEnd w:id="6150"/>
      <w:bookmarkEnd w:id="6151"/>
      <w:bookmarkEnd w:id="6152"/>
      <w:r w:rsidR="004C02EF" w:rsidRPr="00E77497">
        <w:t>Statement</w:t>
      </w:r>
      <w:bookmarkEnd w:id="6153"/>
      <w:bookmarkEnd w:id="6154"/>
      <w:bookmarkEnd w:id="6157"/>
      <w:bookmarkEnd w:id="6161"/>
    </w:p>
    <w:p w:rsidR="00884D1C" w:rsidRPr="00E77497" w:rsidRDefault="00884D1C" w:rsidP="00D148E9">
      <w:pPr>
        <w:pStyle w:val="Heading3"/>
      </w:pPr>
      <w:bookmarkStart w:id="6162" w:name="_Ref366486138"/>
      <w:bookmarkStart w:id="6163" w:name="_Toc368050459"/>
      <w:r w:rsidRPr="00E77497">
        <w:t xml:space="preserve">Let </w:t>
      </w:r>
      <w:r w:rsidR="00633DD3">
        <w:t xml:space="preserve">and Const </w:t>
      </w:r>
      <w:r w:rsidRPr="00E77497">
        <w:t>Declaration</w:t>
      </w:r>
      <w:r w:rsidR="00633DD3">
        <w:t>s</w:t>
      </w:r>
      <w:bookmarkEnd w:id="6162"/>
      <w:bookmarkEnd w:id="6163"/>
    </w:p>
    <w:p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rsidR="00884D1C" w:rsidRPr="00E77497" w:rsidRDefault="00884D1C" w:rsidP="00884D1C">
      <w:pPr>
        <w:pStyle w:val="Syntax"/>
      </w:pPr>
      <w:r w:rsidRPr="00E77497">
        <w:t>Syntax</w:t>
      </w:r>
    </w:p>
    <w:p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rsidR="00233D6B" w:rsidRPr="00E77497" w:rsidRDefault="00233D6B" w:rsidP="00233D6B">
      <w:pPr>
        <w:pStyle w:val="SyntaxRule"/>
        <w:rPr>
          <w:ins w:id="6164" w:author="Rev 19 Allen Wirfs-Brock" w:date="2013-09-06T14:49:00Z"/>
        </w:rPr>
      </w:pPr>
      <w:ins w:id="6165" w:author="Rev 19 Allen Wirfs-Brock" w:date="2013-09-06T14:49:00Z">
        <w:r w:rsidRPr="00E77497">
          <w:t>Le</w:t>
        </w:r>
        <w:r>
          <w:t>xical</w:t>
        </w:r>
        <w:r w:rsidRPr="00E77497">
          <w:t>Declaration</w:t>
        </w:r>
        <w:r>
          <w:t>NoIn</w:t>
        </w:r>
        <w:r w:rsidRPr="00E77497">
          <w:t xml:space="preserve"> </w:t>
        </w:r>
        <w:r w:rsidRPr="00E77497">
          <w:rPr>
            <w:rFonts w:ascii="Arial" w:hAnsi="Arial"/>
            <w:b/>
            <w:i w:val="0"/>
          </w:rPr>
          <w:t>:</w:t>
        </w:r>
      </w:ins>
    </w:p>
    <w:p w:rsidR="00233D6B" w:rsidRPr="00E77497" w:rsidRDefault="00233D6B" w:rsidP="00233D6B">
      <w:pPr>
        <w:pStyle w:val="SyntaxDefinition"/>
        <w:rPr>
          <w:ins w:id="6166" w:author="Rev 19 Allen Wirfs-Brock" w:date="2013-09-06T14:49:00Z"/>
        </w:rPr>
      </w:pPr>
      <w:ins w:id="6167" w:author="Rev 19 Allen Wirfs-Brock" w:date="2013-09-06T14:49:00Z">
        <w:r w:rsidRPr="00E77497">
          <w:t>Let</w:t>
        </w:r>
        <w:r>
          <w:t xml:space="preserve">OrConst </w:t>
        </w:r>
        <w:r w:rsidRPr="00E77497">
          <w:t>BindingList</w:t>
        </w:r>
        <w:r>
          <w:t>NoIn</w:t>
        </w:r>
      </w:ins>
    </w:p>
    <w:p w:rsidR="009E34B2" w:rsidRPr="00E77497" w:rsidRDefault="009E34B2" w:rsidP="009E34B2">
      <w:pPr>
        <w:pStyle w:val="SyntaxRule"/>
      </w:pPr>
      <w:r w:rsidRPr="00E77497">
        <w:t>Let</w:t>
      </w:r>
      <w:r>
        <w:t xml:space="preserve">OrConst </w:t>
      </w:r>
      <w:r w:rsidRPr="00E77497">
        <w:rPr>
          <w:rFonts w:ascii="Arial" w:hAnsi="Arial"/>
          <w:b/>
          <w:i w:val="0"/>
        </w:rPr>
        <w:t>:</w:t>
      </w:r>
    </w:p>
    <w:p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rsidR="00884D1C" w:rsidRPr="00E77497" w:rsidRDefault="00884D1C" w:rsidP="00884D1C">
      <w:pPr>
        <w:pStyle w:val="SyntaxRule"/>
      </w:pPr>
      <w:r w:rsidRPr="00E77497">
        <w:t xml:space="preserve">BindingList </w:t>
      </w:r>
      <w:r w:rsidRPr="00E77497">
        <w:rPr>
          <w:rFonts w:ascii="Arial" w:hAnsi="Arial"/>
          <w:b/>
          <w:i w:val="0"/>
        </w:rPr>
        <w:t>:</w:t>
      </w:r>
    </w:p>
    <w:p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rsidR="00233D6B" w:rsidRPr="00E77497" w:rsidRDefault="00233D6B" w:rsidP="00233D6B">
      <w:pPr>
        <w:pStyle w:val="SyntaxRule"/>
        <w:rPr>
          <w:ins w:id="6168" w:author="Rev 19 Allen Wirfs-Brock" w:date="2013-09-06T14:51:00Z"/>
        </w:rPr>
      </w:pPr>
      <w:ins w:id="6169" w:author="Rev 19 Allen Wirfs-Brock" w:date="2013-09-06T14:51:00Z">
        <w:r w:rsidRPr="00E77497">
          <w:t xml:space="preserve">BindingListNoIn </w:t>
        </w:r>
        <w:r w:rsidRPr="00E77497">
          <w:rPr>
            <w:rFonts w:ascii="Arial" w:hAnsi="Arial"/>
            <w:b/>
            <w:i w:val="0"/>
          </w:rPr>
          <w:t>:</w:t>
        </w:r>
      </w:ins>
    </w:p>
    <w:p w:rsidR="00233D6B" w:rsidRPr="00E77497" w:rsidRDefault="00233D6B" w:rsidP="00233D6B">
      <w:pPr>
        <w:pStyle w:val="SyntaxDefinition"/>
        <w:rPr>
          <w:ins w:id="6170" w:author="Rev 19 Allen Wirfs-Brock" w:date="2013-09-06T14:51:00Z"/>
        </w:rPr>
      </w:pPr>
      <w:ins w:id="6171" w:author="Rev 19 Allen Wirfs-Brock" w:date="2013-09-06T14:51:00Z">
        <w:r>
          <w:t>Lexical</w:t>
        </w:r>
        <w:r w:rsidRPr="00E77497">
          <w:t>BindingNoIn</w:t>
        </w:r>
        <w:r w:rsidRPr="00E77497">
          <w:br/>
          <w:t xml:space="preserve">BindingListNoIn </w:t>
        </w:r>
        <w:r w:rsidRPr="00E77497">
          <w:rPr>
            <w:rFonts w:ascii="Courier New" w:hAnsi="Courier New"/>
            <w:b/>
            <w:i w:val="0"/>
          </w:rPr>
          <w:t>,</w:t>
        </w:r>
        <w:r w:rsidRPr="00E77497">
          <w:t xml:space="preserve"> </w:t>
        </w:r>
        <w:r>
          <w:t>Lexical</w:t>
        </w:r>
        <w:r w:rsidRPr="00E77497">
          <w:t>BindingNoIn</w:t>
        </w:r>
      </w:ins>
    </w:p>
    <w:p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233D6B" w:rsidRPr="00E77497" w:rsidRDefault="00233D6B" w:rsidP="00233D6B">
      <w:pPr>
        <w:pStyle w:val="SyntaxRule"/>
        <w:rPr>
          <w:ins w:id="6172" w:author="Rev 19 Allen Wirfs-Brock" w:date="2013-09-06T14:50:00Z"/>
        </w:rPr>
      </w:pPr>
      <w:ins w:id="6173" w:author="Rev 19 Allen Wirfs-Brock" w:date="2013-09-06T14:50:00Z">
        <w:r>
          <w:t>Lexical</w:t>
        </w:r>
        <w:r w:rsidRPr="00E77497">
          <w:t xml:space="preserve">BindingNoIn </w:t>
        </w:r>
        <w:r w:rsidRPr="00E77497">
          <w:rPr>
            <w:rFonts w:ascii="Arial" w:hAnsi="Arial"/>
            <w:b/>
            <w:i w:val="0"/>
          </w:rPr>
          <w:t>:</w:t>
        </w:r>
      </w:ins>
    </w:p>
    <w:p w:rsidR="00233D6B" w:rsidRPr="00E77497" w:rsidRDefault="00233D6B" w:rsidP="00233D6B">
      <w:pPr>
        <w:pStyle w:val="SyntaxDefinition"/>
        <w:rPr>
          <w:ins w:id="6174" w:author="Rev 19 Allen Wirfs-Brock" w:date="2013-09-06T14:50:00Z"/>
        </w:rPr>
      </w:pPr>
      <w:ins w:id="6175" w:author="Rev 19 Allen Wirfs-Brock" w:date="2013-09-06T14:50: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rsidR="000103D2" w:rsidRPr="00E77497" w:rsidRDefault="00AC6656" w:rsidP="000103D2">
      <w:pPr>
        <w:pStyle w:val="SyntaxDefinition"/>
      </w:pPr>
      <w:ins w:id="6176" w:author="Rev 19 Allen Wirfs-Brock" w:date="2013-09-12T17:31:00Z">
        <w:r>
          <w:rPr>
            <w:rFonts w:ascii="Courier New" w:hAnsi="Courier New"/>
            <w:b/>
            <w:i w:val="0"/>
          </w:rPr>
          <w:t>default</w:t>
        </w:r>
        <w:r w:rsidRPr="00E77497">
          <w:br/>
        </w:r>
      </w:ins>
      <w:ins w:id="6177" w:author="Rev 19 Allen Wirfs-Brock" w:date="2013-09-07T18:06:00Z">
        <w:r w:rsidR="002632DA">
          <w:rPr>
            <w:rFonts w:ascii="Courier New" w:hAnsi="Courier New"/>
            <w:b/>
            <w:i w:val="0"/>
          </w:rPr>
          <w:t>yield</w:t>
        </w:r>
      </w:ins>
      <w:ins w:id="6178" w:author="Rev 19 Allen Wirfs-Brock" w:date="2013-09-06T17:06:00Z">
        <w:r w:rsidR="00426938" w:rsidRPr="00E77497">
          <w:br/>
        </w:r>
      </w:ins>
      <w:r w:rsidR="000103D2" w:rsidRPr="00E77497">
        <w:t>Identifier</w:t>
      </w:r>
    </w:p>
    <w:p w:rsidR="00233D6B" w:rsidRPr="00E77497" w:rsidRDefault="00233D6B" w:rsidP="00233D6B">
      <w:pPr>
        <w:pStyle w:val="SyntaxRule"/>
        <w:rPr>
          <w:ins w:id="6179" w:author="Rev 19 Allen Wirfs-Brock" w:date="2013-09-06T14:51:00Z"/>
        </w:rPr>
      </w:pPr>
      <w:ins w:id="6180" w:author="Rev 19 Allen Wirfs-Brock" w:date="2013-09-06T14:51:00Z">
        <w:r w:rsidRPr="00E77497">
          <w:t xml:space="preserve">InitialiserNoIn </w:t>
        </w:r>
        <w:r w:rsidRPr="00E77497">
          <w:rPr>
            <w:rFonts w:ascii="Arial" w:hAnsi="Arial"/>
            <w:b/>
            <w:i w:val="0"/>
          </w:rPr>
          <w:t>:</w:t>
        </w:r>
      </w:ins>
    </w:p>
    <w:p w:rsidR="00233D6B" w:rsidRPr="00E77497" w:rsidRDefault="00233D6B" w:rsidP="00233D6B">
      <w:pPr>
        <w:pStyle w:val="SyntaxDefinition"/>
        <w:rPr>
          <w:ins w:id="6181" w:author="Rev 19 Allen Wirfs-Brock" w:date="2013-09-06T14:51:00Z"/>
        </w:rPr>
      </w:pPr>
      <w:ins w:id="6182" w:author="Rev 19 Allen Wirfs-Brock" w:date="2013-09-06T14:51:00Z">
        <w:r w:rsidRPr="00E77497">
          <w:rPr>
            <w:rFonts w:ascii="Courier New" w:hAnsi="Courier New"/>
            <w:b/>
            <w:i w:val="0"/>
          </w:rPr>
          <w:t>=</w:t>
        </w:r>
        <w:r w:rsidRPr="00E77497">
          <w:t xml:space="preserve"> AssignmentExpressionNoIn</w:t>
        </w:r>
      </w:ins>
    </w:p>
    <w:p w:rsidR="00233D6B" w:rsidRPr="00E77497" w:rsidRDefault="00233D6B" w:rsidP="00233D6B">
      <w:pPr>
        <w:rPr>
          <w:ins w:id="6183" w:author="Rev 19 Allen Wirfs-Brock" w:date="2013-09-06T14:51:00Z"/>
        </w:rPr>
      </w:pPr>
      <w:ins w:id="6184" w:author="Rev 19 Allen Wirfs-Brock" w:date="2013-09-06T14:51:00Z">
        <w:r w:rsidRPr="00AC6656">
          <w:t>The semantics of the LexicalDeclarationNoIn,</w:t>
        </w:r>
        <w:r w:rsidRPr="00AC6656" w:rsidDel="009E34B2">
          <w:rPr>
            <w:rStyle w:val="bnf"/>
          </w:rPr>
          <w:t xml:space="preserve"> </w:t>
        </w:r>
        <w:r w:rsidRPr="00AC6656">
          <w:rPr>
            <w:rStyle w:val="bnf"/>
          </w:rPr>
          <w:t>BindingListNoIn</w:t>
        </w:r>
        <w:r w:rsidRPr="00AC6656">
          <w:t xml:space="preserve">, </w:t>
        </w:r>
        <w:r w:rsidRPr="00AC6656">
          <w:rPr>
            <w:rStyle w:val="bnf"/>
          </w:rPr>
          <w:t>LexicalBindingNoIn</w:t>
        </w:r>
        <w:r w:rsidRPr="00AC6656">
          <w:t xml:space="preserve"> and </w:t>
        </w:r>
        <w:r w:rsidRPr="00AC6656">
          <w:rPr>
            <w:rStyle w:val="bnf"/>
          </w:rPr>
          <w:t>InitialiserNoIn</w:t>
        </w:r>
        <w:r w:rsidRPr="00E77497">
          <w:t xml:space="preserve"> productions are the same as the </w:t>
        </w:r>
        <w:r w:rsidRPr="00451D9D">
          <w:rPr>
            <w:rStyle w:val="bnf"/>
          </w:rPr>
          <w:t>LexicalDeclaration</w:t>
        </w:r>
        <w:r w:rsidRPr="00E77497">
          <w:t>,</w:t>
        </w:r>
        <w:r>
          <w:t xml:space="preserve"> </w:t>
        </w:r>
        <w:r w:rsidRPr="00E77497">
          <w:rPr>
            <w:rStyle w:val="bnf"/>
          </w:rPr>
          <w:t>BindingList</w:t>
        </w:r>
        <w:r w:rsidRPr="00E77497">
          <w:t xml:space="preserve">, </w:t>
        </w:r>
        <w:r w:rsidRPr="009E34B2">
          <w:rPr>
            <w:rFonts w:ascii="Times New Roman" w:hAnsi="Times New Roman"/>
            <w:i/>
          </w:rPr>
          <w:t>Lexical</w:t>
        </w:r>
        <w:r w:rsidRPr="00E77497">
          <w:rPr>
            <w:rStyle w:val="bnf"/>
          </w:rPr>
          <w:t>Binding</w:t>
        </w:r>
        <w:r w:rsidRPr="00E77497">
          <w:t xml:space="preserve"> and </w:t>
        </w:r>
        <w:r w:rsidRPr="00E77497">
          <w:rPr>
            <w:rStyle w:val="bnf"/>
          </w:rPr>
          <w:t>Initialiser</w:t>
        </w:r>
        <w:r w:rsidRPr="00E77497">
          <w:t xml:space="preserve"> productions except that the contained </w:t>
        </w:r>
        <w:r w:rsidRPr="00E77497">
          <w:rPr>
            <w:rStyle w:val="bnf"/>
          </w:rPr>
          <w:t>BindingListNoIn</w:t>
        </w:r>
        <w:r w:rsidRPr="00E77497">
          <w:t xml:space="preserve">, </w:t>
        </w:r>
        <w:r w:rsidRPr="009E34B2">
          <w:rPr>
            <w:rFonts w:ascii="Times New Roman" w:hAnsi="Times New Roman"/>
            <w:i/>
          </w:rPr>
          <w:t>Lexical</w:t>
        </w:r>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used in place of the contained </w:t>
        </w:r>
        <w:r w:rsidRPr="00E77497">
          <w:rPr>
            <w:rStyle w:val="bnf"/>
          </w:rPr>
          <w:t>BindingList</w:t>
        </w:r>
        <w:r w:rsidRPr="00E77497">
          <w:t xml:space="preserve">, </w:t>
        </w:r>
        <w:r w:rsidRPr="009E34B2">
          <w:rPr>
            <w:rFonts w:ascii="Times New Roman" w:hAnsi="Times New Roman"/>
            <w:i/>
          </w:rPr>
          <w:t>Lexical</w:t>
        </w:r>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rsidR="00C37DE8" w:rsidRPr="00E77497" w:rsidDel="00FD7525" w:rsidRDefault="00210077">
      <w:pPr>
        <w:pStyle w:val="Heading4"/>
        <w:rPr>
          <w:del w:id="6185" w:author="Rev 19 Allen Wirfs-Brock" w:date="2013-09-11T18:26:00Z"/>
        </w:rPr>
      </w:pPr>
      <w:del w:id="6186" w:author="Rev 19 Allen Wirfs-Brock" w:date="2013-09-11T18:26:00Z">
        <w:r w:rsidRPr="00E77497" w:rsidDel="00FD7525">
          <w:delText xml:space="preserve"> </w:delText>
        </w:r>
        <w:r w:rsidR="00C37DE8" w:rsidRPr="00E77497" w:rsidDel="00FD7525">
          <w:delText>Static Semantics</w:delText>
        </w:r>
      </w:del>
    </w:p>
    <w:p w:rsidR="00C37DE8" w:rsidRPr="00E77497" w:rsidRDefault="00C9049C" w:rsidP="006A78DC">
      <w:pPr>
        <w:pStyle w:val="Heading4"/>
        <w:rPr>
          <w:rFonts w:ascii="Helvetica" w:hAnsi="Helvetica"/>
        </w:rPr>
      </w:pPr>
      <w:r w:rsidRPr="00E77497">
        <w:rPr>
          <w:rFonts w:ascii="Helvetica" w:hAnsi="Helvetica"/>
        </w:rPr>
        <w:t xml:space="preserve">Static Semantics:  </w:t>
      </w:r>
      <w:r w:rsidR="00C37DE8" w:rsidRPr="00E77497">
        <w:rPr>
          <w:rFonts w:ascii="Helvetica" w:hAnsi="Helvetica"/>
        </w:rPr>
        <w:t>Early Errors</w:t>
      </w:r>
    </w:p>
    <w:p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rsidR="00AC6656" w:rsidRPr="00E77497" w:rsidRDefault="00AC6656" w:rsidP="00AC6656">
      <w:pPr>
        <w:rPr>
          <w:ins w:id="6187" w:author="Rev 19 Allen Wirfs-Brock" w:date="2013-09-12T17:33:00Z"/>
        </w:rPr>
      </w:pPr>
      <w:ins w:id="6188" w:author="Rev 19 Allen Wirfs-Brock" w:date="2013-09-12T17:33:00Z">
        <w:r w:rsidRPr="00E77497">
          <w:rPr>
            <w:rStyle w:val="bnf"/>
          </w:rPr>
          <w:lastRenderedPageBreak/>
          <w:t>BindingIdentifier</w:t>
        </w:r>
        <w:r w:rsidRPr="00E77497">
          <w:t xml:space="preserve"> </w:t>
        </w:r>
        <w:r w:rsidRPr="00E77497">
          <w:rPr>
            <w:rFonts w:ascii="Courier New" w:hAnsi="Courier New" w:cs="Courier New"/>
            <w:b/>
          </w:rPr>
          <w:t>:</w:t>
        </w:r>
        <w:r w:rsidRPr="00E77497">
          <w:t xml:space="preserve"> </w:t>
        </w:r>
      </w:ins>
      <w:ins w:id="6189" w:author="Rev 19 Allen Wirfs-Brock" w:date="2013-09-12T17:37:00Z">
        <w:r>
          <w:rPr>
            <w:rFonts w:ascii="Courier New" w:hAnsi="Courier New"/>
            <w:b/>
          </w:rPr>
          <w:t>default</w:t>
        </w:r>
      </w:ins>
      <w:ins w:id="6190" w:author="Rev 19 Allen Wirfs-Brock" w:date="2013-09-12T17:33:00Z">
        <w:r w:rsidRPr="00E77497">
          <w:t xml:space="preserve"> </w:t>
        </w:r>
      </w:ins>
    </w:p>
    <w:p w:rsidR="00AC6656" w:rsidRPr="00E77497" w:rsidRDefault="00AC6656" w:rsidP="00AC6656">
      <w:pPr>
        <w:numPr>
          <w:ilvl w:val="0"/>
          <w:numId w:val="737"/>
        </w:numPr>
        <w:rPr>
          <w:ins w:id="6191" w:author="Rev 19 Allen Wirfs-Brock" w:date="2013-09-12T17:33:00Z"/>
        </w:rPr>
      </w:pPr>
      <w:commentRangeStart w:id="6192"/>
      <w:ins w:id="6193" w:author="Rev 19 Allen Wirfs-Brock" w:date="2013-09-12T17:38:00Z">
        <w:r>
          <w:t xml:space="preserve">It is a Syntax Error if the innermost </w:t>
        </w:r>
        <w:r w:rsidRPr="00AC6656">
          <w:rPr>
            <w:rFonts w:ascii="Times New Roman" w:hAnsi="Times New Roman"/>
            <w:i/>
          </w:rPr>
          <w:t>Declaration</w:t>
        </w:r>
        <w:r>
          <w:t xml:space="preserve"> or </w:t>
        </w:r>
        <w:r w:rsidRPr="00AC6656">
          <w:rPr>
            <w:rFonts w:ascii="Times New Roman" w:hAnsi="Times New Roman"/>
            <w:i/>
          </w:rPr>
          <w:t>VariableStatement</w:t>
        </w:r>
        <w:r>
          <w:t xml:space="preserve"> containing this production is not immediately contained in an </w:t>
        </w:r>
        <w:r w:rsidRPr="00AC6656">
          <w:rPr>
            <w:rFonts w:ascii="Times New Roman" w:hAnsi="Times New Roman"/>
            <w:i/>
          </w:rPr>
          <w:t>ExportDeclaration</w:t>
        </w:r>
        <w:r>
          <w:t>.</w:t>
        </w:r>
      </w:ins>
      <w:commentRangeEnd w:id="6192"/>
      <w:ins w:id="6194" w:author="Rev 19 Allen Wirfs-Brock" w:date="2013-09-12T17:45:00Z">
        <w:r w:rsidR="00321F60">
          <w:rPr>
            <w:rStyle w:val="CommentReference"/>
          </w:rPr>
          <w:commentReference w:id="6192"/>
        </w:r>
      </w:ins>
    </w:p>
    <w:p w:rsidR="002632DA" w:rsidRPr="00E77497" w:rsidRDefault="002632DA" w:rsidP="002632DA">
      <w:pPr>
        <w:rPr>
          <w:ins w:id="6195" w:author="Rev 19 Allen Wirfs-Brock" w:date="2013-09-07T18:07:00Z"/>
        </w:rPr>
      </w:pPr>
      <w:ins w:id="6196" w:author="Rev 19 Allen Wirfs-Brock" w:date="2013-09-07T18:07:00Z">
        <w:r w:rsidRPr="00E77497">
          <w:rPr>
            <w:rStyle w:val="bnf"/>
          </w:rPr>
          <w:t>BindingIdentifier</w:t>
        </w:r>
        <w:r w:rsidRPr="00E77497">
          <w:t xml:space="preserve"> </w:t>
        </w:r>
        <w:r w:rsidRPr="00E77497">
          <w:rPr>
            <w:rFonts w:ascii="Courier New" w:hAnsi="Courier New" w:cs="Courier New"/>
            <w:b/>
          </w:rPr>
          <w:t>:</w:t>
        </w:r>
        <w:r w:rsidRPr="00E77497">
          <w:t xml:space="preserve"> </w:t>
        </w:r>
      </w:ins>
      <w:ins w:id="6197" w:author="Rev 19 Allen Wirfs-Brock" w:date="2013-09-07T18:08:00Z">
        <w:r w:rsidRPr="002632DA">
          <w:rPr>
            <w:rFonts w:ascii="Courier New" w:hAnsi="Courier New"/>
            <w:b/>
          </w:rPr>
          <w:t>yield</w:t>
        </w:r>
      </w:ins>
      <w:ins w:id="6198" w:author="Rev 19 Allen Wirfs-Brock" w:date="2013-09-07T18:07:00Z">
        <w:r w:rsidRPr="00E77497">
          <w:t xml:space="preserve"> </w:t>
        </w:r>
      </w:ins>
    </w:p>
    <w:p w:rsidR="002632DA" w:rsidRPr="00E77497" w:rsidRDefault="002632DA" w:rsidP="002632DA">
      <w:pPr>
        <w:numPr>
          <w:ilvl w:val="0"/>
          <w:numId w:val="737"/>
        </w:numPr>
        <w:contextualSpacing/>
        <w:rPr>
          <w:ins w:id="6199" w:author="Rev 19 Allen Wirfs-Brock" w:date="2013-09-07T18:07:00Z"/>
        </w:rPr>
      </w:pPr>
      <w:ins w:id="6200" w:author="Rev 19 Allen Wirfs-Brock" w:date="2013-09-07T18:07:00Z">
        <w:r w:rsidRPr="00E77497">
          <w:t xml:space="preserve">It is a Syntax Error if </w:t>
        </w:r>
      </w:ins>
      <w:ins w:id="6201" w:author="Rev 19 Allen Wirfs-Brock" w:date="2013-09-07T18:09:00Z">
        <w:r>
          <w:t>this production</w:t>
        </w:r>
      </w:ins>
      <w:ins w:id="6202" w:author="Rev 19 Allen Wirfs-Brock" w:date="2013-09-07T18:07:00Z">
        <w:r w:rsidRPr="00E77497">
          <w:t xml:space="preserve"> is contained in strict code.</w:t>
        </w:r>
      </w:ins>
    </w:p>
    <w:p w:rsidR="002632DA" w:rsidRPr="00E77497" w:rsidRDefault="002632DA" w:rsidP="002632DA">
      <w:pPr>
        <w:numPr>
          <w:ilvl w:val="0"/>
          <w:numId w:val="737"/>
        </w:numPr>
        <w:rPr>
          <w:ins w:id="6203" w:author="Rev 19 Allen Wirfs-Brock" w:date="2013-09-07T18:11:00Z"/>
        </w:rPr>
      </w:pPr>
      <w:ins w:id="6204" w:author="Rev 19 Allen Wirfs-Brock" w:date="2013-09-07T18:11:00Z">
        <w:r w:rsidRPr="00E77497">
          <w:t xml:space="preserve">It is a Syntax Error if </w:t>
        </w:r>
        <w:r>
          <w:t>this production</w:t>
        </w:r>
        <w:r w:rsidRPr="00E77497">
          <w:t xml:space="preserve"> </w:t>
        </w:r>
        <w:r w:rsidRPr="00F837B1">
          <w:t xml:space="preserve">is contained in </w:t>
        </w:r>
      </w:ins>
      <w:ins w:id="6205" w:author="Rev 19 Allen Wirfs-Brock" w:date="2013-09-07T18:12:00Z">
        <w:r w:rsidRPr="00F837B1">
          <w:rPr>
            <w:rFonts w:cs="Arial"/>
          </w:rPr>
          <w:t>within the</w:t>
        </w:r>
        <w:r w:rsidRPr="00F837B1">
          <w:rPr>
            <w:rFonts w:cs="Arial"/>
            <w:i/>
          </w:rPr>
          <w:t xml:space="preserve"> </w:t>
        </w:r>
        <w:r w:rsidRPr="00F837B1">
          <w:rPr>
            <w:rFonts w:ascii="Times New Roman" w:hAnsi="Times New Roman"/>
            <w:i/>
          </w:rPr>
          <w:t>FunctionBody</w:t>
        </w:r>
        <w:r w:rsidRPr="00F837B1">
          <w:rPr>
            <w:rFonts w:cs="Arial"/>
            <w:i/>
          </w:rPr>
          <w:t xml:space="preserve"> </w:t>
        </w:r>
        <w:r w:rsidRPr="00F837B1">
          <w:rPr>
            <w:rFonts w:cs="Arial"/>
          </w:rPr>
          <w:t>of a</w:t>
        </w:r>
        <w:r w:rsidRPr="00F837B1">
          <w:rPr>
            <w:rFonts w:cs="Arial"/>
            <w:i/>
          </w:rPr>
          <w:t xml:space="preserve"> </w:t>
        </w:r>
        <w:r w:rsidRPr="00F837B1">
          <w:rPr>
            <w:rFonts w:ascii="Times New Roman" w:hAnsi="Times New Roman"/>
            <w:i/>
          </w:rPr>
          <w:t>GeneratorMethod</w:t>
        </w:r>
        <w:r w:rsidRPr="00F837B1">
          <w:rPr>
            <w:rFonts w:cs="Arial"/>
            <w:i/>
          </w:rPr>
          <w:t xml:space="preserve">, </w:t>
        </w:r>
        <w:r w:rsidRPr="00F837B1">
          <w:rPr>
            <w:rFonts w:ascii="Times New Roman" w:hAnsi="Times New Roman"/>
            <w:i/>
          </w:rPr>
          <w:t>GeneratorDeclaration</w:t>
        </w:r>
        <w:r w:rsidRPr="00F837B1">
          <w:rPr>
            <w:rFonts w:cs="Arial"/>
            <w:i/>
          </w:rPr>
          <w:t xml:space="preserve">, </w:t>
        </w:r>
        <w:r w:rsidRPr="00F837B1">
          <w:rPr>
            <w:rFonts w:cs="Arial"/>
          </w:rPr>
          <w:t>or</w:t>
        </w:r>
        <w:r w:rsidRPr="00F837B1">
          <w:rPr>
            <w:rFonts w:cs="Arial"/>
            <w:i/>
          </w:rPr>
          <w:t xml:space="preserve"> </w:t>
        </w:r>
        <w:r w:rsidRPr="00F837B1">
          <w:rPr>
            <w:rFonts w:ascii="Times New Roman" w:hAnsi="Times New Roman"/>
            <w:i/>
          </w:rPr>
          <w:t>GeneratorExpression</w:t>
        </w:r>
      </w:ins>
      <w:ins w:id="6206" w:author="Rev 19 Allen Wirfs-Brock" w:date="2013-09-07T18:11:00Z">
        <w:r w:rsidRPr="00E77497">
          <w:t>.</w:t>
        </w:r>
      </w:ins>
    </w:p>
    <w:p w:rsidR="00C00372" w:rsidRPr="00E77497" w:rsidRDefault="00C00372" w:rsidP="00C00372">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C37DE8" w:rsidRPr="00E77497" w:rsidRDefault="00C37DE8" w:rsidP="00D30056">
      <w:pPr>
        <w:pStyle w:val="Heading4"/>
      </w:pPr>
      <w:bookmarkStart w:id="6207" w:name="_Ref367714652"/>
      <w:r w:rsidRPr="00E77497">
        <w:t xml:space="preserve">Static Semantics:  </w:t>
      </w:r>
      <w:r w:rsidR="00201325">
        <w:rPr>
          <w:lang w:eastAsia="en-US"/>
        </w:rPr>
        <w:t>BoundNames</w:t>
      </w:r>
      <w:bookmarkEnd w:id="6207"/>
    </w:p>
    <w:p w:rsidR="007069E1" w:rsidRPr="00F742D3" w:rsidRDefault="007069E1" w:rsidP="007069E1">
      <w:pPr>
        <w:rPr>
          <w:ins w:id="6208" w:author="Rev 19 Allen Wirfs-Brock" w:date="2013-09-23T15:46:00Z"/>
        </w:rPr>
      </w:pPr>
      <w:ins w:id="6209" w:author="Rev 19 Allen Wirfs-Brock" w:date="2013-09-23T15:46:00Z">
        <w:r>
          <w:t>See also:</w:t>
        </w:r>
      </w:ins>
      <w:ins w:id="6210" w:author="Rev 19 Allen Wirfs-Brock" w:date="2013-09-23T15:49:00Z">
        <w:r w:rsidR="00D30056">
          <w:t>,</w:t>
        </w:r>
      </w:ins>
      <w:ins w:id="6211" w:author="Rev 19 Allen Wirfs-Brock" w:date="2013-09-23T15:50:00Z">
        <w:r w:rsidR="00D30056">
          <w:t xml:space="preserve"> </w:t>
        </w:r>
        <w:r w:rsidR="00D30056">
          <w:fldChar w:fldCharType="begin"/>
        </w:r>
        <w:r w:rsidR="00D30056">
          <w:instrText xml:space="preserve"> REF _Ref367714756 \r \h </w:instrText>
        </w:r>
      </w:ins>
      <w:r w:rsidR="00D30056">
        <w:fldChar w:fldCharType="separate"/>
      </w:r>
      <w:ins w:id="6212" w:author="Rev 19 Allen Wirfs-Brock" w:date="2013-09-27T13:06:00Z">
        <w:r w:rsidR="00460CAC">
          <w:t>13.2.3.2</w:t>
        </w:r>
      </w:ins>
      <w:ins w:id="6213" w:author="Rev 19 Allen Wirfs-Brock" w:date="2013-09-23T15:50:00Z">
        <w:r w:rsidR="00D30056">
          <w:fldChar w:fldCharType="end"/>
        </w:r>
        <w:r w:rsidR="00D30056">
          <w:t xml:space="preserve">, </w:t>
        </w:r>
        <w:r w:rsidR="00D30056">
          <w:fldChar w:fldCharType="begin"/>
        </w:r>
        <w:r w:rsidR="00D30056">
          <w:instrText xml:space="preserve"> REF _Ref367714785 \r \h </w:instrText>
        </w:r>
      </w:ins>
      <w:r w:rsidR="00D30056">
        <w:fldChar w:fldCharType="separate"/>
      </w:r>
      <w:ins w:id="6214" w:author="Rev 19 Allen Wirfs-Brock" w:date="2013-09-27T13:06:00Z">
        <w:r w:rsidR="00460CAC">
          <w:t>13.6.4.2</w:t>
        </w:r>
      </w:ins>
      <w:ins w:id="6215" w:author="Rev 19 Allen Wirfs-Brock" w:date="2013-09-23T15:50:00Z">
        <w:r w:rsidR="00D30056">
          <w:fldChar w:fldCharType="end"/>
        </w:r>
      </w:ins>
      <w:ins w:id="6216" w:author="Rev 19 Allen Wirfs-Brock" w:date="2013-09-23T15:51:00Z">
        <w:r w:rsidR="00D30056">
          <w:t xml:space="preserve">, </w:t>
        </w:r>
        <w:r w:rsidR="00D30056">
          <w:fldChar w:fldCharType="begin"/>
        </w:r>
        <w:r w:rsidR="00D30056">
          <w:instrText xml:space="preserve"> REF _Ref367714847 \r \h </w:instrText>
        </w:r>
      </w:ins>
      <w:r w:rsidR="00D30056">
        <w:fldChar w:fldCharType="separate"/>
      </w:r>
      <w:ins w:id="6217" w:author="Rev 19 Allen Wirfs-Brock" w:date="2013-09-27T13:06:00Z">
        <w:r w:rsidR="00460CAC">
          <w:t>14.1.2</w:t>
        </w:r>
      </w:ins>
      <w:ins w:id="6218" w:author="Rev 19 Allen Wirfs-Brock" w:date="2013-09-23T15:51:00Z">
        <w:r w:rsidR="00D30056">
          <w:fldChar w:fldCharType="end"/>
        </w:r>
      </w:ins>
      <w:ins w:id="6219" w:author="Rev 19 Allen Wirfs-Brock" w:date="2013-09-23T15:52:00Z">
        <w:r w:rsidR="00D30056">
          <w:t xml:space="preserve">, </w:t>
        </w:r>
        <w:r w:rsidR="00D30056">
          <w:fldChar w:fldCharType="begin"/>
        </w:r>
        <w:r w:rsidR="00D30056">
          <w:instrText xml:space="preserve"> REF _Ref367714869 \r \h </w:instrText>
        </w:r>
      </w:ins>
      <w:r w:rsidR="00D30056">
        <w:fldChar w:fldCharType="separate"/>
      </w:r>
      <w:ins w:id="6220" w:author="Rev 19 Allen Wirfs-Brock" w:date="2013-09-27T13:06:00Z">
        <w:r w:rsidR="00460CAC">
          <w:t>14.2.2</w:t>
        </w:r>
      </w:ins>
      <w:ins w:id="6221" w:author="Rev 19 Allen Wirfs-Brock" w:date="2013-09-23T15:52:00Z">
        <w:r w:rsidR="00D30056">
          <w:fldChar w:fldCharType="end"/>
        </w:r>
        <w:r w:rsidR="00D30056">
          <w:t xml:space="preserve">, </w:t>
        </w:r>
        <w:r w:rsidR="00D30056">
          <w:fldChar w:fldCharType="begin"/>
        </w:r>
        <w:r w:rsidR="00D30056">
          <w:instrText xml:space="preserve"> REF _Ref367714895 \r \h </w:instrText>
        </w:r>
      </w:ins>
      <w:r w:rsidR="00D30056">
        <w:fldChar w:fldCharType="separate"/>
      </w:r>
      <w:ins w:id="6222" w:author="Rev 19 Allen Wirfs-Brock" w:date="2013-09-27T13:06:00Z">
        <w:r w:rsidR="00460CAC">
          <w:t>14.4.2</w:t>
        </w:r>
      </w:ins>
      <w:ins w:id="6223" w:author="Rev 19 Allen Wirfs-Brock" w:date="2013-09-23T15:52:00Z">
        <w:r w:rsidR="00D30056">
          <w:fldChar w:fldCharType="end"/>
        </w:r>
      </w:ins>
      <w:ins w:id="6224" w:author="Rev 19 Allen Wirfs-Brock" w:date="2013-09-23T15:53:00Z">
        <w:r w:rsidR="00D30056">
          <w:t xml:space="preserve">, </w:t>
        </w:r>
        <w:r w:rsidR="00D30056">
          <w:fldChar w:fldCharType="begin"/>
        </w:r>
        <w:r w:rsidR="00D30056">
          <w:instrText xml:space="preserve"> REF _Ref367714927 \r \h </w:instrText>
        </w:r>
      </w:ins>
      <w:r w:rsidR="00D30056">
        <w:fldChar w:fldCharType="separate"/>
      </w:r>
      <w:ins w:id="6225" w:author="Rev 19 Allen Wirfs-Brock" w:date="2013-09-27T13:06:00Z">
        <w:r w:rsidR="00460CAC">
          <w:t>14.5.2</w:t>
        </w:r>
      </w:ins>
      <w:ins w:id="6226" w:author="Rev 19 Allen Wirfs-Brock" w:date="2013-09-23T15:53:00Z">
        <w:r w:rsidR="00D30056">
          <w:fldChar w:fldCharType="end"/>
        </w:r>
        <w:r w:rsidR="00D30056">
          <w:t xml:space="preserve">, </w:t>
        </w:r>
      </w:ins>
      <w:ins w:id="6227" w:author="Rev 19 Allen Wirfs-Brock" w:date="2013-09-23T15:54:00Z">
        <w:r w:rsidR="00D30056">
          <w:fldChar w:fldCharType="begin"/>
        </w:r>
        <w:r w:rsidR="00D30056">
          <w:instrText xml:space="preserve"> REF _Ref367714971 \r \h </w:instrText>
        </w:r>
      </w:ins>
      <w:r w:rsidR="00D30056">
        <w:fldChar w:fldCharType="separate"/>
      </w:r>
      <w:ins w:id="6228" w:author="Rev 19 Allen Wirfs-Brock" w:date="2013-09-27T13:06:00Z">
        <w:r w:rsidR="00460CAC">
          <w:t>15.1.1.2</w:t>
        </w:r>
      </w:ins>
      <w:ins w:id="6229" w:author="Rev 19 Allen Wirfs-Brock" w:date="2013-09-23T15:54:00Z">
        <w:r w:rsidR="00D30056">
          <w:fldChar w:fldCharType="end"/>
        </w:r>
        <w:r w:rsidR="00D30056">
          <w:t xml:space="preserve">, </w:t>
        </w:r>
        <w:r w:rsidR="00D30056">
          <w:fldChar w:fldCharType="begin"/>
        </w:r>
        <w:r w:rsidR="00D30056">
          <w:instrText xml:space="preserve"> REF _Ref367714989 \r \h </w:instrText>
        </w:r>
      </w:ins>
      <w:r w:rsidR="00D30056">
        <w:fldChar w:fldCharType="separate"/>
      </w:r>
      <w:ins w:id="6230" w:author="Rev 19 Allen Wirfs-Brock" w:date="2013-09-27T13:06:00Z">
        <w:r w:rsidR="00460CAC">
          <w:t>15.1.2.1</w:t>
        </w:r>
      </w:ins>
      <w:ins w:id="6231" w:author="Rev 19 Allen Wirfs-Brock" w:date="2013-09-23T15:54:00Z">
        <w:r w:rsidR="00D30056">
          <w:fldChar w:fldCharType="end"/>
        </w:r>
      </w:ins>
      <w:ins w:id="6232" w:author="Rev 19 Allen Wirfs-Brock" w:date="2013-09-23T15:46:00Z">
        <w:r>
          <w:t>.</w:t>
        </w:r>
      </w:ins>
    </w:p>
    <w:p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rsidR="00A7427A" w:rsidRPr="00E77497" w:rsidRDefault="006B3D6C" w:rsidP="00A7427A">
      <w:r>
        <w:rPr>
          <w:rStyle w:val="bnf"/>
        </w:rPr>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rsidR="001A3047" w:rsidRPr="00E77497" w:rsidRDefault="001A3047" w:rsidP="001A3047">
      <w:pPr>
        <w:rPr>
          <w:ins w:id="6233" w:author="Rev 19 Allen Wirfs-Brock" w:date="2013-09-22T12:38:00Z"/>
        </w:rPr>
      </w:pPr>
      <w:ins w:id="6234" w:author="Rev 19 Allen Wirfs-Brock" w:date="2013-09-22T12:38:00Z">
        <w:r w:rsidRPr="00E77497">
          <w:rPr>
            <w:rStyle w:val="bnf"/>
          </w:rPr>
          <w:t>BindingIdentifier</w:t>
        </w:r>
        <w:r w:rsidRPr="00E77497">
          <w:t xml:space="preserve"> </w:t>
        </w:r>
        <w:r w:rsidRPr="00E77497">
          <w:rPr>
            <w:rFonts w:ascii="Courier New" w:hAnsi="Courier New" w:cs="Courier New"/>
            <w:b/>
          </w:rPr>
          <w:t>:</w:t>
        </w:r>
        <w:r w:rsidRPr="00E77497">
          <w:t xml:space="preserve"> </w:t>
        </w:r>
        <w:r>
          <w:rPr>
            <w:rFonts w:ascii="Courier New" w:hAnsi="Courier New"/>
            <w:b/>
          </w:rPr>
          <w:t>default</w:t>
        </w:r>
        <w:r w:rsidRPr="00E77497">
          <w:t xml:space="preserve"> </w:t>
        </w:r>
      </w:ins>
    </w:p>
    <w:p w:rsidR="001A3047" w:rsidRPr="00E77497" w:rsidRDefault="001A3047" w:rsidP="001A3047">
      <w:pPr>
        <w:pStyle w:val="Alg4"/>
        <w:numPr>
          <w:ilvl w:val="0"/>
          <w:numId w:val="1627"/>
        </w:numPr>
        <w:spacing w:after="220"/>
        <w:contextualSpacing/>
        <w:rPr>
          <w:ins w:id="6235" w:author="Rev 19 Allen Wirfs-Brock" w:date="2013-09-22T12:38:00Z"/>
        </w:rPr>
      </w:pPr>
      <w:ins w:id="6236" w:author="Rev 19 Allen Wirfs-Brock" w:date="2013-09-22T12:38:00Z">
        <w:r w:rsidRPr="00E77497">
          <w:t xml:space="preserve">Return a new List containing the </w:t>
        </w:r>
      </w:ins>
      <w:ins w:id="6237" w:author="Rev 19 Allen Wirfs-Brock" w:date="2013-09-22T12:42:00Z">
        <w:r>
          <w:t>s</w:t>
        </w:r>
      </w:ins>
      <w:ins w:id="6238" w:author="Rev 19 Allen Wirfs-Brock" w:date="2013-09-22T12:38:00Z">
        <w:r w:rsidRPr="00E77497">
          <w:t>tring</w:t>
        </w:r>
      </w:ins>
      <w:ins w:id="6239" w:author="Rev 19 Allen Wirfs-Brock" w:date="2013-09-22T12:39:00Z">
        <w:r>
          <w:t xml:space="preserve"> "</w:t>
        </w:r>
      </w:ins>
      <w:ins w:id="6240" w:author="Rev 19 Allen Wirfs-Brock" w:date="2013-09-22T12:40:00Z">
        <w:r>
          <w:rPr>
            <w:rFonts w:ascii="Courier New" w:hAnsi="Courier New"/>
            <w:b/>
          </w:rPr>
          <w:t>default</w:t>
        </w:r>
      </w:ins>
      <w:ins w:id="6241" w:author="Rev 19 Allen Wirfs-Brock" w:date="2013-09-22T12:39:00Z">
        <w:r>
          <w:t>"</w:t>
        </w:r>
      </w:ins>
      <w:ins w:id="6242" w:author="Rev 19 Allen Wirfs-Brock" w:date="2013-09-22T12:38:00Z">
        <w:r w:rsidRPr="00E77497">
          <w:t>.</w:t>
        </w:r>
      </w:ins>
    </w:p>
    <w:p w:rsidR="001A3047" w:rsidRPr="00E77497" w:rsidRDefault="001A3047" w:rsidP="001A3047">
      <w:pPr>
        <w:rPr>
          <w:ins w:id="6243" w:author="Rev 19 Allen Wirfs-Brock" w:date="2013-09-22T12:40:00Z"/>
        </w:rPr>
      </w:pPr>
      <w:ins w:id="6244" w:author="Rev 19 Allen Wirfs-Brock" w:date="2013-09-22T12:40:00Z">
        <w:r w:rsidRPr="00E77497">
          <w:rPr>
            <w:rStyle w:val="bnf"/>
          </w:rPr>
          <w:t>BindingIdentifier</w:t>
        </w:r>
        <w:r w:rsidRPr="00E77497">
          <w:t xml:space="preserve"> </w:t>
        </w:r>
        <w:r w:rsidRPr="00E77497">
          <w:rPr>
            <w:rFonts w:ascii="Courier New" w:hAnsi="Courier New" w:cs="Courier New"/>
            <w:b/>
          </w:rPr>
          <w:t>:</w:t>
        </w:r>
        <w:r w:rsidRPr="00E77497">
          <w:t xml:space="preserve"> </w:t>
        </w:r>
        <w:r>
          <w:rPr>
            <w:rFonts w:ascii="Courier New" w:hAnsi="Courier New"/>
            <w:b/>
          </w:rPr>
          <w:t>yield</w:t>
        </w:r>
        <w:r w:rsidRPr="00E77497">
          <w:t xml:space="preserve"> </w:t>
        </w:r>
      </w:ins>
    </w:p>
    <w:p w:rsidR="001A3047" w:rsidRPr="00E77497" w:rsidRDefault="001A3047" w:rsidP="001A3047">
      <w:pPr>
        <w:pStyle w:val="Alg4"/>
        <w:numPr>
          <w:ilvl w:val="0"/>
          <w:numId w:val="1627"/>
        </w:numPr>
        <w:spacing w:after="220"/>
        <w:contextualSpacing/>
        <w:rPr>
          <w:ins w:id="6245" w:author="Rev 19 Allen Wirfs-Brock" w:date="2013-09-22T12:40:00Z"/>
        </w:rPr>
      </w:pPr>
      <w:ins w:id="6246" w:author="Rev 19 Allen Wirfs-Brock" w:date="2013-09-22T12:40:00Z">
        <w:r w:rsidRPr="00E77497">
          <w:t xml:space="preserve">Return a new List containing the </w:t>
        </w:r>
      </w:ins>
      <w:ins w:id="6247" w:author="Rev 19 Allen Wirfs-Brock" w:date="2013-09-22T12:42:00Z">
        <w:r>
          <w:t>s</w:t>
        </w:r>
      </w:ins>
      <w:ins w:id="6248" w:author="Rev 19 Allen Wirfs-Brock" w:date="2013-09-22T12:40:00Z">
        <w:r w:rsidRPr="00E77497">
          <w:t>tring</w:t>
        </w:r>
        <w:r>
          <w:t xml:space="preserve"> "</w:t>
        </w:r>
        <w:r>
          <w:rPr>
            <w:rFonts w:ascii="Courier New" w:hAnsi="Courier New"/>
            <w:b/>
          </w:rPr>
          <w:t>yield</w:t>
        </w:r>
        <w:r>
          <w:t>"</w:t>
        </w:r>
        <w:r w:rsidRPr="00E77497">
          <w:t>.</w:t>
        </w:r>
      </w:ins>
    </w:p>
    <w:p w:rsidR="009E34B2" w:rsidRPr="00E77497" w:rsidRDefault="009E34B2" w:rsidP="001A3047">
      <w:pPr>
        <w:pStyle w:val="Heading4"/>
      </w:pPr>
      <w:bookmarkStart w:id="6249" w:name="_Ref367715448"/>
      <w:r w:rsidRPr="00E77497">
        <w:t xml:space="preserve">Static Semantics:  </w:t>
      </w:r>
      <w:r>
        <w:rPr>
          <w:lang w:eastAsia="en-US"/>
        </w:rPr>
        <w:t>IsConstant</w:t>
      </w:r>
      <w:r w:rsidR="006B3D6C">
        <w:rPr>
          <w:lang w:eastAsia="en-US"/>
        </w:rPr>
        <w:t>Declaration</w:t>
      </w:r>
      <w:bookmarkEnd w:id="6249"/>
    </w:p>
    <w:p w:rsidR="00D30056" w:rsidRPr="00F742D3" w:rsidRDefault="00D30056" w:rsidP="00D30056">
      <w:pPr>
        <w:rPr>
          <w:ins w:id="6250" w:author="Rev 19 Allen Wirfs-Brock" w:date="2013-09-23T16:01:00Z"/>
        </w:rPr>
      </w:pPr>
      <w:ins w:id="6251" w:author="Rev 19 Allen Wirfs-Brock" w:date="2013-09-23T16:01:00Z">
        <w:r>
          <w:t xml:space="preserve">See also: </w:t>
        </w:r>
      </w:ins>
      <w:ins w:id="6252" w:author="Rev 19 Allen Wirfs-Brock" w:date="2013-09-23T16:02:00Z">
        <w:r>
          <w:fldChar w:fldCharType="begin"/>
        </w:r>
        <w:r>
          <w:instrText xml:space="preserve"> REF _Ref367715502 \r \h </w:instrText>
        </w:r>
      </w:ins>
      <w:r>
        <w:fldChar w:fldCharType="separate"/>
      </w:r>
      <w:ins w:id="6253" w:author="Rev 19 Allen Wirfs-Brock" w:date="2013-09-27T13:06:00Z">
        <w:r w:rsidR="00460CAC">
          <w:t>14.1.6</w:t>
        </w:r>
      </w:ins>
      <w:ins w:id="6254" w:author="Rev 19 Allen Wirfs-Brock" w:date="2013-09-23T16:02:00Z">
        <w:r>
          <w:fldChar w:fldCharType="end"/>
        </w:r>
      </w:ins>
      <w:ins w:id="6255" w:author="Rev 19 Allen Wirfs-Brock" w:date="2013-09-23T16:03:00Z">
        <w:r>
          <w:t xml:space="preserve">, </w:t>
        </w:r>
        <w:r>
          <w:fldChar w:fldCharType="begin"/>
        </w:r>
        <w:r>
          <w:instrText xml:space="preserve"> REF _Ref367715540 \r \h </w:instrText>
        </w:r>
      </w:ins>
      <w:r>
        <w:fldChar w:fldCharType="separate"/>
      </w:r>
      <w:ins w:id="6256" w:author="Rev 19 Allen Wirfs-Brock" w:date="2013-09-27T13:06:00Z">
        <w:r w:rsidR="00460CAC">
          <w:t>14.4.4</w:t>
        </w:r>
      </w:ins>
      <w:ins w:id="6257" w:author="Rev 19 Allen Wirfs-Brock" w:date="2013-09-23T16:03:00Z">
        <w:r>
          <w:fldChar w:fldCharType="end"/>
        </w:r>
        <w:r>
          <w:t xml:space="preserve">, </w:t>
        </w:r>
      </w:ins>
      <w:ins w:id="6258" w:author="Rev 19 Allen Wirfs-Brock" w:date="2013-09-23T16:04:00Z">
        <w:r>
          <w:fldChar w:fldCharType="begin"/>
        </w:r>
        <w:r>
          <w:instrText xml:space="preserve"> REF _Ref367715568 \r \h </w:instrText>
        </w:r>
      </w:ins>
      <w:r>
        <w:fldChar w:fldCharType="separate"/>
      </w:r>
      <w:ins w:id="6259" w:author="Rev 19 Allen Wirfs-Brock" w:date="2013-09-27T13:06:00Z">
        <w:r w:rsidR="00460CAC">
          <w:t>14.5.5</w:t>
        </w:r>
      </w:ins>
      <w:ins w:id="6260" w:author="Rev 19 Allen Wirfs-Brock" w:date="2013-09-23T16:04:00Z">
        <w:r>
          <w:fldChar w:fldCharType="end"/>
        </w:r>
      </w:ins>
      <w:ins w:id="6261" w:author="Rev 19 Allen Wirfs-Brock" w:date="2013-09-23T16:01:00Z">
        <w:r>
          <w:t>.</w:t>
        </w:r>
      </w:ins>
    </w:p>
    <w:p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rsidR="00EC0EFF" w:rsidRPr="00E77497" w:rsidRDefault="00EC0EFF" w:rsidP="00EC0EFF">
      <w:r w:rsidRPr="00451D9D">
        <w:rPr>
          <w:rFonts w:ascii="Times New Roman" w:hAnsi="Times New Roman"/>
          <w:i/>
        </w:rPr>
        <w:lastRenderedPageBreak/>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rsidR="00974ED7" w:rsidRPr="00E77497" w:rsidDel="00FD7525" w:rsidRDefault="00974ED7">
      <w:pPr>
        <w:pStyle w:val="Heading4"/>
        <w:rPr>
          <w:del w:id="6262" w:author="Rev 19 Allen Wirfs-Brock" w:date="2013-09-11T18:26:00Z"/>
        </w:rPr>
      </w:pPr>
      <w:del w:id="6263" w:author="Rev 19 Allen Wirfs-Brock" w:date="2013-09-11T18:26:00Z">
        <w:r w:rsidRPr="00E77497" w:rsidDel="00FD7525">
          <w:delText>Runtime Semantics</w:delText>
        </w:r>
      </w:del>
    </w:p>
    <w:p w:rsidR="00F10D67" w:rsidRDefault="00F10D67" w:rsidP="001F1D00">
      <w:pPr>
        <w:pStyle w:val="Heading4"/>
        <w:rPr>
          <w:rFonts w:ascii="Helvetica" w:hAnsi="Helvetica"/>
          <w:spacing w:val="6"/>
        </w:rPr>
      </w:pPr>
      <w:bookmarkStart w:id="6264" w:name="_Ref366743323"/>
      <w:r w:rsidRPr="00E77497">
        <w:rPr>
          <w:rFonts w:ascii="Helvetica" w:hAnsi="Helvetica"/>
        </w:rPr>
        <w:t xml:space="preserve">Runtime Semantics: </w:t>
      </w:r>
      <w:r w:rsidR="0003781B" w:rsidRPr="00E77497">
        <w:rPr>
          <w:rFonts w:ascii="Helvetica" w:hAnsi="Helvetica"/>
          <w:spacing w:val="6"/>
        </w:rPr>
        <w:t>Binding</w:t>
      </w:r>
      <w:del w:id="6265" w:author="Rev 19 Allen Wirfs-Brock" w:date="2013-09-23T16:48:00Z">
        <w:r w:rsidR="0003781B" w:rsidRPr="00E77497" w:rsidDel="00427ECF">
          <w:rPr>
            <w:rFonts w:ascii="Helvetica" w:hAnsi="Helvetica"/>
            <w:spacing w:val="6"/>
          </w:rPr>
          <w:delText xml:space="preserve"> </w:delText>
        </w:r>
      </w:del>
      <w:r w:rsidR="00A113E2">
        <w:rPr>
          <w:rFonts w:ascii="Helvetica" w:hAnsi="Helvetica"/>
          <w:spacing w:val="6"/>
        </w:rPr>
        <w:t>Initialisation</w:t>
      </w:r>
      <w:bookmarkEnd w:id="6264"/>
    </w:p>
    <w:p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6266" w:author="Rev 19 Allen Wirfs-Brock" w:date="2013-09-12T10:06:00Z"/>
        </w:rPr>
      </w:pPr>
      <w:ins w:id="6267" w:author="Rev 19 Allen Wirfs-Brock" w:date="2013-09-12T10:06:00Z">
        <w:r w:rsidRPr="002E15BF">
          <w:t xml:space="preserve">See also: </w:t>
        </w:r>
        <w:r w:rsidRPr="002E15BF">
          <w:fldChar w:fldCharType="begin"/>
        </w:r>
        <w:r w:rsidRPr="002E15BF">
          <w:instrText xml:space="preserve"> REF _Ref366743257 \r \h </w:instrText>
        </w:r>
        <w:r>
          <w:instrText xml:space="preserve"> \* MERGEFORMAT </w:instrText>
        </w:r>
      </w:ins>
      <w:ins w:id="6268" w:author="Rev 19 Allen Wirfs-Brock" w:date="2013-09-12T10:06:00Z">
        <w:r w:rsidRPr="002E15BF">
          <w:fldChar w:fldCharType="separate"/>
        </w:r>
      </w:ins>
      <w:ins w:id="6269" w:author="Rev 19 Allen Wirfs-Brock" w:date="2013-09-27T13:06:00Z">
        <w:r w:rsidR="00460CAC">
          <w:t>12.1.4.2.2</w:t>
        </w:r>
      </w:ins>
      <w:ins w:id="6270" w:author="Rev 19 Allen Wirfs-Brock" w:date="2013-09-12T10:06:00Z">
        <w:r w:rsidRPr="002E15BF">
          <w:fldChar w:fldCharType="end"/>
        </w:r>
        <w:r>
          <w:t xml:space="preserve">, </w:t>
        </w:r>
        <w:r>
          <w:fldChar w:fldCharType="begin"/>
        </w:r>
        <w:r>
          <w:instrText xml:space="preserve"> REF _Ref366743381 \r \h </w:instrText>
        </w:r>
      </w:ins>
      <w:ins w:id="6271" w:author="Rev 19 Allen Wirfs-Brock" w:date="2013-09-12T10:06:00Z">
        <w:r>
          <w:fldChar w:fldCharType="separate"/>
        </w:r>
      </w:ins>
      <w:ins w:id="6272" w:author="Rev 19 Allen Wirfs-Brock" w:date="2013-09-27T13:06:00Z">
        <w:r w:rsidR="00460CAC">
          <w:t>13.2.2.2</w:t>
        </w:r>
      </w:ins>
      <w:ins w:id="6273" w:author="Rev 19 Allen Wirfs-Brock" w:date="2013-09-12T10:06:00Z">
        <w:r>
          <w:fldChar w:fldCharType="end"/>
        </w:r>
        <w:r>
          <w:t xml:space="preserve">, </w:t>
        </w:r>
        <w:r>
          <w:fldChar w:fldCharType="begin"/>
        </w:r>
        <w:r>
          <w:instrText xml:space="preserve"> REF _Ref366743416 \r \h </w:instrText>
        </w:r>
      </w:ins>
      <w:ins w:id="6274" w:author="Rev 19 Allen Wirfs-Brock" w:date="2013-09-12T10:06:00Z">
        <w:r>
          <w:fldChar w:fldCharType="separate"/>
        </w:r>
      </w:ins>
      <w:ins w:id="6275" w:author="Rev 19 Allen Wirfs-Brock" w:date="2013-09-27T13:06:00Z">
        <w:r w:rsidR="00460CAC">
          <w:t>13.2.3.4</w:t>
        </w:r>
      </w:ins>
      <w:ins w:id="6276" w:author="Rev 19 Allen Wirfs-Brock" w:date="2013-09-12T10:06:00Z">
        <w:r>
          <w:fldChar w:fldCharType="end"/>
        </w:r>
        <w:r>
          <w:t xml:space="preserve">, </w:t>
        </w:r>
        <w:r>
          <w:fldChar w:fldCharType="begin"/>
        </w:r>
        <w:r>
          <w:instrText xml:space="preserve"> REF _Ref366743530 \r \h </w:instrText>
        </w:r>
      </w:ins>
      <w:ins w:id="6277" w:author="Rev 19 Allen Wirfs-Brock" w:date="2013-09-12T10:06:00Z">
        <w:r>
          <w:fldChar w:fldCharType="separate"/>
        </w:r>
      </w:ins>
      <w:ins w:id="6278" w:author="Rev 19 Allen Wirfs-Brock" w:date="2013-09-27T13:06:00Z">
        <w:r w:rsidR="00460CAC">
          <w:t>13.14.3</w:t>
        </w:r>
      </w:ins>
      <w:ins w:id="6279" w:author="Rev 19 Allen Wirfs-Brock" w:date="2013-09-12T10:06:00Z">
        <w:r>
          <w:fldChar w:fldCharType="end"/>
        </w:r>
        <w:r>
          <w:t xml:space="preserve">, </w:t>
        </w:r>
        <w:r>
          <w:fldChar w:fldCharType="begin"/>
        </w:r>
        <w:r>
          <w:instrText xml:space="preserve"> REF _Ref366743570 \r \h </w:instrText>
        </w:r>
      </w:ins>
      <w:ins w:id="6280" w:author="Rev 19 Allen Wirfs-Brock" w:date="2013-09-12T10:06:00Z">
        <w:r>
          <w:fldChar w:fldCharType="separate"/>
        </w:r>
      </w:ins>
      <w:ins w:id="6281" w:author="Rev 19 Allen Wirfs-Brock" w:date="2013-09-27T13:06:00Z">
        <w:r w:rsidR="00460CAC">
          <w:t>14.1.11</w:t>
        </w:r>
      </w:ins>
      <w:ins w:id="6282" w:author="Rev 19 Allen Wirfs-Brock" w:date="2013-09-12T10:06:00Z">
        <w:r>
          <w:fldChar w:fldCharType="end"/>
        </w:r>
        <w:r>
          <w:t xml:space="preserve">, </w:t>
        </w:r>
        <w:r>
          <w:fldChar w:fldCharType="begin"/>
        </w:r>
        <w:r>
          <w:instrText xml:space="preserve"> REF _Ref366743623 \r \h </w:instrText>
        </w:r>
      </w:ins>
      <w:ins w:id="6283" w:author="Rev 19 Allen Wirfs-Brock" w:date="2013-09-12T10:06:00Z">
        <w:r>
          <w:fldChar w:fldCharType="separate"/>
        </w:r>
      </w:ins>
      <w:ins w:id="6284" w:author="Rev 19 Allen Wirfs-Brock" w:date="2013-09-27T13:06:00Z">
        <w:r w:rsidR="00460CAC">
          <w:t>14.2.8</w:t>
        </w:r>
      </w:ins>
      <w:ins w:id="6285" w:author="Rev 19 Allen Wirfs-Brock" w:date="2013-09-12T10:06:00Z">
        <w:r>
          <w:fldChar w:fldCharType="end"/>
        </w:r>
        <w:r w:rsidRPr="002E15BF">
          <w:tab/>
        </w:r>
      </w:ins>
    </w:p>
    <w:p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rsidR="00F10D67" w:rsidRPr="00E77497" w:rsidRDefault="00F10D67" w:rsidP="00FA3203">
      <w:pPr>
        <w:pStyle w:val="Alg4"/>
        <w:numPr>
          <w:ilvl w:val="0"/>
          <w:numId w:val="559"/>
        </w:numPr>
        <w:spacing w:after="220"/>
        <w:contextualSpacing/>
      </w:pPr>
      <w:r w:rsidRPr="00E77497">
        <w:t>Else</w:t>
      </w:r>
    </w:p>
    <w:p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w:t>
      </w:r>
      <w:r w:rsidR="00DF732B">
        <w:fldChar w:fldCharType="begin"/>
      </w:r>
      <w:r w:rsidR="00DF732B">
        <w:instrText xml:space="preserve"> REF _Ref424531495 \r \h </w:instrText>
      </w:r>
      <w:r w:rsidR="00DF732B">
        <w:fldChar w:fldCharType="separate"/>
      </w:r>
      <w:r w:rsidR="00460CAC">
        <w:t>12.1.2</w:t>
      </w:r>
      <w:r w:rsidR="00DF732B">
        <w:fldChar w:fldCharType="end"/>
      </w:r>
      <w:r w:rsidRPr="00E77497">
        <w:t>.</w:t>
      </w:r>
    </w:p>
    <w:p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rsidR="00974ED7" w:rsidRPr="00E77497" w:rsidRDefault="00974ED7" w:rsidP="006A78DC">
      <w:pPr>
        <w:pStyle w:val="Heading4"/>
      </w:pPr>
      <w:r w:rsidRPr="00E77497">
        <w:t xml:space="preserve">Runtime Semantics: </w:t>
      </w:r>
      <w:r w:rsidRPr="00E77497">
        <w:rPr>
          <w:spacing w:val="6"/>
        </w:rPr>
        <w:t>Evaluation</w:t>
      </w:r>
    </w:p>
    <w:p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rsidR="00B25FEE" w:rsidRDefault="001E28FF" w:rsidP="00541F73">
      <w:pPr>
        <w:pStyle w:val="Alg2"/>
        <w:numPr>
          <w:ilvl w:val="0"/>
          <w:numId w:val="453"/>
        </w:numPr>
        <w:spacing w:after="220"/>
        <w:contextualSpacing/>
      </w:pPr>
      <w:r>
        <w:t>ReturnIfAbrupt(</w:t>
      </w:r>
      <w:r>
        <w:rPr>
          <w:i/>
        </w:rPr>
        <w:t>next</w:t>
      </w:r>
      <w:r>
        <w:t>)</w:t>
      </w:r>
      <w:r w:rsidR="00B25FEE">
        <w:t>.</w:t>
      </w:r>
    </w:p>
    <w:p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rsidR="00481DAC" w:rsidRDefault="001E28FF" w:rsidP="00481DAC">
      <w:pPr>
        <w:pStyle w:val="Alg2"/>
        <w:numPr>
          <w:ilvl w:val="0"/>
          <w:numId w:val="455"/>
        </w:numPr>
        <w:spacing w:after="220"/>
        <w:contextualSpacing/>
      </w:pPr>
      <w:r>
        <w:t>ReturnIfAbrupt(</w:t>
      </w:r>
      <w:r>
        <w:rPr>
          <w:i/>
        </w:rPr>
        <w:t>next</w:t>
      </w:r>
      <w:r>
        <w:t>)</w:t>
      </w:r>
      <w:r w:rsidR="00481DAC">
        <w:t>.</w:t>
      </w:r>
    </w:p>
    <w:p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rsidR="00884D1C" w:rsidRPr="00E77497" w:rsidRDefault="00884D1C" w:rsidP="00FA3203">
      <w:pPr>
        <w:pStyle w:val="Alg2"/>
        <w:numPr>
          <w:ilvl w:val="0"/>
          <w:numId w:val="113"/>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del w:id="6286" w:author="Rev 19 Allen Wirfs-Brock" w:date="2013-09-23T16:48:00Z">
        <w:r w:rsidR="00662806" w:rsidRPr="00E77497" w:rsidDel="00427ECF">
          <w:delText xml:space="preserve"> </w:delText>
        </w:r>
      </w:del>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rsidR="00633DD3" w:rsidRDefault="001E28FF" w:rsidP="00633DD3">
      <w:pPr>
        <w:pStyle w:val="Alg2"/>
        <w:numPr>
          <w:ilvl w:val="0"/>
          <w:numId w:val="499"/>
        </w:numPr>
        <w:spacing w:after="220"/>
        <w:contextualSpacing/>
      </w:pPr>
      <w:r>
        <w:t>ReturnIfAbrupt(</w:t>
      </w:r>
      <w:r>
        <w:rPr>
          <w:i/>
        </w:rPr>
        <w:t>value</w:t>
      </w:r>
      <w:r>
        <w:t>).</w:t>
      </w:r>
    </w:p>
    <w:p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Binding</w:t>
      </w:r>
      <w:del w:id="6287" w:author="Rev 19 Allen Wirfs-Brock" w:date="2013-09-23T16:48:00Z">
        <w:r w:rsidR="00561262" w:rsidRPr="00E77497" w:rsidDel="00427ECF">
          <w:delText xml:space="preserve"> </w:delText>
        </w:r>
      </w:del>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rsidR="00884D1C" w:rsidRPr="00E77497" w:rsidRDefault="00A345F7" w:rsidP="00884D1C">
      <w:r>
        <w:rPr>
          <w:rStyle w:val="bnf"/>
        </w:rPr>
        <w:lastRenderedPageBreak/>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rsidR="00633DD3" w:rsidRDefault="001E28FF" w:rsidP="0092308F">
      <w:pPr>
        <w:pStyle w:val="Alg2"/>
        <w:numPr>
          <w:ilvl w:val="0"/>
          <w:numId w:val="460"/>
        </w:numPr>
        <w:spacing w:after="220"/>
        <w:contextualSpacing/>
      </w:pPr>
      <w:r>
        <w:t>ReturnIfAbrupt(</w:t>
      </w:r>
      <w:r w:rsidR="0092308F">
        <w:rPr>
          <w:i/>
        </w:rPr>
        <w:t>value</w:t>
      </w:r>
      <w:r>
        <w:t>)</w:t>
      </w:r>
      <w:r w:rsidR="00633DD3">
        <w:t>.</w:t>
      </w:r>
    </w:p>
    <w:p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Binding</w:t>
      </w:r>
      <w:del w:id="6288" w:author="Rev 19 Allen Wirfs-Brock" w:date="2013-09-23T16:48:00Z">
        <w:r w:rsidR="00217939" w:rsidRPr="00E77497" w:rsidDel="00427ECF">
          <w:delText xml:space="preserve"> </w:delText>
        </w:r>
      </w:del>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rsidR="00884D1C" w:rsidRPr="00E77497" w:rsidRDefault="00884D1C" w:rsidP="00D148E9">
      <w:pPr>
        <w:pStyle w:val="Heading3"/>
      </w:pPr>
      <w:bookmarkStart w:id="6289" w:name="_Toc361663311"/>
      <w:bookmarkStart w:id="6290" w:name="_Toc361665152"/>
      <w:bookmarkStart w:id="6291" w:name="_Toc361666992"/>
      <w:bookmarkStart w:id="6292" w:name="_Toc361668821"/>
      <w:bookmarkStart w:id="6293" w:name="_Toc364934846"/>
      <w:bookmarkStart w:id="6294" w:name="_Toc365474090"/>
      <w:bookmarkStart w:id="6295" w:name="_Toc361663320"/>
      <w:bookmarkStart w:id="6296" w:name="_Toc361665161"/>
      <w:bookmarkStart w:id="6297" w:name="_Toc361667001"/>
      <w:bookmarkStart w:id="6298" w:name="_Toc361668830"/>
      <w:bookmarkStart w:id="6299" w:name="_Toc364934855"/>
      <w:bookmarkStart w:id="6300" w:name="_Toc365474099"/>
      <w:bookmarkStart w:id="6301" w:name="_Toc361663331"/>
      <w:bookmarkStart w:id="6302" w:name="_Toc361665172"/>
      <w:bookmarkStart w:id="6303" w:name="_Toc361667012"/>
      <w:bookmarkStart w:id="6304" w:name="_Toc361668841"/>
      <w:bookmarkStart w:id="6305" w:name="_Toc364934866"/>
      <w:bookmarkStart w:id="6306" w:name="_Toc365474110"/>
      <w:bookmarkStart w:id="6307" w:name="_Toc361663338"/>
      <w:bookmarkStart w:id="6308" w:name="_Toc361665179"/>
      <w:bookmarkStart w:id="6309" w:name="_Toc361667019"/>
      <w:bookmarkStart w:id="6310" w:name="_Toc361668848"/>
      <w:bookmarkStart w:id="6311" w:name="_Toc364934873"/>
      <w:bookmarkStart w:id="6312" w:name="_Toc365474117"/>
      <w:bookmarkStart w:id="6313" w:name="_Toc361663345"/>
      <w:bookmarkStart w:id="6314" w:name="_Toc361665186"/>
      <w:bookmarkStart w:id="6315" w:name="_Toc361667026"/>
      <w:bookmarkStart w:id="6316" w:name="_Toc361668855"/>
      <w:bookmarkStart w:id="6317" w:name="_Toc364934880"/>
      <w:bookmarkStart w:id="6318" w:name="_Toc365474124"/>
      <w:bookmarkStart w:id="6319" w:name="_Toc361663355"/>
      <w:bookmarkStart w:id="6320" w:name="_Toc361665196"/>
      <w:bookmarkStart w:id="6321" w:name="_Toc361667036"/>
      <w:bookmarkStart w:id="6322" w:name="_Toc361668865"/>
      <w:bookmarkStart w:id="6323" w:name="_Toc364934890"/>
      <w:bookmarkStart w:id="6324" w:name="_Toc365474134"/>
      <w:bookmarkStart w:id="6325" w:name="_Toc361663366"/>
      <w:bookmarkStart w:id="6326" w:name="_Toc361665207"/>
      <w:bookmarkStart w:id="6327" w:name="_Toc361667047"/>
      <w:bookmarkStart w:id="6328" w:name="_Toc361668876"/>
      <w:bookmarkStart w:id="6329" w:name="_Toc364934901"/>
      <w:bookmarkStart w:id="6330" w:name="_Toc365474145"/>
      <w:bookmarkStart w:id="6331" w:name="_Toc361663367"/>
      <w:bookmarkStart w:id="6332" w:name="_Toc361665208"/>
      <w:bookmarkStart w:id="6333" w:name="_Toc361667048"/>
      <w:bookmarkStart w:id="6334" w:name="_Toc361668877"/>
      <w:bookmarkStart w:id="6335" w:name="_Toc364934902"/>
      <w:bookmarkStart w:id="6336" w:name="_Toc365474146"/>
      <w:bookmarkStart w:id="6337" w:name="_Ref366133794"/>
      <w:bookmarkStart w:id="6338" w:name="_Toc368050460"/>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r w:rsidRPr="00E77497">
        <w:t>Variable Statement</w:t>
      </w:r>
      <w:bookmarkEnd w:id="6337"/>
      <w:bookmarkEnd w:id="6338"/>
    </w:p>
    <w:p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rsidR="00884D1C" w:rsidRPr="00E77497" w:rsidRDefault="00884D1C" w:rsidP="00884D1C">
      <w:pPr>
        <w:pStyle w:val="Syntax"/>
      </w:pPr>
      <w:r w:rsidRPr="00E77497">
        <w:t>Syntax</w:t>
      </w:r>
    </w:p>
    <w:p w:rsidR="00884D1C" w:rsidRPr="00E77497" w:rsidRDefault="00884D1C" w:rsidP="00884D1C">
      <w:pPr>
        <w:pStyle w:val="SyntaxRule"/>
      </w:pPr>
      <w:r w:rsidRPr="00E77497">
        <w:t xml:space="preserve">VariableStatement </w:t>
      </w:r>
      <w:r w:rsidRPr="00E77497">
        <w:rPr>
          <w:rFonts w:ascii="Arial" w:hAnsi="Arial"/>
          <w:b/>
          <w:i w:val="0"/>
        </w:rPr>
        <w:t>:</w:t>
      </w:r>
    </w:p>
    <w:p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884D1C" w:rsidRPr="00E77497" w:rsidRDefault="00884D1C" w:rsidP="00884D1C">
      <w:pPr>
        <w:pStyle w:val="SyntaxRule"/>
      </w:pPr>
      <w:r w:rsidRPr="00E77497">
        <w:t xml:space="preserve">VariableDeclarationList </w:t>
      </w:r>
      <w:r w:rsidRPr="00E77497">
        <w:rPr>
          <w:rFonts w:ascii="Arial" w:hAnsi="Arial"/>
          <w:b/>
          <w:i w:val="0"/>
        </w:rPr>
        <w:t>:</w:t>
      </w:r>
    </w:p>
    <w:p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233D6B" w:rsidRPr="00E77497" w:rsidRDefault="00233D6B" w:rsidP="00233D6B">
      <w:pPr>
        <w:pStyle w:val="SyntaxRule"/>
        <w:rPr>
          <w:ins w:id="6339" w:author="Rev 19 Allen Wirfs-Brock" w:date="2013-09-06T14:52:00Z"/>
        </w:rPr>
      </w:pPr>
      <w:ins w:id="6340" w:author="Rev 19 Allen Wirfs-Brock" w:date="2013-09-06T14:52:00Z">
        <w:r w:rsidRPr="00E77497">
          <w:t xml:space="preserve">VariableDeclarationListNoIn </w:t>
        </w:r>
        <w:r w:rsidRPr="00E77497">
          <w:rPr>
            <w:rFonts w:ascii="Arial" w:hAnsi="Arial"/>
            <w:b/>
            <w:i w:val="0"/>
          </w:rPr>
          <w:t>:</w:t>
        </w:r>
      </w:ins>
    </w:p>
    <w:p w:rsidR="00233D6B" w:rsidRPr="00E77497" w:rsidRDefault="00233D6B" w:rsidP="00233D6B">
      <w:pPr>
        <w:pStyle w:val="SyntaxDefinition"/>
        <w:rPr>
          <w:ins w:id="6341" w:author="Rev 19 Allen Wirfs-Brock" w:date="2013-09-06T14:52:00Z"/>
        </w:rPr>
      </w:pPr>
      <w:ins w:id="6342" w:author="Rev 19 Allen Wirfs-Brock" w:date="2013-09-06T14:52: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rsidR="00884D1C" w:rsidRPr="00E77497" w:rsidRDefault="00884D1C" w:rsidP="00884D1C">
      <w:pPr>
        <w:pStyle w:val="SyntaxRule"/>
      </w:pPr>
      <w:r w:rsidRPr="00E77497">
        <w:t xml:space="preserve">VariableDeclaration </w:t>
      </w:r>
      <w:r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233D6B" w:rsidRPr="00E77497" w:rsidRDefault="00233D6B" w:rsidP="00233D6B">
      <w:pPr>
        <w:pStyle w:val="SyntaxRule"/>
        <w:rPr>
          <w:ins w:id="6343" w:author="Rev 19 Allen Wirfs-Brock" w:date="2013-09-06T14:53:00Z"/>
        </w:rPr>
      </w:pPr>
      <w:ins w:id="6344" w:author="Rev 19 Allen Wirfs-Brock" w:date="2013-09-06T14:53:00Z">
        <w:r w:rsidRPr="00E77497">
          <w:t xml:space="preserve">VariableDeclarationNoIn </w:t>
        </w:r>
        <w:r w:rsidRPr="00E77497">
          <w:rPr>
            <w:rFonts w:ascii="Arial" w:hAnsi="Arial"/>
            <w:b/>
            <w:i w:val="0"/>
          </w:rPr>
          <w:t>:</w:t>
        </w:r>
      </w:ins>
    </w:p>
    <w:p w:rsidR="00233D6B" w:rsidRPr="00E77497" w:rsidRDefault="00233D6B" w:rsidP="00233D6B">
      <w:pPr>
        <w:pStyle w:val="SyntaxDefinition"/>
        <w:rPr>
          <w:ins w:id="6345" w:author="Rev 19 Allen Wirfs-Brock" w:date="2013-09-06T14:53:00Z"/>
        </w:rPr>
      </w:pPr>
      <w:ins w:id="6346" w:author="Rev 19 Allen Wirfs-Brock" w:date="2013-09-06T14:53: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rsidR="00233D6B" w:rsidRPr="00E77497" w:rsidRDefault="00233D6B" w:rsidP="00233D6B">
      <w:pPr>
        <w:rPr>
          <w:ins w:id="6347" w:author="Rev 19 Allen Wirfs-Brock" w:date="2013-09-06T14:53:00Z"/>
        </w:rPr>
      </w:pPr>
      <w:ins w:id="6348" w:author="Rev 19 Allen Wirfs-Brock" w:date="2013-09-06T14:53:00Z">
        <w:r w:rsidRPr="00E77497">
          <w:t xml:space="preserve">The semantics of the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used in 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rsidR="009728E8" w:rsidRPr="00E77497" w:rsidDel="006A65F3" w:rsidRDefault="009728E8" w:rsidP="00D148E9">
      <w:pPr>
        <w:pStyle w:val="Heading4"/>
        <w:rPr>
          <w:del w:id="6349" w:author="Rev 19 Allen Wirfs-Brock" w:date="2013-09-11T18:27:00Z"/>
        </w:rPr>
      </w:pPr>
      <w:del w:id="6350" w:author="Rev 19 Allen Wirfs-Brock" w:date="2013-09-11T18:27:00Z">
        <w:r w:rsidRPr="00E77497" w:rsidDel="006A65F3">
          <w:delText>Static Semantics</w:delText>
        </w:r>
      </w:del>
    </w:p>
    <w:p w:rsidR="00E721B9" w:rsidRPr="00E77497" w:rsidRDefault="00E721B9" w:rsidP="006A78DC">
      <w:pPr>
        <w:pStyle w:val="Heading4"/>
      </w:pPr>
      <w:bookmarkStart w:id="6351" w:name="_Ref367714706"/>
      <w:r w:rsidRPr="00E77497">
        <w:t xml:space="preserve">Static Semantics:  </w:t>
      </w:r>
      <w:r w:rsidRPr="00E77497">
        <w:rPr>
          <w:lang w:eastAsia="en-US"/>
        </w:rPr>
        <w:t>BoundNames</w:t>
      </w:r>
      <w:bookmarkEnd w:id="6351"/>
    </w:p>
    <w:p w:rsidR="00D30056" w:rsidRPr="00F742D3" w:rsidRDefault="00D30056" w:rsidP="00D30056">
      <w:pPr>
        <w:rPr>
          <w:ins w:id="6352" w:author="Rev 19 Allen Wirfs-Brock" w:date="2013-09-23T15:56:00Z"/>
        </w:rPr>
      </w:pPr>
      <w:ins w:id="6353" w:author="Rev 19 Allen Wirfs-Brock" w:date="2013-09-23T15:56:00Z">
        <w:r>
          <w:t xml:space="preserve">See also: </w:t>
        </w:r>
        <w:r>
          <w:fldChar w:fldCharType="begin"/>
        </w:r>
        <w:r>
          <w:instrText xml:space="preserve"> REF _Ref367714652 \r \h </w:instrText>
        </w:r>
      </w:ins>
      <w:ins w:id="6354" w:author="Rev 19 Allen Wirfs-Brock" w:date="2013-09-23T15:56:00Z">
        <w:r>
          <w:fldChar w:fldCharType="separate"/>
        </w:r>
      </w:ins>
      <w:ins w:id="6355" w:author="Rev 19 Allen Wirfs-Brock" w:date="2013-09-27T13:06:00Z">
        <w:r w:rsidR="00460CAC">
          <w:t>13.2.1.2</w:t>
        </w:r>
      </w:ins>
      <w:ins w:id="6356" w:author="Rev 19 Allen Wirfs-Brock" w:date="2013-09-23T15:56:00Z">
        <w:r>
          <w:fldChar w:fldCharType="end"/>
        </w:r>
        <w:r>
          <w:t xml:space="preserve">, </w:t>
        </w:r>
        <w:r>
          <w:fldChar w:fldCharType="begin"/>
        </w:r>
        <w:r>
          <w:instrText xml:space="preserve"> REF _Ref367714756 \r \h </w:instrText>
        </w:r>
      </w:ins>
      <w:ins w:id="6357" w:author="Rev 19 Allen Wirfs-Brock" w:date="2013-09-23T15:56:00Z">
        <w:r>
          <w:fldChar w:fldCharType="separate"/>
        </w:r>
      </w:ins>
      <w:ins w:id="6358" w:author="Rev 19 Allen Wirfs-Brock" w:date="2013-09-27T13:06:00Z">
        <w:r w:rsidR="00460CAC">
          <w:t>13.2.3.2</w:t>
        </w:r>
      </w:ins>
      <w:ins w:id="6359" w:author="Rev 19 Allen Wirfs-Brock" w:date="2013-09-23T15:56:00Z">
        <w:r>
          <w:fldChar w:fldCharType="end"/>
        </w:r>
        <w:r>
          <w:t xml:space="preserve">, </w:t>
        </w:r>
        <w:r>
          <w:fldChar w:fldCharType="begin"/>
        </w:r>
        <w:r>
          <w:instrText xml:space="preserve"> REF _Ref367714785 \r \h </w:instrText>
        </w:r>
      </w:ins>
      <w:ins w:id="6360" w:author="Rev 19 Allen Wirfs-Brock" w:date="2013-09-23T15:56:00Z">
        <w:r>
          <w:fldChar w:fldCharType="separate"/>
        </w:r>
      </w:ins>
      <w:ins w:id="6361" w:author="Rev 19 Allen Wirfs-Brock" w:date="2013-09-27T13:06:00Z">
        <w:r w:rsidR="00460CAC">
          <w:t>13.6.4.2</w:t>
        </w:r>
      </w:ins>
      <w:ins w:id="6362" w:author="Rev 19 Allen Wirfs-Brock" w:date="2013-09-23T15:56:00Z">
        <w:r>
          <w:fldChar w:fldCharType="end"/>
        </w:r>
        <w:r>
          <w:t xml:space="preserve">, </w:t>
        </w:r>
        <w:r>
          <w:fldChar w:fldCharType="begin"/>
        </w:r>
        <w:r>
          <w:instrText xml:space="preserve"> REF _Ref367714847 \r \h </w:instrText>
        </w:r>
      </w:ins>
      <w:ins w:id="6363" w:author="Rev 19 Allen Wirfs-Brock" w:date="2013-09-23T15:56:00Z">
        <w:r>
          <w:fldChar w:fldCharType="separate"/>
        </w:r>
      </w:ins>
      <w:ins w:id="6364" w:author="Rev 19 Allen Wirfs-Brock" w:date="2013-09-27T13:06:00Z">
        <w:r w:rsidR="00460CAC">
          <w:t>14.1.2</w:t>
        </w:r>
      </w:ins>
      <w:ins w:id="6365" w:author="Rev 19 Allen Wirfs-Brock" w:date="2013-09-23T15:56:00Z">
        <w:r>
          <w:fldChar w:fldCharType="end"/>
        </w:r>
        <w:r>
          <w:t xml:space="preserve">, </w:t>
        </w:r>
        <w:r>
          <w:fldChar w:fldCharType="begin"/>
        </w:r>
        <w:r>
          <w:instrText xml:space="preserve"> REF _Ref367714869 \r \h </w:instrText>
        </w:r>
      </w:ins>
      <w:ins w:id="6366" w:author="Rev 19 Allen Wirfs-Brock" w:date="2013-09-23T15:56:00Z">
        <w:r>
          <w:fldChar w:fldCharType="separate"/>
        </w:r>
      </w:ins>
      <w:ins w:id="6367" w:author="Rev 19 Allen Wirfs-Brock" w:date="2013-09-27T13:06:00Z">
        <w:r w:rsidR="00460CAC">
          <w:t>14.2.2</w:t>
        </w:r>
      </w:ins>
      <w:ins w:id="6368" w:author="Rev 19 Allen Wirfs-Brock" w:date="2013-09-23T15:56:00Z">
        <w:r>
          <w:fldChar w:fldCharType="end"/>
        </w:r>
        <w:r>
          <w:t xml:space="preserve">, </w:t>
        </w:r>
        <w:r>
          <w:fldChar w:fldCharType="begin"/>
        </w:r>
        <w:r>
          <w:instrText xml:space="preserve"> REF _Ref367714895 \r \h </w:instrText>
        </w:r>
      </w:ins>
      <w:ins w:id="6369" w:author="Rev 19 Allen Wirfs-Brock" w:date="2013-09-23T15:56:00Z">
        <w:r>
          <w:fldChar w:fldCharType="separate"/>
        </w:r>
      </w:ins>
      <w:ins w:id="6370" w:author="Rev 19 Allen Wirfs-Brock" w:date="2013-09-27T13:06:00Z">
        <w:r w:rsidR="00460CAC">
          <w:t>14.4.2</w:t>
        </w:r>
      </w:ins>
      <w:ins w:id="6371" w:author="Rev 19 Allen Wirfs-Brock" w:date="2013-09-23T15:56:00Z">
        <w:r>
          <w:fldChar w:fldCharType="end"/>
        </w:r>
        <w:r>
          <w:t xml:space="preserve">, </w:t>
        </w:r>
        <w:r>
          <w:fldChar w:fldCharType="begin"/>
        </w:r>
        <w:r>
          <w:instrText xml:space="preserve"> REF _Ref367714927 \r \h </w:instrText>
        </w:r>
      </w:ins>
      <w:ins w:id="6372" w:author="Rev 19 Allen Wirfs-Brock" w:date="2013-09-23T15:56:00Z">
        <w:r>
          <w:fldChar w:fldCharType="separate"/>
        </w:r>
      </w:ins>
      <w:ins w:id="6373" w:author="Rev 19 Allen Wirfs-Brock" w:date="2013-09-27T13:06:00Z">
        <w:r w:rsidR="00460CAC">
          <w:t>14.5.2</w:t>
        </w:r>
      </w:ins>
      <w:ins w:id="6374" w:author="Rev 19 Allen Wirfs-Brock" w:date="2013-09-23T15:56:00Z">
        <w:r>
          <w:fldChar w:fldCharType="end"/>
        </w:r>
        <w:r>
          <w:t xml:space="preserve">, </w:t>
        </w:r>
        <w:r>
          <w:fldChar w:fldCharType="begin"/>
        </w:r>
        <w:r>
          <w:instrText xml:space="preserve"> REF _Ref367714971 \r \h </w:instrText>
        </w:r>
      </w:ins>
      <w:ins w:id="6375" w:author="Rev 19 Allen Wirfs-Brock" w:date="2013-09-23T15:56:00Z">
        <w:r>
          <w:fldChar w:fldCharType="separate"/>
        </w:r>
      </w:ins>
      <w:ins w:id="6376" w:author="Rev 19 Allen Wirfs-Brock" w:date="2013-09-27T13:06:00Z">
        <w:r w:rsidR="00460CAC">
          <w:t>15.1.1.2</w:t>
        </w:r>
      </w:ins>
      <w:ins w:id="6377" w:author="Rev 19 Allen Wirfs-Brock" w:date="2013-09-23T15:56:00Z">
        <w:r>
          <w:fldChar w:fldCharType="end"/>
        </w:r>
        <w:r>
          <w:t xml:space="preserve">, </w:t>
        </w:r>
        <w:r>
          <w:fldChar w:fldCharType="begin"/>
        </w:r>
        <w:r>
          <w:instrText xml:space="preserve"> REF _Ref367714989 \r \h </w:instrText>
        </w:r>
      </w:ins>
      <w:ins w:id="6378" w:author="Rev 19 Allen Wirfs-Brock" w:date="2013-09-23T15:56:00Z">
        <w:r>
          <w:fldChar w:fldCharType="separate"/>
        </w:r>
      </w:ins>
      <w:ins w:id="6379" w:author="Rev 19 Allen Wirfs-Brock" w:date="2013-09-27T13:06:00Z">
        <w:r w:rsidR="00460CAC">
          <w:t>15.1.2.1</w:t>
        </w:r>
      </w:ins>
      <w:ins w:id="6380" w:author="Rev 19 Allen Wirfs-Brock" w:date="2013-09-23T15:56:00Z">
        <w:r>
          <w:fldChar w:fldCharType="end"/>
        </w:r>
        <w:r>
          <w:t>.</w:t>
        </w:r>
      </w:ins>
    </w:p>
    <w:p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rsidR="00D128F0" w:rsidRPr="00E77497" w:rsidRDefault="00D128F0" w:rsidP="00D128F0">
      <w:r w:rsidRPr="00E77497">
        <w:rPr>
          <w:rFonts w:ascii="Times New Roman" w:hAnsi="Times New Roman"/>
          <w:i/>
        </w:rPr>
        <w:lastRenderedPageBreak/>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rsidR="00E00CAD" w:rsidRPr="00E77497" w:rsidDel="006A65F3" w:rsidRDefault="00E00CAD">
      <w:pPr>
        <w:pStyle w:val="Heading4"/>
        <w:rPr>
          <w:del w:id="6381" w:author="Rev 19 Allen Wirfs-Brock" w:date="2013-09-11T18:27:00Z"/>
        </w:rPr>
      </w:pPr>
      <w:del w:id="6382" w:author="Rev 19 Allen Wirfs-Brock" w:date="2013-09-11T18:27:00Z">
        <w:r w:rsidRPr="00E77497" w:rsidDel="006A65F3">
          <w:delText>Runtime Semantics</w:delText>
        </w:r>
      </w:del>
    </w:p>
    <w:p w:rsidR="00F84DC3" w:rsidRDefault="00F84DC3" w:rsidP="006A78DC">
      <w:pPr>
        <w:pStyle w:val="Heading4"/>
        <w:rPr>
          <w:rFonts w:ascii="Helvetica" w:hAnsi="Helvetica"/>
          <w:spacing w:val="6"/>
        </w:rPr>
      </w:pPr>
      <w:bookmarkStart w:id="6383" w:name="_Ref366743381"/>
      <w:r w:rsidRPr="00E77497">
        <w:rPr>
          <w:rFonts w:ascii="Helvetica" w:hAnsi="Helvetica"/>
        </w:rPr>
        <w:t xml:space="preserve">Runtime Semantics: </w:t>
      </w:r>
      <w:r w:rsidRPr="00E77497">
        <w:rPr>
          <w:rFonts w:ascii="Helvetica" w:hAnsi="Helvetica"/>
          <w:spacing w:val="6"/>
        </w:rPr>
        <w:t>Binding</w:t>
      </w:r>
      <w:del w:id="6384" w:author="Rev 19 Allen Wirfs-Brock" w:date="2013-09-23T16:49:00Z">
        <w:r w:rsidRPr="00E77497" w:rsidDel="00427ECF">
          <w:rPr>
            <w:rFonts w:ascii="Helvetica" w:hAnsi="Helvetica"/>
            <w:spacing w:val="6"/>
          </w:rPr>
          <w:delText xml:space="preserve"> </w:delText>
        </w:r>
      </w:del>
      <w:r w:rsidR="00A113E2">
        <w:rPr>
          <w:rFonts w:ascii="Helvetica" w:hAnsi="Helvetica"/>
          <w:spacing w:val="6"/>
        </w:rPr>
        <w:t>Initialisation</w:t>
      </w:r>
      <w:bookmarkEnd w:id="6383"/>
    </w:p>
    <w:p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6385" w:author="Rev 19 Allen Wirfs-Brock" w:date="2013-09-12T10:07:00Z"/>
        </w:rPr>
      </w:pPr>
      <w:ins w:id="6386" w:author="Rev 19 Allen Wirfs-Brock" w:date="2013-09-12T10:07:00Z">
        <w:r w:rsidRPr="002E15BF">
          <w:t xml:space="preserve">See also: </w:t>
        </w:r>
        <w:r w:rsidRPr="002E15BF">
          <w:fldChar w:fldCharType="begin"/>
        </w:r>
        <w:r w:rsidRPr="002E15BF">
          <w:instrText xml:space="preserve"> REF _Ref366743257 \r \h </w:instrText>
        </w:r>
        <w:r>
          <w:instrText xml:space="preserve"> \* MERGEFORMAT </w:instrText>
        </w:r>
      </w:ins>
      <w:ins w:id="6387" w:author="Rev 19 Allen Wirfs-Brock" w:date="2013-09-12T10:07:00Z">
        <w:r w:rsidRPr="002E15BF">
          <w:fldChar w:fldCharType="separate"/>
        </w:r>
      </w:ins>
      <w:ins w:id="6388" w:author="Rev 19 Allen Wirfs-Brock" w:date="2013-09-27T13:06:00Z">
        <w:r w:rsidR="00460CAC">
          <w:t>12.1.4.2.2</w:t>
        </w:r>
      </w:ins>
      <w:ins w:id="6389" w:author="Rev 19 Allen Wirfs-Brock" w:date="2013-09-12T10:07:00Z">
        <w:r w:rsidRPr="002E15BF">
          <w:fldChar w:fldCharType="end"/>
        </w:r>
        <w:r>
          <w:t xml:space="preserve">, </w:t>
        </w:r>
        <w:r>
          <w:fldChar w:fldCharType="begin"/>
        </w:r>
        <w:r>
          <w:instrText xml:space="preserve"> REF _Ref366743323 \r \h </w:instrText>
        </w:r>
      </w:ins>
      <w:ins w:id="6390" w:author="Rev 19 Allen Wirfs-Brock" w:date="2013-09-12T10:07:00Z">
        <w:r>
          <w:fldChar w:fldCharType="separate"/>
        </w:r>
      </w:ins>
      <w:ins w:id="6391" w:author="Rev 19 Allen Wirfs-Brock" w:date="2013-09-27T13:06:00Z">
        <w:r w:rsidR="00460CAC">
          <w:t>13.2.1.4</w:t>
        </w:r>
      </w:ins>
      <w:ins w:id="6392" w:author="Rev 19 Allen Wirfs-Brock" w:date="2013-09-12T10:07:00Z">
        <w:r>
          <w:fldChar w:fldCharType="end"/>
        </w:r>
        <w:r>
          <w:t xml:space="preserve">, </w:t>
        </w:r>
        <w:r>
          <w:fldChar w:fldCharType="begin"/>
        </w:r>
        <w:r>
          <w:instrText xml:space="preserve"> REF _Ref366743416 \r \h </w:instrText>
        </w:r>
      </w:ins>
      <w:ins w:id="6393" w:author="Rev 19 Allen Wirfs-Brock" w:date="2013-09-12T10:07:00Z">
        <w:r>
          <w:fldChar w:fldCharType="separate"/>
        </w:r>
      </w:ins>
      <w:ins w:id="6394" w:author="Rev 19 Allen Wirfs-Brock" w:date="2013-09-27T13:06:00Z">
        <w:r w:rsidR="00460CAC">
          <w:t>13.2.3.4</w:t>
        </w:r>
      </w:ins>
      <w:ins w:id="6395" w:author="Rev 19 Allen Wirfs-Brock" w:date="2013-09-12T10:07:00Z">
        <w:r>
          <w:fldChar w:fldCharType="end"/>
        </w:r>
        <w:r>
          <w:t xml:space="preserve">, </w:t>
        </w:r>
        <w:r>
          <w:fldChar w:fldCharType="begin"/>
        </w:r>
        <w:r>
          <w:instrText xml:space="preserve"> REF _Ref366743530 \r \h </w:instrText>
        </w:r>
      </w:ins>
      <w:ins w:id="6396" w:author="Rev 19 Allen Wirfs-Brock" w:date="2013-09-12T10:07:00Z">
        <w:r>
          <w:fldChar w:fldCharType="separate"/>
        </w:r>
      </w:ins>
      <w:ins w:id="6397" w:author="Rev 19 Allen Wirfs-Brock" w:date="2013-09-27T13:06:00Z">
        <w:r w:rsidR="00460CAC">
          <w:t>13.14.3</w:t>
        </w:r>
      </w:ins>
      <w:ins w:id="6398" w:author="Rev 19 Allen Wirfs-Brock" w:date="2013-09-12T10:07:00Z">
        <w:r>
          <w:fldChar w:fldCharType="end"/>
        </w:r>
        <w:r>
          <w:t xml:space="preserve">, </w:t>
        </w:r>
        <w:r>
          <w:fldChar w:fldCharType="begin"/>
        </w:r>
        <w:r>
          <w:instrText xml:space="preserve"> REF _Ref366743570 \r \h </w:instrText>
        </w:r>
      </w:ins>
      <w:ins w:id="6399" w:author="Rev 19 Allen Wirfs-Brock" w:date="2013-09-12T10:07:00Z">
        <w:r>
          <w:fldChar w:fldCharType="separate"/>
        </w:r>
      </w:ins>
      <w:ins w:id="6400" w:author="Rev 19 Allen Wirfs-Brock" w:date="2013-09-27T13:06:00Z">
        <w:r w:rsidR="00460CAC">
          <w:t>14.1.11</w:t>
        </w:r>
      </w:ins>
      <w:ins w:id="6401" w:author="Rev 19 Allen Wirfs-Brock" w:date="2013-09-12T10:07:00Z">
        <w:r>
          <w:fldChar w:fldCharType="end"/>
        </w:r>
        <w:r>
          <w:t xml:space="preserve">, </w:t>
        </w:r>
        <w:r>
          <w:fldChar w:fldCharType="begin"/>
        </w:r>
        <w:r>
          <w:instrText xml:space="preserve"> REF _Ref366743623 \r \h </w:instrText>
        </w:r>
      </w:ins>
      <w:ins w:id="6402" w:author="Rev 19 Allen Wirfs-Brock" w:date="2013-09-12T10:07:00Z">
        <w:r>
          <w:fldChar w:fldCharType="separate"/>
        </w:r>
      </w:ins>
      <w:ins w:id="6403" w:author="Rev 19 Allen Wirfs-Brock" w:date="2013-09-27T13:06:00Z">
        <w:r w:rsidR="00460CAC">
          <w:t>14.2.8</w:t>
        </w:r>
      </w:ins>
      <w:ins w:id="6404" w:author="Rev 19 Allen Wirfs-Brock" w:date="2013-09-12T10:07:00Z">
        <w:r>
          <w:fldChar w:fldCharType="end"/>
        </w:r>
        <w:r w:rsidRPr="002E15BF">
          <w:tab/>
        </w:r>
      </w:ins>
    </w:p>
    <w:p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Binding</w:t>
      </w:r>
      <w:del w:id="6405"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Binding</w:t>
      </w:r>
      <w:del w:id="6406"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Binding</w:t>
      </w:r>
      <w:del w:id="6407"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E00CAD" w:rsidRPr="00E77497" w:rsidRDefault="00E00CAD" w:rsidP="006A78DC">
      <w:pPr>
        <w:pStyle w:val="Heading4"/>
      </w:pPr>
      <w:r w:rsidRPr="006A78DC">
        <w:rPr>
          <w:rStyle w:val="Heading4Char"/>
        </w:rPr>
        <w:t>Runtime</w:t>
      </w:r>
      <w:r w:rsidRPr="00E77497">
        <w:t xml:space="preserve"> Semantics: </w:t>
      </w:r>
      <w:r w:rsidRPr="00E77497">
        <w:rPr>
          <w:spacing w:val="6"/>
        </w:rPr>
        <w:t>Evaluation</w:t>
      </w:r>
    </w:p>
    <w:p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7"/>
        </w:numPr>
        <w:spacing w:after="220"/>
        <w:contextualSpacing/>
      </w:pPr>
      <w:r>
        <w:t>ReturnIfAbrupt(</w:t>
      </w:r>
      <w:r>
        <w:rPr>
          <w:i/>
        </w:rPr>
        <w:t>next</w:t>
      </w:r>
      <w:r>
        <w:t>)</w:t>
      </w:r>
      <w:r w:rsidR="006506E0">
        <w:t>.</w:t>
      </w:r>
    </w:p>
    <w:p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9"/>
        </w:numPr>
        <w:spacing w:after="220"/>
        <w:contextualSpacing/>
      </w:pPr>
      <w:r>
        <w:t>ReturnIfAbrupt(</w:t>
      </w:r>
      <w:r>
        <w:rPr>
          <w:i/>
        </w:rPr>
        <w:t>next</w:t>
      </w:r>
      <w:r>
        <w:t>)</w:t>
      </w:r>
      <w:r w:rsidR="006506E0">
        <w:t>.</w:t>
      </w:r>
    </w:p>
    <w:p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rsidR="00D70AE0" w:rsidRDefault="001E28FF" w:rsidP="00D70AE0">
      <w:pPr>
        <w:pStyle w:val="Alg2"/>
        <w:numPr>
          <w:ilvl w:val="0"/>
          <w:numId w:val="670"/>
        </w:numPr>
        <w:spacing w:after="220"/>
        <w:contextualSpacing/>
      </w:pPr>
      <w:r>
        <w:t>ReturnIfAbrupt(</w:t>
      </w:r>
      <w:r>
        <w:rPr>
          <w:i/>
        </w:rPr>
        <w:t>value</w:t>
      </w:r>
      <w:r>
        <w:t>)</w:t>
      </w:r>
      <w:r w:rsidR="00D70AE0">
        <w:t>.</w:t>
      </w:r>
    </w:p>
    <w:p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Binding</w:t>
      </w:r>
      <w:del w:id="6408" w:author="Rev 19 Allen Wirfs-Brock" w:date="2013-09-23T16:49:00Z">
        <w:r w:rsidR="004A71FF" w:rsidRPr="00E77497" w:rsidDel="00427ECF">
          <w:delText xml:space="preserve"> </w:delText>
        </w:r>
      </w:del>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884D1C" w:rsidRPr="00E77497" w:rsidRDefault="00884D1C" w:rsidP="008F7A25">
      <w:pPr>
        <w:pStyle w:val="Alg2"/>
        <w:numPr>
          <w:ilvl w:val="0"/>
          <w:numId w:val="1538"/>
        </w:numPr>
      </w:pPr>
      <w:r w:rsidRPr="00E77497">
        <w:lastRenderedPageBreak/>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rsidR="006506E0" w:rsidRDefault="001E28FF" w:rsidP="008F7A25">
      <w:pPr>
        <w:pStyle w:val="Alg2"/>
        <w:numPr>
          <w:ilvl w:val="0"/>
          <w:numId w:val="1538"/>
        </w:numPr>
        <w:spacing w:after="220"/>
        <w:contextualSpacing/>
      </w:pPr>
      <w:r>
        <w:t>ReturnIfAbrupt(</w:t>
      </w:r>
      <w:r w:rsidRPr="00E77497">
        <w:rPr>
          <w:i/>
        </w:rPr>
        <w:t>rval</w:t>
      </w:r>
      <w:r>
        <w:t>)</w:t>
      </w:r>
      <w:r w:rsidR="006506E0">
        <w:t>.</w:t>
      </w:r>
    </w:p>
    <w:p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Binding</w:t>
      </w:r>
      <w:del w:id="6409" w:author="Rev 19 Allen Wirfs-Brock" w:date="2013-09-23T16:49:00Z">
        <w:r w:rsidR="006445D5" w:rsidRPr="00E77497" w:rsidDel="00427ECF">
          <w:delText xml:space="preserve"> </w:delText>
        </w:r>
      </w:del>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rsidR="00884D1C" w:rsidRPr="00E77497" w:rsidRDefault="00884D1C" w:rsidP="00D148E9">
      <w:pPr>
        <w:pStyle w:val="Heading3"/>
      </w:pPr>
      <w:bookmarkStart w:id="6410" w:name="_Toc368050461"/>
      <w:r w:rsidRPr="00E77497">
        <w:t>Destructuring Binding Patterns</w:t>
      </w:r>
      <w:bookmarkEnd w:id="6410"/>
    </w:p>
    <w:p w:rsidR="004C02EF" w:rsidRPr="00E77497" w:rsidRDefault="004C02EF" w:rsidP="004C02EF">
      <w:pPr>
        <w:pStyle w:val="Syntax"/>
      </w:pPr>
      <w:r w:rsidRPr="00E77497">
        <w:t>Syntax</w:t>
      </w:r>
    </w:p>
    <w:p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542957" w:rsidRPr="00E77497" w:rsidRDefault="00542957" w:rsidP="00542957">
      <w:pPr>
        <w:pStyle w:val="SyntaxRule"/>
        <w:rPr>
          <w:rFonts w:ascii="Arial" w:hAnsi="Arial"/>
        </w:rPr>
      </w:pPr>
      <w:r w:rsidRPr="00E77497">
        <w:t xml:space="preserve">ArrayBindingPattern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6411"/>
      <w:r w:rsidR="00A360B4" w:rsidRPr="00E77497">
        <w:t>PropertyName</w:t>
      </w:r>
      <w:r w:rsidR="00A360B4" w:rsidRPr="00E77497">
        <w:rPr>
          <w:rFonts w:ascii="Courier New" w:hAnsi="Courier New" w:cs="Courier New"/>
          <w:b/>
          <w:i w:val="0"/>
        </w:rPr>
        <w:t xml:space="preserve"> </w:t>
      </w:r>
      <w:commentRangeEnd w:id="6411"/>
      <w:r w:rsidR="00DF689B">
        <w:rPr>
          <w:rStyle w:val="CommentReference"/>
          <w:rFonts w:ascii="Arial" w:eastAsia="MS Mincho" w:hAnsi="Arial"/>
          <w:i w:val="0"/>
          <w:lang w:eastAsia="ja-JP"/>
        </w:rPr>
        <w:commentReference w:id="6411"/>
      </w:r>
      <w:r w:rsidR="00A360B4" w:rsidRPr="00E77497">
        <w:rPr>
          <w:rFonts w:ascii="Courier New" w:hAnsi="Courier New" w:cs="Courier New"/>
          <w:b/>
          <w:i w:val="0"/>
        </w:rPr>
        <w:t xml:space="preserve">: </w:t>
      </w:r>
      <w:r w:rsidR="00A360B4" w:rsidRPr="00E77497">
        <w:t>BindingElement</w:t>
      </w:r>
    </w:p>
    <w:p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rsidR="000D4CC8" w:rsidRPr="00E77497" w:rsidDel="006A65F3" w:rsidRDefault="000D4CC8" w:rsidP="001F1D00">
      <w:pPr>
        <w:pStyle w:val="Heading4"/>
        <w:rPr>
          <w:del w:id="6412" w:author="Rev 19 Allen Wirfs-Brock" w:date="2013-09-11T18:29:00Z"/>
        </w:rPr>
      </w:pPr>
      <w:del w:id="6413" w:author="Rev 19 Allen Wirfs-Brock" w:date="2013-09-11T18:29:00Z">
        <w:r w:rsidRPr="00E77497" w:rsidDel="006A65F3">
          <w:delText>Static Semantics</w:delText>
        </w:r>
      </w:del>
    </w:p>
    <w:p w:rsidR="002F6D6F" w:rsidRPr="00E77497" w:rsidRDefault="002F6D6F" w:rsidP="001F1D00">
      <w:pPr>
        <w:pStyle w:val="Heading4"/>
        <w:rPr>
          <w:rFonts w:ascii="Helvetica" w:hAnsi="Helvetica"/>
        </w:rPr>
      </w:pPr>
      <w:r w:rsidRPr="00E77497">
        <w:rPr>
          <w:rFonts w:ascii="Helvetica" w:hAnsi="Helvetica"/>
        </w:rPr>
        <w:t>Static Semantics:  Early Errors</w:t>
      </w:r>
    </w:p>
    <w:p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0D4CC8" w:rsidRPr="00E77497" w:rsidRDefault="000D4CC8" w:rsidP="001F1D00">
      <w:pPr>
        <w:pStyle w:val="Heading4"/>
      </w:pPr>
      <w:bookmarkStart w:id="6414" w:name="_Ref367714756"/>
      <w:r w:rsidRPr="00E77497">
        <w:lastRenderedPageBreak/>
        <w:t xml:space="preserve">Static Semantics:  </w:t>
      </w:r>
      <w:r w:rsidR="00201325">
        <w:rPr>
          <w:lang w:eastAsia="en-US"/>
        </w:rPr>
        <w:t>BoundNames</w:t>
      </w:r>
      <w:bookmarkEnd w:id="6414"/>
    </w:p>
    <w:p w:rsidR="00D30056" w:rsidRPr="00F742D3" w:rsidRDefault="00D30056" w:rsidP="00D30056">
      <w:pPr>
        <w:rPr>
          <w:ins w:id="6415" w:author="Rev 19 Allen Wirfs-Brock" w:date="2013-09-23T15:55:00Z"/>
        </w:rPr>
      </w:pPr>
      <w:bookmarkStart w:id="6416" w:name="_Toc235503451"/>
      <w:bookmarkStart w:id="6417" w:name="_Toc241509226"/>
      <w:bookmarkStart w:id="6418" w:name="_Toc244416713"/>
      <w:bookmarkStart w:id="6419" w:name="_Toc276631077"/>
      <w:bookmarkStart w:id="6420" w:name="_Ref381185764"/>
      <w:bookmarkStart w:id="6421" w:name="_Toc381513712"/>
      <w:bookmarkStart w:id="6422" w:name="_Toc382212234"/>
      <w:bookmarkStart w:id="6423" w:name="_Toc382212721"/>
      <w:bookmarkStart w:id="6424" w:name="_Toc382291579"/>
      <w:bookmarkStart w:id="6425" w:name="_Toc385672228"/>
      <w:bookmarkStart w:id="6426" w:name="_Toc393690332"/>
      <w:bookmarkStart w:id="6427" w:name="_Ref457437654"/>
      <w:bookmarkStart w:id="6428" w:name="_Toc472818877"/>
      <w:bookmarkStart w:id="6429" w:name="_Toc375031199"/>
      <w:bookmarkStart w:id="6430" w:name="_Ref381175098"/>
      <w:ins w:id="6431" w:author="Rev 19 Allen Wirfs-Brock" w:date="2013-09-23T15:55:00Z">
        <w:r>
          <w:t xml:space="preserve">See also: </w:t>
        </w:r>
        <w:r>
          <w:fldChar w:fldCharType="begin"/>
        </w:r>
        <w:r>
          <w:instrText xml:space="preserve"> REF _Ref367714652 \r \h </w:instrText>
        </w:r>
      </w:ins>
      <w:ins w:id="6432" w:author="Rev 19 Allen Wirfs-Brock" w:date="2013-09-23T15:55:00Z">
        <w:r>
          <w:fldChar w:fldCharType="separate"/>
        </w:r>
      </w:ins>
      <w:ins w:id="6433" w:author="Rev 19 Allen Wirfs-Brock" w:date="2013-09-27T13:06:00Z">
        <w:r w:rsidR="00460CAC">
          <w:t>13.2.1.2</w:t>
        </w:r>
      </w:ins>
      <w:ins w:id="6434" w:author="Rev 19 Allen Wirfs-Brock" w:date="2013-09-23T15:55:00Z">
        <w:r>
          <w:fldChar w:fldCharType="end"/>
        </w:r>
        <w:r>
          <w:t xml:space="preserve">, </w:t>
        </w:r>
        <w:r>
          <w:fldChar w:fldCharType="begin"/>
        </w:r>
        <w:r>
          <w:instrText xml:space="preserve"> REF _Ref367714706 \r \h </w:instrText>
        </w:r>
      </w:ins>
      <w:ins w:id="6435" w:author="Rev 19 Allen Wirfs-Brock" w:date="2013-09-23T15:55:00Z">
        <w:r>
          <w:fldChar w:fldCharType="separate"/>
        </w:r>
      </w:ins>
      <w:ins w:id="6436" w:author="Rev 19 Allen Wirfs-Brock" w:date="2013-09-27T13:06:00Z">
        <w:r w:rsidR="00460CAC">
          <w:t>13.2.2.1</w:t>
        </w:r>
      </w:ins>
      <w:ins w:id="6437" w:author="Rev 19 Allen Wirfs-Brock" w:date="2013-09-23T15:55:00Z">
        <w:r>
          <w:fldChar w:fldCharType="end"/>
        </w:r>
        <w:r>
          <w:t xml:space="preserve">, </w:t>
        </w:r>
        <w:r>
          <w:fldChar w:fldCharType="begin"/>
        </w:r>
        <w:r>
          <w:instrText xml:space="preserve"> REF _Ref367714785 \r \h </w:instrText>
        </w:r>
      </w:ins>
      <w:ins w:id="6438" w:author="Rev 19 Allen Wirfs-Brock" w:date="2013-09-23T15:55:00Z">
        <w:r>
          <w:fldChar w:fldCharType="separate"/>
        </w:r>
      </w:ins>
      <w:ins w:id="6439" w:author="Rev 19 Allen Wirfs-Brock" w:date="2013-09-27T13:06:00Z">
        <w:r w:rsidR="00460CAC">
          <w:t>13.6.4.2</w:t>
        </w:r>
      </w:ins>
      <w:ins w:id="6440" w:author="Rev 19 Allen Wirfs-Brock" w:date="2013-09-23T15:55:00Z">
        <w:r>
          <w:fldChar w:fldCharType="end"/>
        </w:r>
        <w:r>
          <w:t xml:space="preserve">, </w:t>
        </w:r>
        <w:r>
          <w:fldChar w:fldCharType="begin"/>
        </w:r>
        <w:r>
          <w:instrText xml:space="preserve"> REF _Ref367714847 \r \h </w:instrText>
        </w:r>
      </w:ins>
      <w:ins w:id="6441" w:author="Rev 19 Allen Wirfs-Brock" w:date="2013-09-23T15:55:00Z">
        <w:r>
          <w:fldChar w:fldCharType="separate"/>
        </w:r>
      </w:ins>
      <w:ins w:id="6442" w:author="Rev 19 Allen Wirfs-Brock" w:date="2013-09-27T13:06:00Z">
        <w:r w:rsidR="00460CAC">
          <w:t>14.1.2</w:t>
        </w:r>
      </w:ins>
      <w:ins w:id="6443" w:author="Rev 19 Allen Wirfs-Brock" w:date="2013-09-23T15:55:00Z">
        <w:r>
          <w:fldChar w:fldCharType="end"/>
        </w:r>
        <w:r>
          <w:t xml:space="preserve">, </w:t>
        </w:r>
        <w:r>
          <w:fldChar w:fldCharType="begin"/>
        </w:r>
        <w:r>
          <w:instrText xml:space="preserve"> REF _Ref367714869 \r \h </w:instrText>
        </w:r>
      </w:ins>
      <w:ins w:id="6444" w:author="Rev 19 Allen Wirfs-Brock" w:date="2013-09-23T15:55:00Z">
        <w:r>
          <w:fldChar w:fldCharType="separate"/>
        </w:r>
      </w:ins>
      <w:ins w:id="6445" w:author="Rev 19 Allen Wirfs-Brock" w:date="2013-09-27T13:06:00Z">
        <w:r w:rsidR="00460CAC">
          <w:t>14.2.2</w:t>
        </w:r>
      </w:ins>
      <w:ins w:id="6446" w:author="Rev 19 Allen Wirfs-Brock" w:date="2013-09-23T15:55:00Z">
        <w:r>
          <w:fldChar w:fldCharType="end"/>
        </w:r>
        <w:r>
          <w:t xml:space="preserve">, </w:t>
        </w:r>
        <w:r>
          <w:fldChar w:fldCharType="begin"/>
        </w:r>
        <w:r>
          <w:instrText xml:space="preserve"> REF _Ref367714895 \r \h </w:instrText>
        </w:r>
      </w:ins>
      <w:ins w:id="6447" w:author="Rev 19 Allen Wirfs-Brock" w:date="2013-09-23T15:55:00Z">
        <w:r>
          <w:fldChar w:fldCharType="separate"/>
        </w:r>
      </w:ins>
      <w:ins w:id="6448" w:author="Rev 19 Allen Wirfs-Brock" w:date="2013-09-27T13:06:00Z">
        <w:r w:rsidR="00460CAC">
          <w:t>14.4.2</w:t>
        </w:r>
      </w:ins>
      <w:ins w:id="6449" w:author="Rev 19 Allen Wirfs-Brock" w:date="2013-09-23T15:55:00Z">
        <w:r>
          <w:fldChar w:fldCharType="end"/>
        </w:r>
        <w:r>
          <w:t xml:space="preserve">, </w:t>
        </w:r>
        <w:r>
          <w:fldChar w:fldCharType="begin"/>
        </w:r>
        <w:r>
          <w:instrText xml:space="preserve"> REF _Ref367714927 \r \h </w:instrText>
        </w:r>
      </w:ins>
      <w:ins w:id="6450" w:author="Rev 19 Allen Wirfs-Brock" w:date="2013-09-23T15:55:00Z">
        <w:r>
          <w:fldChar w:fldCharType="separate"/>
        </w:r>
      </w:ins>
      <w:ins w:id="6451" w:author="Rev 19 Allen Wirfs-Brock" w:date="2013-09-27T13:06:00Z">
        <w:r w:rsidR="00460CAC">
          <w:t>14.5.2</w:t>
        </w:r>
      </w:ins>
      <w:ins w:id="6452" w:author="Rev 19 Allen Wirfs-Brock" w:date="2013-09-23T15:55:00Z">
        <w:r>
          <w:fldChar w:fldCharType="end"/>
        </w:r>
        <w:r>
          <w:t xml:space="preserve">, </w:t>
        </w:r>
        <w:r>
          <w:fldChar w:fldCharType="begin"/>
        </w:r>
        <w:r>
          <w:instrText xml:space="preserve"> REF _Ref367714971 \r \h </w:instrText>
        </w:r>
      </w:ins>
      <w:ins w:id="6453" w:author="Rev 19 Allen Wirfs-Brock" w:date="2013-09-23T15:55:00Z">
        <w:r>
          <w:fldChar w:fldCharType="separate"/>
        </w:r>
      </w:ins>
      <w:ins w:id="6454" w:author="Rev 19 Allen Wirfs-Brock" w:date="2013-09-27T13:06:00Z">
        <w:r w:rsidR="00460CAC">
          <w:t>15.1.1.2</w:t>
        </w:r>
      </w:ins>
      <w:ins w:id="6455" w:author="Rev 19 Allen Wirfs-Brock" w:date="2013-09-23T15:55:00Z">
        <w:r>
          <w:fldChar w:fldCharType="end"/>
        </w:r>
        <w:r>
          <w:t xml:space="preserve">, </w:t>
        </w:r>
        <w:r>
          <w:fldChar w:fldCharType="begin"/>
        </w:r>
        <w:r>
          <w:instrText xml:space="preserve"> REF _Ref367714989 \r \h </w:instrText>
        </w:r>
      </w:ins>
      <w:ins w:id="6456" w:author="Rev 19 Allen Wirfs-Brock" w:date="2013-09-23T15:55:00Z">
        <w:r>
          <w:fldChar w:fldCharType="separate"/>
        </w:r>
      </w:ins>
      <w:ins w:id="6457" w:author="Rev 19 Allen Wirfs-Brock" w:date="2013-09-27T13:06:00Z">
        <w:r w:rsidR="00460CAC">
          <w:t>15.1.2.1</w:t>
        </w:r>
      </w:ins>
      <w:ins w:id="6458" w:author="Rev 19 Allen Wirfs-Brock" w:date="2013-09-23T15:55:00Z">
        <w:r>
          <w:fldChar w:fldCharType="end"/>
        </w:r>
        <w:r>
          <w:t>.</w:t>
        </w:r>
      </w:ins>
    </w:p>
    <w:p w:rsidR="003E2351" w:rsidRPr="00E77497" w:rsidRDefault="003E2351" w:rsidP="003E2351">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3E2351" w:rsidRPr="00E77497" w:rsidRDefault="003E2351" w:rsidP="00427AC6">
      <w:pPr>
        <w:pStyle w:val="Alg4"/>
        <w:numPr>
          <w:ilvl w:val="0"/>
          <w:numId w:val="1482"/>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3E2351" w:rsidRPr="00E77497" w:rsidRDefault="003E2351" w:rsidP="00FA3203">
      <w:pPr>
        <w:pStyle w:val="Alg4"/>
        <w:numPr>
          <w:ilvl w:val="0"/>
          <w:numId w:val="433"/>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rsidR="009062B9" w:rsidRPr="00E77497" w:rsidRDefault="009062B9" w:rsidP="009062B9">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rsidR="009A6454" w:rsidRPr="00E77497" w:rsidRDefault="009A6454" w:rsidP="001F1D00">
      <w:pPr>
        <w:pStyle w:val="Heading4"/>
      </w:pPr>
      <w:bookmarkStart w:id="6459" w:name="_Ref367715838"/>
      <w:r w:rsidRPr="00E77497">
        <w:t xml:space="preserve">Static Semantics:  </w:t>
      </w:r>
      <w:r w:rsidRPr="00E77497">
        <w:rPr>
          <w:lang w:eastAsia="en-US"/>
        </w:rPr>
        <w:t>HasInitialiser</w:t>
      </w:r>
      <w:bookmarkEnd w:id="6459"/>
    </w:p>
    <w:p w:rsidR="00D30056" w:rsidRPr="00F742D3" w:rsidRDefault="00D30056" w:rsidP="00D30056">
      <w:pPr>
        <w:rPr>
          <w:ins w:id="6460" w:author="Rev 19 Allen Wirfs-Brock" w:date="2013-09-23T16:07:00Z"/>
        </w:rPr>
      </w:pPr>
      <w:ins w:id="6461" w:author="Rev 19 Allen Wirfs-Brock" w:date="2013-09-23T16:07:00Z">
        <w:r>
          <w:t xml:space="preserve">See also: </w:t>
        </w:r>
      </w:ins>
      <w:ins w:id="6462" w:author="Rev 19 Allen Wirfs-Brock" w:date="2013-09-23T16:08:00Z">
        <w:r>
          <w:fldChar w:fldCharType="begin"/>
        </w:r>
        <w:r>
          <w:instrText xml:space="preserve"> REF _Ref367715859 \r \h </w:instrText>
        </w:r>
      </w:ins>
      <w:r>
        <w:fldChar w:fldCharType="separate"/>
      </w:r>
      <w:ins w:id="6463" w:author="Rev 19 Allen Wirfs-Brock" w:date="2013-09-27T13:06:00Z">
        <w:r w:rsidR="00460CAC">
          <w:t>14.1.5</w:t>
        </w:r>
      </w:ins>
      <w:ins w:id="6464" w:author="Rev 19 Allen Wirfs-Brock" w:date="2013-09-23T16:08:00Z">
        <w:r>
          <w:fldChar w:fldCharType="end"/>
        </w:r>
      </w:ins>
      <w:ins w:id="6465" w:author="Rev 19 Allen Wirfs-Brock" w:date="2013-09-23T16:07:00Z">
        <w:r>
          <w:t>.</w:t>
        </w:r>
      </w:ins>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rsidR="009A6454" w:rsidRPr="00E77497" w:rsidRDefault="009A6454" w:rsidP="00C47E72">
      <w:pPr>
        <w:pStyle w:val="Alg4"/>
        <w:numPr>
          <w:ilvl w:val="0"/>
          <w:numId w:val="618"/>
        </w:numPr>
        <w:spacing w:after="220"/>
        <w:contextualSpacing/>
      </w:pPr>
      <w:r w:rsidRPr="00E77497">
        <w:lastRenderedPageBreak/>
        <w:t xml:space="preserve">Return </w:t>
      </w:r>
      <w:r w:rsidRPr="00E77497">
        <w:rPr>
          <w:b/>
        </w:rPr>
        <w:t>false</w:t>
      </w:r>
      <w:r w:rsidRPr="00E77497">
        <w:t>.</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rsidR="00065F45" w:rsidRPr="00E77497" w:rsidDel="006A65F3" w:rsidRDefault="00065F45">
      <w:pPr>
        <w:pStyle w:val="Heading4"/>
        <w:rPr>
          <w:del w:id="6466" w:author="Rev 19 Allen Wirfs-Brock" w:date="2013-09-11T18:30:00Z"/>
        </w:rPr>
      </w:pPr>
      <w:del w:id="6467" w:author="Rev 19 Allen Wirfs-Brock" w:date="2013-09-11T18:30:00Z">
        <w:r w:rsidRPr="00E77497" w:rsidDel="006A65F3">
          <w:delText>Runtime Semantics</w:delText>
        </w:r>
      </w:del>
    </w:p>
    <w:p w:rsidR="00715A67" w:rsidRDefault="00715A67" w:rsidP="006A78DC">
      <w:pPr>
        <w:pStyle w:val="Heading4"/>
        <w:rPr>
          <w:rFonts w:ascii="Helvetica" w:hAnsi="Helvetica"/>
          <w:spacing w:val="6"/>
        </w:rPr>
      </w:pPr>
      <w:bookmarkStart w:id="6468" w:name="_Ref366743416"/>
      <w:r w:rsidRPr="004418C4">
        <w:rPr>
          <w:rFonts w:ascii="Helvetica" w:hAnsi="Helvetica"/>
        </w:rPr>
        <w:t xml:space="preserve">Runtime Semantics: </w:t>
      </w:r>
      <w:r w:rsidRPr="004418C4">
        <w:rPr>
          <w:rFonts w:ascii="Helvetica" w:hAnsi="Helvetica"/>
          <w:spacing w:val="6"/>
        </w:rPr>
        <w:t>Binding</w:t>
      </w:r>
      <w:del w:id="6469" w:author="Rev 19 Allen Wirfs-Brock" w:date="2013-09-23T16:45:00Z">
        <w:r w:rsidRPr="004418C4" w:rsidDel="00427ECF">
          <w:rPr>
            <w:rFonts w:ascii="Helvetica" w:hAnsi="Helvetica"/>
            <w:spacing w:val="6"/>
          </w:rPr>
          <w:delText xml:space="preserve"> </w:delText>
        </w:r>
      </w:del>
      <w:r w:rsidR="00A113E2">
        <w:rPr>
          <w:rFonts w:ascii="Helvetica" w:hAnsi="Helvetica"/>
          <w:spacing w:val="6"/>
        </w:rPr>
        <w:t>Initialisation</w:t>
      </w:r>
      <w:bookmarkEnd w:id="6468"/>
    </w:p>
    <w:p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6470" w:author="Rev 19 Allen Wirfs-Brock" w:date="2013-09-12T10:07:00Z"/>
        </w:rPr>
      </w:pPr>
      <w:ins w:id="6471" w:author="Rev 19 Allen Wirfs-Brock" w:date="2013-09-12T10:07:00Z">
        <w:r w:rsidRPr="002E15BF">
          <w:t xml:space="preserve">See also: </w:t>
        </w:r>
        <w:r w:rsidRPr="002E15BF">
          <w:fldChar w:fldCharType="begin"/>
        </w:r>
        <w:r w:rsidRPr="002E15BF">
          <w:instrText xml:space="preserve"> REF _Ref366743257 \r \h </w:instrText>
        </w:r>
        <w:r>
          <w:instrText xml:space="preserve"> \* MERGEFORMAT </w:instrText>
        </w:r>
      </w:ins>
      <w:ins w:id="6472" w:author="Rev 19 Allen Wirfs-Brock" w:date="2013-09-12T10:07:00Z">
        <w:r w:rsidRPr="002E15BF">
          <w:fldChar w:fldCharType="separate"/>
        </w:r>
      </w:ins>
      <w:ins w:id="6473" w:author="Rev 19 Allen Wirfs-Brock" w:date="2013-09-27T13:06:00Z">
        <w:r w:rsidR="00460CAC">
          <w:t>12.1.4.2.2</w:t>
        </w:r>
      </w:ins>
      <w:ins w:id="6474" w:author="Rev 19 Allen Wirfs-Brock" w:date="2013-09-12T10:07:00Z">
        <w:r w:rsidRPr="002E15BF">
          <w:fldChar w:fldCharType="end"/>
        </w:r>
        <w:r>
          <w:t xml:space="preserve">, </w:t>
        </w:r>
        <w:r>
          <w:fldChar w:fldCharType="begin"/>
        </w:r>
        <w:r>
          <w:instrText xml:space="preserve"> REF _Ref366743323 \r \h </w:instrText>
        </w:r>
      </w:ins>
      <w:ins w:id="6475" w:author="Rev 19 Allen Wirfs-Brock" w:date="2013-09-12T10:07:00Z">
        <w:r>
          <w:fldChar w:fldCharType="separate"/>
        </w:r>
      </w:ins>
      <w:ins w:id="6476" w:author="Rev 19 Allen Wirfs-Brock" w:date="2013-09-27T13:06:00Z">
        <w:r w:rsidR="00460CAC">
          <w:t>13.2.1.4</w:t>
        </w:r>
      </w:ins>
      <w:ins w:id="6477" w:author="Rev 19 Allen Wirfs-Brock" w:date="2013-09-12T10:07:00Z">
        <w:r>
          <w:fldChar w:fldCharType="end"/>
        </w:r>
        <w:r>
          <w:t xml:space="preserve">, </w:t>
        </w:r>
        <w:r>
          <w:fldChar w:fldCharType="begin"/>
        </w:r>
        <w:r>
          <w:instrText xml:space="preserve"> REF _Ref366743381 \r \h </w:instrText>
        </w:r>
      </w:ins>
      <w:ins w:id="6478" w:author="Rev 19 Allen Wirfs-Brock" w:date="2013-09-12T10:07:00Z">
        <w:r>
          <w:fldChar w:fldCharType="separate"/>
        </w:r>
      </w:ins>
      <w:ins w:id="6479" w:author="Rev 19 Allen Wirfs-Brock" w:date="2013-09-27T13:06:00Z">
        <w:r w:rsidR="00460CAC">
          <w:t>13.2.2.2</w:t>
        </w:r>
      </w:ins>
      <w:ins w:id="6480" w:author="Rev 19 Allen Wirfs-Brock" w:date="2013-09-12T10:07:00Z">
        <w:r>
          <w:fldChar w:fldCharType="end"/>
        </w:r>
        <w:r>
          <w:t xml:space="preserve">, </w:t>
        </w:r>
        <w:r>
          <w:fldChar w:fldCharType="begin"/>
        </w:r>
        <w:r>
          <w:instrText xml:space="preserve"> REF _Ref366743530 \r \h </w:instrText>
        </w:r>
      </w:ins>
      <w:ins w:id="6481" w:author="Rev 19 Allen Wirfs-Brock" w:date="2013-09-12T10:07:00Z">
        <w:r>
          <w:fldChar w:fldCharType="separate"/>
        </w:r>
      </w:ins>
      <w:ins w:id="6482" w:author="Rev 19 Allen Wirfs-Brock" w:date="2013-09-27T13:06:00Z">
        <w:r w:rsidR="00460CAC">
          <w:t>13.14.3</w:t>
        </w:r>
      </w:ins>
      <w:ins w:id="6483" w:author="Rev 19 Allen Wirfs-Brock" w:date="2013-09-12T10:07:00Z">
        <w:r>
          <w:fldChar w:fldCharType="end"/>
        </w:r>
        <w:r>
          <w:t xml:space="preserve">, </w:t>
        </w:r>
        <w:r>
          <w:fldChar w:fldCharType="begin"/>
        </w:r>
        <w:r>
          <w:instrText xml:space="preserve"> REF _Ref366743570 \r \h </w:instrText>
        </w:r>
      </w:ins>
      <w:ins w:id="6484" w:author="Rev 19 Allen Wirfs-Brock" w:date="2013-09-12T10:07:00Z">
        <w:r>
          <w:fldChar w:fldCharType="separate"/>
        </w:r>
      </w:ins>
      <w:ins w:id="6485" w:author="Rev 19 Allen Wirfs-Brock" w:date="2013-09-27T13:06:00Z">
        <w:r w:rsidR="00460CAC">
          <w:t>14.1.11</w:t>
        </w:r>
      </w:ins>
      <w:ins w:id="6486" w:author="Rev 19 Allen Wirfs-Brock" w:date="2013-09-12T10:07:00Z">
        <w:r>
          <w:fldChar w:fldCharType="end"/>
        </w:r>
        <w:r>
          <w:t xml:space="preserve">, </w:t>
        </w:r>
        <w:r>
          <w:fldChar w:fldCharType="begin"/>
        </w:r>
        <w:r>
          <w:instrText xml:space="preserve"> REF _Ref366743623 \r \h </w:instrText>
        </w:r>
      </w:ins>
      <w:ins w:id="6487" w:author="Rev 19 Allen Wirfs-Brock" w:date="2013-09-12T10:07:00Z">
        <w:r>
          <w:fldChar w:fldCharType="separate"/>
        </w:r>
      </w:ins>
      <w:ins w:id="6488" w:author="Rev 19 Allen Wirfs-Brock" w:date="2013-09-27T13:06:00Z">
        <w:r w:rsidR="00460CAC">
          <w:t>14.2.8</w:t>
        </w:r>
      </w:ins>
      <w:ins w:id="6489" w:author="Rev 19 Allen Wirfs-Brock" w:date="2013-09-12T10:07:00Z">
        <w:r>
          <w:fldChar w:fldCharType="end"/>
        </w:r>
      </w:ins>
      <w:ins w:id="6490" w:author="Rev 19 Allen Wirfs-Brock" w:date="2013-09-23T16:41:00Z">
        <w:r w:rsidR="00427ECF">
          <w:t>.</w:t>
        </w:r>
      </w:ins>
      <w:ins w:id="6491" w:author="Rev 19 Allen Wirfs-Brock" w:date="2013-09-12T10:07:00Z">
        <w:r w:rsidRPr="002E15BF">
          <w:tab/>
        </w:r>
      </w:ins>
    </w:p>
    <w:p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rsidR="00E77497" w:rsidRPr="004418C4" w:rsidRDefault="001E28FF" w:rsidP="00C47E72">
      <w:pPr>
        <w:pStyle w:val="Alg3"/>
        <w:numPr>
          <w:ilvl w:val="0"/>
          <w:numId w:val="540"/>
        </w:numPr>
        <w:contextualSpacing/>
      </w:pPr>
      <w:r>
        <w:t>Assert: Type(</w:t>
      </w:r>
      <w:r w:rsidRPr="001E28FF">
        <w:rPr>
          <w:i/>
        </w:rPr>
        <w:t>value</w:t>
      </w:r>
      <w:r>
        <w:t>) is Object</w:t>
      </w:r>
    </w:p>
    <w:p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Binding</w:t>
      </w:r>
      <w:del w:id="6492" w:author="Rev 19 Allen Wirfs-Brock" w:date="2013-09-23T16:45:00Z">
        <w:r w:rsidR="009E1969" w:rsidDel="00427ECF">
          <w:delText xml:space="preserve"> </w:delText>
        </w:r>
      </w:del>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rsidR="00E77497" w:rsidRPr="004418C4" w:rsidRDefault="001E28FF" w:rsidP="00C47E72">
      <w:pPr>
        <w:pStyle w:val="Alg3"/>
        <w:numPr>
          <w:ilvl w:val="0"/>
          <w:numId w:val="541"/>
        </w:numPr>
        <w:contextualSpacing/>
      </w:pPr>
      <w:r>
        <w:t>Assert: Type(</w:t>
      </w:r>
      <w:r w:rsidRPr="001E28FF">
        <w:rPr>
          <w:i/>
        </w:rPr>
        <w:t>value</w:t>
      </w:r>
      <w:r>
        <w:t>) is Objec</w:t>
      </w:r>
      <w:r w:rsidR="0092308F">
        <w:t>t</w:t>
      </w:r>
    </w:p>
    <w:p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Indexed</w:t>
      </w:r>
      <w:del w:id="6493" w:author="Rev 19 Allen Wirfs-Brock" w:date="2013-09-23T16:17:00Z">
        <w:r w:rsidR="00CB5F32" w:rsidDel="00D30056">
          <w:delText xml:space="preserve"> </w:delText>
        </w:r>
      </w:del>
      <w:r w:rsidR="009E1969">
        <w:t>Binding</w:t>
      </w:r>
      <w:del w:id="6494" w:author="Rev 19 Allen Wirfs-Brock" w:date="2013-09-23T16:17:00Z">
        <w:r w:rsidR="009E1969" w:rsidDel="00D30056">
          <w:delText xml:space="preserve"> </w:delText>
        </w:r>
      </w:del>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Binding</w:t>
      </w:r>
      <w:del w:id="6495" w:author="Rev 19 Allen Wirfs-Brock" w:date="2013-09-23T16:46:00Z">
        <w:r w:rsidR="00D20B80" w:rsidDel="00427ECF">
          <w:delText xml:space="preserve"> </w:delText>
        </w:r>
      </w:del>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6506E0" w:rsidRDefault="005715ED" w:rsidP="00EB121A">
      <w:pPr>
        <w:pStyle w:val="Alg2"/>
        <w:numPr>
          <w:ilvl w:val="0"/>
          <w:numId w:val="548"/>
        </w:numPr>
        <w:contextualSpacing/>
      </w:pPr>
      <w:r>
        <w:t>ReturnIfAbrupt(</w:t>
      </w:r>
      <w:r w:rsidR="0004792F">
        <w:rPr>
          <w:i/>
        </w:rPr>
        <w:t>status</w:t>
      </w:r>
      <w:r>
        <w:t>)</w:t>
      </w:r>
      <w:r w:rsidR="006506E0">
        <w:t>.</w:t>
      </w:r>
    </w:p>
    <w:p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Binding</w:t>
      </w:r>
      <w:del w:id="6496" w:author="Rev 19 Allen Wirfs-Brock" w:date="2013-09-23T16:46:00Z">
        <w:r w:rsidR="00D20B80" w:rsidDel="00427ECF">
          <w:delText xml:space="preserve"> </w:delText>
        </w:r>
      </w:del>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Keyed</w:t>
      </w:r>
      <w:del w:id="6497" w:author="Rev 19 Allen Wirfs-Brock" w:date="2013-09-23T16:21:00Z">
        <w:r w:rsidR="008C0F14" w:rsidDel="00D30056">
          <w:delText xml:space="preserve"> </w:delText>
        </w:r>
      </w:del>
      <w:r w:rsidR="008C0F14">
        <w:t>Binding</w:t>
      </w:r>
      <w:del w:id="6498" w:author="Rev 19 Allen Wirfs-Brock" w:date="2013-09-23T16:21:00Z">
        <w:r w:rsidR="008C0F14" w:rsidDel="00D30056">
          <w:delText xml:space="preserve"> </w:delText>
        </w:r>
      </w:del>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rsidR="004A09B9" w:rsidRDefault="004A09B9" w:rsidP="004A09B9">
      <w:pPr>
        <w:pStyle w:val="Alg4"/>
        <w:numPr>
          <w:ilvl w:val="0"/>
          <w:numId w:val="557"/>
        </w:numPr>
        <w:contextualSpacing/>
      </w:pPr>
      <w:r>
        <w:t>ReturnIfAbrupt(</w:t>
      </w:r>
      <w:r w:rsidRPr="004418C4">
        <w:rPr>
          <w:i/>
        </w:rPr>
        <w:t>P</w:t>
      </w:r>
      <w:r>
        <w:t>).</w:t>
      </w:r>
    </w:p>
    <w:p w:rsidR="008C0F14" w:rsidRPr="004418C4" w:rsidRDefault="00481DAC" w:rsidP="00C47E72">
      <w:pPr>
        <w:pStyle w:val="Alg3"/>
        <w:numPr>
          <w:ilvl w:val="0"/>
          <w:numId w:val="557"/>
        </w:numPr>
        <w:spacing w:after="220"/>
      </w:pPr>
      <w:r>
        <w:lastRenderedPageBreak/>
        <w:t>Return the result of p</w:t>
      </w:r>
      <w:r w:rsidRPr="004418C4">
        <w:t>erform</w:t>
      </w:r>
      <w:r>
        <w:t>ing</w:t>
      </w:r>
      <w:r w:rsidRPr="004418C4">
        <w:t xml:space="preserve"> </w:t>
      </w:r>
      <w:r w:rsidR="001C1CAB">
        <w:t>Keyed</w:t>
      </w:r>
      <w:del w:id="6499" w:author="Rev 19 Allen Wirfs-Brock" w:date="2013-09-23T16:21:00Z">
        <w:r w:rsidR="001C1CAB" w:rsidDel="00D30056">
          <w:delText xml:space="preserve"> </w:delText>
        </w:r>
      </w:del>
      <w:r w:rsidR="001C1CAB">
        <w:t>Binding</w:t>
      </w:r>
      <w:del w:id="6500" w:author="Rev 19 Allen Wirfs-Brock" w:date="2013-09-23T16:21:00Z">
        <w:r w:rsidR="001C1CAB" w:rsidDel="00D30056">
          <w:delText xml:space="preserve"> </w:delText>
        </w:r>
      </w:del>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rsidR="005E7156" w:rsidRDefault="005E7156" w:rsidP="00D30056">
      <w:pPr>
        <w:pStyle w:val="Heading4"/>
        <w:rPr>
          <w:spacing w:val="6"/>
        </w:rPr>
      </w:pPr>
      <w:bookmarkStart w:id="6501" w:name="_Ref367716091"/>
      <w:r w:rsidRPr="004418C4">
        <w:t xml:space="preserve">Runtime Semantics: </w:t>
      </w:r>
      <w:r>
        <w:t>Indexed</w:t>
      </w:r>
      <w:del w:id="6502" w:author="Rev 19 Allen Wirfs-Brock" w:date="2013-09-23T16:13:00Z">
        <w:r w:rsidDel="00D30056">
          <w:delText xml:space="preserve"> </w:delText>
        </w:r>
      </w:del>
      <w:r w:rsidRPr="004418C4">
        <w:rPr>
          <w:spacing w:val="6"/>
        </w:rPr>
        <w:t>Binding</w:t>
      </w:r>
      <w:del w:id="6503" w:author="Rev 19 Allen Wirfs-Brock" w:date="2013-09-23T16:13:00Z">
        <w:r w:rsidRPr="004418C4" w:rsidDel="00D30056">
          <w:rPr>
            <w:spacing w:val="6"/>
          </w:rPr>
          <w:delText xml:space="preserve"> </w:delText>
        </w:r>
      </w:del>
      <w:r w:rsidR="00A113E2">
        <w:rPr>
          <w:spacing w:val="6"/>
        </w:rPr>
        <w:t>Initialisation</w:t>
      </w:r>
      <w:bookmarkEnd w:id="6501"/>
    </w:p>
    <w:p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rsidR="00D30056" w:rsidRPr="00F742D3" w:rsidRDefault="00D30056" w:rsidP="00D30056">
      <w:pPr>
        <w:rPr>
          <w:ins w:id="6504" w:author="Rev 19 Allen Wirfs-Brock" w:date="2013-09-23T16:12:00Z"/>
        </w:rPr>
      </w:pPr>
      <w:ins w:id="6505" w:author="Rev 19 Allen Wirfs-Brock" w:date="2013-09-23T16:12:00Z">
        <w:r>
          <w:t xml:space="preserve">See also: </w:t>
        </w:r>
      </w:ins>
      <w:ins w:id="6506" w:author="Rev 19 Allen Wirfs-Brock" w:date="2013-09-23T16:15:00Z">
        <w:r>
          <w:fldChar w:fldCharType="begin"/>
        </w:r>
        <w:r>
          <w:instrText xml:space="preserve"> REF _Ref367716286 \r \h </w:instrText>
        </w:r>
      </w:ins>
      <w:r>
        <w:fldChar w:fldCharType="separate"/>
      </w:r>
      <w:ins w:id="6507" w:author="Rev 19 Allen Wirfs-Brock" w:date="2013-09-27T13:06:00Z">
        <w:r w:rsidR="00460CAC">
          <w:t>14.1.13</w:t>
        </w:r>
      </w:ins>
      <w:ins w:id="6508" w:author="Rev 19 Allen Wirfs-Brock" w:date="2013-09-23T16:15:00Z">
        <w:r>
          <w:fldChar w:fldCharType="end"/>
        </w:r>
      </w:ins>
      <w:ins w:id="6509" w:author="Rev 19 Allen Wirfs-Brock" w:date="2013-09-23T16:12:00Z">
        <w:r>
          <w:t>.</w:t>
        </w:r>
      </w:ins>
    </w:p>
    <w:p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Indexed</w:t>
      </w:r>
      <w:del w:id="6510" w:author="Rev 19 Allen Wirfs-Brock" w:date="2013-09-23T16:13:00Z">
        <w:r w:rsidR="00CB5F32" w:rsidDel="00D30056">
          <w:delText xml:space="preserve"> </w:delText>
        </w:r>
      </w:del>
      <w:r w:rsidR="00CB5F32">
        <w:t>Binding</w:t>
      </w:r>
      <w:del w:id="6511" w:author="Rev 19 Allen Wirfs-Brock" w:date="2013-09-23T16:13:00Z">
        <w:r w:rsidR="00CB5F32" w:rsidDel="00D30056">
          <w:delText xml:space="preserve"> </w:delText>
        </w:r>
      </w:del>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rsidR="00B34B48" w:rsidRPr="00E77497" w:rsidRDefault="00B34B48" w:rsidP="00B34B48">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Indexed</w:t>
      </w:r>
      <w:del w:id="6512" w:author="Rev 19 Allen Wirfs-Brock" w:date="2013-09-23T16:13:00Z">
        <w:r w:rsidR="00B34B48" w:rsidDel="00D30056">
          <w:delText xml:space="preserve"> </w:delText>
        </w:r>
      </w:del>
      <w:r w:rsidR="00B34B48">
        <w:t>Binding</w:t>
      </w:r>
      <w:del w:id="6513" w:author="Rev 19 Allen Wirfs-Brock" w:date="2013-09-23T16:13:00Z">
        <w:r w:rsidR="00B34B48" w:rsidDel="00D30056">
          <w:delText xml:space="preserve"> </w:delText>
        </w:r>
      </w:del>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Indexed</w:t>
      </w:r>
      <w:del w:id="6514" w:author="Rev 19 Allen Wirfs-Brock" w:date="2013-09-23T16:13:00Z">
        <w:r w:rsidR="00CB5F32" w:rsidDel="00D30056">
          <w:delText xml:space="preserve"> </w:delText>
        </w:r>
      </w:del>
      <w:r w:rsidR="00CB5F32">
        <w:t>Binding</w:t>
      </w:r>
      <w:del w:id="6515" w:author="Rev 19 Allen Wirfs-Brock" w:date="2013-09-23T16:13:00Z">
        <w:r w:rsidR="00CB5F32" w:rsidDel="00D30056">
          <w:delText xml:space="preserve"> </w:delText>
        </w:r>
      </w:del>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performing Indexed</w:t>
      </w:r>
      <w:del w:id="6516" w:author="Rev 19 Allen Wirfs-Brock" w:date="2013-09-23T16:17:00Z">
        <w:r w:rsidDel="00D30056">
          <w:delText xml:space="preserve"> </w:delText>
        </w:r>
      </w:del>
      <w:r>
        <w:t>Binding</w:t>
      </w:r>
      <w:del w:id="6517" w:author="Rev 19 Allen Wirfs-Brock" w:date="2013-09-23T16:17:00Z">
        <w:r w:rsidDel="00D30056">
          <w:delText xml:space="preserve"> </w:delText>
        </w:r>
      </w:del>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rsidR="006506E0" w:rsidRDefault="005715ED" w:rsidP="00EB121A">
      <w:pPr>
        <w:pStyle w:val="Alg2"/>
        <w:numPr>
          <w:ilvl w:val="0"/>
          <w:numId w:val="555"/>
        </w:numPr>
        <w:contextualSpacing/>
      </w:pPr>
      <w:r>
        <w:t>ReturnIfAbrupt(</w:t>
      </w:r>
      <w:r w:rsidR="006552DF">
        <w:rPr>
          <w:i/>
        </w:rPr>
        <w:t>next</w:t>
      </w:r>
      <w:r>
        <w:t>).</w:t>
      </w:r>
    </w:p>
    <w:p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Indexed</w:t>
      </w:r>
      <w:del w:id="6518" w:author="Rev 19 Allen Wirfs-Brock" w:date="2013-09-23T16:17:00Z">
        <w:r w:rsidR="00CB5F32" w:rsidDel="00D30056">
          <w:delText xml:space="preserve"> </w:delText>
        </w:r>
      </w:del>
      <w:r w:rsidR="00CB5F32">
        <w:t>Binding</w:t>
      </w:r>
      <w:del w:id="6519" w:author="Rev 19 Allen Wirfs-Brock" w:date="2013-09-23T16:17:00Z">
        <w:r w:rsidR="00CB5F32" w:rsidDel="00D30056">
          <w:delText xml:space="preserve"> </w:delText>
        </w:r>
      </w:del>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del w:id="6520" w:author="Rev 19 Allen Wirfs-Brock" w:date="2013-09-23T16:17:00Z">
        <w:r w:rsidR="005E7156" w:rsidDel="00D30056">
          <w:delText xml:space="preserve"> </w:delText>
        </w:r>
      </w:del>
      <w:r w:rsidR="00D20B80">
        <w:t>Binding</w:t>
      </w:r>
      <w:del w:id="6521" w:author="Rev 19 Allen Wirfs-Brock" w:date="2013-09-23T16:17:00Z">
        <w:r w:rsidR="00D20B80" w:rsidDel="00D30056">
          <w:delText xml:space="preserve"> </w:delText>
        </w:r>
      </w:del>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rsidR="00A37763" w:rsidRDefault="005715ED" w:rsidP="00EB121A">
      <w:pPr>
        <w:pStyle w:val="Alg2"/>
        <w:numPr>
          <w:ilvl w:val="0"/>
          <w:numId w:val="549"/>
        </w:numPr>
        <w:contextualSpacing/>
      </w:pPr>
      <w:r>
        <w:t>ReturnIfAbrupt(</w:t>
      </w:r>
      <w:r w:rsidR="006552DF">
        <w:rPr>
          <w:i/>
        </w:rPr>
        <w:t>status</w:t>
      </w:r>
      <w:r>
        <w:t>).</w:t>
      </w:r>
    </w:p>
    <w:p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performing Indexed</w:t>
      </w:r>
      <w:del w:id="6522" w:author="Rev 19 Allen Wirfs-Brock" w:date="2013-09-23T16:14:00Z">
        <w:r w:rsidR="005E7156" w:rsidDel="00D30056">
          <w:delText xml:space="preserve"> </w:delText>
        </w:r>
      </w:del>
      <w:r w:rsidR="005E7156">
        <w:t>Binding</w:t>
      </w:r>
      <w:del w:id="6523" w:author="Rev 19 Allen Wirfs-Brock" w:date="2013-09-23T16:14:00Z">
        <w:r w:rsidR="005E7156" w:rsidDel="00D30056">
          <w:delText xml:space="preserve"> </w:delText>
        </w:r>
      </w:del>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rsidR="00A37763" w:rsidRDefault="005715ED" w:rsidP="00EB121A">
      <w:pPr>
        <w:pStyle w:val="Alg2"/>
        <w:numPr>
          <w:ilvl w:val="0"/>
          <w:numId w:val="550"/>
        </w:numPr>
        <w:contextualSpacing/>
      </w:pPr>
      <w:r>
        <w:t>ReturnIfAbrupt(</w:t>
      </w:r>
      <w:r w:rsidR="006552DF" w:rsidRPr="00E77497">
        <w:rPr>
          <w:i/>
        </w:rPr>
        <w:t>listNext</w:t>
      </w:r>
      <w:r>
        <w:t>)</w:t>
      </w:r>
      <w:r w:rsidR="00A37763">
        <w:t>.</w:t>
      </w:r>
    </w:p>
    <w:p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del w:id="6524" w:author="Rev 19 Allen Wirfs-Brock" w:date="2013-09-23T16:14:00Z">
        <w:r w:rsidR="005E7156" w:rsidDel="00D30056">
          <w:delText xml:space="preserve"> </w:delText>
        </w:r>
      </w:del>
      <w:r w:rsidR="005E7156">
        <w:t>Binding</w:t>
      </w:r>
      <w:del w:id="6525" w:author="Rev 19 Allen Wirfs-Brock" w:date="2013-09-23T16:14:00Z">
        <w:r w:rsidR="005E7156" w:rsidDel="00D30056">
          <w:delText xml:space="preserve"> </w:delText>
        </w:r>
      </w:del>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rsidR="00A37763" w:rsidRDefault="005715ED" w:rsidP="00EB121A">
      <w:pPr>
        <w:pStyle w:val="Alg2"/>
        <w:numPr>
          <w:ilvl w:val="0"/>
          <w:numId w:val="550"/>
        </w:numPr>
        <w:contextualSpacing/>
      </w:pPr>
      <w:r>
        <w:t>ReturnIfAbrupt(</w:t>
      </w:r>
      <w:r w:rsidR="006552DF">
        <w:rPr>
          <w:i/>
        </w:rPr>
        <w:t>status</w:t>
      </w:r>
      <w:r>
        <w:t>)</w:t>
      </w:r>
      <w:r w:rsidR="00A37763">
        <w:t>.</w:t>
      </w:r>
    </w:p>
    <w:p w:rsidR="00805896" w:rsidRPr="004418C4" w:rsidRDefault="007E2957" w:rsidP="00B34B48">
      <w:pPr>
        <w:pStyle w:val="Alg3"/>
        <w:numPr>
          <w:ilvl w:val="0"/>
          <w:numId w:val="550"/>
        </w:numPr>
        <w:spacing w:after="220"/>
      </w:pPr>
      <w:r w:rsidRPr="00E77497">
        <w:lastRenderedPageBreak/>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rsidR="00243AB9" w:rsidRPr="00E77497" w:rsidRDefault="000709BD"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Keyed</w:t>
      </w:r>
      <w:del w:id="6526" w:author="Rev 19 Allen Wirfs-Brock" w:date="2013-09-23T16:21:00Z">
        <w:r w:rsidR="001C1CAB" w:rsidDel="00D30056">
          <w:delText xml:space="preserve"> </w:delText>
        </w:r>
      </w:del>
      <w:r w:rsidR="001C1CAB">
        <w:t>Binding</w:t>
      </w:r>
      <w:del w:id="6527" w:author="Rev 19 Allen Wirfs-Brock" w:date="2013-09-23T16:21:00Z">
        <w:r w:rsidR="001C1CAB" w:rsidDel="00D30056">
          <w:delText xml:space="preserve"> </w:delText>
        </w:r>
      </w:del>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rsidR="001019A2" w:rsidDel="007A6741" w:rsidRDefault="001019A2" w:rsidP="001019A2">
      <w:pPr>
        <w:pStyle w:val="Alg3"/>
        <w:numPr>
          <w:ilvl w:val="0"/>
          <w:numId w:val="566"/>
        </w:numPr>
        <w:tabs>
          <w:tab w:val="clear" w:pos="720"/>
          <w:tab w:val="num" w:pos="360"/>
        </w:tabs>
        <w:ind w:hanging="720"/>
        <w:rPr>
          <w:del w:id="6528" w:author="Rev 19 Allen Wirfs-Brock" w:date="2013-09-25T10:58:00Z"/>
        </w:rPr>
      </w:pPr>
      <w:del w:id="6529" w:author="Rev 19 Allen Wirfs-Brock" w:date="2013-09-25T10:58:00Z">
        <w:r w:rsidDel="007A6741">
          <w:delText xml:space="preserve">Let </w:delText>
        </w:r>
        <w:r w:rsidRPr="002B1BC1" w:rsidDel="007A6741">
          <w:rPr>
            <w:i/>
            <w:iCs/>
          </w:rPr>
          <w:delText>exists</w:delText>
        </w:r>
        <w:r w:rsidDel="007A6741">
          <w:delText xml:space="preserve"> be the result of HasPropety(</w:delText>
        </w:r>
      </w:del>
      <w:del w:id="6530" w:author="Rev 19 Allen Wirfs-Brock" w:date="2013-09-10T12:32:00Z">
        <w:r w:rsidDel="00300CE1">
          <w:rPr>
            <w:i/>
            <w:iCs/>
          </w:rPr>
          <w:delText>obj</w:delText>
        </w:r>
      </w:del>
      <w:del w:id="6531" w:author="Rev 19 Allen Wirfs-Brock" w:date="2013-09-25T10:58:00Z">
        <w:r w:rsidDel="007A6741">
          <w:delText xml:space="preserve">, </w:delText>
        </w:r>
        <w:r w:rsidRPr="004418C4" w:rsidDel="007A6741">
          <w:rPr>
            <w:i/>
          </w:rPr>
          <w:delText>P</w:delText>
        </w:r>
        <w:r w:rsidDel="007A6741">
          <w:delText>).</w:delText>
        </w:r>
      </w:del>
    </w:p>
    <w:p w:rsidR="001019A2" w:rsidDel="007A6741" w:rsidRDefault="001019A2" w:rsidP="001019A2">
      <w:pPr>
        <w:pStyle w:val="Alg3"/>
        <w:numPr>
          <w:ilvl w:val="0"/>
          <w:numId w:val="566"/>
        </w:numPr>
        <w:tabs>
          <w:tab w:val="clear" w:pos="720"/>
          <w:tab w:val="num" w:pos="360"/>
        </w:tabs>
        <w:ind w:hanging="720"/>
        <w:rPr>
          <w:del w:id="6532" w:author="Rev 19 Allen Wirfs-Brock" w:date="2013-09-25T10:58:00Z"/>
        </w:rPr>
      </w:pPr>
      <w:del w:id="6533" w:author="Rev 19 Allen Wirfs-Brock" w:date="2013-09-25T10:58:00Z">
        <w:r w:rsidDel="007A6741">
          <w:delText>ReturnIfAbrupt(</w:delText>
        </w:r>
        <w:r w:rsidDel="007A6741">
          <w:rPr>
            <w:i/>
          </w:rPr>
          <w:delText>exists</w:delText>
        </w:r>
        <w:r w:rsidDel="007A6741">
          <w:delText>).</w:delText>
        </w:r>
      </w:del>
    </w:p>
    <w:p w:rsidR="001019A2" w:rsidRPr="00922A99" w:rsidDel="007A6741" w:rsidRDefault="001019A2" w:rsidP="001019A2">
      <w:pPr>
        <w:pStyle w:val="Alg3"/>
        <w:numPr>
          <w:ilvl w:val="0"/>
          <w:numId w:val="566"/>
        </w:numPr>
        <w:tabs>
          <w:tab w:val="clear" w:pos="720"/>
          <w:tab w:val="num" w:pos="360"/>
        </w:tabs>
        <w:ind w:hanging="720"/>
        <w:rPr>
          <w:del w:id="6534" w:author="Rev 19 Allen Wirfs-Brock" w:date="2013-09-25T10:58:00Z"/>
        </w:rPr>
      </w:pPr>
      <w:del w:id="6535" w:author="Rev 19 Allen Wirfs-Brock" w:date="2013-09-25T10:58:00Z">
        <w:r w:rsidDel="007A6741">
          <w:delText xml:space="preserve">If </w:delText>
        </w:r>
        <w:r w:rsidDel="007A6741">
          <w:rPr>
            <w:i/>
            <w:iCs/>
          </w:rPr>
          <w:delText>exists</w:delText>
        </w:r>
        <w:r w:rsidDel="007A6741">
          <w:delText xml:space="preserve"> is </w:delText>
        </w:r>
        <w:r w:rsidDel="007A6741">
          <w:rPr>
            <w:b/>
            <w:bCs/>
          </w:rPr>
          <w:delText>false</w:delText>
        </w:r>
        <w:r w:rsidRPr="00922A99" w:rsidDel="007A6741">
          <w:delText>, then</w:delText>
        </w:r>
      </w:del>
    </w:p>
    <w:p w:rsidR="001019A2" w:rsidDel="007A6741" w:rsidRDefault="001019A2" w:rsidP="00E74C84">
      <w:pPr>
        <w:pStyle w:val="Alg3"/>
        <w:numPr>
          <w:ilvl w:val="1"/>
          <w:numId w:val="566"/>
        </w:numPr>
        <w:tabs>
          <w:tab w:val="clear" w:pos="1440"/>
        </w:tabs>
        <w:ind w:left="720"/>
        <w:rPr>
          <w:del w:id="6536" w:author="Rev 19 Allen Wirfs-Brock" w:date="2013-09-25T10:58:00Z"/>
        </w:rPr>
      </w:pPr>
      <w:del w:id="6537" w:author="Rev 19 Allen Wirfs-Brock" w:date="2013-09-25T10:58: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rsidR="001019A2" w:rsidRPr="00324197" w:rsidDel="007A6741" w:rsidRDefault="001019A2" w:rsidP="00E74C84">
      <w:pPr>
        <w:pStyle w:val="Alg3"/>
        <w:numPr>
          <w:ilvl w:val="1"/>
          <w:numId w:val="566"/>
        </w:numPr>
        <w:tabs>
          <w:tab w:val="clear" w:pos="1440"/>
          <w:tab w:val="num" w:pos="360"/>
        </w:tabs>
        <w:ind w:left="720"/>
        <w:rPr>
          <w:del w:id="6538" w:author="Rev 19 Allen Wirfs-Brock" w:date="2013-09-25T10:58:00Z"/>
        </w:rPr>
      </w:pPr>
      <w:del w:id="6539" w:author="Rev 19 Allen Wirfs-Brock" w:date="2013-09-25T10:58: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1019A2" w:rsidDel="007A6741" w:rsidRDefault="001019A2" w:rsidP="001019A2">
      <w:pPr>
        <w:pStyle w:val="Alg3"/>
        <w:numPr>
          <w:ilvl w:val="0"/>
          <w:numId w:val="566"/>
        </w:numPr>
        <w:tabs>
          <w:tab w:val="clear" w:pos="720"/>
          <w:tab w:val="num" w:pos="360"/>
        </w:tabs>
        <w:ind w:hanging="720"/>
        <w:rPr>
          <w:del w:id="6540" w:author="Rev 19 Allen Wirfs-Brock" w:date="2013-09-25T10:58:00Z"/>
        </w:rPr>
      </w:pPr>
      <w:del w:id="6541" w:author="Rev 19 Allen Wirfs-Brock" w:date="2013-09-25T10:58:00Z">
        <w:r w:rsidDel="007A6741">
          <w:delText xml:space="preserve">Else, </w:delText>
        </w:r>
      </w:del>
    </w:p>
    <w:p w:rsidR="00A15A12" w:rsidRPr="00E77497" w:rsidRDefault="00A15A12" w:rsidP="007A6741">
      <w:pPr>
        <w:pStyle w:val="Alg3"/>
        <w:numPr>
          <w:ilvl w:val="0"/>
          <w:numId w:val="566"/>
        </w:numPr>
        <w:tabs>
          <w:tab w:val="clear" w:pos="720"/>
          <w:tab w:val="num" w:pos="360"/>
        </w:tabs>
        <w:ind w:left="36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rsidR="001E1845" w:rsidRDefault="001E1845" w:rsidP="007A6741">
      <w:pPr>
        <w:pStyle w:val="Alg3"/>
        <w:numPr>
          <w:ilvl w:val="0"/>
          <w:numId w:val="566"/>
        </w:numPr>
        <w:tabs>
          <w:tab w:val="clear" w:pos="720"/>
          <w:tab w:val="num" w:pos="360"/>
          <w:tab w:val="left" w:pos="1530"/>
        </w:tabs>
        <w:ind w:left="360"/>
      </w:pPr>
      <w:r>
        <w:t>ReturnIfAbrupt(</w:t>
      </w:r>
      <w:r w:rsidRPr="00E74C84">
        <w:rPr>
          <w:i/>
          <w:iCs/>
        </w:rPr>
        <w:t>v</w:t>
      </w:r>
      <w:r>
        <w:t>).</w:t>
      </w:r>
    </w:p>
    <w:p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rsidR="00670C0D" w:rsidRDefault="00670C0D" w:rsidP="00F77DD8">
      <w:pPr>
        <w:pStyle w:val="Alg3"/>
        <w:numPr>
          <w:ilvl w:val="0"/>
          <w:numId w:val="566"/>
        </w:numPr>
        <w:tabs>
          <w:tab w:val="clear" w:pos="720"/>
          <w:tab w:val="num" w:pos="360"/>
        </w:tabs>
        <w:ind w:hanging="720"/>
      </w:pPr>
      <w:r>
        <w:t>If Type(</w:t>
      </w:r>
      <w:r w:rsidRPr="00F77DD8">
        <w:rPr>
          <w:i/>
          <w:iCs/>
        </w:rPr>
        <w:t>v</w:t>
      </w:r>
      <w:r>
        <w:t xml:space="preserve">) is not Object, then throw a </w:t>
      </w:r>
      <w:r w:rsidRPr="00F77DD8">
        <w:rPr>
          <w:b/>
          <w:bCs/>
        </w:rPr>
        <w:t>TypeError</w:t>
      </w:r>
      <w:r>
        <w:t xml:space="preserve"> exception.</w:t>
      </w:r>
    </w:p>
    <w:p w:rsidR="000709BD" w:rsidRPr="00E77497" w:rsidRDefault="00481DAC" w:rsidP="00B34B48">
      <w:pPr>
        <w:pStyle w:val="Alg2"/>
        <w:numPr>
          <w:ilvl w:val="0"/>
          <w:numId w:val="566"/>
        </w:numPr>
        <w:tabs>
          <w:tab w:val="clear" w:pos="720"/>
          <w:tab w:val="num" w:pos="360"/>
        </w:tabs>
        <w:spacing w:after="220"/>
        <w:ind w:hanging="720"/>
      </w:pPr>
      <w:r>
        <w:t>Return the result of p</w:t>
      </w:r>
      <w:r w:rsidRPr="004418C4">
        <w:t>erform</w:t>
      </w:r>
      <w:r>
        <w:t>ing</w:t>
      </w:r>
      <w:r w:rsidRPr="004418C4">
        <w:t xml:space="preserve"> </w:t>
      </w:r>
      <w:r w:rsidR="004A2653" w:rsidRPr="004418C4">
        <w:t>Binding</w:t>
      </w:r>
      <w:del w:id="6542" w:author="Rev 19 Allen Wirfs-Brock" w:date="2013-09-23T16:46:00Z">
        <w:r w:rsidR="004A2653" w:rsidRPr="004418C4" w:rsidDel="00427ECF">
          <w:delText xml:space="preserve"> </w:delText>
        </w:r>
      </w:del>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rsidR="00A37763" w:rsidRDefault="00725391" w:rsidP="00E74C84">
      <w:pPr>
        <w:pStyle w:val="Alg2"/>
        <w:numPr>
          <w:ilvl w:val="0"/>
          <w:numId w:val="1539"/>
        </w:numPr>
        <w:contextualSpacing/>
      </w:pPr>
      <w:r>
        <w:t>ReturnIfAbrupt(</w:t>
      </w:r>
      <w:r>
        <w:rPr>
          <w:i/>
        </w:rPr>
        <w:t>arrayLength</w:t>
      </w:r>
      <w:r>
        <w:t>).</w:t>
      </w:r>
    </w:p>
    <w:p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rsidR="000950D9" w:rsidRDefault="000950D9" w:rsidP="00E74C84">
      <w:pPr>
        <w:pStyle w:val="Alg3"/>
        <w:numPr>
          <w:ilvl w:val="1"/>
          <w:numId w:val="1539"/>
        </w:numPr>
        <w:ind w:left="720"/>
      </w:pPr>
      <w:r>
        <w:t>ReturnIfAbrupt(</w:t>
      </w:r>
      <w:r w:rsidRPr="006A10C6">
        <w:rPr>
          <w:i/>
          <w:iCs/>
        </w:rPr>
        <w:t>exists</w:t>
      </w:r>
      <w:r>
        <w:t>).</w:t>
      </w:r>
    </w:p>
    <w:p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rsidR="00A37763" w:rsidRDefault="00992271" w:rsidP="008F7A25">
      <w:pPr>
        <w:pStyle w:val="Alg2"/>
        <w:numPr>
          <w:ilvl w:val="2"/>
          <w:numId w:val="1539"/>
        </w:numPr>
        <w:ind w:hanging="990"/>
        <w:contextualSpacing/>
      </w:pPr>
      <w:r>
        <w:t>ReturnIfAbrupt(</w:t>
      </w:r>
      <w:r w:rsidRPr="00D5580A">
        <w:rPr>
          <w:i/>
        </w:rPr>
        <w:t>v</w:t>
      </w:r>
      <w:r>
        <w:t>)</w:t>
      </w:r>
      <w:r w:rsidR="00A37763">
        <w:t>.</w:t>
      </w:r>
    </w:p>
    <w:p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Binding</w:t>
      </w:r>
      <w:del w:id="6543" w:author="Rev 19 Allen Wirfs-Brock" w:date="2013-09-23T16:46:00Z">
        <w:r w:rsidR="00675B74" w:rsidRPr="004418C4" w:rsidDel="00427ECF">
          <w:delText xml:space="preserve"> </w:delText>
        </w:r>
      </w:del>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rsidR="00675B74" w:rsidRDefault="00675B74" w:rsidP="00D30056">
      <w:pPr>
        <w:pStyle w:val="Heading4"/>
        <w:rPr>
          <w:spacing w:val="6"/>
        </w:rPr>
      </w:pPr>
      <w:bookmarkStart w:id="6544" w:name="_Ref367716566"/>
      <w:r w:rsidRPr="004418C4">
        <w:t xml:space="preserve">Runtime Semantics: </w:t>
      </w:r>
      <w:r>
        <w:t>Keyed</w:t>
      </w:r>
      <w:del w:id="6545" w:author="Rev 19 Allen Wirfs-Brock" w:date="2013-09-23T16:21:00Z">
        <w:r w:rsidDel="00D30056">
          <w:delText xml:space="preserve"> </w:delText>
        </w:r>
      </w:del>
      <w:r w:rsidRPr="004418C4">
        <w:rPr>
          <w:spacing w:val="6"/>
        </w:rPr>
        <w:t>Binding</w:t>
      </w:r>
      <w:del w:id="6546" w:author="Rev 19 Allen Wirfs-Brock" w:date="2013-09-23T16:21:00Z">
        <w:r w:rsidRPr="004418C4" w:rsidDel="00D30056">
          <w:rPr>
            <w:spacing w:val="6"/>
          </w:rPr>
          <w:delText xml:space="preserve"> </w:delText>
        </w:r>
      </w:del>
      <w:r w:rsidR="00A113E2">
        <w:rPr>
          <w:spacing w:val="6"/>
        </w:rPr>
        <w:t>Initialisation</w:t>
      </w:r>
      <w:bookmarkEnd w:id="6544"/>
    </w:p>
    <w:p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2B1BC1" w:rsidDel="007A6741" w:rsidRDefault="002B1BC1" w:rsidP="002B1BC1">
      <w:pPr>
        <w:pStyle w:val="Alg3"/>
        <w:numPr>
          <w:ilvl w:val="0"/>
          <w:numId w:val="918"/>
        </w:numPr>
        <w:rPr>
          <w:del w:id="6547" w:author="Rev 19 Allen Wirfs-Brock" w:date="2013-09-25T10:54:00Z"/>
        </w:rPr>
      </w:pPr>
      <w:del w:id="6548" w:author="Rev 19 Allen Wirfs-Brock" w:date="2013-09-25T10:54: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rsidR="002B1BC1" w:rsidDel="007A6741" w:rsidRDefault="002B1BC1" w:rsidP="002B1BC1">
      <w:pPr>
        <w:pStyle w:val="Alg3"/>
        <w:numPr>
          <w:ilvl w:val="0"/>
          <w:numId w:val="918"/>
        </w:numPr>
        <w:rPr>
          <w:del w:id="6549" w:author="Rev 19 Allen Wirfs-Brock" w:date="2013-09-25T10:54:00Z"/>
        </w:rPr>
      </w:pPr>
      <w:del w:id="6550" w:author="Rev 19 Allen Wirfs-Brock" w:date="2013-09-25T10:54:00Z">
        <w:r w:rsidDel="007A6741">
          <w:delText>ReturnIfAbrupt(</w:delText>
        </w:r>
        <w:r w:rsidDel="007A6741">
          <w:rPr>
            <w:i/>
          </w:rPr>
          <w:delText>exists</w:delText>
        </w:r>
        <w:r w:rsidDel="007A6741">
          <w:delText>).</w:delText>
        </w:r>
      </w:del>
    </w:p>
    <w:p w:rsidR="00633AA2" w:rsidRPr="00922A99" w:rsidDel="007A6741" w:rsidRDefault="002B1BC1" w:rsidP="002B1BC1">
      <w:pPr>
        <w:pStyle w:val="Alg3"/>
        <w:numPr>
          <w:ilvl w:val="0"/>
          <w:numId w:val="918"/>
        </w:numPr>
        <w:rPr>
          <w:del w:id="6551" w:author="Rev 19 Allen Wirfs-Brock" w:date="2013-09-25T10:54:00Z"/>
        </w:rPr>
      </w:pPr>
      <w:del w:id="6552" w:author="Rev 19 Allen Wirfs-Brock" w:date="2013-09-25T10:54:00Z">
        <w:r w:rsidDel="007A6741">
          <w:delText xml:space="preserve">If </w:delText>
        </w:r>
        <w:r w:rsidDel="007A6741">
          <w:rPr>
            <w:i/>
            <w:iCs/>
          </w:rPr>
          <w:delText>exists</w:delText>
        </w:r>
        <w:r w:rsidDel="007A6741">
          <w:delText xml:space="preserve"> is </w:delText>
        </w:r>
        <w:r w:rsidDel="007A6741">
          <w:rPr>
            <w:b/>
            <w:bCs/>
          </w:rPr>
          <w:delText>false</w:delText>
        </w:r>
        <w:r w:rsidR="00633AA2" w:rsidRPr="00922A99" w:rsidDel="007A6741">
          <w:delText>, then</w:delText>
        </w:r>
      </w:del>
    </w:p>
    <w:p w:rsidR="002B1BC1" w:rsidDel="007A6741" w:rsidRDefault="00633AA2" w:rsidP="00922A99">
      <w:pPr>
        <w:pStyle w:val="Alg3"/>
        <w:numPr>
          <w:ilvl w:val="1"/>
          <w:numId w:val="918"/>
        </w:numPr>
        <w:rPr>
          <w:del w:id="6553" w:author="Rev 19 Allen Wirfs-Brock" w:date="2013-09-25T10:54:00Z"/>
        </w:rPr>
      </w:pPr>
      <w:del w:id="6554" w:author="Rev 19 Allen Wirfs-Brock" w:date="2013-09-25T10:54:00Z">
        <w:r w:rsidDel="007A6741">
          <w:delText>If</w:delText>
        </w:r>
        <w:r w:rsidR="002B1BC1" w:rsidRPr="002B1BC1" w:rsidDel="007A6741">
          <w:rPr>
            <w:i/>
          </w:rPr>
          <w:delText xml:space="preserve"> </w:delText>
        </w:r>
        <w:r w:rsidR="002B1BC1" w:rsidRPr="001E1845" w:rsidDel="007A6741">
          <w:rPr>
            <w:i/>
          </w:rPr>
          <w:delText>Initialiser</w:delText>
        </w:r>
        <w:r w:rsidR="002B1BC1" w:rsidRPr="001E1845" w:rsidDel="007A6741">
          <w:rPr>
            <w:vertAlign w:val="subscript"/>
          </w:rPr>
          <w:delText>opt</w:delText>
        </w:r>
        <w:r w:rsidR="002B1BC1" w:rsidRPr="00E77497" w:rsidDel="007A6741">
          <w:delText xml:space="preserve"> is </w:delText>
        </w:r>
        <w:r w:rsidR="002B1BC1" w:rsidDel="007A6741">
          <w:delText xml:space="preserve">not </w:delText>
        </w:r>
        <w:r w:rsidR="002B1BC1" w:rsidRPr="00E77497" w:rsidDel="007A6741">
          <w:delText>present</w:delText>
        </w:r>
        <w:r w:rsidR="002B1BC1" w:rsidDel="007A6741">
          <w:delText xml:space="preserve">, then throw a </w:delText>
        </w:r>
        <w:r w:rsidR="002B1BC1" w:rsidRPr="002B1BC1" w:rsidDel="007A6741">
          <w:rPr>
            <w:b/>
            <w:bCs/>
          </w:rPr>
          <w:delText>TypeError</w:delText>
        </w:r>
        <w:r w:rsidR="002B1BC1" w:rsidDel="007A6741">
          <w:delText xml:space="preserve"> exception.</w:delText>
        </w:r>
      </w:del>
    </w:p>
    <w:p w:rsidR="00633AA2" w:rsidRPr="00324197" w:rsidDel="007A6741" w:rsidRDefault="00633AA2" w:rsidP="00633AA2">
      <w:pPr>
        <w:pStyle w:val="Alg3"/>
        <w:numPr>
          <w:ilvl w:val="1"/>
          <w:numId w:val="918"/>
        </w:numPr>
        <w:rPr>
          <w:del w:id="6555" w:author="Rev 19 Allen Wirfs-Brock" w:date="2013-09-25T10:54:00Z"/>
        </w:rPr>
      </w:pPr>
      <w:del w:id="6556" w:author="Rev 19 Allen Wirfs-Brock" w:date="2013-09-25T10:54: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633AA2" w:rsidDel="007A6741" w:rsidRDefault="00633AA2" w:rsidP="007805B0">
      <w:pPr>
        <w:pStyle w:val="Alg3"/>
        <w:numPr>
          <w:ilvl w:val="0"/>
          <w:numId w:val="918"/>
        </w:numPr>
        <w:rPr>
          <w:del w:id="6557" w:author="Rev 19 Allen Wirfs-Brock" w:date="2013-09-25T10:54:00Z"/>
        </w:rPr>
      </w:pPr>
      <w:del w:id="6558" w:author="Rev 19 Allen Wirfs-Brock" w:date="2013-09-25T10:54:00Z">
        <w:r w:rsidDel="007A6741">
          <w:delText xml:space="preserve">Else, </w:delText>
        </w:r>
      </w:del>
    </w:p>
    <w:p w:rsidR="001E1845" w:rsidRPr="00E77497" w:rsidRDefault="001E1845" w:rsidP="007A6741">
      <w:pPr>
        <w:pStyle w:val="Alg3"/>
        <w:numPr>
          <w:ilvl w:val="0"/>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rsidR="001E1845" w:rsidRDefault="001E1845" w:rsidP="007A6741">
      <w:pPr>
        <w:pStyle w:val="Alg3"/>
        <w:numPr>
          <w:ilvl w:val="0"/>
          <w:numId w:val="918"/>
        </w:numPr>
      </w:pPr>
      <w:r>
        <w:t>ReturnIfAbrupt(</w:t>
      </w:r>
      <w:r w:rsidRPr="001E1845">
        <w:rPr>
          <w:i/>
        </w:rPr>
        <w:t>v</w:t>
      </w:r>
      <w:r>
        <w:t>).</w:t>
      </w:r>
    </w:p>
    <w:p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rsidR="00EB121A" w:rsidRDefault="00112290" w:rsidP="00922A99">
      <w:pPr>
        <w:pStyle w:val="Alg3"/>
        <w:numPr>
          <w:ilvl w:val="1"/>
          <w:numId w:val="558"/>
        </w:numPr>
      </w:pPr>
      <w:r>
        <w:t>ReturnIfAbrupt(</w:t>
      </w:r>
      <w:r w:rsidRPr="00922A99">
        <w:rPr>
          <w:i/>
          <w:iCs/>
        </w:rPr>
        <w:t>v</w:t>
      </w:r>
      <w:r>
        <w:t>).</w:t>
      </w:r>
    </w:p>
    <w:p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rsidR="00FD6556" w:rsidRPr="00E77497" w:rsidRDefault="00481DAC" w:rsidP="001E28FF">
      <w:pPr>
        <w:pStyle w:val="Alg4"/>
        <w:numPr>
          <w:ilvl w:val="0"/>
          <w:numId w:val="918"/>
        </w:numPr>
        <w:spacing w:after="220"/>
        <w:contextualSpacing/>
      </w:pPr>
      <w:r>
        <w:lastRenderedPageBreak/>
        <w:t>Return the result of p</w:t>
      </w:r>
      <w:r w:rsidRPr="004418C4">
        <w:t>erform</w:t>
      </w:r>
      <w:r>
        <w:t>ing</w:t>
      </w:r>
      <w:r w:rsidRPr="004418C4">
        <w:t xml:space="preserve"> </w:t>
      </w:r>
      <w:r w:rsidR="00FD6556" w:rsidRPr="004418C4">
        <w:t>Binding</w:t>
      </w:r>
      <w:del w:id="6559" w:author="Rev 19 Allen Wirfs-Brock" w:date="2013-09-23T16:46:00Z">
        <w:r w:rsidR="00FD6556" w:rsidRPr="004418C4" w:rsidDel="00427ECF">
          <w:delText xml:space="preserve"> </w:delText>
        </w:r>
      </w:del>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rsidR="00061DA0" w:rsidDel="007A6741" w:rsidRDefault="00061DA0" w:rsidP="00061DA0">
      <w:pPr>
        <w:pStyle w:val="Alg3"/>
        <w:numPr>
          <w:ilvl w:val="0"/>
          <w:numId w:val="919"/>
        </w:numPr>
        <w:rPr>
          <w:del w:id="6560" w:author="Rev 19 Allen Wirfs-Brock" w:date="2013-09-25T10:55:00Z"/>
        </w:rPr>
      </w:pPr>
      <w:del w:id="6561" w:author="Rev 19 Allen Wirfs-Brock" w:date="2013-09-25T10:55: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rsidR="00061DA0" w:rsidDel="007A6741" w:rsidRDefault="00061DA0" w:rsidP="00061DA0">
      <w:pPr>
        <w:pStyle w:val="Alg3"/>
        <w:numPr>
          <w:ilvl w:val="0"/>
          <w:numId w:val="919"/>
        </w:numPr>
        <w:rPr>
          <w:del w:id="6562" w:author="Rev 19 Allen Wirfs-Brock" w:date="2013-09-25T10:55:00Z"/>
        </w:rPr>
      </w:pPr>
      <w:del w:id="6563" w:author="Rev 19 Allen Wirfs-Brock" w:date="2013-09-25T10:55:00Z">
        <w:r w:rsidDel="007A6741">
          <w:delText>ReturnIfAbrupt(</w:delText>
        </w:r>
        <w:r w:rsidDel="007A6741">
          <w:rPr>
            <w:i/>
          </w:rPr>
          <w:delText>exists</w:delText>
        </w:r>
        <w:r w:rsidDel="007A6741">
          <w:delText>).</w:delText>
        </w:r>
      </w:del>
    </w:p>
    <w:p w:rsidR="00061DA0" w:rsidRPr="00812506" w:rsidDel="007A6741" w:rsidRDefault="00061DA0" w:rsidP="00061DA0">
      <w:pPr>
        <w:pStyle w:val="Alg3"/>
        <w:numPr>
          <w:ilvl w:val="0"/>
          <w:numId w:val="919"/>
        </w:numPr>
        <w:rPr>
          <w:del w:id="6564" w:author="Rev 19 Allen Wirfs-Brock" w:date="2013-09-25T10:55:00Z"/>
        </w:rPr>
      </w:pPr>
      <w:del w:id="6565" w:author="Rev 19 Allen Wirfs-Brock" w:date="2013-09-25T10:55:00Z">
        <w:r w:rsidDel="007A6741">
          <w:delText xml:space="preserve">If </w:delText>
        </w:r>
        <w:r w:rsidDel="007A6741">
          <w:rPr>
            <w:i/>
            <w:iCs/>
          </w:rPr>
          <w:delText>exists</w:delText>
        </w:r>
        <w:r w:rsidDel="007A6741">
          <w:delText xml:space="preserve"> is </w:delText>
        </w:r>
        <w:r w:rsidDel="007A6741">
          <w:rPr>
            <w:b/>
            <w:bCs/>
          </w:rPr>
          <w:delText>false</w:delText>
        </w:r>
        <w:r w:rsidRPr="00812506" w:rsidDel="007A6741">
          <w:delText>, then</w:delText>
        </w:r>
      </w:del>
    </w:p>
    <w:p w:rsidR="00061DA0" w:rsidDel="007A6741" w:rsidRDefault="00061DA0" w:rsidP="00061DA0">
      <w:pPr>
        <w:pStyle w:val="Alg3"/>
        <w:numPr>
          <w:ilvl w:val="1"/>
          <w:numId w:val="919"/>
        </w:numPr>
        <w:rPr>
          <w:del w:id="6566" w:author="Rev 19 Allen Wirfs-Brock" w:date="2013-09-25T10:55:00Z"/>
        </w:rPr>
      </w:pPr>
      <w:del w:id="6567" w:author="Rev 19 Allen Wirfs-Brock" w:date="2013-09-25T10:55: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rsidR="00061DA0" w:rsidRPr="00324197" w:rsidDel="007A6741" w:rsidRDefault="00061DA0" w:rsidP="00061DA0">
      <w:pPr>
        <w:pStyle w:val="Alg3"/>
        <w:numPr>
          <w:ilvl w:val="1"/>
          <w:numId w:val="919"/>
        </w:numPr>
        <w:rPr>
          <w:del w:id="6568" w:author="Rev 19 Allen Wirfs-Brock" w:date="2013-09-25T10:55:00Z"/>
        </w:rPr>
      </w:pPr>
      <w:del w:id="6569" w:author="Rev 19 Allen Wirfs-Brock" w:date="2013-09-25T10:55: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061DA0" w:rsidDel="007A6741" w:rsidRDefault="00061DA0" w:rsidP="00061DA0">
      <w:pPr>
        <w:pStyle w:val="Alg3"/>
        <w:numPr>
          <w:ilvl w:val="0"/>
          <w:numId w:val="919"/>
        </w:numPr>
        <w:rPr>
          <w:del w:id="6570" w:author="Rev 19 Allen Wirfs-Brock" w:date="2013-09-25T10:55:00Z"/>
        </w:rPr>
      </w:pPr>
      <w:del w:id="6571" w:author="Rev 19 Allen Wirfs-Brock" w:date="2013-09-25T10:55:00Z">
        <w:r w:rsidDel="007A6741">
          <w:delText xml:space="preserve">Else, </w:delText>
        </w:r>
      </w:del>
    </w:p>
    <w:p w:rsidR="001E1845" w:rsidRPr="004418C4" w:rsidRDefault="001E1845" w:rsidP="007A6741">
      <w:pPr>
        <w:pStyle w:val="Alg3"/>
        <w:numPr>
          <w:ilvl w:val="0"/>
          <w:numId w:val="919"/>
        </w:numPr>
      </w:pPr>
      <w:r w:rsidRPr="004418C4">
        <w:t xml:space="preserve">Let </w:t>
      </w:r>
      <w:r w:rsidRPr="00922A99">
        <w:rPr>
          <w:i/>
          <w:iCs/>
        </w:rPr>
        <w:t>v</w:t>
      </w:r>
      <w:r w:rsidRPr="004418C4">
        <w:t xml:space="preserve"> be the result of Get</w:t>
      </w:r>
      <w:r w:rsidR="007805B0">
        <w:t>(</w:t>
      </w:r>
      <w:r w:rsidRPr="00922A99">
        <w:rPr>
          <w:i/>
        </w:rPr>
        <w:t>obj</w:t>
      </w:r>
      <w:r w:rsidR="007805B0">
        <w:t>,</w:t>
      </w:r>
      <w:r w:rsidRPr="004418C4">
        <w:t xml:space="preserve"> </w:t>
      </w:r>
      <w:r w:rsidRPr="00922A99">
        <w:rPr>
          <w:i/>
        </w:rPr>
        <w:t>propertyName</w:t>
      </w:r>
      <w:r w:rsidR="007805B0">
        <w:t>)</w:t>
      </w:r>
      <w:r w:rsidRPr="004418C4">
        <w:t>.</w:t>
      </w:r>
    </w:p>
    <w:p w:rsidR="001E1845" w:rsidRDefault="001E1845" w:rsidP="007A6741">
      <w:pPr>
        <w:pStyle w:val="Alg3"/>
        <w:numPr>
          <w:ilvl w:val="0"/>
          <w:numId w:val="919"/>
        </w:numPr>
      </w:pPr>
      <w:r>
        <w:t>ReturnIfAbrupt(</w:t>
      </w:r>
      <w:r w:rsidRPr="009540C3">
        <w:rPr>
          <w:i/>
          <w:iCs/>
        </w:rPr>
        <w:t>v</w:t>
      </w:r>
      <w:r>
        <w:t>).</w:t>
      </w:r>
    </w:p>
    <w:p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rsidR="00EB121A" w:rsidRDefault="00112290" w:rsidP="009540C3">
      <w:pPr>
        <w:pStyle w:val="Alg3"/>
        <w:numPr>
          <w:ilvl w:val="1"/>
          <w:numId w:val="1571"/>
        </w:numPr>
      </w:pPr>
      <w:r>
        <w:t>ReturnIfAbrupt(</w:t>
      </w:r>
      <w:r w:rsidRPr="009540C3">
        <w:rPr>
          <w:i/>
          <w:iCs/>
        </w:rPr>
        <w:t>v</w:t>
      </w:r>
      <w:r>
        <w:t>).</w:t>
      </w:r>
    </w:p>
    <w:p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Binding</w:t>
      </w:r>
      <w:del w:id="6572" w:author="Rev 19 Allen Wirfs-Brock" w:date="2013-09-23T16:46:00Z">
        <w:r w:rsidR="00675B74" w:rsidRPr="004418C4" w:rsidDel="00427ECF">
          <w:delText xml:space="preserve"> </w:delText>
        </w:r>
      </w:del>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rsidR="004C02EF" w:rsidRPr="00E77497" w:rsidRDefault="004C02EF" w:rsidP="00D148E9">
      <w:pPr>
        <w:pStyle w:val="Heading2"/>
      </w:pPr>
      <w:bookmarkStart w:id="6573" w:name="_Toc361663380"/>
      <w:bookmarkStart w:id="6574" w:name="_Toc361665221"/>
      <w:bookmarkStart w:id="6575" w:name="_Toc361667061"/>
      <w:bookmarkStart w:id="6576" w:name="_Toc361668890"/>
      <w:bookmarkStart w:id="6577" w:name="_Toc364934915"/>
      <w:bookmarkStart w:id="6578" w:name="_Toc365474159"/>
      <w:bookmarkStart w:id="6579" w:name="_Toc361663381"/>
      <w:bookmarkStart w:id="6580" w:name="_Toc361665222"/>
      <w:bookmarkStart w:id="6581" w:name="_Toc361667062"/>
      <w:bookmarkStart w:id="6582" w:name="_Toc361668891"/>
      <w:bookmarkStart w:id="6583" w:name="_Toc364934916"/>
      <w:bookmarkStart w:id="6584" w:name="_Toc365474160"/>
      <w:bookmarkStart w:id="6585" w:name="_Toc361663382"/>
      <w:bookmarkStart w:id="6586" w:name="_Toc361665223"/>
      <w:bookmarkStart w:id="6587" w:name="_Toc361667063"/>
      <w:bookmarkStart w:id="6588" w:name="_Toc361668892"/>
      <w:bookmarkStart w:id="6589" w:name="_Toc364934917"/>
      <w:bookmarkStart w:id="6590" w:name="_Toc365474161"/>
      <w:bookmarkStart w:id="6591" w:name="_Toc361663386"/>
      <w:bookmarkStart w:id="6592" w:name="_Toc361665227"/>
      <w:bookmarkStart w:id="6593" w:name="_Toc361667067"/>
      <w:bookmarkStart w:id="6594" w:name="_Toc361668896"/>
      <w:bookmarkStart w:id="6595" w:name="_Toc364934921"/>
      <w:bookmarkStart w:id="6596" w:name="_Toc365474165"/>
      <w:bookmarkStart w:id="6597" w:name="_Toc361663388"/>
      <w:bookmarkStart w:id="6598" w:name="_Toc361665229"/>
      <w:bookmarkStart w:id="6599" w:name="_Toc361667069"/>
      <w:bookmarkStart w:id="6600" w:name="_Toc361668898"/>
      <w:bookmarkStart w:id="6601" w:name="_Toc364934923"/>
      <w:bookmarkStart w:id="6602" w:name="_Toc365474167"/>
      <w:bookmarkStart w:id="6603" w:name="_Toc361663393"/>
      <w:bookmarkStart w:id="6604" w:name="_Toc361665234"/>
      <w:bookmarkStart w:id="6605" w:name="_Toc361667074"/>
      <w:bookmarkStart w:id="6606" w:name="_Toc361668903"/>
      <w:bookmarkStart w:id="6607" w:name="_Toc364934928"/>
      <w:bookmarkStart w:id="6608" w:name="_Toc365474172"/>
      <w:bookmarkStart w:id="6609" w:name="_Toc360524523"/>
      <w:bookmarkStart w:id="6610" w:name="_Toc361663395"/>
      <w:bookmarkStart w:id="6611" w:name="_Toc361665236"/>
      <w:bookmarkStart w:id="6612" w:name="_Toc361667076"/>
      <w:bookmarkStart w:id="6613" w:name="_Toc361668905"/>
      <w:bookmarkStart w:id="6614" w:name="_Toc364934930"/>
      <w:bookmarkStart w:id="6615" w:name="_Toc365474174"/>
      <w:bookmarkStart w:id="6616" w:name="_Toc360524524"/>
      <w:bookmarkStart w:id="6617" w:name="_Toc361663396"/>
      <w:bookmarkStart w:id="6618" w:name="_Toc361665237"/>
      <w:bookmarkStart w:id="6619" w:name="_Toc361667077"/>
      <w:bookmarkStart w:id="6620" w:name="_Toc361668906"/>
      <w:bookmarkStart w:id="6621" w:name="_Toc364934931"/>
      <w:bookmarkStart w:id="6622" w:name="_Toc365474175"/>
      <w:bookmarkStart w:id="6623" w:name="_Toc235503452"/>
      <w:bookmarkStart w:id="6624" w:name="_Toc241509227"/>
      <w:bookmarkStart w:id="6625" w:name="_Toc244416714"/>
      <w:bookmarkStart w:id="6626" w:name="_Toc276631078"/>
      <w:bookmarkStart w:id="6627" w:name="_Toc368050462"/>
      <w:bookmarkEnd w:id="6416"/>
      <w:bookmarkEnd w:id="6417"/>
      <w:bookmarkEnd w:id="6418"/>
      <w:bookmarkEnd w:id="6419"/>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r w:rsidRPr="00E77497">
        <w:t>Empty Statemen</w:t>
      </w:r>
      <w:bookmarkEnd w:id="6420"/>
      <w:bookmarkEnd w:id="6421"/>
      <w:bookmarkEnd w:id="6422"/>
      <w:bookmarkEnd w:id="6423"/>
      <w:bookmarkEnd w:id="6424"/>
      <w:bookmarkEnd w:id="6425"/>
      <w:bookmarkEnd w:id="6426"/>
      <w:r w:rsidRPr="00E77497">
        <w:t>t</w:t>
      </w:r>
      <w:bookmarkEnd w:id="6427"/>
      <w:bookmarkEnd w:id="6428"/>
      <w:bookmarkEnd w:id="6623"/>
      <w:bookmarkEnd w:id="6624"/>
      <w:bookmarkEnd w:id="6625"/>
      <w:bookmarkEnd w:id="6626"/>
      <w:bookmarkEnd w:id="662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EmptyStatement </w:t>
      </w:r>
      <w:r w:rsidRPr="00E77497">
        <w:rPr>
          <w:rFonts w:ascii="Arial" w:hAnsi="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rsidR="004901F8" w:rsidRPr="00E77497" w:rsidDel="006A65F3" w:rsidRDefault="004901F8">
      <w:pPr>
        <w:pStyle w:val="Heading3"/>
        <w:rPr>
          <w:del w:id="6628" w:author="Rev 19 Allen Wirfs-Brock" w:date="2013-09-11T18:30:00Z"/>
        </w:rPr>
      </w:pPr>
      <w:del w:id="6629" w:author="Rev 19 Allen Wirfs-Brock" w:date="2013-09-11T18:30:00Z">
        <w:r w:rsidRPr="00E77497" w:rsidDel="006A65F3">
          <w:delText>Runtime Semantics</w:delText>
        </w:r>
        <w:bookmarkStart w:id="6630" w:name="_Toc368034463"/>
        <w:bookmarkStart w:id="6631" w:name="_Toc368049686"/>
        <w:bookmarkStart w:id="6632" w:name="_Toc368050463"/>
        <w:bookmarkEnd w:id="6630"/>
        <w:bookmarkEnd w:id="6631"/>
        <w:bookmarkEnd w:id="6632"/>
      </w:del>
    </w:p>
    <w:p w:rsidR="00B245D9" w:rsidRPr="00E77497" w:rsidRDefault="00B245D9" w:rsidP="006A78DC">
      <w:pPr>
        <w:pStyle w:val="Heading3"/>
        <w:rPr>
          <w:rFonts w:ascii="Helvetica" w:hAnsi="Helvetica"/>
        </w:rPr>
      </w:pPr>
      <w:bookmarkStart w:id="6633" w:name="_Toc368050464"/>
      <w:r w:rsidRPr="00E77497">
        <w:rPr>
          <w:rFonts w:ascii="Helvetica" w:hAnsi="Helvetica"/>
        </w:rPr>
        <w:t xml:space="preserve">Runtime Semantics: </w:t>
      </w:r>
      <w:r w:rsidRPr="00E77497">
        <w:rPr>
          <w:rFonts w:ascii="Helvetica" w:hAnsi="Helvetica"/>
          <w:spacing w:val="6"/>
        </w:rPr>
        <w:t>Evaluation</w:t>
      </w:r>
      <w:bookmarkEnd w:id="6633"/>
    </w:p>
    <w:p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6634" w:name="_Toc381513713"/>
    </w:p>
    <w:p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rsidR="004C02EF" w:rsidRPr="00E77497" w:rsidRDefault="004C02EF" w:rsidP="00D148E9">
      <w:pPr>
        <w:pStyle w:val="Heading2"/>
      </w:pPr>
      <w:bookmarkStart w:id="6635" w:name="_Toc382212235"/>
      <w:bookmarkStart w:id="6636" w:name="_Toc382212722"/>
      <w:bookmarkStart w:id="6637" w:name="_Toc382291580"/>
      <w:bookmarkStart w:id="6638" w:name="_Toc385672229"/>
      <w:bookmarkStart w:id="6639" w:name="_Toc393690333"/>
      <w:bookmarkStart w:id="6640" w:name="_Ref456010696"/>
      <w:bookmarkStart w:id="6641" w:name="_Toc472818878"/>
      <w:bookmarkStart w:id="6642" w:name="_Toc235503453"/>
      <w:bookmarkStart w:id="6643" w:name="_Toc241509228"/>
      <w:bookmarkStart w:id="6644" w:name="_Toc244416715"/>
      <w:bookmarkStart w:id="6645" w:name="_Toc276631079"/>
      <w:bookmarkStart w:id="6646" w:name="_Toc368050465"/>
      <w:bookmarkEnd w:id="6429"/>
      <w:bookmarkEnd w:id="6430"/>
      <w:bookmarkEnd w:id="6634"/>
      <w:r w:rsidRPr="00E77497">
        <w:t>Expression Statemen</w:t>
      </w:r>
      <w:bookmarkEnd w:id="6635"/>
      <w:bookmarkEnd w:id="6636"/>
      <w:bookmarkEnd w:id="6637"/>
      <w:bookmarkEnd w:id="6638"/>
      <w:bookmarkEnd w:id="6639"/>
      <w:r w:rsidRPr="00E77497">
        <w:t>t</w:t>
      </w:r>
      <w:bookmarkEnd w:id="6640"/>
      <w:bookmarkEnd w:id="6641"/>
      <w:bookmarkEnd w:id="6642"/>
      <w:bookmarkEnd w:id="6643"/>
      <w:bookmarkEnd w:id="6644"/>
      <w:bookmarkEnd w:id="6645"/>
      <w:bookmarkEnd w:id="664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ExpressionStatement </w:t>
      </w:r>
      <w:r w:rsidRPr="00E77497">
        <w:rPr>
          <w:rFonts w:ascii="Arial" w:hAnsi="Arial"/>
          <w:b/>
          <w:i w:val="0"/>
        </w:rPr>
        <w:t>:</w:t>
      </w:r>
    </w:p>
    <w:p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rsidR="004901F8" w:rsidRPr="00E77497" w:rsidDel="006A65F3" w:rsidRDefault="004901F8">
      <w:pPr>
        <w:pStyle w:val="Heading3"/>
        <w:rPr>
          <w:del w:id="6647" w:author="Rev 19 Allen Wirfs-Brock" w:date="2013-09-11T18:31:00Z"/>
        </w:rPr>
      </w:pPr>
      <w:del w:id="6648" w:author="Rev 19 Allen Wirfs-Brock" w:date="2013-09-11T18:31:00Z">
        <w:r w:rsidRPr="00E77497" w:rsidDel="006A65F3">
          <w:delText>Runtime Semantics</w:delText>
        </w:r>
        <w:bookmarkStart w:id="6649" w:name="_Toc368034466"/>
        <w:bookmarkStart w:id="6650" w:name="_Toc368049689"/>
        <w:bookmarkStart w:id="6651" w:name="_Toc368050466"/>
        <w:bookmarkEnd w:id="6649"/>
        <w:bookmarkEnd w:id="6650"/>
        <w:bookmarkEnd w:id="6651"/>
      </w:del>
    </w:p>
    <w:p w:rsidR="00B245D9" w:rsidRPr="00E77497" w:rsidRDefault="00B245D9" w:rsidP="006A78DC">
      <w:pPr>
        <w:pStyle w:val="Heading3"/>
        <w:rPr>
          <w:rFonts w:ascii="Helvetica" w:hAnsi="Helvetica"/>
        </w:rPr>
      </w:pPr>
      <w:bookmarkStart w:id="6652" w:name="_Toc368050467"/>
      <w:r w:rsidRPr="00E77497">
        <w:rPr>
          <w:rFonts w:ascii="Helvetica" w:hAnsi="Helvetica"/>
        </w:rPr>
        <w:t xml:space="preserve">Runtime Semantics: </w:t>
      </w:r>
      <w:r w:rsidRPr="00E77497">
        <w:rPr>
          <w:rFonts w:ascii="Helvetica" w:hAnsi="Helvetica"/>
          <w:spacing w:val="6"/>
        </w:rPr>
        <w:t>Evaluation</w:t>
      </w:r>
      <w:bookmarkEnd w:id="6652"/>
    </w:p>
    <w:p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6653" w:name="_Toc382212723"/>
    </w:p>
    <w:p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6653"/>
      <w:r w:rsidRPr="00E77497">
        <w:t>.</w:t>
      </w:r>
      <w:bookmarkStart w:id="6654" w:name="_Toc382212724"/>
    </w:p>
    <w:bookmarkEnd w:id="6654"/>
    <w:p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rsidR="00EB121A" w:rsidRDefault="006552DF" w:rsidP="00EB121A">
      <w:pPr>
        <w:pStyle w:val="Alg2"/>
        <w:numPr>
          <w:ilvl w:val="0"/>
          <w:numId w:val="116"/>
        </w:numPr>
        <w:contextualSpacing/>
      </w:pPr>
      <w:r>
        <w:t>ReturnIfAbrupt(</w:t>
      </w:r>
      <w:r w:rsidRPr="006552DF">
        <w:rPr>
          <w:i/>
        </w:rPr>
        <w:t>value</w:t>
      </w:r>
      <w:r>
        <w:t>)</w:t>
      </w:r>
      <w:r w:rsidR="00EB121A">
        <w:t>.</w:t>
      </w:r>
    </w:p>
    <w:p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rsidR="004C02EF" w:rsidRPr="00E77497" w:rsidRDefault="004C02EF" w:rsidP="00D148E9">
      <w:pPr>
        <w:pStyle w:val="Heading2"/>
      </w:pPr>
      <w:bookmarkStart w:id="6655" w:name="_Toc375031200"/>
      <w:bookmarkStart w:id="6656" w:name="_Toc381513714"/>
      <w:bookmarkStart w:id="6657" w:name="_Toc382212236"/>
      <w:bookmarkStart w:id="6658" w:name="_Toc382212725"/>
      <w:bookmarkStart w:id="6659" w:name="_Toc382291581"/>
      <w:bookmarkStart w:id="6660" w:name="_Toc385672230"/>
      <w:bookmarkStart w:id="6661" w:name="_Toc393690334"/>
      <w:bookmarkStart w:id="6662" w:name="_Ref457437655"/>
      <w:bookmarkStart w:id="6663" w:name="_Toc472818879"/>
      <w:bookmarkStart w:id="6664" w:name="_Toc235503454"/>
      <w:bookmarkStart w:id="6665" w:name="_Toc241509229"/>
      <w:bookmarkStart w:id="6666" w:name="_Toc244416716"/>
      <w:bookmarkStart w:id="6667" w:name="_Toc276631080"/>
      <w:bookmarkStart w:id="6668" w:name="_Toc368050468"/>
      <w:r w:rsidRPr="00E77497">
        <w:t xml:space="preserve">The </w:t>
      </w:r>
      <w:r w:rsidRPr="00E77497">
        <w:rPr>
          <w:rFonts w:ascii="Courier New" w:hAnsi="Courier New"/>
        </w:rPr>
        <w:t>if</w:t>
      </w:r>
      <w:r w:rsidRPr="00E77497">
        <w:t xml:space="preserve"> Statemen</w:t>
      </w:r>
      <w:bookmarkEnd w:id="6655"/>
      <w:bookmarkEnd w:id="6656"/>
      <w:bookmarkEnd w:id="6657"/>
      <w:bookmarkEnd w:id="6658"/>
      <w:bookmarkEnd w:id="6659"/>
      <w:bookmarkEnd w:id="6660"/>
      <w:bookmarkEnd w:id="6661"/>
      <w:r w:rsidRPr="00E77497">
        <w:t>t</w:t>
      </w:r>
      <w:bookmarkEnd w:id="6662"/>
      <w:bookmarkEnd w:id="6663"/>
      <w:bookmarkEnd w:id="6664"/>
      <w:bookmarkEnd w:id="6665"/>
      <w:bookmarkEnd w:id="6666"/>
      <w:bookmarkEnd w:id="6667"/>
      <w:bookmarkEnd w:id="666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IfStatement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rsidR="00AD4164" w:rsidRPr="00E77497" w:rsidRDefault="00AD4164" w:rsidP="006A78DC">
      <w:pPr>
        <w:pStyle w:val="Heading3"/>
      </w:pPr>
      <w:bookmarkStart w:id="6669" w:name="_Ref367705747"/>
      <w:bookmarkStart w:id="6670" w:name="_Toc368050469"/>
      <w:r w:rsidRPr="00E77497">
        <w:lastRenderedPageBreak/>
        <w:t xml:space="preserve">Static Semantics:  </w:t>
      </w:r>
      <w:r w:rsidRPr="00E77497">
        <w:rPr>
          <w:lang w:eastAsia="en-US"/>
        </w:rPr>
        <w:t>VarDeclaredNames</w:t>
      </w:r>
      <w:bookmarkEnd w:id="6669"/>
      <w:bookmarkEnd w:id="6670"/>
    </w:p>
    <w:p w:rsidR="002E137C" w:rsidRPr="00F742D3" w:rsidRDefault="002E137C" w:rsidP="002E137C">
      <w:pPr>
        <w:rPr>
          <w:ins w:id="6671" w:author="Rev 19 Allen Wirfs-Brock" w:date="2013-09-23T13:28:00Z"/>
        </w:rPr>
      </w:pPr>
      <w:ins w:id="6672" w:author="Rev 19 Allen Wirfs-Brock" w:date="2013-09-23T13:28:00Z">
        <w:r>
          <w:t xml:space="preserve">See also: </w:t>
        </w:r>
        <w:r>
          <w:fldChar w:fldCharType="begin"/>
        </w:r>
        <w:r>
          <w:instrText xml:space="preserve"> REF _Ref367705708 \r \h </w:instrText>
        </w:r>
      </w:ins>
      <w:ins w:id="6673" w:author="Rev 19 Allen Wirfs-Brock" w:date="2013-09-23T13:28:00Z">
        <w:r>
          <w:fldChar w:fldCharType="separate"/>
        </w:r>
      </w:ins>
      <w:ins w:id="6674" w:author="Rev 19 Allen Wirfs-Brock" w:date="2013-09-27T13:06:00Z">
        <w:r w:rsidR="00460CAC">
          <w:t>13.0.1</w:t>
        </w:r>
      </w:ins>
      <w:ins w:id="6675" w:author="Rev 19 Allen Wirfs-Brock" w:date="2013-09-23T13:28:00Z">
        <w:r>
          <w:fldChar w:fldCharType="end"/>
        </w:r>
        <w:r>
          <w:t xml:space="preserve">, </w:t>
        </w:r>
        <w:r>
          <w:fldChar w:fldCharType="begin"/>
        </w:r>
        <w:r>
          <w:instrText xml:space="preserve"> REF _Ref367705688 \r \h </w:instrText>
        </w:r>
      </w:ins>
      <w:ins w:id="6676" w:author="Rev 19 Allen Wirfs-Brock" w:date="2013-09-23T13:28:00Z">
        <w:r>
          <w:fldChar w:fldCharType="separate"/>
        </w:r>
      </w:ins>
      <w:ins w:id="6677" w:author="Rev 19 Allen Wirfs-Brock" w:date="2013-09-27T13:06:00Z">
        <w:r w:rsidR="00460CAC">
          <w:t>13.1.8</w:t>
        </w:r>
      </w:ins>
      <w:ins w:id="6678" w:author="Rev 19 Allen Wirfs-Brock" w:date="2013-09-23T13:28:00Z">
        <w:r>
          <w:fldChar w:fldCharType="end"/>
        </w:r>
        <w:r>
          <w:t xml:space="preserve">, </w:t>
        </w:r>
        <w:r>
          <w:fldChar w:fldCharType="begin"/>
        </w:r>
        <w:r>
          <w:instrText xml:space="preserve"> REF _Ref367705814 \r \h </w:instrText>
        </w:r>
      </w:ins>
      <w:ins w:id="6679" w:author="Rev 19 Allen Wirfs-Brock" w:date="2013-09-23T13:28:00Z">
        <w:r>
          <w:fldChar w:fldCharType="separate"/>
        </w:r>
      </w:ins>
      <w:ins w:id="6680" w:author="Rev 19 Allen Wirfs-Brock" w:date="2013-09-27T13:06:00Z">
        <w:r w:rsidR="00460CAC">
          <w:t>13.6.1.1</w:t>
        </w:r>
      </w:ins>
      <w:ins w:id="6681" w:author="Rev 19 Allen Wirfs-Brock" w:date="2013-09-23T13:28:00Z">
        <w:r>
          <w:fldChar w:fldCharType="end"/>
        </w:r>
        <w:r>
          <w:t xml:space="preserve">, </w:t>
        </w:r>
        <w:r>
          <w:fldChar w:fldCharType="begin"/>
        </w:r>
        <w:r>
          <w:instrText xml:space="preserve"> REF _Ref367705839 \r \h </w:instrText>
        </w:r>
      </w:ins>
      <w:ins w:id="6682" w:author="Rev 19 Allen Wirfs-Brock" w:date="2013-09-23T13:28:00Z">
        <w:r>
          <w:fldChar w:fldCharType="separate"/>
        </w:r>
      </w:ins>
      <w:ins w:id="6683" w:author="Rev 19 Allen Wirfs-Brock" w:date="2013-09-27T13:06:00Z">
        <w:r w:rsidR="00460CAC">
          <w:t>13.6.2.1</w:t>
        </w:r>
      </w:ins>
      <w:ins w:id="6684" w:author="Rev 19 Allen Wirfs-Brock" w:date="2013-09-23T13:28:00Z">
        <w:r>
          <w:fldChar w:fldCharType="end"/>
        </w:r>
        <w:r>
          <w:t xml:space="preserve">, </w:t>
        </w:r>
        <w:r>
          <w:fldChar w:fldCharType="begin"/>
        </w:r>
        <w:r>
          <w:instrText xml:space="preserve"> REF _Ref367705856 \r \h </w:instrText>
        </w:r>
      </w:ins>
      <w:ins w:id="6685" w:author="Rev 19 Allen Wirfs-Brock" w:date="2013-09-23T13:28:00Z">
        <w:r>
          <w:fldChar w:fldCharType="separate"/>
        </w:r>
      </w:ins>
      <w:ins w:id="6686" w:author="Rev 19 Allen Wirfs-Brock" w:date="2013-09-27T13:06:00Z">
        <w:r w:rsidR="00460CAC">
          <w:t>13.6.3.1</w:t>
        </w:r>
      </w:ins>
      <w:ins w:id="6687" w:author="Rev 19 Allen Wirfs-Brock" w:date="2013-09-23T13:28:00Z">
        <w:r>
          <w:fldChar w:fldCharType="end"/>
        </w:r>
        <w:r>
          <w:t xml:space="preserve">, </w:t>
        </w:r>
        <w:r>
          <w:fldChar w:fldCharType="begin"/>
        </w:r>
        <w:r>
          <w:instrText xml:space="preserve"> REF _Ref367705878 \r \h </w:instrText>
        </w:r>
      </w:ins>
      <w:ins w:id="6688" w:author="Rev 19 Allen Wirfs-Brock" w:date="2013-09-23T13:28:00Z">
        <w:r>
          <w:fldChar w:fldCharType="separate"/>
        </w:r>
      </w:ins>
      <w:ins w:id="6689" w:author="Rev 19 Allen Wirfs-Brock" w:date="2013-09-27T13:06:00Z">
        <w:r w:rsidR="00460CAC">
          <w:t>13.6.4.3</w:t>
        </w:r>
      </w:ins>
      <w:ins w:id="6690" w:author="Rev 19 Allen Wirfs-Brock" w:date="2013-09-23T13:28:00Z">
        <w:r>
          <w:fldChar w:fldCharType="end"/>
        </w:r>
        <w:r>
          <w:t xml:space="preserve">, </w:t>
        </w:r>
        <w:r>
          <w:fldChar w:fldCharType="begin"/>
        </w:r>
        <w:r>
          <w:instrText xml:space="preserve"> REF _Ref367705897 \r \h </w:instrText>
        </w:r>
      </w:ins>
      <w:ins w:id="6691" w:author="Rev 19 Allen Wirfs-Brock" w:date="2013-09-23T13:28:00Z">
        <w:r>
          <w:fldChar w:fldCharType="separate"/>
        </w:r>
      </w:ins>
      <w:ins w:id="6692" w:author="Rev 19 Allen Wirfs-Brock" w:date="2013-09-27T13:06:00Z">
        <w:r w:rsidR="00460CAC">
          <w:t>13.10.2</w:t>
        </w:r>
      </w:ins>
      <w:ins w:id="6693" w:author="Rev 19 Allen Wirfs-Brock" w:date="2013-09-23T13:28:00Z">
        <w:r>
          <w:fldChar w:fldCharType="end"/>
        </w:r>
        <w:r>
          <w:t xml:space="preserve">, </w:t>
        </w:r>
        <w:r>
          <w:fldChar w:fldCharType="begin"/>
        </w:r>
        <w:r>
          <w:instrText xml:space="preserve"> REF _Ref367705925 \r \h </w:instrText>
        </w:r>
      </w:ins>
      <w:ins w:id="6694" w:author="Rev 19 Allen Wirfs-Brock" w:date="2013-09-23T13:28:00Z">
        <w:r>
          <w:fldChar w:fldCharType="separate"/>
        </w:r>
      </w:ins>
      <w:ins w:id="6695" w:author="Rev 19 Allen Wirfs-Brock" w:date="2013-09-27T13:06:00Z">
        <w:r w:rsidR="00460CAC">
          <w:t>13.11.4</w:t>
        </w:r>
      </w:ins>
      <w:ins w:id="6696" w:author="Rev 19 Allen Wirfs-Brock" w:date="2013-09-23T13:28:00Z">
        <w:r>
          <w:fldChar w:fldCharType="end"/>
        </w:r>
        <w:r>
          <w:t xml:space="preserve">, </w:t>
        </w:r>
        <w:r>
          <w:fldChar w:fldCharType="begin"/>
        </w:r>
        <w:r>
          <w:instrText xml:space="preserve"> REF _Ref367705949 \r \h </w:instrText>
        </w:r>
      </w:ins>
      <w:ins w:id="6697" w:author="Rev 19 Allen Wirfs-Brock" w:date="2013-09-23T13:28:00Z">
        <w:r>
          <w:fldChar w:fldCharType="separate"/>
        </w:r>
      </w:ins>
      <w:ins w:id="6698" w:author="Rev 19 Allen Wirfs-Brock" w:date="2013-09-27T13:06:00Z">
        <w:r w:rsidR="00460CAC">
          <w:t>13.12.2</w:t>
        </w:r>
      </w:ins>
      <w:ins w:id="6699" w:author="Rev 19 Allen Wirfs-Brock" w:date="2013-09-23T13:28:00Z">
        <w:r>
          <w:fldChar w:fldCharType="end"/>
        </w:r>
        <w:r>
          <w:t xml:space="preserve">, </w:t>
        </w:r>
        <w:r>
          <w:fldChar w:fldCharType="begin"/>
        </w:r>
        <w:r>
          <w:instrText xml:space="preserve"> REF _Ref367705968 \r \h </w:instrText>
        </w:r>
      </w:ins>
      <w:ins w:id="6700" w:author="Rev 19 Allen Wirfs-Brock" w:date="2013-09-23T13:28:00Z">
        <w:r>
          <w:fldChar w:fldCharType="separate"/>
        </w:r>
      </w:ins>
      <w:ins w:id="6701" w:author="Rev 19 Allen Wirfs-Brock" w:date="2013-09-27T13:06:00Z">
        <w:r w:rsidR="00460CAC">
          <w:t>13.14.2</w:t>
        </w:r>
      </w:ins>
      <w:ins w:id="6702" w:author="Rev 19 Allen Wirfs-Brock" w:date="2013-09-23T13:28:00Z">
        <w:r>
          <w:fldChar w:fldCharType="end"/>
        </w:r>
        <w:r>
          <w:t xml:space="preserve">, </w:t>
        </w:r>
        <w:r>
          <w:fldChar w:fldCharType="begin"/>
        </w:r>
        <w:r>
          <w:instrText xml:space="preserve"> REF _Ref367705999 \r \h </w:instrText>
        </w:r>
      </w:ins>
      <w:ins w:id="6703" w:author="Rev 19 Allen Wirfs-Brock" w:date="2013-09-23T13:28:00Z">
        <w:r>
          <w:fldChar w:fldCharType="separate"/>
        </w:r>
      </w:ins>
      <w:ins w:id="6704" w:author="Rev 19 Allen Wirfs-Brock" w:date="2013-09-27T13:06:00Z">
        <w:r w:rsidR="00460CAC">
          <w:t>14.1.10</w:t>
        </w:r>
      </w:ins>
      <w:ins w:id="6705" w:author="Rev 19 Allen Wirfs-Brock" w:date="2013-09-23T13:28:00Z">
        <w:r>
          <w:fldChar w:fldCharType="end"/>
        </w:r>
        <w:r>
          <w:t xml:space="preserve">, </w:t>
        </w:r>
        <w:r>
          <w:fldChar w:fldCharType="begin"/>
        </w:r>
        <w:r>
          <w:instrText xml:space="preserve"> REF _Ref367706057 \r \h </w:instrText>
        </w:r>
      </w:ins>
      <w:ins w:id="6706" w:author="Rev 19 Allen Wirfs-Brock" w:date="2013-09-23T13:28:00Z">
        <w:r>
          <w:fldChar w:fldCharType="separate"/>
        </w:r>
      </w:ins>
      <w:ins w:id="6707" w:author="Rev 19 Allen Wirfs-Brock" w:date="2013-09-27T13:06:00Z">
        <w:r w:rsidR="00460CAC">
          <w:t>14.4.8</w:t>
        </w:r>
      </w:ins>
      <w:ins w:id="6708" w:author="Rev 19 Allen Wirfs-Brock" w:date="2013-09-23T13:28:00Z">
        <w:r>
          <w:fldChar w:fldCharType="end"/>
        </w:r>
        <w:r>
          <w:t xml:space="preserve">, </w:t>
        </w:r>
        <w:r>
          <w:fldChar w:fldCharType="begin"/>
        </w:r>
        <w:r>
          <w:instrText xml:space="preserve"> REF _Ref367706084 \r \h </w:instrText>
        </w:r>
      </w:ins>
      <w:ins w:id="6709" w:author="Rev 19 Allen Wirfs-Brock" w:date="2013-09-23T13:28:00Z">
        <w:r>
          <w:fldChar w:fldCharType="separate"/>
        </w:r>
      </w:ins>
      <w:ins w:id="6710" w:author="Rev 19 Allen Wirfs-Brock" w:date="2013-09-27T13:06:00Z">
        <w:r w:rsidR="00460CAC">
          <w:t>14.5.13</w:t>
        </w:r>
      </w:ins>
      <w:ins w:id="6711" w:author="Rev 19 Allen Wirfs-Brock" w:date="2013-09-23T13:28:00Z">
        <w:r>
          <w:fldChar w:fldCharType="end"/>
        </w:r>
        <w:r>
          <w:t xml:space="preserve">, </w:t>
        </w:r>
        <w:r>
          <w:fldChar w:fldCharType="begin"/>
        </w:r>
        <w:r>
          <w:instrText xml:space="preserve"> REF _Ref367706111 \r \h </w:instrText>
        </w:r>
      </w:ins>
      <w:ins w:id="6712" w:author="Rev 19 Allen Wirfs-Brock" w:date="2013-09-23T13:28:00Z">
        <w:r>
          <w:fldChar w:fldCharType="separate"/>
        </w:r>
      </w:ins>
      <w:ins w:id="6713" w:author="Rev 19 Allen Wirfs-Brock" w:date="2013-09-27T13:06:00Z">
        <w:r w:rsidR="00460CAC">
          <w:t>15.1.0.5</w:t>
        </w:r>
      </w:ins>
      <w:ins w:id="6714" w:author="Rev 19 Allen Wirfs-Brock" w:date="2013-09-23T13:28:00Z">
        <w:r>
          <w:fldChar w:fldCharType="end"/>
        </w:r>
        <w:r>
          <w:t xml:space="preserve">, </w:t>
        </w:r>
        <w:r>
          <w:fldChar w:fldCharType="begin"/>
        </w:r>
        <w:r>
          <w:instrText xml:space="preserve"> REF _Ref367706146 \r \h </w:instrText>
        </w:r>
      </w:ins>
      <w:ins w:id="6715" w:author="Rev 19 Allen Wirfs-Brock" w:date="2013-09-23T13:28:00Z">
        <w:r>
          <w:fldChar w:fldCharType="separate"/>
        </w:r>
      </w:ins>
      <w:ins w:id="6716" w:author="Rev 19 Allen Wirfs-Brock" w:date="2013-09-27T13:06:00Z">
        <w:r w:rsidR="00460CAC">
          <w:t>15.2.5</w:t>
        </w:r>
      </w:ins>
      <w:ins w:id="6717" w:author="Rev 19 Allen Wirfs-Brock" w:date="2013-09-23T13:28:00Z">
        <w:r>
          <w:fldChar w:fldCharType="end"/>
        </w:r>
        <w:r>
          <w:t>.</w:t>
        </w:r>
      </w:ins>
    </w:p>
    <w:p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 xml:space="preserve">be VarDeclaredNames of the first </w:t>
      </w:r>
      <w:r w:rsidRPr="00E77497">
        <w:rPr>
          <w:i/>
        </w:rPr>
        <w:t>Statement</w:t>
      </w:r>
      <w:r w:rsidRPr="00E77497">
        <w:t>.</w:t>
      </w:r>
    </w:p>
    <w:p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pPr>
        <w:pStyle w:val="Heading3"/>
        <w:rPr>
          <w:del w:id="6718" w:author="Rev 19 Allen Wirfs-Brock" w:date="2013-09-11T18:31:00Z"/>
        </w:rPr>
      </w:pPr>
      <w:del w:id="6719" w:author="Rev 19 Allen Wirfs-Brock" w:date="2013-09-11T18:31:00Z">
        <w:r w:rsidRPr="00E77497" w:rsidDel="006A65F3">
          <w:delText>Runtime Semantics</w:delText>
        </w:r>
        <w:bookmarkStart w:id="6720" w:name="_Toc368034470"/>
        <w:bookmarkStart w:id="6721" w:name="_Toc368049693"/>
        <w:bookmarkStart w:id="6722" w:name="_Toc368050470"/>
        <w:bookmarkEnd w:id="6720"/>
        <w:bookmarkEnd w:id="6721"/>
        <w:bookmarkEnd w:id="6722"/>
      </w:del>
    </w:p>
    <w:p w:rsidR="00AD4164" w:rsidRPr="00E77497" w:rsidRDefault="00AD4164" w:rsidP="006A78DC">
      <w:pPr>
        <w:pStyle w:val="Heading3"/>
        <w:rPr>
          <w:rFonts w:ascii="Helvetica" w:hAnsi="Helvetica"/>
        </w:rPr>
      </w:pPr>
      <w:bookmarkStart w:id="6723" w:name="_Toc368050471"/>
      <w:r w:rsidRPr="00E77497">
        <w:rPr>
          <w:rFonts w:ascii="Helvetica" w:hAnsi="Helvetica"/>
        </w:rPr>
        <w:t xml:space="preserve">Runtime Semantics: </w:t>
      </w:r>
      <w:r w:rsidRPr="00E77497">
        <w:rPr>
          <w:rFonts w:ascii="Helvetica" w:hAnsi="Helvetica"/>
          <w:spacing w:val="6"/>
        </w:rPr>
        <w:t>Evaluation</w:t>
      </w:r>
      <w:bookmarkEnd w:id="6723"/>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6724" w:name="_Toc382212726"/>
    </w:p>
    <w:p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6724"/>
      <w:r w:rsidRPr="00E77497">
        <w:t>.</w:t>
      </w:r>
      <w:bookmarkStart w:id="6725" w:name="_Toc382212727"/>
    </w:p>
    <w:p w:rsidR="00327BF7" w:rsidRDefault="00327BF7" w:rsidP="00327BF7">
      <w:pPr>
        <w:pStyle w:val="Alg2"/>
        <w:numPr>
          <w:ilvl w:val="0"/>
          <w:numId w:val="117"/>
        </w:numPr>
        <w:contextualSpacing/>
      </w:pPr>
      <w:bookmarkStart w:id="6726" w:name="_Toc382212729"/>
      <w:bookmarkEnd w:id="6725"/>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117"/>
        </w:numPr>
        <w:contextualSpacing/>
      </w:pPr>
      <w:r>
        <w:t>ReturnIfAbrupt(</w:t>
      </w:r>
      <w:r w:rsidRPr="006A5E27">
        <w:rPr>
          <w:i/>
        </w:rPr>
        <w:t>exprValue</w:t>
      </w:r>
      <w:r>
        <w:t>)</w:t>
      </w:r>
      <w:r w:rsidR="00327BF7">
        <w:t>.</w:t>
      </w:r>
    </w:p>
    <w:p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6727" w:name="_Toc382212730"/>
      <w:bookmarkEnd w:id="6726"/>
      <w:r w:rsidRPr="00E77497">
        <w:t>then</w:t>
      </w:r>
    </w:p>
    <w:p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6727"/>
      <w:r w:rsidR="004C02EF" w:rsidRPr="00E77497">
        <w:t>.</w:t>
      </w:r>
      <w:bookmarkStart w:id="6728" w:name="_Toc382212731"/>
    </w:p>
    <w:bookmarkEnd w:id="6728"/>
    <w:p w:rsidR="004C02EF" w:rsidRPr="00E77497" w:rsidRDefault="004C02EF" w:rsidP="00B34B48">
      <w:pPr>
        <w:pStyle w:val="Alg2"/>
        <w:numPr>
          <w:ilvl w:val="0"/>
          <w:numId w:val="117"/>
        </w:numPr>
      </w:pPr>
      <w:r w:rsidRPr="00E77497">
        <w:t>Else,</w:t>
      </w:r>
      <w:bookmarkStart w:id="6729" w:name="_Toc382212732"/>
    </w:p>
    <w:p w:rsidR="004C02EF" w:rsidRPr="00E77497" w:rsidRDefault="00416EF7" w:rsidP="00416EF7">
      <w:pPr>
        <w:pStyle w:val="Alg2"/>
        <w:numPr>
          <w:ilvl w:val="1"/>
          <w:numId w:val="117"/>
        </w:numPr>
        <w:tabs>
          <w:tab w:val="left" w:pos="1620"/>
        </w:tabs>
        <w:spacing w:after="220"/>
        <w:contextualSpacing/>
      </w:pPr>
      <w:bookmarkStart w:id="6730" w:name="_Toc382212733"/>
      <w:bookmarkEnd w:id="6729"/>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6730"/>
      <w:r w:rsidR="004C02EF" w:rsidRPr="00E77497">
        <w:t>.</w:t>
      </w:r>
    </w:p>
    <w:p w:rsidR="00416EF7" w:rsidRDefault="00416EF7" w:rsidP="00416EF7">
      <w:pPr>
        <w:pStyle w:val="Alg2"/>
        <w:numPr>
          <w:ilvl w:val="0"/>
          <w:numId w:val="117"/>
        </w:numPr>
        <w:contextualSpacing/>
      </w:pPr>
      <w:commentRangeStart w:id="6731"/>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416EF7" w:rsidRDefault="00416EF7" w:rsidP="00416EF7">
      <w:pPr>
        <w:pStyle w:val="Alg2"/>
        <w:numPr>
          <w:ilvl w:val="1"/>
          <w:numId w:val="117"/>
        </w:numPr>
      </w:pPr>
      <w:r>
        <w:t>Return NormalCompletion(</w:t>
      </w:r>
      <w:r>
        <w:rPr>
          <w:b/>
          <w:bCs/>
        </w:rPr>
        <w:t>undefined</w:t>
      </w:r>
      <w:r>
        <w:t xml:space="preserve">). </w:t>
      </w:r>
      <w:commentRangeEnd w:id="6731"/>
      <w:r w:rsidR="00A53F35">
        <w:rPr>
          <w:rStyle w:val="CommentReference"/>
          <w:rFonts w:ascii="Arial" w:eastAsia="MS Mincho" w:hAnsi="Arial"/>
          <w:spacing w:val="0"/>
          <w:lang w:eastAsia="ja-JP"/>
        </w:rPr>
        <w:commentReference w:id="6731"/>
      </w:r>
    </w:p>
    <w:p w:rsidR="00416EF7" w:rsidRDefault="00416EF7" w:rsidP="00416EF7">
      <w:pPr>
        <w:pStyle w:val="Alg2"/>
        <w:numPr>
          <w:ilvl w:val="0"/>
          <w:numId w:val="117"/>
        </w:numPr>
        <w:spacing w:after="220"/>
      </w:pPr>
      <w:r>
        <w:t xml:space="preserve">Return </w:t>
      </w:r>
      <w:r>
        <w:rPr>
          <w:i/>
        </w:rPr>
        <w:t>stmt</w:t>
      </w:r>
      <w:r w:rsidRPr="006A5E27">
        <w:rPr>
          <w:i/>
        </w:rPr>
        <w:t>Value</w:t>
      </w:r>
      <w:r>
        <w:t>.</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732" w:name="_Toc382212734"/>
    </w:p>
    <w:p w:rsidR="004C02EF" w:rsidRPr="00E77497" w:rsidRDefault="004C02EF" w:rsidP="00B34B48">
      <w:pPr>
        <w:pStyle w:val="Alg2"/>
        <w:numPr>
          <w:ilvl w:val="0"/>
          <w:numId w:val="399"/>
        </w:numPr>
      </w:pPr>
      <w:bookmarkStart w:id="6733" w:name="_Ref375016587"/>
      <w:bookmarkStart w:id="6734" w:name="_Ref375016604"/>
      <w:bookmarkStart w:id="6735" w:name="_Ref375016635"/>
      <w:bookmarkStart w:id="6736" w:name="_Toc375031201"/>
      <w:bookmarkStart w:id="6737" w:name="_Toc381513715"/>
      <w:bookmarkStart w:id="6738" w:name="_Toc382212237"/>
      <w:bookmarkStart w:id="6739" w:name="_Toc382212740"/>
      <w:bookmarkStart w:id="6740" w:name="_Toc382291582"/>
      <w:bookmarkStart w:id="6741" w:name="_Toc385672231"/>
      <w:bookmarkStart w:id="6742" w:name="_Toc393690335"/>
      <w:bookmarkStart w:id="6743" w:name="_Ref432004073"/>
      <w:bookmarkStart w:id="6744" w:name="_Toc472818880"/>
      <w:bookmarkStart w:id="6745" w:name="_Toc235503455"/>
      <w:bookmarkStart w:id="6746" w:name="_Toc241509230"/>
      <w:bookmarkStart w:id="6747" w:name="_Toc244416717"/>
      <w:bookmarkEnd w:id="6732"/>
      <w:r w:rsidRPr="00E77497">
        <w:t xml:space="preserve">Let </w:t>
      </w:r>
      <w:r w:rsidRPr="00E77497">
        <w:rPr>
          <w:i/>
        </w:rPr>
        <w:t>exprRef</w:t>
      </w:r>
      <w:r w:rsidRPr="00E77497">
        <w:t xml:space="preserve"> be the result of evaluating </w:t>
      </w:r>
      <w:r w:rsidRPr="00E77497">
        <w:rPr>
          <w:i/>
        </w:rPr>
        <w:t>Expression</w:t>
      </w:r>
      <w:r w:rsidRPr="00E77497">
        <w:t>.</w:t>
      </w:r>
      <w:bookmarkStart w:id="6748" w:name="_Toc382212735"/>
    </w:p>
    <w:p w:rsidR="00327BF7" w:rsidRDefault="00327BF7" w:rsidP="00327BF7">
      <w:pPr>
        <w:pStyle w:val="Alg2"/>
        <w:numPr>
          <w:ilvl w:val="0"/>
          <w:numId w:val="399"/>
        </w:numPr>
        <w:contextualSpacing/>
      </w:pPr>
      <w:bookmarkStart w:id="6749" w:name="_Toc382212737"/>
      <w:bookmarkEnd w:id="6748"/>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399"/>
        </w:numPr>
        <w:contextualSpacing/>
      </w:pPr>
      <w:r>
        <w:t>ReturnIfAbrupt(</w:t>
      </w:r>
      <w:r w:rsidRPr="006A5E27">
        <w:rPr>
          <w:i/>
        </w:rPr>
        <w:t>exprValue</w:t>
      </w:r>
      <w:r>
        <w:t>)</w:t>
      </w:r>
      <w:r w:rsidR="00327BF7">
        <w:t>.</w:t>
      </w:r>
    </w:p>
    <w:p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rsidR="004C02EF" w:rsidRPr="00E77497" w:rsidRDefault="00A53F35" w:rsidP="00A53F35">
      <w:pPr>
        <w:pStyle w:val="Alg2"/>
        <w:numPr>
          <w:ilvl w:val="1"/>
          <w:numId w:val="399"/>
        </w:numPr>
      </w:pPr>
      <w:r>
        <w:t>R</w:t>
      </w:r>
      <w:r w:rsidRPr="00E77497">
        <w:t xml:space="preserve">eturn </w:t>
      </w:r>
      <w:r w:rsidR="00DE1793">
        <w:t>NormalCompletion(</w:t>
      </w:r>
      <w:commentRangeStart w:id="6750"/>
      <w:r w:rsidR="00BD5F8D" w:rsidRPr="00DE1793">
        <w:rPr>
          <w:b/>
        </w:rPr>
        <w:t>undefined</w:t>
      </w:r>
      <w:commentRangeEnd w:id="6750"/>
      <w:r w:rsidR="00BD5F8D">
        <w:rPr>
          <w:rStyle w:val="CommentReference"/>
          <w:rFonts w:ascii="Arial" w:eastAsia="MS Mincho" w:hAnsi="Arial"/>
          <w:spacing w:val="0"/>
          <w:lang w:eastAsia="ja-JP"/>
        </w:rPr>
        <w:commentReference w:id="6750"/>
      </w:r>
      <w:bookmarkStart w:id="6751" w:name="_Toc382212738"/>
      <w:bookmarkEnd w:id="6749"/>
      <w:r w:rsidR="00DE1793">
        <w:t>)</w:t>
      </w:r>
      <w:r w:rsidR="00327BF7" w:rsidRPr="00E77497">
        <w:t>.</w:t>
      </w:r>
    </w:p>
    <w:p w:rsidR="00A53F35" w:rsidRDefault="00A53F35" w:rsidP="00A53F35">
      <w:pPr>
        <w:pStyle w:val="Alg2"/>
        <w:numPr>
          <w:ilvl w:val="0"/>
          <w:numId w:val="399"/>
        </w:numPr>
        <w:tabs>
          <w:tab w:val="left" w:pos="1620"/>
        </w:tabs>
        <w:spacing w:after="220"/>
        <w:contextualSpacing/>
      </w:pPr>
      <w:bookmarkStart w:id="6752" w:name="_Toc382212739"/>
      <w:bookmarkEnd w:id="6751"/>
      <w:r>
        <w:t xml:space="preserve">Else, </w:t>
      </w:r>
    </w:p>
    <w:p w:rsidR="00A53F35" w:rsidRPr="00E77497" w:rsidRDefault="00A53F35" w:rsidP="00A53F35">
      <w:pPr>
        <w:pStyle w:val="Alg2"/>
        <w:numPr>
          <w:ilvl w:val="1"/>
          <w:numId w:val="399"/>
        </w:numPr>
        <w:tabs>
          <w:tab w:val="left" w:pos="1620"/>
        </w:tabs>
        <w:spacing w:after="220"/>
        <w:contextualSpacing/>
      </w:pPr>
      <w:r>
        <w:t xml:space="preserve">Let </w:t>
      </w:r>
      <w:r>
        <w:rPr>
          <w:i/>
          <w:iCs/>
        </w:rPr>
        <w:t>stmtValue</w:t>
      </w:r>
      <w:r>
        <w:t xml:space="preserve"> be</w:t>
      </w:r>
      <w:r w:rsidRPr="00E77497">
        <w:t xml:space="preserve"> the result of evaluating </w:t>
      </w:r>
      <w:r w:rsidRPr="00E77497">
        <w:rPr>
          <w:i/>
        </w:rPr>
        <w:t>Statement</w:t>
      </w:r>
      <w:r w:rsidRPr="00E77497">
        <w:t>.</w:t>
      </w:r>
    </w:p>
    <w:p w:rsidR="00A53F35" w:rsidRDefault="00A53F35" w:rsidP="00A53F35">
      <w:pPr>
        <w:pStyle w:val="Alg2"/>
        <w:numPr>
          <w:ilvl w:val="0"/>
          <w:numId w:val="399"/>
        </w:numPr>
        <w:contextualSpacing/>
      </w:pPr>
      <w:commentRangeStart w:id="6753"/>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A53F35" w:rsidRDefault="00A53F35" w:rsidP="00A53F35">
      <w:pPr>
        <w:pStyle w:val="Alg2"/>
        <w:numPr>
          <w:ilvl w:val="1"/>
          <w:numId w:val="399"/>
        </w:numPr>
      </w:pPr>
      <w:r>
        <w:t>Return NormalCompletion(</w:t>
      </w:r>
      <w:r>
        <w:rPr>
          <w:b/>
          <w:bCs/>
        </w:rPr>
        <w:t>undefined</w:t>
      </w:r>
      <w:r>
        <w:t xml:space="preserve">). </w:t>
      </w:r>
      <w:commentRangeEnd w:id="6753"/>
      <w:r>
        <w:rPr>
          <w:rStyle w:val="CommentReference"/>
          <w:rFonts w:ascii="Arial" w:eastAsia="MS Mincho" w:hAnsi="Arial"/>
          <w:spacing w:val="0"/>
          <w:lang w:eastAsia="ja-JP"/>
        </w:rPr>
        <w:commentReference w:id="6753"/>
      </w:r>
    </w:p>
    <w:p w:rsidR="00A53F35" w:rsidRDefault="00A53F35" w:rsidP="00A53F35">
      <w:pPr>
        <w:pStyle w:val="Alg2"/>
        <w:numPr>
          <w:ilvl w:val="0"/>
          <w:numId w:val="399"/>
        </w:numPr>
        <w:spacing w:after="220"/>
      </w:pPr>
      <w:r>
        <w:t xml:space="preserve">Return </w:t>
      </w:r>
      <w:r>
        <w:rPr>
          <w:i/>
        </w:rPr>
        <w:t>stmt</w:t>
      </w:r>
      <w:r w:rsidRPr="006A5E27">
        <w:rPr>
          <w:i/>
        </w:rPr>
        <w:t>Value</w:t>
      </w:r>
      <w:r>
        <w:t>.</w:t>
      </w:r>
    </w:p>
    <w:p w:rsidR="004C02EF" w:rsidRPr="00E77497" w:rsidRDefault="004C02EF" w:rsidP="00D148E9">
      <w:pPr>
        <w:pStyle w:val="Heading2"/>
      </w:pPr>
      <w:bookmarkStart w:id="6754" w:name="_Toc276631081"/>
      <w:bookmarkStart w:id="6755" w:name="_Ref366135335"/>
      <w:bookmarkStart w:id="6756" w:name="_Ref366136304"/>
      <w:bookmarkStart w:id="6757" w:name="_Toc368050472"/>
      <w:bookmarkEnd w:id="6752"/>
      <w:r w:rsidRPr="00E77497">
        <w:t>Iteration Statement</w:t>
      </w:r>
      <w:bookmarkEnd w:id="6733"/>
      <w:bookmarkEnd w:id="6734"/>
      <w:bookmarkEnd w:id="6735"/>
      <w:bookmarkEnd w:id="6736"/>
      <w:bookmarkEnd w:id="6737"/>
      <w:bookmarkEnd w:id="6738"/>
      <w:bookmarkEnd w:id="6739"/>
      <w:bookmarkEnd w:id="6740"/>
      <w:bookmarkEnd w:id="6741"/>
      <w:bookmarkEnd w:id="6742"/>
      <w:r w:rsidRPr="00E77497">
        <w:t>s</w:t>
      </w:r>
      <w:bookmarkEnd w:id="6743"/>
      <w:bookmarkEnd w:id="6744"/>
      <w:bookmarkEnd w:id="6745"/>
      <w:bookmarkEnd w:id="6746"/>
      <w:bookmarkEnd w:id="6747"/>
      <w:bookmarkEnd w:id="6754"/>
      <w:bookmarkEnd w:id="6755"/>
      <w:bookmarkEnd w:id="6756"/>
      <w:bookmarkEnd w:id="675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IterationStatement </w:t>
      </w:r>
      <w:r w:rsidRPr="00E77497">
        <w:rPr>
          <w:rFonts w:ascii="Arial" w:hAnsi="Arial"/>
          <w:b/>
          <w:i w:val="0"/>
        </w:rPr>
        <w:t>:</w:t>
      </w:r>
    </w:p>
    <w:p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ins w:id="6758" w:author="Rev 19 Allen Wirfs-Brock" w:date="2013-09-06T14:55:00Z">
        <w:r w:rsidR="00233D6B" w:rsidRPr="00E77497">
          <w:t>NoIn</w:t>
        </w:r>
      </w:ins>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ins w:id="6759" w:author="Rev 19 Allen Wirfs-Brock" w:date="2013-09-06T14:55:00Z">
        <w:r w:rsidR="00233D6B" w:rsidRPr="00E77497">
          <w:t>NoIn</w:t>
        </w:r>
      </w:ins>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ins w:id="6760" w:author="Rev 19 Allen Wirfs-Brock" w:date="2013-09-06T14:55:00Z">
        <w:r w:rsidR="00233D6B" w:rsidRPr="00E77497">
          <w:t>NoIn</w:t>
        </w:r>
      </w:ins>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6761"/>
      <w:r w:rsidR="00A019F2" w:rsidRPr="00E77497" w:rsidDel="00A019F2">
        <w:t xml:space="preserve"> </w:t>
      </w:r>
      <w:commentRangeEnd w:id="6761"/>
      <w:r w:rsidR="00D07025">
        <w:rPr>
          <w:rStyle w:val="CommentReference"/>
          <w:rFonts w:ascii="Arial" w:eastAsia="MS Mincho" w:hAnsi="Arial"/>
          <w:i w:val="0"/>
          <w:lang w:eastAsia="ja-JP"/>
        </w:rPr>
        <w:commentReference w:id="6761"/>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6762" w:name="_Toc375031202"/>
      <w:bookmarkStart w:id="6763" w:name="_Toc381513716"/>
      <w:bookmarkStart w:id="6764" w:name="_Toc382212238"/>
      <w:bookmarkStart w:id="6765" w:name="_Toc382212741"/>
      <w:bookmarkStart w:id="6766" w:name="_Toc382291583"/>
      <w:bookmarkStart w:id="6767" w:name="_Toc385672232"/>
      <w:bookmarkStart w:id="6768"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rsidR="003B6A66" w:rsidRPr="00E77497" w:rsidRDefault="003B6A66" w:rsidP="003B6A66">
      <w:pPr>
        <w:pStyle w:val="SyntaxRule"/>
      </w:pPr>
      <w:bookmarkStart w:id="6769" w:name="_Toc472818881"/>
      <w:bookmarkStart w:id="6770" w:name="_Toc235503456"/>
      <w:bookmarkStart w:id="6771" w:name="_Toc241509231"/>
      <w:bookmarkStart w:id="6772" w:name="_Toc244416718"/>
      <w:bookmarkStart w:id="6773" w:name="_Toc276631082"/>
      <w:r>
        <w:lastRenderedPageBreak/>
        <w:t>For</w:t>
      </w:r>
      <w:r w:rsidRPr="00E77497">
        <w:t xml:space="preserve">Declaration </w:t>
      </w:r>
      <w:r w:rsidRPr="00E77497">
        <w:rPr>
          <w:rFonts w:ascii="Arial" w:hAnsi="Arial"/>
          <w:b/>
          <w:i w:val="0"/>
        </w:rPr>
        <w:t>:</w:t>
      </w:r>
    </w:p>
    <w:p w:rsidR="00B52BAA" w:rsidRDefault="000F5543" w:rsidP="00323ECD">
      <w:pPr>
        <w:pStyle w:val="SyntaxDefinition"/>
      </w:pPr>
      <w:r w:rsidRPr="00E77497">
        <w:t>Let</w:t>
      </w:r>
      <w:r>
        <w:t xml:space="preserve">OrConst  </w:t>
      </w:r>
      <w:r w:rsidR="00D54263">
        <w:t>For</w:t>
      </w:r>
      <w:r w:rsidR="003B6A66" w:rsidRPr="00E77497">
        <w:t xml:space="preserve">Binding </w:t>
      </w:r>
    </w:p>
    <w:p w:rsidR="00837D11" w:rsidRDefault="00837D11" w:rsidP="007C32C2">
      <w:pPr>
        <w:pStyle w:val="Note"/>
      </w:pPr>
      <w:r>
        <w:t>NOTE 1</w:t>
      </w:r>
      <w:r>
        <w:tab/>
      </w:r>
      <w:r w:rsidRPr="007C32C2">
        <w:rPr>
          <w:rFonts w:ascii="Times New Roman" w:hAnsi="Times New Roman"/>
          <w:i/>
        </w:rPr>
        <w:t>ForBinding</w:t>
      </w:r>
      <w:r>
        <w:t xml:space="preserve"> is defined in </w:t>
      </w:r>
      <w:r w:rsidR="00A51D25">
        <w:fldChar w:fldCharType="begin"/>
      </w:r>
      <w:r w:rsidR="00A51D25">
        <w:instrText xml:space="preserve"> REF _Ref365546940 \r \h </w:instrText>
      </w:r>
      <w:r w:rsidR="00A51D25">
        <w:fldChar w:fldCharType="separate"/>
      </w:r>
      <w:r w:rsidR="00460CAC">
        <w:t>12.1.4.2</w:t>
      </w:r>
      <w:r w:rsidR="00A51D25">
        <w:fldChar w:fldCharType="end"/>
      </w:r>
      <w:r>
        <w:t>.</w:t>
      </w:r>
    </w:p>
    <w:p w:rsidR="00345F94" w:rsidRPr="00837D11" w:rsidRDefault="00345F94" w:rsidP="00E25AF2">
      <w:pPr>
        <w:pStyle w:val="Note"/>
      </w:pPr>
      <w:commentRangeStart w:id="6774"/>
      <w:r w:rsidRPr="00837D11">
        <w:t>NOTE</w:t>
      </w:r>
      <w:r w:rsidR="00837D11" w:rsidRPr="00837D11">
        <w:t xml:space="preserve"> 2</w:t>
      </w:r>
      <w:r w:rsidRPr="00837D11">
        <w:tab/>
        <w:t xml:space="preserve">A semicolon is not required after a </w:t>
      </w:r>
      <w:r w:rsidRPr="00837D11">
        <w:rPr>
          <w:rFonts w:ascii="Courier New" w:hAnsi="Courier New" w:cs="Courier New"/>
          <w:b/>
        </w:rPr>
        <w:t>do-while</w:t>
      </w:r>
      <w:r w:rsidRPr="00837D11">
        <w:t xml:space="preserve"> statement. </w:t>
      </w:r>
      <w:commentRangeEnd w:id="6774"/>
      <w:r w:rsidRPr="007C32C2">
        <w:rPr>
          <w:rStyle w:val="CommentReference"/>
          <w:rFonts w:cs="Arial"/>
          <w:sz w:val="18"/>
          <w:szCs w:val="18"/>
        </w:rPr>
        <w:commentReference w:id="6774"/>
      </w:r>
    </w:p>
    <w:p w:rsidR="00491BC9" w:rsidRPr="006A65F3" w:rsidRDefault="00470F92" w:rsidP="00D30056">
      <w:pPr>
        <w:pStyle w:val="Heading3"/>
        <w:numPr>
          <w:ilvl w:val="2"/>
          <w:numId w:val="1599"/>
        </w:numPr>
        <w:rPr>
          <w:rFonts w:ascii="Helvetica" w:hAnsi="Helvetica"/>
          <w:spacing w:val="6"/>
        </w:rPr>
      </w:pPr>
      <w:del w:id="6775" w:author="Rev 19 Allen Wirfs-Brock" w:date="2013-09-11T18:32:00Z">
        <w:r w:rsidRPr="002241B3" w:rsidDel="006A65F3">
          <w:delText xml:space="preserve">Runtime </w:delText>
        </w:r>
      </w:del>
      <w:bookmarkStart w:id="6776" w:name="_Toc368050473"/>
      <w:r w:rsidRPr="002241B3">
        <w:t>Semantics</w:t>
      </w:r>
      <w:bookmarkEnd w:id="6776"/>
    </w:p>
    <w:p w:rsidR="006D2B83" w:rsidRDefault="006D2B83" w:rsidP="00D30056">
      <w:pPr>
        <w:pStyle w:val="Heading4"/>
      </w:pPr>
      <w:r w:rsidRPr="00E77497">
        <w:t xml:space="preserve">Runtime Semantics: </w:t>
      </w:r>
      <w:r w:rsidRPr="006D2B83">
        <w:t>LoopContinues</w:t>
      </w:r>
      <w:r>
        <w:t xml:space="preserve"> </w:t>
      </w:r>
      <w:del w:id="6777" w:author="Rev 19 Allen Wirfs-Brock" w:date="2013-09-23T16:24:00Z">
        <w:r w:rsidDel="00D30056">
          <w:delText>Abstract Operation</w:delText>
        </w:r>
      </w:del>
    </w:p>
    <w:p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rsidR="004C02EF" w:rsidRPr="00E77497" w:rsidRDefault="004C02EF" w:rsidP="00D148E9">
      <w:pPr>
        <w:pStyle w:val="Heading3"/>
      </w:pPr>
      <w:bookmarkStart w:id="6778" w:name="_Toc368050474"/>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6762"/>
      <w:bookmarkEnd w:id="6763"/>
      <w:bookmarkEnd w:id="6764"/>
      <w:bookmarkEnd w:id="6765"/>
      <w:bookmarkEnd w:id="6766"/>
      <w:bookmarkEnd w:id="6767"/>
      <w:bookmarkEnd w:id="6768"/>
      <w:r w:rsidRPr="00E77497">
        <w:t>t</w:t>
      </w:r>
      <w:bookmarkEnd w:id="6769"/>
      <w:bookmarkEnd w:id="6770"/>
      <w:bookmarkEnd w:id="6771"/>
      <w:bookmarkEnd w:id="6772"/>
      <w:bookmarkEnd w:id="6773"/>
      <w:bookmarkEnd w:id="6778"/>
    </w:p>
    <w:p w:rsidR="004D5676" w:rsidRPr="00E77497" w:rsidRDefault="004D5676" w:rsidP="00D30056">
      <w:pPr>
        <w:pStyle w:val="Heading4"/>
      </w:pPr>
      <w:bookmarkStart w:id="6779" w:name="_Ref367705814"/>
      <w:r w:rsidRPr="00E77497">
        <w:t xml:space="preserve">Static Semantics:  </w:t>
      </w:r>
      <w:r w:rsidRPr="00E77497">
        <w:rPr>
          <w:lang w:eastAsia="en-US"/>
        </w:rPr>
        <w:t>VarDeclaredNames</w:t>
      </w:r>
      <w:bookmarkEnd w:id="6779"/>
    </w:p>
    <w:p w:rsidR="002E137C" w:rsidRPr="00F742D3" w:rsidRDefault="002E137C" w:rsidP="002E137C">
      <w:pPr>
        <w:rPr>
          <w:ins w:id="6780" w:author="Rev 19 Allen Wirfs-Brock" w:date="2013-09-23T13:28:00Z"/>
        </w:rPr>
      </w:pPr>
      <w:ins w:id="6781" w:author="Rev 19 Allen Wirfs-Brock" w:date="2013-09-23T13:28:00Z">
        <w:r>
          <w:t xml:space="preserve">See also: </w:t>
        </w:r>
        <w:r>
          <w:fldChar w:fldCharType="begin"/>
        </w:r>
        <w:r>
          <w:instrText xml:space="preserve"> REF _Ref367705708 \r \h </w:instrText>
        </w:r>
      </w:ins>
      <w:ins w:id="6782" w:author="Rev 19 Allen Wirfs-Brock" w:date="2013-09-23T13:28:00Z">
        <w:r>
          <w:fldChar w:fldCharType="separate"/>
        </w:r>
      </w:ins>
      <w:ins w:id="6783" w:author="Rev 19 Allen Wirfs-Brock" w:date="2013-09-27T13:06:00Z">
        <w:r w:rsidR="00460CAC">
          <w:t>13.0.1</w:t>
        </w:r>
      </w:ins>
      <w:ins w:id="6784" w:author="Rev 19 Allen Wirfs-Brock" w:date="2013-09-23T13:28:00Z">
        <w:r>
          <w:fldChar w:fldCharType="end"/>
        </w:r>
        <w:r>
          <w:t xml:space="preserve">, </w:t>
        </w:r>
        <w:r>
          <w:fldChar w:fldCharType="begin"/>
        </w:r>
        <w:r>
          <w:instrText xml:space="preserve"> REF _Ref367705688 \r \h </w:instrText>
        </w:r>
      </w:ins>
      <w:ins w:id="6785" w:author="Rev 19 Allen Wirfs-Brock" w:date="2013-09-23T13:28:00Z">
        <w:r>
          <w:fldChar w:fldCharType="separate"/>
        </w:r>
      </w:ins>
      <w:ins w:id="6786" w:author="Rev 19 Allen Wirfs-Brock" w:date="2013-09-27T13:06:00Z">
        <w:r w:rsidR="00460CAC">
          <w:t>13.1.8</w:t>
        </w:r>
      </w:ins>
      <w:ins w:id="6787" w:author="Rev 19 Allen Wirfs-Brock" w:date="2013-09-23T13:28:00Z">
        <w:r>
          <w:fldChar w:fldCharType="end"/>
        </w:r>
        <w:r>
          <w:t xml:space="preserve">, </w:t>
        </w:r>
        <w:r>
          <w:fldChar w:fldCharType="begin"/>
        </w:r>
        <w:r>
          <w:instrText xml:space="preserve"> REF _Ref367705747 \r \h </w:instrText>
        </w:r>
      </w:ins>
      <w:ins w:id="6788" w:author="Rev 19 Allen Wirfs-Brock" w:date="2013-09-23T13:28:00Z">
        <w:r>
          <w:fldChar w:fldCharType="separate"/>
        </w:r>
      </w:ins>
      <w:ins w:id="6789" w:author="Rev 19 Allen Wirfs-Brock" w:date="2013-09-27T13:06:00Z">
        <w:r w:rsidR="00460CAC">
          <w:t>13.5.1</w:t>
        </w:r>
      </w:ins>
      <w:ins w:id="6790" w:author="Rev 19 Allen Wirfs-Brock" w:date="2013-09-23T13:28:00Z">
        <w:r>
          <w:fldChar w:fldCharType="end"/>
        </w:r>
        <w:r>
          <w:t xml:space="preserve">, </w:t>
        </w:r>
        <w:r>
          <w:fldChar w:fldCharType="begin"/>
        </w:r>
        <w:r>
          <w:instrText xml:space="preserve"> REF _Ref367705839 \r \h </w:instrText>
        </w:r>
      </w:ins>
      <w:ins w:id="6791" w:author="Rev 19 Allen Wirfs-Brock" w:date="2013-09-23T13:28:00Z">
        <w:r>
          <w:fldChar w:fldCharType="separate"/>
        </w:r>
      </w:ins>
      <w:ins w:id="6792" w:author="Rev 19 Allen Wirfs-Brock" w:date="2013-09-27T13:06:00Z">
        <w:r w:rsidR="00460CAC">
          <w:t>13.6.2.1</w:t>
        </w:r>
      </w:ins>
      <w:ins w:id="6793" w:author="Rev 19 Allen Wirfs-Brock" w:date="2013-09-23T13:28:00Z">
        <w:r>
          <w:fldChar w:fldCharType="end"/>
        </w:r>
        <w:r>
          <w:t xml:space="preserve">, </w:t>
        </w:r>
        <w:r>
          <w:fldChar w:fldCharType="begin"/>
        </w:r>
        <w:r>
          <w:instrText xml:space="preserve"> REF _Ref367705856 \r \h </w:instrText>
        </w:r>
      </w:ins>
      <w:ins w:id="6794" w:author="Rev 19 Allen Wirfs-Brock" w:date="2013-09-23T13:28:00Z">
        <w:r>
          <w:fldChar w:fldCharType="separate"/>
        </w:r>
      </w:ins>
      <w:ins w:id="6795" w:author="Rev 19 Allen Wirfs-Brock" w:date="2013-09-27T13:06:00Z">
        <w:r w:rsidR="00460CAC">
          <w:t>13.6.3.1</w:t>
        </w:r>
      </w:ins>
      <w:ins w:id="6796" w:author="Rev 19 Allen Wirfs-Brock" w:date="2013-09-23T13:28:00Z">
        <w:r>
          <w:fldChar w:fldCharType="end"/>
        </w:r>
        <w:r>
          <w:t xml:space="preserve">, </w:t>
        </w:r>
        <w:r>
          <w:fldChar w:fldCharType="begin"/>
        </w:r>
        <w:r>
          <w:instrText xml:space="preserve"> REF _Ref367705878 \r \h </w:instrText>
        </w:r>
      </w:ins>
      <w:ins w:id="6797" w:author="Rev 19 Allen Wirfs-Brock" w:date="2013-09-23T13:28:00Z">
        <w:r>
          <w:fldChar w:fldCharType="separate"/>
        </w:r>
      </w:ins>
      <w:ins w:id="6798" w:author="Rev 19 Allen Wirfs-Brock" w:date="2013-09-27T13:06:00Z">
        <w:r w:rsidR="00460CAC">
          <w:t>13.6.4.3</w:t>
        </w:r>
      </w:ins>
      <w:ins w:id="6799" w:author="Rev 19 Allen Wirfs-Brock" w:date="2013-09-23T13:28:00Z">
        <w:r>
          <w:fldChar w:fldCharType="end"/>
        </w:r>
        <w:r>
          <w:t xml:space="preserve">, </w:t>
        </w:r>
        <w:r>
          <w:fldChar w:fldCharType="begin"/>
        </w:r>
        <w:r>
          <w:instrText xml:space="preserve"> REF _Ref367705897 \r \h </w:instrText>
        </w:r>
      </w:ins>
      <w:ins w:id="6800" w:author="Rev 19 Allen Wirfs-Brock" w:date="2013-09-23T13:28:00Z">
        <w:r>
          <w:fldChar w:fldCharType="separate"/>
        </w:r>
      </w:ins>
      <w:ins w:id="6801" w:author="Rev 19 Allen Wirfs-Brock" w:date="2013-09-27T13:06:00Z">
        <w:r w:rsidR="00460CAC">
          <w:t>13.10.2</w:t>
        </w:r>
      </w:ins>
      <w:ins w:id="6802" w:author="Rev 19 Allen Wirfs-Brock" w:date="2013-09-23T13:28:00Z">
        <w:r>
          <w:fldChar w:fldCharType="end"/>
        </w:r>
        <w:r>
          <w:t xml:space="preserve">, </w:t>
        </w:r>
        <w:r>
          <w:fldChar w:fldCharType="begin"/>
        </w:r>
        <w:r>
          <w:instrText xml:space="preserve"> REF _Ref367705925 \r \h </w:instrText>
        </w:r>
      </w:ins>
      <w:ins w:id="6803" w:author="Rev 19 Allen Wirfs-Brock" w:date="2013-09-23T13:28:00Z">
        <w:r>
          <w:fldChar w:fldCharType="separate"/>
        </w:r>
      </w:ins>
      <w:ins w:id="6804" w:author="Rev 19 Allen Wirfs-Brock" w:date="2013-09-27T13:06:00Z">
        <w:r w:rsidR="00460CAC">
          <w:t>13.11.4</w:t>
        </w:r>
      </w:ins>
      <w:ins w:id="6805" w:author="Rev 19 Allen Wirfs-Brock" w:date="2013-09-23T13:28:00Z">
        <w:r>
          <w:fldChar w:fldCharType="end"/>
        </w:r>
        <w:r>
          <w:t xml:space="preserve">, </w:t>
        </w:r>
        <w:r>
          <w:fldChar w:fldCharType="begin"/>
        </w:r>
        <w:r>
          <w:instrText xml:space="preserve"> REF _Ref367705949 \r \h </w:instrText>
        </w:r>
      </w:ins>
      <w:ins w:id="6806" w:author="Rev 19 Allen Wirfs-Brock" w:date="2013-09-23T13:28:00Z">
        <w:r>
          <w:fldChar w:fldCharType="separate"/>
        </w:r>
      </w:ins>
      <w:ins w:id="6807" w:author="Rev 19 Allen Wirfs-Brock" w:date="2013-09-27T13:06:00Z">
        <w:r w:rsidR="00460CAC">
          <w:t>13.12.2</w:t>
        </w:r>
      </w:ins>
      <w:ins w:id="6808" w:author="Rev 19 Allen Wirfs-Brock" w:date="2013-09-23T13:28:00Z">
        <w:r>
          <w:fldChar w:fldCharType="end"/>
        </w:r>
        <w:r>
          <w:t xml:space="preserve">, </w:t>
        </w:r>
        <w:r>
          <w:fldChar w:fldCharType="begin"/>
        </w:r>
        <w:r>
          <w:instrText xml:space="preserve"> REF _Ref367705968 \r \h </w:instrText>
        </w:r>
      </w:ins>
      <w:ins w:id="6809" w:author="Rev 19 Allen Wirfs-Brock" w:date="2013-09-23T13:28:00Z">
        <w:r>
          <w:fldChar w:fldCharType="separate"/>
        </w:r>
      </w:ins>
      <w:ins w:id="6810" w:author="Rev 19 Allen Wirfs-Brock" w:date="2013-09-27T13:06:00Z">
        <w:r w:rsidR="00460CAC">
          <w:t>13.14.2</w:t>
        </w:r>
      </w:ins>
      <w:ins w:id="6811" w:author="Rev 19 Allen Wirfs-Brock" w:date="2013-09-23T13:28:00Z">
        <w:r>
          <w:fldChar w:fldCharType="end"/>
        </w:r>
        <w:r>
          <w:t xml:space="preserve">, </w:t>
        </w:r>
        <w:r>
          <w:fldChar w:fldCharType="begin"/>
        </w:r>
        <w:r>
          <w:instrText xml:space="preserve"> REF _Ref367705999 \r \h </w:instrText>
        </w:r>
      </w:ins>
      <w:ins w:id="6812" w:author="Rev 19 Allen Wirfs-Brock" w:date="2013-09-23T13:28:00Z">
        <w:r>
          <w:fldChar w:fldCharType="separate"/>
        </w:r>
      </w:ins>
      <w:ins w:id="6813" w:author="Rev 19 Allen Wirfs-Brock" w:date="2013-09-27T13:06:00Z">
        <w:r w:rsidR="00460CAC">
          <w:t>14.1.10</w:t>
        </w:r>
      </w:ins>
      <w:ins w:id="6814" w:author="Rev 19 Allen Wirfs-Brock" w:date="2013-09-23T13:28:00Z">
        <w:r>
          <w:fldChar w:fldCharType="end"/>
        </w:r>
        <w:r>
          <w:t xml:space="preserve">, </w:t>
        </w:r>
        <w:r>
          <w:fldChar w:fldCharType="begin"/>
        </w:r>
        <w:r>
          <w:instrText xml:space="preserve"> REF _Ref367706057 \r \h </w:instrText>
        </w:r>
      </w:ins>
      <w:ins w:id="6815" w:author="Rev 19 Allen Wirfs-Brock" w:date="2013-09-23T13:28:00Z">
        <w:r>
          <w:fldChar w:fldCharType="separate"/>
        </w:r>
      </w:ins>
      <w:ins w:id="6816" w:author="Rev 19 Allen Wirfs-Brock" w:date="2013-09-27T13:06:00Z">
        <w:r w:rsidR="00460CAC">
          <w:t>14.4.8</w:t>
        </w:r>
      </w:ins>
      <w:ins w:id="6817" w:author="Rev 19 Allen Wirfs-Brock" w:date="2013-09-23T13:28:00Z">
        <w:r>
          <w:fldChar w:fldCharType="end"/>
        </w:r>
        <w:r>
          <w:t xml:space="preserve">, </w:t>
        </w:r>
        <w:r>
          <w:fldChar w:fldCharType="begin"/>
        </w:r>
        <w:r>
          <w:instrText xml:space="preserve"> REF _Ref367706084 \r \h </w:instrText>
        </w:r>
      </w:ins>
      <w:ins w:id="6818" w:author="Rev 19 Allen Wirfs-Brock" w:date="2013-09-23T13:28:00Z">
        <w:r>
          <w:fldChar w:fldCharType="separate"/>
        </w:r>
      </w:ins>
      <w:ins w:id="6819" w:author="Rev 19 Allen Wirfs-Brock" w:date="2013-09-27T13:06:00Z">
        <w:r w:rsidR="00460CAC">
          <w:t>14.5.13</w:t>
        </w:r>
      </w:ins>
      <w:ins w:id="6820" w:author="Rev 19 Allen Wirfs-Brock" w:date="2013-09-23T13:28:00Z">
        <w:r>
          <w:fldChar w:fldCharType="end"/>
        </w:r>
        <w:r>
          <w:t xml:space="preserve">, </w:t>
        </w:r>
        <w:r>
          <w:fldChar w:fldCharType="begin"/>
        </w:r>
        <w:r>
          <w:instrText xml:space="preserve"> REF _Ref367706111 \r \h </w:instrText>
        </w:r>
      </w:ins>
      <w:ins w:id="6821" w:author="Rev 19 Allen Wirfs-Brock" w:date="2013-09-23T13:28:00Z">
        <w:r>
          <w:fldChar w:fldCharType="separate"/>
        </w:r>
      </w:ins>
      <w:ins w:id="6822" w:author="Rev 19 Allen Wirfs-Brock" w:date="2013-09-27T13:06:00Z">
        <w:r w:rsidR="00460CAC">
          <w:t>15.1.0.5</w:t>
        </w:r>
      </w:ins>
      <w:ins w:id="6823" w:author="Rev 19 Allen Wirfs-Brock" w:date="2013-09-23T13:28:00Z">
        <w:r>
          <w:fldChar w:fldCharType="end"/>
        </w:r>
        <w:r>
          <w:t xml:space="preserve">, </w:t>
        </w:r>
        <w:r>
          <w:fldChar w:fldCharType="begin"/>
        </w:r>
        <w:r>
          <w:instrText xml:space="preserve"> REF _Ref367706146 \r \h </w:instrText>
        </w:r>
      </w:ins>
      <w:ins w:id="6824" w:author="Rev 19 Allen Wirfs-Brock" w:date="2013-09-23T13:28:00Z">
        <w:r>
          <w:fldChar w:fldCharType="separate"/>
        </w:r>
      </w:ins>
      <w:ins w:id="6825" w:author="Rev 19 Allen Wirfs-Brock" w:date="2013-09-27T13:06:00Z">
        <w:r w:rsidR="00460CAC">
          <w:t>15.2.5</w:t>
        </w:r>
      </w:ins>
      <w:ins w:id="6826" w:author="Rev 19 Allen Wirfs-Brock" w:date="2013-09-23T13:28:00Z">
        <w:r>
          <w:fldChar w:fldCharType="end"/>
        </w:r>
        <w:r>
          <w:t>.</w:t>
        </w:r>
      </w:ins>
    </w:p>
    <w:p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rsidP="00D148E9">
      <w:pPr>
        <w:pStyle w:val="Heading4"/>
        <w:rPr>
          <w:del w:id="6827" w:author="Rev 19 Allen Wirfs-Brock" w:date="2013-09-11T18:34:00Z"/>
        </w:rPr>
      </w:pPr>
      <w:del w:id="6828" w:author="Rev 19 Allen Wirfs-Brock" w:date="2013-09-11T18:34:00Z">
        <w:r w:rsidRPr="00E77497" w:rsidDel="006A65F3">
          <w:delText>Runtime Semantics</w:delText>
        </w:r>
      </w:del>
    </w:p>
    <w:p w:rsidR="00B741A1" w:rsidRDefault="00B741A1" w:rsidP="00CF4D09">
      <w:pPr>
        <w:pStyle w:val="Heading4"/>
      </w:pPr>
      <w:bookmarkStart w:id="6829" w:name="_Ref367706859"/>
      <w:r w:rsidRPr="00E77497">
        <w:t xml:space="preserve">Runtime Semantics: </w:t>
      </w:r>
      <w:r>
        <w:t>Labelled</w:t>
      </w:r>
      <w:del w:id="6830" w:author="Rev 19 Allen Wirfs-Brock" w:date="2013-09-23T13:38:00Z">
        <w:r w:rsidDel="00CF4D09">
          <w:delText xml:space="preserve"> </w:delText>
        </w:r>
      </w:del>
      <w:r>
        <w:t>Evaluation</w:t>
      </w:r>
      <w:bookmarkEnd w:id="6829"/>
    </w:p>
    <w:p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831" w:author="Rev 19 Allen Wirfs-Brock" w:date="2013-09-23T13:45:00Z"/>
        </w:rPr>
      </w:pPr>
      <w:ins w:id="6832" w:author="Rev 19 Allen Wirfs-Brock" w:date="2013-09-23T13:45:00Z">
        <w:r>
          <w:t xml:space="preserve">See also: </w:t>
        </w:r>
        <w:r>
          <w:fldChar w:fldCharType="begin"/>
        </w:r>
        <w:r>
          <w:instrText xml:space="preserve"> REF _Ref367706686 \r \h </w:instrText>
        </w:r>
      </w:ins>
      <w:ins w:id="6833" w:author="Rev 19 Allen Wirfs-Brock" w:date="2013-09-23T13:45:00Z">
        <w:r>
          <w:fldChar w:fldCharType="separate"/>
        </w:r>
      </w:ins>
      <w:ins w:id="6834" w:author="Rev 19 Allen Wirfs-Brock" w:date="2013-09-27T13:06:00Z">
        <w:r w:rsidR="00460CAC">
          <w:t>13.0.2</w:t>
        </w:r>
      </w:ins>
      <w:ins w:id="6835" w:author="Rev 19 Allen Wirfs-Brock" w:date="2013-09-23T13:45:00Z">
        <w:r>
          <w:fldChar w:fldCharType="end"/>
        </w:r>
        <w:r>
          <w:t xml:space="preserve">, </w:t>
        </w:r>
        <w:r>
          <w:fldChar w:fldCharType="begin"/>
        </w:r>
        <w:r>
          <w:instrText xml:space="preserve"> REF _Ref367706902 \r \h </w:instrText>
        </w:r>
      </w:ins>
      <w:ins w:id="6836" w:author="Rev 19 Allen Wirfs-Brock" w:date="2013-09-23T13:45:00Z">
        <w:r>
          <w:fldChar w:fldCharType="separate"/>
        </w:r>
      </w:ins>
      <w:ins w:id="6837" w:author="Rev 19 Allen Wirfs-Brock" w:date="2013-09-27T13:06:00Z">
        <w:r w:rsidR="00460CAC">
          <w:t>13.6.2.2</w:t>
        </w:r>
      </w:ins>
      <w:ins w:id="6838" w:author="Rev 19 Allen Wirfs-Brock" w:date="2013-09-23T13:45:00Z">
        <w:r>
          <w:fldChar w:fldCharType="end"/>
        </w:r>
        <w:r>
          <w:t xml:space="preserve">, </w:t>
        </w:r>
        <w:r>
          <w:fldChar w:fldCharType="begin"/>
        </w:r>
        <w:r>
          <w:instrText xml:space="preserve"> REF _Ref367706960 \r \h </w:instrText>
        </w:r>
      </w:ins>
      <w:ins w:id="6839" w:author="Rev 19 Allen Wirfs-Brock" w:date="2013-09-23T13:45:00Z">
        <w:r>
          <w:fldChar w:fldCharType="separate"/>
        </w:r>
      </w:ins>
      <w:ins w:id="6840" w:author="Rev 19 Allen Wirfs-Brock" w:date="2013-09-27T13:06:00Z">
        <w:r w:rsidR="00460CAC">
          <w:t>13.6.3.2</w:t>
        </w:r>
      </w:ins>
      <w:ins w:id="6841" w:author="Rev 19 Allen Wirfs-Brock" w:date="2013-09-23T13:45:00Z">
        <w:r>
          <w:fldChar w:fldCharType="end"/>
        </w:r>
        <w:r>
          <w:t xml:space="preserve">, </w:t>
        </w:r>
        <w:r>
          <w:fldChar w:fldCharType="begin"/>
        </w:r>
        <w:r>
          <w:instrText xml:space="preserve"> REF _Ref367707000 \r \h </w:instrText>
        </w:r>
      </w:ins>
      <w:ins w:id="6842" w:author="Rev 19 Allen Wirfs-Brock" w:date="2013-09-23T13:45:00Z">
        <w:r>
          <w:fldChar w:fldCharType="separate"/>
        </w:r>
      </w:ins>
      <w:ins w:id="6843" w:author="Rev 19 Allen Wirfs-Brock" w:date="2013-09-27T13:06:00Z">
        <w:r w:rsidR="00460CAC">
          <w:t>13.6.4.5</w:t>
        </w:r>
      </w:ins>
      <w:ins w:id="6844" w:author="Rev 19 Allen Wirfs-Brock" w:date="2013-09-23T13:45:00Z">
        <w:r>
          <w:fldChar w:fldCharType="end"/>
        </w:r>
        <w:r>
          <w:t xml:space="preserve">, </w:t>
        </w:r>
        <w:r>
          <w:fldChar w:fldCharType="begin"/>
        </w:r>
        <w:r>
          <w:instrText xml:space="preserve"> REF _Ref367707068 \r \h </w:instrText>
        </w:r>
      </w:ins>
      <w:ins w:id="6845" w:author="Rev 19 Allen Wirfs-Brock" w:date="2013-09-23T13:45:00Z">
        <w:r>
          <w:fldChar w:fldCharType="separate"/>
        </w:r>
      </w:ins>
      <w:ins w:id="6846" w:author="Rev 19 Allen Wirfs-Brock" w:date="2013-09-27T13:06:00Z">
        <w:r w:rsidR="00460CAC">
          <w:t>13.12.3</w:t>
        </w:r>
      </w:ins>
      <w:ins w:id="6847" w:author="Rev 19 Allen Wirfs-Brock" w:date="2013-09-23T13:45:00Z">
        <w:r>
          <w:fldChar w:fldCharType="end"/>
        </w:r>
        <w:r>
          <w:t>.</w:t>
        </w:r>
      </w:ins>
    </w:p>
    <w:p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6848" w:name="_Toc375031203"/>
      <w:bookmarkStart w:id="6849" w:name="_Toc381513717"/>
    </w:p>
    <w:p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6850"/>
      <w:r w:rsidR="00BD5F8D" w:rsidRPr="00F75D28">
        <w:rPr>
          <w:b/>
        </w:rPr>
        <w:t>undefined</w:t>
      </w:r>
      <w:commentRangeEnd w:id="6850"/>
      <w:r w:rsidR="00BD5F8D" w:rsidRPr="00F75D28">
        <w:rPr>
          <w:rStyle w:val="CommentReference"/>
          <w:rFonts w:eastAsia="MS Mincho"/>
          <w:b/>
          <w:spacing w:val="0"/>
          <w:lang w:eastAsia="ja-JP"/>
        </w:rPr>
        <w:commentReference w:id="6850"/>
      </w:r>
      <w:r w:rsidRPr="00F75D28">
        <w:rPr>
          <w:b/>
        </w:rPr>
        <w:t>.</w:t>
      </w:r>
    </w:p>
    <w:p w:rsidR="004C02EF" w:rsidRPr="00E77497" w:rsidRDefault="004C02EF" w:rsidP="0027695A">
      <w:pPr>
        <w:pStyle w:val="Alg3"/>
        <w:numPr>
          <w:ilvl w:val="0"/>
          <w:numId w:val="683"/>
        </w:numPr>
      </w:pPr>
      <w:r w:rsidRPr="00E77497">
        <w:t xml:space="preserve">Repeat </w:t>
      </w:r>
    </w:p>
    <w:p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6851"/>
      <w:r>
        <w:t>then</w:t>
      </w:r>
      <w:commentRangeEnd w:id="6851"/>
      <w:r w:rsidR="009E1306">
        <w:rPr>
          <w:rStyle w:val="CommentReference"/>
          <w:rFonts w:ascii="Arial" w:eastAsia="MS Mincho" w:hAnsi="Arial"/>
          <w:spacing w:val="0"/>
          <w:lang w:eastAsia="ja-JP"/>
        </w:rPr>
        <w:commentReference w:id="6851"/>
      </w:r>
    </w:p>
    <w:p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rsidR="004C02EF" w:rsidRPr="00E77497" w:rsidRDefault="004C02EF" w:rsidP="00D148E9">
      <w:pPr>
        <w:pStyle w:val="Heading3"/>
      </w:pPr>
      <w:bookmarkStart w:id="6852" w:name="_Toc361663403"/>
      <w:bookmarkStart w:id="6853" w:name="_Toc361665244"/>
      <w:bookmarkStart w:id="6854" w:name="_Toc361667084"/>
      <w:bookmarkStart w:id="6855" w:name="_Toc361668913"/>
      <w:bookmarkStart w:id="6856" w:name="_Toc364934941"/>
      <w:bookmarkStart w:id="6857" w:name="_Toc365474185"/>
      <w:bookmarkStart w:id="6858" w:name="_Toc417706222"/>
      <w:bookmarkStart w:id="6859" w:name="_Toc472818882"/>
      <w:bookmarkStart w:id="6860" w:name="_Toc235503457"/>
      <w:bookmarkStart w:id="6861" w:name="_Toc241509232"/>
      <w:bookmarkStart w:id="6862" w:name="_Toc244416719"/>
      <w:bookmarkStart w:id="6863" w:name="_Toc276631083"/>
      <w:bookmarkStart w:id="6864" w:name="_Toc368050475"/>
      <w:bookmarkEnd w:id="6852"/>
      <w:bookmarkEnd w:id="6853"/>
      <w:bookmarkEnd w:id="6854"/>
      <w:bookmarkEnd w:id="6855"/>
      <w:bookmarkEnd w:id="6856"/>
      <w:bookmarkEnd w:id="6857"/>
      <w:r w:rsidRPr="00E77497">
        <w:t xml:space="preserve">The </w:t>
      </w:r>
      <w:r w:rsidRPr="00E77497">
        <w:rPr>
          <w:rFonts w:ascii="Courier New" w:hAnsi="Courier New"/>
        </w:rPr>
        <w:t>while</w:t>
      </w:r>
      <w:r w:rsidRPr="00E77497">
        <w:t xml:space="preserve"> </w:t>
      </w:r>
      <w:bookmarkEnd w:id="6858"/>
      <w:bookmarkEnd w:id="6859"/>
      <w:bookmarkEnd w:id="6860"/>
      <w:r w:rsidRPr="00E77497">
        <w:t>Statement</w:t>
      </w:r>
      <w:bookmarkEnd w:id="6861"/>
      <w:bookmarkEnd w:id="6862"/>
      <w:bookmarkEnd w:id="6863"/>
      <w:bookmarkEnd w:id="6864"/>
    </w:p>
    <w:p w:rsidR="00687A3E" w:rsidRPr="00E77497" w:rsidRDefault="00687A3E" w:rsidP="006A78DC">
      <w:pPr>
        <w:pStyle w:val="Heading4"/>
      </w:pPr>
      <w:bookmarkStart w:id="6865" w:name="_Ref367705839"/>
      <w:r w:rsidRPr="00E77497">
        <w:t xml:space="preserve">Static Semantics:  </w:t>
      </w:r>
      <w:r w:rsidRPr="00E77497">
        <w:rPr>
          <w:lang w:eastAsia="en-US"/>
        </w:rPr>
        <w:t>VarDeclaredNames</w:t>
      </w:r>
      <w:bookmarkEnd w:id="6865"/>
    </w:p>
    <w:p w:rsidR="002E137C" w:rsidRPr="00F742D3" w:rsidRDefault="002E137C" w:rsidP="002E137C">
      <w:pPr>
        <w:rPr>
          <w:ins w:id="6866" w:author="Rev 19 Allen Wirfs-Brock" w:date="2013-09-23T13:29:00Z"/>
        </w:rPr>
      </w:pPr>
      <w:ins w:id="6867" w:author="Rev 19 Allen Wirfs-Brock" w:date="2013-09-23T13:29:00Z">
        <w:r>
          <w:t xml:space="preserve">See also: </w:t>
        </w:r>
        <w:r>
          <w:fldChar w:fldCharType="begin"/>
        </w:r>
        <w:r>
          <w:instrText xml:space="preserve"> REF _Ref367705708 \r \h </w:instrText>
        </w:r>
      </w:ins>
      <w:ins w:id="6868" w:author="Rev 19 Allen Wirfs-Brock" w:date="2013-09-23T13:29:00Z">
        <w:r>
          <w:fldChar w:fldCharType="separate"/>
        </w:r>
      </w:ins>
      <w:ins w:id="6869" w:author="Rev 19 Allen Wirfs-Brock" w:date="2013-09-27T13:06:00Z">
        <w:r w:rsidR="00460CAC">
          <w:t>13.0.1</w:t>
        </w:r>
      </w:ins>
      <w:ins w:id="6870" w:author="Rev 19 Allen Wirfs-Brock" w:date="2013-09-23T13:29:00Z">
        <w:r>
          <w:fldChar w:fldCharType="end"/>
        </w:r>
        <w:r>
          <w:t xml:space="preserve">, </w:t>
        </w:r>
        <w:r>
          <w:fldChar w:fldCharType="begin"/>
        </w:r>
        <w:r>
          <w:instrText xml:space="preserve"> REF _Ref367705688 \r \h </w:instrText>
        </w:r>
      </w:ins>
      <w:ins w:id="6871" w:author="Rev 19 Allen Wirfs-Brock" w:date="2013-09-23T13:29:00Z">
        <w:r>
          <w:fldChar w:fldCharType="separate"/>
        </w:r>
      </w:ins>
      <w:ins w:id="6872" w:author="Rev 19 Allen Wirfs-Brock" w:date="2013-09-27T13:06:00Z">
        <w:r w:rsidR="00460CAC">
          <w:t>13.1.8</w:t>
        </w:r>
      </w:ins>
      <w:ins w:id="6873" w:author="Rev 19 Allen Wirfs-Brock" w:date="2013-09-23T13:29:00Z">
        <w:r>
          <w:fldChar w:fldCharType="end"/>
        </w:r>
        <w:r>
          <w:t xml:space="preserve">, </w:t>
        </w:r>
        <w:r>
          <w:fldChar w:fldCharType="begin"/>
        </w:r>
        <w:r>
          <w:instrText xml:space="preserve"> REF _Ref367705747 \r \h </w:instrText>
        </w:r>
      </w:ins>
      <w:ins w:id="6874" w:author="Rev 19 Allen Wirfs-Brock" w:date="2013-09-23T13:29:00Z">
        <w:r>
          <w:fldChar w:fldCharType="separate"/>
        </w:r>
      </w:ins>
      <w:ins w:id="6875" w:author="Rev 19 Allen Wirfs-Brock" w:date="2013-09-27T13:06:00Z">
        <w:r w:rsidR="00460CAC">
          <w:t>13.5.1</w:t>
        </w:r>
      </w:ins>
      <w:ins w:id="6876" w:author="Rev 19 Allen Wirfs-Brock" w:date="2013-09-23T13:29:00Z">
        <w:r>
          <w:fldChar w:fldCharType="end"/>
        </w:r>
        <w:r>
          <w:t xml:space="preserve">, </w:t>
        </w:r>
        <w:r>
          <w:fldChar w:fldCharType="begin"/>
        </w:r>
        <w:r>
          <w:instrText xml:space="preserve"> REF _Ref367705814 \r \h </w:instrText>
        </w:r>
      </w:ins>
      <w:ins w:id="6877" w:author="Rev 19 Allen Wirfs-Brock" w:date="2013-09-23T13:29:00Z">
        <w:r>
          <w:fldChar w:fldCharType="separate"/>
        </w:r>
      </w:ins>
      <w:ins w:id="6878" w:author="Rev 19 Allen Wirfs-Brock" w:date="2013-09-27T13:06:00Z">
        <w:r w:rsidR="00460CAC">
          <w:t>13.6.1.1</w:t>
        </w:r>
      </w:ins>
      <w:ins w:id="6879" w:author="Rev 19 Allen Wirfs-Brock" w:date="2013-09-23T13:29:00Z">
        <w:r>
          <w:fldChar w:fldCharType="end"/>
        </w:r>
        <w:r>
          <w:t xml:space="preserve">, </w:t>
        </w:r>
        <w:r>
          <w:fldChar w:fldCharType="begin"/>
        </w:r>
        <w:r>
          <w:instrText xml:space="preserve"> REF _Ref367705856 \r \h </w:instrText>
        </w:r>
      </w:ins>
      <w:ins w:id="6880" w:author="Rev 19 Allen Wirfs-Brock" w:date="2013-09-23T13:29:00Z">
        <w:r>
          <w:fldChar w:fldCharType="separate"/>
        </w:r>
      </w:ins>
      <w:ins w:id="6881" w:author="Rev 19 Allen Wirfs-Brock" w:date="2013-09-27T13:06:00Z">
        <w:r w:rsidR="00460CAC">
          <w:t>13.6.3.1</w:t>
        </w:r>
      </w:ins>
      <w:ins w:id="6882" w:author="Rev 19 Allen Wirfs-Brock" w:date="2013-09-23T13:29:00Z">
        <w:r>
          <w:fldChar w:fldCharType="end"/>
        </w:r>
        <w:r>
          <w:t xml:space="preserve">, </w:t>
        </w:r>
        <w:r>
          <w:fldChar w:fldCharType="begin"/>
        </w:r>
        <w:r>
          <w:instrText xml:space="preserve"> REF _Ref367705878 \r \h </w:instrText>
        </w:r>
      </w:ins>
      <w:ins w:id="6883" w:author="Rev 19 Allen Wirfs-Brock" w:date="2013-09-23T13:29:00Z">
        <w:r>
          <w:fldChar w:fldCharType="separate"/>
        </w:r>
      </w:ins>
      <w:ins w:id="6884" w:author="Rev 19 Allen Wirfs-Brock" w:date="2013-09-27T13:06:00Z">
        <w:r w:rsidR="00460CAC">
          <w:t>13.6.4.3</w:t>
        </w:r>
      </w:ins>
      <w:ins w:id="6885" w:author="Rev 19 Allen Wirfs-Brock" w:date="2013-09-23T13:29:00Z">
        <w:r>
          <w:fldChar w:fldCharType="end"/>
        </w:r>
        <w:r>
          <w:t xml:space="preserve">, </w:t>
        </w:r>
        <w:r>
          <w:fldChar w:fldCharType="begin"/>
        </w:r>
        <w:r>
          <w:instrText xml:space="preserve"> REF _Ref367705897 \r \h </w:instrText>
        </w:r>
      </w:ins>
      <w:ins w:id="6886" w:author="Rev 19 Allen Wirfs-Brock" w:date="2013-09-23T13:29:00Z">
        <w:r>
          <w:fldChar w:fldCharType="separate"/>
        </w:r>
      </w:ins>
      <w:ins w:id="6887" w:author="Rev 19 Allen Wirfs-Brock" w:date="2013-09-27T13:06:00Z">
        <w:r w:rsidR="00460CAC">
          <w:t>13.10.2</w:t>
        </w:r>
      </w:ins>
      <w:ins w:id="6888" w:author="Rev 19 Allen Wirfs-Brock" w:date="2013-09-23T13:29:00Z">
        <w:r>
          <w:fldChar w:fldCharType="end"/>
        </w:r>
        <w:r>
          <w:t xml:space="preserve">, </w:t>
        </w:r>
        <w:r>
          <w:fldChar w:fldCharType="begin"/>
        </w:r>
        <w:r>
          <w:instrText xml:space="preserve"> REF _Ref367705925 \r \h </w:instrText>
        </w:r>
      </w:ins>
      <w:ins w:id="6889" w:author="Rev 19 Allen Wirfs-Brock" w:date="2013-09-23T13:29:00Z">
        <w:r>
          <w:fldChar w:fldCharType="separate"/>
        </w:r>
      </w:ins>
      <w:ins w:id="6890" w:author="Rev 19 Allen Wirfs-Brock" w:date="2013-09-27T13:06:00Z">
        <w:r w:rsidR="00460CAC">
          <w:t>13.11.4</w:t>
        </w:r>
      </w:ins>
      <w:ins w:id="6891" w:author="Rev 19 Allen Wirfs-Brock" w:date="2013-09-23T13:29:00Z">
        <w:r>
          <w:fldChar w:fldCharType="end"/>
        </w:r>
        <w:r>
          <w:t xml:space="preserve">, </w:t>
        </w:r>
        <w:r>
          <w:fldChar w:fldCharType="begin"/>
        </w:r>
        <w:r>
          <w:instrText xml:space="preserve"> REF _Ref367705949 \r \h </w:instrText>
        </w:r>
      </w:ins>
      <w:ins w:id="6892" w:author="Rev 19 Allen Wirfs-Brock" w:date="2013-09-23T13:29:00Z">
        <w:r>
          <w:fldChar w:fldCharType="separate"/>
        </w:r>
      </w:ins>
      <w:ins w:id="6893" w:author="Rev 19 Allen Wirfs-Brock" w:date="2013-09-27T13:06:00Z">
        <w:r w:rsidR="00460CAC">
          <w:t>13.12.2</w:t>
        </w:r>
      </w:ins>
      <w:ins w:id="6894" w:author="Rev 19 Allen Wirfs-Brock" w:date="2013-09-23T13:29:00Z">
        <w:r>
          <w:fldChar w:fldCharType="end"/>
        </w:r>
        <w:r>
          <w:t xml:space="preserve">, </w:t>
        </w:r>
        <w:r>
          <w:fldChar w:fldCharType="begin"/>
        </w:r>
        <w:r>
          <w:instrText xml:space="preserve"> REF _Ref367705968 \r \h </w:instrText>
        </w:r>
      </w:ins>
      <w:ins w:id="6895" w:author="Rev 19 Allen Wirfs-Brock" w:date="2013-09-23T13:29:00Z">
        <w:r>
          <w:fldChar w:fldCharType="separate"/>
        </w:r>
      </w:ins>
      <w:ins w:id="6896" w:author="Rev 19 Allen Wirfs-Brock" w:date="2013-09-27T13:06:00Z">
        <w:r w:rsidR="00460CAC">
          <w:t>13.14.2</w:t>
        </w:r>
      </w:ins>
      <w:ins w:id="6897" w:author="Rev 19 Allen Wirfs-Brock" w:date="2013-09-23T13:29:00Z">
        <w:r>
          <w:fldChar w:fldCharType="end"/>
        </w:r>
        <w:r>
          <w:t xml:space="preserve">, </w:t>
        </w:r>
        <w:r>
          <w:fldChar w:fldCharType="begin"/>
        </w:r>
        <w:r>
          <w:instrText xml:space="preserve"> REF _Ref367705999 \r \h </w:instrText>
        </w:r>
      </w:ins>
      <w:ins w:id="6898" w:author="Rev 19 Allen Wirfs-Brock" w:date="2013-09-23T13:29:00Z">
        <w:r>
          <w:fldChar w:fldCharType="separate"/>
        </w:r>
      </w:ins>
      <w:ins w:id="6899" w:author="Rev 19 Allen Wirfs-Brock" w:date="2013-09-27T13:06:00Z">
        <w:r w:rsidR="00460CAC">
          <w:t>14.1.10</w:t>
        </w:r>
      </w:ins>
      <w:ins w:id="6900" w:author="Rev 19 Allen Wirfs-Brock" w:date="2013-09-23T13:29:00Z">
        <w:r>
          <w:fldChar w:fldCharType="end"/>
        </w:r>
        <w:r>
          <w:t xml:space="preserve">, </w:t>
        </w:r>
        <w:r>
          <w:fldChar w:fldCharType="begin"/>
        </w:r>
        <w:r>
          <w:instrText xml:space="preserve"> REF _Ref367706057 \r \h </w:instrText>
        </w:r>
      </w:ins>
      <w:ins w:id="6901" w:author="Rev 19 Allen Wirfs-Brock" w:date="2013-09-23T13:29:00Z">
        <w:r>
          <w:fldChar w:fldCharType="separate"/>
        </w:r>
      </w:ins>
      <w:ins w:id="6902" w:author="Rev 19 Allen Wirfs-Brock" w:date="2013-09-27T13:06:00Z">
        <w:r w:rsidR="00460CAC">
          <w:t>14.4.8</w:t>
        </w:r>
      </w:ins>
      <w:ins w:id="6903" w:author="Rev 19 Allen Wirfs-Brock" w:date="2013-09-23T13:29:00Z">
        <w:r>
          <w:fldChar w:fldCharType="end"/>
        </w:r>
        <w:r>
          <w:t xml:space="preserve">, </w:t>
        </w:r>
        <w:r>
          <w:fldChar w:fldCharType="begin"/>
        </w:r>
        <w:r>
          <w:instrText xml:space="preserve"> REF _Ref367706084 \r \h </w:instrText>
        </w:r>
      </w:ins>
      <w:ins w:id="6904" w:author="Rev 19 Allen Wirfs-Brock" w:date="2013-09-23T13:29:00Z">
        <w:r>
          <w:fldChar w:fldCharType="separate"/>
        </w:r>
      </w:ins>
      <w:ins w:id="6905" w:author="Rev 19 Allen Wirfs-Brock" w:date="2013-09-27T13:06:00Z">
        <w:r w:rsidR="00460CAC">
          <w:t>14.5.13</w:t>
        </w:r>
      </w:ins>
      <w:ins w:id="6906" w:author="Rev 19 Allen Wirfs-Brock" w:date="2013-09-23T13:29:00Z">
        <w:r>
          <w:fldChar w:fldCharType="end"/>
        </w:r>
        <w:r>
          <w:t xml:space="preserve">, </w:t>
        </w:r>
        <w:r>
          <w:fldChar w:fldCharType="begin"/>
        </w:r>
        <w:r>
          <w:instrText xml:space="preserve"> REF _Ref367706111 \r \h </w:instrText>
        </w:r>
      </w:ins>
      <w:ins w:id="6907" w:author="Rev 19 Allen Wirfs-Brock" w:date="2013-09-23T13:29:00Z">
        <w:r>
          <w:fldChar w:fldCharType="separate"/>
        </w:r>
      </w:ins>
      <w:ins w:id="6908" w:author="Rev 19 Allen Wirfs-Brock" w:date="2013-09-27T13:06:00Z">
        <w:r w:rsidR="00460CAC">
          <w:t>15.1.0.5</w:t>
        </w:r>
      </w:ins>
      <w:ins w:id="6909" w:author="Rev 19 Allen Wirfs-Brock" w:date="2013-09-23T13:29:00Z">
        <w:r>
          <w:fldChar w:fldCharType="end"/>
        </w:r>
        <w:r>
          <w:t xml:space="preserve">, </w:t>
        </w:r>
        <w:r>
          <w:fldChar w:fldCharType="begin"/>
        </w:r>
        <w:r>
          <w:instrText xml:space="preserve"> REF _Ref367706146 \r \h </w:instrText>
        </w:r>
      </w:ins>
      <w:ins w:id="6910" w:author="Rev 19 Allen Wirfs-Brock" w:date="2013-09-23T13:29:00Z">
        <w:r>
          <w:fldChar w:fldCharType="separate"/>
        </w:r>
      </w:ins>
      <w:ins w:id="6911" w:author="Rev 19 Allen Wirfs-Brock" w:date="2013-09-27T13:06:00Z">
        <w:r w:rsidR="00460CAC">
          <w:t>15.2.5</w:t>
        </w:r>
      </w:ins>
      <w:ins w:id="6912" w:author="Rev 19 Allen Wirfs-Brock" w:date="2013-09-23T13:29:00Z">
        <w:r>
          <w:fldChar w:fldCharType="end"/>
        </w:r>
        <w:r>
          <w:t>.</w:t>
        </w:r>
      </w:ins>
    </w:p>
    <w:p w:rsidR="008B7162" w:rsidRPr="00E77497" w:rsidRDefault="008B7162" w:rsidP="008B7162">
      <w:pPr>
        <w:jc w:val="left"/>
      </w:pPr>
      <w:r w:rsidRPr="00E77497">
        <w:rPr>
          <w:rFonts w:ascii="Times New Roman" w:hAnsi="Times New Roman"/>
          <w:i/>
        </w:rPr>
        <w:lastRenderedPageBreak/>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pPr>
        <w:pStyle w:val="Heading4"/>
        <w:rPr>
          <w:del w:id="6913" w:author="Rev 19 Allen Wirfs-Brock" w:date="2013-09-11T18:34:00Z"/>
        </w:rPr>
      </w:pPr>
      <w:del w:id="6914" w:author="Rev 19 Allen Wirfs-Brock" w:date="2013-09-11T18:34:00Z">
        <w:r w:rsidRPr="00E77497" w:rsidDel="006A65F3">
          <w:delText>Runtime Semantics</w:delText>
        </w:r>
      </w:del>
    </w:p>
    <w:p w:rsidR="004901F8" w:rsidRDefault="004901F8" w:rsidP="00CF4D09">
      <w:pPr>
        <w:pStyle w:val="Heading4"/>
        <w:rPr>
          <w:rFonts w:ascii="Helvetica" w:hAnsi="Helvetica"/>
          <w:spacing w:val="6"/>
        </w:rPr>
      </w:pPr>
      <w:bookmarkStart w:id="6915" w:name="_Ref367706902"/>
      <w:r w:rsidRPr="00E77497">
        <w:rPr>
          <w:rFonts w:ascii="Helvetica" w:hAnsi="Helvetica"/>
        </w:rPr>
        <w:t xml:space="preserve">Runtime Semantics: </w:t>
      </w:r>
      <w:r>
        <w:rPr>
          <w:rFonts w:ascii="Helvetica" w:hAnsi="Helvetica"/>
          <w:spacing w:val="6"/>
        </w:rPr>
        <w:t>Labelled</w:t>
      </w:r>
      <w:del w:id="6916" w:author="Rev 19 Allen Wirfs-Brock" w:date="2013-09-23T13:39:00Z">
        <w:r w:rsidDel="00CF4D09">
          <w:rPr>
            <w:rFonts w:ascii="Helvetica" w:hAnsi="Helvetica"/>
            <w:spacing w:val="6"/>
          </w:rPr>
          <w:delText xml:space="preserve"> </w:delText>
        </w:r>
      </w:del>
      <w:r>
        <w:rPr>
          <w:rFonts w:ascii="Helvetica" w:hAnsi="Helvetica"/>
          <w:spacing w:val="6"/>
        </w:rPr>
        <w:t>Evaluation</w:t>
      </w:r>
      <w:bookmarkEnd w:id="6915"/>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917" w:author="Rev 19 Allen Wirfs-Brock" w:date="2013-09-23T13:44:00Z"/>
        </w:rPr>
      </w:pPr>
      <w:ins w:id="6918" w:author="Rev 19 Allen Wirfs-Brock" w:date="2013-09-23T13:44:00Z">
        <w:r>
          <w:t xml:space="preserve">See also: </w:t>
        </w:r>
        <w:r>
          <w:fldChar w:fldCharType="begin"/>
        </w:r>
        <w:r>
          <w:instrText xml:space="preserve"> REF _Ref367706686 \r \h </w:instrText>
        </w:r>
      </w:ins>
      <w:ins w:id="6919" w:author="Rev 19 Allen Wirfs-Brock" w:date="2013-09-23T13:44:00Z">
        <w:r>
          <w:fldChar w:fldCharType="separate"/>
        </w:r>
      </w:ins>
      <w:ins w:id="6920" w:author="Rev 19 Allen Wirfs-Brock" w:date="2013-09-27T13:06:00Z">
        <w:r w:rsidR="00460CAC">
          <w:t>13.0.2</w:t>
        </w:r>
      </w:ins>
      <w:ins w:id="6921" w:author="Rev 19 Allen Wirfs-Brock" w:date="2013-09-23T13:44:00Z">
        <w:r>
          <w:fldChar w:fldCharType="end"/>
        </w:r>
        <w:r>
          <w:t xml:space="preserve">, </w:t>
        </w:r>
        <w:r>
          <w:fldChar w:fldCharType="begin"/>
        </w:r>
        <w:r>
          <w:instrText xml:space="preserve"> REF _Ref367706859 \r \h </w:instrText>
        </w:r>
      </w:ins>
      <w:ins w:id="6922" w:author="Rev 19 Allen Wirfs-Brock" w:date="2013-09-23T13:44:00Z">
        <w:r>
          <w:fldChar w:fldCharType="separate"/>
        </w:r>
      </w:ins>
      <w:ins w:id="6923" w:author="Rev 19 Allen Wirfs-Brock" w:date="2013-09-27T13:06:00Z">
        <w:r w:rsidR="00460CAC">
          <w:t>13.6.1.2</w:t>
        </w:r>
      </w:ins>
      <w:ins w:id="6924" w:author="Rev 19 Allen Wirfs-Brock" w:date="2013-09-23T13:44:00Z">
        <w:r>
          <w:fldChar w:fldCharType="end"/>
        </w:r>
        <w:r>
          <w:t xml:space="preserve">, </w:t>
        </w:r>
        <w:r>
          <w:fldChar w:fldCharType="begin"/>
        </w:r>
        <w:r>
          <w:instrText xml:space="preserve"> REF _Ref367706960 \r \h </w:instrText>
        </w:r>
      </w:ins>
      <w:ins w:id="6925" w:author="Rev 19 Allen Wirfs-Brock" w:date="2013-09-23T13:44:00Z">
        <w:r>
          <w:fldChar w:fldCharType="separate"/>
        </w:r>
      </w:ins>
      <w:ins w:id="6926" w:author="Rev 19 Allen Wirfs-Brock" w:date="2013-09-27T13:06:00Z">
        <w:r w:rsidR="00460CAC">
          <w:t>13.6.3.2</w:t>
        </w:r>
      </w:ins>
      <w:ins w:id="6927" w:author="Rev 19 Allen Wirfs-Brock" w:date="2013-09-23T13:44:00Z">
        <w:r>
          <w:fldChar w:fldCharType="end"/>
        </w:r>
        <w:r>
          <w:t xml:space="preserve">, </w:t>
        </w:r>
        <w:r>
          <w:fldChar w:fldCharType="begin"/>
        </w:r>
        <w:r>
          <w:instrText xml:space="preserve"> REF _Ref367707000 \r \h </w:instrText>
        </w:r>
      </w:ins>
      <w:ins w:id="6928" w:author="Rev 19 Allen Wirfs-Brock" w:date="2013-09-23T13:44:00Z">
        <w:r>
          <w:fldChar w:fldCharType="separate"/>
        </w:r>
      </w:ins>
      <w:ins w:id="6929" w:author="Rev 19 Allen Wirfs-Brock" w:date="2013-09-27T13:06:00Z">
        <w:r w:rsidR="00460CAC">
          <w:t>13.6.4.5</w:t>
        </w:r>
      </w:ins>
      <w:ins w:id="6930" w:author="Rev 19 Allen Wirfs-Brock" w:date="2013-09-23T13:44:00Z">
        <w:r>
          <w:fldChar w:fldCharType="end"/>
        </w:r>
        <w:r>
          <w:t xml:space="preserve">, </w:t>
        </w:r>
        <w:r>
          <w:fldChar w:fldCharType="begin"/>
        </w:r>
        <w:r>
          <w:instrText xml:space="preserve"> REF _Ref367707068 \r \h </w:instrText>
        </w:r>
      </w:ins>
      <w:ins w:id="6931" w:author="Rev 19 Allen Wirfs-Brock" w:date="2013-09-23T13:44:00Z">
        <w:r>
          <w:fldChar w:fldCharType="separate"/>
        </w:r>
      </w:ins>
      <w:ins w:id="6932" w:author="Rev 19 Allen Wirfs-Brock" w:date="2013-09-27T13:06:00Z">
        <w:r w:rsidR="00460CAC">
          <w:t>13.12.3</w:t>
        </w:r>
      </w:ins>
      <w:ins w:id="6933" w:author="Rev 19 Allen Wirfs-Brock" w:date="2013-09-23T13:44:00Z">
        <w:r>
          <w:fldChar w:fldCharType="end"/>
        </w:r>
        <w:r>
          <w:t>.</w:t>
        </w:r>
      </w:ins>
    </w:p>
    <w:p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6934"/>
      <w:r w:rsidR="00BD5F8D" w:rsidRPr="00BC2562">
        <w:rPr>
          <w:b/>
        </w:rPr>
        <w:t>undefined</w:t>
      </w:r>
      <w:commentRangeEnd w:id="6934"/>
      <w:r w:rsidR="00BD5F8D" w:rsidRPr="00BC2562">
        <w:rPr>
          <w:rStyle w:val="CommentReference"/>
          <w:rFonts w:ascii="Arial" w:eastAsia="MS Mincho" w:hAnsi="Arial"/>
          <w:b/>
          <w:spacing w:val="0"/>
          <w:lang w:eastAsia="ja-JP"/>
        </w:rPr>
        <w:commentReference w:id="6934"/>
      </w:r>
      <w:r w:rsidRPr="00BC2562">
        <w:t>.</w:t>
      </w:r>
    </w:p>
    <w:p w:rsidR="004C02EF" w:rsidRPr="00E77497" w:rsidRDefault="004C02EF" w:rsidP="00B34B48">
      <w:pPr>
        <w:pStyle w:val="Alg3"/>
        <w:numPr>
          <w:ilvl w:val="0"/>
          <w:numId w:val="119"/>
        </w:numPr>
      </w:pPr>
      <w:r w:rsidRPr="00E77497">
        <w:t>Repeat</w:t>
      </w:r>
    </w:p>
    <w:p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6935"/>
      <w:r w:rsidR="009E1306">
        <w:t>then</w:t>
      </w:r>
      <w:commentRangeEnd w:id="6935"/>
      <w:r w:rsidR="009E1306">
        <w:rPr>
          <w:rStyle w:val="CommentReference"/>
          <w:rFonts w:ascii="Arial" w:eastAsia="MS Mincho" w:hAnsi="Arial"/>
          <w:spacing w:val="0"/>
          <w:lang w:eastAsia="ja-JP"/>
        </w:rPr>
        <w:commentReference w:id="6935"/>
      </w:r>
    </w:p>
    <w:p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rsidR="004C02EF" w:rsidRPr="00E77497" w:rsidRDefault="004C02EF" w:rsidP="00D148E9">
      <w:pPr>
        <w:pStyle w:val="Heading3"/>
      </w:pPr>
      <w:bookmarkStart w:id="6936" w:name="_Toc382212239"/>
      <w:bookmarkStart w:id="6937" w:name="_Toc382212753"/>
      <w:bookmarkStart w:id="6938" w:name="_Toc382291584"/>
      <w:bookmarkStart w:id="6939" w:name="_Toc385672233"/>
      <w:bookmarkStart w:id="6940" w:name="_Toc393690337"/>
      <w:bookmarkStart w:id="6941" w:name="_Ref432004090"/>
      <w:bookmarkStart w:id="6942" w:name="_Toc472818883"/>
      <w:bookmarkStart w:id="6943" w:name="_Toc235503458"/>
      <w:bookmarkStart w:id="6944" w:name="_Toc241509233"/>
      <w:bookmarkStart w:id="6945" w:name="_Toc244416720"/>
      <w:bookmarkStart w:id="6946" w:name="_Toc276631084"/>
      <w:bookmarkStart w:id="6947" w:name="_Ref365539544"/>
      <w:bookmarkStart w:id="6948" w:name="_Toc368050476"/>
      <w:commentRangeStart w:id="6949"/>
      <w:r w:rsidRPr="00E77497">
        <w:t xml:space="preserve">The </w:t>
      </w:r>
      <w:r w:rsidRPr="00E77497">
        <w:rPr>
          <w:rFonts w:ascii="Courier New" w:hAnsi="Courier New"/>
        </w:rPr>
        <w:t>for</w:t>
      </w:r>
      <w:r w:rsidRPr="00E77497">
        <w:t xml:space="preserve"> Statemen</w:t>
      </w:r>
      <w:bookmarkEnd w:id="6848"/>
      <w:bookmarkEnd w:id="6849"/>
      <w:bookmarkEnd w:id="6936"/>
      <w:bookmarkEnd w:id="6937"/>
      <w:bookmarkEnd w:id="6938"/>
      <w:bookmarkEnd w:id="6939"/>
      <w:bookmarkEnd w:id="6940"/>
      <w:r w:rsidRPr="00E77497">
        <w:t>t</w:t>
      </w:r>
      <w:bookmarkEnd w:id="6941"/>
      <w:bookmarkEnd w:id="6942"/>
      <w:bookmarkEnd w:id="6943"/>
      <w:bookmarkEnd w:id="6944"/>
      <w:bookmarkEnd w:id="6945"/>
      <w:bookmarkEnd w:id="6946"/>
      <w:commentRangeEnd w:id="6949"/>
      <w:r w:rsidR="00CC12F9" w:rsidRPr="00E77497">
        <w:rPr>
          <w:rStyle w:val="CommentReference"/>
          <w:b w:val="0"/>
          <w:lang w:val="en-GB"/>
        </w:rPr>
        <w:commentReference w:id="6949"/>
      </w:r>
      <w:bookmarkEnd w:id="6947"/>
      <w:bookmarkEnd w:id="6948"/>
    </w:p>
    <w:p w:rsidR="00533E91" w:rsidRPr="00E77497" w:rsidDel="006A65F3" w:rsidRDefault="00533E91">
      <w:pPr>
        <w:pStyle w:val="Heading4"/>
        <w:rPr>
          <w:del w:id="6950" w:author="Rev 19 Allen Wirfs-Brock" w:date="2013-09-11T18:34:00Z"/>
        </w:rPr>
      </w:pPr>
      <w:del w:id="6951" w:author="Rev 19 Allen Wirfs-Brock" w:date="2013-09-11T18:34:00Z">
        <w:r w:rsidDel="006A65F3">
          <w:delText>Static</w:delText>
        </w:r>
        <w:r w:rsidRPr="00E77497" w:rsidDel="006A65F3">
          <w:delText xml:space="preserve"> Semantics</w:delText>
        </w:r>
      </w:del>
    </w:p>
    <w:p w:rsidR="00687A3E" w:rsidRPr="00E77497" w:rsidRDefault="00687A3E" w:rsidP="006A78DC">
      <w:pPr>
        <w:pStyle w:val="Heading4"/>
        <w:rPr>
          <w:rFonts w:ascii="Helvetica" w:hAnsi="Helvetica"/>
        </w:rPr>
      </w:pPr>
      <w:bookmarkStart w:id="6952" w:name="_Ref367705856"/>
      <w:r w:rsidRPr="00E77497">
        <w:rPr>
          <w:rFonts w:ascii="Helvetica" w:hAnsi="Helvetica"/>
        </w:rPr>
        <w:t xml:space="preserve">Static Semantics:  </w:t>
      </w:r>
      <w:r w:rsidRPr="00E77497">
        <w:rPr>
          <w:rFonts w:ascii="Helvetica" w:hAnsi="Helvetica"/>
          <w:lang w:eastAsia="en-US"/>
        </w:rPr>
        <w:t>VarDeclaredNames</w:t>
      </w:r>
      <w:bookmarkEnd w:id="6952"/>
    </w:p>
    <w:p w:rsidR="002E137C" w:rsidRPr="00F742D3" w:rsidRDefault="002E137C" w:rsidP="002E137C">
      <w:pPr>
        <w:rPr>
          <w:ins w:id="6953" w:author="Rev 19 Allen Wirfs-Brock" w:date="2013-09-23T13:29:00Z"/>
        </w:rPr>
      </w:pPr>
      <w:ins w:id="6954" w:author="Rev 19 Allen Wirfs-Brock" w:date="2013-09-23T13:29:00Z">
        <w:r>
          <w:t xml:space="preserve">See also: </w:t>
        </w:r>
        <w:r>
          <w:fldChar w:fldCharType="begin"/>
        </w:r>
        <w:r>
          <w:instrText xml:space="preserve"> REF _Ref367705708 \r \h </w:instrText>
        </w:r>
      </w:ins>
      <w:ins w:id="6955" w:author="Rev 19 Allen Wirfs-Brock" w:date="2013-09-23T13:29:00Z">
        <w:r>
          <w:fldChar w:fldCharType="separate"/>
        </w:r>
      </w:ins>
      <w:ins w:id="6956" w:author="Rev 19 Allen Wirfs-Brock" w:date="2013-09-27T13:06:00Z">
        <w:r w:rsidR="00460CAC">
          <w:t>13.0.1</w:t>
        </w:r>
      </w:ins>
      <w:ins w:id="6957" w:author="Rev 19 Allen Wirfs-Brock" w:date="2013-09-23T13:29:00Z">
        <w:r>
          <w:fldChar w:fldCharType="end"/>
        </w:r>
        <w:r>
          <w:t xml:space="preserve">, </w:t>
        </w:r>
        <w:r>
          <w:fldChar w:fldCharType="begin"/>
        </w:r>
        <w:r>
          <w:instrText xml:space="preserve"> REF _Ref367705688 \r \h </w:instrText>
        </w:r>
      </w:ins>
      <w:ins w:id="6958" w:author="Rev 19 Allen Wirfs-Brock" w:date="2013-09-23T13:29:00Z">
        <w:r>
          <w:fldChar w:fldCharType="separate"/>
        </w:r>
      </w:ins>
      <w:ins w:id="6959" w:author="Rev 19 Allen Wirfs-Brock" w:date="2013-09-27T13:06:00Z">
        <w:r w:rsidR="00460CAC">
          <w:t>13.1.8</w:t>
        </w:r>
      </w:ins>
      <w:ins w:id="6960" w:author="Rev 19 Allen Wirfs-Brock" w:date="2013-09-23T13:29:00Z">
        <w:r>
          <w:fldChar w:fldCharType="end"/>
        </w:r>
        <w:r>
          <w:t xml:space="preserve">, </w:t>
        </w:r>
        <w:r>
          <w:fldChar w:fldCharType="begin"/>
        </w:r>
        <w:r>
          <w:instrText xml:space="preserve"> REF _Ref367705747 \r \h </w:instrText>
        </w:r>
      </w:ins>
      <w:ins w:id="6961" w:author="Rev 19 Allen Wirfs-Brock" w:date="2013-09-23T13:29:00Z">
        <w:r>
          <w:fldChar w:fldCharType="separate"/>
        </w:r>
      </w:ins>
      <w:ins w:id="6962" w:author="Rev 19 Allen Wirfs-Brock" w:date="2013-09-27T13:06:00Z">
        <w:r w:rsidR="00460CAC">
          <w:t>13.5.1</w:t>
        </w:r>
      </w:ins>
      <w:ins w:id="6963" w:author="Rev 19 Allen Wirfs-Brock" w:date="2013-09-23T13:29:00Z">
        <w:r>
          <w:fldChar w:fldCharType="end"/>
        </w:r>
        <w:r>
          <w:t xml:space="preserve">, </w:t>
        </w:r>
        <w:r>
          <w:fldChar w:fldCharType="begin"/>
        </w:r>
        <w:r>
          <w:instrText xml:space="preserve"> REF _Ref367705814 \r \h </w:instrText>
        </w:r>
      </w:ins>
      <w:ins w:id="6964" w:author="Rev 19 Allen Wirfs-Brock" w:date="2013-09-23T13:29:00Z">
        <w:r>
          <w:fldChar w:fldCharType="separate"/>
        </w:r>
      </w:ins>
      <w:ins w:id="6965" w:author="Rev 19 Allen Wirfs-Brock" w:date="2013-09-27T13:06:00Z">
        <w:r w:rsidR="00460CAC">
          <w:t>13.6.1.1</w:t>
        </w:r>
      </w:ins>
      <w:ins w:id="6966" w:author="Rev 19 Allen Wirfs-Brock" w:date="2013-09-23T13:29:00Z">
        <w:r>
          <w:fldChar w:fldCharType="end"/>
        </w:r>
        <w:r>
          <w:t xml:space="preserve">, </w:t>
        </w:r>
        <w:r>
          <w:fldChar w:fldCharType="begin"/>
        </w:r>
        <w:r>
          <w:instrText xml:space="preserve"> REF _Ref367705839 \r \h </w:instrText>
        </w:r>
      </w:ins>
      <w:ins w:id="6967" w:author="Rev 19 Allen Wirfs-Brock" w:date="2013-09-23T13:29:00Z">
        <w:r>
          <w:fldChar w:fldCharType="separate"/>
        </w:r>
      </w:ins>
      <w:ins w:id="6968" w:author="Rev 19 Allen Wirfs-Brock" w:date="2013-09-27T13:06:00Z">
        <w:r w:rsidR="00460CAC">
          <w:t>13.6.2.1</w:t>
        </w:r>
      </w:ins>
      <w:ins w:id="6969" w:author="Rev 19 Allen Wirfs-Brock" w:date="2013-09-23T13:29:00Z">
        <w:r>
          <w:fldChar w:fldCharType="end"/>
        </w:r>
        <w:r>
          <w:t xml:space="preserve">, </w:t>
        </w:r>
        <w:r>
          <w:fldChar w:fldCharType="begin"/>
        </w:r>
        <w:r>
          <w:instrText xml:space="preserve"> REF _Ref367705878 \r \h </w:instrText>
        </w:r>
      </w:ins>
      <w:ins w:id="6970" w:author="Rev 19 Allen Wirfs-Brock" w:date="2013-09-23T13:29:00Z">
        <w:r>
          <w:fldChar w:fldCharType="separate"/>
        </w:r>
      </w:ins>
      <w:ins w:id="6971" w:author="Rev 19 Allen Wirfs-Brock" w:date="2013-09-27T13:06:00Z">
        <w:r w:rsidR="00460CAC">
          <w:t>13.6.4.3</w:t>
        </w:r>
      </w:ins>
      <w:ins w:id="6972" w:author="Rev 19 Allen Wirfs-Brock" w:date="2013-09-23T13:29:00Z">
        <w:r>
          <w:fldChar w:fldCharType="end"/>
        </w:r>
        <w:r>
          <w:t xml:space="preserve">, </w:t>
        </w:r>
        <w:r>
          <w:fldChar w:fldCharType="begin"/>
        </w:r>
        <w:r>
          <w:instrText xml:space="preserve"> REF _Ref367705897 \r \h </w:instrText>
        </w:r>
      </w:ins>
      <w:ins w:id="6973" w:author="Rev 19 Allen Wirfs-Brock" w:date="2013-09-23T13:29:00Z">
        <w:r>
          <w:fldChar w:fldCharType="separate"/>
        </w:r>
      </w:ins>
      <w:ins w:id="6974" w:author="Rev 19 Allen Wirfs-Brock" w:date="2013-09-27T13:06:00Z">
        <w:r w:rsidR="00460CAC">
          <w:t>13.10.2</w:t>
        </w:r>
      </w:ins>
      <w:ins w:id="6975" w:author="Rev 19 Allen Wirfs-Brock" w:date="2013-09-23T13:29:00Z">
        <w:r>
          <w:fldChar w:fldCharType="end"/>
        </w:r>
        <w:r>
          <w:t xml:space="preserve">, </w:t>
        </w:r>
        <w:r>
          <w:fldChar w:fldCharType="begin"/>
        </w:r>
        <w:r>
          <w:instrText xml:space="preserve"> REF _Ref367705925 \r \h </w:instrText>
        </w:r>
      </w:ins>
      <w:ins w:id="6976" w:author="Rev 19 Allen Wirfs-Brock" w:date="2013-09-23T13:29:00Z">
        <w:r>
          <w:fldChar w:fldCharType="separate"/>
        </w:r>
      </w:ins>
      <w:ins w:id="6977" w:author="Rev 19 Allen Wirfs-Brock" w:date="2013-09-27T13:06:00Z">
        <w:r w:rsidR="00460CAC">
          <w:t>13.11.4</w:t>
        </w:r>
      </w:ins>
      <w:ins w:id="6978" w:author="Rev 19 Allen Wirfs-Brock" w:date="2013-09-23T13:29:00Z">
        <w:r>
          <w:fldChar w:fldCharType="end"/>
        </w:r>
        <w:r>
          <w:t xml:space="preserve">, </w:t>
        </w:r>
        <w:r>
          <w:fldChar w:fldCharType="begin"/>
        </w:r>
        <w:r>
          <w:instrText xml:space="preserve"> REF _Ref367705949 \r \h </w:instrText>
        </w:r>
      </w:ins>
      <w:ins w:id="6979" w:author="Rev 19 Allen Wirfs-Brock" w:date="2013-09-23T13:29:00Z">
        <w:r>
          <w:fldChar w:fldCharType="separate"/>
        </w:r>
      </w:ins>
      <w:ins w:id="6980" w:author="Rev 19 Allen Wirfs-Brock" w:date="2013-09-27T13:06:00Z">
        <w:r w:rsidR="00460CAC">
          <w:t>13.12.2</w:t>
        </w:r>
      </w:ins>
      <w:ins w:id="6981" w:author="Rev 19 Allen Wirfs-Brock" w:date="2013-09-23T13:29:00Z">
        <w:r>
          <w:fldChar w:fldCharType="end"/>
        </w:r>
        <w:r>
          <w:t xml:space="preserve">, </w:t>
        </w:r>
        <w:r>
          <w:fldChar w:fldCharType="begin"/>
        </w:r>
        <w:r>
          <w:instrText xml:space="preserve"> REF _Ref367705968 \r \h </w:instrText>
        </w:r>
      </w:ins>
      <w:ins w:id="6982" w:author="Rev 19 Allen Wirfs-Brock" w:date="2013-09-23T13:29:00Z">
        <w:r>
          <w:fldChar w:fldCharType="separate"/>
        </w:r>
      </w:ins>
      <w:ins w:id="6983" w:author="Rev 19 Allen Wirfs-Brock" w:date="2013-09-27T13:06:00Z">
        <w:r w:rsidR="00460CAC">
          <w:t>13.14.2</w:t>
        </w:r>
      </w:ins>
      <w:ins w:id="6984" w:author="Rev 19 Allen Wirfs-Brock" w:date="2013-09-23T13:29:00Z">
        <w:r>
          <w:fldChar w:fldCharType="end"/>
        </w:r>
        <w:r>
          <w:t xml:space="preserve">, </w:t>
        </w:r>
        <w:r>
          <w:fldChar w:fldCharType="begin"/>
        </w:r>
        <w:r>
          <w:instrText xml:space="preserve"> REF _Ref367705999 \r \h </w:instrText>
        </w:r>
      </w:ins>
      <w:ins w:id="6985" w:author="Rev 19 Allen Wirfs-Brock" w:date="2013-09-23T13:29:00Z">
        <w:r>
          <w:fldChar w:fldCharType="separate"/>
        </w:r>
      </w:ins>
      <w:ins w:id="6986" w:author="Rev 19 Allen Wirfs-Brock" w:date="2013-09-27T13:06:00Z">
        <w:r w:rsidR="00460CAC">
          <w:t>14.1.10</w:t>
        </w:r>
      </w:ins>
      <w:ins w:id="6987" w:author="Rev 19 Allen Wirfs-Brock" w:date="2013-09-23T13:29:00Z">
        <w:r>
          <w:fldChar w:fldCharType="end"/>
        </w:r>
        <w:r>
          <w:t xml:space="preserve">, </w:t>
        </w:r>
        <w:r>
          <w:fldChar w:fldCharType="begin"/>
        </w:r>
        <w:r>
          <w:instrText xml:space="preserve"> REF _Ref367706057 \r \h </w:instrText>
        </w:r>
      </w:ins>
      <w:ins w:id="6988" w:author="Rev 19 Allen Wirfs-Brock" w:date="2013-09-23T13:29:00Z">
        <w:r>
          <w:fldChar w:fldCharType="separate"/>
        </w:r>
      </w:ins>
      <w:ins w:id="6989" w:author="Rev 19 Allen Wirfs-Brock" w:date="2013-09-27T13:06:00Z">
        <w:r w:rsidR="00460CAC">
          <w:t>14.4.8</w:t>
        </w:r>
      </w:ins>
      <w:ins w:id="6990" w:author="Rev 19 Allen Wirfs-Brock" w:date="2013-09-23T13:29:00Z">
        <w:r>
          <w:fldChar w:fldCharType="end"/>
        </w:r>
        <w:r>
          <w:t xml:space="preserve">, </w:t>
        </w:r>
        <w:r>
          <w:fldChar w:fldCharType="begin"/>
        </w:r>
        <w:r>
          <w:instrText xml:space="preserve"> REF _Ref367706084 \r \h </w:instrText>
        </w:r>
      </w:ins>
      <w:ins w:id="6991" w:author="Rev 19 Allen Wirfs-Brock" w:date="2013-09-23T13:29:00Z">
        <w:r>
          <w:fldChar w:fldCharType="separate"/>
        </w:r>
      </w:ins>
      <w:ins w:id="6992" w:author="Rev 19 Allen Wirfs-Brock" w:date="2013-09-27T13:06:00Z">
        <w:r w:rsidR="00460CAC">
          <w:t>14.5.13</w:t>
        </w:r>
      </w:ins>
      <w:ins w:id="6993" w:author="Rev 19 Allen Wirfs-Brock" w:date="2013-09-23T13:29:00Z">
        <w:r>
          <w:fldChar w:fldCharType="end"/>
        </w:r>
        <w:r>
          <w:t xml:space="preserve">, </w:t>
        </w:r>
        <w:r>
          <w:fldChar w:fldCharType="begin"/>
        </w:r>
        <w:r>
          <w:instrText xml:space="preserve"> REF _Ref367706111 \r \h </w:instrText>
        </w:r>
      </w:ins>
      <w:ins w:id="6994" w:author="Rev 19 Allen Wirfs-Brock" w:date="2013-09-23T13:29:00Z">
        <w:r>
          <w:fldChar w:fldCharType="separate"/>
        </w:r>
      </w:ins>
      <w:ins w:id="6995" w:author="Rev 19 Allen Wirfs-Brock" w:date="2013-09-27T13:06:00Z">
        <w:r w:rsidR="00460CAC">
          <w:t>15.1.0.5</w:t>
        </w:r>
      </w:ins>
      <w:ins w:id="6996" w:author="Rev 19 Allen Wirfs-Brock" w:date="2013-09-23T13:29:00Z">
        <w:r>
          <w:fldChar w:fldCharType="end"/>
        </w:r>
        <w:r>
          <w:t xml:space="preserve">, </w:t>
        </w:r>
        <w:r>
          <w:fldChar w:fldCharType="begin"/>
        </w:r>
        <w:r>
          <w:instrText xml:space="preserve"> REF _Ref367706146 \r \h </w:instrText>
        </w:r>
      </w:ins>
      <w:ins w:id="6997" w:author="Rev 19 Allen Wirfs-Brock" w:date="2013-09-23T13:29:00Z">
        <w:r>
          <w:fldChar w:fldCharType="separate"/>
        </w:r>
      </w:ins>
      <w:ins w:id="6998" w:author="Rev 19 Allen Wirfs-Brock" w:date="2013-09-27T13:06:00Z">
        <w:r w:rsidR="00460CAC">
          <w:t>15.2.5</w:t>
        </w:r>
      </w:ins>
      <w:ins w:id="6999" w:author="Rev 19 Allen Wirfs-Brock" w:date="2013-09-23T13:29:00Z">
        <w:r>
          <w:fldChar w:fldCharType="end"/>
        </w:r>
        <w:r>
          <w:t>.</w:t>
        </w:r>
      </w:ins>
    </w:p>
    <w:p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ins w:id="7000" w:author="Rev 19 Allen Wirfs-Brock" w:date="2013-09-06T14:56:00Z">
        <w:r w:rsidR="00233D6B" w:rsidRPr="006A78DC">
          <w:rPr>
            <w:rStyle w:val="bnf"/>
          </w:rPr>
          <w:t>NoIn</w:t>
        </w:r>
      </w:ins>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ins w:id="7001" w:author="Rev 19 Allen Wirfs-Brock" w:date="2013-09-06T14:57: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ins w:id="7002" w:author="Rev 19 Allen Wirfs-Brock" w:date="2013-09-06T14:57:00Z">
        <w:r w:rsidR="00233D6B" w:rsidRPr="00D23887">
          <w:rPr>
            <w:rStyle w:val="bnf"/>
          </w:rPr>
          <w:t>NoIn</w:t>
        </w:r>
      </w:ins>
      <w:r w:rsidRPr="00E77497">
        <w:t>.</w:t>
      </w:r>
    </w:p>
    <w:p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ins w:id="7003" w:author="Rev 19 Allen Wirfs-Brock" w:date="2013-09-06T14:58:00Z">
        <w:r w:rsidR="00233D6B" w:rsidRPr="00D23887">
          <w:rPr>
            <w:rStyle w:val="bnf"/>
          </w:rPr>
          <w:t>NoIn</w:t>
        </w:r>
      </w:ins>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pPr>
        <w:pStyle w:val="Heading4"/>
        <w:rPr>
          <w:del w:id="7004" w:author="Rev 19 Allen Wirfs-Brock" w:date="2013-09-11T18:35:00Z"/>
        </w:rPr>
      </w:pPr>
      <w:del w:id="7005" w:author="Rev 19 Allen Wirfs-Brock" w:date="2013-09-11T18:35:00Z">
        <w:r w:rsidRPr="00E77497" w:rsidDel="006A65F3">
          <w:delText>Runtime Semantics</w:delText>
        </w:r>
      </w:del>
    </w:p>
    <w:p w:rsidR="004901F8" w:rsidRDefault="004901F8" w:rsidP="00CF4D09">
      <w:pPr>
        <w:pStyle w:val="Heading4"/>
        <w:rPr>
          <w:rFonts w:ascii="Helvetica" w:hAnsi="Helvetica"/>
          <w:spacing w:val="6"/>
        </w:rPr>
      </w:pPr>
      <w:bookmarkStart w:id="7006" w:name="_Ref367706960"/>
      <w:r w:rsidRPr="00E77497">
        <w:rPr>
          <w:rFonts w:ascii="Helvetica" w:hAnsi="Helvetica"/>
        </w:rPr>
        <w:t xml:space="preserve">Runtime Semantics: </w:t>
      </w:r>
      <w:r>
        <w:rPr>
          <w:rFonts w:ascii="Helvetica" w:hAnsi="Helvetica"/>
          <w:spacing w:val="6"/>
        </w:rPr>
        <w:t>Labelled</w:t>
      </w:r>
      <w:del w:id="7007" w:author="Rev 19 Allen Wirfs-Brock" w:date="2013-09-23T13:40:00Z">
        <w:r w:rsidDel="00CF4D09">
          <w:rPr>
            <w:rFonts w:ascii="Helvetica" w:hAnsi="Helvetica"/>
            <w:spacing w:val="6"/>
          </w:rPr>
          <w:delText xml:space="preserve"> </w:delText>
        </w:r>
      </w:del>
      <w:r>
        <w:rPr>
          <w:rFonts w:ascii="Helvetica" w:hAnsi="Helvetica"/>
          <w:spacing w:val="6"/>
        </w:rPr>
        <w:t>Evaluation</w:t>
      </w:r>
      <w:bookmarkEnd w:id="7006"/>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7008" w:author="Rev 19 Allen Wirfs-Brock" w:date="2013-09-23T13:45:00Z"/>
        </w:rPr>
      </w:pPr>
      <w:ins w:id="7009" w:author="Rev 19 Allen Wirfs-Brock" w:date="2013-09-23T13:45:00Z">
        <w:r>
          <w:t xml:space="preserve">See also: </w:t>
        </w:r>
        <w:r>
          <w:fldChar w:fldCharType="begin"/>
        </w:r>
        <w:r>
          <w:instrText xml:space="preserve"> REF _Ref367706686 \r \h </w:instrText>
        </w:r>
      </w:ins>
      <w:ins w:id="7010" w:author="Rev 19 Allen Wirfs-Brock" w:date="2013-09-23T13:45:00Z">
        <w:r>
          <w:fldChar w:fldCharType="separate"/>
        </w:r>
      </w:ins>
      <w:ins w:id="7011" w:author="Rev 19 Allen Wirfs-Brock" w:date="2013-09-27T13:06:00Z">
        <w:r w:rsidR="00460CAC">
          <w:t>13.0.2</w:t>
        </w:r>
      </w:ins>
      <w:ins w:id="7012" w:author="Rev 19 Allen Wirfs-Brock" w:date="2013-09-23T13:45:00Z">
        <w:r>
          <w:fldChar w:fldCharType="end"/>
        </w:r>
        <w:r>
          <w:t xml:space="preserve">, </w:t>
        </w:r>
        <w:r>
          <w:fldChar w:fldCharType="begin"/>
        </w:r>
        <w:r>
          <w:instrText xml:space="preserve"> REF _Ref367706859 \r \h </w:instrText>
        </w:r>
      </w:ins>
      <w:ins w:id="7013" w:author="Rev 19 Allen Wirfs-Brock" w:date="2013-09-23T13:45:00Z">
        <w:r>
          <w:fldChar w:fldCharType="separate"/>
        </w:r>
      </w:ins>
      <w:ins w:id="7014" w:author="Rev 19 Allen Wirfs-Brock" w:date="2013-09-27T13:06:00Z">
        <w:r w:rsidR="00460CAC">
          <w:t>13.6.1.2</w:t>
        </w:r>
      </w:ins>
      <w:ins w:id="7015" w:author="Rev 19 Allen Wirfs-Brock" w:date="2013-09-23T13:45:00Z">
        <w:r>
          <w:fldChar w:fldCharType="end"/>
        </w:r>
        <w:r>
          <w:t xml:space="preserve">, </w:t>
        </w:r>
        <w:r>
          <w:fldChar w:fldCharType="begin"/>
        </w:r>
        <w:r>
          <w:instrText xml:space="preserve"> REF _Ref367706902 \r \h </w:instrText>
        </w:r>
      </w:ins>
      <w:ins w:id="7016" w:author="Rev 19 Allen Wirfs-Brock" w:date="2013-09-23T13:45:00Z">
        <w:r>
          <w:fldChar w:fldCharType="separate"/>
        </w:r>
      </w:ins>
      <w:ins w:id="7017" w:author="Rev 19 Allen Wirfs-Brock" w:date="2013-09-27T13:06:00Z">
        <w:r w:rsidR="00460CAC">
          <w:t>13.6.2.2</w:t>
        </w:r>
      </w:ins>
      <w:ins w:id="7018" w:author="Rev 19 Allen Wirfs-Brock" w:date="2013-09-23T13:45:00Z">
        <w:r>
          <w:fldChar w:fldCharType="end"/>
        </w:r>
        <w:r>
          <w:t xml:space="preserve">, </w:t>
        </w:r>
        <w:r>
          <w:fldChar w:fldCharType="begin"/>
        </w:r>
        <w:r>
          <w:instrText xml:space="preserve"> REF _Ref367707000 \r \h </w:instrText>
        </w:r>
      </w:ins>
      <w:ins w:id="7019" w:author="Rev 19 Allen Wirfs-Brock" w:date="2013-09-23T13:45:00Z">
        <w:r>
          <w:fldChar w:fldCharType="separate"/>
        </w:r>
      </w:ins>
      <w:ins w:id="7020" w:author="Rev 19 Allen Wirfs-Brock" w:date="2013-09-27T13:06:00Z">
        <w:r w:rsidR="00460CAC">
          <w:t>13.6.4.5</w:t>
        </w:r>
      </w:ins>
      <w:ins w:id="7021" w:author="Rev 19 Allen Wirfs-Brock" w:date="2013-09-23T13:45:00Z">
        <w:r>
          <w:fldChar w:fldCharType="end"/>
        </w:r>
        <w:r>
          <w:t xml:space="preserve">, </w:t>
        </w:r>
        <w:r>
          <w:fldChar w:fldCharType="begin"/>
        </w:r>
        <w:r>
          <w:instrText xml:space="preserve"> REF _Ref367707068 \r \h </w:instrText>
        </w:r>
      </w:ins>
      <w:ins w:id="7022" w:author="Rev 19 Allen Wirfs-Brock" w:date="2013-09-23T13:45:00Z">
        <w:r>
          <w:fldChar w:fldCharType="separate"/>
        </w:r>
      </w:ins>
      <w:ins w:id="7023" w:author="Rev 19 Allen Wirfs-Brock" w:date="2013-09-27T13:06:00Z">
        <w:r w:rsidR="00460CAC">
          <w:t>13.12.3</w:t>
        </w:r>
      </w:ins>
      <w:ins w:id="7024" w:author="Rev 19 Allen Wirfs-Brock" w:date="2013-09-23T13:45:00Z">
        <w:r>
          <w:fldChar w:fldCharType="end"/>
        </w:r>
        <w:r>
          <w:t>.</w:t>
        </w:r>
      </w:ins>
    </w:p>
    <w:p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ins w:id="7025" w:author="Rev 19 Allen Wirfs-Brock" w:date="2013-09-06T14:58:00Z">
        <w:r w:rsidR="00233D6B" w:rsidRPr="00D23887">
          <w:rPr>
            <w:rStyle w:val="bnf"/>
          </w:rPr>
          <w:t>NoIn</w:t>
        </w:r>
      </w:ins>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rsidR="004C02EF" w:rsidRPr="00E77497" w:rsidRDefault="004C02EF" w:rsidP="008E73AB">
      <w:pPr>
        <w:pStyle w:val="Alg3"/>
        <w:numPr>
          <w:ilvl w:val="0"/>
          <w:numId w:val="120"/>
        </w:numPr>
      </w:pPr>
      <w:r w:rsidRPr="00E77497">
        <w:t xml:space="preserve">If </w:t>
      </w:r>
      <w:r w:rsidRPr="00E77497">
        <w:rPr>
          <w:i/>
        </w:rPr>
        <w:t>Expression</w:t>
      </w:r>
      <w:ins w:id="7026" w:author="Rev 19 Allen Wirfs-Brock" w:date="2013-09-06T14:58:00Z">
        <w:r w:rsidR="00233D6B" w:rsidRPr="00D23887">
          <w:rPr>
            <w:rStyle w:val="bnf"/>
          </w:rPr>
          <w:t>NoIn</w:t>
        </w:r>
      </w:ins>
      <w:r w:rsidRPr="00E77497">
        <w:t xml:space="preserve"> is present, then</w:t>
      </w:r>
    </w:p>
    <w:p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ins w:id="7027" w:author="Rev 19 Allen Wirfs-Brock" w:date="2013-09-06T14:59:00Z">
        <w:r w:rsidR="00233D6B" w:rsidRPr="00D23887">
          <w:rPr>
            <w:rStyle w:val="bnf"/>
          </w:rPr>
          <w:t>NoIn</w:t>
        </w:r>
      </w:ins>
      <w:r w:rsidRPr="00E77497">
        <w:t>.</w:t>
      </w:r>
    </w:p>
    <w:p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rsidR="00033CAC" w:rsidRPr="00E77497" w:rsidRDefault="00033CAC" w:rsidP="00033CAC">
      <w:pPr>
        <w:pStyle w:val="Alg3"/>
        <w:numPr>
          <w:ilvl w:val="0"/>
          <w:numId w:val="120"/>
        </w:numPr>
      </w:pPr>
      <w:r>
        <w:t>Return the result of perform</w:t>
      </w:r>
      <w:r w:rsidR="008A0F38">
        <w:t>ing</w:t>
      </w:r>
      <w:r>
        <w:t xml:space="preserve"> </w:t>
      </w:r>
      <w:r w:rsidR="00732086">
        <w:t>For</w:t>
      </w:r>
      <w:del w:id="7028" w:author="Rev 19 Allen Wirfs-Brock" w:date="2013-09-23T16:26:00Z">
        <w:r w:rsidR="00732086" w:rsidDel="00D30056">
          <w:delText xml:space="preserve"> </w:delText>
        </w:r>
      </w:del>
      <w:r w:rsidR="00732086">
        <w:t>Body</w:t>
      </w:r>
      <w:del w:id="7029" w:author="Rev 19 Allen Wirfs-Brock" w:date="2013-09-23T16:26:00Z">
        <w:r w:rsidR="00732086" w:rsidDel="00D30056">
          <w:delText xml:space="preserve"> </w:delText>
        </w:r>
      </w:del>
      <w:r w:rsidR="00732086">
        <w:t>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rsidR="0013710B" w:rsidRDefault="0013710B" w:rsidP="0013710B">
      <w:pPr>
        <w:pStyle w:val="Alg3"/>
        <w:tabs>
          <w:tab w:val="clear" w:pos="360"/>
        </w:tabs>
        <w:ind w:left="0" w:firstLine="0"/>
      </w:pPr>
    </w:p>
    <w:p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ins w:id="7030" w:author="Rev 19 Allen Wirfs-Brock" w:date="2013-09-06T14:59: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ins w:id="7031" w:author="Rev 19 Allen Wirfs-Brock" w:date="2013-09-06T14:59:00Z">
        <w:r w:rsidR="00233D6B" w:rsidRPr="00D23887">
          <w:rPr>
            <w:rStyle w:val="bnf"/>
          </w:rPr>
          <w:t>NoIn</w:t>
        </w:r>
      </w:ins>
      <w:r w:rsidRPr="00E77497">
        <w:t>.</w:t>
      </w:r>
    </w:p>
    <w:p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rsidR="004C02EF" w:rsidRPr="00E77497" w:rsidRDefault="004901F8" w:rsidP="00C02B70">
      <w:pPr>
        <w:pStyle w:val="Alg3"/>
        <w:numPr>
          <w:ilvl w:val="0"/>
          <w:numId w:val="121"/>
        </w:numPr>
        <w:spacing w:after="240"/>
      </w:pPr>
      <w:r>
        <w:t>Return the result of perform</w:t>
      </w:r>
      <w:r w:rsidR="008A0F38">
        <w:t>ing</w:t>
      </w:r>
      <w:r>
        <w:t xml:space="preserve"> </w:t>
      </w:r>
      <w:r w:rsidR="00732086">
        <w:t>For</w:t>
      </w:r>
      <w:del w:id="7032" w:author="Rev 19 Allen Wirfs-Brock" w:date="2013-09-23T16:27:00Z">
        <w:r w:rsidR="00732086" w:rsidDel="00D30056">
          <w:delText xml:space="preserve"> </w:delText>
        </w:r>
      </w:del>
      <w:r w:rsidR="00732086">
        <w:t>Body</w:t>
      </w:r>
      <w:del w:id="7033" w:author="Rev 19 Allen Wirfs-Brock" w:date="2013-09-23T16:27:00Z">
        <w:r w:rsidR="00732086" w:rsidDel="00D30056">
          <w:delText xml:space="preserve"> </w:delText>
        </w:r>
      </w:del>
      <w:r w:rsidR="00732086">
        <w:t>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7034" w:name="_Ref375019192"/>
      <w:bookmarkStart w:id="7035" w:name="_Ref375019200"/>
      <w:bookmarkStart w:id="7036" w:name="_Toc375031204"/>
      <w:bookmarkStart w:id="7037" w:name="_Toc381513718"/>
    </w:p>
    <w:p w:rsidR="009F099E" w:rsidRPr="00E77497" w:rsidRDefault="009F099E" w:rsidP="008E73AB">
      <w:pPr>
        <w:jc w:val="left"/>
      </w:pPr>
      <w:bookmarkStart w:id="7038" w:name="_Toc382212240"/>
      <w:bookmarkStart w:id="7039" w:name="_Toc382212769"/>
      <w:bookmarkStart w:id="7040" w:name="_Toc382291585"/>
      <w:bookmarkStart w:id="7041" w:name="_Ref383837418"/>
      <w:bookmarkStart w:id="7042" w:name="_Toc385672234"/>
      <w:bookmarkStart w:id="7043" w:name="_Toc393690338"/>
      <w:bookmarkStart w:id="7044" w:name="_Ref404493018"/>
      <w:bookmarkStart w:id="7045" w:name="_Ref424530966"/>
      <w:bookmarkStart w:id="7046" w:name="_Ref424667453"/>
      <w:bookmarkStart w:id="7047" w:name="_Toc472818884"/>
      <w:bookmarkStart w:id="7048" w:name="_Toc235503459"/>
      <w:bookmarkStart w:id="7049" w:name="_Toc241509234"/>
      <w:bookmarkStart w:id="7050" w:name="_Toc244416721"/>
      <w:bookmarkStart w:id="7051" w:name="_Toc276631085"/>
      <w:commentRangeStart w:id="7052"/>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ins w:id="7053" w:author="Rev 19 Allen Wirfs-Brock" w:date="2013-09-06T14:59: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7052"/>
      <w:r w:rsidR="00C8672F">
        <w:rPr>
          <w:rStyle w:val="CommentReference"/>
        </w:rPr>
        <w:commentReference w:id="7052"/>
      </w:r>
    </w:p>
    <w:p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ins w:id="7054" w:author="Rev 19 Allen Wirfs-Brock" w:date="2013-09-06T15:00:00Z">
        <w:r w:rsidR="00233D6B" w:rsidRPr="00D23887">
          <w:rPr>
            <w:rStyle w:val="bnf"/>
          </w:rPr>
          <w:t>NoIn</w:t>
        </w:r>
      </w:ins>
      <w:r w:rsidR="008A0F38">
        <w:t>.</w:t>
      </w:r>
    </w:p>
    <w:p w:rsidR="008E2AED" w:rsidRPr="00E77497" w:rsidRDefault="008E2AED" w:rsidP="008E73AB">
      <w:pPr>
        <w:pStyle w:val="Alg4"/>
        <w:numPr>
          <w:ilvl w:val="0"/>
          <w:numId w:val="662"/>
        </w:numPr>
        <w:ind w:hanging="540"/>
        <w:rPr>
          <w:i/>
        </w:rPr>
      </w:pPr>
      <w:r w:rsidRPr="00E77497">
        <w:t xml:space="preserve">For each element </w:t>
      </w:r>
      <w:r w:rsidRPr="00E77497">
        <w:rPr>
          <w:i/>
        </w:rPr>
        <w:t>dn</w:t>
      </w:r>
      <w:r w:rsidRPr="00E77497">
        <w:t xml:space="preserve"> of the BoundNames of </w:t>
      </w:r>
      <w:r>
        <w:rPr>
          <w:rStyle w:val="bnf"/>
        </w:rPr>
        <w:t>Lexical</w:t>
      </w:r>
      <w:r w:rsidRPr="00E77497">
        <w:rPr>
          <w:rStyle w:val="bnf"/>
        </w:rPr>
        <w:t>Declaration</w:t>
      </w:r>
      <w:ins w:id="7055" w:author="Rev 19 Allen Wirfs-Brock" w:date="2013-09-06T15:00:00Z">
        <w:r w:rsidR="00233D6B" w:rsidRPr="00D23887">
          <w:rPr>
            <w:rStyle w:val="bnf"/>
          </w:rPr>
          <w:t>NoIn</w:t>
        </w:r>
      </w:ins>
      <w:r w:rsidRPr="00E77497">
        <w:t xml:space="preserve"> do</w:t>
      </w:r>
    </w:p>
    <w:p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rsidR="008E2AED" w:rsidRPr="00E77497" w:rsidRDefault="008E2AED" w:rsidP="002068F0">
      <w:pPr>
        <w:pStyle w:val="Alg4"/>
        <w:numPr>
          <w:ilvl w:val="1"/>
          <w:numId w:val="662"/>
        </w:numPr>
        <w:tabs>
          <w:tab w:val="num" w:pos="540"/>
        </w:tabs>
        <w:spacing w:after="220"/>
        <w:contextualSpacing/>
      </w:pPr>
      <w:r w:rsidRPr="00E77497">
        <w:t>Else,</w:t>
      </w:r>
    </w:p>
    <w:p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394EAC" w:rsidRDefault="00394EAC" w:rsidP="00394EAC">
      <w:pPr>
        <w:pStyle w:val="Alg4"/>
        <w:numPr>
          <w:ilvl w:val="2"/>
          <w:numId w:val="662"/>
        </w:numPr>
        <w:contextualSpacing/>
      </w:pPr>
      <w:r>
        <w:t xml:space="preserve">Assert: </w:t>
      </w:r>
      <w:r>
        <w:rPr>
          <w:iCs/>
        </w:rPr>
        <w:t>The above call to CreateMutableBinding</w:t>
      </w:r>
      <w:r>
        <w:t xml:space="preserve"> will never </w:t>
      </w:r>
      <w:del w:id="7056" w:author="Rev 19 Allen Wirfs-Brock" w:date="2013-09-09T11:10:00Z">
        <w:r w:rsidDel="001349B2">
          <w:delText xml:space="preserve">an </w:delText>
        </w:r>
      </w:del>
      <w:r>
        <w:t>return an abrupt completion.</w:t>
      </w:r>
    </w:p>
    <w:p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ins w:id="7057" w:author="Rev 19 Allen Wirfs-Brock" w:date="2013-09-06T15:00:00Z">
        <w:r w:rsidR="00233D6B" w:rsidRPr="00D23887">
          <w:rPr>
            <w:rStyle w:val="bnf"/>
          </w:rPr>
          <w:t>NoIn</w:t>
        </w:r>
      </w:ins>
      <w:r w:rsidR="00D57F8B">
        <w:t>.</w:t>
      </w:r>
    </w:p>
    <w:p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w:t>
      </w:r>
      <w:del w:id="7058" w:author="Rev 19 Allen Wirfs-Brock" w:date="2013-09-23T16:27:00Z">
        <w:r w:rsidDel="00D30056">
          <w:delText xml:space="preserve"> </w:delText>
        </w:r>
      </w:del>
      <w:r>
        <w:t>Body</w:t>
      </w:r>
      <w:del w:id="7059" w:author="Rev 19 Allen Wirfs-Brock" w:date="2013-09-23T16:27:00Z">
        <w:r w:rsidDel="00D30056">
          <w:delText xml:space="preserve"> </w:delText>
        </w:r>
      </w:del>
      <w:r>
        <w:t xml:space="preserve">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rsidR="006D2B83" w:rsidRDefault="006D2B83" w:rsidP="00D30056">
      <w:pPr>
        <w:pStyle w:val="Heading4"/>
      </w:pPr>
      <w:r w:rsidRPr="00E77497">
        <w:t xml:space="preserve">Runtime Semantics: </w:t>
      </w:r>
      <w:r w:rsidRPr="006D2B83">
        <w:t>For</w:t>
      </w:r>
      <w:del w:id="7060" w:author="Rev 19 Allen Wirfs-Brock" w:date="2013-09-23T16:26:00Z">
        <w:r w:rsidRPr="006D2B83" w:rsidDel="00D30056">
          <w:delText xml:space="preserve"> </w:delText>
        </w:r>
      </w:del>
      <w:r w:rsidRPr="006D2B83">
        <w:t>Body</w:t>
      </w:r>
      <w:del w:id="7061" w:author="Rev 19 Allen Wirfs-Brock" w:date="2013-09-23T16:26:00Z">
        <w:r w:rsidRPr="006D2B83" w:rsidDel="00D30056">
          <w:delText xml:space="preserve"> </w:delText>
        </w:r>
      </w:del>
      <w:r w:rsidRPr="006D2B83">
        <w:t>Evaluation</w:t>
      </w:r>
      <w:r>
        <w:t xml:space="preserve"> </w:t>
      </w:r>
      <w:del w:id="7062" w:author="Rev 19 Allen Wirfs-Brock" w:date="2013-09-23T16:25:00Z">
        <w:r w:rsidDel="00D30056">
          <w:delText>Abstract Operation</w:delText>
        </w:r>
      </w:del>
    </w:p>
    <w:p w:rsidR="006D2B83" w:rsidRPr="0013710B" w:rsidRDefault="006D2B83" w:rsidP="006D2B83">
      <w:pPr>
        <w:rPr>
          <w:lang w:eastAsia="en-US"/>
        </w:rPr>
      </w:pPr>
      <w:r>
        <w:rPr>
          <w:lang w:eastAsia="en-US"/>
        </w:rPr>
        <w:t>The abstract operation For</w:t>
      </w:r>
      <w:del w:id="7063" w:author="Rev 19 Allen Wirfs-Brock" w:date="2013-09-23T16:26:00Z">
        <w:r w:rsidDel="00D30056">
          <w:rPr>
            <w:lang w:eastAsia="en-US"/>
          </w:rPr>
          <w:delText xml:space="preserve"> </w:delText>
        </w:r>
      </w:del>
      <w:r>
        <w:rPr>
          <w:lang w:eastAsia="en-US"/>
        </w:rPr>
        <w:t>Body</w:t>
      </w:r>
      <w:del w:id="7064" w:author="Rev 19 Allen Wirfs-Brock" w:date="2013-09-23T16:26:00Z">
        <w:r w:rsidDel="00D30056">
          <w:rPr>
            <w:lang w:eastAsia="en-US"/>
          </w:rPr>
          <w:delText xml:space="preserve"> </w:delText>
        </w:r>
      </w:del>
      <w:r>
        <w:rPr>
          <w:lang w:eastAsia="en-US"/>
        </w:rPr>
        <w:t xml:space="preserve">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7065"/>
      <w:r w:rsidRPr="0013710B">
        <w:rPr>
          <w:b/>
        </w:rPr>
        <w:t>undefined</w:t>
      </w:r>
      <w:commentRangeEnd w:id="7065"/>
      <w:r>
        <w:rPr>
          <w:rStyle w:val="CommentReference"/>
          <w:rFonts w:ascii="Arial" w:eastAsia="MS Mincho" w:hAnsi="Arial"/>
          <w:spacing w:val="0"/>
          <w:lang w:eastAsia="ja-JP"/>
        </w:rPr>
        <w:commentReference w:id="7065"/>
      </w:r>
      <w:r w:rsidRPr="00E77497">
        <w:t>.</w:t>
      </w:r>
    </w:p>
    <w:p w:rsidR="006D2B83" w:rsidRPr="00E77497" w:rsidRDefault="006D2B83" w:rsidP="006D2B83">
      <w:pPr>
        <w:pStyle w:val="Alg3"/>
        <w:numPr>
          <w:ilvl w:val="0"/>
          <w:numId w:val="684"/>
        </w:numPr>
      </w:pPr>
      <w:r w:rsidRPr="00E77497">
        <w:t>Repeat</w:t>
      </w:r>
    </w:p>
    <w:p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rsidR="006D2B83" w:rsidRPr="00E77497" w:rsidRDefault="006D2B83" w:rsidP="002B2EC5">
      <w:pPr>
        <w:pStyle w:val="Alg3"/>
        <w:numPr>
          <w:ilvl w:val="1"/>
          <w:numId w:val="684"/>
        </w:numPr>
      </w:pPr>
      <w:r w:rsidRPr="00E77497">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rsidR="004C02EF" w:rsidRPr="00E77497" w:rsidRDefault="004C02EF" w:rsidP="00D148E9">
      <w:pPr>
        <w:pStyle w:val="Heading3"/>
      </w:pPr>
      <w:bookmarkStart w:id="7066" w:name="_Ref365536873"/>
      <w:bookmarkStart w:id="7067" w:name="_Ref365536976"/>
      <w:bookmarkStart w:id="7068" w:name="_Ref365546092"/>
      <w:bookmarkStart w:id="7069" w:name="_Toc368050477"/>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7034"/>
      <w:bookmarkEnd w:id="7035"/>
      <w:bookmarkEnd w:id="7036"/>
      <w:bookmarkEnd w:id="7037"/>
      <w:bookmarkEnd w:id="7038"/>
      <w:bookmarkEnd w:id="7039"/>
      <w:bookmarkEnd w:id="7040"/>
      <w:bookmarkEnd w:id="7041"/>
      <w:bookmarkEnd w:id="7042"/>
      <w:bookmarkEnd w:id="7043"/>
      <w:bookmarkEnd w:id="7044"/>
      <w:r w:rsidRPr="00E77497">
        <w:t>t</w:t>
      </w:r>
      <w:bookmarkEnd w:id="7045"/>
      <w:bookmarkEnd w:id="7046"/>
      <w:bookmarkEnd w:id="7047"/>
      <w:bookmarkEnd w:id="7048"/>
      <w:bookmarkEnd w:id="7049"/>
      <w:bookmarkEnd w:id="7050"/>
      <w:bookmarkEnd w:id="7051"/>
      <w:r w:rsidR="00BD6B41">
        <w:t>s</w:t>
      </w:r>
      <w:bookmarkEnd w:id="7066"/>
      <w:bookmarkEnd w:id="7067"/>
      <w:bookmarkEnd w:id="7068"/>
      <w:bookmarkEnd w:id="7069"/>
    </w:p>
    <w:p w:rsidR="00F5066A" w:rsidRPr="00E77497" w:rsidDel="006A65F3" w:rsidRDefault="00F5066A">
      <w:pPr>
        <w:pStyle w:val="Heading4"/>
        <w:rPr>
          <w:del w:id="7070" w:author="Rev 19 Allen Wirfs-Brock" w:date="2013-09-11T18:35:00Z"/>
        </w:rPr>
      </w:pPr>
      <w:del w:id="7071" w:author="Rev 19 Allen Wirfs-Brock" w:date="2013-09-11T18:35:00Z">
        <w:r w:rsidRPr="00E77497" w:rsidDel="006A65F3">
          <w:delText>Static Semantics</w:delText>
        </w:r>
      </w:del>
    </w:p>
    <w:p w:rsidR="00AB39BE" w:rsidRPr="00E77497" w:rsidRDefault="00AB39BE" w:rsidP="006A78DC">
      <w:pPr>
        <w:pStyle w:val="Heading4"/>
        <w:rPr>
          <w:rFonts w:ascii="Helvetica" w:hAnsi="Helvetica"/>
        </w:rPr>
      </w:pPr>
      <w:r w:rsidRPr="00E77497">
        <w:rPr>
          <w:rFonts w:ascii="Helvetica" w:hAnsi="Helvetica"/>
        </w:rPr>
        <w:t>Static Semantics:  Early Errors</w:t>
      </w:r>
    </w:p>
    <w:p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38499E" w:rsidRDefault="0038499E" w:rsidP="0038499E">
      <w:pPr>
        <w:numPr>
          <w:ilvl w:val="0"/>
          <w:numId w:val="737"/>
        </w:numPr>
        <w:contextualSpacing/>
      </w:pPr>
      <w:r>
        <w:lastRenderedPageBreak/>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9C5E83" w:rsidRPr="00E77497" w:rsidRDefault="009C5E83" w:rsidP="00E208A2">
      <w:pPr>
        <w:numPr>
          <w:ilvl w:val="0"/>
          <w:numId w:val="737"/>
        </w:numPr>
        <w:jc w:val="left"/>
      </w:pPr>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rsidR="001A6405" w:rsidRPr="00E77497" w:rsidRDefault="001A6405" w:rsidP="006A78DC">
      <w:pPr>
        <w:pStyle w:val="Heading4"/>
      </w:pPr>
      <w:bookmarkStart w:id="7072" w:name="_Ref367714785"/>
      <w:r w:rsidRPr="00E77497">
        <w:t xml:space="preserve">Static Semantics:  </w:t>
      </w:r>
      <w:r w:rsidR="00201325">
        <w:rPr>
          <w:lang w:eastAsia="en-US"/>
        </w:rPr>
        <w:t>BoundNames</w:t>
      </w:r>
      <w:bookmarkEnd w:id="7072"/>
    </w:p>
    <w:p w:rsidR="00D30056" w:rsidRPr="00F742D3" w:rsidRDefault="00D30056" w:rsidP="00D30056">
      <w:pPr>
        <w:rPr>
          <w:ins w:id="7073" w:author="Rev 19 Allen Wirfs-Brock" w:date="2013-09-23T15:57:00Z"/>
        </w:rPr>
      </w:pPr>
      <w:ins w:id="7074" w:author="Rev 19 Allen Wirfs-Brock" w:date="2013-09-23T15:57:00Z">
        <w:r>
          <w:t xml:space="preserve">See also: </w:t>
        </w:r>
        <w:r>
          <w:fldChar w:fldCharType="begin"/>
        </w:r>
        <w:r>
          <w:instrText xml:space="preserve"> REF _Ref367714652 \r \h </w:instrText>
        </w:r>
      </w:ins>
      <w:ins w:id="7075" w:author="Rev 19 Allen Wirfs-Brock" w:date="2013-09-23T15:57:00Z">
        <w:r>
          <w:fldChar w:fldCharType="separate"/>
        </w:r>
      </w:ins>
      <w:ins w:id="7076" w:author="Rev 19 Allen Wirfs-Brock" w:date="2013-09-27T13:06:00Z">
        <w:r w:rsidR="00460CAC">
          <w:t>13.2.1.2</w:t>
        </w:r>
      </w:ins>
      <w:ins w:id="7077" w:author="Rev 19 Allen Wirfs-Brock" w:date="2013-09-23T15:57:00Z">
        <w:r>
          <w:fldChar w:fldCharType="end"/>
        </w:r>
        <w:r>
          <w:t xml:space="preserve">, </w:t>
        </w:r>
        <w:r>
          <w:fldChar w:fldCharType="begin"/>
        </w:r>
        <w:r>
          <w:instrText xml:space="preserve"> REF _Ref367714706 \r \h </w:instrText>
        </w:r>
      </w:ins>
      <w:ins w:id="7078" w:author="Rev 19 Allen Wirfs-Brock" w:date="2013-09-23T15:57:00Z">
        <w:r>
          <w:fldChar w:fldCharType="separate"/>
        </w:r>
      </w:ins>
      <w:ins w:id="7079" w:author="Rev 19 Allen Wirfs-Brock" w:date="2013-09-27T13:06:00Z">
        <w:r w:rsidR="00460CAC">
          <w:t>13.2.2.1</w:t>
        </w:r>
      </w:ins>
      <w:ins w:id="7080" w:author="Rev 19 Allen Wirfs-Brock" w:date="2013-09-23T15:57:00Z">
        <w:r>
          <w:fldChar w:fldCharType="end"/>
        </w:r>
        <w:r>
          <w:t xml:space="preserve">, </w:t>
        </w:r>
        <w:r>
          <w:fldChar w:fldCharType="begin"/>
        </w:r>
        <w:r>
          <w:instrText xml:space="preserve"> REF _Ref367714756 \r \h </w:instrText>
        </w:r>
      </w:ins>
      <w:ins w:id="7081" w:author="Rev 19 Allen Wirfs-Brock" w:date="2013-09-23T15:57:00Z">
        <w:r>
          <w:fldChar w:fldCharType="separate"/>
        </w:r>
      </w:ins>
      <w:ins w:id="7082" w:author="Rev 19 Allen Wirfs-Brock" w:date="2013-09-27T13:06:00Z">
        <w:r w:rsidR="00460CAC">
          <w:t>13.2.3.2</w:t>
        </w:r>
      </w:ins>
      <w:ins w:id="7083" w:author="Rev 19 Allen Wirfs-Brock" w:date="2013-09-23T15:57:00Z">
        <w:r>
          <w:fldChar w:fldCharType="end"/>
        </w:r>
        <w:r>
          <w:t xml:space="preserve">, </w:t>
        </w:r>
        <w:r>
          <w:fldChar w:fldCharType="begin"/>
        </w:r>
        <w:r>
          <w:instrText xml:space="preserve"> REF _Ref367714847 \r \h </w:instrText>
        </w:r>
      </w:ins>
      <w:ins w:id="7084" w:author="Rev 19 Allen Wirfs-Brock" w:date="2013-09-23T15:57:00Z">
        <w:r>
          <w:fldChar w:fldCharType="separate"/>
        </w:r>
      </w:ins>
      <w:ins w:id="7085" w:author="Rev 19 Allen Wirfs-Brock" w:date="2013-09-27T13:06:00Z">
        <w:r w:rsidR="00460CAC">
          <w:t>14.1.2</w:t>
        </w:r>
      </w:ins>
      <w:ins w:id="7086" w:author="Rev 19 Allen Wirfs-Brock" w:date="2013-09-23T15:57:00Z">
        <w:r>
          <w:fldChar w:fldCharType="end"/>
        </w:r>
        <w:r>
          <w:t xml:space="preserve">, </w:t>
        </w:r>
        <w:r>
          <w:fldChar w:fldCharType="begin"/>
        </w:r>
        <w:r>
          <w:instrText xml:space="preserve"> REF _Ref367714869 \r \h </w:instrText>
        </w:r>
      </w:ins>
      <w:ins w:id="7087" w:author="Rev 19 Allen Wirfs-Brock" w:date="2013-09-23T15:57:00Z">
        <w:r>
          <w:fldChar w:fldCharType="separate"/>
        </w:r>
      </w:ins>
      <w:ins w:id="7088" w:author="Rev 19 Allen Wirfs-Brock" w:date="2013-09-27T13:06:00Z">
        <w:r w:rsidR="00460CAC">
          <w:t>14.2.2</w:t>
        </w:r>
      </w:ins>
      <w:ins w:id="7089" w:author="Rev 19 Allen Wirfs-Brock" w:date="2013-09-23T15:57:00Z">
        <w:r>
          <w:fldChar w:fldCharType="end"/>
        </w:r>
        <w:r>
          <w:t xml:space="preserve">, </w:t>
        </w:r>
        <w:r>
          <w:fldChar w:fldCharType="begin"/>
        </w:r>
        <w:r>
          <w:instrText xml:space="preserve"> REF _Ref367714895 \r \h </w:instrText>
        </w:r>
      </w:ins>
      <w:ins w:id="7090" w:author="Rev 19 Allen Wirfs-Brock" w:date="2013-09-23T15:57:00Z">
        <w:r>
          <w:fldChar w:fldCharType="separate"/>
        </w:r>
      </w:ins>
      <w:ins w:id="7091" w:author="Rev 19 Allen Wirfs-Brock" w:date="2013-09-27T13:06:00Z">
        <w:r w:rsidR="00460CAC">
          <w:t>14.4.2</w:t>
        </w:r>
      </w:ins>
      <w:ins w:id="7092" w:author="Rev 19 Allen Wirfs-Brock" w:date="2013-09-23T15:57:00Z">
        <w:r>
          <w:fldChar w:fldCharType="end"/>
        </w:r>
        <w:r>
          <w:t xml:space="preserve">, </w:t>
        </w:r>
        <w:r>
          <w:fldChar w:fldCharType="begin"/>
        </w:r>
        <w:r>
          <w:instrText xml:space="preserve"> REF _Ref367714927 \r \h </w:instrText>
        </w:r>
      </w:ins>
      <w:ins w:id="7093" w:author="Rev 19 Allen Wirfs-Brock" w:date="2013-09-23T15:57:00Z">
        <w:r>
          <w:fldChar w:fldCharType="separate"/>
        </w:r>
      </w:ins>
      <w:ins w:id="7094" w:author="Rev 19 Allen Wirfs-Brock" w:date="2013-09-27T13:06:00Z">
        <w:r w:rsidR="00460CAC">
          <w:t>14.5.2</w:t>
        </w:r>
      </w:ins>
      <w:ins w:id="7095" w:author="Rev 19 Allen Wirfs-Brock" w:date="2013-09-23T15:57:00Z">
        <w:r>
          <w:fldChar w:fldCharType="end"/>
        </w:r>
        <w:r>
          <w:t xml:space="preserve">, </w:t>
        </w:r>
        <w:r>
          <w:fldChar w:fldCharType="begin"/>
        </w:r>
        <w:r>
          <w:instrText xml:space="preserve"> REF _Ref367714971 \r \h </w:instrText>
        </w:r>
      </w:ins>
      <w:ins w:id="7096" w:author="Rev 19 Allen Wirfs-Brock" w:date="2013-09-23T15:57:00Z">
        <w:r>
          <w:fldChar w:fldCharType="separate"/>
        </w:r>
      </w:ins>
      <w:ins w:id="7097" w:author="Rev 19 Allen Wirfs-Brock" w:date="2013-09-27T13:06:00Z">
        <w:r w:rsidR="00460CAC">
          <w:t>15.1.1.2</w:t>
        </w:r>
      </w:ins>
      <w:ins w:id="7098" w:author="Rev 19 Allen Wirfs-Brock" w:date="2013-09-23T15:57:00Z">
        <w:r>
          <w:fldChar w:fldCharType="end"/>
        </w:r>
        <w:r>
          <w:t xml:space="preserve">, </w:t>
        </w:r>
        <w:r>
          <w:fldChar w:fldCharType="begin"/>
        </w:r>
        <w:r>
          <w:instrText xml:space="preserve"> REF _Ref367714989 \r \h </w:instrText>
        </w:r>
      </w:ins>
      <w:ins w:id="7099" w:author="Rev 19 Allen Wirfs-Brock" w:date="2013-09-23T15:57:00Z">
        <w:r>
          <w:fldChar w:fldCharType="separate"/>
        </w:r>
      </w:ins>
      <w:ins w:id="7100" w:author="Rev 19 Allen Wirfs-Brock" w:date="2013-09-27T13:06:00Z">
        <w:r w:rsidR="00460CAC">
          <w:t>15.1.2.1</w:t>
        </w:r>
      </w:ins>
      <w:ins w:id="7101" w:author="Rev 19 Allen Wirfs-Brock" w:date="2013-09-23T15:57:00Z">
        <w:r>
          <w:fldChar w:fldCharType="end"/>
        </w:r>
        <w:r>
          <w:t>.</w:t>
        </w:r>
      </w:ins>
    </w:p>
    <w:p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rsidR="00687A3E" w:rsidRPr="00E77497" w:rsidRDefault="00687A3E" w:rsidP="006A78DC">
      <w:pPr>
        <w:pStyle w:val="Heading4"/>
      </w:pPr>
      <w:bookmarkStart w:id="7102" w:name="_Ref367705878"/>
      <w:r w:rsidRPr="00E77497">
        <w:t xml:space="preserve">Static Semantics:  </w:t>
      </w:r>
      <w:r w:rsidR="00201325">
        <w:rPr>
          <w:lang w:eastAsia="en-US"/>
        </w:rPr>
        <w:t>VarDeclaredNames</w:t>
      </w:r>
      <w:bookmarkEnd w:id="7102"/>
    </w:p>
    <w:p w:rsidR="002E137C" w:rsidRPr="00F742D3" w:rsidRDefault="002E137C" w:rsidP="002E137C">
      <w:pPr>
        <w:rPr>
          <w:ins w:id="7103" w:author="Rev 19 Allen Wirfs-Brock" w:date="2013-09-23T13:30:00Z"/>
        </w:rPr>
      </w:pPr>
      <w:ins w:id="7104" w:author="Rev 19 Allen Wirfs-Brock" w:date="2013-09-23T13:30:00Z">
        <w:r>
          <w:t xml:space="preserve">See also: </w:t>
        </w:r>
        <w:r>
          <w:fldChar w:fldCharType="begin"/>
        </w:r>
        <w:r>
          <w:instrText xml:space="preserve"> REF _Ref367705708 \r \h </w:instrText>
        </w:r>
      </w:ins>
      <w:ins w:id="7105" w:author="Rev 19 Allen Wirfs-Brock" w:date="2013-09-23T13:30:00Z">
        <w:r>
          <w:fldChar w:fldCharType="separate"/>
        </w:r>
      </w:ins>
      <w:ins w:id="7106" w:author="Rev 19 Allen Wirfs-Brock" w:date="2013-09-27T13:06:00Z">
        <w:r w:rsidR="00460CAC">
          <w:t>13.0.1</w:t>
        </w:r>
      </w:ins>
      <w:ins w:id="7107" w:author="Rev 19 Allen Wirfs-Brock" w:date="2013-09-23T13:30:00Z">
        <w:r>
          <w:fldChar w:fldCharType="end"/>
        </w:r>
        <w:r>
          <w:t xml:space="preserve">, </w:t>
        </w:r>
        <w:r>
          <w:fldChar w:fldCharType="begin"/>
        </w:r>
        <w:r>
          <w:instrText xml:space="preserve"> REF _Ref367705688 \r \h </w:instrText>
        </w:r>
      </w:ins>
      <w:ins w:id="7108" w:author="Rev 19 Allen Wirfs-Brock" w:date="2013-09-23T13:30:00Z">
        <w:r>
          <w:fldChar w:fldCharType="separate"/>
        </w:r>
      </w:ins>
      <w:ins w:id="7109" w:author="Rev 19 Allen Wirfs-Brock" w:date="2013-09-27T13:06:00Z">
        <w:r w:rsidR="00460CAC">
          <w:t>13.1.8</w:t>
        </w:r>
      </w:ins>
      <w:ins w:id="7110" w:author="Rev 19 Allen Wirfs-Brock" w:date="2013-09-23T13:30:00Z">
        <w:r>
          <w:fldChar w:fldCharType="end"/>
        </w:r>
        <w:r>
          <w:t xml:space="preserve">, </w:t>
        </w:r>
        <w:r>
          <w:fldChar w:fldCharType="begin"/>
        </w:r>
        <w:r>
          <w:instrText xml:space="preserve"> REF _Ref367705747 \r \h </w:instrText>
        </w:r>
      </w:ins>
      <w:ins w:id="7111" w:author="Rev 19 Allen Wirfs-Brock" w:date="2013-09-23T13:30:00Z">
        <w:r>
          <w:fldChar w:fldCharType="separate"/>
        </w:r>
      </w:ins>
      <w:ins w:id="7112" w:author="Rev 19 Allen Wirfs-Brock" w:date="2013-09-27T13:06:00Z">
        <w:r w:rsidR="00460CAC">
          <w:t>13.5.1</w:t>
        </w:r>
      </w:ins>
      <w:ins w:id="7113" w:author="Rev 19 Allen Wirfs-Brock" w:date="2013-09-23T13:30:00Z">
        <w:r>
          <w:fldChar w:fldCharType="end"/>
        </w:r>
        <w:r>
          <w:t xml:space="preserve">, </w:t>
        </w:r>
        <w:r>
          <w:fldChar w:fldCharType="begin"/>
        </w:r>
        <w:r>
          <w:instrText xml:space="preserve"> REF _Ref367705814 \r \h </w:instrText>
        </w:r>
      </w:ins>
      <w:ins w:id="7114" w:author="Rev 19 Allen Wirfs-Brock" w:date="2013-09-23T13:30:00Z">
        <w:r>
          <w:fldChar w:fldCharType="separate"/>
        </w:r>
      </w:ins>
      <w:ins w:id="7115" w:author="Rev 19 Allen Wirfs-Brock" w:date="2013-09-27T13:06:00Z">
        <w:r w:rsidR="00460CAC">
          <w:t>13.6.1.1</w:t>
        </w:r>
      </w:ins>
      <w:ins w:id="7116" w:author="Rev 19 Allen Wirfs-Brock" w:date="2013-09-23T13:30:00Z">
        <w:r>
          <w:fldChar w:fldCharType="end"/>
        </w:r>
        <w:r>
          <w:t xml:space="preserve">, </w:t>
        </w:r>
        <w:r>
          <w:fldChar w:fldCharType="begin"/>
        </w:r>
        <w:r>
          <w:instrText xml:space="preserve"> REF _Ref367705839 \r \h </w:instrText>
        </w:r>
      </w:ins>
      <w:ins w:id="7117" w:author="Rev 19 Allen Wirfs-Brock" w:date="2013-09-23T13:30:00Z">
        <w:r>
          <w:fldChar w:fldCharType="separate"/>
        </w:r>
      </w:ins>
      <w:ins w:id="7118" w:author="Rev 19 Allen Wirfs-Brock" w:date="2013-09-27T13:06:00Z">
        <w:r w:rsidR="00460CAC">
          <w:t>13.6.2.1</w:t>
        </w:r>
      </w:ins>
      <w:ins w:id="7119" w:author="Rev 19 Allen Wirfs-Brock" w:date="2013-09-23T13:30:00Z">
        <w:r>
          <w:fldChar w:fldCharType="end"/>
        </w:r>
        <w:r>
          <w:t xml:space="preserve">, </w:t>
        </w:r>
        <w:r>
          <w:fldChar w:fldCharType="begin"/>
        </w:r>
        <w:r>
          <w:instrText xml:space="preserve"> REF _Ref367705856 \r \h </w:instrText>
        </w:r>
      </w:ins>
      <w:ins w:id="7120" w:author="Rev 19 Allen Wirfs-Brock" w:date="2013-09-23T13:30:00Z">
        <w:r>
          <w:fldChar w:fldCharType="separate"/>
        </w:r>
      </w:ins>
      <w:ins w:id="7121" w:author="Rev 19 Allen Wirfs-Brock" w:date="2013-09-27T13:06:00Z">
        <w:r w:rsidR="00460CAC">
          <w:t>13.6.3.1</w:t>
        </w:r>
      </w:ins>
      <w:ins w:id="7122" w:author="Rev 19 Allen Wirfs-Brock" w:date="2013-09-23T13:30:00Z">
        <w:r>
          <w:fldChar w:fldCharType="end"/>
        </w:r>
        <w:r>
          <w:t xml:space="preserve">, </w:t>
        </w:r>
        <w:r>
          <w:fldChar w:fldCharType="begin"/>
        </w:r>
        <w:r>
          <w:instrText xml:space="preserve"> REF _Ref367705897 \r \h </w:instrText>
        </w:r>
      </w:ins>
      <w:ins w:id="7123" w:author="Rev 19 Allen Wirfs-Brock" w:date="2013-09-23T13:30:00Z">
        <w:r>
          <w:fldChar w:fldCharType="separate"/>
        </w:r>
      </w:ins>
      <w:ins w:id="7124" w:author="Rev 19 Allen Wirfs-Brock" w:date="2013-09-27T13:06:00Z">
        <w:r w:rsidR="00460CAC">
          <w:t>13.10.2</w:t>
        </w:r>
      </w:ins>
      <w:ins w:id="7125" w:author="Rev 19 Allen Wirfs-Brock" w:date="2013-09-23T13:30:00Z">
        <w:r>
          <w:fldChar w:fldCharType="end"/>
        </w:r>
        <w:r>
          <w:t xml:space="preserve">, </w:t>
        </w:r>
        <w:r>
          <w:fldChar w:fldCharType="begin"/>
        </w:r>
        <w:r>
          <w:instrText xml:space="preserve"> REF _Ref367705925 \r \h </w:instrText>
        </w:r>
      </w:ins>
      <w:ins w:id="7126" w:author="Rev 19 Allen Wirfs-Brock" w:date="2013-09-23T13:30:00Z">
        <w:r>
          <w:fldChar w:fldCharType="separate"/>
        </w:r>
      </w:ins>
      <w:ins w:id="7127" w:author="Rev 19 Allen Wirfs-Brock" w:date="2013-09-27T13:06:00Z">
        <w:r w:rsidR="00460CAC">
          <w:t>13.11.4</w:t>
        </w:r>
      </w:ins>
      <w:ins w:id="7128" w:author="Rev 19 Allen Wirfs-Brock" w:date="2013-09-23T13:30:00Z">
        <w:r>
          <w:fldChar w:fldCharType="end"/>
        </w:r>
        <w:r>
          <w:t xml:space="preserve">, </w:t>
        </w:r>
        <w:r>
          <w:fldChar w:fldCharType="begin"/>
        </w:r>
        <w:r>
          <w:instrText xml:space="preserve"> REF _Ref367705949 \r \h </w:instrText>
        </w:r>
      </w:ins>
      <w:ins w:id="7129" w:author="Rev 19 Allen Wirfs-Brock" w:date="2013-09-23T13:30:00Z">
        <w:r>
          <w:fldChar w:fldCharType="separate"/>
        </w:r>
      </w:ins>
      <w:ins w:id="7130" w:author="Rev 19 Allen Wirfs-Brock" w:date="2013-09-27T13:06:00Z">
        <w:r w:rsidR="00460CAC">
          <w:t>13.12.2</w:t>
        </w:r>
      </w:ins>
      <w:ins w:id="7131" w:author="Rev 19 Allen Wirfs-Brock" w:date="2013-09-23T13:30:00Z">
        <w:r>
          <w:fldChar w:fldCharType="end"/>
        </w:r>
        <w:r>
          <w:t xml:space="preserve">, </w:t>
        </w:r>
        <w:r>
          <w:fldChar w:fldCharType="begin"/>
        </w:r>
        <w:r>
          <w:instrText xml:space="preserve"> REF _Ref367705968 \r \h </w:instrText>
        </w:r>
      </w:ins>
      <w:ins w:id="7132" w:author="Rev 19 Allen Wirfs-Brock" w:date="2013-09-23T13:30:00Z">
        <w:r>
          <w:fldChar w:fldCharType="separate"/>
        </w:r>
      </w:ins>
      <w:ins w:id="7133" w:author="Rev 19 Allen Wirfs-Brock" w:date="2013-09-27T13:06:00Z">
        <w:r w:rsidR="00460CAC">
          <w:t>13.14.2</w:t>
        </w:r>
      </w:ins>
      <w:ins w:id="7134" w:author="Rev 19 Allen Wirfs-Brock" w:date="2013-09-23T13:30:00Z">
        <w:r>
          <w:fldChar w:fldCharType="end"/>
        </w:r>
        <w:r>
          <w:t xml:space="preserve">, </w:t>
        </w:r>
        <w:r>
          <w:fldChar w:fldCharType="begin"/>
        </w:r>
        <w:r>
          <w:instrText xml:space="preserve"> REF _Ref367705999 \r \h </w:instrText>
        </w:r>
      </w:ins>
      <w:ins w:id="7135" w:author="Rev 19 Allen Wirfs-Brock" w:date="2013-09-23T13:30:00Z">
        <w:r>
          <w:fldChar w:fldCharType="separate"/>
        </w:r>
      </w:ins>
      <w:ins w:id="7136" w:author="Rev 19 Allen Wirfs-Brock" w:date="2013-09-27T13:06:00Z">
        <w:r w:rsidR="00460CAC">
          <w:t>14.1.10</w:t>
        </w:r>
      </w:ins>
      <w:ins w:id="7137" w:author="Rev 19 Allen Wirfs-Brock" w:date="2013-09-23T13:30:00Z">
        <w:r>
          <w:fldChar w:fldCharType="end"/>
        </w:r>
        <w:r>
          <w:t xml:space="preserve">, </w:t>
        </w:r>
        <w:r>
          <w:fldChar w:fldCharType="begin"/>
        </w:r>
        <w:r>
          <w:instrText xml:space="preserve"> REF _Ref367706057 \r \h </w:instrText>
        </w:r>
      </w:ins>
      <w:ins w:id="7138" w:author="Rev 19 Allen Wirfs-Brock" w:date="2013-09-23T13:30:00Z">
        <w:r>
          <w:fldChar w:fldCharType="separate"/>
        </w:r>
      </w:ins>
      <w:ins w:id="7139" w:author="Rev 19 Allen Wirfs-Brock" w:date="2013-09-27T13:06:00Z">
        <w:r w:rsidR="00460CAC">
          <w:t>14.4.8</w:t>
        </w:r>
      </w:ins>
      <w:ins w:id="7140" w:author="Rev 19 Allen Wirfs-Brock" w:date="2013-09-23T13:30:00Z">
        <w:r>
          <w:fldChar w:fldCharType="end"/>
        </w:r>
        <w:r>
          <w:t xml:space="preserve">, </w:t>
        </w:r>
        <w:r>
          <w:fldChar w:fldCharType="begin"/>
        </w:r>
        <w:r>
          <w:instrText xml:space="preserve"> REF _Ref367706084 \r \h </w:instrText>
        </w:r>
      </w:ins>
      <w:ins w:id="7141" w:author="Rev 19 Allen Wirfs-Brock" w:date="2013-09-23T13:30:00Z">
        <w:r>
          <w:fldChar w:fldCharType="separate"/>
        </w:r>
      </w:ins>
      <w:ins w:id="7142" w:author="Rev 19 Allen Wirfs-Brock" w:date="2013-09-27T13:06:00Z">
        <w:r w:rsidR="00460CAC">
          <w:t>14.5.13</w:t>
        </w:r>
      </w:ins>
      <w:ins w:id="7143" w:author="Rev 19 Allen Wirfs-Brock" w:date="2013-09-23T13:30:00Z">
        <w:r>
          <w:fldChar w:fldCharType="end"/>
        </w:r>
        <w:r>
          <w:t xml:space="preserve">, </w:t>
        </w:r>
        <w:r>
          <w:fldChar w:fldCharType="begin"/>
        </w:r>
        <w:r>
          <w:instrText xml:space="preserve"> REF _Ref367706111 \r \h </w:instrText>
        </w:r>
      </w:ins>
      <w:ins w:id="7144" w:author="Rev 19 Allen Wirfs-Brock" w:date="2013-09-23T13:30:00Z">
        <w:r>
          <w:fldChar w:fldCharType="separate"/>
        </w:r>
      </w:ins>
      <w:ins w:id="7145" w:author="Rev 19 Allen Wirfs-Brock" w:date="2013-09-27T13:06:00Z">
        <w:r w:rsidR="00460CAC">
          <w:t>15.1.0.5</w:t>
        </w:r>
      </w:ins>
      <w:ins w:id="7146" w:author="Rev 19 Allen Wirfs-Brock" w:date="2013-09-23T13:30:00Z">
        <w:r>
          <w:fldChar w:fldCharType="end"/>
        </w:r>
        <w:r>
          <w:t xml:space="preserve">, </w:t>
        </w:r>
        <w:r>
          <w:fldChar w:fldCharType="begin"/>
        </w:r>
        <w:r>
          <w:instrText xml:space="preserve"> REF _Ref367706146 \r \h </w:instrText>
        </w:r>
      </w:ins>
      <w:ins w:id="7147" w:author="Rev 19 Allen Wirfs-Brock" w:date="2013-09-23T13:30:00Z">
        <w:r>
          <w:fldChar w:fldCharType="separate"/>
        </w:r>
      </w:ins>
      <w:ins w:id="7148" w:author="Rev 19 Allen Wirfs-Brock" w:date="2013-09-27T13:06:00Z">
        <w:r w:rsidR="00460CAC">
          <w:t>15.2.5</w:t>
        </w:r>
      </w:ins>
      <w:ins w:id="7149" w:author="Rev 19 Allen Wirfs-Brock" w:date="2013-09-23T13:30:00Z">
        <w:r>
          <w:fldChar w:fldCharType="end"/>
        </w:r>
        <w:r>
          <w:t>.</w:t>
        </w:r>
      </w:ins>
    </w:p>
    <w:p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rsidR="00A45298" w:rsidRPr="00E77497" w:rsidRDefault="00F5066A" w:rsidP="00A45298">
      <w:pPr>
        <w:jc w:val="left"/>
      </w:pPr>
      <w:r w:rsidRPr="00E77497">
        <w:rPr>
          <w:rFonts w:ascii="Times New Roman" w:hAnsi="Times New Roman"/>
          <w:i/>
        </w:rPr>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F5066A" w:rsidRPr="00E77497" w:rsidRDefault="00F5066A" w:rsidP="00F5066A">
      <w:pPr>
        <w:pStyle w:val="Alg4"/>
        <w:numPr>
          <w:ilvl w:val="0"/>
          <w:numId w:val="642"/>
        </w:numPr>
        <w:spacing w:after="220"/>
        <w:contextualSpacing/>
      </w:pPr>
      <w:r w:rsidRPr="00E77497">
        <w:lastRenderedPageBreak/>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Del="006A65F3" w:rsidRDefault="00F5066A">
      <w:pPr>
        <w:pStyle w:val="Heading4"/>
        <w:rPr>
          <w:del w:id="7150" w:author="Rev 19 Allen Wirfs-Brock" w:date="2013-09-11T18:36:00Z"/>
        </w:rPr>
      </w:pPr>
      <w:del w:id="7151" w:author="Rev 19 Allen Wirfs-Brock" w:date="2013-09-11T18:36:00Z">
        <w:r w:rsidRPr="00E77497" w:rsidDel="006A65F3">
          <w:delText>Runtime Semantics</w:delText>
        </w:r>
      </w:del>
    </w:p>
    <w:p w:rsidR="009F5E7D" w:rsidRDefault="009F5E7D" w:rsidP="006A78DC">
      <w:pPr>
        <w:pStyle w:val="Heading4"/>
        <w:rPr>
          <w:rFonts w:ascii="Helvetica" w:hAnsi="Helvetica"/>
          <w:spacing w:val="6"/>
        </w:rPr>
      </w:pPr>
      <w:r w:rsidRPr="00E77497">
        <w:rPr>
          <w:rFonts w:ascii="Helvetica" w:hAnsi="Helvetica"/>
        </w:rPr>
        <w:t xml:space="preserve">Runtime Semantics: </w:t>
      </w:r>
      <w:r w:rsidRPr="00E77497">
        <w:rPr>
          <w:rFonts w:ascii="Helvetica" w:hAnsi="Helvetica"/>
          <w:spacing w:val="6"/>
        </w:rPr>
        <w:t>Binding</w:t>
      </w:r>
      <w:del w:id="7152" w:author="Rev 19 Allen Wirfs-Brock" w:date="2013-09-23T16:30:00Z">
        <w:r w:rsidRPr="00E77497" w:rsidDel="00427ECF">
          <w:rPr>
            <w:rFonts w:ascii="Helvetica" w:hAnsi="Helvetica"/>
            <w:spacing w:val="6"/>
          </w:rPr>
          <w:delText xml:space="preserve"> </w:delText>
        </w:r>
      </w:del>
      <w:r>
        <w:rPr>
          <w:rFonts w:ascii="Helvetica" w:hAnsi="Helvetica"/>
          <w:spacing w:val="6"/>
        </w:rPr>
        <w:t>Instantiation</w:t>
      </w:r>
    </w:p>
    <w:p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427ECF" w:rsidRPr="00F742D3" w:rsidRDefault="00427ECF" w:rsidP="00427ECF">
      <w:pPr>
        <w:rPr>
          <w:ins w:id="7153" w:author="Rev 19 Allen Wirfs-Brock" w:date="2013-09-23T16:39:00Z"/>
        </w:rPr>
      </w:pPr>
      <w:ins w:id="7154" w:author="Rev 19 Allen Wirfs-Brock" w:date="2013-09-23T16:39:00Z">
        <w:r>
          <w:t xml:space="preserve">See also: </w:t>
        </w:r>
        <w:r>
          <w:fldChar w:fldCharType="begin"/>
        </w:r>
        <w:r>
          <w:instrText xml:space="preserve"> REF _Ref367706686 \r \h </w:instrText>
        </w:r>
      </w:ins>
      <w:ins w:id="7155" w:author="Rev 19 Allen Wirfs-Brock" w:date="2013-09-23T16:39:00Z">
        <w:r>
          <w:fldChar w:fldCharType="separate"/>
        </w:r>
      </w:ins>
      <w:ins w:id="7156" w:author="Rev 19 Allen Wirfs-Brock" w:date="2013-09-27T13:06:00Z">
        <w:r w:rsidR="00460CAC">
          <w:t>13.0.2</w:t>
        </w:r>
      </w:ins>
      <w:ins w:id="7157" w:author="Rev 19 Allen Wirfs-Brock" w:date="2013-09-23T16:39:00Z">
        <w:r>
          <w:fldChar w:fldCharType="end"/>
        </w:r>
        <w:r>
          <w:t xml:space="preserve">, </w:t>
        </w:r>
        <w:r>
          <w:fldChar w:fldCharType="begin"/>
        </w:r>
        <w:r>
          <w:instrText xml:space="preserve"> REF _Ref367706859 \r \h </w:instrText>
        </w:r>
      </w:ins>
      <w:ins w:id="7158" w:author="Rev 19 Allen Wirfs-Brock" w:date="2013-09-23T16:39:00Z">
        <w:r>
          <w:fldChar w:fldCharType="separate"/>
        </w:r>
      </w:ins>
      <w:ins w:id="7159" w:author="Rev 19 Allen Wirfs-Brock" w:date="2013-09-27T13:06:00Z">
        <w:r w:rsidR="00460CAC">
          <w:t>13.6.1.2</w:t>
        </w:r>
      </w:ins>
      <w:ins w:id="7160" w:author="Rev 19 Allen Wirfs-Brock" w:date="2013-09-23T16:39:00Z">
        <w:r>
          <w:fldChar w:fldCharType="end"/>
        </w:r>
        <w:r>
          <w:t xml:space="preserve">, </w:t>
        </w:r>
        <w:r>
          <w:fldChar w:fldCharType="begin"/>
        </w:r>
        <w:r>
          <w:instrText xml:space="preserve"> REF _Ref367706902 \r \h </w:instrText>
        </w:r>
      </w:ins>
      <w:ins w:id="7161" w:author="Rev 19 Allen Wirfs-Brock" w:date="2013-09-23T16:39:00Z">
        <w:r>
          <w:fldChar w:fldCharType="separate"/>
        </w:r>
      </w:ins>
      <w:ins w:id="7162" w:author="Rev 19 Allen Wirfs-Brock" w:date="2013-09-27T13:06:00Z">
        <w:r w:rsidR="00460CAC">
          <w:t>13.6.2.2</w:t>
        </w:r>
      </w:ins>
      <w:ins w:id="7163" w:author="Rev 19 Allen Wirfs-Brock" w:date="2013-09-23T16:39:00Z">
        <w:r>
          <w:fldChar w:fldCharType="end"/>
        </w:r>
        <w:r>
          <w:t xml:space="preserve">, </w:t>
        </w:r>
        <w:r>
          <w:fldChar w:fldCharType="begin"/>
        </w:r>
        <w:r>
          <w:instrText xml:space="preserve"> REF _Ref367706960 \r \h </w:instrText>
        </w:r>
      </w:ins>
      <w:ins w:id="7164" w:author="Rev 19 Allen Wirfs-Brock" w:date="2013-09-23T16:39:00Z">
        <w:r>
          <w:fldChar w:fldCharType="separate"/>
        </w:r>
      </w:ins>
      <w:ins w:id="7165" w:author="Rev 19 Allen Wirfs-Brock" w:date="2013-09-27T13:06:00Z">
        <w:r w:rsidR="00460CAC">
          <w:t>13.6.3.2</w:t>
        </w:r>
      </w:ins>
      <w:ins w:id="7166" w:author="Rev 19 Allen Wirfs-Brock" w:date="2013-09-23T16:39:00Z">
        <w:r>
          <w:fldChar w:fldCharType="end"/>
        </w:r>
        <w:r>
          <w:t xml:space="preserve">, </w:t>
        </w:r>
        <w:r>
          <w:fldChar w:fldCharType="begin"/>
        </w:r>
        <w:r>
          <w:instrText xml:space="preserve"> REF _Ref367707068 \r \h </w:instrText>
        </w:r>
      </w:ins>
      <w:ins w:id="7167" w:author="Rev 19 Allen Wirfs-Brock" w:date="2013-09-23T16:39:00Z">
        <w:r>
          <w:fldChar w:fldCharType="separate"/>
        </w:r>
      </w:ins>
      <w:ins w:id="7168" w:author="Rev 19 Allen Wirfs-Brock" w:date="2013-09-27T13:06:00Z">
        <w:r w:rsidR="00460CAC">
          <w:t>13.12.3</w:t>
        </w:r>
      </w:ins>
      <w:ins w:id="7169" w:author="Rev 19 Allen Wirfs-Brock" w:date="2013-09-23T16:39:00Z">
        <w:r>
          <w:fldChar w:fldCharType="end"/>
        </w:r>
        <w:r>
          <w:t>.</w:t>
        </w:r>
      </w:ins>
    </w:p>
    <w:p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rsidR="00F04E83" w:rsidRPr="00E77497" w:rsidRDefault="00F04E83" w:rsidP="00390EC9">
      <w:pPr>
        <w:pStyle w:val="Alg4"/>
        <w:numPr>
          <w:ilvl w:val="0"/>
          <w:numId w:val="650"/>
        </w:numPr>
        <w:rPr>
          <w:i/>
        </w:rPr>
      </w:pPr>
      <w:r w:rsidRPr="00E77497">
        <w:t xml:space="preserve">For each element </w:t>
      </w:r>
      <w:r>
        <w:rPr>
          <w:i/>
        </w:rPr>
        <w:t>name</w:t>
      </w:r>
      <w:r w:rsidRPr="00E77497">
        <w:t xml:space="preserve"> of the </w:t>
      </w:r>
      <w:r w:rsidR="00201325">
        <w:t>BoundNames</w:t>
      </w:r>
      <w:r w:rsidRPr="00E77497">
        <w:t xml:space="preserve"> of </w:t>
      </w:r>
      <w:r>
        <w:rPr>
          <w:i/>
        </w:rPr>
        <w:t>ForBinding</w:t>
      </w:r>
      <w:r w:rsidRPr="00E77497">
        <w:t xml:space="preserve"> do</w:t>
      </w:r>
    </w:p>
    <w:p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rsidR="00394EAC" w:rsidRDefault="00394EAC" w:rsidP="00394EAC">
      <w:pPr>
        <w:pStyle w:val="Alg4"/>
        <w:numPr>
          <w:ilvl w:val="2"/>
          <w:numId w:val="650"/>
        </w:numPr>
        <w:contextualSpacing/>
      </w:pPr>
      <w:r>
        <w:t xml:space="preserve">Assert: </w:t>
      </w:r>
      <w:r>
        <w:rPr>
          <w:iCs/>
        </w:rPr>
        <w:t>The above call to CreateMutableBinding</w:t>
      </w:r>
      <w:r>
        <w:t xml:space="preserve"> will never </w:t>
      </w:r>
      <w:del w:id="7170" w:author="Rev 19 Allen Wirfs-Brock" w:date="2013-09-09T11:10:00Z">
        <w:r w:rsidDel="001349B2">
          <w:delText xml:space="preserve">an </w:delText>
        </w:r>
      </w:del>
      <w:r>
        <w:t>return an abrupt completion.</w:t>
      </w:r>
    </w:p>
    <w:p w:rsidR="00EC0EFF" w:rsidRDefault="00EC0EFF" w:rsidP="00EC0EFF">
      <w:pPr>
        <w:pStyle w:val="Alg4"/>
        <w:numPr>
          <w:ilvl w:val="1"/>
          <w:numId w:val="650"/>
        </w:numPr>
        <w:spacing w:after="220"/>
        <w:contextualSpacing/>
      </w:pPr>
      <w:r>
        <w:t xml:space="preserve">Else, </w:t>
      </w:r>
    </w:p>
    <w:p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w:t>
      </w:r>
      <w:del w:id="7171" w:author="Rev 19 Allen Wirfs-Brock" w:date="2013-09-23T16:47:00Z">
        <w:r w:rsidR="00F04E83" w:rsidRPr="004418C4" w:rsidDel="00427ECF">
          <w:delText xml:space="preserve"> </w:delText>
        </w:r>
      </w:del>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rsidR="0068432C" w:rsidRDefault="0068432C" w:rsidP="00CF4D09">
      <w:pPr>
        <w:pStyle w:val="Heading4"/>
      </w:pPr>
      <w:bookmarkStart w:id="7172" w:name="_Ref367707000"/>
      <w:r w:rsidRPr="00E77497">
        <w:t xml:space="preserve">Runtime Semantics: </w:t>
      </w:r>
      <w:r>
        <w:t>Labelled</w:t>
      </w:r>
      <w:del w:id="7173" w:author="Rev 19 Allen Wirfs-Brock" w:date="2013-09-23T13:40:00Z">
        <w:r w:rsidDel="00CF4D09">
          <w:delText xml:space="preserve"> </w:delText>
        </w:r>
      </w:del>
      <w:r>
        <w:t>Evaluation</w:t>
      </w:r>
      <w:bookmarkEnd w:id="7172"/>
    </w:p>
    <w:p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7174" w:author="Rev 19 Allen Wirfs-Brock" w:date="2013-09-23T13:46:00Z"/>
        </w:rPr>
      </w:pPr>
      <w:ins w:id="7175" w:author="Rev 19 Allen Wirfs-Brock" w:date="2013-09-23T13:46:00Z">
        <w:r>
          <w:t xml:space="preserve">See also: </w:t>
        </w:r>
        <w:r>
          <w:fldChar w:fldCharType="begin"/>
        </w:r>
        <w:r>
          <w:instrText xml:space="preserve"> REF _Ref367706686 \r \h </w:instrText>
        </w:r>
      </w:ins>
      <w:ins w:id="7176" w:author="Rev 19 Allen Wirfs-Brock" w:date="2013-09-23T13:46:00Z">
        <w:r>
          <w:fldChar w:fldCharType="separate"/>
        </w:r>
      </w:ins>
      <w:ins w:id="7177" w:author="Rev 19 Allen Wirfs-Brock" w:date="2013-09-27T13:06:00Z">
        <w:r w:rsidR="00460CAC">
          <w:t>13.0.2</w:t>
        </w:r>
      </w:ins>
      <w:ins w:id="7178" w:author="Rev 19 Allen Wirfs-Brock" w:date="2013-09-23T13:46:00Z">
        <w:r>
          <w:fldChar w:fldCharType="end"/>
        </w:r>
        <w:r>
          <w:t xml:space="preserve">, </w:t>
        </w:r>
        <w:r>
          <w:fldChar w:fldCharType="begin"/>
        </w:r>
        <w:r>
          <w:instrText xml:space="preserve"> REF _Ref367706859 \r \h </w:instrText>
        </w:r>
      </w:ins>
      <w:ins w:id="7179" w:author="Rev 19 Allen Wirfs-Brock" w:date="2013-09-23T13:46:00Z">
        <w:r>
          <w:fldChar w:fldCharType="separate"/>
        </w:r>
      </w:ins>
      <w:ins w:id="7180" w:author="Rev 19 Allen Wirfs-Brock" w:date="2013-09-27T13:06:00Z">
        <w:r w:rsidR="00460CAC">
          <w:t>13.6.1.2</w:t>
        </w:r>
      </w:ins>
      <w:ins w:id="7181" w:author="Rev 19 Allen Wirfs-Brock" w:date="2013-09-23T13:46:00Z">
        <w:r>
          <w:fldChar w:fldCharType="end"/>
        </w:r>
        <w:r>
          <w:t xml:space="preserve">, </w:t>
        </w:r>
        <w:r>
          <w:fldChar w:fldCharType="begin"/>
        </w:r>
        <w:r>
          <w:instrText xml:space="preserve"> REF _Ref367706902 \r \h </w:instrText>
        </w:r>
      </w:ins>
      <w:ins w:id="7182" w:author="Rev 19 Allen Wirfs-Brock" w:date="2013-09-23T13:46:00Z">
        <w:r>
          <w:fldChar w:fldCharType="separate"/>
        </w:r>
      </w:ins>
      <w:ins w:id="7183" w:author="Rev 19 Allen Wirfs-Brock" w:date="2013-09-27T13:06:00Z">
        <w:r w:rsidR="00460CAC">
          <w:t>13.6.2.2</w:t>
        </w:r>
      </w:ins>
      <w:ins w:id="7184" w:author="Rev 19 Allen Wirfs-Brock" w:date="2013-09-23T13:46:00Z">
        <w:r>
          <w:fldChar w:fldCharType="end"/>
        </w:r>
        <w:r>
          <w:t xml:space="preserve">, </w:t>
        </w:r>
        <w:r>
          <w:fldChar w:fldCharType="begin"/>
        </w:r>
        <w:r>
          <w:instrText xml:space="preserve"> REF _Ref367706960 \r \h </w:instrText>
        </w:r>
      </w:ins>
      <w:ins w:id="7185" w:author="Rev 19 Allen Wirfs-Brock" w:date="2013-09-23T13:46:00Z">
        <w:r>
          <w:fldChar w:fldCharType="separate"/>
        </w:r>
      </w:ins>
      <w:ins w:id="7186" w:author="Rev 19 Allen Wirfs-Brock" w:date="2013-09-27T13:06:00Z">
        <w:r w:rsidR="00460CAC">
          <w:t>13.6.3.2</w:t>
        </w:r>
      </w:ins>
      <w:ins w:id="7187" w:author="Rev 19 Allen Wirfs-Brock" w:date="2013-09-23T13:46:00Z">
        <w:r>
          <w:fldChar w:fldCharType="end"/>
        </w:r>
        <w:r>
          <w:t xml:space="preserve">, </w:t>
        </w:r>
        <w:r>
          <w:fldChar w:fldCharType="begin"/>
        </w:r>
        <w:r>
          <w:instrText xml:space="preserve"> REF _Ref367707068 \r \h </w:instrText>
        </w:r>
      </w:ins>
      <w:ins w:id="7188" w:author="Rev 19 Allen Wirfs-Brock" w:date="2013-09-23T13:46:00Z">
        <w:r>
          <w:fldChar w:fldCharType="separate"/>
        </w:r>
      </w:ins>
      <w:ins w:id="7189" w:author="Rev 19 Allen Wirfs-Brock" w:date="2013-09-27T13:06:00Z">
        <w:r w:rsidR="00460CAC">
          <w:t>13.12.3</w:t>
        </w:r>
      </w:ins>
      <w:ins w:id="7190" w:author="Rev 19 Allen Wirfs-Brock" w:date="2013-09-23T13:46:00Z">
        <w:r>
          <w:fldChar w:fldCharType="end"/>
        </w:r>
        <w:r>
          <w:t>.</w:t>
        </w:r>
      </w:ins>
    </w:p>
    <w:p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w:t>
      </w:r>
      <w:del w:id="7191" w:author="Rev 19 Allen Wirfs-Brock" w:date="2013-09-23T16:31:00Z">
        <w:r w:rsidDel="00427ECF">
          <w:delText xml:space="preserve"> </w:delText>
        </w:r>
      </w:del>
      <w:r>
        <w:t>In/Of</w:t>
      </w:r>
      <w:del w:id="7192" w:author="Rev 19 Allen Wirfs-Brock" w:date="2013-09-23T16:31:00Z">
        <w:r w:rsidDel="00427ECF">
          <w:delText xml:space="preserve"> </w:delText>
        </w:r>
      </w:del>
      <w:r>
        <w:t>Expression</w:t>
      </w:r>
      <w:del w:id="7193" w:author="Rev 19 Allen Wirfs-Brock" w:date="2013-09-23T16:31: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E21F6A" w:rsidRDefault="00FA7F97" w:rsidP="00E21F6A">
      <w:pPr>
        <w:pStyle w:val="Alg3"/>
        <w:numPr>
          <w:ilvl w:val="0"/>
          <w:numId w:val="122"/>
        </w:numPr>
        <w:tabs>
          <w:tab w:val="left" w:pos="2160"/>
        </w:tabs>
      </w:pPr>
      <w:r>
        <w:t>ReturnIfAbrupt(</w:t>
      </w:r>
      <w:r w:rsidR="00E21F6A">
        <w:rPr>
          <w:i/>
        </w:rPr>
        <w:t>keyResult</w:t>
      </w:r>
      <w:r>
        <w:t>)</w:t>
      </w:r>
      <w:r w:rsidR="00514B53">
        <w:t>.</w:t>
      </w:r>
    </w:p>
    <w:p w:rsidR="00E21F6A" w:rsidRDefault="00164D8C" w:rsidP="004B3A2D">
      <w:pPr>
        <w:pStyle w:val="Alg3"/>
        <w:numPr>
          <w:ilvl w:val="0"/>
          <w:numId w:val="122"/>
        </w:numPr>
        <w:spacing w:after="240"/>
      </w:pPr>
      <w:r>
        <w:t>Return</w:t>
      </w:r>
      <w:r w:rsidRPr="00E77497">
        <w:t xml:space="preserve"> the result of </w:t>
      </w:r>
      <w:r>
        <w:t>performing For</w:t>
      </w:r>
      <w:del w:id="7194" w:author="Rev 19 Allen Wirfs-Brock" w:date="2013-09-23T16:31:00Z">
        <w:r w:rsidDel="00427ECF">
          <w:delText xml:space="preserve"> </w:delText>
        </w:r>
      </w:del>
      <w:r>
        <w:t>In/Of</w:t>
      </w:r>
      <w:del w:id="7195" w:author="Rev 19 Allen Wirfs-Brock" w:date="2013-09-23T16:31:00Z">
        <w:r w:rsidDel="00427ECF">
          <w:delText xml:space="preserve"> </w:delText>
        </w:r>
      </w:del>
      <w:r>
        <w:t>Body</w:t>
      </w:r>
      <w:del w:id="7196" w:author="Rev 19 Allen Wirfs-Brock" w:date="2013-09-23T16:31:00Z">
        <w:r w:rsidDel="00427ECF">
          <w:delText xml:space="preserve"> </w:delText>
        </w:r>
      </w:del>
      <w:r>
        <w:t>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w:t>
      </w:r>
      <w:del w:id="7197" w:author="Rev 19 Allen Wirfs-Brock" w:date="2013-09-23T16:31:00Z">
        <w:r w:rsidDel="00427ECF">
          <w:delText xml:space="preserve"> </w:delText>
        </w:r>
      </w:del>
      <w:r>
        <w:t>In/Of</w:t>
      </w:r>
      <w:del w:id="7198" w:author="Rev 19 Allen Wirfs-Brock" w:date="2013-09-23T16:31:00Z">
        <w:r w:rsidDel="00427ECF">
          <w:delText xml:space="preserve"> </w:delText>
        </w:r>
      </w:del>
      <w:r>
        <w:t>Expression</w:t>
      </w:r>
      <w:del w:id="7199" w:author="Rev 19 Allen Wirfs-Brock" w:date="2013-09-23T16:31: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514B53">
      <w:pPr>
        <w:pStyle w:val="Alg3"/>
        <w:numPr>
          <w:ilvl w:val="0"/>
          <w:numId w:val="123"/>
        </w:numPr>
        <w:tabs>
          <w:tab w:val="left" w:pos="2160"/>
        </w:tabs>
      </w:pPr>
      <w:r>
        <w:t>ReturnIfAbrupt(</w:t>
      </w:r>
      <w:r>
        <w:rPr>
          <w:i/>
        </w:rPr>
        <w:t>keyResult</w:t>
      </w:r>
      <w:r>
        <w:t>).</w:t>
      </w:r>
    </w:p>
    <w:p w:rsidR="00514B53" w:rsidRDefault="00514B53" w:rsidP="004B3A2D">
      <w:pPr>
        <w:pStyle w:val="Alg3"/>
        <w:numPr>
          <w:ilvl w:val="0"/>
          <w:numId w:val="123"/>
        </w:numPr>
        <w:spacing w:after="240"/>
      </w:pPr>
      <w:r>
        <w:t>Return</w:t>
      </w:r>
      <w:r w:rsidRPr="00E77497">
        <w:t xml:space="preserve"> the result of </w:t>
      </w:r>
      <w:r>
        <w:t>performing For</w:t>
      </w:r>
      <w:del w:id="7200" w:author="Rev 19 Allen Wirfs-Brock" w:date="2013-09-23T16:31:00Z">
        <w:r w:rsidDel="00427ECF">
          <w:delText xml:space="preserve"> </w:delText>
        </w:r>
      </w:del>
      <w:r>
        <w:t>In/Of</w:t>
      </w:r>
      <w:del w:id="7201" w:author="Rev 19 Allen Wirfs-Brock" w:date="2013-09-23T16:31:00Z">
        <w:r w:rsidDel="00427ECF">
          <w:delText xml:space="preserve"> </w:delText>
        </w:r>
      </w:del>
      <w:r>
        <w:t>Body</w:t>
      </w:r>
      <w:del w:id="7202" w:author="Rev 19 Allen Wirfs-Brock" w:date="2013-09-23T16:31:00Z">
        <w:r w:rsidDel="00427ECF">
          <w:delText xml:space="preserve"> </w:delText>
        </w:r>
      </w:del>
      <w:r>
        <w:t>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w:t>
      </w:r>
      <w:del w:id="7203" w:author="Rev 19 Allen Wirfs-Brock" w:date="2013-09-23T16:31:00Z">
        <w:r w:rsidDel="00427ECF">
          <w:delText xml:space="preserve"> </w:delText>
        </w:r>
      </w:del>
      <w:r>
        <w:t>In/Of</w:t>
      </w:r>
      <w:del w:id="7204" w:author="Rev 19 Allen Wirfs-Brock" w:date="2013-09-23T16:31:00Z">
        <w:r w:rsidDel="00427ECF">
          <w:delText xml:space="preserve"> </w:delText>
        </w:r>
      </w:del>
      <w:r>
        <w:t>Expression</w:t>
      </w:r>
      <w:del w:id="7205" w:author="Rev 19 Allen Wirfs-Brock" w:date="2013-09-23T16:32: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4B3A2D">
      <w:pPr>
        <w:pStyle w:val="Alg3"/>
        <w:numPr>
          <w:ilvl w:val="0"/>
          <w:numId w:val="693"/>
        </w:numPr>
        <w:tabs>
          <w:tab w:val="left" w:pos="2160"/>
        </w:tabs>
      </w:pPr>
      <w:r>
        <w:t>ReturnIfAbrupt(</w:t>
      </w:r>
      <w:r>
        <w:rPr>
          <w:i/>
        </w:rPr>
        <w:t>keyResult</w:t>
      </w:r>
      <w:r>
        <w:t>).</w:t>
      </w:r>
    </w:p>
    <w:p w:rsidR="00514B53" w:rsidRDefault="00514B53" w:rsidP="004B3A2D">
      <w:pPr>
        <w:pStyle w:val="Alg3"/>
        <w:numPr>
          <w:ilvl w:val="0"/>
          <w:numId w:val="693"/>
        </w:numPr>
        <w:spacing w:after="240"/>
      </w:pPr>
      <w:r>
        <w:t>Return</w:t>
      </w:r>
      <w:r w:rsidRPr="00E77497">
        <w:t xml:space="preserve"> the result of </w:t>
      </w:r>
      <w:r>
        <w:t>performing For</w:t>
      </w:r>
      <w:del w:id="7206" w:author="Rev 19 Allen Wirfs-Brock" w:date="2013-09-23T16:32:00Z">
        <w:r w:rsidDel="00427ECF">
          <w:delText xml:space="preserve"> </w:delText>
        </w:r>
      </w:del>
      <w:r>
        <w:t>In/Of</w:t>
      </w:r>
      <w:del w:id="7207" w:author="Rev 19 Allen Wirfs-Brock" w:date="2013-09-23T16:32:00Z">
        <w:r w:rsidDel="00427ECF">
          <w:delText xml:space="preserve"> </w:delText>
        </w:r>
      </w:del>
      <w:r>
        <w:t>Body</w:t>
      </w:r>
      <w:del w:id="7208" w:author="Rev 19 Allen Wirfs-Brock" w:date="2013-09-23T16:32:00Z">
        <w:r w:rsidDel="00427ECF">
          <w:delText xml:space="preserve"> </w:delText>
        </w:r>
      </w:del>
      <w:r>
        <w:t>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w:t>
      </w:r>
      <w:del w:id="7209" w:author="Rev 19 Allen Wirfs-Brock" w:date="2013-09-23T16:32:00Z">
        <w:r w:rsidDel="00427ECF">
          <w:delText xml:space="preserve"> </w:delText>
        </w:r>
      </w:del>
      <w:r>
        <w:t>In/Of</w:t>
      </w:r>
      <w:del w:id="7210" w:author="Rev 19 Allen Wirfs-Brock" w:date="2013-09-23T16:32:00Z">
        <w:r w:rsidDel="00427ECF">
          <w:delText xml:space="preserve"> </w:delText>
        </w:r>
      </w:del>
      <w:r>
        <w:t>Expression</w:t>
      </w:r>
      <w:del w:id="7211" w:author="Rev 19 Allen Wirfs-Brock" w:date="2013-09-23T16:32:00Z">
        <w:r w:rsidDel="00427ECF">
          <w:delText xml:space="preserve"> </w:delText>
        </w:r>
      </w:del>
      <w:r>
        <w:t>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6"/>
        </w:numPr>
        <w:tabs>
          <w:tab w:val="left" w:pos="2160"/>
        </w:tabs>
      </w:pPr>
      <w:r>
        <w:lastRenderedPageBreak/>
        <w:t>ReturnIfAbrupt(</w:t>
      </w:r>
      <w:r>
        <w:rPr>
          <w:i/>
        </w:rPr>
        <w:t>keyResult</w:t>
      </w:r>
      <w:r>
        <w:t>).</w:t>
      </w:r>
    </w:p>
    <w:p w:rsidR="00514B53" w:rsidRDefault="00514B53" w:rsidP="004B3A2D">
      <w:pPr>
        <w:pStyle w:val="Alg3"/>
        <w:numPr>
          <w:ilvl w:val="0"/>
          <w:numId w:val="696"/>
        </w:numPr>
        <w:spacing w:after="240"/>
      </w:pPr>
      <w:r>
        <w:t>Return</w:t>
      </w:r>
      <w:r w:rsidRPr="00E77497">
        <w:t xml:space="preserve"> the result of </w:t>
      </w:r>
      <w:r>
        <w:t>performing For</w:t>
      </w:r>
      <w:del w:id="7212" w:author="Rev 19 Allen Wirfs-Brock" w:date="2013-09-23T16:32:00Z">
        <w:r w:rsidDel="00427ECF">
          <w:delText xml:space="preserve"> </w:delText>
        </w:r>
      </w:del>
      <w:r>
        <w:t>In/Of</w:t>
      </w:r>
      <w:del w:id="7213" w:author="Rev 19 Allen Wirfs-Brock" w:date="2013-09-23T16:32:00Z">
        <w:r w:rsidDel="00427ECF">
          <w:delText xml:space="preserve"> </w:delText>
        </w:r>
      </w:del>
      <w:r>
        <w:t>Body</w:t>
      </w:r>
      <w:del w:id="7214" w:author="Rev 19 Allen Wirfs-Brock" w:date="2013-09-23T16:32:00Z">
        <w:r w:rsidDel="00427ECF">
          <w:delText xml:space="preserve"> </w:delText>
        </w:r>
      </w:del>
      <w:r>
        <w:t>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w:t>
      </w:r>
      <w:del w:id="7215" w:author="Rev 19 Allen Wirfs-Brock" w:date="2013-09-23T16:32:00Z">
        <w:r w:rsidDel="00427ECF">
          <w:delText xml:space="preserve"> </w:delText>
        </w:r>
      </w:del>
      <w:r>
        <w:t>In/Of</w:t>
      </w:r>
      <w:del w:id="7216" w:author="Rev 19 Allen Wirfs-Brock" w:date="2013-09-23T16:32:00Z">
        <w:r w:rsidDel="00427ECF">
          <w:delText xml:space="preserve"> </w:delText>
        </w:r>
      </w:del>
      <w:r>
        <w:t>Expression</w:t>
      </w:r>
      <w:del w:id="7217" w:author="Rev 19 Allen Wirfs-Brock" w:date="2013-09-23T16:32:00Z">
        <w:r w:rsidDel="00427ECF">
          <w:delText xml:space="preserve"> </w:delText>
        </w:r>
      </w:del>
      <w:r>
        <w:t>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5"/>
        </w:numPr>
        <w:tabs>
          <w:tab w:val="left" w:pos="2160"/>
        </w:tabs>
      </w:pPr>
      <w:r>
        <w:t>ReturnIfAbrupt(</w:t>
      </w:r>
      <w:r>
        <w:rPr>
          <w:i/>
        </w:rPr>
        <w:t>keyResult</w:t>
      </w:r>
      <w:r>
        <w:t>).</w:t>
      </w:r>
    </w:p>
    <w:p w:rsidR="00514B53" w:rsidRDefault="00514B53" w:rsidP="004B3A2D">
      <w:pPr>
        <w:pStyle w:val="Alg3"/>
        <w:numPr>
          <w:ilvl w:val="0"/>
          <w:numId w:val="695"/>
        </w:numPr>
        <w:spacing w:after="240"/>
      </w:pPr>
      <w:r>
        <w:t>Return</w:t>
      </w:r>
      <w:r w:rsidRPr="00E77497">
        <w:t xml:space="preserve"> the result of </w:t>
      </w:r>
      <w:r>
        <w:t>performing For</w:t>
      </w:r>
      <w:del w:id="7218" w:author="Rev 19 Allen Wirfs-Brock" w:date="2013-09-23T16:32:00Z">
        <w:r w:rsidDel="00427ECF">
          <w:delText xml:space="preserve"> </w:delText>
        </w:r>
      </w:del>
      <w:r>
        <w:t>In/Of</w:t>
      </w:r>
      <w:del w:id="7219" w:author="Rev 19 Allen Wirfs-Brock" w:date="2013-09-23T16:32:00Z">
        <w:r w:rsidDel="00427ECF">
          <w:delText xml:space="preserve"> </w:delText>
        </w:r>
      </w:del>
      <w:r>
        <w:t>Body</w:t>
      </w:r>
      <w:del w:id="7220" w:author="Rev 19 Allen Wirfs-Brock" w:date="2013-09-23T16:32:00Z">
        <w:r w:rsidDel="00427ECF">
          <w:delText xml:space="preserve"> </w:delText>
        </w:r>
      </w:del>
      <w:r>
        <w:t>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w:t>
      </w:r>
      <w:del w:id="7221" w:author="Rev 19 Allen Wirfs-Brock" w:date="2013-09-23T16:34:00Z">
        <w:r w:rsidDel="00427ECF">
          <w:delText xml:space="preserve"> </w:delText>
        </w:r>
      </w:del>
      <w:r>
        <w:t>In/Of</w:t>
      </w:r>
      <w:del w:id="7222" w:author="Rev 19 Allen Wirfs-Brock" w:date="2013-09-23T16:34:00Z">
        <w:r w:rsidDel="00427ECF">
          <w:delText xml:space="preserve"> </w:delText>
        </w:r>
      </w:del>
      <w:r>
        <w:t>Expression</w:t>
      </w:r>
      <w:del w:id="7223" w:author="Rev 19 Allen Wirfs-Brock" w:date="2013-09-23T16:34:00Z">
        <w:r w:rsidDel="00427ECF">
          <w:delText xml:space="preserve"> </w:delText>
        </w:r>
      </w:del>
      <w:r>
        <w:t>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D6903">
      <w:pPr>
        <w:pStyle w:val="Alg3"/>
        <w:numPr>
          <w:ilvl w:val="0"/>
          <w:numId w:val="1399"/>
        </w:numPr>
        <w:tabs>
          <w:tab w:val="left" w:pos="2160"/>
        </w:tabs>
      </w:pPr>
      <w:r>
        <w:t>ReturnIfAbrupt(</w:t>
      </w:r>
      <w:r>
        <w:rPr>
          <w:i/>
        </w:rPr>
        <w:t>keyResult</w:t>
      </w:r>
      <w:r>
        <w:t>).</w:t>
      </w:r>
    </w:p>
    <w:p w:rsidR="00514B53" w:rsidRDefault="00514B53" w:rsidP="004D6903">
      <w:pPr>
        <w:pStyle w:val="Alg3"/>
        <w:numPr>
          <w:ilvl w:val="0"/>
          <w:numId w:val="1399"/>
        </w:numPr>
        <w:spacing w:after="240"/>
      </w:pPr>
      <w:r>
        <w:t>Return</w:t>
      </w:r>
      <w:r w:rsidRPr="00E77497">
        <w:t xml:space="preserve"> the result of </w:t>
      </w:r>
      <w:r>
        <w:t>performing For</w:t>
      </w:r>
      <w:del w:id="7224" w:author="Rev 19 Allen Wirfs-Brock" w:date="2013-09-23T16:34:00Z">
        <w:r w:rsidDel="00427ECF">
          <w:delText xml:space="preserve"> </w:delText>
        </w:r>
      </w:del>
      <w:r>
        <w:t>In/Of</w:t>
      </w:r>
      <w:del w:id="7225" w:author="Rev 19 Allen Wirfs-Brock" w:date="2013-09-23T16:34:00Z">
        <w:r w:rsidDel="00427ECF">
          <w:delText xml:space="preserve"> </w:delText>
        </w:r>
      </w:del>
      <w:r>
        <w:t>Body</w:t>
      </w:r>
      <w:del w:id="7226" w:author="Rev 19 Allen Wirfs-Brock" w:date="2013-09-23T16:34:00Z">
        <w:r w:rsidDel="00427ECF">
          <w:delText xml:space="preserve"> </w:delText>
        </w:r>
      </w:del>
      <w:r>
        <w:t>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6D2B83" w:rsidRDefault="006D2B83" w:rsidP="001F1D00">
      <w:pPr>
        <w:pStyle w:val="Heading4"/>
      </w:pPr>
      <w:r w:rsidRPr="00E77497">
        <w:t xml:space="preserve">Runtime Semantics: </w:t>
      </w:r>
      <w:r w:rsidRPr="006D2B83">
        <w:t>For</w:t>
      </w:r>
      <w:del w:id="7227" w:author="Rev 19 Allen Wirfs-Brock" w:date="2013-09-23T16:33:00Z">
        <w:r w:rsidRPr="006D2B83" w:rsidDel="00427ECF">
          <w:delText xml:space="preserve"> </w:delText>
        </w:r>
      </w:del>
      <w:r w:rsidRPr="006D2B83">
        <w:t>In/Of</w:t>
      </w:r>
      <w:del w:id="7228" w:author="Rev 19 Allen Wirfs-Brock" w:date="2013-09-23T16:33:00Z">
        <w:r w:rsidRPr="006D2B83" w:rsidDel="00427ECF">
          <w:delText xml:space="preserve"> </w:delText>
        </w:r>
      </w:del>
      <w:r w:rsidRPr="006D2B83">
        <w:t>Expression</w:t>
      </w:r>
      <w:del w:id="7229" w:author="Rev 19 Allen Wirfs-Brock" w:date="2013-09-23T16:33:00Z">
        <w:r w:rsidRPr="006D2B83" w:rsidDel="00427ECF">
          <w:delText xml:space="preserve"> </w:delText>
        </w:r>
      </w:del>
      <w:r w:rsidRPr="006D2B83">
        <w:t>Evaluation</w:t>
      </w:r>
      <w:r>
        <w:t xml:space="preserve"> Abstract Operation</w:t>
      </w:r>
    </w:p>
    <w:p w:rsidR="00E21F6A" w:rsidRPr="0013710B" w:rsidRDefault="00E21F6A" w:rsidP="00E21F6A">
      <w:pPr>
        <w:rPr>
          <w:lang w:eastAsia="en-US"/>
        </w:rPr>
      </w:pPr>
      <w:r>
        <w:rPr>
          <w:lang w:eastAsia="en-US"/>
        </w:rPr>
        <w:t>The abstract operation For</w:t>
      </w:r>
      <w:del w:id="7230" w:author="Rev 19 Allen Wirfs-Brock" w:date="2013-09-23T16:33:00Z">
        <w:r w:rsidDel="00427ECF">
          <w:rPr>
            <w:lang w:eastAsia="en-US"/>
          </w:rPr>
          <w:delText xml:space="preserve"> </w:delText>
        </w:r>
      </w:del>
      <w:r>
        <w:rPr>
          <w:lang w:eastAsia="en-US"/>
        </w:rPr>
        <w:t>In/Of</w:t>
      </w:r>
      <w:del w:id="7231" w:author="Rev 19 Allen Wirfs-Brock" w:date="2013-09-23T16:33:00Z">
        <w:r w:rsidDel="00427ECF">
          <w:rPr>
            <w:lang w:eastAsia="en-US"/>
          </w:rPr>
          <w:delText xml:space="preserve"> </w:delText>
        </w:r>
      </w:del>
      <w:r>
        <w:rPr>
          <w:lang w:eastAsia="en-US"/>
        </w:rPr>
        <w:t>Expression</w:t>
      </w:r>
      <w:del w:id="7232" w:author="Rev 19 Allen Wirfs-Brock" w:date="2013-09-23T16:33:00Z">
        <w:r w:rsidDel="00427ECF">
          <w:rPr>
            <w:lang w:eastAsia="en-US"/>
          </w:rPr>
          <w:delText xml:space="preserve"> </w:delText>
        </w:r>
      </w:del>
      <w:r>
        <w:rPr>
          <w:lang w:eastAsia="en-US"/>
        </w:rPr>
        <w:t xml:space="preserve">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rsidR="004C02EF" w:rsidRPr="00E77497" w:rsidRDefault="004C02EF" w:rsidP="00E21F6A">
      <w:pPr>
        <w:pStyle w:val="Alg3"/>
        <w:numPr>
          <w:ilvl w:val="0"/>
          <w:numId w:val="691"/>
        </w:numPr>
      </w:pPr>
      <w:commentRangeStart w:id="7233"/>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7233"/>
      <w:r w:rsidR="004D6903">
        <w:rPr>
          <w:rStyle w:val="CommentReference"/>
          <w:rFonts w:ascii="Arial" w:eastAsia="MS Mincho" w:hAnsi="Arial"/>
          <w:spacing w:val="0"/>
          <w:lang w:eastAsia="ja-JP"/>
        </w:rPr>
        <w:commentReference w:id="7233"/>
      </w:r>
    </w:p>
    <w:p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rsidR="00FA7F97" w:rsidRDefault="00FA7F97" w:rsidP="00FA7F97">
      <w:pPr>
        <w:pStyle w:val="Alg3"/>
        <w:numPr>
          <w:ilvl w:val="1"/>
          <w:numId w:val="691"/>
        </w:numPr>
      </w:pPr>
      <w:r>
        <w:t xml:space="preserve">Else, </w:t>
      </w:r>
      <w:commentRangeStart w:id="7234"/>
      <w:r>
        <w:t xml:space="preserve">return </w:t>
      </w:r>
      <w:commentRangeEnd w:id="7234"/>
      <w:r>
        <w:rPr>
          <w:rStyle w:val="CommentReference"/>
          <w:rFonts w:ascii="Arial" w:eastAsia="MS Mincho" w:hAnsi="Arial"/>
          <w:spacing w:val="0"/>
          <w:lang w:eastAsia="ja-JP"/>
        </w:rPr>
        <w:commentReference w:id="7234"/>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rsidR="0055450D" w:rsidRDefault="0055450D" w:rsidP="0055450D">
      <w:pPr>
        <w:pStyle w:val="Alg3"/>
        <w:numPr>
          <w:ilvl w:val="0"/>
          <w:numId w:val="691"/>
        </w:numPr>
      </w:pPr>
      <w:r>
        <w:t>Else,</w:t>
      </w:r>
    </w:p>
    <w:p w:rsidR="00514B53" w:rsidRDefault="00514B53" w:rsidP="0055450D">
      <w:pPr>
        <w:pStyle w:val="Alg3"/>
        <w:keepNext/>
        <w:numPr>
          <w:ilvl w:val="1"/>
          <w:numId w:val="691"/>
        </w:numPr>
      </w:pPr>
      <w:r>
        <w:t>Assert</w:t>
      </w:r>
      <w:ins w:id="7235" w:author="Rev 19 Allen Wirfs-Brock" w:date="2013-09-27T10:40:00Z">
        <w:r w:rsidR="00C36B1B">
          <w:t>:</w:t>
        </w:r>
      </w:ins>
      <w:r>
        <w:t xml:space="preserve"> </w:t>
      </w:r>
      <w:r w:rsidRPr="0055450D">
        <w:rPr>
          <w:i/>
        </w:rPr>
        <w:t>iterationKind</w:t>
      </w:r>
      <w:r>
        <w:t xml:space="preserve"> is </w:t>
      </w:r>
      <w:r>
        <w:rPr>
          <w:rFonts w:ascii="Arial" w:hAnsi="Arial" w:cs="Arial"/>
        </w:rPr>
        <w:t>iterate</w:t>
      </w:r>
      <w:r w:rsidRPr="00514B53">
        <w:t>.</w:t>
      </w:r>
    </w:p>
    <w:p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7236"/>
      <w:r>
        <w:t>then</w:t>
      </w:r>
      <w:commentRangeEnd w:id="7236"/>
      <w:r>
        <w:rPr>
          <w:rStyle w:val="CommentReference"/>
          <w:rFonts w:ascii="Arial" w:eastAsia="MS Mincho" w:hAnsi="Arial"/>
          <w:spacing w:val="0"/>
          <w:lang w:eastAsia="ja-JP"/>
        </w:rPr>
        <w:commentReference w:id="7236"/>
      </w:r>
    </w:p>
    <w:p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7237"/>
      <w:r w:rsidR="00FB33C0" w:rsidRPr="00E77497">
        <w:rPr>
          <w:rFonts w:ascii="Arial" w:hAnsi="Arial" w:cs="Arial"/>
        </w:rPr>
        <w:t>continue</w:t>
      </w:r>
      <w:commentRangeEnd w:id="7237"/>
      <w:r w:rsidR="00FB33C0">
        <w:rPr>
          <w:rStyle w:val="CommentReference"/>
          <w:rFonts w:ascii="Arial" w:eastAsia="MS Mincho" w:hAnsi="Arial"/>
          <w:spacing w:val="0"/>
          <w:lang w:eastAsia="ja-JP"/>
        </w:rPr>
        <w:commentReference w:id="7237"/>
      </w:r>
    </w:p>
    <w:p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rsidR="0055450D" w:rsidRDefault="0055450D" w:rsidP="00FA7F97">
      <w:pPr>
        <w:pStyle w:val="Alg3"/>
        <w:numPr>
          <w:ilvl w:val="0"/>
          <w:numId w:val="691"/>
        </w:numPr>
        <w:spacing w:after="240"/>
      </w:pPr>
      <w:r>
        <w:t xml:space="preserve">Return </w:t>
      </w:r>
      <w:r w:rsidRPr="0055450D">
        <w:rPr>
          <w:i/>
        </w:rPr>
        <w:t>keys</w:t>
      </w:r>
      <w:r>
        <w:t>.</w:t>
      </w:r>
    </w:p>
    <w:p w:rsidR="006D2B83" w:rsidRDefault="006D2B83" w:rsidP="00427ECF">
      <w:pPr>
        <w:pStyle w:val="Heading4"/>
      </w:pPr>
      <w:r w:rsidRPr="00E77497">
        <w:t xml:space="preserve">Runtime Semantics: </w:t>
      </w:r>
      <w:r w:rsidRPr="006D2B83">
        <w:t>For</w:t>
      </w:r>
      <w:del w:id="7238" w:author="Rev 19 Allen Wirfs-Brock" w:date="2013-09-23T16:34:00Z">
        <w:r w:rsidRPr="006D2B83" w:rsidDel="00427ECF">
          <w:delText xml:space="preserve"> </w:delText>
        </w:r>
      </w:del>
      <w:r w:rsidRPr="006D2B83">
        <w:t>In/Of</w:t>
      </w:r>
      <w:del w:id="7239" w:author="Rev 19 Allen Wirfs-Brock" w:date="2013-09-23T16:34:00Z">
        <w:r w:rsidRPr="006D2B83" w:rsidDel="00427ECF">
          <w:delText xml:space="preserve"> </w:delText>
        </w:r>
      </w:del>
      <w:r w:rsidRPr="006D2B83">
        <w:t>Body</w:t>
      </w:r>
      <w:del w:id="7240" w:author="Rev 19 Allen Wirfs-Brock" w:date="2013-09-23T16:35:00Z">
        <w:r w:rsidRPr="006D2B83" w:rsidDel="00427ECF">
          <w:delText xml:space="preserve"> </w:delText>
        </w:r>
      </w:del>
      <w:r w:rsidRPr="006D2B83">
        <w:t>Evaluation</w:t>
      </w:r>
      <w:r>
        <w:t xml:space="preserve"> </w:t>
      </w:r>
      <w:del w:id="7241" w:author="Rev 19 Allen Wirfs-Brock" w:date="2013-09-23T16:34:00Z">
        <w:r w:rsidDel="00427ECF">
          <w:delText>Abstract Operation</w:delText>
        </w:r>
      </w:del>
    </w:p>
    <w:p w:rsidR="001E7A63" w:rsidRPr="0013710B" w:rsidRDefault="001E7A63" w:rsidP="001E7A63">
      <w:pPr>
        <w:rPr>
          <w:lang w:eastAsia="en-US"/>
        </w:rPr>
      </w:pPr>
      <w:r>
        <w:rPr>
          <w:lang w:eastAsia="en-US"/>
        </w:rPr>
        <w:t>The abstract operation For</w:t>
      </w:r>
      <w:del w:id="7242" w:author="Rev 19 Allen Wirfs-Brock" w:date="2013-09-23T16:33:00Z">
        <w:r w:rsidDel="00427ECF">
          <w:rPr>
            <w:lang w:eastAsia="en-US"/>
          </w:rPr>
          <w:delText xml:space="preserve"> </w:delText>
        </w:r>
      </w:del>
      <w:r>
        <w:rPr>
          <w:lang w:eastAsia="en-US"/>
        </w:rPr>
        <w:t>In/Of</w:t>
      </w:r>
      <w:del w:id="7243" w:author="Rev 19 Allen Wirfs-Brock" w:date="2013-09-23T16:33:00Z">
        <w:r w:rsidDel="00427ECF">
          <w:rPr>
            <w:lang w:eastAsia="en-US"/>
          </w:rPr>
          <w:delText xml:space="preserve"> </w:delText>
        </w:r>
      </w:del>
      <w:r w:rsidR="00FA7F97">
        <w:rPr>
          <w:lang w:eastAsia="en-US"/>
        </w:rPr>
        <w:t>Body</w:t>
      </w:r>
      <w:del w:id="7244" w:author="Rev 19 Allen Wirfs-Brock" w:date="2013-09-23T16:33:00Z">
        <w:r w:rsidDel="00427ECF">
          <w:rPr>
            <w:lang w:eastAsia="en-US"/>
          </w:rPr>
          <w:delText xml:space="preserve"> </w:delText>
        </w:r>
      </w:del>
      <w:r>
        <w:rPr>
          <w:lang w:eastAsia="en-US"/>
        </w:rPr>
        <w:t xml:space="preserve">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7245"/>
      <w:r w:rsidR="0068432C" w:rsidRPr="00E77497">
        <w:rPr>
          <w:b/>
        </w:rPr>
        <w:t>undefined</w:t>
      </w:r>
      <w:commentRangeEnd w:id="7245"/>
      <w:r w:rsidR="0068432C">
        <w:rPr>
          <w:rStyle w:val="CommentReference"/>
          <w:rFonts w:ascii="Arial" w:eastAsia="MS Mincho" w:hAnsi="Arial"/>
          <w:spacing w:val="0"/>
          <w:lang w:eastAsia="ja-JP"/>
        </w:rPr>
        <w:commentReference w:id="7245"/>
      </w:r>
      <w:r w:rsidR="00B7141C" w:rsidDel="00B7141C">
        <w:t xml:space="preserve"> </w:t>
      </w:r>
      <w:r w:rsidRPr="00E77497">
        <w:t>.</w:t>
      </w:r>
    </w:p>
    <w:p w:rsidR="004C02EF" w:rsidRPr="00E77497" w:rsidRDefault="004C02EF" w:rsidP="003806A6">
      <w:pPr>
        <w:pStyle w:val="Alg3"/>
        <w:numPr>
          <w:ilvl w:val="0"/>
          <w:numId w:val="692"/>
        </w:numPr>
      </w:pPr>
      <w:r w:rsidRPr="00E77497">
        <w:t>Repeat</w:t>
      </w:r>
    </w:p>
    <w:p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del w:id="7246" w:author="Rev 19 Allen Wirfs-Brock" w:date="2013-09-22T11:17:00Z">
        <w:r w:rsidR="00C41BCA" w:rsidDel="00F877DA">
          <w:delText>IteratorNext</w:delText>
        </w:r>
      </w:del>
      <w:ins w:id="7247" w:author="Rev 19 Allen Wirfs-Brock" w:date="2013-09-22T11:17:00Z">
        <w:r w:rsidR="00F877DA">
          <w:t>IteratorStep</w:t>
        </w:r>
      </w:ins>
      <w:r w:rsidR="00930E93">
        <w:t>(</w:t>
      </w:r>
      <w:r w:rsidR="00930E93">
        <w:rPr>
          <w:i/>
        </w:rPr>
        <w:t>keys</w:t>
      </w:r>
      <w:r w:rsidR="00930E93">
        <w:t>)</w:t>
      </w:r>
      <w:r w:rsidR="004848CA">
        <w:t>.</w:t>
      </w:r>
    </w:p>
    <w:p w:rsidR="00180BFD" w:rsidRDefault="00180BFD" w:rsidP="00180BFD">
      <w:pPr>
        <w:pStyle w:val="Alg4"/>
        <w:numPr>
          <w:ilvl w:val="1"/>
          <w:numId w:val="692"/>
        </w:numPr>
        <w:contextualSpacing/>
      </w:pPr>
      <w:r>
        <w:t>ReturnIfAbrupt(</w:t>
      </w:r>
      <w:r>
        <w:rPr>
          <w:i/>
          <w:iCs/>
        </w:rPr>
        <w:t>nextResult</w:t>
      </w:r>
      <w:r>
        <w:t>).</w:t>
      </w:r>
    </w:p>
    <w:p w:rsidR="00A51405" w:rsidDel="00F877DA" w:rsidRDefault="00A51405" w:rsidP="00EA1871">
      <w:pPr>
        <w:numPr>
          <w:ilvl w:val="1"/>
          <w:numId w:val="692"/>
        </w:numPr>
        <w:contextualSpacing/>
        <w:rPr>
          <w:del w:id="7248" w:author="Rev 19 Allen Wirfs-Brock" w:date="2013-09-22T11:17:00Z"/>
          <w:rFonts w:ascii="Times New Roman" w:hAnsi="Times New Roman"/>
        </w:rPr>
      </w:pPr>
      <w:del w:id="7249" w:author="Rev 19 Allen Wirfs-Brock" w:date="2013-09-22T11:17: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00EA1871" w:rsidDel="00F877DA">
          <w:rPr>
            <w:rFonts w:ascii="Times New Roman" w:hAnsi="Times New Roman"/>
            <w:i/>
            <w:iCs/>
          </w:rPr>
          <w:delText>next</w:delText>
        </w:r>
        <w:r w:rsidDel="00F877DA">
          <w:rPr>
            <w:rFonts w:ascii="Times New Roman" w:hAnsi="Times New Roman"/>
            <w:i/>
            <w:iCs/>
          </w:rPr>
          <w:delText>Result</w:delText>
        </w:r>
        <w:r w:rsidDel="00F877DA">
          <w:rPr>
            <w:rFonts w:ascii="Times New Roman" w:hAnsi="Times New Roman"/>
          </w:rPr>
          <w:delText>).</w:delText>
        </w:r>
      </w:del>
    </w:p>
    <w:p w:rsidR="00A51405" w:rsidDel="00F877DA" w:rsidRDefault="00A51405" w:rsidP="00A51405">
      <w:pPr>
        <w:numPr>
          <w:ilvl w:val="1"/>
          <w:numId w:val="692"/>
        </w:numPr>
        <w:spacing w:after="0"/>
        <w:contextualSpacing/>
        <w:rPr>
          <w:del w:id="7250" w:author="Rev 19 Allen Wirfs-Brock" w:date="2013-09-22T11:17:00Z"/>
          <w:rFonts w:ascii="Times New Roman" w:hAnsi="Times New Roman"/>
        </w:rPr>
      </w:pPr>
      <w:del w:id="7251" w:author="Rev 19 Allen Wirfs-Brock" w:date="2013-09-22T11:17: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EA0311" w:rsidRDefault="004848CA" w:rsidP="00A51405">
      <w:pPr>
        <w:pStyle w:val="Alg3"/>
        <w:numPr>
          <w:ilvl w:val="1"/>
          <w:numId w:val="692"/>
        </w:numPr>
      </w:pPr>
      <w:r>
        <w:t xml:space="preserve">If </w:t>
      </w:r>
      <w:ins w:id="7252" w:author="Rev 19 Allen Wirfs-Brock" w:date="2013-09-22T11:18:00Z">
        <w:r w:rsidR="00F877DA">
          <w:rPr>
            <w:i/>
            <w:iCs/>
          </w:rPr>
          <w:t>nextResult</w:t>
        </w:r>
        <w:r w:rsidR="00F877DA" w:rsidRPr="004848CA" w:rsidDel="00342FB6">
          <w:rPr>
            <w:i/>
          </w:rPr>
          <w:t xml:space="preserve"> </w:t>
        </w:r>
      </w:ins>
      <w:del w:id="7253" w:author="Rev 19 Allen Wirfs-Brock" w:date="2013-09-22T11:18:00Z">
        <w:r w:rsidR="00A51405" w:rsidDel="00F877DA">
          <w:rPr>
            <w:i/>
            <w:iCs/>
          </w:rPr>
          <w:delText>done</w:delText>
        </w:r>
        <w:r w:rsidDel="00F877DA">
          <w:delText xml:space="preserve"> </w:delText>
        </w:r>
      </w:del>
      <w:r>
        <w:t xml:space="preserve">is </w:t>
      </w:r>
      <w:del w:id="7254" w:author="Rev 19 Allen Wirfs-Brock" w:date="2013-09-22T11:18:00Z">
        <w:r w:rsidRPr="00BC2562" w:rsidDel="00F877DA">
          <w:rPr>
            <w:b/>
          </w:rPr>
          <w:delText>true</w:delText>
        </w:r>
      </w:del>
      <w:ins w:id="7255" w:author="Rev 19 Allen Wirfs-Brock" w:date="2013-09-22T11:18:00Z">
        <w:r w:rsidR="00F877DA">
          <w:rPr>
            <w:b/>
          </w:rPr>
          <w:t>false</w:t>
        </w:r>
      </w:ins>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rsidR="00180BFD" w:rsidRDefault="00180BFD" w:rsidP="00180BFD">
      <w:pPr>
        <w:pStyle w:val="Alg4"/>
        <w:numPr>
          <w:ilvl w:val="1"/>
          <w:numId w:val="692"/>
        </w:numPr>
        <w:contextualSpacing/>
      </w:pPr>
      <w:r>
        <w:t>ReturnIfAbrupt(</w:t>
      </w:r>
      <w:r w:rsidRPr="0079389E">
        <w:rPr>
          <w:i/>
        </w:rPr>
        <w:t>nextValue</w:t>
      </w:r>
      <w:r>
        <w:t>).</w:t>
      </w:r>
    </w:p>
    <w:p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rsidR="007C32C2" w:rsidRDefault="007C32C2" w:rsidP="00180BFD">
      <w:pPr>
        <w:pStyle w:val="Alg3"/>
        <w:numPr>
          <w:ilvl w:val="2"/>
          <w:numId w:val="692"/>
        </w:numPr>
      </w:pPr>
      <w:r>
        <w:lastRenderedPageBreak/>
        <w:t xml:space="preserve">Assert: </w:t>
      </w:r>
      <w:r w:rsidRPr="00EA4F82">
        <w:rPr>
          <w:i/>
        </w:rPr>
        <w:t>lhs</w:t>
      </w:r>
      <w:r>
        <w:t xml:space="preserve"> is a </w:t>
      </w:r>
      <w:r w:rsidRPr="00EA4F82">
        <w:rPr>
          <w:i/>
        </w:rPr>
        <w:t>LeftHandSideExpression</w:t>
      </w:r>
      <w:r w:rsidR="00EA4F82">
        <w:t>.</w:t>
      </w:r>
    </w:p>
    <w:p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rsidR="00E51F91" w:rsidRDefault="00E51F91" w:rsidP="00180BFD">
      <w:pPr>
        <w:pStyle w:val="Alg3"/>
        <w:numPr>
          <w:ilvl w:val="2"/>
          <w:numId w:val="692"/>
        </w:numPr>
      </w:pPr>
      <w:r>
        <w:t>Else</w:t>
      </w:r>
    </w:p>
    <w:p w:rsidR="00E51F91" w:rsidRPr="00E77497" w:rsidRDefault="00E51F91" w:rsidP="00197BED">
      <w:pPr>
        <w:pStyle w:val="Alg3"/>
        <w:numPr>
          <w:ilvl w:val="3"/>
          <w:numId w:val="692"/>
        </w:numPr>
      </w:pPr>
      <w:r w:rsidRPr="003B4312">
        <w:t xml:space="preserve">Let </w:t>
      </w:r>
      <w:del w:id="7256" w:author="Rev 19 Allen Wirfs-Brock" w:date="2013-09-25T16:55:00Z">
        <w:r w:rsidRPr="008B7F6F" w:rsidDel="001F1D00">
          <w:rPr>
            <w:i/>
          </w:rPr>
          <w:delText>AssignmentPattern</w:delText>
        </w:r>
        <w:r w:rsidRPr="006B6D0A" w:rsidDel="001F1D00">
          <w:delText xml:space="preserve"> </w:delText>
        </w:r>
      </w:del>
      <w:ins w:id="7257" w:author="Rev 19 Allen Wirfs-Brock" w:date="2013-09-25T16:55:00Z">
        <w:r w:rsidR="001F1D00">
          <w:rPr>
            <w:i/>
          </w:rPr>
          <w:t>a</w:t>
        </w:r>
        <w:r w:rsidR="001F1D00" w:rsidRPr="008B7F6F">
          <w:rPr>
            <w:i/>
          </w:rPr>
          <w:t>ssignmentPattern</w:t>
        </w:r>
        <w:r w:rsidR="001F1D00" w:rsidRPr="006B6D0A">
          <w:t xml:space="preserve"> </w:t>
        </w:r>
      </w:ins>
      <w:r w:rsidRPr="006B6D0A">
        <w:t xml:space="preserve">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rsidR="00E51F91" w:rsidRPr="00E77497" w:rsidDel="001F1D00" w:rsidRDefault="00E51F91" w:rsidP="00197BED">
      <w:pPr>
        <w:pStyle w:val="Alg3"/>
        <w:numPr>
          <w:ilvl w:val="3"/>
          <w:numId w:val="692"/>
        </w:numPr>
        <w:rPr>
          <w:del w:id="7258" w:author="Rev 19 Allen Wirfs-Brock" w:date="2013-09-25T16:54:00Z"/>
        </w:rPr>
      </w:pPr>
      <w:del w:id="7259" w:author="Rev 19 Allen Wirfs-Brock" w:date="2013-09-25T16:54:00Z">
        <w:r w:rsidRPr="00E77497" w:rsidDel="001F1D00">
          <w:delText xml:space="preserve">Let </w:delText>
        </w:r>
        <w:r w:rsidRPr="00E77497" w:rsidDel="001F1D00">
          <w:rPr>
            <w:i/>
          </w:rPr>
          <w:delText>rval</w:delText>
        </w:r>
        <w:r w:rsidRPr="00E77497" w:rsidDel="001F1D00">
          <w:delText xml:space="preserve"> be ToObject(</w:delText>
        </w:r>
        <w:r w:rsidR="0079389E" w:rsidRPr="0079389E" w:rsidDel="001F1D00">
          <w:rPr>
            <w:i/>
          </w:rPr>
          <w:delText>nextValue</w:delText>
        </w:r>
        <w:r w:rsidRPr="00E77497" w:rsidDel="001F1D00">
          <w:delText>).</w:delText>
        </w:r>
      </w:del>
    </w:p>
    <w:p w:rsidR="00CF609A" w:rsidRDefault="001F1D00" w:rsidP="00197BED">
      <w:pPr>
        <w:pStyle w:val="Alg3"/>
        <w:numPr>
          <w:ilvl w:val="3"/>
          <w:numId w:val="692"/>
        </w:numPr>
      </w:pPr>
      <w:ins w:id="7260" w:author="Rev 19 Allen Wirfs-Brock" w:date="2013-09-25T16:54:00Z">
        <w:r>
          <w:t>If Type(</w:t>
        </w:r>
        <w:r>
          <w:rPr>
            <w:i/>
            <w:iCs/>
          </w:rPr>
          <w:t>rval</w:t>
        </w:r>
        <w:r>
          <w:t xml:space="preserve">) is not Object, then throw a </w:t>
        </w:r>
        <w:r w:rsidRPr="00B54857">
          <w:rPr>
            <w:b/>
            <w:bCs/>
          </w:rPr>
          <w:t>TypeError</w:t>
        </w:r>
        <w:r>
          <w:t xml:space="preserve"> exception.</w:t>
        </w:r>
      </w:ins>
      <w:del w:id="7261" w:author="Rev 19 Allen Wirfs-Brock" w:date="2013-09-25T16:54:00Z">
        <w:r w:rsidR="00CF609A" w:rsidDel="001F1D00">
          <w:delText xml:space="preserve">If </w:delText>
        </w:r>
        <w:r w:rsidR="00CF609A" w:rsidRPr="00CF609A" w:rsidDel="001F1D00">
          <w:rPr>
            <w:i/>
          </w:rPr>
          <w:delText>rval</w:delText>
        </w:r>
        <w:r w:rsidR="00CF609A" w:rsidDel="001F1D00">
          <w:delText xml:space="preserve"> is an abrupt completion, then let </w:delText>
        </w:r>
        <w:r w:rsidR="00CF609A" w:rsidRPr="00CF609A" w:rsidDel="001F1D00">
          <w:rPr>
            <w:i/>
          </w:rPr>
          <w:delText>status</w:delText>
        </w:r>
        <w:r w:rsidR="00CF609A" w:rsidDel="001F1D00">
          <w:delText xml:space="preserve"> be </w:delText>
        </w:r>
        <w:r w:rsidR="00CF609A" w:rsidRPr="00CF609A" w:rsidDel="001F1D00">
          <w:rPr>
            <w:i/>
          </w:rPr>
          <w:delText>rval</w:delText>
        </w:r>
        <w:r w:rsidR="00CF609A" w:rsidDel="001F1D00">
          <w:delText>.</w:delText>
        </w:r>
      </w:del>
    </w:p>
    <w:p w:rsidR="00E51F91" w:rsidRPr="00E77497" w:rsidRDefault="00CF609A" w:rsidP="00197BED">
      <w:pPr>
        <w:pStyle w:val="Alg3"/>
        <w:numPr>
          <w:ilvl w:val="3"/>
          <w:numId w:val="692"/>
        </w:numPr>
      </w:pPr>
      <w:del w:id="7262" w:author="Rev 19 Allen Wirfs-Brock" w:date="2013-09-25T16:54:00Z">
        <w:r w:rsidDel="001F1D00">
          <w:delText>Else, l</w:delText>
        </w:r>
      </w:del>
      <w:ins w:id="7263" w:author="Rev 19 Allen Wirfs-Brock" w:date="2013-09-25T16:54:00Z">
        <w:r w:rsidR="001F1D00">
          <w:t>L</w:t>
        </w:r>
      </w:ins>
      <w:r w:rsidR="0011682D">
        <w:t xml:space="preserve">et </w:t>
      </w:r>
      <w:r w:rsidR="0011682D" w:rsidRPr="0011682D">
        <w:rPr>
          <w:i/>
        </w:rPr>
        <w:t>status</w:t>
      </w:r>
      <w:r w:rsidR="0011682D">
        <w:t xml:space="preserve"> be the result of performing</w:t>
      </w:r>
      <w:r w:rsidR="0011682D" w:rsidRPr="00E77497">
        <w:t xml:space="preserve"> </w:t>
      </w:r>
      <w:commentRangeStart w:id="7264"/>
      <w:r w:rsidR="00E51F91">
        <w:t>Destructuring</w:t>
      </w:r>
      <w:del w:id="7265" w:author="Rev 19 Allen Wirfs-Brock" w:date="2013-09-12T10:55:00Z">
        <w:r w:rsidR="00E51F91" w:rsidDel="00CA2DE9">
          <w:delText xml:space="preserve"> </w:delText>
        </w:r>
      </w:del>
      <w:r w:rsidR="00E51F91">
        <w:t>Assignment</w:t>
      </w:r>
      <w:del w:id="7266" w:author="Rev 19 Allen Wirfs-Brock" w:date="2013-09-12T10:55:00Z">
        <w:r w:rsidR="00E51F91" w:rsidDel="00CA2DE9">
          <w:delText xml:space="preserve"> </w:delText>
        </w:r>
      </w:del>
      <w:r w:rsidR="00E51F91">
        <w:t xml:space="preserve">Evaluation </w:t>
      </w:r>
      <w:commentRangeEnd w:id="7264"/>
      <w:r w:rsidR="0011682D">
        <w:rPr>
          <w:rStyle w:val="CommentReference"/>
          <w:rFonts w:ascii="Arial" w:eastAsia="MS Mincho" w:hAnsi="Arial"/>
          <w:spacing w:val="0"/>
          <w:lang w:eastAsia="ja-JP"/>
        </w:rPr>
        <w:commentReference w:id="7264"/>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Binding</w:t>
      </w:r>
      <w:del w:id="7267" w:author="Rev 19 Allen Wirfs-Brock" w:date="2013-09-23T16:47:00Z">
        <w:r w:rsidRPr="004418C4" w:rsidDel="00427ECF">
          <w:delText xml:space="preserve"> </w:delText>
        </w:r>
      </w:del>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rsidR="0079389E" w:rsidRPr="0079389E" w:rsidRDefault="00CF609A" w:rsidP="00197BED">
      <w:pPr>
        <w:pStyle w:val="Alg3"/>
        <w:numPr>
          <w:ilvl w:val="1"/>
          <w:numId w:val="692"/>
        </w:numPr>
      </w:pPr>
      <w:r>
        <w:t>Else</w:t>
      </w:r>
      <w:r w:rsidR="0079389E">
        <w:t xml:space="preserve">, </w:t>
      </w:r>
    </w:p>
    <w:p w:rsidR="0079389E" w:rsidRDefault="0079389E" w:rsidP="00197BED">
      <w:pPr>
        <w:pStyle w:val="Alg3"/>
        <w:numPr>
          <w:ilvl w:val="2"/>
          <w:numId w:val="692"/>
        </w:numPr>
      </w:pPr>
      <w:r>
        <w:t>Asse</w:t>
      </w:r>
      <w:r w:rsidR="003679DC">
        <w:t>r</w:t>
      </w:r>
      <w:r>
        <w:t>t</w:t>
      </w:r>
      <w:ins w:id="7268" w:author="Rev 19 Allen Wirfs-Brock" w:date="2013-09-27T10:40:00Z">
        <w:r w:rsidR="00C36B1B">
          <w:t>:</w:t>
        </w:r>
      </w:ins>
      <w:r>
        <w:t xml:space="preserve"> </w:t>
      </w:r>
      <w:r w:rsidRPr="0079389E">
        <w:rPr>
          <w:i/>
        </w:rPr>
        <w:t>lhsKind</w:t>
      </w:r>
      <w:r>
        <w:t xml:space="preserve"> is </w:t>
      </w:r>
      <w:r w:rsidR="00A22135">
        <w:rPr>
          <w:rFonts w:ascii="Arial" w:hAnsi="Arial" w:cs="Arial"/>
        </w:rPr>
        <w:t>lexicalBinding</w:t>
      </w:r>
      <w:r>
        <w:t>.</w:t>
      </w:r>
    </w:p>
    <w:p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rsidR="0079389E" w:rsidRDefault="0079389E" w:rsidP="00197BED">
      <w:pPr>
        <w:pStyle w:val="Alg3"/>
        <w:numPr>
          <w:ilvl w:val="2"/>
          <w:numId w:val="692"/>
        </w:numPr>
      </w:pPr>
      <w:r>
        <w:t>Perform Binding</w:t>
      </w:r>
      <w:del w:id="7269" w:author="Rev 19 Allen Wirfs-Brock" w:date="2013-09-23T16:30:00Z">
        <w:r w:rsidDel="00427ECF">
          <w:delText xml:space="preserve"> </w:delText>
        </w:r>
      </w:del>
      <w:r>
        <w:t xml:space="preserve">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rsidR="00CD6A7E" w:rsidRDefault="00CD6A7E" w:rsidP="00197BED">
      <w:pPr>
        <w:pStyle w:val="Alg2"/>
        <w:numPr>
          <w:ilvl w:val="2"/>
          <w:numId w:val="692"/>
        </w:numPr>
        <w:contextualSpacing/>
      </w:pPr>
      <w:commentRangeStart w:id="7270"/>
      <w:r>
        <w:t xml:space="preserve">Let </w:t>
      </w:r>
      <w:r w:rsidRPr="003806A6">
        <w:rPr>
          <w:i/>
        </w:rPr>
        <w:t>status</w:t>
      </w:r>
      <w:r>
        <w:t xml:space="preserve"> be NormalCompletion(</w:t>
      </w:r>
      <w:r w:rsidRPr="003806A6">
        <w:rPr>
          <w:rFonts w:ascii="Arial" w:hAnsi="Arial" w:cs="Arial"/>
        </w:rPr>
        <w:t>empty</w:t>
      </w:r>
      <w:r>
        <w:t>)</w:t>
      </w:r>
      <w:commentRangeEnd w:id="7270"/>
      <w:r w:rsidR="00837E61">
        <w:rPr>
          <w:rStyle w:val="CommentReference"/>
          <w:rFonts w:ascii="Arial" w:eastAsia="MS Mincho" w:hAnsi="Arial"/>
          <w:spacing w:val="0"/>
          <w:lang w:eastAsia="ja-JP"/>
        </w:rPr>
        <w:commentReference w:id="7270"/>
      </w:r>
    </w:p>
    <w:p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rsidR="0098463B" w:rsidRDefault="0098463B" w:rsidP="004C02EF">
      <w:pPr>
        <w:jc w:val="left"/>
      </w:pPr>
    </w:p>
    <w:p w:rsidR="004C02EF" w:rsidRPr="00E77497" w:rsidRDefault="004C02EF" w:rsidP="00D148E9">
      <w:pPr>
        <w:pStyle w:val="Heading2"/>
      </w:pPr>
      <w:bookmarkStart w:id="7271" w:name="_Toc361663409"/>
      <w:bookmarkStart w:id="7272" w:name="_Toc361665250"/>
      <w:bookmarkStart w:id="7273" w:name="_Toc361667090"/>
      <w:bookmarkStart w:id="7274" w:name="_Toc361668919"/>
      <w:bookmarkStart w:id="7275" w:name="_Toc364934947"/>
      <w:bookmarkStart w:id="7276" w:name="_Toc365474191"/>
      <w:bookmarkStart w:id="7277" w:name="_Toc375031206"/>
      <w:bookmarkStart w:id="7278" w:name="_Toc381513719"/>
      <w:bookmarkStart w:id="7279" w:name="_Toc382212241"/>
      <w:bookmarkStart w:id="7280" w:name="_Toc382212783"/>
      <w:bookmarkStart w:id="7281" w:name="_Toc382291586"/>
      <w:bookmarkStart w:id="7282" w:name="_Ref382717821"/>
      <w:bookmarkStart w:id="7283" w:name="_Toc385672235"/>
      <w:bookmarkStart w:id="7284" w:name="_Toc393690339"/>
      <w:bookmarkStart w:id="7285" w:name="_Ref440445453"/>
      <w:bookmarkStart w:id="7286" w:name="_Toc472818885"/>
      <w:bookmarkStart w:id="7287" w:name="_Toc235503460"/>
      <w:bookmarkStart w:id="7288" w:name="_Toc241509235"/>
      <w:bookmarkStart w:id="7289" w:name="_Toc244416722"/>
      <w:bookmarkStart w:id="7290" w:name="_Toc276631086"/>
      <w:bookmarkStart w:id="7291" w:name="_Toc368050478"/>
      <w:bookmarkEnd w:id="7271"/>
      <w:bookmarkEnd w:id="7272"/>
      <w:bookmarkEnd w:id="7273"/>
      <w:bookmarkEnd w:id="7274"/>
      <w:bookmarkEnd w:id="7275"/>
      <w:bookmarkEnd w:id="7276"/>
      <w:r w:rsidRPr="00E77497">
        <w:t xml:space="preserve">The </w:t>
      </w:r>
      <w:r w:rsidRPr="00E77497">
        <w:rPr>
          <w:rFonts w:ascii="Courier New" w:hAnsi="Courier New"/>
        </w:rPr>
        <w:t>continue</w:t>
      </w:r>
      <w:r w:rsidRPr="00E77497">
        <w:t xml:space="preserve"> Statement</w:t>
      </w:r>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ContinueStatement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rsidR="00726A32" w:rsidRPr="00E77497" w:rsidDel="00B336AA" w:rsidRDefault="00726A32" w:rsidP="001F1D00">
      <w:pPr>
        <w:pStyle w:val="Heading3"/>
        <w:rPr>
          <w:del w:id="7292" w:author="Rev 19 Allen Wirfs-Brock" w:date="2013-09-11T18:37:00Z"/>
        </w:rPr>
      </w:pPr>
      <w:del w:id="7293" w:author="Rev 19 Allen Wirfs-Brock" w:date="2013-09-11T18:37:00Z">
        <w:r w:rsidRPr="00E77497" w:rsidDel="00B336AA">
          <w:delText>Static Semantics</w:delText>
        </w:r>
        <w:bookmarkStart w:id="7294" w:name="_Toc368034479"/>
        <w:bookmarkStart w:id="7295" w:name="_Toc368049702"/>
        <w:bookmarkStart w:id="7296" w:name="_Toc368050479"/>
        <w:bookmarkEnd w:id="7294"/>
        <w:bookmarkEnd w:id="7295"/>
        <w:bookmarkEnd w:id="7296"/>
      </w:del>
    </w:p>
    <w:p w:rsidR="00726A32" w:rsidRPr="00E77497" w:rsidRDefault="00726A32" w:rsidP="001F1D00">
      <w:pPr>
        <w:pStyle w:val="Heading3"/>
        <w:rPr>
          <w:rFonts w:ascii="Helvetica" w:hAnsi="Helvetica"/>
        </w:rPr>
      </w:pPr>
      <w:bookmarkStart w:id="7297" w:name="_Toc368050480"/>
      <w:r w:rsidRPr="00E77497">
        <w:rPr>
          <w:rFonts w:ascii="Helvetica" w:hAnsi="Helvetica"/>
        </w:rPr>
        <w:t>Static Semantics:  Early Errors</w:t>
      </w:r>
      <w:bookmarkEnd w:id="7297"/>
    </w:p>
    <w:p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rsidR="004C02EF" w:rsidRPr="00E77497" w:rsidRDefault="00726A32" w:rsidP="004C02EF">
      <w:pPr>
        <w:pStyle w:val="Bullet2Notlast"/>
        <w:numPr>
          <w:ilvl w:val="0"/>
          <w:numId w:val="26"/>
        </w:numPr>
        <w:ind w:left="1080"/>
        <w:rPr>
          <w:rFonts w:ascii="Arial" w:hAnsi="Arial"/>
        </w:rPr>
      </w:pPr>
      <w:bookmarkStart w:id="7298"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35100D" w:rsidP="004C02EF">
      <w:pPr>
        <w:pStyle w:val="Bullet2Last"/>
        <w:numPr>
          <w:ilvl w:val="0"/>
          <w:numId w:val="26"/>
        </w:numPr>
        <w:ind w:left="1080"/>
        <w:rPr>
          <w:rFonts w:ascii="Arial" w:hAnsi="Arial"/>
        </w:rPr>
      </w:pPr>
      <w:r w:rsidRPr="0035100D">
        <w:rPr>
          <w:rFonts w:ascii="Arial" w:hAnsi="Arial" w:cs="Arial"/>
        </w:rPr>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rsidR="0035100D" w:rsidRPr="00E77497" w:rsidDel="00B336AA" w:rsidRDefault="0035100D">
      <w:pPr>
        <w:pStyle w:val="Heading3"/>
        <w:rPr>
          <w:del w:id="7299" w:author="Rev 19 Allen Wirfs-Brock" w:date="2013-09-11T18:37:00Z"/>
        </w:rPr>
      </w:pPr>
      <w:del w:id="7300" w:author="Rev 19 Allen Wirfs-Brock" w:date="2013-09-11T18:37:00Z">
        <w:r w:rsidRPr="00E77497" w:rsidDel="00B336AA">
          <w:delText>Runtime Semantics</w:delText>
        </w:r>
        <w:bookmarkStart w:id="7301" w:name="_Toc368034481"/>
        <w:bookmarkStart w:id="7302" w:name="_Toc368049704"/>
        <w:bookmarkStart w:id="7303" w:name="_Toc368050481"/>
        <w:bookmarkEnd w:id="7301"/>
        <w:bookmarkEnd w:id="7302"/>
        <w:bookmarkEnd w:id="7303"/>
      </w:del>
    </w:p>
    <w:p w:rsidR="00726A32" w:rsidRPr="00E77497" w:rsidRDefault="00726A32" w:rsidP="001F1D00">
      <w:pPr>
        <w:pStyle w:val="Heading3"/>
        <w:rPr>
          <w:rFonts w:ascii="Helvetica" w:hAnsi="Helvetica"/>
        </w:rPr>
      </w:pPr>
      <w:bookmarkStart w:id="7304" w:name="_Toc368050482"/>
      <w:r w:rsidRPr="00E77497">
        <w:rPr>
          <w:rFonts w:ascii="Helvetica" w:hAnsi="Helvetica"/>
        </w:rPr>
        <w:t xml:space="preserve">Runtime Semantics: </w:t>
      </w:r>
      <w:r w:rsidRPr="00E77497">
        <w:rPr>
          <w:rFonts w:ascii="Helvetica" w:hAnsi="Helvetica"/>
          <w:spacing w:val="6"/>
        </w:rPr>
        <w:t>Evaluation</w:t>
      </w:r>
      <w:bookmarkEnd w:id="7304"/>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7305" w:name="_Toc375031207"/>
      <w:bookmarkStart w:id="7306" w:name="_Toc381513720"/>
      <w:bookmarkStart w:id="7307" w:name="_Toc382212242"/>
      <w:bookmarkStart w:id="7308" w:name="_Toc382212785"/>
      <w:bookmarkStart w:id="7309" w:name="_Toc382291587"/>
      <w:bookmarkStart w:id="7310" w:name="_Ref382717823"/>
      <w:bookmarkStart w:id="7311" w:name="_Toc385672236"/>
      <w:bookmarkStart w:id="7312" w:name="_Toc393690340"/>
      <w:bookmarkStart w:id="7313" w:name="_Ref440445472"/>
      <w:bookmarkStart w:id="7314" w:name="_Toc472818886"/>
      <w:bookmarkStart w:id="7315" w:name="_Toc235503461"/>
      <w:bookmarkStart w:id="7316" w:name="_Toc241509236"/>
      <w:bookmarkStart w:id="7317" w:name="_Toc244416723"/>
      <w:bookmarkStart w:id="7318" w:name="_Toc276631087"/>
      <w:bookmarkStart w:id="7319" w:name="_Toc368050483"/>
      <w:bookmarkEnd w:id="7298"/>
      <w:r w:rsidRPr="00E77497">
        <w:lastRenderedPageBreak/>
        <w:t xml:space="preserve">The </w:t>
      </w:r>
      <w:r w:rsidRPr="00E77497">
        <w:rPr>
          <w:rFonts w:ascii="Courier New" w:hAnsi="Courier New"/>
        </w:rPr>
        <w:t>break</w:t>
      </w:r>
      <w:r w:rsidRPr="00E77497">
        <w:t xml:space="preserve"> Statemen</w:t>
      </w:r>
      <w:bookmarkEnd w:id="7305"/>
      <w:bookmarkEnd w:id="7306"/>
      <w:bookmarkEnd w:id="7307"/>
      <w:bookmarkEnd w:id="7308"/>
      <w:bookmarkEnd w:id="7309"/>
      <w:bookmarkEnd w:id="7310"/>
      <w:bookmarkEnd w:id="7311"/>
      <w:bookmarkEnd w:id="7312"/>
      <w:r w:rsidRPr="00E77497">
        <w:t>t</w:t>
      </w:r>
      <w:bookmarkEnd w:id="7313"/>
      <w:bookmarkEnd w:id="7314"/>
      <w:bookmarkEnd w:id="7315"/>
      <w:bookmarkEnd w:id="7316"/>
      <w:bookmarkEnd w:id="7317"/>
      <w:bookmarkEnd w:id="7318"/>
      <w:bookmarkEnd w:id="731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BreakStatement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rsidR="0035100D" w:rsidRPr="00E77497" w:rsidDel="00B336AA" w:rsidRDefault="0035100D">
      <w:pPr>
        <w:pStyle w:val="Heading3"/>
        <w:rPr>
          <w:del w:id="7320" w:author="Rev 19 Allen Wirfs-Brock" w:date="2013-09-11T18:37:00Z"/>
        </w:rPr>
      </w:pPr>
      <w:del w:id="7321" w:author="Rev 19 Allen Wirfs-Brock" w:date="2013-09-11T18:37:00Z">
        <w:r w:rsidRPr="00E77497" w:rsidDel="00B336AA">
          <w:delText>Static Semantics</w:delText>
        </w:r>
        <w:bookmarkStart w:id="7322" w:name="_Toc368034484"/>
        <w:bookmarkStart w:id="7323" w:name="_Toc368049707"/>
        <w:bookmarkStart w:id="7324" w:name="_Toc368050484"/>
        <w:bookmarkEnd w:id="7322"/>
        <w:bookmarkEnd w:id="7323"/>
        <w:bookmarkEnd w:id="7324"/>
      </w:del>
    </w:p>
    <w:p w:rsidR="0035100D" w:rsidRPr="00E77497" w:rsidRDefault="0035100D" w:rsidP="006A78DC">
      <w:pPr>
        <w:pStyle w:val="Heading3"/>
        <w:rPr>
          <w:rFonts w:ascii="Helvetica" w:hAnsi="Helvetica"/>
        </w:rPr>
      </w:pPr>
      <w:bookmarkStart w:id="7325" w:name="_Toc368050485"/>
      <w:r w:rsidRPr="00E77497">
        <w:rPr>
          <w:rFonts w:ascii="Helvetica" w:hAnsi="Helvetica"/>
        </w:rPr>
        <w:t>Static Semantics:  Early Errors</w:t>
      </w:r>
      <w:bookmarkEnd w:id="7325"/>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0377FF" w:rsidP="004C02EF">
      <w:pPr>
        <w:pStyle w:val="Bullet2Notlast"/>
        <w:numPr>
          <w:ilvl w:val="0"/>
          <w:numId w:val="26"/>
        </w:numPr>
        <w:ind w:left="1080"/>
        <w:rPr>
          <w:rFonts w:ascii="Arial" w:hAnsi="Arial"/>
        </w:rPr>
      </w:pPr>
      <w:bookmarkStart w:id="7326"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rsidR="000377FF" w:rsidRPr="00E77497" w:rsidDel="00B336AA" w:rsidRDefault="000377FF">
      <w:pPr>
        <w:pStyle w:val="Heading3"/>
        <w:rPr>
          <w:del w:id="7327" w:author="Rev 19 Allen Wirfs-Brock" w:date="2013-09-11T18:38:00Z"/>
        </w:rPr>
      </w:pPr>
      <w:del w:id="7328" w:author="Rev 19 Allen Wirfs-Brock" w:date="2013-09-11T18:38:00Z">
        <w:r w:rsidRPr="00E77497" w:rsidDel="00B336AA">
          <w:delText>Runtime Semantics</w:delText>
        </w:r>
        <w:bookmarkStart w:id="7329" w:name="_Toc368034486"/>
        <w:bookmarkStart w:id="7330" w:name="_Toc368049709"/>
        <w:bookmarkStart w:id="7331" w:name="_Toc368050486"/>
        <w:bookmarkEnd w:id="7329"/>
        <w:bookmarkEnd w:id="7330"/>
        <w:bookmarkEnd w:id="7331"/>
      </w:del>
    </w:p>
    <w:p w:rsidR="000377FF" w:rsidRPr="00E77497" w:rsidRDefault="000377FF" w:rsidP="006A78DC">
      <w:pPr>
        <w:pStyle w:val="Heading3"/>
        <w:rPr>
          <w:rFonts w:ascii="Helvetica" w:hAnsi="Helvetica"/>
        </w:rPr>
      </w:pPr>
      <w:bookmarkStart w:id="7332" w:name="_Toc368050487"/>
      <w:r w:rsidRPr="00E77497">
        <w:rPr>
          <w:rFonts w:ascii="Helvetica" w:hAnsi="Helvetica"/>
        </w:rPr>
        <w:t xml:space="preserve">Runtime Semantics: </w:t>
      </w:r>
      <w:r w:rsidRPr="00E77497">
        <w:rPr>
          <w:rFonts w:ascii="Helvetica" w:hAnsi="Helvetica"/>
          <w:spacing w:val="6"/>
        </w:rPr>
        <w:t>Evaluation</w:t>
      </w:r>
      <w:bookmarkEnd w:id="7332"/>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7333" w:name="_Toc417706227"/>
      <w:bookmarkStart w:id="7334" w:name="_Ref449966595"/>
      <w:bookmarkStart w:id="7335" w:name="_Ref457437662"/>
      <w:bookmarkStart w:id="7336" w:name="_Ref457705349"/>
      <w:bookmarkStart w:id="7337" w:name="_Ref457792665"/>
      <w:bookmarkStart w:id="7338" w:name="_Toc472818887"/>
      <w:bookmarkStart w:id="7339" w:name="_Toc235503462"/>
      <w:bookmarkStart w:id="7340" w:name="_Toc241509237"/>
      <w:bookmarkStart w:id="7341" w:name="_Toc244416724"/>
      <w:bookmarkStart w:id="7342" w:name="_Toc276631088"/>
      <w:bookmarkStart w:id="7343" w:name="_Toc368050488"/>
      <w:bookmarkEnd w:id="7326"/>
      <w:r w:rsidRPr="00E77497">
        <w:t xml:space="preserve">The </w:t>
      </w:r>
      <w:r w:rsidRPr="00E77497">
        <w:rPr>
          <w:rFonts w:ascii="Courier New" w:hAnsi="Courier New"/>
        </w:rPr>
        <w:t>return</w:t>
      </w:r>
      <w:r w:rsidRPr="00E77497">
        <w:t xml:space="preserve"> Statement</w:t>
      </w:r>
      <w:bookmarkEnd w:id="7333"/>
      <w:bookmarkEnd w:id="7334"/>
      <w:bookmarkEnd w:id="7335"/>
      <w:bookmarkEnd w:id="7336"/>
      <w:bookmarkEnd w:id="7337"/>
      <w:bookmarkEnd w:id="7338"/>
      <w:bookmarkEnd w:id="7339"/>
      <w:bookmarkEnd w:id="7340"/>
      <w:bookmarkEnd w:id="7341"/>
      <w:bookmarkEnd w:id="7342"/>
      <w:bookmarkEnd w:id="734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ReturnStatement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rsidR="00726A32" w:rsidRPr="00726A32" w:rsidDel="00B336AA" w:rsidRDefault="00726A32">
      <w:pPr>
        <w:pStyle w:val="Heading3"/>
        <w:rPr>
          <w:del w:id="7344" w:author="Rev 19 Allen Wirfs-Brock" w:date="2013-09-11T18:38:00Z"/>
        </w:rPr>
      </w:pPr>
      <w:del w:id="7345" w:author="Rev 19 Allen Wirfs-Brock" w:date="2013-09-11T18:38:00Z">
        <w:r w:rsidRPr="00726A32" w:rsidDel="00B336AA">
          <w:delText>Static Semantics</w:delText>
        </w:r>
        <w:bookmarkStart w:id="7346" w:name="_Toc368034489"/>
        <w:bookmarkStart w:id="7347" w:name="_Toc368049712"/>
        <w:bookmarkStart w:id="7348" w:name="_Toc368050489"/>
        <w:bookmarkEnd w:id="7346"/>
        <w:bookmarkEnd w:id="7347"/>
        <w:bookmarkEnd w:id="7348"/>
      </w:del>
    </w:p>
    <w:p w:rsidR="00726A32" w:rsidRPr="00726A32" w:rsidRDefault="00726A32" w:rsidP="006A78DC">
      <w:pPr>
        <w:pStyle w:val="Heading3"/>
        <w:rPr>
          <w:rFonts w:ascii="Helvetica" w:hAnsi="Helvetica"/>
        </w:rPr>
      </w:pPr>
      <w:bookmarkStart w:id="7349" w:name="_Toc368050490"/>
      <w:r w:rsidRPr="00726A32">
        <w:rPr>
          <w:rFonts w:ascii="Helvetica" w:hAnsi="Helvetica"/>
        </w:rPr>
        <w:t>Static Semantics:  Early Errors</w:t>
      </w:r>
      <w:bookmarkEnd w:id="7349"/>
    </w:p>
    <w:p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rsidR="000377FF" w:rsidRPr="00E77497" w:rsidDel="00B336AA" w:rsidRDefault="000377FF">
      <w:pPr>
        <w:pStyle w:val="Heading3"/>
        <w:rPr>
          <w:del w:id="7350" w:author="Rev 19 Allen Wirfs-Brock" w:date="2013-09-11T18:38:00Z"/>
        </w:rPr>
      </w:pPr>
      <w:del w:id="7351" w:author="Rev 19 Allen Wirfs-Brock" w:date="2013-09-11T18:38:00Z">
        <w:r w:rsidRPr="00E77497" w:rsidDel="00B336AA">
          <w:delText>Runtime Semantics</w:delText>
        </w:r>
        <w:bookmarkStart w:id="7352" w:name="_Toc368034491"/>
        <w:bookmarkStart w:id="7353" w:name="_Toc368049714"/>
        <w:bookmarkStart w:id="7354" w:name="_Toc368050491"/>
        <w:bookmarkEnd w:id="7352"/>
        <w:bookmarkEnd w:id="7353"/>
        <w:bookmarkEnd w:id="7354"/>
      </w:del>
    </w:p>
    <w:p w:rsidR="000377FF" w:rsidRPr="00E77497" w:rsidRDefault="000377FF" w:rsidP="006A78DC">
      <w:pPr>
        <w:pStyle w:val="Heading3"/>
        <w:rPr>
          <w:rFonts w:ascii="Helvetica" w:hAnsi="Helvetica"/>
        </w:rPr>
      </w:pPr>
      <w:bookmarkStart w:id="7355" w:name="_Toc368050492"/>
      <w:r w:rsidRPr="00E77497">
        <w:rPr>
          <w:rFonts w:ascii="Helvetica" w:hAnsi="Helvetica"/>
        </w:rPr>
        <w:t xml:space="preserve">Runtime Semantics: </w:t>
      </w:r>
      <w:r w:rsidRPr="00E77497">
        <w:rPr>
          <w:rFonts w:ascii="Helvetica" w:hAnsi="Helvetica"/>
          <w:spacing w:val="6"/>
        </w:rPr>
        <w:t>Evaluation</w:t>
      </w:r>
      <w:bookmarkEnd w:id="7355"/>
    </w:p>
    <w:p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rsidR="00675312" w:rsidRDefault="00675312" w:rsidP="006B426D">
      <w:pPr>
        <w:pStyle w:val="Alg2"/>
        <w:numPr>
          <w:ilvl w:val="0"/>
          <w:numId w:val="671"/>
        </w:numPr>
        <w:contextualSpacing/>
      </w:pPr>
      <w:r>
        <w:t xml:space="preserve">Let </w:t>
      </w:r>
      <w:r w:rsidRPr="00327BF7">
        <w:rPr>
          <w:i/>
        </w:rPr>
        <w:t>exprValue</w:t>
      </w:r>
      <w:r>
        <w:t xml:space="preserve"> be </w:t>
      </w:r>
      <w:r w:rsidRPr="00E77497">
        <w:t>GetValue(</w:t>
      </w:r>
      <w:r w:rsidRPr="00E77497">
        <w:rPr>
          <w:i/>
        </w:rPr>
        <w:t>exprRef</w:t>
      </w:r>
      <w:r w:rsidRPr="00E77497">
        <w:t>)</w:t>
      </w:r>
      <w:r>
        <w:t>.</w:t>
      </w:r>
    </w:p>
    <w:p w:rsidR="00675312" w:rsidRDefault="006552DF" w:rsidP="006B426D">
      <w:pPr>
        <w:pStyle w:val="Alg2"/>
        <w:numPr>
          <w:ilvl w:val="0"/>
          <w:numId w:val="671"/>
        </w:numPr>
        <w:contextualSpacing/>
      </w:pPr>
      <w:r>
        <w:t>ReturnIfAbrupt(</w:t>
      </w:r>
      <w:r w:rsidRPr="006A5E27">
        <w:rPr>
          <w:i/>
        </w:rPr>
        <w:t>exprValue</w:t>
      </w:r>
      <w:r>
        <w:t>)</w:t>
      </w:r>
      <w:r w:rsidR="00675312">
        <w:t>.</w:t>
      </w:r>
    </w:p>
    <w:p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rsidR="004C02EF" w:rsidRPr="00E77497" w:rsidRDefault="004C02EF" w:rsidP="00D148E9">
      <w:pPr>
        <w:pStyle w:val="Heading2"/>
      </w:pPr>
      <w:bookmarkStart w:id="7356" w:name="_Toc417706228"/>
      <w:bookmarkStart w:id="7357" w:name="_Ref440445541"/>
      <w:bookmarkStart w:id="7358" w:name="_Ref457437663"/>
      <w:bookmarkStart w:id="7359" w:name="_Ref457707585"/>
      <w:bookmarkStart w:id="7360" w:name="_Ref457792686"/>
      <w:bookmarkStart w:id="7361" w:name="_Ref458333739"/>
      <w:bookmarkStart w:id="7362" w:name="_Ref458336610"/>
      <w:bookmarkStart w:id="7363" w:name="_Toc472818888"/>
      <w:bookmarkStart w:id="7364" w:name="_Toc235503463"/>
      <w:bookmarkStart w:id="7365" w:name="_Toc241509238"/>
      <w:bookmarkStart w:id="7366" w:name="_Toc244416725"/>
      <w:bookmarkStart w:id="7367" w:name="_Toc276631089"/>
      <w:bookmarkStart w:id="7368" w:name="_Ref363828502"/>
      <w:bookmarkStart w:id="7369" w:name="_Ref365531285"/>
      <w:bookmarkStart w:id="7370" w:name="_Ref366133814"/>
      <w:bookmarkStart w:id="7371" w:name="_Toc368050493"/>
      <w:r w:rsidRPr="00E77497">
        <w:lastRenderedPageBreak/>
        <w:t xml:space="preserve">The </w:t>
      </w:r>
      <w:r w:rsidRPr="00E77497">
        <w:rPr>
          <w:rFonts w:ascii="Courier New" w:hAnsi="Courier New"/>
        </w:rPr>
        <w:t>with</w:t>
      </w:r>
      <w:r w:rsidRPr="00E77497">
        <w:t xml:space="preserve"> Statement</w:t>
      </w:r>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WithStatement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rsidR="00726A32" w:rsidRPr="00726A32" w:rsidDel="00B336AA" w:rsidRDefault="00726A32" w:rsidP="00BF68FF">
      <w:pPr>
        <w:pStyle w:val="Heading3"/>
        <w:rPr>
          <w:del w:id="7372" w:author="Rev 19 Allen Wirfs-Brock" w:date="2013-09-11T18:38:00Z"/>
        </w:rPr>
      </w:pPr>
      <w:del w:id="7373" w:author="Rev 19 Allen Wirfs-Brock" w:date="2013-09-11T18:38:00Z">
        <w:r w:rsidRPr="00726A32" w:rsidDel="00B336AA">
          <w:delText>Static Semantics</w:delText>
        </w:r>
        <w:bookmarkStart w:id="7374" w:name="_Toc368034494"/>
        <w:bookmarkStart w:id="7375" w:name="_Toc368049717"/>
        <w:bookmarkStart w:id="7376" w:name="_Toc368050494"/>
        <w:bookmarkEnd w:id="7374"/>
        <w:bookmarkEnd w:id="7375"/>
        <w:bookmarkEnd w:id="7376"/>
      </w:del>
    </w:p>
    <w:p w:rsidR="00726A32" w:rsidRPr="00726A32" w:rsidRDefault="00726A32" w:rsidP="00BF68FF">
      <w:pPr>
        <w:pStyle w:val="Heading3"/>
        <w:rPr>
          <w:rFonts w:ascii="Helvetica" w:hAnsi="Helvetica"/>
        </w:rPr>
      </w:pPr>
      <w:bookmarkStart w:id="7377" w:name="_Toc368050495"/>
      <w:r w:rsidRPr="00726A32">
        <w:rPr>
          <w:rFonts w:ascii="Helvetica" w:hAnsi="Helvetica"/>
        </w:rPr>
        <w:t>Static Semantics:  Early Errors</w:t>
      </w:r>
      <w:bookmarkEnd w:id="7377"/>
    </w:p>
    <w:p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rsidR="00DE0462" w:rsidRPr="00E77497" w:rsidRDefault="00DE0462" w:rsidP="00BF68FF">
      <w:pPr>
        <w:pStyle w:val="Heading3"/>
      </w:pPr>
      <w:bookmarkStart w:id="7378" w:name="_Ref367705897"/>
      <w:bookmarkStart w:id="7379" w:name="_Toc368050496"/>
      <w:r w:rsidRPr="00E77497">
        <w:t xml:space="preserve">Static Semantics:  </w:t>
      </w:r>
      <w:r w:rsidRPr="00E77497">
        <w:rPr>
          <w:lang w:eastAsia="en-US"/>
        </w:rPr>
        <w:t>VarDeclaredNames</w:t>
      </w:r>
      <w:bookmarkEnd w:id="7378"/>
      <w:bookmarkEnd w:id="7379"/>
    </w:p>
    <w:p w:rsidR="002E137C" w:rsidRPr="00F742D3" w:rsidRDefault="002E137C" w:rsidP="002E137C">
      <w:pPr>
        <w:rPr>
          <w:ins w:id="7380" w:author="Rev 19 Allen Wirfs-Brock" w:date="2013-09-23T13:30:00Z"/>
        </w:rPr>
      </w:pPr>
      <w:ins w:id="7381" w:author="Rev 19 Allen Wirfs-Brock" w:date="2013-09-23T13:30:00Z">
        <w:r>
          <w:t xml:space="preserve">See also: </w:t>
        </w:r>
        <w:r>
          <w:fldChar w:fldCharType="begin"/>
        </w:r>
        <w:r>
          <w:instrText xml:space="preserve"> REF _Ref367705708 \r \h </w:instrText>
        </w:r>
      </w:ins>
      <w:ins w:id="7382" w:author="Rev 19 Allen Wirfs-Brock" w:date="2013-09-23T13:30:00Z">
        <w:r>
          <w:fldChar w:fldCharType="separate"/>
        </w:r>
      </w:ins>
      <w:ins w:id="7383" w:author="Rev 19 Allen Wirfs-Brock" w:date="2013-09-27T13:06:00Z">
        <w:r w:rsidR="00460CAC">
          <w:t>13.0.1</w:t>
        </w:r>
      </w:ins>
      <w:ins w:id="7384" w:author="Rev 19 Allen Wirfs-Brock" w:date="2013-09-23T13:30:00Z">
        <w:r>
          <w:fldChar w:fldCharType="end"/>
        </w:r>
        <w:r>
          <w:t xml:space="preserve">, </w:t>
        </w:r>
        <w:r>
          <w:fldChar w:fldCharType="begin"/>
        </w:r>
        <w:r>
          <w:instrText xml:space="preserve"> REF _Ref367705688 \r \h </w:instrText>
        </w:r>
      </w:ins>
      <w:ins w:id="7385" w:author="Rev 19 Allen Wirfs-Brock" w:date="2013-09-23T13:30:00Z">
        <w:r>
          <w:fldChar w:fldCharType="separate"/>
        </w:r>
      </w:ins>
      <w:ins w:id="7386" w:author="Rev 19 Allen Wirfs-Brock" w:date="2013-09-27T13:06:00Z">
        <w:r w:rsidR="00460CAC">
          <w:t>13.1.8</w:t>
        </w:r>
      </w:ins>
      <w:ins w:id="7387" w:author="Rev 19 Allen Wirfs-Brock" w:date="2013-09-23T13:30:00Z">
        <w:r>
          <w:fldChar w:fldCharType="end"/>
        </w:r>
        <w:r>
          <w:t xml:space="preserve">, </w:t>
        </w:r>
        <w:r>
          <w:fldChar w:fldCharType="begin"/>
        </w:r>
        <w:r>
          <w:instrText xml:space="preserve"> REF _Ref367705747 \r \h </w:instrText>
        </w:r>
      </w:ins>
      <w:ins w:id="7388" w:author="Rev 19 Allen Wirfs-Brock" w:date="2013-09-23T13:30:00Z">
        <w:r>
          <w:fldChar w:fldCharType="separate"/>
        </w:r>
      </w:ins>
      <w:ins w:id="7389" w:author="Rev 19 Allen Wirfs-Brock" w:date="2013-09-27T13:06:00Z">
        <w:r w:rsidR="00460CAC">
          <w:t>13.5.1</w:t>
        </w:r>
      </w:ins>
      <w:ins w:id="7390" w:author="Rev 19 Allen Wirfs-Brock" w:date="2013-09-23T13:30:00Z">
        <w:r>
          <w:fldChar w:fldCharType="end"/>
        </w:r>
        <w:r>
          <w:t xml:space="preserve">, </w:t>
        </w:r>
        <w:r>
          <w:fldChar w:fldCharType="begin"/>
        </w:r>
        <w:r>
          <w:instrText xml:space="preserve"> REF _Ref367705814 \r \h </w:instrText>
        </w:r>
      </w:ins>
      <w:ins w:id="7391" w:author="Rev 19 Allen Wirfs-Brock" w:date="2013-09-23T13:30:00Z">
        <w:r>
          <w:fldChar w:fldCharType="separate"/>
        </w:r>
      </w:ins>
      <w:ins w:id="7392" w:author="Rev 19 Allen Wirfs-Brock" w:date="2013-09-27T13:06:00Z">
        <w:r w:rsidR="00460CAC">
          <w:t>13.6.1.1</w:t>
        </w:r>
      </w:ins>
      <w:ins w:id="7393" w:author="Rev 19 Allen Wirfs-Brock" w:date="2013-09-23T13:30:00Z">
        <w:r>
          <w:fldChar w:fldCharType="end"/>
        </w:r>
        <w:r>
          <w:t xml:space="preserve">, </w:t>
        </w:r>
        <w:r>
          <w:fldChar w:fldCharType="begin"/>
        </w:r>
        <w:r>
          <w:instrText xml:space="preserve"> REF _Ref367705839 \r \h </w:instrText>
        </w:r>
      </w:ins>
      <w:ins w:id="7394" w:author="Rev 19 Allen Wirfs-Brock" w:date="2013-09-23T13:30:00Z">
        <w:r>
          <w:fldChar w:fldCharType="separate"/>
        </w:r>
      </w:ins>
      <w:ins w:id="7395" w:author="Rev 19 Allen Wirfs-Brock" w:date="2013-09-27T13:06:00Z">
        <w:r w:rsidR="00460CAC">
          <w:t>13.6.2.1</w:t>
        </w:r>
      </w:ins>
      <w:ins w:id="7396" w:author="Rev 19 Allen Wirfs-Brock" w:date="2013-09-23T13:30:00Z">
        <w:r>
          <w:fldChar w:fldCharType="end"/>
        </w:r>
        <w:r>
          <w:t xml:space="preserve">, </w:t>
        </w:r>
        <w:r>
          <w:fldChar w:fldCharType="begin"/>
        </w:r>
        <w:r>
          <w:instrText xml:space="preserve"> REF _Ref367705856 \r \h </w:instrText>
        </w:r>
      </w:ins>
      <w:ins w:id="7397" w:author="Rev 19 Allen Wirfs-Brock" w:date="2013-09-23T13:30:00Z">
        <w:r>
          <w:fldChar w:fldCharType="separate"/>
        </w:r>
      </w:ins>
      <w:ins w:id="7398" w:author="Rev 19 Allen Wirfs-Brock" w:date="2013-09-27T13:06:00Z">
        <w:r w:rsidR="00460CAC">
          <w:t>13.6.3.1</w:t>
        </w:r>
      </w:ins>
      <w:ins w:id="7399" w:author="Rev 19 Allen Wirfs-Brock" w:date="2013-09-23T13:30:00Z">
        <w:r>
          <w:fldChar w:fldCharType="end"/>
        </w:r>
        <w:r>
          <w:t xml:space="preserve">, </w:t>
        </w:r>
        <w:r>
          <w:fldChar w:fldCharType="begin"/>
        </w:r>
        <w:r>
          <w:instrText xml:space="preserve"> REF _Ref367705878 \r \h </w:instrText>
        </w:r>
      </w:ins>
      <w:ins w:id="7400" w:author="Rev 19 Allen Wirfs-Brock" w:date="2013-09-23T13:30:00Z">
        <w:r>
          <w:fldChar w:fldCharType="separate"/>
        </w:r>
      </w:ins>
      <w:ins w:id="7401" w:author="Rev 19 Allen Wirfs-Brock" w:date="2013-09-27T13:06:00Z">
        <w:r w:rsidR="00460CAC">
          <w:t>13.6.4.3</w:t>
        </w:r>
      </w:ins>
      <w:ins w:id="7402" w:author="Rev 19 Allen Wirfs-Brock" w:date="2013-09-23T13:30:00Z">
        <w:r>
          <w:fldChar w:fldCharType="end"/>
        </w:r>
        <w:r>
          <w:t xml:space="preserve">, </w:t>
        </w:r>
        <w:r>
          <w:fldChar w:fldCharType="begin"/>
        </w:r>
        <w:r>
          <w:instrText xml:space="preserve"> REF _Ref367705925 \r \h </w:instrText>
        </w:r>
      </w:ins>
      <w:ins w:id="7403" w:author="Rev 19 Allen Wirfs-Brock" w:date="2013-09-23T13:30:00Z">
        <w:r>
          <w:fldChar w:fldCharType="separate"/>
        </w:r>
      </w:ins>
      <w:ins w:id="7404" w:author="Rev 19 Allen Wirfs-Brock" w:date="2013-09-27T13:06:00Z">
        <w:r w:rsidR="00460CAC">
          <w:t>13.11.4</w:t>
        </w:r>
      </w:ins>
      <w:ins w:id="7405" w:author="Rev 19 Allen Wirfs-Brock" w:date="2013-09-23T13:30:00Z">
        <w:r>
          <w:fldChar w:fldCharType="end"/>
        </w:r>
        <w:r>
          <w:t xml:space="preserve">, </w:t>
        </w:r>
        <w:r>
          <w:fldChar w:fldCharType="begin"/>
        </w:r>
        <w:r>
          <w:instrText xml:space="preserve"> REF _Ref367705949 \r \h </w:instrText>
        </w:r>
      </w:ins>
      <w:ins w:id="7406" w:author="Rev 19 Allen Wirfs-Brock" w:date="2013-09-23T13:30:00Z">
        <w:r>
          <w:fldChar w:fldCharType="separate"/>
        </w:r>
      </w:ins>
      <w:ins w:id="7407" w:author="Rev 19 Allen Wirfs-Brock" w:date="2013-09-27T13:06:00Z">
        <w:r w:rsidR="00460CAC">
          <w:t>13.12.2</w:t>
        </w:r>
      </w:ins>
      <w:ins w:id="7408" w:author="Rev 19 Allen Wirfs-Brock" w:date="2013-09-23T13:30:00Z">
        <w:r>
          <w:fldChar w:fldCharType="end"/>
        </w:r>
        <w:r>
          <w:t xml:space="preserve">, </w:t>
        </w:r>
        <w:r>
          <w:fldChar w:fldCharType="begin"/>
        </w:r>
        <w:r>
          <w:instrText xml:space="preserve"> REF _Ref367705968 \r \h </w:instrText>
        </w:r>
      </w:ins>
      <w:ins w:id="7409" w:author="Rev 19 Allen Wirfs-Brock" w:date="2013-09-23T13:30:00Z">
        <w:r>
          <w:fldChar w:fldCharType="separate"/>
        </w:r>
      </w:ins>
      <w:ins w:id="7410" w:author="Rev 19 Allen Wirfs-Brock" w:date="2013-09-27T13:06:00Z">
        <w:r w:rsidR="00460CAC">
          <w:t>13.14.2</w:t>
        </w:r>
      </w:ins>
      <w:ins w:id="7411" w:author="Rev 19 Allen Wirfs-Brock" w:date="2013-09-23T13:30:00Z">
        <w:r>
          <w:fldChar w:fldCharType="end"/>
        </w:r>
        <w:r>
          <w:t xml:space="preserve">, </w:t>
        </w:r>
        <w:r>
          <w:fldChar w:fldCharType="begin"/>
        </w:r>
        <w:r>
          <w:instrText xml:space="preserve"> REF _Ref367705999 \r \h </w:instrText>
        </w:r>
      </w:ins>
      <w:ins w:id="7412" w:author="Rev 19 Allen Wirfs-Brock" w:date="2013-09-23T13:30:00Z">
        <w:r>
          <w:fldChar w:fldCharType="separate"/>
        </w:r>
      </w:ins>
      <w:ins w:id="7413" w:author="Rev 19 Allen Wirfs-Brock" w:date="2013-09-27T13:06:00Z">
        <w:r w:rsidR="00460CAC">
          <w:t>14.1.10</w:t>
        </w:r>
      </w:ins>
      <w:ins w:id="7414" w:author="Rev 19 Allen Wirfs-Brock" w:date="2013-09-23T13:30:00Z">
        <w:r>
          <w:fldChar w:fldCharType="end"/>
        </w:r>
        <w:r>
          <w:t xml:space="preserve">, </w:t>
        </w:r>
        <w:r>
          <w:fldChar w:fldCharType="begin"/>
        </w:r>
        <w:r>
          <w:instrText xml:space="preserve"> REF _Ref367706057 \r \h </w:instrText>
        </w:r>
      </w:ins>
      <w:ins w:id="7415" w:author="Rev 19 Allen Wirfs-Brock" w:date="2013-09-23T13:30:00Z">
        <w:r>
          <w:fldChar w:fldCharType="separate"/>
        </w:r>
      </w:ins>
      <w:ins w:id="7416" w:author="Rev 19 Allen Wirfs-Brock" w:date="2013-09-27T13:06:00Z">
        <w:r w:rsidR="00460CAC">
          <w:t>14.4.8</w:t>
        </w:r>
      </w:ins>
      <w:ins w:id="7417" w:author="Rev 19 Allen Wirfs-Brock" w:date="2013-09-23T13:30:00Z">
        <w:r>
          <w:fldChar w:fldCharType="end"/>
        </w:r>
        <w:r>
          <w:t xml:space="preserve">, </w:t>
        </w:r>
        <w:r>
          <w:fldChar w:fldCharType="begin"/>
        </w:r>
        <w:r>
          <w:instrText xml:space="preserve"> REF _Ref367706084 \r \h </w:instrText>
        </w:r>
      </w:ins>
      <w:ins w:id="7418" w:author="Rev 19 Allen Wirfs-Brock" w:date="2013-09-23T13:30:00Z">
        <w:r>
          <w:fldChar w:fldCharType="separate"/>
        </w:r>
      </w:ins>
      <w:ins w:id="7419" w:author="Rev 19 Allen Wirfs-Brock" w:date="2013-09-27T13:06:00Z">
        <w:r w:rsidR="00460CAC">
          <w:t>14.5.13</w:t>
        </w:r>
      </w:ins>
      <w:ins w:id="7420" w:author="Rev 19 Allen Wirfs-Brock" w:date="2013-09-23T13:30:00Z">
        <w:r>
          <w:fldChar w:fldCharType="end"/>
        </w:r>
        <w:r>
          <w:t xml:space="preserve">, </w:t>
        </w:r>
        <w:r>
          <w:fldChar w:fldCharType="begin"/>
        </w:r>
        <w:r>
          <w:instrText xml:space="preserve"> REF _Ref367706111 \r \h </w:instrText>
        </w:r>
      </w:ins>
      <w:ins w:id="7421" w:author="Rev 19 Allen Wirfs-Brock" w:date="2013-09-23T13:30:00Z">
        <w:r>
          <w:fldChar w:fldCharType="separate"/>
        </w:r>
      </w:ins>
      <w:ins w:id="7422" w:author="Rev 19 Allen Wirfs-Brock" w:date="2013-09-27T13:06:00Z">
        <w:r w:rsidR="00460CAC">
          <w:t>15.1.0.5</w:t>
        </w:r>
      </w:ins>
      <w:ins w:id="7423" w:author="Rev 19 Allen Wirfs-Brock" w:date="2013-09-23T13:30:00Z">
        <w:r>
          <w:fldChar w:fldCharType="end"/>
        </w:r>
        <w:r>
          <w:t xml:space="preserve">, </w:t>
        </w:r>
        <w:r>
          <w:fldChar w:fldCharType="begin"/>
        </w:r>
        <w:r>
          <w:instrText xml:space="preserve"> REF _Ref367706146 \r \h </w:instrText>
        </w:r>
      </w:ins>
      <w:ins w:id="7424" w:author="Rev 19 Allen Wirfs-Brock" w:date="2013-09-23T13:30:00Z">
        <w:r>
          <w:fldChar w:fldCharType="separate"/>
        </w:r>
      </w:ins>
      <w:ins w:id="7425" w:author="Rev 19 Allen Wirfs-Brock" w:date="2013-09-27T13:06:00Z">
        <w:r w:rsidR="00460CAC">
          <w:t>15.2.5</w:t>
        </w:r>
      </w:ins>
      <w:ins w:id="7426" w:author="Rev 19 Allen Wirfs-Brock" w:date="2013-09-23T13:30:00Z">
        <w:r>
          <w:fldChar w:fldCharType="end"/>
        </w:r>
        <w:r>
          <w:t>.</w:t>
        </w:r>
      </w:ins>
    </w:p>
    <w:p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rsidR="00DE0462" w:rsidRPr="00E77497" w:rsidDel="00B336AA" w:rsidRDefault="00DE0462">
      <w:pPr>
        <w:pStyle w:val="Heading3"/>
        <w:rPr>
          <w:del w:id="7427" w:author="Rev 19 Allen Wirfs-Brock" w:date="2013-09-11T18:39:00Z"/>
        </w:rPr>
      </w:pPr>
      <w:del w:id="7428" w:author="Rev 19 Allen Wirfs-Brock" w:date="2013-09-11T18:39:00Z">
        <w:r w:rsidRPr="00E77497" w:rsidDel="00B336AA">
          <w:delText>Runtime Semantics</w:delText>
        </w:r>
        <w:bookmarkStart w:id="7429" w:name="_Toc368034497"/>
        <w:bookmarkStart w:id="7430" w:name="_Toc368049720"/>
        <w:bookmarkStart w:id="7431" w:name="_Toc368050497"/>
        <w:bookmarkEnd w:id="7429"/>
        <w:bookmarkEnd w:id="7430"/>
        <w:bookmarkEnd w:id="7431"/>
      </w:del>
    </w:p>
    <w:p w:rsidR="00DE0462" w:rsidRPr="00E77497" w:rsidRDefault="00DE0462" w:rsidP="00BF68FF">
      <w:pPr>
        <w:pStyle w:val="Heading3"/>
        <w:rPr>
          <w:rFonts w:ascii="Helvetica" w:hAnsi="Helvetica"/>
        </w:rPr>
      </w:pPr>
      <w:bookmarkStart w:id="7432" w:name="_Toc368050498"/>
      <w:r w:rsidRPr="00E77497">
        <w:rPr>
          <w:rFonts w:ascii="Helvetica" w:hAnsi="Helvetica"/>
        </w:rPr>
        <w:t xml:space="preserve">Runtime Semantics: </w:t>
      </w:r>
      <w:r w:rsidRPr="00E77497">
        <w:rPr>
          <w:rFonts w:ascii="Helvetica" w:hAnsi="Helvetica"/>
          <w:spacing w:val="6"/>
        </w:rPr>
        <w:t>Evaluation</w:t>
      </w:r>
      <w:bookmarkEnd w:id="7432"/>
    </w:p>
    <w:p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7433" w:name="_Toc382212791"/>
    </w:p>
    <w:p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7433"/>
      <w:r w:rsidRPr="00E77497">
        <w:t>.</w:t>
      </w:r>
      <w:bookmarkStart w:id="7434" w:name="_Toc382212792"/>
    </w:p>
    <w:p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7434"/>
      <w:r w:rsidRPr="00E77497">
        <w:t>).</w:t>
      </w:r>
      <w:bookmarkStart w:id="7435" w:name="_Toc382212793"/>
    </w:p>
    <w:p w:rsidR="00DE0462" w:rsidRDefault="006552DF" w:rsidP="00DE0462">
      <w:pPr>
        <w:pStyle w:val="Alg2"/>
        <w:numPr>
          <w:ilvl w:val="0"/>
          <w:numId w:val="129"/>
        </w:numPr>
        <w:contextualSpacing/>
      </w:pPr>
      <w:bookmarkStart w:id="7436" w:name="_Toc382212794"/>
      <w:bookmarkEnd w:id="7435"/>
      <w:r>
        <w:t>ReturnIfAbrupt(</w:t>
      </w:r>
      <w:r>
        <w:rPr>
          <w:i/>
        </w:rPr>
        <w:t>obj</w:t>
      </w:r>
      <w:r>
        <w:t>)</w:t>
      </w:r>
      <w:r w:rsidR="00DE0462">
        <w:t>.</w:t>
      </w:r>
    </w:p>
    <w:p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7437" w:name="_Toc382212795"/>
      <w:bookmarkEnd w:id="7436"/>
      <w:r w:rsidRPr="00E77497">
        <w:t>.</w:t>
      </w:r>
    </w:p>
    <w:p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rsidR="0065158F" w:rsidDel="00BF68FF" w:rsidRDefault="0065158F" w:rsidP="0065158F">
      <w:pPr>
        <w:pStyle w:val="Alg2"/>
        <w:numPr>
          <w:ilvl w:val="0"/>
          <w:numId w:val="129"/>
        </w:numPr>
        <w:rPr>
          <w:del w:id="7438" w:author="Rev 19 Allen Wirfs-Brock" w:date="2013-09-25T13:20:00Z"/>
        </w:rPr>
      </w:pPr>
      <w:del w:id="7439" w:author="Rev 19 Allen Wirfs-Brock" w:date="2013-09-25T13:20:00Z">
        <w:r w:rsidDel="00BF68FF">
          <w:delText xml:space="preserve">Let </w:delText>
        </w:r>
        <w:r w:rsidDel="00BF68FF">
          <w:rPr>
            <w:i/>
            <w:iCs/>
          </w:rPr>
          <w:delText>blackListArray</w:delText>
        </w:r>
        <w:r w:rsidDel="00BF68FF">
          <w:delText xml:space="preserve"> be the result of Get(</w:delText>
        </w:r>
        <w:r w:rsidDel="00BF68FF">
          <w:rPr>
            <w:i/>
            <w:iCs/>
          </w:rPr>
          <w:delText>obj</w:delText>
        </w:r>
        <w:r w:rsidDel="00BF68FF">
          <w:delText>,@@unscopables).</w:delText>
        </w:r>
      </w:del>
    </w:p>
    <w:p w:rsidR="0065158F" w:rsidDel="00BF68FF" w:rsidRDefault="0065158F" w:rsidP="00B34B48">
      <w:pPr>
        <w:pStyle w:val="Alg2"/>
        <w:numPr>
          <w:ilvl w:val="0"/>
          <w:numId w:val="129"/>
        </w:numPr>
        <w:rPr>
          <w:del w:id="7440" w:author="Rev 19 Allen Wirfs-Brock" w:date="2013-09-25T13:20:00Z"/>
        </w:rPr>
      </w:pPr>
      <w:del w:id="7441" w:author="Rev 19 Allen Wirfs-Brock" w:date="2013-09-25T13:20:00Z">
        <w:r w:rsidDel="00BF68FF">
          <w:delText>ReturnIfAbrupt(</w:delText>
        </w:r>
        <w:r w:rsidDel="00BF68FF">
          <w:rPr>
            <w:i/>
            <w:iCs/>
          </w:rPr>
          <w:delText>blackListArray</w:delText>
        </w:r>
        <w:r w:rsidDel="00BF68FF">
          <w:delText>).</w:delText>
        </w:r>
      </w:del>
    </w:p>
    <w:p w:rsidR="0065158F" w:rsidDel="00BF68FF" w:rsidRDefault="0065158F" w:rsidP="0065158F">
      <w:pPr>
        <w:pStyle w:val="Alg2"/>
        <w:numPr>
          <w:ilvl w:val="0"/>
          <w:numId w:val="129"/>
        </w:numPr>
        <w:rPr>
          <w:del w:id="7442" w:author="Rev 19 Allen Wirfs-Brock" w:date="2013-09-25T13:20:00Z"/>
        </w:rPr>
      </w:pPr>
      <w:del w:id="7443" w:author="Rev 19 Allen Wirfs-Brock" w:date="2013-09-25T13:20:00Z">
        <w:r w:rsidDel="00BF68FF">
          <w:delText>If Type(</w:delText>
        </w:r>
        <w:r w:rsidDel="00BF68FF">
          <w:rPr>
            <w:i/>
            <w:iCs/>
          </w:rPr>
          <w:delText>blackListArray</w:delText>
        </w:r>
        <w:r w:rsidDel="00BF68FF">
          <w:delText xml:space="preserve">) is Object, then </w:delText>
        </w:r>
      </w:del>
    </w:p>
    <w:p w:rsidR="0065158F" w:rsidDel="00BF68FF" w:rsidRDefault="0065158F" w:rsidP="00E74C84">
      <w:pPr>
        <w:pStyle w:val="Alg2"/>
        <w:numPr>
          <w:ilvl w:val="1"/>
          <w:numId w:val="129"/>
        </w:numPr>
        <w:rPr>
          <w:del w:id="7444" w:author="Rev 19 Allen Wirfs-Brock" w:date="2013-09-25T13:20:00Z"/>
        </w:rPr>
      </w:pPr>
      <w:del w:id="7445" w:author="Rev 19 Allen Wirfs-Brock" w:date="2013-09-25T13:20:00Z">
        <w:r w:rsidDel="00BF68FF">
          <w:delText xml:space="preserve">Let </w:delText>
        </w:r>
        <w:r w:rsidDel="00BF68FF">
          <w:rPr>
            <w:i/>
            <w:iCs/>
          </w:rPr>
          <w:delText>blacklist</w:delText>
        </w:r>
        <w:r w:rsidDel="00BF68FF">
          <w:delText xml:space="preserve"> be CreateListFromArray(</w:delText>
        </w:r>
        <w:r w:rsidDel="00BF68FF">
          <w:rPr>
            <w:i/>
            <w:iCs/>
          </w:rPr>
          <w:delText>blackListArray</w:delText>
        </w:r>
        <w:r w:rsidDel="00BF68FF">
          <w:delText>).</w:delText>
        </w:r>
      </w:del>
    </w:p>
    <w:p w:rsidR="0065158F" w:rsidDel="00BF68FF" w:rsidRDefault="0065158F" w:rsidP="00E74C84">
      <w:pPr>
        <w:pStyle w:val="Alg2"/>
        <w:numPr>
          <w:ilvl w:val="1"/>
          <w:numId w:val="129"/>
        </w:numPr>
        <w:rPr>
          <w:del w:id="7446" w:author="Rev 19 Allen Wirfs-Brock" w:date="2013-09-25T13:20:00Z"/>
        </w:rPr>
      </w:pPr>
      <w:del w:id="7447" w:author="Rev 19 Allen Wirfs-Brock" w:date="2013-09-25T13:20:00Z">
        <w:r w:rsidDel="00BF68FF">
          <w:delText>ReturnIfAbrupt(</w:delText>
        </w:r>
      </w:del>
      <w:del w:id="7448" w:author="Rev 19 Allen Wirfs-Brock" w:date="2013-09-10T12:28:00Z">
        <w:r w:rsidDel="00300CE1">
          <w:rPr>
            <w:i/>
            <w:iCs/>
          </w:rPr>
          <w:delText>blackListArray</w:delText>
        </w:r>
      </w:del>
      <w:del w:id="7449" w:author="Rev 19 Allen Wirfs-Brock" w:date="2013-09-25T13:20:00Z">
        <w:r w:rsidDel="00BF68FF">
          <w:delText>).</w:delText>
        </w:r>
      </w:del>
    </w:p>
    <w:p w:rsidR="0065158F" w:rsidDel="00BF68FF" w:rsidRDefault="0065158F" w:rsidP="00E74C84">
      <w:pPr>
        <w:pStyle w:val="Alg2"/>
        <w:numPr>
          <w:ilvl w:val="1"/>
          <w:numId w:val="129"/>
        </w:numPr>
        <w:rPr>
          <w:del w:id="7450" w:author="Rev 19 Allen Wirfs-Brock" w:date="2013-09-25T13:20:00Z"/>
        </w:rPr>
      </w:pPr>
      <w:del w:id="7451" w:author="Rev 19 Allen Wirfs-Brock" w:date="2013-09-25T13:20:00Z">
        <w:r w:rsidDel="00BF68FF">
          <w:delText xml:space="preserve">Set </w:delText>
        </w:r>
      </w:del>
      <w:del w:id="7452" w:author="Rev 19 Allen Wirfs-Brock" w:date="2013-09-10T10:30:00Z">
        <w:r w:rsidDel="001A5537">
          <w:rPr>
            <w:i/>
          </w:rPr>
          <w:delText>withEnvironment</w:delText>
        </w:r>
        <w:r w:rsidRPr="00E77497" w:rsidDel="001A5537">
          <w:delText xml:space="preserve"> </w:delText>
        </w:r>
      </w:del>
      <w:del w:id="7453" w:author="Rev 19 Allen Wirfs-Brock" w:date="2013-09-25T13:20:00Z">
        <w:r w:rsidRPr="00E77497" w:rsidDel="00BF68FF">
          <w:delText xml:space="preserve">of </w:delText>
        </w:r>
        <w:r w:rsidRPr="00E77497" w:rsidDel="00BF68FF">
          <w:rPr>
            <w:i/>
          </w:rPr>
          <w:delText>newEnv</w:delText>
        </w:r>
        <w:r w:rsidDel="00BF68FF">
          <w:rPr>
            <w:i/>
          </w:rPr>
          <w:delText xml:space="preserve">’s </w:delText>
        </w:r>
        <w:r w:rsidRPr="00E77497" w:rsidDel="00BF68FF">
          <w:delText>environment record to</w:delText>
        </w:r>
        <w:r w:rsidDel="00BF68FF">
          <w:delText xml:space="preserve"> </w:delText>
        </w:r>
      </w:del>
      <w:del w:id="7454" w:author="Rev 19 Allen Wirfs-Brock" w:date="2013-09-10T12:28:00Z">
        <w:r w:rsidDel="00300CE1">
          <w:rPr>
            <w:i/>
            <w:iCs/>
          </w:rPr>
          <w:delText>blackListArray</w:delText>
        </w:r>
      </w:del>
      <w:del w:id="7455" w:author="Rev 19 Allen Wirfs-Brock" w:date="2013-09-25T13:20:00Z">
        <w:r w:rsidDel="00BF68FF">
          <w:rPr>
            <w:iCs/>
          </w:rPr>
          <w:delText>.</w:delText>
        </w:r>
      </w:del>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7456" w:name="_Toc382212796"/>
      <w:bookmarkEnd w:id="7437"/>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7456"/>
    <w:p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7457" w:name="_Toc381513723"/>
      <w:bookmarkStart w:id="7458" w:name="_Toc382212245"/>
      <w:bookmarkStart w:id="7459" w:name="_Toc382212808"/>
      <w:bookmarkStart w:id="7460" w:name="_Toc382291590"/>
      <w:r w:rsidRPr="00E77497">
        <w:t>.</w:t>
      </w:r>
      <w:bookmarkStart w:id="7461" w:name="_Toc385672239"/>
      <w:bookmarkStart w:id="7462" w:name="_Ref386878658"/>
      <w:bookmarkStart w:id="7463" w:name="_Toc393690343"/>
    </w:p>
    <w:p w:rsidR="004C02EF" w:rsidRPr="00E77497" w:rsidRDefault="004C02EF" w:rsidP="00D148E9">
      <w:pPr>
        <w:pStyle w:val="Heading2"/>
      </w:pPr>
      <w:bookmarkStart w:id="7464" w:name="_Toc417706229"/>
      <w:bookmarkStart w:id="7465" w:name="_Ref457437670"/>
      <w:bookmarkStart w:id="7466" w:name="_Ref457437671"/>
      <w:bookmarkStart w:id="7467" w:name="_Ref457437672"/>
      <w:bookmarkStart w:id="7468" w:name="_Ref457437673"/>
      <w:bookmarkStart w:id="7469" w:name="_Ref457437674"/>
      <w:bookmarkStart w:id="7470" w:name="_Toc472818889"/>
      <w:bookmarkStart w:id="7471" w:name="_Toc235503465"/>
      <w:bookmarkStart w:id="7472" w:name="_Toc241509240"/>
      <w:bookmarkStart w:id="7473" w:name="_Toc244416727"/>
      <w:bookmarkStart w:id="7474" w:name="_Toc276631091"/>
      <w:bookmarkStart w:id="7475" w:name="_Toc368050499"/>
      <w:r w:rsidRPr="00E77497">
        <w:t xml:space="preserve">The </w:t>
      </w:r>
      <w:r w:rsidRPr="00E77497">
        <w:rPr>
          <w:rFonts w:ascii="Courier New" w:hAnsi="Courier New"/>
          <w:sz w:val="20"/>
        </w:rPr>
        <w:t>switch</w:t>
      </w:r>
      <w:r w:rsidRPr="00E77497">
        <w:t xml:space="preserve"> Statement</w:t>
      </w:r>
      <w:bookmarkEnd w:id="7464"/>
      <w:bookmarkEnd w:id="7465"/>
      <w:bookmarkEnd w:id="7466"/>
      <w:bookmarkEnd w:id="7467"/>
      <w:bookmarkEnd w:id="7468"/>
      <w:bookmarkEnd w:id="7469"/>
      <w:bookmarkEnd w:id="7470"/>
      <w:bookmarkEnd w:id="7471"/>
      <w:bookmarkEnd w:id="7472"/>
      <w:bookmarkEnd w:id="7473"/>
      <w:bookmarkEnd w:id="7474"/>
      <w:bookmarkEnd w:id="747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SwitchStatement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4C02EF" w:rsidRPr="00E77497" w:rsidRDefault="004C02EF" w:rsidP="004C02EF">
      <w:pPr>
        <w:pStyle w:val="SyntaxRule"/>
      </w:pPr>
      <w:r w:rsidRPr="00E77497">
        <w:t xml:space="preserve">CaseBlock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CaseClauses </w:t>
      </w:r>
      <w:r w:rsidRPr="00E77497">
        <w:rPr>
          <w:rFonts w:ascii="Arial" w:hAnsi="Arial"/>
          <w:b/>
          <w:i w:val="0"/>
        </w:rPr>
        <w:t>:</w:t>
      </w:r>
    </w:p>
    <w:p w:rsidR="004C02EF" w:rsidRPr="00E77497" w:rsidRDefault="004C02EF" w:rsidP="004C02EF">
      <w:pPr>
        <w:pStyle w:val="SyntaxDefinition"/>
      </w:pPr>
      <w:r w:rsidRPr="00E77497">
        <w:t>CaseClause</w:t>
      </w:r>
      <w:r w:rsidRPr="00E77497">
        <w:br/>
        <w:t>CaseClauses CaseClause</w:t>
      </w:r>
    </w:p>
    <w:p w:rsidR="004C02EF" w:rsidRPr="00E77497" w:rsidRDefault="004C02EF" w:rsidP="004C02EF">
      <w:pPr>
        <w:pStyle w:val="SyntaxRule"/>
      </w:pPr>
      <w:r w:rsidRPr="00E77497">
        <w:lastRenderedPageBreak/>
        <w:t xml:space="preserve">CaseClause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4C02EF" w:rsidRPr="00E77497" w:rsidRDefault="004C02EF" w:rsidP="004C02EF">
      <w:pPr>
        <w:pStyle w:val="SyntaxRule"/>
      </w:pPr>
      <w:r w:rsidRPr="00E77497">
        <w:t xml:space="preserve">DefaultClause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3C2189" w:rsidRPr="00E77497" w:rsidDel="00B336AA" w:rsidRDefault="003C2189">
      <w:pPr>
        <w:pStyle w:val="Heading3"/>
        <w:rPr>
          <w:del w:id="7476" w:author="Rev 19 Allen Wirfs-Brock" w:date="2013-09-11T18:39:00Z"/>
        </w:rPr>
      </w:pPr>
      <w:del w:id="7477" w:author="Rev 19 Allen Wirfs-Brock" w:date="2013-09-11T18:39:00Z">
        <w:r w:rsidRPr="00E77497" w:rsidDel="00B336AA">
          <w:delText>Static Semantics</w:delText>
        </w:r>
        <w:bookmarkStart w:id="7478" w:name="_Toc368034500"/>
        <w:bookmarkStart w:id="7479" w:name="_Toc368049723"/>
        <w:bookmarkStart w:id="7480" w:name="_Toc368050500"/>
        <w:bookmarkEnd w:id="7478"/>
        <w:bookmarkEnd w:id="7479"/>
        <w:bookmarkEnd w:id="7480"/>
      </w:del>
    </w:p>
    <w:p w:rsidR="003C2189" w:rsidRPr="00E77497" w:rsidRDefault="003C2189" w:rsidP="006A78DC">
      <w:pPr>
        <w:pStyle w:val="Heading3"/>
        <w:rPr>
          <w:rFonts w:ascii="Helvetica" w:hAnsi="Helvetica"/>
        </w:rPr>
      </w:pPr>
      <w:bookmarkStart w:id="7481" w:name="_Toc368050501"/>
      <w:r w:rsidRPr="00E77497">
        <w:rPr>
          <w:rFonts w:ascii="Helvetica" w:hAnsi="Helvetica"/>
        </w:rPr>
        <w:t>Static Semantics:  Early Errors</w:t>
      </w:r>
      <w:bookmarkEnd w:id="7481"/>
    </w:p>
    <w:p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rsidR="00352017" w:rsidRPr="00E77497" w:rsidRDefault="00352017" w:rsidP="006A78DC">
      <w:pPr>
        <w:pStyle w:val="Heading3"/>
      </w:pPr>
      <w:bookmarkStart w:id="7482" w:name="_Ref367707516"/>
      <w:bookmarkStart w:id="7483" w:name="_Toc368050502"/>
      <w:r w:rsidRPr="00E77497">
        <w:t xml:space="preserve">Static Semantics:  </w:t>
      </w:r>
      <w:r w:rsidRPr="00E77497">
        <w:rPr>
          <w:lang w:eastAsia="en-US"/>
        </w:rPr>
        <w:t>LexicalDeclarations</w:t>
      </w:r>
      <w:bookmarkEnd w:id="7482"/>
      <w:bookmarkEnd w:id="7483"/>
    </w:p>
    <w:p w:rsidR="006C45FF" w:rsidRPr="00F742D3" w:rsidRDefault="006C45FF" w:rsidP="006C45FF">
      <w:pPr>
        <w:rPr>
          <w:ins w:id="7484" w:author="Rev 19 Allen Wirfs-Brock" w:date="2013-09-23T13:53:00Z"/>
        </w:rPr>
      </w:pPr>
      <w:ins w:id="7485" w:author="Rev 19 Allen Wirfs-Brock" w:date="2013-09-23T13:53:00Z">
        <w:r>
          <w:t xml:space="preserve">See also: </w:t>
        </w:r>
        <w:r>
          <w:fldChar w:fldCharType="begin"/>
        </w:r>
        <w:r>
          <w:instrText xml:space="preserve"> REF _Ref367707470 \r \h </w:instrText>
        </w:r>
      </w:ins>
      <w:ins w:id="7486" w:author="Rev 19 Allen Wirfs-Brock" w:date="2013-09-23T13:53:00Z">
        <w:r>
          <w:fldChar w:fldCharType="separate"/>
        </w:r>
      </w:ins>
      <w:ins w:id="7487" w:author="Rev 19 Allen Wirfs-Brock" w:date="2013-09-27T13:06:00Z">
        <w:r w:rsidR="00460CAC">
          <w:t>13.1.2</w:t>
        </w:r>
      </w:ins>
      <w:ins w:id="7488" w:author="Rev 19 Allen Wirfs-Brock" w:date="2013-09-23T13:53:00Z">
        <w:r>
          <w:fldChar w:fldCharType="end"/>
        </w:r>
        <w:r>
          <w:t>.</w:t>
        </w:r>
      </w:ins>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B34B48">
      <w:pPr>
        <w:pStyle w:val="Alg4"/>
        <w:numPr>
          <w:ilvl w:val="0"/>
          <w:numId w:val="485"/>
        </w:numPr>
        <w:spacing w:after="220"/>
        <w:contextualSpacing/>
      </w:pPr>
      <w:r w:rsidRPr="003B4312">
        <w:t>Return a new empty List.</w:t>
      </w:r>
    </w:p>
    <w:p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712597" w:rsidRPr="00E77497" w:rsidRDefault="00712597" w:rsidP="00435B72">
      <w:pPr>
        <w:pStyle w:val="Alg4"/>
        <w:numPr>
          <w:ilvl w:val="0"/>
          <w:numId w:val="534"/>
        </w:numPr>
        <w:spacing w:after="220"/>
        <w:contextualSpacing/>
      </w:pPr>
      <w:r w:rsidRPr="00E77497">
        <w:t xml:space="preserve">Let </w:t>
      </w:r>
      <w:r w:rsidRPr="00E77497">
        <w:rPr>
          <w:i/>
        </w:rPr>
        <w:t xml:space="preserve">declarations </w:t>
      </w:r>
      <w:r w:rsidRPr="00E77497">
        <w:t xml:space="preserve">be LexicalDeclarations of </w:t>
      </w:r>
      <w:r w:rsidRPr="00E77497">
        <w:rPr>
          <w:i/>
        </w:rPr>
        <w:t>CaseClauses</w:t>
      </w:r>
      <w:r w:rsidRPr="00E77497">
        <w:t>.</w:t>
      </w:r>
    </w:p>
    <w:p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6A32A0" w:rsidRPr="00E77497" w:rsidRDefault="006A32A0" w:rsidP="00435B72">
      <w:pPr>
        <w:pStyle w:val="Alg4"/>
        <w:numPr>
          <w:ilvl w:val="0"/>
          <w:numId w:val="535"/>
        </w:numPr>
        <w:spacing w:after="220"/>
        <w:contextualSpacing/>
      </w:pPr>
      <w:r w:rsidRPr="00E77497">
        <w:t>Else return a new empty List.</w:t>
      </w:r>
    </w:p>
    <w:p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D97D35" w:rsidRPr="00E77497" w:rsidRDefault="00D97D35" w:rsidP="00435B72">
      <w:pPr>
        <w:pStyle w:val="Alg4"/>
        <w:numPr>
          <w:ilvl w:val="0"/>
          <w:numId w:val="536"/>
        </w:numPr>
        <w:spacing w:after="220"/>
        <w:contextualSpacing/>
      </w:pPr>
      <w:r w:rsidRPr="00E77497">
        <w:t>Else return a new empty List.</w:t>
      </w:r>
    </w:p>
    <w:p w:rsidR="00001CB2" w:rsidRPr="00E77497" w:rsidRDefault="00001CB2" w:rsidP="006A78DC">
      <w:pPr>
        <w:pStyle w:val="Heading3"/>
      </w:pPr>
      <w:bookmarkStart w:id="7489" w:name="_Ref367707886"/>
      <w:bookmarkStart w:id="7490" w:name="_Toc368050503"/>
      <w:r w:rsidRPr="00E77497">
        <w:t xml:space="preserve">Static Semantics:  </w:t>
      </w:r>
      <w:r w:rsidRPr="00E77497">
        <w:rPr>
          <w:lang w:eastAsia="en-US"/>
        </w:rPr>
        <w:t>LexicallyDeclaredNames</w:t>
      </w:r>
      <w:bookmarkEnd w:id="7489"/>
      <w:bookmarkEnd w:id="7490"/>
    </w:p>
    <w:p w:rsidR="002B5C9A" w:rsidRPr="00F742D3" w:rsidRDefault="002B5C9A" w:rsidP="002B5C9A">
      <w:pPr>
        <w:rPr>
          <w:ins w:id="7491" w:author="Rev 19 Allen Wirfs-Brock" w:date="2013-09-23T14:01:00Z"/>
        </w:rPr>
      </w:pPr>
      <w:ins w:id="7492" w:author="Rev 19 Allen Wirfs-Brock" w:date="2013-09-23T14:01:00Z">
        <w:r>
          <w:t xml:space="preserve">See also: </w:t>
        </w:r>
        <w:r>
          <w:fldChar w:fldCharType="begin"/>
        </w:r>
        <w:r>
          <w:instrText xml:space="preserve"> REF _Ref367707791 \r \h </w:instrText>
        </w:r>
      </w:ins>
      <w:ins w:id="7493" w:author="Rev 19 Allen Wirfs-Brock" w:date="2013-09-23T14:01:00Z">
        <w:r>
          <w:fldChar w:fldCharType="separate"/>
        </w:r>
      </w:ins>
      <w:ins w:id="7494" w:author="Rev 19 Allen Wirfs-Brock" w:date="2013-09-27T13:06:00Z">
        <w:r w:rsidR="00460CAC">
          <w:t>13.1.3</w:t>
        </w:r>
      </w:ins>
      <w:ins w:id="7495" w:author="Rev 19 Allen Wirfs-Brock" w:date="2013-09-23T14:01:00Z">
        <w:r>
          <w:fldChar w:fldCharType="end"/>
        </w:r>
        <w:r>
          <w:t xml:space="preserve">, </w:t>
        </w:r>
        <w:r>
          <w:fldChar w:fldCharType="begin"/>
        </w:r>
        <w:r>
          <w:instrText xml:space="preserve"> REF _Ref367707965 \r \h </w:instrText>
        </w:r>
      </w:ins>
      <w:ins w:id="7496" w:author="Rev 19 Allen Wirfs-Brock" w:date="2013-09-23T14:01:00Z">
        <w:r>
          <w:fldChar w:fldCharType="separate"/>
        </w:r>
      </w:ins>
      <w:ins w:id="7497" w:author="Rev 19 Allen Wirfs-Brock" w:date="2013-09-27T13:06:00Z">
        <w:r w:rsidR="00460CAC">
          <w:t>14.1.9</w:t>
        </w:r>
      </w:ins>
      <w:ins w:id="7498" w:author="Rev 19 Allen Wirfs-Brock" w:date="2013-09-23T14:01:00Z">
        <w:r>
          <w:fldChar w:fldCharType="end"/>
        </w:r>
        <w:r>
          <w:t xml:space="preserve">, </w:t>
        </w:r>
        <w:r>
          <w:fldChar w:fldCharType="begin"/>
        </w:r>
        <w:r>
          <w:instrText xml:space="preserve"> REF _Ref367708006 \r \h </w:instrText>
        </w:r>
      </w:ins>
      <w:ins w:id="7499" w:author="Rev 19 Allen Wirfs-Brock" w:date="2013-09-23T14:01:00Z">
        <w:r>
          <w:fldChar w:fldCharType="separate"/>
        </w:r>
      </w:ins>
      <w:ins w:id="7500" w:author="Rev 19 Allen Wirfs-Brock" w:date="2013-09-27T13:06:00Z">
        <w:r w:rsidR="00460CAC">
          <w:t>14.2.7</w:t>
        </w:r>
      </w:ins>
      <w:ins w:id="7501" w:author="Rev 19 Allen Wirfs-Brock" w:date="2013-09-23T14:01:00Z">
        <w:r>
          <w:fldChar w:fldCharType="end"/>
        </w:r>
        <w:r>
          <w:t xml:space="preserve">, </w:t>
        </w:r>
        <w:r>
          <w:fldChar w:fldCharType="begin"/>
        </w:r>
        <w:r>
          <w:instrText xml:space="preserve"> REF _Ref367708053 \r \h </w:instrText>
        </w:r>
      </w:ins>
      <w:ins w:id="7502" w:author="Rev 19 Allen Wirfs-Brock" w:date="2013-09-23T14:01:00Z">
        <w:r>
          <w:fldChar w:fldCharType="separate"/>
        </w:r>
      </w:ins>
      <w:ins w:id="7503" w:author="Rev 19 Allen Wirfs-Brock" w:date="2013-09-27T13:06:00Z">
        <w:r w:rsidR="00460CAC">
          <w:t>14.4.5</w:t>
        </w:r>
      </w:ins>
      <w:ins w:id="7504" w:author="Rev 19 Allen Wirfs-Brock" w:date="2013-09-23T14:01:00Z">
        <w:r>
          <w:fldChar w:fldCharType="end"/>
        </w:r>
        <w:r>
          <w:t xml:space="preserve">, </w:t>
        </w:r>
        <w:r>
          <w:fldChar w:fldCharType="begin"/>
        </w:r>
        <w:r>
          <w:instrText xml:space="preserve"> REF _Ref367708091 \r \h </w:instrText>
        </w:r>
      </w:ins>
      <w:ins w:id="7505" w:author="Rev 19 Allen Wirfs-Brock" w:date="2013-09-23T14:01:00Z">
        <w:r>
          <w:fldChar w:fldCharType="separate"/>
        </w:r>
      </w:ins>
      <w:ins w:id="7506" w:author="Rev 19 Allen Wirfs-Brock" w:date="2013-09-27T13:06:00Z">
        <w:r w:rsidR="00460CAC">
          <w:t>14.5.7</w:t>
        </w:r>
      </w:ins>
      <w:ins w:id="7507" w:author="Rev 19 Allen Wirfs-Brock" w:date="2013-09-23T14:01:00Z">
        <w:r>
          <w:fldChar w:fldCharType="end"/>
        </w:r>
        <w:r>
          <w:t xml:space="preserve">, </w:t>
        </w:r>
        <w:r>
          <w:fldChar w:fldCharType="begin"/>
        </w:r>
        <w:r>
          <w:instrText xml:space="preserve"> REF _Ref367708152 \r \h </w:instrText>
        </w:r>
      </w:ins>
      <w:ins w:id="7508" w:author="Rev 19 Allen Wirfs-Brock" w:date="2013-09-23T14:01:00Z">
        <w:r>
          <w:fldChar w:fldCharType="separate"/>
        </w:r>
      </w:ins>
      <w:ins w:id="7509" w:author="Rev 19 Allen Wirfs-Brock" w:date="2013-09-27T13:06:00Z">
        <w:r w:rsidR="00460CAC">
          <w:t>15.1.0.3</w:t>
        </w:r>
      </w:ins>
      <w:ins w:id="7510" w:author="Rev 19 Allen Wirfs-Brock" w:date="2013-09-23T14:01:00Z">
        <w:r>
          <w:fldChar w:fldCharType="end"/>
        </w:r>
        <w:r>
          <w:t xml:space="preserve">, </w:t>
        </w:r>
        <w:r>
          <w:fldChar w:fldCharType="begin"/>
        </w:r>
        <w:r>
          <w:instrText xml:space="preserve"> REF _Ref367708185 \r \h </w:instrText>
        </w:r>
      </w:ins>
      <w:ins w:id="7511" w:author="Rev 19 Allen Wirfs-Brock" w:date="2013-09-23T14:01:00Z">
        <w:r>
          <w:fldChar w:fldCharType="separate"/>
        </w:r>
      </w:ins>
      <w:ins w:id="7512" w:author="Rev 19 Allen Wirfs-Brock" w:date="2013-09-27T13:06:00Z">
        <w:r w:rsidR="00460CAC">
          <w:t>15.2.3</w:t>
        </w:r>
      </w:ins>
      <w:ins w:id="7513" w:author="Rev 19 Allen Wirfs-Brock" w:date="2013-09-23T14:01:00Z">
        <w:r>
          <w:fldChar w:fldCharType="end"/>
        </w:r>
        <w:r>
          <w:t>.</w:t>
        </w:r>
      </w:ins>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435B72">
      <w:pPr>
        <w:pStyle w:val="Alg4"/>
        <w:numPr>
          <w:ilvl w:val="0"/>
          <w:numId w:val="600"/>
        </w:numPr>
        <w:spacing w:after="220"/>
        <w:contextualSpacing/>
      </w:pPr>
      <w:r w:rsidRPr="003B4312">
        <w:t>Return a new empty List.</w:t>
      </w:r>
    </w:p>
    <w:p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rsidR="008B496E" w:rsidRPr="003B4312" w:rsidRDefault="008B496E" w:rsidP="00435B72">
      <w:pPr>
        <w:pStyle w:val="Alg4"/>
        <w:numPr>
          <w:ilvl w:val="0"/>
          <w:numId w:val="487"/>
        </w:numPr>
        <w:spacing w:after="220"/>
        <w:contextualSpacing/>
        <w:rPr>
          <w:rStyle w:val="bnf"/>
          <w:i w:val="0"/>
        </w:rPr>
      </w:pPr>
      <w:r w:rsidRPr="006B6D0A">
        <w:lastRenderedPageBreak/>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8B496E" w:rsidRPr="004D1BD1" w:rsidRDefault="008B496E" w:rsidP="00435B72">
      <w:pPr>
        <w:pStyle w:val="Alg4"/>
        <w:numPr>
          <w:ilvl w:val="0"/>
          <w:numId w:val="487"/>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6A32A0" w:rsidRPr="00E77497" w:rsidRDefault="006A32A0" w:rsidP="00435B72">
      <w:pPr>
        <w:pStyle w:val="Alg4"/>
        <w:numPr>
          <w:ilvl w:val="0"/>
          <w:numId w:val="488"/>
        </w:numPr>
        <w:spacing w:after="220"/>
        <w:contextualSpacing/>
      </w:pPr>
      <w:r w:rsidRPr="00E77497">
        <w:t>Else return a new empty List.</w:t>
      </w:r>
    </w:p>
    <w:p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885940" w:rsidRPr="00E77497" w:rsidRDefault="00885940" w:rsidP="00435B72">
      <w:pPr>
        <w:pStyle w:val="Alg4"/>
        <w:numPr>
          <w:ilvl w:val="0"/>
          <w:numId w:val="523"/>
        </w:numPr>
        <w:spacing w:after="220"/>
        <w:contextualSpacing/>
      </w:pPr>
      <w:r w:rsidRPr="00E77497">
        <w:t>Else return a new empty List.</w:t>
      </w:r>
    </w:p>
    <w:p w:rsidR="003C2189" w:rsidRPr="00E77497" w:rsidRDefault="003C2189" w:rsidP="006A78DC">
      <w:pPr>
        <w:pStyle w:val="Heading3"/>
      </w:pPr>
      <w:bookmarkStart w:id="7514" w:name="_Ref367705925"/>
      <w:bookmarkStart w:id="7515" w:name="_Toc368050504"/>
      <w:r w:rsidRPr="00E77497">
        <w:t xml:space="preserve">Static Semantics:  </w:t>
      </w:r>
      <w:r w:rsidRPr="00E77497">
        <w:rPr>
          <w:lang w:eastAsia="en-US"/>
        </w:rPr>
        <w:t>VarDeclaredNames</w:t>
      </w:r>
      <w:bookmarkEnd w:id="7514"/>
      <w:bookmarkEnd w:id="7515"/>
    </w:p>
    <w:p w:rsidR="002E137C" w:rsidRPr="00F742D3" w:rsidRDefault="002E137C" w:rsidP="002E137C">
      <w:pPr>
        <w:rPr>
          <w:ins w:id="7516" w:author="Rev 19 Allen Wirfs-Brock" w:date="2013-09-23T13:30:00Z"/>
        </w:rPr>
      </w:pPr>
      <w:ins w:id="7517" w:author="Rev 19 Allen Wirfs-Brock" w:date="2013-09-23T13:30:00Z">
        <w:r>
          <w:t xml:space="preserve">See also: </w:t>
        </w:r>
        <w:r>
          <w:fldChar w:fldCharType="begin"/>
        </w:r>
        <w:r>
          <w:instrText xml:space="preserve"> REF _Ref367705708 \r \h </w:instrText>
        </w:r>
      </w:ins>
      <w:ins w:id="7518" w:author="Rev 19 Allen Wirfs-Brock" w:date="2013-09-23T13:30:00Z">
        <w:r>
          <w:fldChar w:fldCharType="separate"/>
        </w:r>
      </w:ins>
      <w:ins w:id="7519" w:author="Rev 19 Allen Wirfs-Brock" w:date="2013-09-27T13:06:00Z">
        <w:r w:rsidR="00460CAC">
          <w:t>13.0.1</w:t>
        </w:r>
      </w:ins>
      <w:ins w:id="7520" w:author="Rev 19 Allen Wirfs-Brock" w:date="2013-09-23T13:30:00Z">
        <w:r>
          <w:fldChar w:fldCharType="end"/>
        </w:r>
        <w:r>
          <w:t xml:space="preserve">, </w:t>
        </w:r>
        <w:r>
          <w:fldChar w:fldCharType="begin"/>
        </w:r>
        <w:r>
          <w:instrText xml:space="preserve"> REF _Ref367705688 \r \h </w:instrText>
        </w:r>
      </w:ins>
      <w:ins w:id="7521" w:author="Rev 19 Allen Wirfs-Brock" w:date="2013-09-23T13:30:00Z">
        <w:r>
          <w:fldChar w:fldCharType="separate"/>
        </w:r>
      </w:ins>
      <w:ins w:id="7522" w:author="Rev 19 Allen Wirfs-Brock" w:date="2013-09-27T13:06:00Z">
        <w:r w:rsidR="00460CAC">
          <w:t>13.1.8</w:t>
        </w:r>
      </w:ins>
      <w:ins w:id="7523" w:author="Rev 19 Allen Wirfs-Brock" w:date="2013-09-23T13:30:00Z">
        <w:r>
          <w:fldChar w:fldCharType="end"/>
        </w:r>
        <w:r>
          <w:t xml:space="preserve">, </w:t>
        </w:r>
        <w:r>
          <w:fldChar w:fldCharType="begin"/>
        </w:r>
        <w:r>
          <w:instrText xml:space="preserve"> REF _Ref367705747 \r \h </w:instrText>
        </w:r>
      </w:ins>
      <w:ins w:id="7524" w:author="Rev 19 Allen Wirfs-Brock" w:date="2013-09-23T13:30:00Z">
        <w:r>
          <w:fldChar w:fldCharType="separate"/>
        </w:r>
      </w:ins>
      <w:ins w:id="7525" w:author="Rev 19 Allen Wirfs-Brock" w:date="2013-09-27T13:06:00Z">
        <w:r w:rsidR="00460CAC">
          <w:t>13.5.1</w:t>
        </w:r>
      </w:ins>
      <w:ins w:id="7526" w:author="Rev 19 Allen Wirfs-Brock" w:date="2013-09-23T13:30:00Z">
        <w:r>
          <w:fldChar w:fldCharType="end"/>
        </w:r>
        <w:r>
          <w:t xml:space="preserve">, </w:t>
        </w:r>
        <w:r>
          <w:fldChar w:fldCharType="begin"/>
        </w:r>
        <w:r>
          <w:instrText xml:space="preserve"> REF _Ref367705814 \r \h </w:instrText>
        </w:r>
      </w:ins>
      <w:ins w:id="7527" w:author="Rev 19 Allen Wirfs-Brock" w:date="2013-09-23T13:30:00Z">
        <w:r>
          <w:fldChar w:fldCharType="separate"/>
        </w:r>
      </w:ins>
      <w:ins w:id="7528" w:author="Rev 19 Allen Wirfs-Brock" w:date="2013-09-27T13:06:00Z">
        <w:r w:rsidR="00460CAC">
          <w:t>13.6.1.1</w:t>
        </w:r>
      </w:ins>
      <w:ins w:id="7529" w:author="Rev 19 Allen Wirfs-Brock" w:date="2013-09-23T13:30:00Z">
        <w:r>
          <w:fldChar w:fldCharType="end"/>
        </w:r>
        <w:r>
          <w:t xml:space="preserve">, </w:t>
        </w:r>
        <w:r>
          <w:fldChar w:fldCharType="begin"/>
        </w:r>
        <w:r>
          <w:instrText xml:space="preserve"> REF _Ref367705839 \r \h </w:instrText>
        </w:r>
      </w:ins>
      <w:ins w:id="7530" w:author="Rev 19 Allen Wirfs-Brock" w:date="2013-09-23T13:30:00Z">
        <w:r>
          <w:fldChar w:fldCharType="separate"/>
        </w:r>
      </w:ins>
      <w:ins w:id="7531" w:author="Rev 19 Allen Wirfs-Brock" w:date="2013-09-27T13:06:00Z">
        <w:r w:rsidR="00460CAC">
          <w:t>13.6.2.1</w:t>
        </w:r>
      </w:ins>
      <w:ins w:id="7532" w:author="Rev 19 Allen Wirfs-Brock" w:date="2013-09-23T13:30:00Z">
        <w:r>
          <w:fldChar w:fldCharType="end"/>
        </w:r>
        <w:r>
          <w:t xml:space="preserve">, </w:t>
        </w:r>
        <w:r>
          <w:fldChar w:fldCharType="begin"/>
        </w:r>
        <w:r>
          <w:instrText xml:space="preserve"> REF _Ref367705856 \r \h </w:instrText>
        </w:r>
      </w:ins>
      <w:ins w:id="7533" w:author="Rev 19 Allen Wirfs-Brock" w:date="2013-09-23T13:30:00Z">
        <w:r>
          <w:fldChar w:fldCharType="separate"/>
        </w:r>
      </w:ins>
      <w:ins w:id="7534" w:author="Rev 19 Allen Wirfs-Brock" w:date="2013-09-27T13:06:00Z">
        <w:r w:rsidR="00460CAC">
          <w:t>13.6.3.1</w:t>
        </w:r>
      </w:ins>
      <w:ins w:id="7535" w:author="Rev 19 Allen Wirfs-Brock" w:date="2013-09-23T13:30:00Z">
        <w:r>
          <w:fldChar w:fldCharType="end"/>
        </w:r>
        <w:r>
          <w:t xml:space="preserve">, </w:t>
        </w:r>
        <w:r>
          <w:fldChar w:fldCharType="begin"/>
        </w:r>
        <w:r>
          <w:instrText xml:space="preserve"> REF _Ref367705878 \r \h </w:instrText>
        </w:r>
      </w:ins>
      <w:ins w:id="7536" w:author="Rev 19 Allen Wirfs-Brock" w:date="2013-09-23T13:30:00Z">
        <w:r>
          <w:fldChar w:fldCharType="separate"/>
        </w:r>
      </w:ins>
      <w:ins w:id="7537" w:author="Rev 19 Allen Wirfs-Brock" w:date="2013-09-27T13:06:00Z">
        <w:r w:rsidR="00460CAC">
          <w:t>13.6.4.3</w:t>
        </w:r>
      </w:ins>
      <w:ins w:id="7538" w:author="Rev 19 Allen Wirfs-Brock" w:date="2013-09-23T13:30:00Z">
        <w:r>
          <w:fldChar w:fldCharType="end"/>
        </w:r>
        <w:r>
          <w:t xml:space="preserve">, </w:t>
        </w:r>
        <w:r>
          <w:fldChar w:fldCharType="begin"/>
        </w:r>
        <w:r>
          <w:instrText xml:space="preserve"> REF _Ref367705897 \r \h </w:instrText>
        </w:r>
      </w:ins>
      <w:ins w:id="7539" w:author="Rev 19 Allen Wirfs-Brock" w:date="2013-09-23T13:30:00Z">
        <w:r>
          <w:fldChar w:fldCharType="separate"/>
        </w:r>
      </w:ins>
      <w:ins w:id="7540" w:author="Rev 19 Allen Wirfs-Brock" w:date="2013-09-27T13:06:00Z">
        <w:r w:rsidR="00460CAC">
          <w:t>13.10.2</w:t>
        </w:r>
      </w:ins>
      <w:ins w:id="7541" w:author="Rev 19 Allen Wirfs-Brock" w:date="2013-09-23T13:30:00Z">
        <w:r>
          <w:fldChar w:fldCharType="end"/>
        </w:r>
        <w:r>
          <w:t xml:space="preserve">, </w:t>
        </w:r>
        <w:r>
          <w:fldChar w:fldCharType="begin"/>
        </w:r>
        <w:r>
          <w:instrText xml:space="preserve"> REF _Ref367705949 \r \h </w:instrText>
        </w:r>
      </w:ins>
      <w:ins w:id="7542" w:author="Rev 19 Allen Wirfs-Brock" w:date="2013-09-23T13:30:00Z">
        <w:r>
          <w:fldChar w:fldCharType="separate"/>
        </w:r>
      </w:ins>
      <w:ins w:id="7543" w:author="Rev 19 Allen Wirfs-Brock" w:date="2013-09-27T13:06:00Z">
        <w:r w:rsidR="00460CAC">
          <w:t>13.12.2</w:t>
        </w:r>
      </w:ins>
      <w:ins w:id="7544" w:author="Rev 19 Allen Wirfs-Brock" w:date="2013-09-23T13:30:00Z">
        <w:r>
          <w:fldChar w:fldCharType="end"/>
        </w:r>
        <w:r>
          <w:t xml:space="preserve">, </w:t>
        </w:r>
        <w:r>
          <w:fldChar w:fldCharType="begin"/>
        </w:r>
        <w:r>
          <w:instrText xml:space="preserve"> REF _Ref367705968 \r \h </w:instrText>
        </w:r>
      </w:ins>
      <w:ins w:id="7545" w:author="Rev 19 Allen Wirfs-Brock" w:date="2013-09-23T13:30:00Z">
        <w:r>
          <w:fldChar w:fldCharType="separate"/>
        </w:r>
      </w:ins>
      <w:ins w:id="7546" w:author="Rev 19 Allen Wirfs-Brock" w:date="2013-09-27T13:06:00Z">
        <w:r w:rsidR="00460CAC">
          <w:t>13.14.2</w:t>
        </w:r>
      </w:ins>
      <w:ins w:id="7547" w:author="Rev 19 Allen Wirfs-Brock" w:date="2013-09-23T13:30:00Z">
        <w:r>
          <w:fldChar w:fldCharType="end"/>
        </w:r>
        <w:r>
          <w:t xml:space="preserve">, </w:t>
        </w:r>
        <w:r>
          <w:fldChar w:fldCharType="begin"/>
        </w:r>
        <w:r>
          <w:instrText xml:space="preserve"> REF _Ref367705999 \r \h </w:instrText>
        </w:r>
      </w:ins>
      <w:ins w:id="7548" w:author="Rev 19 Allen Wirfs-Brock" w:date="2013-09-23T13:30:00Z">
        <w:r>
          <w:fldChar w:fldCharType="separate"/>
        </w:r>
      </w:ins>
      <w:ins w:id="7549" w:author="Rev 19 Allen Wirfs-Brock" w:date="2013-09-27T13:06:00Z">
        <w:r w:rsidR="00460CAC">
          <w:t>14.1.10</w:t>
        </w:r>
      </w:ins>
      <w:ins w:id="7550" w:author="Rev 19 Allen Wirfs-Brock" w:date="2013-09-23T13:30:00Z">
        <w:r>
          <w:fldChar w:fldCharType="end"/>
        </w:r>
        <w:r>
          <w:t xml:space="preserve">, </w:t>
        </w:r>
        <w:r>
          <w:fldChar w:fldCharType="begin"/>
        </w:r>
        <w:r>
          <w:instrText xml:space="preserve"> REF _Ref367706057 \r \h </w:instrText>
        </w:r>
      </w:ins>
      <w:ins w:id="7551" w:author="Rev 19 Allen Wirfs-Brock" w:date="2013-09-23T13:30:00Z">
        <w:r>
          <w:fldChar w:fldCharType="separate"/>
        </w:r>
      </w:ins>
      <w:ins w:id="7552" w:author="Rev 19 Allen Wirfs-Brock" w:date="2013-09-27T13:06:00Z">
        <w:r w:rsidR="00460CAC">
          <w:t>14.4.8</w:t>
        </w:r>
      </w:ins>
      <w:ins w:id="7553" w:author="Rev 19 Allen Wirfs-Brock" w:date="2013-09-23T13:30:00Z">
        <w:r>
          <w:fldChar w:fldCharType="end"/>
        </w:r>
        <w:r>
          <w:t xml:space="preserve">, </w:t>
        </w:r>
        <w:r>
          <w:fldChar w:fldCharType="begin"/>
        </w:r>
        <w:r>
          <w:instrText xml:space="preserve"> REF _Ref367706084 \r \h </w:instrText>
        </w:r>
      </w:ins>
      <w:ins w:id="7554" w:author="Rev 19 Allen Wirfs-Brock" w:date="2013-09-23T13:30:00Z">
        <w:r>
          <w:fldChar w:fldCharType="separate"/>
        </w:r>
      </w:ins>
      <w:ins w:id="7555" w:author="Rev 19 Allen Wirfs-Brock" w:date="2013-09-27T13:06:00Z">
        <w:r w:rsidR="00460CAC">
          <w:t>14.5.13</w:t>
        </w:r>
      </w:ins>
      <w:ins w:id="7556" w:author="Rev 19 Allen Wirfs-Brock" w:date="2013-09-23T13:30:00Z">
        <w:r>
          <w:fldChar w:fldCharType="end"/>
        </w:r>
        <w:r>
          <w:t xml:space="preserve">, </w:t>
        </w:r>
        <w:r>
          <w:fldChar w:fldCharType="begin"/>
        </w:r>
        <w:r>
          <w:instrText xml:space="preserve"> REF _Ref367706111 \r \h </w:instrText>
        </w:r>
      </w:ins>
      <w:ins w:id="7557" w:author="Rev 19 Allen Wirfs-Brock" w:date="2013-09-23T13:30:00Z">
        <w:r>
          <w:fldChar w:fldCharType="separate"/>
        </w:r>
      </w:ins>
      <w:ins w:id="7558" w:author="Rev 19 Allen Wirfs-Brock" w:date="2013-09-27T13:06:00Z">
        <w:r w:rsidR="00460CAC">
          <w:t>15.1.0.5</w:t>
        </w:r>
      </w:ins>
      <w:ins w:id="7559" w:author="Rev 19 Allen Wirfs-Brock" w:date="2013-09-23T13:30:00Z">
        <w:r>
          <w:fldChar w:fldCharType="end"/>
        </w:r>
        <w:r>
          <w:t xml:space="preserve">, </w:t>
        </w:r>
        <w:r>
          <w:fldChar w:fldCharType="begin"/>
        </w:r>
        <w:r>
          <w:instrText xml:space="preserve"> REF _Ref367706146 \r \h </w:instrText>
        </w:r>
      </w:ins>
      <w:ins w:id="7560" w:author="Rev 19 Allen Wirfs-Brock" w:date="2013-09-23T13:30:00Z">
        <w:r>
          <w:fldChar w:fldCharType="separate"/>
        </w:r>
      </w:ins>
      <w:ins w:id="7561" w:author="Rev 19 Allen Wirfs-Brock" w:date="2013-09-27T13:06:00Z">
        <w:r w:rsidR="00460CAC">
          <w:t>15.2.5</w:t>
        </w:r>
      </w:ins>
      <w:ins w:id="7562" w:author="Rev 19 Allen Wirfs-Brock" w:date="2013-09-23T13:30:00Z">
        <w:r>
          <w:fldChar w:fldCharType="end"/>
        </w:r>
        <w:r>
          <w:t>.</w:t>
        </w:r>
      </w:ins>
    </w:p>
    <w:p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C47E72">
      <w:pPr>
        <w:pStyle w:val="Alg4"/>
        <w:numPr>
          <w:ilvl w:val="0"/>
          <w:numId w:val="601"/>
        </w:numPr>
        <w:spacing w:after="220"/>
        <w:contextualSpacing/>
      </w:pPr>
      <w:r w:rsidRPr="003B4312">
        <w:t>Return a new empty List.</w:t>
      </w:r>
    </w:p>
    <w:p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rsidR="001B37E6" w:rsidRPr="003B4312" w:rsidRDefault="001B37E6" w:rsidP="00C47E72">
      <w:pPr>
        <w:pStyle w:val="Alg4"/>
        <w:numPr>
          <w:ilvl w:val="0"/>
          <w:numId w:val="518"/>
        </w:numPr>
        <w:spacing w:after="220"/>
        <w:contextualSpacing/>
        <w:rPr>
          <w:rStyle w:val="bnf"/>
          <w:i w:val="0"/>
        </w:rPr>
      </w:pPr>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6E623C" w:rsidRPr="00E77497" w:rsidRDefault="006E623C" w:rsidP="00C47E72">
      <w:pPr>
        <w:pStyle w:val="Alg4"/>
        <w:numPr>
          <w:ilvl w:val="0"/>
          <w:numId w:val="567"/>
        </w:numPr>
        <w:spacing w:after="220"/>
        <w:contextualSpacing/>
      </w:pPr>
      <w:r w:rsidRPr="00E77497">
        <w:t>Else return a new empty List.</w:t>
      </w:r>
    </w:p>
    <w:p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A12F50" w:rsidRPr="00E77497" w:rsidRDefault="00A12F50" w:rsidP="00C47E72">
      <w:pPr>
        <w:pStyle w:val="Alg4"/>
        <w:numPr>
          <w:ilvl w:val="0"/>
          <w:numId w:val="524"/>
        </w:numPr>
        <w:spacing w:after="220"/>
        <w:contextualSpacing/>
      </w:pPr>
      <w:r w:rsidRPr="00E77497">
        <w:t>Else return a new empty List.</w:t>
      </w:r>
    </w:p>
    <w:p w:rsidR="003C2189" w:rsidRPr="00E77497" w:rsidDel="00B336AA" w:rsidRDefault="003C2189">
      <w:pPr>
        <w:pStyle w:val="Heading3"/>
        <w:rPr>
          <w:del w:id="7563" w:author="Rev 19 Allen Wirfs-Brock" w:date="2013-09-11T18:40:00Z"/>
        </w:rPr>
      </w:pPr>
      <w:del w:id="7564" w:author="Rev 19 Allen Wirfs-Brock" w:date="2013-09-11T18:40:00Z">
        <w:r w:rsidRPr="00E77497" w:rsidDel="00B336AA">
          <w:lastRenderedPageBreak/>
          <w:delText>Runtime Semantics</w:delText>
        </w:r>
        <w:bookmarkStart w:id="7565" w:name="_Toc368034505"/>
        <w:bookmarkStart w:id="7566" w:name="_Toc368049728"/>
        <w:bookmarkStart w:id="7567" w:name="_Toc368050505"/>
        <w:bookmarkEnd w:id="7565"/>
        <w:bookmarkEnd w:id="7566"/>
        <w:bookmarkEnd w:id="7567"/>
      </w:del>
    </w:p>
    <w:p w:rsidR="005D7E43" w:rsidRDefault="00052EFC" w:rsidP="006A78DC">
      <w:pPr>
        <w:pStyle w:val="Heading3"/>
        <w:rPr>
          <w:rFonts w:ascii="Helvetica" w:hAnsi="Helvetica"/>
          <w:spacing w:val="6"/>
        </w:rPr>
      </w:pPr>
      <w:bookmarkStart w:id="7568" w:name="_Toc368050506"/>
      <w:r w:rsidRPr="00E77497">
        <w:rPr>
          <w:rFonts w:ascii="Helvetica" w:hAnsi="Helvetica"/>
        </w:rPr>
        <w:t xml:space="preserve">Runtime Semantics: </w:t>
      </w:r>
      <w:r>
        <w:rPr>
          <w:rFonts w:ascii="Helvetica" w:hAnsi="Helvetica"/>
        </w:rPr>
        <w:t>Case</w:t>
      </w:r>
      <w:del w:id="7569" w:author="Rev 19 Allen Wirfs-Brock" w:date="2013-09-23T16:35:00Z">
        <w:r w:rsidR="009523C0" w:rsidDel="00427ECF">
          <w:rPr>
            <w:rFonts w:ascii="Helvetica" w:hAnsi="Helvetica"/>
          </w:rPr>
          <w:delText xml:space="preserve"> </w:delText>
        </w:r>
      </w:del>
      <w:r w:rsidR="009523C0">
        <w:rPr>
          <w:rFonts w:ascii="Helvetica" w:hAnsi="Helvetica"/>
        </w:rPr>
        <w:t>Block</w:t>
      </w:r>
      <w:del w:id="7570" w:author="Rev 19 Allen Wirfs-Brock" w:date="2013-09-23T16:35:00Z">
        <w:r w:rsidDel="00427ECF">
          <w:rPr>
            <w:rFonts w:ascii="Helvetica" w:hAnsi="Helvetica"/>
          </w:rPr>
          <w:delText xml:space="preserve"> </w:delText>
        </w:r>
      </w:del>
      <w:r w:rsidRPr="00E77497">
        <w:rPr>
          <w:rFonts w:ascii="Helvetica" w:hAnsi="Helvetica"/>
          <w:spacing w:val="6"/>
        </w:rPr>
        <w:t>Evaluation</w:t>
      </w:r>
      <w:bookmarkEnd w:id="7568"/>
    </w:p>
    <w:p w:rsidR="005D7E43" w:rsidRPr="00FA3203" w:rsidRDefault="005D7E43" w:rsidP="005D7E43">
      <w:pPr>
        <w:ind w:left="360"/>
      </w:pPr>
      <w:r>
        <w:t>W</w:t>
      </w:r>
      <w:r w:rsidRPr="004418C4">
        <w:t xml:space="preserve">ith argument </w:t>
      </w:r>
      <w:r>
        <w:rPr>
          <w:rFonts w:ascii="Times New Roman" w:hAnsi="Times New Roman"/>
          <w:i/>
        </w:rPr>
        <w:t>input</w:t>
      </w:r>
      <w: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7571"/>
      <w:r w:rsidR="005D7E43" w:rsidRPr="00DA1E6A">
        <w:rPr>
          <w:rFonts w:ascii="Times New Roman" w:eastAsia="Times New Roman" w:hAnsi="Times New Roman"/>
          <w:b/>
          <w:spacing w:val="6"/>
          <w:lang w:eastAsia="en-US"/>
        </w:rPr>
        <w:t>undefined</w:t>
      </w:r>
      <w:commentRangeEnd w:id="7571"/>
      <w:r w:rsidR="005D7E43">
        <w:rPr>
          <w:rStyle w:val="CommentReference"/>
        </w:rPr>
        <w:commentReference w:id="7571"/>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w:t>
      </w:r>
      <w:del w:id="7572" w:author="Rev 19 Allen Wirfs-Brock" w:date="2013-09-23T16:37:00Z">
        <w:r w:rsidR="008D6401" w:rsidDel="00427ECF">
          <w:rPr>
            <w:rFonts w:ascii="Times New Roman" w:hAnsi="Times New Roman"/>
          </w:rPr>
          <w:delText xml:space="preserve"> </w:delText>
        </w:r>
      </w:del>
      <w:r w:rsidR="008D6401">
        <w:rPr>
          <w:rFonts w:ascii="Times New Roman" w:hAnsi="Times New Roman"/>
        </w:rPr>
        <w:t>Selector</w:t>
      </w:r>
      <w:del w:id="7573" w:author="Rev 19 Allen Wirfs-Brock" w:date="2013-09-23T16:37:00Z">
        <w:r w:rsidR="008D6401" w:rsidDel="00427ECF">
          <w:rPr>
            <w:rFonts w:ascii="Times New Roman" w:hAnsi="Times New Roman"/>
          </w:rPr>
          <w:delText xml:space="preserve"> </w:delText>
        </w:r>
      </w:del>
      <w:r w:rsidR="008D6401">
        <w:rPr>
          <w:rFonts w:ascii="Times New Roman" w:hAnsi="Times New Roman"/>
        </w:rPr>
        <w:t>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DA1E6A" w:rsidRDefault="006552DF" w:rsidP="00DA1E6A">
      <w:pPr>
        <w:pStyle w:val="Alg2"/>
        <w:numPr>
          <w:ilvl w:val="1"/>
          <w:numId w:val="131"/>
        </w:numPr>
        <w:contextualSpacing/>
      </w:pPr>
      <w:r>
        <w:t>ReturnIfAbrupt(</w:t>
      </w:r>
      <w:r w:rsidRPr="00C7794D">
        <w:rPr>
          <w:i/>
        </w:rPr>
        <w:t>clauseSelector</w:t>
      </w:r>
      <w:r>
        <w:t>)</w:t>
      </w:r>
      <w:r w:rsidR="00DA1E6A">
        <w:t>.</w:t>
      </w:r>
    </w:p>
    <w:p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D8486C" w:rsidP="008D6401">
      <w:pPr>
        <w:numPr>
          <w:ilvl w:val="3"/>
          <w:numId w:val="131"/>
        </w:numPr>
        <w:autoSpaceDE w:val="0"/>
        <w:autoSpaceDN w:val="0"/>
        <w:adjustRightInd w:val="0"/>
        <w:spacing w:before="100" w:after="100" w:line="240" w:lineRule="auto"/>
        <w:contextualSpacing/>
        <w:jc w:val="left"/>
        <w:rPr>
          <w:rFonts w:ascii="Times New Roman" w:hAnsi="Times New Roman"/>
        </w:rPr>
      </w:pPr>
      <w:ins w:id="7574" w:author="Rev 19 Allen Wirfs-Brock" w:date="2013-09-10T10:21:00Z">
        <w:r>
          <w:rPr>
            <w:rFonts w:ascii="Times New Roman" w:hAnsi="Times New Roman"/>
          </w:rPr>
          <w:t>L</w:t>
        </w:r>
        <w:r w:rsidRPr="00C7794D">
          <w:rPr>
            <w:rFonts w:ascii="Times New Roman" w:hAnsi="Times New Roman"/>
          </w:rPr>
          <w:t xml:space="preserve">et </w:t>
        </w:r>
        <w:r>
          <w:rPr>
            <w:rFonts w:ascii="Times New Roman" w:hAnsi="Times New Roman"/>
            <w:i/>
            <w:iCs/>
          </w:rPr>
          <w:t>V</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75" w:author="Rev 19 Allen Wirfs-Brock" w:date="2013-09-10T10:21:00Z">
        <w:r w:rsidR="004C02EF" w:rsidRPr="00C7794D" w:rsidDel="00D8486C">
          <w:rPr>
            <w:rFonts w:ascii="Times New Roman" w:hAnsi="Times New Roman"/>
          </w:rPr>
          <w:delText>Evaluate</w:delText>
        </w:r>
        <w:r w:rsidR="004C02EF" w:rsidRPr="00C7794D" w:rsidDel="00D8486C">
          <w:rPr>
            <w:rFonts w:ascii="Times New Roman" w:hAnsi="Times New Roman"/>
            <w:i/>
            <w:iCs/>
          </w:rPr>
          <w:delText xml:space="preserve"> </w:delText>
        </w:r>
      </w:del>
      <w:r w:rsidR="004C02EF" w:rsidRPr="00C7794D">
        <w:rPr>
          <w:rFonts w:ascii="Times New Roman" w:hAnsi="Times New Roman"/>
          <w:i/>
          <w:iCs/>
        </w:rPr>
        <w:t>C</w:t>
      </w:r>
      <w:r w:rsidR="004C02EF" w:rsidRPr="00C7794D">
        <w:rPr>
          <w:rFonts w:ascii="Times New Roman" w:hAnsi="Times New Roman"/>
        </w:rPr>
        <w:t xml:space="preserve">’s </w:t>
      </w:r>
      <w:r w:rsidR="004C02EF" w:rsidRPr="00C7794D">
        <w:rPr>
          <w:rFonts w:ascii="Times New Roman" w:hAnsi="Times New Roman"/>
          <w:i/>
        </w:rPr>
        <w:t>StatementList</w:t>
      </w:r>
      <w:del w:id="7576" w:author="Rev 19 Allen Wirfs-Brock" w:date="2013-09-10T10:21:00Z">
        <w:r w:rsidR="004C02EF" w:rsidRPr="00C7794D" w:rsidDel="00D8486C">
          <w:rPr>
            <w:rFonts w:ascii="Times New Roman" w:hAnsi="Times New Roman"/>
          </w:rPr>
          <w:delText xml:space="preserve"> and let</w:delText>
        </w:r>
        <w:r w:rsidR="004C02EF" w:rsidRPr="00C7794D" w:rsidDel="00D8486C">
          <w:rPr>
            <w:rFonts w:ascii="Times New Roman" w:hAnsi="Times New Roman"/>
            <w:i/>
            <w:iCs/>
          </w:rPr>
          <w:delText xml:space="preserve"> </w:delText>
        </w:r>
        <w:r w:rsidR="008D6401" w:rsidDel="00D8486C">
          <w:rPr>
            <w:rFonts w:ascii="Times New Roman" w:hAnsi="Times New Roman"/>
            <w:i/>
            <w:iCs/>
          </w:rPr>
          <w:delText>V</w:delText>
        </w:r>
        <w:r w:rsidR="008D6401" w:rsidRPr="00C7794D" w:rsidDel="00D8486C">
          <w:rPr>
            <w:rFonts w:ascii="Times New Roman" w:hAnsi="Times New Roman"/>
          </w:rPr>
          <w:delText xml:space="preserve"> </w:delText>
        </w:r>
        <w:r w:rsidR="004C02EF" w:rsidRPr="00C7794D" w:rsidDel="00D8486C">
          <w:rPr>
            <w:rFonts w:ascii="Times New Roman" w:hAnsi="Times New Roman"/>
          </w:rPr>
          <w:delText>be the result</w:delText>
        </w:r>
      </w:del>
      <w:r w:rsidR="004C02EF" w:rsidRPr="00C7794D">
        <w:rPr>
          <w:rFonts w:ascii="Times New Roman" w:hAnsi="Times New Roman"/>
        </w:rPr>
        <w:t>.</w:t>
      </w:r>
    </w:p>
    <w:p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D8486C" w:rsidP="00C47E72">
      <w:pPr>
        <w:numPr>
          <w:ilvl w:val="2"/>
          <w:numId w:val="131"/>
        </w:numPr>
        <w:autoSpaceDE w:val="0"/>
        <w:autoSpaceDN w:val="0"/>
        <w:adjustRightInd w:val="0"/>
        <w:spacing w:before="100" w:after="100" w:line="240" w:lineRule="auto"/>
        <w:contextualSpacing/>
        <w:jc w:val="left"/>
        <w:rPr>
          <w:rFonts w:ascii="Times New Roman" w:hAnsi="Times New Roman"/>
        </w:rPr>
      </w:pPr>
      <w:ins w:id="7577" w:author="Rev 19 Allen Wirfs-Brock" w:date="2013-09-10T10:21: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78" w:author="Rev 19 Allen Wirfs-Brock" w:date="2013-09-10T10:21:00Z">
        <w:r w:rsidR="004C02EF" w:rsidRPr="00C7794D" w:rsidDel="00D8486C">
          <w:rPr>
            <w:rFonts w:ascii="Times New Roman" w:hAnsi="Times New Roman"/>
          </w:rPr>
          <w:delText>Evaluate</w:delText>
        </w:r>
        <w:r w:rsidR="004C02EF" w:rsidRPr="00C7794D" w:rsidDel="00D8486C">
          <w:rPr>
            <w:rFonts w:ascii="Times New Roman" w:hAnsi="Times New Roman"/>
            <w:i/>
            <w:iCs/>
          </w:rPr>
          <w:delText xml:space="preserve"> </w:delText>
        </w:r>
      </w:del>
      <w:r w:rsidR="004C02EF" w:rsidRPr="00C7794D">
        <w:rPr>
          <w:rFonts w:ascii="Times New Roman" w:hAnsi="Times New Roman"/>
          <w:i/>
          <w:iCs/>
        </w:rPr>
        <w:t>C</w:t>
      </w:r>
      <w:r w:rsidR="004C02EF" w:rsidRPr="00C7794D">
        <w:rPr>
          <w:rFonts w:ascii="Times New Roman" w:hAnsi="Times New Roman"/>
        </w:rPr>
        <w:t xml:space="preserve">’s </w:t>
      </w:r>
      <w:r w:rsidR="004C02EF" w:rsidRPr="00C7794D">
        <w:rPr>
          <w:rFonts w:ascii="Times New Roman" w:hAnsi="Times New Roman"/>
          <w:i/>
        </w:rPr>
        <w:t>StatementList</w:t>
      </w:r>
      <w:del w:id="7579" w:author="Rev 19 Allen Wirfs-Brock" w:date="2013-09-10T10:21:00Z">
        <w:r w:rsidR="004C02EF" w:rsidRPr="00C7794D" w:rsidDel="00D8486C">
          <w:rPr>
            <w:rFonts w:ascii="Times New Roman" w:hAnsi="Times New Roman"/>
          </w:rPr>
          <w:delText xml:space="preserve"> and let</w:delText>
        </w:r>
        <w:r w:rsidR="004C02EF" w:rsidRPr="00C7794D" w:rsidDel="00D8486C">
          <w:rPr>
            <w:rFonts w:ascii="Times New Roman" w:hAnsi="Times New Roman"/>
            <w:i/>
            <w:iCs/>
          </w:rPr>
          <w:delText xml:space="preserve"> 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CommentReference"/>
        </w:rPr>
        <w:commentReference w:id="7580"/>
      </w:r>
      <w:r w:rsidR="00AE5A8E">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w:t>
      </w:r>
      <w:del w:id="7581" w:author="Rev 19 Allen Wirfs-Brock" w:date="2013-09-23T16:37:00Z">
        <w:r w:rsidR="008B44E0" w:rsidDel="00427ECF">
          <w:rPr>
            <w:rFonts w:ascii="Times New Roman" w:hAnsi="Times New Roman"/>
          </w:rPr>
          <w:delText xml:space="preserve"> </w:delText>
        </w:r>
      </w:del>
      <w:r w:rsidR="008B44E0">
        <w:rPr>
          <w:rFonts w:ascii="Times New Roman" w:hAnsi="Times New Roman"/>
        </w:rPr>
        <w:t>Selector</w:t>
      </w:r>
      <w:del w:id="7582" w:author="Rev 19 Allen Wirfs-Brock" w:date="2013-09-23T16:37:00Z">
        <w:r w:rsidR="008B44E0" w:rsidDel="00427ECF">
          <w:rPr>
            <w:rFonts w:ascii="Times New Roman" w:hAnsi="Times New Roman"/>
          </w:rPr>
          <w:delText xml:space="preserve"> </w:delText>
        </w:r>
      </w:del>
      <w:r w:rsidR="008B44E0">
        <w:rPr>
          <w:rFonts w:ascii="Times New Roman" w:hAnsi="Times New Roman"/>
        </w:rPr>
        <w:t>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980260">
      <w:pPr>
        <w:pStyle w:val="Alg2"/>
        <w:numPr>
          <w:ilvl w:val="3"/>
          <w:numId w:val="132"/>
        </w:numPr>
        <w:contextualSpacing/>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rsidR="004C02EF" w:rsidRPr="00C7794D" w:rsidRDefault="00D8486C" w:rsidP="008B44E0">
      <w:pPr>
        <w:numPr>
          <w:ilvl w:val="2"/>
          <w:numId w:val="132"/>
        </w:numPr>
        <w:spacing w:after="120" w:line="240" w:lineRule="auto"/>
        <w:contextualSpacing/>
        <w:jc w:val="left"/>
        <w:rPr>
          <w:rFonts w:ascii="Times New Roman" w:hAnsi="Times New Roman"/>
        </w:rPr>
      </w:pPr>
      <w:ins w:id="7583" w:author="Rev 19 Allen Wirfs-Brock" w:date="2013-09-10T10:20: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84" w:author="Rev 19 Allen Wirfs-Brock" w:date="2013-09-10T10:20:00Z">
        <w:r w:rsidR="004C02EF" w:rsidRPr="00C7794D" w:rsidDel="00D8486C">
          <w:rPr>
            <w:rFonts w:ascii="Times New Roman" w:hAnsi="Times New Roman"/>
          </w:rPr>
          <w:delText xml:space="preserve">Evaluate </w:delText>
        </w:r>
      </w:del>
      <w:r w:rsidR="008B44E0" w:rsidRPr="00C7794D">
        <w:rPr>
          <w:rFonts w:ascii="Times New Roman" w:hAnsi="Times New Roman"/>
          <w:i/>
        </w:rPr>
        <w:t>CaseClause</w:t>
      </w:r>
      <w:r w:rsidR="008B44E0" w:rsidRPr="00C7794D">
        <w:rPr>
          <w:rFonts w:ascii="Times New Roman" w:hAnsi="Times New Roman"/>
        </w:rPr>
        <w:t xml:space="preserve"> </w:t>
      </w:r>
      <w:r w:rsidR="004C02EF" w:rsidRPr="00C7794D">
        <w:rPr>
          <w:rFonts w:ascii="Times New Roman" w:hAnsi="Times New Roman"/>
          <w:i/>
          <w:iCs/>
        </w:rPr>
        <w:t>C</w:t>
      </w:r>
      <w:del w:id="7585" w:author="Rev 19 Allen Wirfs-Brock" w:date="2013-09-10T10:20:00Z">
        <w:r w:rsidR="004C02EF" w:rsidRPr="00C7794D" w:rsidDel="00D8486C">
          <w:rPr>
            <w:rFonts w:ascii="Times New Roman" w:hAnsi="Times New Roman"/>
          </w:rPr>
          <w:delText xml:space="preserve"> 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w:t>
      </w:r>
      <w:del w:id="7586" w:author="Rev 19 Allen Wirfs-Brock" w:date="2013-09-23T16:37:00Z">
        <w:r w:rsidR="008B44E0" w:rsidDel="00427ECF">
          <w:rPr>
            <w:rFonts w:ascii="Times New Roman" w:hAnsi="Times New Roman"/>
          </w:rPr>
          <w:delText xml:space="preserve"> </w:delText>
        </w:r>
      </w:del>
      <w:r w:rsidR="008B44E0">
        <w:rPr>
          <w:rFonts w:ascii="Times New Roman" w:hAnsi="Times New Roman"/>
        </w:rPr>
        <w:t>Selector</w:t>
      </w:r>
      <w:del w:id="7587" w:author="Rev 19 Allen Wirfs-Brock" w:date="2013-09-23T16:37:00Z">
        <w:r w:rsidR="008B44E0" w:rsidDel="00427ECF">
          <w:rPr>
            <w:rFonts w:ascii="Times New Roman" w:hAnsi="Times New Roman"/>
          </w:rPr>
          <w:delText xml:space="preserve"> </w:delText>
        </w:r>
      </w:del>
      <w:r w:rsidR="008B44E0">
        <w:rPr>
          <w:rFonts w:ascii="Times New Roman" w:hAnsi="Times New Roman"/>
        </w:rPr>
        <w:t>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980260" w:rsidRDefault="00980260" w:rsidP="008B44E0">
      <w:pPr>
        <w:pStyle w:val="Alg2"/>
        <w:numPr>
          <w:ilvl w:val="4"/>
          <w:numId w:val="814"/>
        </w:numPr>
        <w:contextualSpacing/>
      </w:pPr>
      <w:r>
        <w:t xml:space="preserve">Else, return </w:t>
      </w:r>
      <w:r w:rsidRPr="00C7794D">
        <w:rPr>
          <w:i/>
        </w:rPr>
        <w:t>clauseSelector</w:t>
      </w:r>
      <w:r>
        <w:t>.</w:t>
      </w:r>
    </w:p>
    <w:p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rsidR="004C02EF" w:rsidRPr="00C7794D" w:rsidRDefault="00D8486C" w:rsidP="00D15B64">
      <w:pPr>
        <w:numPr>
          <w:ilvl w:val="3"/>
          <w:numId w:val="133"/>
        </w:numPr>
        <w:spacing w:after="120" w:line="240" w:lineRule="auto"/>
        <w:contextualSpacing/>
        <w:jc w:val="left"/>
        <w:rPr>
          <w:rFonts w:ascii="Times New Roman" w:hAnsi="Times New Roman"/>
        </w:rPr>
      </w:pPr>
      <w:ins w:id="7588" w:author="Rev 19 Allen Wirfs-Brock" w:date="2013-09-10T10:18:00Z">
        <w:r>
          <w:rPr>
            <w:rFonts w:ascii="Times New Roman" w:hAnsi="Times New Roman"/>
          </w:rPr>
          <w:lastRenderedPageBreak/>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ins>
      <w:del w:id="7589" w:author="Rev 19 Allen Wirfs-Brock" w:date="2013-09-10T10:18:00Z">
        <w:r w:rsidR="004C02EF" w:rsidRPr="00C7794D" w:rsidDel="00D8486C">
          <w:rPr>
            <w:rFonts w:ascii="Times New Roman" w:hAnsi="Times New Roman"/>
          </w:rPr>
          <w:delText xml:space="preserve">Evaluate </w:delText>
        </w:r>
      </w:del>
      <w:ins w:id="7590" w:author="Rev 19 Allen Wirfs-Brock" w:date="2013-09-10T10:18:00Z">
        <w:r>
          <w:rPr>
            <w:rFonts w:ascii="Times New Roman" w:hAnsi="Times New Roman"/>
          </w:rPr>
          <w:t>of evaluating</w:t>
        </w:r>
        <w:r w:rsidRPr="00C7794D">
          <w:rPr>
            <w:rFonts w:ascii="Times New Roman" w:hAnsi="Times New Roman"/>
          </w:rPr>
          <w:t xml:space="preserve"> </w:t>
        </w:r>
      </w:ins>
      <w:r w:rsidR="008B44E0" w:rsidRPr="00C7794D">
        <w:rPr>
          <w:rFonts w:ascii="Times New Roman" w:hAnsi="Times New Roman"/>
          <w:i/>
        </w:rPr>
        <w:t>CaseClause</w:t>
      </w:r>
      <w:r w:rsidR="00880BCF">
        <w:rPr>
          <w:rFonts w:ascii="Times New Roman" w:hAnsi="Times New Roman"/>
          <w:i/>
        </w:rPr>
        <w:t xml:space="preserve"> C</w:t>
      </w:r>
      <w:del w:id="7591" w:author="Rev 19 Allen Wirfs-Brock" w:date="2013-09-10T10:18:00Z">
        <w:r w:rsidR="008B44E0" w:rsidRPr="00C7794D" w:rsidDel="00D8486C">
          <w:rPr>
            <w:rFonts w:ascii="Times New Roman" w:hAnsi="Times New Roman"/>
          </w:rPr>
          <w:delText xml:space="preserve"> </w:delText>
        </w:r>
        <w:r w:rsidR="004C02EF" w:rsidRPr="00C7794D" w:rsidDel="00D8486C">
          <w:rPr>
            <w:rFonts w:ascii="Times New Roman" w:hAnsi="Times New Roman"/>
          </w:rPr>
          <w:delText xml:space="preserve">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D8486C" w:rsidP="003679DC">
      <w:pPr>
        <w:numPr>
          <w:ilvl w:val="0"/>
          <w:numId w:val="814"/>
        </w:numPr>
        <w:spacing w:after="120" w:line="240" w:lineRule="auto"/>
        <w:contextualSpacing/>
        <w:jc w:val="left"/>
        <w:rPr>
          <w:rFonts w:ascii="Times New Roman" w:hAnsi="Times New Roman"/>
        </w:rPr>
      </w:pPr>
      <w:ins w:id="7592" w:author="Rev 19 Allen Wirfs-Brock" w:date="2013-09-10T10:19: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93" w:author="Rev 19 Allen Wirfs-Brock" w:date="2013-09-10T10:19:00Z">
        <w:r w:rsidR="004C02EF" w:rsidRPr="00C7794D" w:rsidDel="00D8486C">
          <w:rPr>
            <w:rFonts w:ascii="Times New Roman" w:hAnsi="Times New Roman"/>
          </w:rPr>
          <w:delText xml:space="preserve">Evaluate </w:delText>
        </w:r>
      </w:del>
      <w:r w:rsidR="004C02EF" w:rsidRPr="00C7794D">
        <w:rPr>
          <w:rFonts w:ascii="Times New Roman" w:hAnsi="Times New Roman"/>
          <w:i/>
        </w:rPr>
        <w:t>DefaultClause</w:t>
      </w:r>
      <w:del w:id="7594" w:author="Rev 19 Allen Wirfs-Brock" w:date="2013-09-10T10:19:00Z">
        <w:r w:rsidR="004C02EF" w:rsidRPr="00C7794D" w:rsidDel="00D8486C">
          <w:rPr>
            <w:rFonts w:ascii="Times New Roman" w:hAnsi="Times New Roman"/>
          </w:rPr>
          <w:delText xml:space="preserve"> 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rsidR="008F7A25" w:rsidRPr="008F7A25" w:rsidRDefault="00D8486C" w:rsidP="008F7A25">
      <w:pPr>
        <w:numPr>
          <w:ilvl w:val="1"/>
          <w:numId w:val="814"/>
        </w:numPr>
        <w:spacing w:after="120" w:line="240" w:lineRule="auto"/>
        <w:contextualSpacing/>
        <w:jc w:val="left"/>
        <w:rPr>
          <w:rFonts w:ascii="Times New Roman" w:hAnsi="Times New Roman"/>
        </w:rPr>
      </w:pPr>
      <w:ins w:id="7595" w:author="Rev 19 Allen Wirfs-Brock" w:date="2013-09-10T10:16: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w:t>
        </w:r>
        <w:r>
          <w:rPr>
            <w:rFonts w:ascii="Times New Roman" w:hAnsi="Times New Roman"/>
          </w:rPr>
          <w:t xml:space="preserve">t </w:t>
        </w:r>
      </w:ins>
      <w:del w:id="7596" w:author="Rev 19 Allen Wirfs-Brock" w:date="2013-09-10T10:16:00Z">
        <w:r w:rsidR="008F7A25" w:rsidDel="00D8486C">
          <w:rPr>
            <w:rFonts w:ascii="Times New Roman" w:hAnsi="Times New Roman"/>
          </w:rPr>
          <w:delText>E</w:delText>
        </w:r>
        <w:r w:rsidR="004C02EF" w:rsidRPr="00C7794D" w:rsidDel="00D8486C">
          <w:rPr>
            <w:rFonts w:ascii="Times New Roman" w:hAnsi="Times New Roman"/>
          </w:rPr>
          <w:delText>valuate</w:delText>
        </w:r>
        <w:r w:rsidR="00E46C84" w:rsidRPr="00E46C84" w:rsidDel="00D8486C">
          <w:rPr>
            <w:rFonts w:ascii="Times New Roman" w:hAnsi="Times New Roman"/>
            <w:i/>
          </w:rPr>
          <w:delText xml:space="preserve"> </w:delText>
        </w:r>
      </w:del>
      <w:ins w:id="7597" w:author="Rev 19 Allen Wirfs-Brock" w:date="2013-09-10T10:16:00Z">
        <w:r>
          <w:rPr>
            <w:rFonts w:ascii="Times New Roman" w:hAnsi="Times New Roman"/>
          </w:rPr>
          <w:t>of evaluating</w:t>
        </w:r>
        <w:r w:rsidRPr="00E46C84">
          <w:rPr>
            <w:rFonts w:ascii="Times New Roman" w:hAnsi="Times New Roman"/>
            <w:i/>
          </w:rPr>
          <w:t xml:space="preserve"> </w:t>
        </w:r>
      </w:ins>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ins w:id="7598" w:author="Rev 19 Allen Wirfs-Brock" w:date="2013-09-10T10:17:00Z">
        <w:r>
          <w:rPr>
            <w:rFonts w:ascii="Times New Roman" w:hAnsi="Times New Roman"/>
          </w:rPr>
          <w:t>.</w:t>
        </w:r>
      </w:ins>
      <w:del w:id="7599" w:author="Rev 19 Allen Wirfs-Brock" w:date="2013-09-10T10:17:00Z">
        <w:r w:rsidR="004C02EF" w:rsidRPr="00C7794D" w:rsidDel="00D8486C">
          <w:rPr>
            <w:rFonts w:ascii="Times New Roman" w:hAnsi="Times New Roman"/>
          </w:rPr>
          <w:delText xml:space="preserve"> and</w:delText>
        </w:r>
      </w:del>
      <w:del w:id="7600" w:author="Rev 19 Allen Wirfs-Brock" w:date="2013-09-10T10:16:00Z">
        <w:r w:rsidR="004C02EF" w:rsidRPr="00C7794D" w:rsidDel="00D8486C">
          <w:rPr>
            <w:rFonts w:ascii="Times New Roman" w:hAnsi="Times New Roman"/>
          </w:rPr>
          <w:delText xml:space="preserve">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w:delText>
        </w:r>
      </w:del>
      <w:ins w:id="7601" w:author="Rev 19 Allen Wirfs-Brock" w:date="2013-09-10T10:16:00Z">
        <w:r>
          <w:rPr>
            <w:rFonts w:ascii="Times New Roman" w:hAnsi="Times New Roman"/>
          </w:rPr>
          <w:t>.</w:t>
        </w:r>
      </w:ins>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9523C0" w:rsidRDefault="009523C0" w:rsidP="006A78DC">
      <w:pPr>
        <w:pStyle w:val="Heading3"/>
        <w:rPr>
          <w:spacing w:val="6"/>
        </w:rPr>
      </w:pPr>
      <w:bookmarkStart w:id="7602" w:name="_Toc368050507"/>
      <w:r w:rsidRPr="00E77497">
        <w:t xml:space="preserve">Runtime Semantics: </w:t>
      </w:r>
      <w:r>
        <w:t>Case</w:t>
      </w:r>
      <w:del w:id="7603" w:author="Rev 19 Allen Wirfs-Brock" w:date="2013-09-23T16:36:00Z">
        <w:r w:rsidDel="00427ECF">
          <w:delText xml:space="preserve"> </w:delText>
        </w:r>
      </w:del>
      <w:r>
        <w:t>Selector</w:t>
      </w:r>
      <w:del w:id="7604" w:author="Rev 19 Allen Wirfs-Brock" w:date="2013-09-23T16:36:00Z">
        <w:r w:rsidDel="00427ECF">
          <w:delText xml:space="preserve"> </w:delText>
        </w:r>
      </w:del>
      <w:r w:rsidRPr="00E77497">
        <w:rPr>
          <w:spacing w:val="6"/>
        </w:rPr>
        <w:t>Evaluation</w:t>
      </w:r>
      <w:bookmarkEnd w:id="7602"/>
    </w:p>
    <w:p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rsidR="009523C0" w:rsidRPr="00E77497" w:rsidRDefault="009523C0" w:rsidP="009523C0">
      <w:pPr>
        <w:pStyle w:val="Note"/>
      </w:pPr>
      <w:r w:rsidRPr="00E77497">
        <w:t>NOTE</w:t>
      </w:r>
      <w:r w:rsidRPr="00E77497">
        <w:tab/>
      </w:r>
      <w:r>
        <w:t>Case</w:t>
      </w:r>
      <w:del w:id="7605" w:author="Rev 19 Allen Wirfs-Brock" w:date="2013-09-23T16:36:00Z">
        <w:r w:rsidDel="00427ECF">
          <w:delText xml:space="preserve"> </w:delText>
        </w:r>
      </w:del>
      <w:r>
        <w:t>Selector</w:t>
      </w:r>
      <w:del w:id="7606" w:author="Rev 19 Allen Wirfs-Brock" w:date="2013-09-23T16:36:00Z">
        <w:r w:rsidDel="00427ECF">
          <w:delText xml:space="preserve"> </w:delText>
        </w:r>
      </w:del>
      <w:r>
        <w:t>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rsidR="00176950" w:rsidRPr="00E77497" w:rsidRDefault="00176950" w:rsidP="006A78DC">
      <w:pPr>
        <w:pStyle w:val="Heading3"/>
      </w:pPr>
      <w:bookmarkStart w:id="7607" w:name="_Toc368050508"/>
      <w:r w:rsidRPr="00E77497">
        <w:t xml:space="preserve">Runtime Semantics: </w:t>
      </w:r>
      <w:r w:rsidRPr="00E77497">
        <w:rPr>
          <w:spacing w:val="6"/>
        </w:rPr>
        <w:t>Evaluation</w:t>
      </w:r>
      <w:bookmarkEnd w:id="7607"/>
    </w:p>
    <w:p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rsidR="00176950" w:rsidRDefault="006552DF" w:rsidP="00176950">
      <w:pPr>
        <w:pStyle w:val="Alg2"/>
        <w:numPr>
          <w:ilvl w:val="0"/>
          <w:numId w:val="130"/>
        </w:numPr>
        <w:contextualSpacing/>
      </w:pPr>
      <w:r>
        <w:t>ReturnIfAbrupt(</w:t>
      </w:r>
      <w:r w:rsidRPr="00646EAD">
        <w:rPr>
          <w:i/>
        </w:rPr>
        <w:t>switchValue</w:t>
      </w:r>
      <w:r>
        <w:t>)</w:t>
      </w:r>
      <w:r w:rsidR="00176950">
        <w:t>.</w:t>
      </w:r>
    </w:p>
    <w:p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del w:id="7608" w:author="Rev 19 Allen Wirfs-Brock" w:date="2013-09-23T16:36:00Z">
        <w:r w:rsidR="00C23FE8" w:rsidDel="00427ECF">
          <w:delText xml:space="preserve"> </w:delText>
        </w:r>
      </w:del>
      <w:r w:rsidR="00C23FE8">
        <w:t>Block</w:t>
      </w:r>
      <w:del w:id="7609" w:author="Rev 19 Allen Wirfs-Brock" w:date="2013-09-23T16:36:00Z">
        <w:r w:rsidDel="00427ECF">
          <w:delText xml:space="preserve"> </w:delText>
        </w:r>
      </w:del>
      <w:r>
        <w:t>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rsidR="00176950" w:rsidRPr="00E77497" w:rsidRDefault="00176950" w:rsidP="00176950">
      <w:pPr>
        <w:pStyle w:val="Alg2"/>
        <w:numPr>
          <w:ilvl w:val="0"/>
          <w:numId w:val="130"/>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rsidR="004C02EF" w:rsidRPr="00E77497" w:rsidRDefault="004C02EF" w:rsidP="00D148E9">
      <w:pPr>
        <w:pStyle w:val="Heading2"/>
      </w:pPr>
      <w:bookmarkStart w:id="7610" w:name="_Toc361663439"/>
      <w:bookmarkStart w:id="7611" w:name="_Toc361665280"/>
      <w:bookmarkStart w:id="7612" w:name="_Toc361667120"/>
      <w:bookmarkStart w:id="7613" w:name="_Toc361668949"/>
      <w:bookmarkStart w:id="7614" w:name="_Toc364934987"/>
      <w:bookmarkStart w:id="7615" w:name="_Toc365474231"/>
      <w:bookmarkStart w:id="7616" w:name="_Toc417706230"/>
      <w:bookmarkStart w:id="7617" w:name="_Ref457437678"/>
      <w:bookmarkStart w:id="7618" w:name="_Toc472818890"/>
      <w:bookmarkStart w:id="7619" w:name="_Toc235503466"/>
      <w:bookmarkStart w:id="7620" w:name="_Toc241509241"/>
      <w:bookmarkStart w:id="7621" w:name="_Toc244416728"/>
      <w:bookmarkStart w:id="7622" w:name="_Toc276631092"/>
      <w:bookmarkStart w:id="7623" w:name="_Toc368050509"/>
      <w:bookmarkEnd w:id="7610"/>
      <w:bookmarkEnd w:id="7611"/>
      <w:bookmarkEnd w:id="7612"/>
      <w:bookmarkEnd w:id="7613"/>
      <w:bookmarkEnd w:id="7614"/>
      <w:bookmarkEnd w:id="7615"/>
      <w:r w:rsidRPr="00E77497">
        <w:lastRenderedPageBreak/>
        <w:t>Labelled Statements</w:t>
      </w:r>
      <w:bookmarkEnd w:id="7616"/>
      <w:bookmarkEnd w:id="7617"/>
      <w:bookmarkEnd w:id="7618"/>
      <w:bookmarkEnd w:id="7619"/>
      <w:bookmarkEnd w:id="7620"/>
      <w:bookmarkEnd w:id="7621"/>
      <w:bookmarkEnd w:id="7622"/>
      <w:bookmarkEnd w:id="762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LabelledStatement </w:t>
      </w:r>
      <w:r w:rsidRPr="00E77497">
        <w:rPr>
          <w:rFonts w:ascii="Arial" w:hAnsi="Arial"/>
          <w:b/>
          <w:i w:val="0"/>
        </w:rPr>
        <w:t>:</w:t>
      </w:r>
    </w:p>
    <w:p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rsidR="00C56970" w:rsidRPr="00C7794D" w:rsidRDefault="00C56970" w:rsidP="004C02EF">
      <w:pPr>
        <w:rPr>
          <w:sz w:val="18"/>
        </w:rPr>
      </w:pPr>
    </w:p>
    <w:p w:rsidR="00147F71" w:rsidRPr="00E77497" w:rsidDel="00B336AA" w:rsidRDefault="00147F71">
      <w:pPr>
        <w:pStyle w:val="Heading3"/>
        <w:rPr>
          <w:del w:id="7624" w:author="Rev 19 Allen Wirfs-Brock" w:date="2013-09-11T18:40:00Z"/>
        </w:rPr>
      </w:pPr>
      <w:del w:id="7625" w:author="Rev 19 Allen Wirfs-Brock" w:date="2013-09-11T18:40:00Z">
        <w:r w:rsidRPr="00E77497" w:rsidDel="00B336AA">
          <w:delText>Static Semantics</w:delText>
        </w:r>
        <w:bookmarkStart w:id="7626" w:name="_Toc368034510"/>
        <w:bookmarkStart w:id="7627" w:name="_Toc368049733"/>
        <w:bookmarkStart w:id="7628" w:name="_Toc368050510"/>
        <w:bookmarkEnd w:id="7626"/>
        <w:bookmarkEnd w:id="7627"/>
        <w:bookmarkEnd w:id="7628"/>
      </w:del>
    </w:p>
    <w:p w:rsidR="00147F71" w:rsidRPr="00E77497" w:rsidRDefault="00147F71" w:rsidP="006A78DC">
      <w:pPr>
        <w:pStyle w:val="Heading3"/>
        <w:rPr>
          <w:rFonts w:ascii="Helvetica" w:hAnsi="Helvetica"/>
        </w:rPr>
      </w:pPr>
      <w:bookmarkStart w:id="7629" w:name="_Toc368050511"/>
      <w:r w:rsidRPr="00E77497">
        <w:rPr>
          <w:rFonts w:ascii="Helvetica" w:hAnsi="Helvetica"/>
        </w:rPr>
        <w:t>Static Semantics:  Early Errors</w:t>
      </w:r>
      <w:bookmarkEnd w:id="7629"/>
    </w:p>
    <w:p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rsidR="00AF515E" w:rsidRPr="00E77497" w:rsidRDefault="00AF515E" w:rsidP="006A78DC">
      <w:pPr>
        <w:pStyle w:val="Heading3"/>
      </w:pPr>
      <w:bookmarkStart w:id="7630" w:name="_Ref367705949"/>
      <w:bookmarkStart w:id="7631" w:name="_Toc368050512"/>
      <w:r w:rsidRPr="00E77497">
        <w:t xml:space="preserve">Static Semantics:  </w:t>
      </w:r>
      <w:r w:rsidRPr="00E77497">
        <w:rPr>
          <w:lang w:eastAsia="en-US"/>
        </w:rPr>
        <w:t>VarDeclaredNames</w:t>
      </w:r>
      <w:bookmarkEnd w:id="7630"/>
      <w:bookmarkEnd w:id="7631"/>
    </w:p>
    <w:p w:rsidR="002E137C" w:rsidRPr="00F742D3" w:rsidRDefault="002E137C" w:rsidP="002E137C">
      <w:pPr>
        <w:rPr>
          <w:ins w:id="7632" w:author="Rev 19 Allen Wirfs-Brock" w:date="2013-09-23T13:31:00Z"/>
        </w:rPr>
      </w:pPr>
      <w:ins w:id="7633" w:author="Rev 19 Allen Wirfs-Brock" w:date="2013-09-23T13:31:00Z">
        <w:r>
          <w:t xml:space="preserve">See also: </w:t>
        </w:r>
        <w:r>
          <w:fldChar w:fldCharType="begin"/>
        </w:r>
        <w:r>
          <w:instrText xml:space="preserve"> REF _Ref367705708 \r \h </w:instrText>
        </w:r>
      </w:ins>
      <w:ins w:id="7634" w:author="Rev 19 Allen Wirfs-Brock" w:date="2013-09-23T13:31:00Z">
        <w:r>
          <w:fldChar w:fldCharType="separate"/>
        </w:r>
      </w:ins>
      <w:ins w:id="7635" w:author="Rev 19 Allen Wirfs-Brock" w:date="2013-09-27T13:06:00Z">
        <w:r w:rsidR="00460CAC">
          <w:t>13.0.1</w:t>
        </w:r>
      </w:ins>
      <w:ins w:id="7636" w:author="Rev 19 Allen Wirfs-Brock" w:date="2013-09-23T13:31:00Z">
        <w:r>
          <w:fldChar w:fldCharType="end"/>
        </w:r>
        <w:r>
          <w:t xml:space="preserve">, </w:t>
        </w:r>
        <w:r>
          <w:fldChar w:fldCharType="begin"/>
        </w:r>
        <w:r>
          <w:instrText xml:space="preserve"> REF _Ref367705688 \r \h </w:instrText>
        </w:r>
      </w:ins>
      <w:ins w:id="7637" w:author="Rev 19 Allen Wirfs-Brock" w:date="2013-09-23T13:31:00Z">
        <w:r>
          <w:fldChar w:fldCharType="separate"/>
        </w:r>
      </w:ins>
      <w:ins w:id="7638" w:author="Rev 19 Allen Wirfs-Brock" w:date="2013-09-27T13:06:00Z">
        <w:r w:rsidR="00460CAC">
          <w:t>13.1.8</w:t>
        </w:r>
      </w:ins>
      <w:ins w:id="7639" w:author="Rev 19 Allen Wirfs-Brock" w:date="2013-09-23T13:31:00Z">
        <w:r>
          <w:fldChar w:fldCharType="end"/>
        </w:r>
        <w:r>
          <w:t xml:space="preserve">, </w:t>
        </w:r>
        <w:r>
          <w:fldChar w:fldCharType="begin"/>
        </w:r>
        <w:r>
          <w:instrText xml:space="preserve"> REF _Ref367705747 \r \h </w:instrText>
        </w:r>
      </w:ins>
      <w:ins w:id="7640" w:author="Rev 19 Allen Wirfs-Brock" w:date="2013-09-23T13:31:00Z">
        <w:r>
          <w:fldChar w:fldCharType="separate"/>
        </w:r>
      </w:ins>
      <w:ins w:id="7641" w:author="Rev 19 Allen Wirfs-Brock" w:date="2013-09-27T13:06:00Z">
        <w:r w:rsidR="00460CAC">
          <w:t>13.5.1</w:t>
        </w:r>
      </w:ins>
      <w:ins w:id="7642" w:author="Rev 19 Allen Wirfs-Brock" w:date="2013-09-23T13:31:00Z">
        <w:r>
          <w:fldChar w:fldCharType="end"/>
        </w:r>
        <w:r>
          <w:t xml:space="preserve">, </w:t>
        </w:r>
        <w:r>
          <w:fldChar w:fldCharType="begin"/>
        </w:r>
        <w:r>
          <w:instrText xml:space="preserve"> REF _Ref367705814 \r \h </w:instrText>
        </w:r>
      </w:ins>
      <w:ins w:id="7643" w:author="Rev 19 Allen Wirfs-Brock" w:date="2013-09-23T13:31:00Z">
        <w:r>
          <w:fldChar w:fldCharType="separate"/>
        </w:r>
      </w:ins>
      <w:ins w:id="7644" w:author="Rev 19 Allen Wirfs-Brock" w:date="2013-09-27T13:06:00Z">
        <w:r w:rsidR="00460CAC">
          <w:t>13.6.1.1</w:t>
        </w:r>
      </w:ins>
      <w:ins w:id="7645" w:author="Rev 19 Allen Wirfs-Brock" w:date="2013-09-23T13:31:00Z">
        <w:r>
          <w:fldChar w:fldCharType="end"/>
        </w:r>
        <w:r>
          <w:t xml:space="preserve">, </w:t>
        </w:r>
        <w:r>
          <w:fldChar w:fldCharType="begin"/>
        </w:r>
        <w:r>
          <w:instrText xml:space="preserve"> REF _Ref367705839 \r \h </w:instrText>
        </w:r>
      </w:ins>
      <w:ins w:id="7646" w:author="Rev 19 Allen Wirfs-Brock" w:date="2013-09-23T13:31:00Z">
        <w:r>
          <w:fldChar w:fldCharType="separate"/>
        </w:r>
      </w:ins>
      <w:ins w:id="7647" w:author="Rev 19 Allen Wirfs-Brock" w:date="2013-09-27T13:06:00Z">
        <w:r w:rsidR="00460CAC">
          <w:t>13.6.2.1</w:t>
        </w:r>
      </w:ins>
      <w:ins w:id="7648" w:author="Rev 19 Allen Wirfs-Brock" w:date="2013-09-23T13:31:00Z">
        <w:r>
          <w:fldChar w:fldCharType="end"/>
        </w:r>
        <w:r>
          <w:t xml:space="preserve">, </w:t>
        </w:r>
        <w:r>
          <w:fldChar w:fldCharType="begin"/>
        </w:r>
        <w:r>
          <w:instrText xml:space="preserve"> REF _Ref367705856 \r \h </w:instrText>
        </w:r>
      </w:ins>
      <w:ins w:id="7649" w:author="Rev 19 Allen Wirfs-Brock" w:date="2013-09-23T13:31:00Z">
        <w:r>
          <w:fldChar w:fldCharType="separate"/>
        </w:r>
      </w:ins>
      <w:ins w:id="7650" w:author="Rev 19 Allen Wirfs-Brock" w:date="2013-09-27T13:06:00Z">
        <w:r w:rsidR="00460CAC">
          <w:t>13.6.3.1</w:t>
        </w:r>
      </w:ins>
      <w:ins w:id="7651" w:author="Rev 19 Allen Wirfs-Brock" w:date="2013-09-23T13:31:00Z">
        <w:r>
          <w:fldChar w:fldCharType="end"/>
        </w:r>
        <w:r>
          <w:t xml:space="preserve">, </w:t>
        </w:r>
        <w:r>
          <w:fldChar w:fldCharType="begin"/>
        </w:r>
        <w:r>
          <w:instrText xml:space="preserve"> REF _Ref367705878 \r \h </w:instrText>
        </w:r>
      </w:ins>
      <w:ins w:id="7652" w:author="Rev 19 Allen Wirfs-Brock" w:date="2013-09-23T13:31:00Z">
        <w:r>
          <w:fldChar w:fldCharType="separate"/>
        </w:r>
      </w:ins>
      <w:ins w:id="7653" w:author="Rev 19 Allen Wirfs-Brock" w:date="2013-09-27T13:06:00Z">
        <w:r w:rsidR="00460CAC">
          <w:t>13.6.4.3</w:t>
        </w:r>
      </w:ins>
      <w:ins w:id="7654" w:author="Rev 19 Allen Wirfs-Brock" w:date="2013-09-23T13:31:00Z">
        <w:r>
          <w:fldChar w:fldCharType="end"/>
        </w:r>
        <w:r>
          <w:t xml:space="preserve">, </w:t>
        </w:r>
        <w:r>
          <w:fldChar w:fldCharType="begin"/>
        </w:r>
        <w:r>
          <w:instrText xml:space="preserve"> REF _Ref367705897 \r \h </w:instrText>
        </w:r>
      </w:ins>
      <w:ins w:id="7655" w:author="Rev 19 Allen Wirfs-Brock" w:date="2013-09-23T13:31:00Z">
        <w:r>
          <w:fldChar w:fldCharType="separate"/>
        </w:r>
      </w:ins>
      <w:ins w:id="7656" w:author="Rev 19 Allen Wirfs-Brock" w:date="2013-09-27T13:06:00Z">
        <w:r w:rsidR="00460CAC">
          <w:t>13.10.2</w:t>
        </w:r>
      </w:ins>
      <w:ins w:id="7657" w:author="Rev 19 Allen Wirfs-Brock" w:date="2013-09-23T13:31:00Z">
        <w:r>
          <w:fldChar w:fldCharType="end"/>
        </w:r>
        <w:r>
          <w:t xml:space="preserve">, </w:t>
        </w:r>
        <w:r>
          <w:fldChar w:fldCharType="begin"/>
        </w:r>
        <w:r>
          <w:instrText xml:space="preserve"> REF _Ref367705925 \r \h </w:instrText>
        </w:r>
      </w:ins>
      <w:ins w:id="7658" w:author="Rev 19 Allen Wirfs-Brock" w:date="2013-09-23T13:31:00Z">
        <w:r>
          <w:fldChar w:fldCharType="separate"/>
        </w:r>
      </w:ins>
      <w:ins w:id="7659" w:author="Rev 19 Allen Wirfs-Brock" w:date="2013-09-27T13:06:00Z">
        <w:r w:rsidR="00460CAC">
          <w:t>13.11.4</w:t>
        </w:r>
      </w:ins>
      <w:ins w:id="7660" w:author="Rev 19 Allen Wirfs-Brock" w:date="2013-09-23T13:31:00Z">
        <w:r>
          <w:fldChar w:fldCharType="end"/>
        </w:r>
        <w:r>
          <w:t xml:space="preserve">, </w:t>
        </w:r>
        <w:r>
          <w:fldChar w:fldCharType="begin"/>
        </w:r>
        <w:r>
          <w:instrText xml:space="preserve"> REF _Ref367705968 \r \h </w:instrText>
        </w:r>
      </w:ins>
      <w:ins w:id="7661" w:author="Rev 19 Allen Wirfs-Brock" w:date="2013-09-23T13:31:00Z">
        <w:r>
          <w:fldChar w:fldCharType="separate"/>
        </w:r>
      </w:ins>
      <w:ins w:id="7662" w:author="Rev 19 Allen Wirfs-Brock" w:date="2013-09-27T13:06:00Z">
        <w:r w:rsidR="00460CAC">
          <w:t>13.14.2</w:t>
        </w:r>
      </w:ins>
      <w:ins w:id="7663" w:author="Rev 19 Allen Wirfs-Brock" w:date="2013-09-23T13:31:00Z">
        <w:r>
          <w:fldChar w:fldCharType="end"/>
        </w:r>
        <w:r>
          <w:t xml:space="preserve">, </w:t>
        </w:r>
        <w:r>
          <w:fldChar w:fldCharType="begin"/>
        </w:r>
        <w:r>
          <w:instrText xml:space="preserve"> REF _Ref367705999 \r \h </w:instrText>
        </w:r>
      </w:ins>
      <w:ins w:id="7664" w:author="Rev 19 Allen Wirfs-Brock" w:date="2013-09-23T13:31:00Z">
        <w:r>
          <w:fldChar w:fldCharType="separate"/>
        </w:r>
      </w:ins>
      <w:ins w:id="7665" w:author="Rev 19 Allen Wirfs-Brock" w:date="2013-09-27T13:06:00Z">
        <w:r w:rsidR="00460CAC">
          <w:t>14.1.10</w:t>
        </w:r>
      </w:ins>
      <w:ins w:id="7666" w:author="Rev 19 Allen Wirfs-Brock" w:date="2013-09-23T13:31:00Z">
        <w:r>
          <w:fldChar w:fldCharType="end"/>
        </w:r>
        <w:r>
          <w:t xml:space="preserve">, </w:t>
        </w:r>
        <w:r>
          <w:fldChar w:fldCharType="begin"/>
        </w:r>
        <w:r>
          <w:instrText xml:space="preserve"> REF _Ref367706057 \r \h </w:instrText>
        </w:r>
      </w:ins>
      <w:ins w:id="7667" w:author="Rev 19 Allen Wirfs-Brock" w:date="2013-09-23T13:31:00Z">
        <w:r>
          <w:fldChar w:fldCharType="separate"/>
        </w:r>
      </w:ins>
      <w:ins w:id="7668" w:author="Rev 19 Allen Wirfs-Brock" w:date="2013-09-27T13:06:00Z">
        <w:r w:rsidR="00460CAC">
          <w:t>14.4.8</w:t>
        </w:r>
      </w:ins>
      <w:ins w:id="7669" w:author="Rev 19 Allen Wirfs-Brock" w:date="2013-09-23T13:31:00Z">
        <w:r>
          <w:fldChar w:fldCharType="end"/>
        </w:r>
        <w:r>
          <w:t xml:space="preserve">, </w:t>
        </w:r>
        <w:r>
          <w:fldChar w:fldCharType="begin"/>
        </w:r>
        <w:r>
          <w:instrText xml:space="preserve"> REF _Ref367706084 \r \h </w:instrText>
        </w:r>
      </w:ins>
      <w:ins w:id="7670" w:author="Rev 19 Allen Wirfs-Brock" w:date="2013-09-23T13:31:00Z">
        <w:r>
          <w:fldChar w:fldCharType="separate"/>
        </w:r>
      </w:ins>
      <w:ins w:id="7671" w:author="Rev 19 Allen Wirfs-Brock" w:date="2013-09-27T13:06:00Z">
        <w:r w:rsidR="00460CAC">
          <w:t>14.5.13</w:t>
        </w:r>
      </w:ins>
      <w:ins w:id="7672" w:author="Rev 19 Allen Wirfs-Brock" w:date="2013-09-23T13:31:00Z">
        <w:r>
          <w:fldChar w:fldCharType="end"/>
        </w:r>
        <w:r>
          <w:t xml:space="preserve">, </w:t>
        </w:r>
        <w:r>
          <w:fldChar w:fldCharType="begin"/>
        </w:r>
        <w:r>
          <w:instrText xml:space="preserve"> REF _Ref367706111 \r \h </w:instrText>
        </w:r>
      </w:ins>
      <w:ins w:id="7673" w:author="Rev 19 Allen Wirfs-Brock" w:date="2013-09-23T13:31:00Z">
        <w:r>
          <w:fldChar w:fldCharType="separate"/>
        </w:r>
      </w:ins>
      <w:ins w:id="7674" w:author="Rev 19 Allen Wirfs-Brock" w:date="2013-09-27T13:06:00Z">
        <w:r w:rsidR="00460CAC">
          <w:t>15.1.0.5</w:t>
        </w:r>
      </w:ins>
      <w:ins w:id="7675" w:author="Rev 19 Allen Wirfs-Brock" w:date="2013-09-23T13:31:00Z">
        <w:r>
          <w:fldChar w:fldCharType="end"/>
        </w:r>
        <w:r>
          <w:t xml:space="preserve">, </w:t>
        </w:r>
        <w:r>
          <w:fldChar w:fldCharType="begin"/>
        </w:r>
        <w:r>
          <w:instrText xml:space="preserve"> REF _Ref367706146 \r \h </w:instrText>
        </w:r>
      </w:ins>
      <w:ins w:id="7676" w:author="Rev 19 Allen Wirfs-Brock" w:date="2013-09-23T13:31:00Z">
        <w:r>
          <w:fldChar w:fldCharType="separate"/>
        </w:r>
      </w:ins>
      <w:ins w:id="7677" w:author="Rev 19 Allen Wirfs-Brock" w:date="2013-09-27T13:06:00Z">
        <w:r w:rsidR="00460CAC">
          <w:t>15.2.5</w:t>
        </w:r>
      </w:ins>
      <w:ins w:id="7678" w:author="Rev 19 Allen Wirfs-Brock" w:date="2013-09-23T13:31:00Z">
        <w:r>
          <w:fldChar w:fldCharType="end"/>
        </w:r>
        <w:r>
          <w:t>.</w:t>
        </w:r>
      </w:ins>
    </w:p>
    <w:p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rsidR="00AF515E" w:rsidRPr="00E77497" w:rsidDel="00B336AA" w:rsidRDefault="00AF515E">
      <w:pPr>
        <w:pStyle w:val="Heading3"/>
        <w:rPr>
          <w:del w:id="7679" w:author="Rev 19 Allen Wirfs-Brock" w:date="2013-09-11T18:40:00Z"/>
        </w:rPr>
      </w:pPr>
      <w:del w:id="7680" w:author="Rev 19 Allen Wirfs-Brock" w:date="2013-09-11T18:40:00Z">
        <w:r w:rsidRPr="00E77497" w:rsidDel="00B336AA">
          <w:delText>Runtime Semantics</w:delText>
        </w:r>
        <w:bookmarkStart w:id="7681" w:name="_Toc368034513"/>
        <w:bookmarkStart w:id="7682" w:name="_Toc368049736"/>
        <w:bookmarkStart w:id="7683" w:name="_Toc368050513"/>
        <w:bookmarkEnd w:id="7681"/>
        <w:bookmarkEnd w:id="7682"/>
        <w:bookmarkEnd w:id="7683"/>
      </w:del>
    </w:p>
    <w:p w:rsidR="006B5B38" w:rsidRDefault="006B5B38" w:rsidP="00CF4D09">
      <w:pPr>
        <w:pStyle w:val="Heading3"/>
        <w:rPr>
          <w:rFonts w:ascii="Helvetica" w:hAnsi="Helvetica"/>
          <w:spacing w:val="6"/>
        </w:rPr>
      </w:pPr>
      <w:bookmarkStart w:id="7684" w:name="_Ref367707068"/>
      <w:bookmarkStart w:id="7685" w:name="_Toc368050514"/>
      <w:r w:rsidRPr="00E77497">
        <w:rPr>
          <w:rFonts w:ascii="Helvetica" w:hAnsi="Helvetica"/>
        </w:rPr>
        <w:t xml:space="preserve">Runtime Semantics: </w:t>
      </w:r>
      <w:r>
        <w:rPr>
          <w:rFonts w:ascii="Helvetica" w:hAnsi="Helvetica"/>
          <w:spacing w:val="6"/>
        </w:rPr>
        <w:t>Labelled</w:t>
      </w:r>
      <w:del w:id="7686" w:author="Rev 19 Allen Wirfs-Brock" w:date="2013-09-23T13:41:00Z">
        <w:r w:rsidDel="00CF4D09">
          <w:rPr>
            <w:rFonts w:ascii="Helvetica" w:hAnsi="Helvetica"/>
            <w:spacing w:val="6"/>
          </w:rPr>
          <w:delText xml:space="preserve"> </w:delText>
        </w:r>
      </w:del>
      <w:r>
        <w:rPr>
          <w:rFonts w:ascii="Helvetica" w:hAnsi="Helvetica"/>
          <w:spacing w:val="6"/>
        </w:rPr>
        <w:t>Evaluation</w:t>
      </w:r>
      <w:bookmarkEnd w:id="7684"/>
      <w:bookmarkEnd w:id="7685"/>
    </w:p>
    <w:p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CF4D09" w:rsidRPr="00F742D3" w:rsidRDefault="00CF4D09" w:rsidP="00CF4D09">
      <w:pPr>
        <w:rPr>
          <w:ins w:id="7687" w:author="Rev 19 Allen Wirfs-Brock" w:date="2013-09-23T13:46:00Z"/>
        </w:rPr>
      </w:pPr>
      <w:ins w:id="7688" w:author="Rev 19 Allen Wirfs-Brock" w:date="2013-09-23T13:46:00Z">
        <w:r>
          <w:t xml:space="preserve">See also: </w:t>
        </w:r>
        <w:r>
          <w:fldChar w:fldCharType="begin"/>
        </w:r>
        <w:r>
          <w:instrText xml:space="preserve"> REF _Ref367706686 \r \h </w:instrText>
        </w:r>
      </w:ins>
      <w:ins w:id="7689" w:author="Rev 19 Allen Wirfs-Brock" w:date="2013-09-23T13:46:00Z">
        <w:r>
          <w:fldChar w:fldCharType="separate"/>
        </w:r>
      </w:ins>
      <w:ins w:id="7690" w:author="Rev 19 Allen Wirfs-Brock" w:date="2013-09-27T13:06:00Z">
        <w:r w:rsidR="00460CAC">
          <w:t>13.0.2</w:t>
        </w:r>
      </w:ins>
      <w:ins w:id="7691" w:author="Rev 19 Allen Wirfs-Brock" w:date="2013-09-23T13:46:00Z">
        <w:r>
          <w:fldChar w:fldCharType="end"/>
        </w:r>
        <w:r>
          <w:t xml:space="preserve">, </w:t>
        </w:r>
        <w:r>
          <w:fldChar w:fldCharType="begin"/>
        </w:r>
        <w:r>
          <w:instrText xml:space="preserve"> REF _Ref367706859 \r \h </w:instrText>
        </w:r>
      </w:ins>
      <w:ins w:id="7692" w:author="Rev 19 Allen Wirfs-Brock" w:date="2013-09-23T13:46:00Z">
        <w:r>
          <w:fldChar w:fldCharType="separate"/>
        </w:r>
      </w:ins>
      <w:ins w:id="7693" w:author="Rev 19 Allen Wirfs-Brock" w:date="2013-09-27T13:06:00Z">
        <w:r w:rsidR="00460CAC">
          <w:t>13.6.1.2</w:t>
        </w:r>
      </w:ins>
      <w:ins w:id="7694" w:author="Rev 19 Allen Wirfs-Brock" w:date="2013-09-23T13:46:00Z">
        <w:r>
          <w:fldChar w:fldCharType="end"/>
        </w:r>
        <w:r>
          <w:t xml:space="preserve">, </w:t>
        </w:r>
        <w:r>
          <w:fldChar w:fldCharType="begin"/>
        </w:r>
        <w:r>
          <w:instrText xml:space="preserve"> REF _Ref367706902 \r \h </w:instrText>
        </w:r>
      </w:ins>
      <w:ins w:id="7695" w:author="Rev 19 Allen Wirfs-Brock" w:date="2013-09-23T13:46:00Z">
        <w:r>
          <w:fldChar w:fldCharType="separate"/>
        </w:r>
      </w:ins>
      <w:ins w:id="7696" w:author="Rev 19 Allen Wirfs-Brock" w:date="2013-09-27T13:06:00Z">
        <w:r w:rsidR="00460CAC">
          <w:t>13.6.2.2</w:t>
        </w:r>
      </w:ins>
      <w:ins w:id="7697" w:author="Rev 19 Allen Wirfs-Brock" w:date="2013-09-23T13:46:00Z">
        <w:r>
          <w:fldChar w:fldCharType="end"/>
        </w:r>
        <w:r>
          <w:t xml:space="preserve">, </w:t>
        </w:r>
        <w:r>
          <w:fldChar w:fldCharType="begin"/>
        </w:r>
        <w:r>
          <w:instrText xml:space="preserve"> REF _Ref367706960 \r \h </w:instrText>
        </w:r>
      </w:ins>
      <w:ins w:id="7698" w:author="Rev 19 Allen Wirfs-Brock" w:date="2013-09-23T13:46:00Z">
        <w:r>
          <w:fldChar w:fldCharType="separate"/>
        </w:r>
      </w:ins>
      <w:ins w:id="7699" w:author="Rev 19 Allen Wirfs-Brock" w:date="2013-09-27T13:06:00Z">
        <w:r w:rsidR="00460CAC">
          <w:t>13.6.3.2</w:t>
        </w:r>
      </w:ins>
      <w:ins w:id="7700" w:author="Rev 19 Allen Wirfs-Brock" w:date="2013-09-23T13:46:00Z">
        <w:r>
          <w:fldChar w:fldCharType="end"/>
        </w:r>
        <w:r>
          <w:t xml:space="preserve">, </w:t>
        </w:r>
        <w:r>
          <w:fldChar w:fldCharType="begin"/>
        </w:r>
        <w:r>
          <w:instrText xml:space="preserve"> REF _Ref367707000 \r \h </w:instrText>
        </w:r>
      </w:ins>
      <w:ins w:id="7701" w:author="Rev 19 Allen Wirfs-Brock" w:date="2013-09-23T13:46:00Z">
        <w:r>
          <w:fldChar w:fldCharType="separate"/>
        </w:r>
      </w:ins>
      <w:ins w:id="7702" w:author="Rev 19 Allen Wirfs-Brock" w:date="2013-09-27T13:06:00Z">
        <w:r w:rsidR="00460CAC">
          <w:t>13.6.4.5</w:t>
        </w:r>
      </w:ins>
      <w:ins w:id="7703" w:author="Rev 19 Allen Wirfs-Brock" w:date="2013-09-23T13:46:00Z">
        <w:r>
          <w:fldChar w:fldCharType="end"/>
        </w:r>
        <w:r>
          <w:t>.</w:t>
        </w:r>
      </w:ins>
    </w:p>
    <w:p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6B5B38" w:rsidRDefault="006B5B38" w:rsidP="006B5B38">
      <w:pPr>
        <w:pStyle w:val="Alg2"/>
        <w:numPr>
          <w:ilvl w:val="0"/>
          <w:numId w:val="677"/>
        </w:numPr>
      </w:pPr>
      <w:r>
        <w:t xml:space="preserve">Let </w:t>
      </w:r>
      <w:r w:rsidRPr="007E4BB5">
        <w:rPr>
          <w:i/>
        </w:rPr>
        <w:t>label</w:t>
      </w:r>
      <w:r>
        <w:t xml:space="preserve"> be the StringValue of </w:t>
      </w:r>
      <w:r w:rsidRPr="0020208B">
        <w:rPr>
          <w:i/>
        </w:rPr>
        <w:t>Identifi</w:t>
      </w:r>
      <w:r>
        <w:rPr>
          <w:i/>
        </w:rPr>
        <w:t>er</w:t>
      </w:r>
      <w:r>
        <w:t>.</w:t>
      </w:r>
    </w:p>
    <w:p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w:t>
      </w:r>
      <w:del w:id="7704" w:author="Rev 19 Allen Wirfs-Brock" w:date="2013-09-23T13:42:00Z">
        <w:r w:rsidDel="00CF4D09">
          <w:delText xml:space="preserve"> </w:delText>
        </w:r>
      </w:del>
      <w:r>
        <w:t xml:space="preserve">Evaluation of </w:t>
      </w:r>
      <w:r>
        <w:rPr>
          <w:i/>
        </w:rPr>
        <w:t>Statement</w:t>
      </w:r>
      <w:r w:rsidRPr="00E77497">
        <w:rPr>
          <w:i/>
        </w:rPr>
        <w:t xml:space="preserve"> </w:t>
      </w:r>
      <w:r>
        <w:t xml:space="preserve">with argument </w:t>
      </w:r>
      <w:r w:rsidRPr="00364EA2">
        <w:rPr>
          <w:i/>
        </w:rPr>
        <w:t>newLabelSet</w:t>
      </w:r>
      <w:r>
        <w:t>.</w:t>
      </w:r>
    </w:p>
    <w:p w:rsidR="00364EA2" w:rsidRDefault="00364EA2" w:rsidP="006B5B38">
      <w:pPr>
        <w:pStyle w:val="Alg2"/>
        <w:numPr>
          <w:ilvl w:val="0"/>
          <w:numId w:val="677"/>
        </w:numPr>
      </w:pPr>
      <w:r>
        <w:t>Else,</w:t>
      </w:r>
    </w:p>
    <w:p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rsidR="008002D2" w:rsidRDefault="006B5B38" w:rsidP="008002D2">
      <w:pPr>
        <w:pStyle w:val="Alg2"/>
        <w:numPr>
          <w:ilvl w:val="0"/>
          <w:numId w:val="677"/>
        </w:numPr>
        <w:contextualSpacing/>
      </w:pPr>
      <w:r>
        <w:t>Else,</w:t>
      </w:r>
    </w:p>
    <w:p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rsidR="00AF515E" w:rsidRDefault="00AF515E" w:rsidP="00CF4D09">
      <w:pPr>
        <w:pStyle w:val="Heading3"/>
        <w:rPr>
          <w:spacing w:val="6"/>
        </w:rPr>
      </w:pPr>
      <w:bookmarkStart w:id="7705" w:name="_Toc368050515"/>
      <w:r w:rsidRPr="00E77497">
        <w:t xml:space="preserve">Runtime Semantics: </w:t>
      </w:r>
      <w:r>
        <w:rPr>
          <w:spacing w:val="6"/>
        </w:rPr>
        <w:t>Evaluation</w:t>
      </w:r>
      <w:bookmarkEnd w:id="7705"/>
    </w:p>
    <w:p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7E4BB5" w:rsidRDefault="00364EA2" w:rsidP="008F7A25">
      <w:pPr>
        <w:pStyle w:val="Alg2"/>
        <w:numPr>
          <w:ilvl w:val="0"/>
          <w:numId w:val="1540"/>
        </w:numPr>
      </w:pPr>
      <w:r>
        <w:t xml:space="preserve">Let </w:t>
      </w:r>
      <w:r>
        <w:rPr>
          <w:i/>
        </w:rPr>
        <w:t xml:space="preserve">newLabelSet </w:t>
      </w:r>
      <w:r>
        <w:t xml:space="preserve"> be a new empty List.</w:t>
      </w:r>
    </w:p>
    <w:p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w:t>
      </w:r>
      <w:del w:id="7706" w:author="Rev 19 Allen Wirfs-Brock" w:date="2013-09-23T13:43:00Z">
        <w:r w:rsidR="00364EA2" w:rsidDel="00CF4D09">
          <w:delText xml:space="preserve"> </w:delText>
        </w:r>
      </w:del>
      <w:r w:rsidR="00364EA2">
        <w:t xml:space="preserve">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rsidR="004C02EF" w:rsidRPr="00E77497" w:rsidRDefault="004C02EF" w:rsidP="00D148E9">
      <w:pPr>
        <w:pStyle w:val="Heading2"/>
      </w:pPr>
      <w:bookmarkStart w:id="7707" w:name="_Toc417706231"/>
      <w:bookmarkStart w:id="7708" w:name="_Ref456011222"/>
      <w:bookmarkStart w:id="7709" w:name="_Ref457437679"/>
      <w:bookmarkStart w:id="7710" w:name="_Ref457707594"/>
      <w:bookmarkStart w:id="7711" w:name="_Ref457792687"/>
      <w:bookmarkStart w:id="7712" w:name="_Toc472818891"/>
      <w:bookmarkStart w:id="7713" w:name="_Toc235503467"/>
      <w:bookmarkStart w:id="7714" w:name="_Toc241509242"/>
      <w:bookmarkStart w:id="7715" w:name="_Toc244416729"/>
      <w:bookmarkStart w:id="7716" w:name="_Toc276631093"/>
      <w:bookmarkStart w:id="7717" w:name="_Toc404439291"/>
      <w:bookmarkStart w:id="7718" w:name="_Toc368050516"/>
      <w:r w:rsidRPr="00E77497">
        <w:lastRenderedPageBreak/>
        <w:t xml:space="preserve">The </w:t>
      </w:r>
      <w:r w:rsidRPr="00E77497">
        <w:rPr>
          <w:rFonts w:ascii="Courier New" w:hAnsi="Courier New"/>
          <w:sz w:val="20"/>
        </w:rPr>
        <w:t>throw</w:t>
      </w:r>
      <w:r w:rsidRPr="00E77497">
        <w:t xml:space="preserve"> </w:t>
      </w:r>
      <w:bookmarkEnd w:id="7707"/>
      <w:bookmarkEnd w:id="7708"/>
      <w:bookmarkEnd w:id="7709"/>
      <w:bookmarkEnd w:id="7710"/>
      <w:bookmarkEnd w:id="7711"/>
      <w:bookmarkEnd w:id="7712"/>
      <w:bookmarkEnd w:id="7713"/>
      <w:r w:rsidRPr="00E77497">
        <w:t>Statement</w:t>
      </w:r>
      <w:bookmarkEnd w:id="7714"/>
      <w:bookmarkEnd w:id="7715"/>
      <w:bookmarkEnd w:id="7716"/>
      <w:bookmarkEnd w:id="7718"/>
    </w:p>
    <w:p w:rsidR="004C02EF" w:rsidRPr="00E77497" w:rsidRDefault="004C02EF" w:rsidP="004C02EF">
      <w:pPr>
        <w:pStyle w:val="Syntax"/>
      </w:pPr>
      <w:r w:rsidRPr="00E77497">
        <w:t>Syntax</w:t>
      </w:r>
    </w:p>
    <w:p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rsidR="00137648" w:rsidRDefault="00137648" w:rsidP="00CF4D09">
      <w:pPr>
        <w:pStyle w:val="Heading3"/>
        <w:rPr>
          <w:spacing w:val="6"/>
        </w:rPr>
      </w:pPr>
      <w:bookmarkStart w:id="7719" w:name="_Toc368050517"/>
      <w:r w:rsidRPr="00E77497">
        <w:t xml:space="preserve">Runtime Semantics: </w:t>
      </w:r>
      <w:r>
        <w:rPr>
          <w:spacing w:val="6"/>
        </w:rPr>
        <w:t>Evaluation</w:t>
      </w:r>
      <w:bookmarkEnd w:id="7719"/>
    </w:p>
    <w:p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rsidR="003679DC" w:rsidRDefault="003679DC" w:rsidP="007F4002">
      <w:pPr>
        <w:pStyle w:val="Alg2"/>
        <w:numPr>
          <w:ilvl w:val="0"/>
          <w:numId w:val="135"/>
        </w:numPr>
        <w:spacing w:after="220"/>
        <w:contextualSpacing/>
      </w:pPr>
      <w:r>
        <w:t>ReturnIfAbrupt(</w:t>
      </w:r>
      <w:r w:rsidRPr="007F4002">
        <w:rPr>
          <w:i/>
        </w:rPr>
        <w:t>exprValue</w:t>
      </w:r>
      <w:r>
        <w:t>).</w:t>
      </w:r>
    </w:p>
    <w:p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rsidR="004C02EF" w:rsidRPr="00E77497" w:rsidRDefault="004C02EF" w:rsidP="00D148E9">
      <w:pPr>
        <w:pStyle w:val="Heading2"/>
      </w:pPr>
      <w:bookmarkStart w:id="7720" w:name="_Toc417706232"/>
      <w:bookmarkStart w:id="7721" w:name="_Ref440445607"/>
      <w:bookmarkStart w:id="7722" w:name="_Ref440445697"/>
      <w:bookmarkStart w:id="7723" w:name="_Ref451680203"/>
      <w:bookmarkStart w:id="7724" w:name="_Ref457437680"/>
      <w:bookmarkStart w:id="7725" w:name="_Ref457437681"/>
      <w:bookmarkStart w:id="7726" w:name="_Ref457437682"/>
      <w:bookmarkStart w:id="7727" w:name="_Ref457707597"/>
      <w:bookmarkStart w:id="7728" w:name="_Ref457708469"/>
      <w:bookmarkStart w:id="7729" w:name="_Ref457708470"/>
      <w:bookmarkStart w:id="7730" w:name="_Ref457792688"/>
      <w:bookmarkStart w:id="7731" w:name="_Ref457792814"/>
      <w:bookmarkStart w:id="7732" w:name="_Ref457792815"/>
      <w:bookmarkStart w:id="7733" w:name="_Ref458336613"/>
      <w:bookmarkStart w:id="7734" w:name="_Toc472818892"/>
      <w:bookmarkStart w:id="7735" w:name="_Toc235503468"/>
      <w:bookmarkStart w:id="7736" w:name="_Toc241509243"/>
      <w:bookmarkStart w:id="7737" w:name="_Toc244416730"/>
      <w:bookmarkStart w:id="7738" w:name="_Toc276631094"/>
      <w:bookmarkStart w:id="7739" w:name="_Ref366133840"/>
      <w:bookmarkStart w:id="7740" w:name="_Ref366135404"/>
      <w:bookmarkStart w:id="7741" w:name="_Toc368050518"/>
      <w:r w:rsidRPr="00E77497">
        <w:t xml:space="preserve">The </w:t>
      </w:r>
      <w:r w:rsidRPr="00E77497">
        <w:rPr>
          <w:rFonts w:ascii="Courier New" w:hAnsi="Courier New"/>
          <w:sz w:val="20"/>
        </w:rPr>
        <w:t>try</w:t>
      </w:r>
      <w:r w:rsidRPr="00E77497">
        <w:t xml:space="preserve"> </w:t>
      </w:r>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r w:rsidRPr="00E77497">
        <w:t>Statement</w:t>
      </w:r>
      <w:bookmarkEnd w:id="7736"/>
      <w:bookmarkEnd w:id="7737"/>
      <w:bookmarkEnd w:id="7738"/>
      <w:bookmarkEnd w:id="7739"/>
      <w:bookmarkEnd w:id="7740"/>
      <w:bookmarkEnd w:id="774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TryStatement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4C02EF" w:rsidRPr="00E77497" w:rsidRDefault="004C02EF" w:rsidP="004C02EF">
      <w:pPr>
        <w:pStyle w:val="SyntaxRule"/>
      </w:pPr>
      <w:r w:rsidRPr="00E77497">
        <w:t xml:space="preserve">Catch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rsidR="004C02EF" w:rsidRPr="00E77497" w:rsidRDefault="004C02EF" w:rsidP="004C02EF">
      <w:pPr>
        <w:pStyle w:val="SyntaxRule"/>
      </w:pPr>
      <w:r w:rsidRPr="00E77497">
        <w:t xml:space="preserve">Finally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rsidR="004C02EF" w:rsidRPr="0027695A" w:rsidRDefault="009778F8" w:rsidP="00E25AF2">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rsidR="00C9049C" w:rsidRPr="00E77497" w:rsidDel="00B336AA" w:rsidRDefault="00C9049C">
      <w:pPr>
        <w:pStyle w:val="Heading3"/>
        <w:rPr>
          <w:del w:id="7742" w:author="Rev 19 Allen Wirfs-Brock" w:date="2013-09-11T18:41:00Z"/>
        </w:rPr>
      </w:pPr>
      <w:del w:id="7743" w:author="Rev 19 Allen Wirfs-Brock" w:date="2013-09-11T18:41:00Z">
        <w:r w:rsidRPr="00E77497" w:rsidDel="00B336AA">
          <w:delText>Static Semantics</w:delText>
        </w:r>
        <w:bookmarkStart w:id="7744" w:name="_Toc368034519"/>
        <w:bookmarkStart w:id="7745" w:name="_Toc368049742"/>
        <w:bookmarkStart w:id="7746" w:name="_Toc368050519"/>
        <w:bookmarkEnd w:id="7744"/>
        <w:bookmarkEnd w:id="7745"/>
        <w:bookmarkEnd w:id="7746"/>
      </w:del>
    </w:p>
    <w:p w:rsidR="00C9049C" w:rsidRPr="00E77497" w:rsidRDefault="00C9049C" w:rsidP="006A78DC">
      <w:pPr>
        <w:pStyle w:val="Heading3"/>
        <w:rPr>
          <w:rFonts w:ascii="Helvetica" w:hAnsi="Helvetica"/>
        </w:rPr>
      </w:pPr>
      <w:bookmarkStart w:id="7747" w:name="_Toc368050520"/>
      <w:r w:rsidRPr="00E77497">
        <w:rPr>
          <w:rFonts w:ascii="Helvetica" w:hAnsi="Helvetica"/>
        </w:rPr>
        <w:t>Static Semantics:  Early Errors</w:t>
      </w:r>
      <w:bookmarkEnd w:id="7747"/>
    </w:p>
    <w:p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rsidR="006E4292" w:rsidRPr="00E77497" w:rsidRDefault="006E4292" w:rsidP="00052EFC">
      <w:pPr>
        <w:numPr>
          <w:ilvl w:val="0"/>
          <w:numId w:val="737"/>
        </w:numPr>
        <w:spacing w:after="220"/>
      </w:pPr>
      <w:commentRangeStart w:id="7748"/>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7748"/>
      <w:r w:rsidR="00516F75">
        <w:rPr>
          <w:rStyle w:val="CommentReference"/>
        </w:rPr>
        <w:commentReference w:id="7748"/>
      </w:r>
    </w:p>
    <w:p w:rsidR="00C9049C" w:rsidRPr="00E77497" w:rsidRDefault="00C9049C" w:rsidP="006A78DC">
      <w:pPr>
        <w:pStyle w:val="Heading3"/>
      </w:pPr>
      <w:bookmarkStart w:id="7749" w:name="_Ref367705968"/>
      <w:bookmarkStart w:id="7750" w:name="_Toc368050521"/>
      <w:r w:rsidRPr="00E77497">
        <w:t xml:space="preserve">Static Semantics:  </w:t>
      </w:r>
      <w:r w:rsidRPr="00E77497">
        <w:rPr>
          <w:lang w:eastAsia="en-US"/>
        </w:rPr>
        <w:t>VarDeclaredNames</w:t>
      </w:r>
      <w:bookmarkEnd w:id="7749"/>
      <w:bookmarkEnd w:id="7750"/>
    </w:p>
    <w:p w:rsidR="002E137C" w:rsidRPr="00F742D3" w:rsidRDefault="002E137C" w:rsidP="002E137C">
      <w:pPr>
        <w:rPr>
          <w:ins w:id="7751" w:author="Rev 19 Allen Wirfs-Brock" w:date="2013-09-23T13:31:00Z"/>
        </w:rPr>
      </w:pPr>
      <w:ins w:id="7752" w:author="Rev 19 Allen Wirfs-Brock" w:date="2013-09-23T13:31:00Z">
        <w:r>
          <w:t xml:space="preserve">See also: </w:t>
        </w:r>
        <w:r>
          <w:fldChar w:fldCharType="begin"/>
        </w:r>
        <w:r>
          <w:instrText xml:space="preserve"> REF _Ref367705708 \r \h </w:instrText>
        </w:r>
      </w:ins>
      <w:ins w:id="7753" w:author="Rev 19 Allen Wirfs-Brock" w:date="2013-09-23T13:31:00Z">
        <w:r>
          <w:fldChar w:fldCharType="separate"/>
        </w:r>
      </w:ins>
      <w:ins w:id="7754" w:author="Rev 19 Allen Wirfs-Brock" w:date="2013-09-27T13:06:00Z">
        <w:r w:rsidR="00460CAC">
          <w:t>13.0.1</w:t>
        </w:r>
      </w:ins>
      <w:ins w:id="7755" w:author="Rev 19 Allen Wirfs-Brock" w:date="2013-09-23T13:31:00Z">
        <w:r>
          <w:fldChar w:fldCharType="end"/>
        </w:r>
        <w:r>
          <w:t xml:space="preserve">, </w:t>
        </w:r>
        <w:r>
          <w:fldChar w:fldCharType="begin"/>
        </w:r>
        <w:r>
          <w:instrText xml:space="preserve"> REF _Ref367705688 \r \h </w:instrText>
        </w:r>
      </w:ins>
      <w:ins w:id="7756" w:author="Rev 19 Allen Wirfs-Brock" w:date="2013-09-23T13:31:00Z">
        <w:r>
          <w:fldChar w:fldCharType="separate"/>
        </w:r>
      </w:ins>
      <w:ins w:id="7757" w:author="Rev 19 Allen Wirfs-Brock" w:date="2013-09-27T13:06:00Z">
        <w:r w:rsidR="00460CAC">
          <w:t>13.1.8</w:t>
        </w:r>
      </w:ins>
      <w:ins w:id="7758" w:author="Rev 19 Allen Wirfs-Brock" w:date="2013-09-23T13:31:00Z">
        <w:r>
          <w:fldChar w:fldCharType="end"/>
        </w:r>
        <w:r>
          <w:t xml:space="preserve">, </w:t>
        </w:r>
        <w:r>
          <w:fldChar w:fldCharType="begin"/>
        </w:r>
        <w:r>
          <w:instrText xml:space="preserve"> REF _Ref367705747 \r \h </w:instrText>
        </w:r>
      </w:ins>
      <w:ins w:id="7759" w:author="Rev 19 Allen Wirfs-Brock" w:date="2013-09-23T13:31:00Z">
        <w:r>
          <w:fldChar w:fldCharType="separate"/>
        </w:r>
      </w:ins>
      <w:ins w:id="7760" w:author="Rev 19 Allen Wirfs-Brock" w:date="2013-09-27T13:06:00Z">
        <w:r w:rsidR="00460CAC">
          <w:t>13.5.1</w:t>
        </w:r>
      </w:ins>
      <w:ins w:id="7761" w:author="Rev 19 Allen Wirfs-Brock" w:date="2013-09-23T13:31:00Z">
        <w:r>
          <w:fldChar w:fldCharType="end"/>
        </w:r>
        <w:r>
          <w:t xml:space="preserve">, </w:t>
        </w:r>
        <w:r>
          <w:fldChar w:fldCharType="begin"/>
        </w:r>
        <w:r>
          <w:instrText xml:space="preserve"> REF _Ref367705814 \r \h </w:instrText>
        </w:r>
      </w:ins>
      <w:ins w:id="7762" w:author="Rev 19 Allen Wirfs-Brock" w:date="2013-09-23T13:31:00Z">
        <w:r>
          <w:fldChar w:fldCharType="separate"/>
        </w:r>
      </w:ins>
      <w:ins w:id="7763" w:author="Rev 19 Allen Wirfs-Brock" w:date="2013-09-27T13:06:00Z">
        <w:r w:rsidR="00460CAC">
          <w:t>13.6.1.1</w:t>
        </w:r>
      </w:ins>
      <w:ins w:id="7764" w:author="Rev 19 Allen Wirfs-Brock" w:date="2013-09-23T13:31:00Z">
        <w:r>
          <w:fldChar w:fldCharType="end"/>
        </w:r>
        <w:r>
          <w:t xml:space="preserve">, </w:t>
        </w:r>
        <w:r>
          <w:fldChar w:fldCharType="begin"/>
        </w:r>
        <w:r>
          <w:instrText xml:space="preserve"> REF _Ref367705839 \r \h </w:instrText>
        </w:r>
      </w:ins>
      <w:ins w:id="7765" w:author="Rev 19 Allen Wirfs-Brock" w:date="2013-09-23T13:31:00Z">
        <w:r>
          <w:fldChar w:fldCharType="separate"/>
        </w:r>
      </w:ins>
      <w:ins w:id="7766" w:author="Rev 19 Allen Wirfs-Brock" w:date="2013-09-27T13:06:00Z">
        <w:r w:rsidR="00460CAC">
          <w:t>13.6.2.1</w:t>
        </w:r>
      </w:ins>
      <w:ins w:id="7767" w:author="Rev 19 Allen Wirfs-Brock" w:date="2013-09-23T13:31:00Z">
        <w:r>
          <w:fldChar w:fldCharType="end"/>
        </w:r>
        <w:r>
          <w:t xml:space="preserve">, </w:t>
        </w:r>
        <w:r>
          <w:fldChar w:fldCharType="begin"/>
        </w:r>
        <w:r>
          <w:instrText xml:space="preserve"> REF _Ref367705856 \r \h </w:instrText>
        </w:r>
      </w:ins>
      <w:ins w:id="7768" w:author="Rev 19 Allen Wirfs-Brock" w:date="2013-09-23T13:31:00Z">
        <w:r>
          <w:fldChar w:fldCharType="separate"/>
        </w:r>
      </w:ins>
      <w:ins w:id="7769" w:author="Rev 19 Allen Wirfs-Brock" w:date="2013-09-27T13:06:00Z">
        <w:r w:rsidR="00460CAC">
          <w:t>13.6.3.1</w:t>
        </w:r>
      </w:ins>
      <w:ins w:id="7770" w:author="Rev 19 Allen Wirfs-Brock" w:date="2013-09-23T13:31:00Z">
        <w:r>
          <w:fldChar w:fldCharType="end"/>
        </w:r>
        <w:r>
          <w:t xml:space="preserve">, </w:t>
        </w:r>
        <w:r>
          <w:fldChar w:fldCharType="begin"/>
        </w:r>
        <w:r>
          <w:instrText xml:space="preserve"> REF _Ref367705878 \r \h </w:instrText>
        </w:r>
      </w:ins>
      <w:ins w:id="7771" w:author="Rev 19 Allen Wirfs-Brock" w:date="2013-09-23T13:31:00Z">
        <w:r>
          <w:fldChar w:fldCharType="separate"/>
        </w:r>
      </w:ins>
      <w:ins w:id="7772" w:author="Rev 19 Allen Wirfs-Brock" w:date="2013-09-27T13:06:00Z">
        <w:r w:rsidR="00460CAC">
          <w:t>13.6.4.3</w:t>
        </w:r>
      </w:ins>
      <w:ins w:id="7773" w:author="Rev 19 Allen Wirfs-Brock" w:date="2013-09-23T13:31:00Z">
        <w:r>
          <w:fldChar w:fldCharType="end"/>
        </w:r>
        <w:r>
          <w:t xml:space="preserve">, </w:t>
        </w:r>
        <w:r>
          <w:fldChar w:fldCharType="begin"/>
        </w:r>
        <w:r>
          <w:instrText xml:space="preserve"> REF _Ref367705897 \r \h </w:instrText>
        </w:r>
      </w:ins>
      <w:ins w:id="7774" w:author="Rev 19 Allen Wirfs-Brock" w:date="2013-09-23T13:31:00Z">
        <w:r>
          <w:fldChar w:fldCharType="separate"/>
        </w:r>
      </w:ins>
      <w:ins w:id="7775" w:author="Rev 19 Allen Wirfs-Brock" w:date="2013-09-27T13:06:00Z">
        <w:r w:rsidR="00460CAC">
          <w:t>13.10.2</w:t>
        </w:r>
      </w:ins>
      <w:ins w:id="7776" w:author="Rev 19 Allen Wirfs-Brock" w:date="2013-09-23T13:31:00Z">
        <w:r>
          <w:fldChar w:fldCharType="end"/>
        </w:r>
        <w:r>
          <w:t xml:space="preserve">, </w:t>
        </w:r>
        <w:r>
          <w:fldChar w:fldCharType="begin"/>
        </w:r>
        <w:r>
          <w:instrText xml:space="preserve"> REF _Ref367705925 \r \h </w:instrText>
        </w:r>
      </w:ins>
      <w:ins w:id="7777" w:author="Rev 19 Allen Wirfs-Brock" w:date="2013-09-23T13:31:00Z">
        <w:r>
          <w:fldChar w:fldCharType="separate"/>
        </w:r>
      </w:ins>
      <w:ins w:id="7778" w:author="Rev 19 Allen Wirfs-Brock" w:date="2013-09-27T13:06:00Z">
        <w:r w:rsidR="00460CAC">
          <w:t>13.11.4</w:t>
        </w:r>
      </w:ins>
      <w:ins w:id="7779" w:author="Rev 19 Allen Wirfs-Brock" w:date="2013-09-23T13:31:00Z">
        <w:r>
          <w:fldChar w:fldCharType="end"/>
        </w:r>
        <w:r>
          <w:t xml:space="preserve">, </w:t>
        </w:r>
        <w:r>
          <w:fldChar w:fldCharType="begin"/>
        </w:r>
        <w:r>
          <w:instrText xml:space="preserve"> REF _Ref367705949 \r \h </w:instrText>
        </w:r>
      </w:ins>
      <w:ins w:id="7780" w:author="Rev 19 Allen Wirfs-Brock" w:date="2013-09-23T13:31:00Z">
        <w:r>
          <w:fldChar w:fldCharType="separate"/>
        </w:r>
      </w:ins>
      <w:ins w:id="7781" w:author="Rev 19 Allen Wirfs-Brock" w:date="2013-09-27T13:06:00Z">
        <w:r w:rsidR="00460CAC">
          <w:t>13.12.2</w:t>
        </w:r>
      </w:ins>
      <w:ins w:id="7782" w:author="Rev 19 Allen Wirfs-Brock" w:date="2013-09-23T13:31:00Z">
        <w:r>
          <w:fldChar w:fldCharType="end"/>
        </w:r>
        <w:r>
          <w:t xml:space="preserve">, </w:t>
        </w:r>
        <w:r>
          <w:fldChar w:fldCharType="begin"/>
        </w:r>
        <w:r>
          <w:instrText xml:space="preserve"> REF _Ref367705999 \r \h </w:instrText>
        </w:r>
      </w:ins>
      <w:ins w:id="7783" w:author="Rev 19 Allen Wirfs-Brock" w:date="2013-09-23T13:31:00Z">
        <w:r>
          <w:fldChar w:fldCharType="separate"/>
        </w:r>
      </w:ins>
      <w:ins w:id="7784" w:author="Rev 19 Allen Wirfs-Brock" w:date="2013-09-27T13:06:00Z">
        <w:r w:rsidR="00460CAC">
          <w:t>14.1.10</w:t>
        </w:r>
      </w:ins>
      <w:ins w:id="7785" w:author="Rev 19 Allen Wirfs-Brock" w:date="2013-09-23T13:31:00Z">
        <w:r>
          <w:fldChar w:fldCharType="end"/>
        </w:r>
        <w:r>
          <w:t xml:space="preserve">, </w:t>
        </w:r>
        <w:r>
          <w:fldChar w:fldCharType="begin"/>
        </w:r>
        <w:r>
          <w:instrText xml:space="preserve"> REF _Ref367706057 \r \h </w:instrText>
        </w:r>
      </w:ins>
      <w:ins w:id="7786" w:author="Rev 19 Allen Wirfs-Brock" w:date="2013-09-23T13:31:00Z">
        <w:r>
          <w:fldChar w:fldCharType="separate"/>
        </w:r>
      </w:ins>
      <w:ins w:id="7787" w:author="Rev 19 Allen Wirfs-Brock" w:date="2013-09-27T13:06:00Z">
        <w:r w:rsidR="00460CAC">
          <w:t>14.4.8</w:t>
        </w:r>
      </w:ins>
      <w:ins w:id="7788" w:author="Rev 19 Allen Wirfs-Brock" w:date="2013-09-23T13:31:00Z">
        <w:r>
          <w:fldChar w:fldCharType="end"/>
        </w:r>
        <w:r>
          <w:t xml:space="preserve">, </w:t>
        </w:r>
        <w:r>
          <w:fldChar w:fldCharType="begin"/>
        </w:r>
        <w:r>
          <w:instrText xml:space="preserve"> REF _Ref367706084 \r \h </w:instrText>
        </w:r>
      </w:ins>
      <w:ins w:id="7789" w:author="Rev 19 Allen Wirfs-Brock" w:date="2013-09-23T13:31:00Z">
        <w:r>
          <w:fldChar w:fldCharType="separate"/>
        </w:r>
      </w:ins>
      <w:ins w:id="7790" w:author="Rev 19 Allen Wirfs-Brock" w:date="2013-09-27T13:06:00Z">
        <w:r w:rsidR="00460CAC">
          <w:t>14.5.13</w:t>
        </w:r>
      </w:ins>
      <w:ins w:id="7791" w:author="Rev 19 Allen Wirfs-Brock" w:date="2013-09-23T13:31:00Z">
        <w:r>
          <w:fldChar w:fldCharType="end"/>
        </w:r>
        <w:r>
          <w:t xml:space="preserve">, </w:t>
        </w:r>
        <w:r>
          <w:fldChar w:fldCharType="begin"/>
        </w:r>
        <w:r>
          <w:instrText xml:space="preserve"> REF _Ref367706111 \r \h </w:instrText>
        </w:r>
      </w:ins>
      <w:ins w:id="7792" w:author="Rev 19 Allen Wirfs-Brock" w:date="2013-09-23T13:31:00Z">
        <w:r>
          <w:fldChar w:fldCharType="separate"/>
        </w:r>
      </w:ins>
      <w:ins w:id="7793" w:author="Rev 19 Allen Wirfs-Brock" w:date="2013-09-27T13:06:00Z">
        <w:r w:rsidR="00460CAC">
          <w:t>15.1.0.5</w:t>
        </w:r>
      </w:ins>
      <w:ins w:id="7794" w:author="Rev 19 Allen Wirfs-Brock" w:date="2013-09-23T13:31:00Z">
        <w:r>
          <w:fldChar w:fldCharType="end"/>
        </w:r>
        <w:r>
          <w:t xml:space="preserve">, </w:t>
        </w:r>
        <w:r>
          <w:fldChar w:fldCharType="begin"/>
        </w:r>
        <w:r>
          <w:instrText xml:space="preserve"> REF _Ref367706146 \r \h </w:instrText>
        </w:r>
      </w:ins>
      <w:ins w:id="7795" w:author="Rev 19 Allen Wirfs-Brock" w:date="2013-09-23T13:31:00Z">
        <w:r>
          <w:fldChar w:fldCharType="separate"/>
        </w:r>
      </w:ins>
      <w:ins w:id="7796" w:author="Rev 19 Allen Wirfs-Brock" w:date="2013-09-27T13:06:00Z">
        <w:r w:rsidR="00460CAC">
          <w:t>15.2.5</w:t>
        </w:r>
      </w:ins>
      <w:ins w:id="7797" w:author="Rev 19 Allen Wirfs-Brock" w:date="2013-09-23T13:31:00Z">
        <w:r>
          <w:fldChar w:fldCharType="end"/>
        </w:r>
        <w:r>
          <w:t>.</w:t>
        </w:r>
      </w:ins>
    </w:p>
    <w:p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1"/>
        </w:numPr>
        <w:spacing w:after="220"/>
        <w:contextualSpacing/>
      </w:pPr>
      <w:r w:rsidRPr="00E77497">
        <w:lastRenderedPageBreak/>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rsidR="004C2687" w:rsidRPr="00E77497" w:rsidDel="00B336AA" w:rsidRDefault="004C2687">
      <w:pPr>
        <w:pStyle w:val="Heading3"/>
        <w:rPr>
          <w:del w:id="7798" w:author="Rev 19 Allen Wirfs-Brock" w:date="2013-09-11T18:41:00Z"/>
        </w:rPr>
      </w:pPr>
      <w:del w:id="7799" w:author="Rev 19 Allen Wirfs-Brock" w:date="2013-09-11T18:41:00Z">
        <w:r w:rsidRPr="00E77497" w:rsidDel="00B336AA">
          <w:delText>Runtime Semantics</w:delText>
        </w:r>
        <w:bookmarkStart w:id="7800" w:name="_Toc368034522"/>
        <w:bookmarkStart w:id="7801" w:name="_Toc368049745"/>
        <w:bookmarkStart w:id="7802" w:name="_Toc368050522"/>
        <w:bookmarkEnd w:id="7800"/>
        <w:bookmarkEnd w:id="7801"/>
        <w:bookmarkEnd w:id="7802"/>
      </w:del>
    </w:p>
    <w:p w:rsidR="00295437" w:rsidRDefault="00295437" w:rsidP="006A78DC">
      <w:pPr>
        <w:pStyle w:val="Heading3"/>
        <w:rPr>
          <w:rFonts w:ascii="Helvetica" w:hAnsi="Helvetica"/>
          <w:spacing w:val="6"/>
        </w:rPr>
      </w:pPr>
      <w:bookmarkStart w:id="7803" w:name="_Ref366743530"/>
      <w:bookmarkStart w:id="7804" w:name="_Toc368050523"/>
      <w:r w:rsidRPr="00E77497">
        <w:rPr>
          <w:rFonts w:ascii="Helvetica" w:hAnsi="Helvetica"/>
        </w:rPr>
        <w:t xml:space="preserve">Runtime Semantics: </w:t>
      </w:r>
      <w:r w:rsidRPr="00E77497">
        <w:rPr>
          <w:rFonts w:ascii="Helvetica" w:hAnsi="Helvetica"/>
          <w:spacing w:val="6"/>
        </w:rPr>
        <w:t>Binding</w:t>
      </w:r>
      <w:del w:id="7805" w:author="Rev 19 Allen Wirfs-Brock" w:date="2013-09-23T16:43:00Z">
        <w:r w:rsidRPr="00E77497" w:rsidDel="00427ECF">
          <w:rPr>
            <w:rFonts w:ascii="Helvetica" w:hAnsi="Helvetica"/>
            <w:spacing w:val="6"/>
          </w:rPr>
          <w:delText xml:space="preserve"> </w:delText>
        </w:r>
      </w:del>
      <w:r w:rsidR="00A113E2">
        <w:rPr>
          <w:rFonts w:ascii="Helvetica" w:hAnsi="Helvetica"/>
          <w:spacing w:val="6"/>
        </w:rPr>
        <w:t>Initialisation</w:t>
      </w:r>
      <w:bookmarkEnd w:id="7803"/>
      <w:bookmarkEnd w:id="7804"/>
    </w:p>
    <w:p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427ECF" w:rsidRPr="002E15BF" w:rsidRDefault="00427ECF" w:rsidP="00427ECF">
      <w:pPr>
        <w:tabs>
          <w:tab w:val="left" w:pos="2055"/>
        </w:tabs>
        <w:rPr>
          <w:ins w:id="7806" w:author="Rev 19 Allen Wirfs-Brock" w:date="2013-09-23T16:42:00Z"/>
        </w:rPr>
      </w:pPr>
      <w:ins w:id="7807" w:author="Rev 19 Allen Wirfs-Brock" w:date="2013-09-23T16:42:00Z">
        <w:r w:rsidRPr="002E15BF">
          <w:t xml:space="preserve">See also: </w:t>
        </w:r>
        <w:r w:rsidRPr="002E15BF">
          <w:fldChar w:fldCharType="begin"/>
        </w:r>
        <w:r w:rsidRPr="002E15BF">
          <w:instrText xml:space="preserve"> REF _Ref366743257 \r \h </w:instrText>
        </w:r>
        <w:r>
          <w:instrText xml:space="preserve"> \* MERGEFORMAT </w:instrText>
        </w:r>
      </w:ins>
      <w:ins w:id="7808" w:author="Rev 19 Allen Wirfs-Brock" w:date="2013-09-23T16:42:00Z">
        <w:r w:rsidRPr="002E15BF">
          <w:fldChar w:fldCharType="separate"/>
        </w:r>
      </w:ins>
      <w:ins w:id="7809" w:author="Rev 19 Allen Wirfs-Brock" w:date="2013-09-27T13:06:00Z">
        <w:r w:rsidR="00460CAC">
          <w:t>12.1.4.2.2</w:t>
        </w:r>
      </w:ins>
      <w:ins w:id="7810" w:author="Rev 19 Allen Wirfs-Brock" w:date="2013-09-23T16:42:00Z">
        <w:r w:rsidRPr="002E15BF">
          <w:fldChar w:fldCharType="end"/>
        </w:r>
        <w:r>
          <w:t xml:space="preserve">, </w:t>
        </w:r>
        <w:r>
          <w:fldChar w:fldCharType="begin"/>
        </w:r>
        <w:r>
          <w:instrText xml:space="preserve"> REF _Ref366743323 \r \h </w:instrText>
        </w:r>
      </w:ins>
      <w:ins w:id="7811" w:author="Rev 19 Allen Wirfs-Brock" w:date="2013-09-23T16:42:00Z">
        <w:r>
          <w:fldChar w:fldCharType="separate"/>
        </w:r>
      </w:ins>
      <w:ins w:id="7812" w:author="Rev 19 Allen Wirfs-Brock" w:date="2013-09-27T13:06:00Z">
        <w:r w:rsidR="00460CAC">
          <w:t>13.2.1.4</w:t>
        </w:r>
      </w:ins>
      <w:ins w:id="7813" w:author="Rev 19 Allen Wirfs-Brock" w:date="2013-09-23T16:42:00Z">
        <w:r>
          <w:fldChar w:fldCharType="end"/>
        </w:r>
        <w:r>
          <w:t xml:space="preserve">, </w:t>
        </w:r>
        <w:r>
          <w:fldChar w:fldCharType="begin"/>
        </w:r>
        <w:r>
          <w:instrText xml:space="preserve"> REF _Ref366743381 \r \h </w:instrText>
        </w:r>
      </w:ins>
      <w:ins w:id="7814" w:author="Rev 19 Allen Wirfs-Brock" w:date="2013-09-23T16:42:00Z">
        <w:r>
          <w:fldChar w:fldCharType="separate"/>
        </w:r>
      </w:ins>
      <w:ins w:id="7815" w:author="Rev 19 Allen Wirfs-Brock" w:date="2013-09-27T13:06:00Z">
        <w:r w:rsidR="00460CAC">
          <w:t>13.2.2.2</w:t>
        </w:r>
      </w:ins>
      <w:ins w:id="7816" w:author="Rev 19 Allen Wirfs-Brock" w:date="2013-09-23T16:42:00Z">
        <w:r>
          <w:fldChar w:fldCharType="end"/>
        </w:r>
        <w:r>
          <w:t xml:space="preserve">, </w:t>
        </w:r>
        <w:r>
          <w:fldChar w:fldCharType="begin"/>
        </w:r>
        <w:r>
          <w:instrText xml:space="preserve"> REF _Ref366743416 \r \h </w:instrText>
        </w:r>
      </w:ins>
      <w:r>
        <w:fldChar w:fldCharType="separate"/>
      </w:r>
      <w:ins w:id="7817" w:author="Rev 19 Allen Wirfs-Brock" w:date="2013-09-27T13:06:00Z">
        <w:r w:rsidR="00460CAC">
          <w:t>13.2.3.4</w:t>
        </w:r>
      </w:ins>
      <w:ins w:id="7818" w:author="Rev 19 Allen Wirfs-Brock" w:date="2013-09-23T16:42:00Z">
        <w:r>
          <w:fldChar w:fldCharType="end"/>
        </w:r>
        <w:r>
          <w:t xml:space="preserve">, </w:t>
        </w:r>
        <w:r>
          <w:fldChar w:fldCharType="begin"/>
        </w:r>
        <w:r>
          <w:instrText xml:space="preserve"> REF _Ref366743570 \r \h </w:instrText>
        </w:r>
      </w:ins>
      <w:ins w:id="7819" w:author="Rev 19 Allen Wirfs-Brock" w:date="2013-09-23T16:42:00Z">
        <w:r>
          <w:fldChar w:fldCharType="separate"/>
        </w:r>
      </w:ins>
      <w:ins w:id="7820" w:author="Rev 19 Allen Wirfs-Brock" w:date="2013-09-27T13:06:00Z">
        <w:r w:rsidR="00460CAC">
          <w:t>14.1.11</w:t>
        </w:r>
      </w:ins>
      <w:ins w:id="7821" w:author="Rev 19 Allen Wirfs-Brock" w:date="2013-09-23T16:42:00Z">
        <w:r>
          <w:fldChar w:fldCharType="end"/>
        </w:r>
        <w:r>
          <w:t xml:space="preserve">, </w:t>
        </w:r>
        <w:r>
          <w:fldChar w:fldCharType="begin"/>
        </w:r>
        <w:r>
          <w:instrText xml:space="preserve"> REF _Ref366743623 \r \h </w:instrText>
        </w:r>
      </w:ins>
      <w:ins w:id="7822" w:author="Rev 19 Allen Wirfs-Brock" w:date="2013-09-23T16:42:00Z">
        <w:r>
          <w:fldChar w:fldCharType="separate"/>
        </w:r>
      </w:ins>
      <w:ins w:id="7823" w:author="Rev 19 Allen Wirfs-Brock" w:date="2013-09-27T13:06:00Z">
        <w:r w:rsidR="00460CAC">
          <w:t>14.2.8</w:t>
        </w:r>
      </w:ins>
      <w:ins w:id="7824" w:author="Rev 19 Allen Wirfs-Brock" w:date="2013-09-23T16:42:00Z">
        <w:r>
          <w:fldChar w:fldCharType="end"/>
        </w:r>
        <w:r>
          <w:t>.</w:t>
        </w:r>
        <w:r w:rsidRPr="002E15BF">
          <w:tab/>
        </w:r>
      </w:ins>
    </w:p>
    <w:p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74396A" w:rsidRPr="00E77497" w:rsidDel="001F1D00" w:rsidRDefault="0074396A" w:rsidP="00E74C84">
      <w:pPr>
        <w:pStyle w:val="Alg3"/>
        <w:numPr>
          <w:ilvl w:val="0"/>
          <w:numId w:val="1452"/>
        </w:numPr>
        <w:rPr>
          <w:del w:id="7825" w:author="Rev 19 Allen Wirfs-Brock" w:date="2013-09-25T17:02:00Z"/>
        </w:rPr>
      </w:pPr>
      <w:commentRangeStart w:id="7826"/>
      <w:del w:id="7827" w:author="Rev 19 Allen Wirfs-Brock" w:date="2013-09-25T17:02:00Z">
        <w:r w:rsidRPr="00E77497" w:rsidDel="001F1D00">
          <w:delText xml:space="preserve">Let </w:delText>
        </w:r>
        <w:r w:rsidDel="001F1D00">
          <w:rPr>
            <w:i/>
          </w:rPr>
          <w:delText>exceptionObj</w:delText>
        </w:r>
        <w:r w:rsidRPr="00E77497" w:rsidDel="001F1D00">
          <w:delText xml:space="preserve"> be ToObject(</w:delText>
        </w:r>
        <w:r w:rsidDel="001F1D00">
          <w:rPr>
            <w:i/>
          </w:rPr>
          <w:delText>value</w:delText>
        </w:r>
        <w:r w:rsidRPr="00E77497" w:rsidDel="001F1D00">
          <w:delText>).</w:delText>
        </w:r>
      </w:del>
    </w:p>
    <w:p w:rsidR="00ED63AB" w:rsidRDefault="001F1D00" w:rsidP="00E74C84">
      <w:pPr>
        <w:pStyle w:val="Alg2"/>
        <w:numPr>
          <w:ilvl w:val="0"/>
          <w:numId w:val="1452"/>
        </w:numPr>
        <w:spacing w:after="220"/>
        <w:contextualSpacing/>
      </w:pPr>
      <w:ins w:id="7828" w:author="Rev 19 Allen Wirfs-Brock" w:date="2013-09-25T17:01:00Z">
        <w:r>
          <w:t>If Type(</w:t>
        </w:r>
        <w:r>
          <w:rPr>
            <w:i/>
            <w:iCs/>
          </w:rPr>
          <w:t>value</w:t>
        </w:r>
        <w:r>
          <w:t xml:space="preserve">) is not Object, then throw a </w:t>
        </w:r>
        <w:r w:rsidRPr="00B54857">
          <w:rPr>
            <w:b/>
            <w:bCs/>
          </w:rPr>
          <w:t>TypeError</w:t>
        </w:r>
        <w:r>
          <w:t xml:space="preserve"> exception.</w:t>
        </w:r>
      </w:ins>
      <w:del w:id="7829" w:author="Rev 19 Allen Wirfs-Brock" w:date="2013-09-25T17:01:00Z">
        <w:r w:rsidR="00ED63AB" w:rsidDel="001F1D00">
          <w:delText>ReturnIfAbrupt(</w:delText>
        </w:r>
        <w:r w:rsidR="00ED63AB" w:rsidDel="001F1D00">
          <w:rPr>
            <w:i/>
          </w:rPr>
          <w:delText>exceptionObj</w:delText>
        </w:r>
        <w:r w:rsidR="00ED63AB" w:rsidDel="001F1D00">
          <w:delText>).</w:delText>
        </w:r>
        <w:commentRangeEnd w:id="7826"/>
        <w:r w:rsidR="00ED63AB" w:rsidDel="001F1D00">
          <w:rPr>
            <w:rStyle w:val="CommentReference"/>
            <w:rFonts w:ascii="Arial" w:eastAsia="MS Mincho" w:hAnsi="Arial"/>
            <w:spacing w:val="0"/>
            <w:lang w:eastAsia="ja-JP"/>
          </w:rPr>
          <w:commentReference w:id="7826"/>
        </w:r>
      </w:del>
    </w:p>
    <w:p w:rsidR="0074396A" w:rsidRPr="004418C4" w:rsidRDefault="00A90B01" w:rsidP="00E74C84">
      <w:pPr>
        <w:pStyle w:val="Alg2"/>
        <w:numPr>
          <w:ilvl w:val="0"/>
          <w:numId w:val="1452"/>
        </w:numPr>
        <w:spacing w:after="220"/>
      </w:pPr>
      <w:r>
        <w:t>Return the result of performing</w:t>
      </w:r>
      <w:r w:rsidR="0074396A" w:rsidRPr="004418C4">
        <w:t xml:space="preserve"> Binding</w:t>
      </w:r>
      <w:del w:id="7830" w:author="Rev 19 Allen Wirfs-Brock" w:date="2013-09-23T16:43:00Z">
        <w:r w:rsidR="0074396A" w:rsidRPr="004418C4" w:rsidDel="00427ECF">
          <w:delText xml:space="preserve"> </w:delText>
        </w:r>
      </w:del>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del w:id="7831" w:author="Rev 19 Allen Wirfs-Brock" w:date="2013-09-25T17:01:00Z">
        <w:r w:rsidR="0074396A" w:rsidDel="001F1D00">
          <w:rPr>
            <w:i/>
          </w:rPr>
          <w:delText>exceptionObj</w:delText>
        </w:r>
        <w:r w:rsidR="0074396A" w:rsidRPr="00E77497" w:rsidDel="001F1D00">
          <w:delText xml:space="preserve"> </w:delText>
        </w:r>
      </w:del>
      <w:ins w:id="7832" w:author="Rev 19 Allen Wirfs-Brock" w:date="2013-09-25T17:01:00Z">
        <w:r w:rsidR="001F1D00">
          <w:rPr>
            <w:i/>
          </w:rPr>
          <w:t>value</w:t>
        </w:r>
        <w:r w:rsidR="001F1D00" w:rsidRPr="00E77497">
          <w:t xml:space="preserve"> </w:t>
        </w:r>
      </w:ins>
      <w:r w:rsidR="0074396A" w:rsidRPr="004418C4">
        <w:t xml:space="preserve">and </w:t>
      </w:r>
      <w:r w:rsidR="00767E5E">
        <w:rPr>
          <w:i/>
        </w:rPr>
        <w:t>environment</w:t>
      </w:r>
      <w:r w:rsidR="0074396A" w:rsidRPr="004418C4">
        <w:t xml:space="preserve"> as the arguments.</w:t>
      </w:r>
    </w:p>
    <w:p w:rsidR="006A1523" w:rsidRDefault="006A1523" w:rsidP="00427ECF">
      <w:pPr>
        <w:pStyle w:val="Heading3"/>
      </w:pPr>
      <w:bookmarkStart w:id="7833" w:name="_Toc368050524"/>
      <w:r w:rsidRPr="00E77497">
        <w:t xml:space="preserve">Runtime Semantics: </w:t>
      </w:r>
      <w:r>
        <w:t>Catch</w:t>
      </w:r>
      <w:del w:id="7834" w:author="Rev 19 Allen Wirfs-Brock" w:date="2013-09-23T16:50:00Z">
        <w:r w:rsidDel="00427ECF">
          <w:delText xml:space="preserve"> </w:delText>
        </w:r>
      </w:del>
      <w:r>
        <w:t>Clause</w:t>
      </w:r>
      <w:del w:id="7835" w:author="Rev 19 Allen Wirfs-Brock" w:date="2013-09-23T16:51:00Z">
        <w:r w:rsidDel="00427ECF">
          <w:delText xml:space="preserve"> </w:delText>
        </w:r>
      </w:del>
      <w:r>
        <w:t>Evaluation</w:t>
      </w:r>
      <w:bookmarkEnd w:id="7833"/>
    </w:p>
    <w:p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A1523" w:rsidRPr="00E77497" w:rsidRDefault="006A1523" w:rsidP="00C47E72">
      <w:pPr>
        <w:pStyle w:val="Alg2"/>
        <w:numPr>
          <w:ilvl w:val="0"/>
          <w:numId w:val="139"/>
        </w:numPr>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w:t>
      </w:r>
      <w:del w:id="7836" w:author="Rev 19 Allen Wirfs-Brock" w:date="2013-09-09T11:11:00Z">
        <w:r w:rsidDel="001349B2">
          <w:delText xml:space="preserve">an </w:delText>
        </w:r>
      </w:del>
      <w:r>
        <w:t>return an abrupt completion.</w:t>
      </w:r>
    </w:p>
    <w:p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w:t>
      </w:r>
      <w:del w:id="7837" w:author="Rev 19 Allen Wirfs-Brock" w:date="2013-09-23T16:44:00Z">
        <w:r w:rsidR="006A1523" w:rsidRPr="004418C4" w:rsidDel="00427ECF">
          <w:delText xml:space="preserve"> </w:delText>
        </w:r>
      </w:del>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rsidR="006A1523" w:rsidRPr="00E77497" w:rsidRDefault="00ED63AB" w:rsidP="00C47E72">
      <w:pPr>
        <w:pStyle w:val="Alg2"/>
        <w:numPr>
          <w:ilvl w:val="0"/>
          <w:numId w:val="139"/>
        </w:numPr>
      </w:pPr>
      <w:r>
        <w:t>ReturnIfAbrupt(</w:t>
      </w:r>
      <w:r w:rsidRPr="00A90B01">
        <w:rPr>
          <w:i/>
        </w:rPr>
        <w:t>status</w:t>
      </w:r>
      <w:r>
        <w:t>)</w:t>
      </w:r>
      <w:r w:rsidR="00A90B01">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2687" w:rsidRPr="00E77497" w:rsidRDefault="004C2687" w:rsidP="006A78DC">
      <w:pPr>
        <w:pStyle w:val="Heading3"/>
      </w:pPr>
      <w:bookmarkStart w:id="7838" w:name="_Toc368050525"/>
      <w:r w:rsidRPr="00E77497">
        <w:t xml:space="preserve">Runtime Semantics: </w:t>
      </w:r>
      <w:r w:rsidRPr="00E77497">
        <w:rPr>
          <w:spacing w:val="6"/>
        </w:rPr>
        <w:t>Evaluation</w:t>
      </w:r>
      <w:bookmarkEnd w:id="7838"/>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rsidR="004C02EF" w:rsidRPr="00E77497" w:rsidRDefault="004C02EF" w:rsidP="00C47E72">
      <w:pPr>
        <w:pStyle w:val="Alg2"/>
        <w:numPr>
          <w:ilvl w:val="0"/>
          <w:numId w:val="136"/>
        </w:numPr>
        <w:spacing w:after="220"/>
      </w:pPr>
      <w:r w:rsidRPr="00E77497">
        <w:t xml:space="preserve">Return the result of </w:t>
      </w:r>
      <w:r w:rsidR="006A1523">
        <w:t>performing Catch</w:t>
      </w:r>
      <w:del w:id="7839" w:author="Rev 19 Allen Wirfs-Brock" w:date="2013-09-23T16:51:00Z">
        <w:r w:rsidR="006A1523" w:rsidDel="00427ECF">
          <w:delText xml:space="preserve"> </w:delText>
        </w:r>
      </w:del>
      <w:r w:rsidR="006A1523">
        <w:t>Clause</w:t>
      </w:r>
      <w:del w:id="7840" w:author="Rev 19 Allen Wirfs-Brock" w:date="2013-09-23T16:51:00Z">
        <w:r w:rsidR="006A1523" w:rsidDel="00427ECF">
          <w:delText xml:space="preserve"> </w:delText>
        </w:r>
      </w:del>
      <w:r w:rsidR="006A1523">
        <w:t>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rsidR="004C02EF" w:rsidRPr="00E77497" w:rsidRDefault="004C02EF" w:rsidP="004C02EF">
      <w:r w:rsidRPr="00E77497">
        <w:rPr>
          <w:rFonts w:ascii="Times New Roman" w:hAnsi="Times New Roman"/>
          <w:i/>
        </w:rPr>
        <w:lastRenderedPageBreak/>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B</w:t>
      </w:r>
      <w:r w:rsidRPr="00E77497">
        <w:t>.</w:t>
      </w:r>
    </w:p>
    <w:p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w:t>
      </w:r>
      <w:del w:id="7841" w:author="Rev 19 Allen Wirfs-Brock" w:date="2013-09-23T16:51:00Z">
        <w:r w:rsidR="006A1523" w:rsidDel="00427ECF">
          <w:delText xml:space="preserve"> </w:delText>
        </w:r>
      </w:del>
      <w:r w:rsidR="006A1523">
        <w:t>Clause</w:t>
      </w:r>
      <w:del w:id="7842" w:author="Rev 19 Allen Wirfs-Brock" w:date="2013-09-23T16:51:00Z">
        <w:r w:rsidR="006A1523" w:rsidDel="00427ECF">
          <w:delText xml:space="preserve"> </w:delText>
        </w:r>
      </w:del>
      <w:r w:rsidR="006A1523">
        <w:t>Evaluation of</w:t>
      </w:r>
      <w:r w:rsidR="006A1523" w:rsidRPr="00E77497">
        <w:t xml:space="preserve"> </w:t>
      </w:r>
      <w:r w:rsidRPr="00E77497">
        <w:rPr>
          <w:i/>
        </w:rPr>
        <w:t>Catch</w:t>
      </w:r>
      <w:r w:rsidRPr="00E77497">
        <w:t xml:space="preserve"> with parameter </w:t>
      </w:r>
      <w:r w:rsidRPr="00E77497">
        <w:rPr>
          <w:i/>
        </w:rPr>
        <w:t>B</w:t>
      </w:r>
      <w:r w:rsidRPr="00E77497">
        <w:t>.value.</w:t>
      </w:r>
    </w:p>
    <w:p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rsidR="004C02EF" w:rsidRPr="00E77497" w:rsidRDefault="004C02EF" w:rsidP="00D148E9">
      <w:pPr>
        <w:pStyle w:val="Heading2"/>
      </w:pPr>
      <w:bookmarkStart w:id="7843" w:name="_Toc361663444"/>
      <w:bookmarkStart w:id="7844" w:name="_Toc361665285"/>
      <w:bookmarkStart w:id="7845" w:name="_Toc361667125"/>
      <w:bookmarkStart w:id="7846" w:name="_Toc361668954"/>
      <w:bookmarkStart w:id="7847" w:name="_Toc364934998"/>
      <w:bookmarkStart w:id="7848" w:name="_Toc365474242"/>
      <w:bookmarkStart w:id="7849" w:name="_Toc361663448"/>
      <w:bookmarkStart w:id="7850" w:name="_Toc361665289"/>
      <w:bookmarkStart w:id="7851" w:name="_Toc361667129"/>
      <w:bookmarkStart w:id="7852" w:name="_Toc361668958"/>
      <w:bookmarkStart w:id="7853" w:name="_Toc364935002"/>
      <w:bookmarkStart w:id="7854" w:name="_Toc365474246"/>
      <w:bookmarkStart w:id="7855" w:name="_Toc361663463"/>
      <w:bookmarkStart w:id="7856" w:name="_Toc361665304"/>
      <w:bookmarkStart w:id="7857" w:name="_Toc361667144"/>
      <w:bookmarkStart w:id="7858" w:name="_Toc361668973"/>
      <w:bookmarkStart w:id="7859" w:name="_Toc364935017"/>
      <w:bookmarkStart w:id="7860" w:name="_Toc365474261"/>
      <w:bookmarkStart w:id="7861" w:name="_Toc361663464"/>
      <w:bookmarkStart w:id="7862" w:name="_Toc361665305"/>
      <w:bookmarkStart w:id="7863" w:name="_Toc361667145"/>
      <w:bookmarkStart w:id="7864" w:name="_Toc361668974"/>
      <w:bookmarkStart w:id="7865" w:name="_Toc364935018"/>
      <w:bookmarkStart w:id="7866" w:name="_Toc365474262"/>
      <w:bookmarkStart w:id="7867" w:name="_Toc361663468"/>
      <w:bookmarkStart w:id="7868" w:name="_Toc361665309"/>
      <w:bookmarkStart w:id="7869" w:name="_Toc361667149"/>
      <w:bookmarkStart w:id="7870" w:name="_Toc361668978"/>
      <w:bookmarkStart w:id="7871" w:name="_Toc364935022"/>
      <w:bookmarkStart w:id="7872" w:name="_Toc365474266"/>
      <w:bookmarkStart w:id="7873" w:name="_Toc235503470"/>
      <w:bookmarkStart w:id="7874" w:name="_Toc241509245"/>
      <w:bookmarkStart w:id="7875" w:name="_Toc244416732"/>
      <w:bookmarkStart w:id="7876" w:name="_Toc276631096"/>
      <w:bookmarkStart w:id="7877" w:name="_Ref424532508"/>
      <w:bookmarkStart w:id="7878" w:name="_Ref449941631"/>
      <w:bookmarkStart w:id="7879" w:name="_Ref457101484"/>
      <w:bookmarkStart w:id="7880" w:name="_Toc472818893"/>
      <w:bookmarkStart w:id="7881" w:name="_Toc368050526"/>
      <w:bookmarkEnd w:id="7457"/>
      <w:bookmarkEnd w:id="7458"/>
      <w:bookmarkEnd w:id="7459"/>
      <w:bookmarkEnd w:id="7460"/>
      <w:bookmarkEnd w:id="7461"/>
      <w:bookmarkEnd w:id="7462"/>
      <w:bookmarkEnd w:id="7463"/>
      <w:bookmarkEnd w:id="7717"/>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r w:rsidRPr="00E77497">
        <w:t xml:space="preserve">The </w:t>
      </w:r>
      <w:r w:rsidRPr="00E77497">
        <w:rPr>
          <w:rFonts w:ascii="Courier New" w:hAnsi="Courier New"/>
          <w:sz w:val="20"/>
        </w:rPr>
        <w:t>debugger</w:t>
      </w:r>
      <w:r w:rsidRPr="00E77497">
        <w:t xml:space="preserve"> statement</w:t>
      </w:r>
      <w:bookmarkEnd w:id="7873"/>
      <w:bookmarkEnd w:id="7874"/>
      <w:bookmarkEnd w:id="7875"/>
      <w:bookmarkEnd w:id="7876"/>
      <w:bookmarkEnd w:id="788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DebuggerStatement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debugger ;</w:t>
      </w:r>
    </w:p>
    <w:p w:rsidR="00137648" w:rsidRPr="00E77497" w:rsidRDefault="00137648" w:rsidP="00C464F8">
      <w:pPr>
        <w:pStyle w:val="Heading3"/>
      </w:pPr>
      <w:bookmarkStart w:id="7882" w:name="_Toc368050527"/>
      <w:r w:rsidRPr="00E77497">
        <w:t xml:space="preserve">Runtime Semantics: </w:t>
      </w:r>
      <w:r w:rsidRPr="00E77497">
        <w:rPr>
          <w:spacing w:val="6"/>
        </w:rPr>
        <w:t>Evaluation</w:t>
      </w:r>
      <w:bookmarkEnd w:id="7882"/>
    </w:p>
    <w:p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rsidR="004C02EF" w:rsidRPr="00E77497" w:rsidRDefault="004C02EF" w:rsidP="00150A49">
      <w:pPr>
        <w:pStyle w:val="Alg2"/>
        <w:numPr>
          <w:ilvl w:val="1"/>
          <w:numId w:val="141"/>
        </w:numPr>
        <w:spacing w:after="220"/>
        <w:contextualSpacing/>
      </w:pPr>
      <w:r w:rsidRPr="00E77497">
        <w:t>Perform an implementation defined debugging action.</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rsidR="004C02EF" w:rsidRPr="00E77497" w:rsidRDefault="004C02EF" w:rsidP="00150A49">
      <w:pPr>
        <w:pStyle w:val="Alg2"/>
        <w:numPr>
          <w:ilvl w:val="0"/>
          <w:numId w:val="141"/>
        </w:numPr>
        <w:spacing w:after="220"/>
        <w:contextualSpacing/>
      </w:pPr>
      <w:r w:rsidRPr="00E77497">
        <w:t>Else</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rsidR="00BB761E" w:rsidRDefault="006F1A4D" w:rsidP="00D22EEE">
      <w:pPr>
        <w:pStyle w:val="Heading1"/>
      </w:pPr>
      <w:bookmarkStart w:id="7883" w:name="_Ref365530152"/>
      <w:bookmarkStart w:id="7884" w:name="_Toc235503471"/>
      <w:bookmarkStart w:id="7885" w:name="_Toc241509246"/>
      <w:bookmarkStart w:id="7886" w:name="_Toc244416733"/>
      <w:bookmarkStart w:id="7887" w:name="_Toc276631097"/>
      <w:bookmarkStart w:id="7888" w:name="_Toc368050528"/>
      <w:r>
        <w:t xml:space="preserve">ECMAScript Language: </w:t>
      </w:r>
      <w:r w:rsidR="00BB761E">
        <w:t xml:space="preserve">Functions and </w:t>
      </w:r>
      <w:r>
        <w:t>Classes</w:t>
      </w:r>
      <w:bookmarkEnd w:id="7883"/>
      <w:bookmarkEnd w:id="7888"/>
    </w:p>
    <w:p w:rsidR="004316E3" w:rsidRDefault="004316E3" w:rsidP="004316E3">
      <w:pPr>
        <w:pStyle w:val="Note"/>
        <w:rPr>
          <w:ins w:id="7889" w:author="Rev 19 Allen Wirfs-Brock" w:date="2013-09-10T18:27:00Z"/>
        </w:rPr>
      </w:pPr>
      <w:bookmarkStart w:id="7890" w:name="_Ref365533716"/>
      <w:bookmarkStart w:id="7891" w:name="_Ref365546706"/>
      <w:ins w:id="7892" w:author="Rev 19 Allen Wirfs-Brock" w:date="2013-09-10T18:27:00Z">
        <w:r>
          <w:t>NOTE</w:t>
        </w:r>
        <w:r>
          <w:tab/>
        </w:r>
      </w:ins>
      <w:ins w:id="7893" w:author="Rev 19 Allen Wirfs-Brock" w:date="2013-09-10T18:32:00Z">
        <w:r>
          <w:t>V</w:t>
        </w:r>
      </w:ins>
      <w:ins w:id="7894" w:author="Rev 19 Allen Wirfs-Brock" w:date="2013-09-10T18:27:00Z">
        <w:r>
          <w:t xml:space="preserve">arious ECMAScript language elements cause the creation of </w:t>
        </w:r>
      </w:ins>
      <w:ins w:id="7895" w:author="Rev 19 Allen Wirfs-Brock" w:date="2013-09-10T18:28:00Z">
        <w:r>
          <w:t>ordinary</w:t>
        </w:r>
      </w:ins>
      <w:ins w:id="7896" w:author="Rev 19 Allen Wirfs-Brock" w:date="2013-09-10T18:27:00Z">
        <w:r>
          <w:t xml:space="preserve"> </w:t>
        </w:r>
      </w:ins>
      <w:ins w:id="7897" w:author="Rev 19 Allen Wirfs-Brock" w:date="2013-09-10T18:28:00Z">
        <w:r>
          <w:t xml:space="preserve">function objects </w:t>
        </w:r>
      </w:ins>
      <w:ins w:id="7898" w:author="Rev 19 Allen Wirfs-Brock" w:date="2013-09-10T18:29:00Z">
        <w:r>
          <w:t>(</w:t>
        </w:r>
        <w:r>
          <w:fldChar w:fldCharType="begin"/>
        </w:r>
        <w:r>
          <w:instrText xml:space="preserve"> REF _Ref365529387 \r \h </w:instrText>
        </w:r>
      </w:ins>
      <w:r>
        <w:fldChar w:fldCharType="separate"/>
      </w:r>
      <w:ins w:id="7899" w:author="Rev 19 Allen Wirfs-Brock" w:date="2013-09-27T13:05:00Z">
        <w:r w:rsidR="00460CAC">
          <w:t>9.1.15</w:t>
        </w:r>
      </w:ins>
      <w:ins w:id="7900" w:author="Rev 19 Allen Wirfs-Brock" w:date="2013-09-10T18:29:00Z">
        <w:r>
          <w:fldChar w:fldCharType="end"/>
        </w:r>
        <w:r>
          <w:t xml:space="preserve">). Evaluation of such functions starts with the execution of their [[Call]] internal method </w:t>
        </w:r>
      </w:ins>
      <w:ins w:id="7901" w:author="Rev 19 Allen Wirfs-Brock" w:date="2013-09-10T18:30:00Z">
        <w:r>
          <w:t>(</w:t>
        </w:r>
        <w:r>
          <w:fldChar w:fldCharType="begin"/>
        </w:r>
        <w:r>
          <w:instrText xml:space="preserve"> REF _Ref366601140 \r \h </w:instrText>
        </w:r>
      </w:ins>
      <w:r>
        <w:fldChar w:fldCharType="separate"/>
      </w:r>
      <w:ins w:id="7902" w:author="Rev 19 Allen Wirfs-Brock" w:date="2013-09-27T13:05:00Z">
        <w:r w:rsidR="00460CAC">
          <w:t>9.1.15.1</w:t>
        </w:r>
      </w:ins>
      <w:ins w:id="7903" w:author="Rev 19 Allen Wirfs-Brock" w:date="2013-09-10T18:30:00Z">
        <w:r>
          <w:fldChar w:fldCharType="end"/>
        </w:r>
        <w:r>
          <w:t>).</w:t>
        </w:r>
      </w:ins>
    </w:p>
    <w:p w:rsidR="004C02EF" w:rsidRPr="00E77497" w:rsidRDefault="004C02EF" w:rsidP="00D148E9">
      <w:pPr>
        <w:pStyle w:val="Heading2"/>
      </w:pPr>
      <w:bookmarkStart w:id="7904" w:name="_Toc368050529"/>
      <w:r w:rsidRPr="00E77497">
        <w:t>Function Definition</w:t>
      </w:r>
      <w:bookmarkEnd w:id="7877"/>
      <w:bookmarkEnd w:id="7878"/>
      <w:bookmarkEnd w:id="7879"/>
      <w:bookmarkEnd w:id="7880"/>
      <w:bookmarkEnd w:id="7884"/>
      <w:bookmarkEnd w:id="7885"/>
      <w:bookmarkEnd w:id="7886"/>
      <w:bookmarkEnd w:id="7887"/>
      <w:r w:rsidR="00DA3106">
        <w:t>s</w:t>
      </w:r>
      <w:bookmarkEnd w:id="7890"/>
      <w:bookmarkEnd w:id="7891"/>
      <w:bookmarkEnd w:id="790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FunctionDeclaration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4C02EF" w:rsidRPr="00E77497" w:rsidRDefault="004C02EF" w:rsidP="004C02EF">
      <w:pPr>
        <w:pStyle w:val="SyntaxRule"/>
      </w:pPr>
      <w:r w:rsidRPr="00E77497">
        <w:t xml:space="preserve">FunctionExpression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rsidR="00016AA2" w:rsidRPr="00E77497" w:rsidRDefault="00016AA2" w:rsidP="00016AA2">
      <w:pPr>
        <w:pStyle w:val="SyntaxDefinition"/>
      </w:pPr>
      <w:r>
        <w:t>FormalParameters</w:t>
      </w:r>
      <w:r w:rsidRPr="00E77497">
        <w:t xml:space="preserve"> </w:t>
      </w:r>
    </w:p>
    <w:p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rsidR="00521EAD" w:rsidRPr="00E77497" w:rsidRDefault="00521EAD" w:rsidP="00521EAD">
      <w:pPr>
        <w:pStyle w:val="SyntaxRule"/>
      </w:pPr>
      <w:r w:rsidRPr="00E77497">
        <w:lastRenderedPageBreak/>
        <w:t xml:space="preserve">FormalParameterList </w:t>
      </w:r>
      <w:r w:rsidRPr="00E77497">
        <w:rPr>
          <w:rFonts w:ascii="Arial" w:hAnsi="Arial"/>
          <w:b/>
          <w:i w:val="0"/>
        </w:rPr>
        <w:t>:</w:t>
      </w:r>
    </w:p>
    <w:p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rsidR="004C02EF" w:rsidRPr="00E77497" w:rsidRDefault="00521EAD" w:rsidP="004C02EF">
      <w:pPr>
        <w:pStyle w:val="SyntaxRule"/>
      </w:pPr>
      <w:r w:rsidRPr="00E77497">
        <w:t xml:space="preserve">FormalsList </w:t>
      </w:r>
      <w:r w:rsidR="004C02EF" w:rsidRPr="00E77497">
        <w:rPr>
          <w:rFonts w:ascii="Arial" w:hAnsi="Arial"/>
          <w:b/>
          <w:i w:val="0"/>
        </w:rPr>
        <w:t>:</w:t>
      </w:r>
    </w:p>
    <w:p w:rsidR="004C02EF" w:rsidRPr="00E77497" w:rsidRDefault="00521EAD" w:rsidP="004C02EF">
      <w:pPr>
        <w:pStyle w:val="SyntaxDefinition"/>
      </w:pPr>
      <w:r w:rsidRPr="00E77497">
        <w:t>FormalParameter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rsidR="00521EAD" w:rsidRPr="00E77497" w:rsidRDefault="00521EAD" w:rsidP="00521EAD">
      <w:pPr>
        <w:pStyle w:val="SyntaxDefinition"/>
      </w:pPr>
      <w:r w:rsidRPr="00E77497">
        <w:t>Binding</w:t>
      </w:r>
      <w:r w:rsidR="00860028">
        <w:t>Element</w:t>
      </w:r>
      <w:r w:rsidRPr="00E77497">
        <w:t xml:space="preserve"> </w:t>
      </w:r>
    </w:p>
    <w:p w:rsidR="004C02EF" w:rsidRPr="00E77497" w:rsidRDefault="004C02EF" w:rsidP="004C02EF">
      <w:pPr>
        <w:pStyle w:val="SyntaxRule"/>
      </w:pPr>
      <w:r w:rsidRPr="00E77497">
        <w:t xml:space="preserve">FunctionBody </w:t>
      </w:r>
      <w:r w:rsidRPr="00E77497">
        <w:rPr>
          <w:rFonts w:ascii="Arial" w:hAnsi="Arial"/>
          <w:b/>
          <w:i w:val="0"/>
        </w:rPr>
        <w:t>:</w:t>
      </w:r>
    </w:p>
    <w:p w:rsidR="004C02EF" w:rsidRPr="00E77497" w:rsidRDefault="00620E09" w:rsidP="00AE38E2">
      <w:pPr>
        <w:pStyle w:val="SyntaxDefinition"/>
      </w:pPr>
      <w:r>
        <w:t>Function</w:t>
      </w:r>
      <w:r w:rsidR="0004187D" w:rsidRPr="00E77497">
        <w:t xml:space="preserve">StatementList </w:t>
      </w:r>
    </w:p>
    <w:p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rsidR="000C491B" w:rsidRPr="00E77497" w:rsidRDefault="000C491B" w:rsidP="000C491B">
      <w:pPr>
        <w:pStyle w:val="Syntax"/>
      </w:pPr>
      <w:r w:rsidRPr="00E77497">
        <w:t>Supplemental Syntax</w:t>
      </w:r>
    </w:p>
    <w:p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rsidR="000C491B" w:rsidRPr="00E77497" w:rsidRDefault="000C491B" w:rsidP="000C491B">
      <w:pPr>
        <w:pStyle w:val="SyntaxRule"/>
      </w:pPr>
      <w:r>
        <w:t>FunctionBody</w:t>
      </w:r>
      <w:r w:rsidRPr="00E77497">
        <w:t xml:space="preserve"> </w:t>
      </w:r>
      <w:r w:rsidRPr="00E77497">
        <w:rPr>
          <w:rFonts w:ascii="Arial" w:hAnsi="Arial"/>
          <w:b/>
          <w:i w:val="0"/>
        </w:rPr>
        <w:t>:</w:t>
      </w:r>
    </w:p>
    <w:p w:rsidR="000C491B" w:rsidRPr="00E77497" w:rsidRDefault="000C491B" w:rsidP="000C491B">
      <w:pPr>
        <w:pStyle w:val="SyntaxDefinition"/>
      </w:pPr>
      <w:r>
        <w:rPr>
          <w:rFonts w:ascii="Courier New" w:hAnsi="Courier New"/>
          <w:b/>
          <w:i w:val="0"/>
        </w:rPr>
        <w:t xml:space="preserve"> </w:t>
      </w:r>
      <w:r>
        <w:t>ThrowTypeError</w:t>
      </w:r>
    </w:p>
    <w:p w:rsidR="001C54F6" w:rsidRPr="00E77497" w:rsidRDefault="001C54F6" w:rsidP="001C54F6">
      <w:pPr>
        <w:pStyle w:val="SyntaxRule"/>
      </w:pPr>
      <w:r>
        <w:t>ThrowTypeError</w:t>
      </w:r>
      <w:r w:rsidRPr="00E77497">
        <w:t xml:space="preserve"> </w:t>
      </w:r>
      <w:r w:rsidRPr="00E77497">
        <w:rPr>
          <w:rFonts w:ascii="Arial" w:hAnsi="Arial"/>
          <w:b/>
          <w:i w:val="0"/>
        </w:rPr>
        <w:t>:</w:t>
      </w:r>
    </w:p>
    <w:p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rsidR="00F22CBA" w:rsidRPr="00E77497" w:rsidDel="001E120D" w:rsidRDefault="00F22CBA" w:rsidP="006A78DC">
      <w:pPr>
        <w:pStyle w:val="Heading3"/>
        <w:rPr>
          <w:del w:id="7905" w:author="Rev 19 Allen Wirfs-Brock" w:date="2013-09-11T19:02:00Z"/>
        </w:rPr>
      </w:pPr>
      <w:del w:id="7906" w:author="Rev 19 Allen Wirfs-Brock" w:date="2013-09-11T19:02:00Z">
        <w:r w:rsidRPr="00E77497" w:rsidDel="001E120D">
          <w:delText>Static Semantics</w:delText>
        </w:r>
        <w:bookmarkStart w:id="7907" w:name="_Toc368034530"/>
        <w:bookmarkStart w:id="7908" w:name="_Toc368049753"/>
        <w:bookmarkStart w:id="7909" w:name="_Toc368050530"/>
        <w:bookmarkEnd w:id="7907"/>
        <w:bookmarkEnd w:id="7908"/>
        <w:bookmarkEnd w:id="7909"/>
      </w:del>
    </w:p>
    <w:p w:rsidR="00F22CBA" w:rsidRPr="00E77497" w:rsidRDefault="00C9049C" w:rsidP="006A78DC">
      <w:pPr>
        <w:pStyle w:val="Heading3"/>
        <w:rPr>
          <w:rFonts w:ascii="Helvetica" w:hAnsi="Helvetica"/>
        </w:rPr>
      </w:pPr>
      <w:bookmarkStart w:id="7910" w:name="_Toc368050531"/>
      <w:r w:rsidRPr="00E77497">
        <w:rPr>
          <w:rFonts w:ascii="Helvetica" w:hAnsi="Helvetica"/>
        </w:rPr>
        <w:t xml:space="preserve">Static Semantics:  </w:t>
      </w:r>
      <w:r w:rsidR="00F22CBA" w:rsidRPr="00E77497">
        <w:rPr>
          <w:rFonts w:ascii="Helvetica" w:hAnsi="Helvetica"/>
        </w:rPr>
        <w:t>Early Errors</w:t>
      </w:r>
      <w:bookmarkEnd w:id="7910"/>
    </w:p>
    <w:p w:rsidR="005A7DC0" w:rsidRPr="00E77497" w:rsidRDefault="005A7DC0" w:rsidP="00855C6C">
      <w:pPr>
        <w:jc w:val="left"/>
      </w:pPr>
      <w:bookmarkStart w:id="7911" w:name="_Toc375031212"/>
      <w:bookmarkStart w:id="7912" w:name="_Toc381513724"/>
      <w:bookmarkStart w:id="7913" w:name="_Toc382212246"/>
      <w:bookmarkStart w:id="7914" w:name="_Toc382212809"/>
      <w:bookmarkStart w:id="7915" w:name="_Toc382291591"/>
      <w:bookmarkStart w:id="7916" w:name="_Toc385672240"/>
      <w:bookmarkStart w:id="7917" w:name="_Ref386878660"/>
      <w:bookmarkStart w:id="7918"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rsidR="001F54A9" w:rsidRPr="00E77497" w:rsidRDefault="001F54A9" w:rsidP="00470C0B">
      <w:pPr>
        <w:numPr>
          <w:ilvl w:val="0"/>
          <w:numId w:val="737"/>
        </w:numPr>
        <w:spacing w:after="220"/>
        <w:contextualSpacing/>
      </w:pPr>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6B6D0A" w:rsidRDefault="001E463E" w:rsidP="001E463E">
      <w:pPr>
        <w:numPr>
          <w:ilvl w:val="0"/>
          <w:numId w:val="737"/>
        </w:numPr>
        <w:spacing w:after="220"/>
        <w:contextualSpacing/>
      </w:pPr>
      <w:r w:rsidRPr="009C202C">
        <w:lastRenderedPageBreak/>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6B6D0A" w:rsidRDefault="001E463E" w:rsidP="00470C0B">
      <w:pPr>
        <w:numPr>
          <w:ilvl w:val="0"/>
          <w:numId w:val="737"/>
        </w:numPr>
        <w:spacing w:after="220"/>
      </w:pPr>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rsidR="00FC55A8" w:rsidRPr="00E77497" w:rsidRDefault="00FC55A8" w:rsidP="006A78DC">
      <w:pPr>
        <w:pStyle w:val="Heading3"/>
      </w:pPr>
      <w:bookmarkStart w:id="7919" w:name="_Ref367714847"/>
      <w:bookmarkStart w:id="7920" w:name="_Toc368050532"/>
      <w:r w:rsidRPr="00E77497">
        <w:t xml:space="preserve">Static Semantics:  </w:t>
      </w:r>
      <w:r w:rsidR="00256A92" w:rsidRPr="00E77497">
        <w:rPr>
          <w:lang w:eastAsia="en-US"/>
        </w:rPr>
        <w:t>BoundNames</w:t>
      </w:r>
      <w:bookmarkEnd w:id="7919"/>
      <w:bookmarkEnd w:id="7920"/>
    </w:p>
    <w:p w:rsidR="00D30056" w:rsidRPr="00F742D3" w:rsidRDefault="00D30056" w:rsidP="00D30056">
      <w:pPr>
        <w:rPr>
          <w:ins w:id="7921" w:author="Rev 19 Allen Wirfs-Brock" w:date="2013-09-23T15:57:00Z"/>
        </w:rPr>
      </w:pPr>
      <w:ins w:id="7922" w:author="Rev 19 Allen Wirfs-Brock" w:date="2013-09-23T15:57:00Z">
        <w:r>
          <w:t xml:space="preserve">See also: </w:t>
        </w:r>
        <w:r>
          <w:fldChar w:fldCharType="begin"/>
        </w:r>
        <w:r>
          <w:instrText xml:space="preserve"> REF _Ref367714652 \r \h </w:instrText>
        </w:r>
      </w:ins>
      <w:ins w:id="7923" w:author="Rev 19 Allen Wirfs-Brock" w:date="2013-09-23T15:57:00Z">
        <w:r>
          <w:fldChar w:fldCharType="separate"/>
        </w:r>
      </w:ins>
      <w:ins w:id="7924" w:author="Rev 19 Allen Wirfs-Brock" w:date="2013-09-27T13:06:00Z">
        <w:r w:rsidR="00460CAC">
          <w:t>13.2.1.2</w:t>
        </w:r>
      </w:ins>
      <w:ins w:id="7925" w:author="Rev 19 Allen Wirfs-Brock" w:date="2013-09-23T15:57:00Z">
        <w:r>
          <w:fldChar w:fldCharType="end"/>
        </w:r>
        <w:r>
          <w:t xml:space="preserve">, </w:t>
        </w:r>
        <w:r>
          <w:fldChar w:fldCharType="begin"/>
        </w:r>
        <w:r>
          <w:instrText xml:space="preserve"> REF _Ref367714706 \r \h </w:instrText>
        </w:r>
      </w:ins>
      <w:ins w:id="7926" w:author="Rev 19 Allen Wirfs-Brock" w:date="2013-09-23T15:57:00Z">
        <w:r>
          <w:fldChar w:fldCharType="separate"/>
        </w:r>
      </w:ins>
      <w:ins w:id="7927" w:author="Rev 19 Allen Wirfs-Brock" w:date="2013-09-27T13:06:00Z">
        <w:r w:rsidR="00460CAC">
          <w:t>13.2.2.1</w:t>
        </w:r>
      </w:ins>
      <w:ins w:id="7928" w:author="Rev 19 Allen Wirfs-Brock" w:date="2013-09-23T15:57:00Z">
        <w:r>
          <w:fldChar w:fldCharType="end"/>
        </w:r>
        <w:r>
          <w:t xml:space="preserve">, </w:t>
        </w:r>
        <w:r>
          <w:fldChar w:fldCharType="begin"/>
        </w:r>
        <w:r>
          <w:instrText xml:space="preserve"> REF _Ref367714756 \r \h </w:instrText>
        </w:r>
      </w:ins>
      <w:ins w:id="7929" w:author="Rev 19 Allen Wirfs-Brock" w:date="2013-09-23T15:57:00Z">
        <w:r>
          <w:fldChar w:fldCharType="separate"/>
        </w:r>
      </w:ins>
      <w:ins w:id="7930" w:author="Rev 19 Allen Wirfs-Brock" w:date="2013-09-27T13:06:00Z">
        <w:r w:rsidR="00460CAC">
          <w:t>13.2.3.2</w:t>
        </w:r>
      </w:ins>
      <w:ins w:id="7931" w:author="Rev 19 Allen Wirfs-Brock" w:date="2013-09-23T15:57:00Z">
        <w:r>
          <w:fldChar w:fldCharType="end"/>
        </w:r>
        <w:r>
          <w:t xml:space="preserve">, </w:t>
        </w:r>
        <w:r>
          <w:fldChar w:fldCharType="begin"/>
        </w:r>
        <w:r>
          <w:instrText xml:space="preserve"> REF _Ref367714785 \r \h </w:instrText>
        </w:r>
      </w:ins>
      <w:ins w:id="7932" w:author="Rev 19 Allen Wirfs-Brock" w:date="2013-09-23T15:57:00Z">
        <w:r>
          <w:fldChar w:fldCharType="separate"/>
        </w:r>
      </w:ins>
      <w:ins w:id="7933" w:author="Rev 19 Allen Wirfs-Brock" w:date="2013-09-27T13:06:00Z">
        <w:r w:rsidR="00460CAC">
          <w:t>13.6.4.2</w:t>
        </w:r>
      </w:ins>
      <w:ins w:id="7934" w:author="Rev 19 Allen Wirfs-Brock" w:date="2013-09-23T15:57:00Z">
        <w:r>
          <w:fldChar w:fldCharType="end"/>
        </w:r>
        <w:r>
          <w:t xml:space="preserve">, </w:t>
        </w:r>
        <w:r>
          <w:fldChar w:fldCharType="begin"/>
        </w:r>
        <w:r>
          <w:instrText xml:space="preserve"> REF _Ref367714869 \r \h </w:instrText>
        </w:r>
      </w:ins>
      <w:ins w:id="7935" w:author="Rev 19 Allen Wirfs-Brock" w:date="2013-09-23T15:57:00Z">
        <w:r>
          <w:fldChar w:fldCharType="separate"/>
        </w:r>
      </w:ins>
      <w:ins w:id="7936" w:author="Rev 19 Allen Wirfs-Brock" w:date="2013-09-27T13:06:00Z">
        <w:r w:rsidR="00460CAC">
          <w:t>14.2.2</w:t>
        </w:r>
      </w:ins>
      <w:ins w:id="7937" w:author="Rev 19 Allen Wirfs-Brock" w:date="2013-09-23T15:57:00Z">
        <w:r>
          <w:fldChar w:fldCharType="end"/>
        </w:r>
        <w:r>
          <w:t xml:space="preserve">, </w:t>
        </w:r>
        <w:r>
          <w:fldChar w:fldCharType="begin"/>
        </w:r>
        <w:r>
          <w:instrText xml:space="preserve"> REF _Ref367714895 \r \h </w:instrText>
        </w:r>
      </w:ins>
      <w:ins w:id="7938" w:author="Rev 19 Allen Wirfs-Brock" w:date="2013-09-23T15:57:00Z">
        <w:r>
          <w:fldChar w:fldCharType="separate"/>
        </w:r>
      </w:ins>
      <w:ins w:id="7939" w:author="Rev 19 Allen Wirfs-Brock" w:date="2013-09-27T13:06:00Z">
        <w:r w:rsidR="00460CAC">
          <w:t>14.4.2</w:t>
        </w:r>
      </w:ins>
      <w:ins w:id="7940" w:author="Rev 19 Allen Wirfs-Brock" w:date="2013-09-23T15:57:00Z">
        <w:r>
          <w:fldChar w:fldCharType="end"/>
        </w:r>
        <w:r>
          <w:t xml:space="preserve">, </w:t>
        </w:r>
        <w:r>
          <w:fldChar w:fldCharType="begin"/>
        </w:r>
        <w:r>
          <w:instrText xml:space="preserve"> REF _Ref367714927 \r \h </w:instrText>
        </w:r>
      </w:ins>
      <w:ins w:id="7941" w:author="Rev 19 Allen Wirfs-Brock" w:date="2013-09-23T15:57:00Z">
        <w:r>
          <w:fldChar w:fldCharType="separate"/>
        </w:r>
      </w:ins>
      <w:ins w:id="7942" w:author="Rev 19 Allen Wirfs-Brock" w:date="2013-09-27T13:06:00Z">
        <w:r w:rsidR="00460CAC">
          <w:t>14.5.2</w:t>
        </w:r>
      </w:ins>
      <w:ins w:id="7943" w:author="Rev 19 Allen Wirfs-Brock" w:date="2013-09-23T15:57:00Z">
        <w:r>
          <w:fldChar w:fldCharType="end"/>
        </w:r>
        <w:r>
          <w:t xml:space="preserve">, </w:t>
        </w:r>
        <w:r>
          <w:fldChar w:fldCharType="begin"/>
        </w:r>
        <w:r>
          <w:instrText xml:space="preserve"> REF _Ref367714971 \r \h </w:instrText>
        </w:r>
      </w:ins>
      <w:ins w:id="7944" w:author="Rev 19 Allen Wirfs-Brock" w:date="2013-09-23T15:57:00Z">
        <w:r>
          <w:fldChar w:fldCharType="separate"/>
        </w:r>
      </w:ins>
      <w:ins w:id="7945" w:author="Rev 19 Allen Wirfs-Brock" w:date="2013-09-27T13:06:00Z">
        <w:r w:rsidR="00460CAC">
          <w:t>15.1.1.2</w:t>
        </w:r>
      </w:ins>
      <w:ins w:id="7946" w:author="Rev 19 Allen Wirfs-Brock" w:date="2013-09-23T15:57:00Z">
        <w:r>
          <w:fldChar w:fldCharType="end"/>
        </w:r>
        <w:r>
          <w:t xml:space="preserve">, </w:t>
        </w:r>
        <w:r>
          <w:fldChar w:fldCharType="begin"/>
        </w:r>
        <w:r>
          <w:instrText xml:space="preserve"> REF _Ref367714989 \r \h </w:instrText>
        </w:r>
      </w:ins>
      <w:ins w:id="7947" w:author="Rev 19 Allen Wirfs-Brock" w:date="2013-09-23T15:57:00Z">
        <w:r>
          <w:fldChar w:fldCharType="separate"/>
        </w:r>
      </w:ins>
      <w:ins w:id="7948" w:author="Rev 19 Allen Wirfs-Brock" w:date="2013-09-27T13:06:00Z">
        <w:r w:rsidR="00460CAC">
          <w:t>15.1.2.1</w:t>
        </w:r>
      </w:ins>
      <w:ins w:id="7949" w:author="Rev 19 Allen Wirfs-Brock" w:date="2013-09-23T15:57:00Z">
        <w:r>
          <w:fldChar w:fldCharType="end"/>
        </w:r>
        <w:r>
          <w:t>.</w:t>
        </w:r>
      </w:ins>
    </w:p>
    <w:p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D26016" w:rsidRPr="00E77497" w:rsidRDefault="00D26016" w:rsidP="004322E4">
      <w:pPr>
        <w:pStyle w:val="Alg4"/>
        <w:numPr>
          <w:ilvl w:val="0"/>
          <w:numId w:val="594"/>
        </w:numPr>
        <w:spacing w:after="220"/>
        <w:contextualSpacing/>
      </w:pPr>
      <w:r w:rsidRPr="00E77497">
        <w:t>Return an empty List.</w:t>
      </w:r>
    </w:p>
    <w:p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rsidR="00FC55A8" w:rsidRPr="00E77497" w:rsidRDefault="00FC55A8" w:rsidP="004322E4">
      <w:pPr>
        <w:pStyle w:val="Alg4"/>
        <w:numPr>
          <w:ilvl w:val="0"/>
          <w:numId w:val="626"/>
        </w:numPr>
        <w:spacing w:after="220"/>
        <w:contextualSpacing/>
      </w:pPr>
      <w:r w:rsidRPr="00E77497">
        <w:t xml:space="preserve">Append to </w:t>
      </w:r>
      <w:r w:rsidRPr="00E77497">
        <w:rPr>
          <w:i/>
        </w:rPr>
        <w:t>names</w:t>
      </w:r>
      <w:r w:rsidRPr="00E77497">
        <w:t xml:space="preserve"> the elements of BoundNames of </w:t>
      </w:r>
      <w:r w:rsidRPr="00E77497">
        <w:rPr>
          <w:rStyle w:val="bnf"/>
        </w:rPr>
        <w:t>FormalParameter.</w:t>
      </w:r>
    </w:p>
    <w:p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rsidR="00AA7F77" w:rsidRPr="00E77497" w:rsidRDefault="00AA7F77" w:rsidP="006A78DC">
      <w:pPr>
        <w:pStyle w:val="Heading3"/>
      </w:pPr>
      <w:bookmarkStart w:id="7950" w:name="_Ref366747171"/>
      <w:bookmarkStart w:id="7951" w:name="_Toc368050533"/>
      <w:r w:rsidRPr="00E77497">
        <w:t xml:space="preserve">Static Semantics:  </w:t>
      </w:r>
      <w:r>
        <w:rPr>
          <w:lang w:eastAsia="en-US"/>
        </w:rPr>
        <w:t>Contains</w:t>
      </w:r>
      <w:bookmarkEnd w:id="7950"/>
      <w:bookmarkEnd w:id="7951"/>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7952" w:author="Rev 19 Allen Wirfs-Brock" w:date="2013-09-12T11:07:00Z"/>
        </w:rPr>
      </w:pPr>
      <w:ins w:id="7953" w:author="Rev 19 Allen Wirfs-Brock" w:date="2013-09-12T11:07:00Z">
        <w:r w:rsidRPr="002E15BF">
          <w:t>See also:</w:t>
        </w:r>
        <w:r>
          <w:t xml:space="preserve"> </w:t>
        </w:r>
        <w:r>
          <w:fldChar w:fldCharType="begin"/>
        </w:r>
        <w:r>
          <w:instrText xml:space="preserve"> REF _Ref366747031 \r \h </w:instrText>
        </w:r>
      </w:ins>
      <w:ins w:id="7954" w:author="Rev 19 Allen Wirfs-Brock" w:date="2013-09-12T11:07:00Z">
        <w:r>
          <w:fldChar w:fldCharType="separate"/>
        </w:r>
      </w:ins>
      <w:ins w:id="7955" w:author="Rev 19 Allen Wirfs-Brock" w:date="2013-09-27T13:06:00Z">
        <w:r w:rsidR="00460CAC">
          <w:t>5.3</w:t>
        </w:r>
      </w:ins>
      <w:ins w:id="7956" w:author="Rev 19 Allen Wirfs-Brock" w:date="2013-09-12T11:07:00Z">
        <w:r>
          <w:fldChar w:fldCharType="end"/>
        </w:r>
        <w:r>
          <w:t xml:space="preserve">, </w:t>
        </w:r>
        <w:r>
          <w:fldChar w:fldCharType="begin"/>
        </w:r>
        <w:r>
          <w:instrText xml:space="preserve"> REF _Ref366747005 \r \h </w:instrText>
        </w:r>
      </w:ins>
      <w:ins w:id="7957" w:author="Rev 19 Allen Wirfs-Brock" w:date="2013-09-12T11:07:00Z">
        <w:r>
          <w:fldChar w:fldCharType="separate"/>
        </w:r>
      </w:ins>
      <w:ins w:id="7958" w:author="Rev 19 Allen Wirfs-Brock" w:date="2013-09-27T13:06:00Z">
        <w:r w:rsidR="00460CAC">
          <w:t>12.1.5.2</w:t>
        </w:r>
      </w:ins>
      <w:ins w:id="7959" w:author="Rev 19 Allen Wirfs-Brock" w:date="2013-09-12T11:07:00Z">
        <w:r>
          <w:fldChar w:fldCharType="end"/>
        </w:r>
        <w:r>
          <w:t xml:space="preserve">, </w:t>
        </w:r>
        <w:r>
          <w:fldChar w:fldCharType="begin"/>
        </w:r>
        <w:r>
          <w:instrText xml:space="preserve"> REF _Ref366747129 \r \h </w:instrText>
        </w:r>
      </w:ins>
      <w:ins w:id="7960" w:author="Rev 19 Allen Wirfs-Brock" w:date="2013-09-12T11:07:00Z">
        <w:r>
          <w:fldChar w:fldCharType="separate"/>
        </w:r>
      </w:ins>
      <w:ins w:id="7961" w:author="Rev 19 Allen Wirfs-Brock" w:date="2013-09-27T13:06:00Z">
        <w:r w:rsidR="00460CAC">
          <w:t>12.2.1.1</w:t>
        </w:r>
      </w:ins>
      <w:ins w:id="7962" w:author="Rev 19 Allen Wirfs-Brock" w:date="2013-09-12T11:07:00Z">
        <w:r>
          <w:fldChar w:fldCharType="end"/>
        </w:r>
        <w:r>
          <w:t xml:space="preserve">, </w:t>
        </w:r>
        <w:r>
          <w:fldChar w:fldCharType="begin"/>
        </w:r>
        <w:r>
          <w:instrText xml:space="preserve"> REF _Ref366747196 \r \h </w:instrText>
        </w:r>
      </w:ins>
      <w:ins w:id="7963" w:author="Rev 19 Allen Wirfs-Brock" w:date="2013-09-12T11:07:00Z">
        <w:r>
          <w:fldChar w:fldCharType="separate"/>
        </w:r>
      </w:ins>
      <w:ins w:id="7964" w:author="Rev 19 Allen Wirfs-Brock" w:date="2013-09-27T13:06:00Z">
        <w:r w:rsidR="00460CAC">
          <w:t>14.2.3</w:t>
        </w:r>
      </w:ins>
      <w:ins w:id="7965" w:author="Rev 19 Allen Wirfs-Brock" w:date="2013-09-12T11:07:00Z">
        <w:r>
          <w:fldChar w:fldCharType="end"/>
        </w:r>
        <w:r>
          <w:t xml:space="preserve">, </w:t>
        </w:r>
        <w:r>
          <w:fldChar w:fldCharType="begin"/>
        </w:r>
        <w:r>
          <w:instrText xml:space="preserve"> REF _Ref366747244 \r \h </w:instrText>
        </w:r>
      </w:ins>
      <w:ins w:id="7966" w:author="Rev 19 Allen Wirfs-Brock" w:date="2013-09-12T11:07:00Z">
        <w:r>
          <w:fldChar w:fldCharType="separate"/>
        </w:r>
      </w:ins>
      <w:ins w:id="7967" w:author="Rev 19 Allen Wirfs-Brock" w:date="2013-09-27T13:06:00Z">
        <w:r w:rsidR="00460CAC">
          <w:t>14.4.3</w:t>
        </w:r>
      </w:ins>
      <w:ins w:id="7968" w:author="Rev 19 Allen Wirfs-Brock" w:date="2013-09-12T11:07:00Z">
        <w:r>
          <w:fldChar w:fldCharType="end"/>
        </w:r>
        <w:r>
          <w:t xml:space="preserve">, </w:t>
        </w:r>
        <w:r>
          <w:fldChar w:fldCharType="begin"/>
        </w:r>
        <w:r>
          <w:instrText xml:space="preserve"> REF _Ref366747276 \r \h </w:instrText>
        </w:r>
      </w:ins>
      <w:ins w:id="7969" w:author="Rev 19 Allen Wirfs-Brock" w:date="2013-09-12T11:07:00Z">
        <w:r>
          <w:fldChar w:fldCharType="separate"/>
        </w:r>
      </w:ins>
      <w:ins w:id="7970" w:author="Rev 19 Allen Wirfs-Brock" w:date="2013-09-27T13:06:00Z">
        <w:r w:rsidR="00460CAC">
          <w:t>14.5.4</w:t>
        </w:r>
      </w:ins>
      <w:ins w:id="7971" w:author="Rev 19 Allen Wirfs-Brock" w:date="2013-09-12T11:07:00Z">
        <w:r>
          <w:fldChar w:fldCharType="end"/>
        </w:r>
      </w:ins>
    </w:p>
    <w:p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rsidR="00AA7F77" w:rsidRDefault="00AA7F77" w:rsidP="00052EFC">
      <w:pPr>
        <w:pStyle w:val="Note"/>
      </w:pPr>
      <w:r>
        <w:t>NOTE</w:t>
      </w:r>
      <w:r>
        <w:tab/>
        <w:t>Static semantic rules that depend upon substructure generally do not look into function definitions.</w:t>
      </w:r>
    </w:p>
    <w:p w:rsidR="00E2297F" w:rsidRPr="00E77497" w:rsidRDefault="00E2297F" w:rsidP="006A78DC">
      <w:pPr>
        <w:pStyle w:val="Heading3"/>
      </w:pPr>
      <w:bookmarkStart w:id="7972" w:name="_Ref368036138"/>
      <w:bookmarkStart w:id="7973" w:name="_Toc368050534"/>
      <w:r w:rsidRPr="00E77497">
        <w:lastRenderedPageBreak/>
        <w:t xml:space="preserve">Static Semantics:  </w:t>
      </w:r>
      <w:r w:rsidRPr="00E77497">
        <w:rPr>
          <w:lang w:eastAsia="en-US"/>
        </w:rPr>
        <w:t>ExpectedArgumentCount</w:t>
      </w:r>
      <w:bookmarkEnd w:id="7972"/>
      <w:bookmarkEnd w:id="7973"/>
    </w:p>
    <w:p w:rsidR="00902612" w:rsidRPr="00F742D3" w:rsidRDefault="00902612" w:rsidP="00902612">
      <w:pPr>
        <w:rPr>
          <w:ins w:id="7974" w:author="Rev 19 Allen Wirfs-Brock" w:date="2013-09-27T09:07:00Z"/>
        </w:rPr>
      </w:pPr>
      <w:ins w:id="7975" w:author="Rev 19 Allen Wirfs-Brock" w:date="2013-09-27T09:07:00Z">
        <w:r>
          <w:t xml:space="preserve">See also: </w:t>
        </w:r>
        <w:r>
          <w:fldChar w:fldCharType="begin"/>
        </w:r>
        <w:r>
          <w:instrText xml:space="preserve"> REF _Ref368036022 \r \h </w:instrText>
        </w:r>
        <w:r>
          <w:fldChar w:fldCharType="separate"/>
        </w:r>
      </w:ins>
      <w:ins w:id="7976" w:author="Rev 19 Allen Wirfs-Brock" w:date="2013-09-27T13:06:00Z">
        <w:r w:rsidR="00460CAC">
          <w:t>14.2.5</w:t>
        </w:r>
      </w:ins>
      <w:ins w:id="7977" w:author="Rev 19 Allen Wirfs-Brock" w:date="2013-09-27T09:07:00Z">
        <w:r>
          <w:fldChar w:fldCharType="end"/>
        </w:r>
        <w:r>
          <w:t xml:space="preserve">, </w:t>
        </w:r>
        <w:r>
          <w:fldChar w:fldCharType="begin"/>
        </w:r>
        <w:r>
          <w:instrText xml:space="preserve"> REF _Ref368036092 \r \h </w:instrText>
        </w:r>
        <w:r>
          <w:fldChar w:fldCharType="separate"/>
        </w:r>
      </w:ins>
      <w:ins w:id="7978" w:author="Rev 19 Allen Wirfs-Brock" w:date="2013-09-27T13:06:00Z">
        <w:r w:rsidR="00460CAC">
          <w:t>14.3.2</w:t>
        </w:r>
      </w:ins>
      <w:ins w:id="7979" w:author="Rev 19 Allen Wirfs-Brock" w:date="2013-09-27T09:07:00Z">
        <w:r>
          <w:fldChar w:fldCharType="end"/>
        </w:r>
        <w:r>
          <w:t>.</w:t>
        </w:r>
      </w:ins>
    </w:p>
    <w:p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rsidR="001E463E" w:rsidRPr="00E77497" w:rsidRDefault="001E463E" w:rsidP="001E463E">
      <w:pPr>
        <w:pStyle w:val="Alg4"/>
        <w:numPr>
          <w:ilvl w:val="0"/>
          <w:numId w:val="424"/>
        </w:numPr>
        <w:spacing w:after="220"/>
        <w:contextualSpacing/>
      </w:pPr>
      <w:r w:rsidRPr="00E77497">
        <w:t>Return 0.</w:t>
      </w:r>
    </w:p>
    <w:p w:rsidR="00B41033" w:rsidRPr="00675B74" w:rsidRDefault="00B41033" w:rsidP="00197BED">
      <w:pPr>
        <w:pStyle w:val="SyntaxRule"/>
        <w:spacing w:after="220"/>
      </w:pPr>
      <w:r w:rsidRPr="00E77497">
        <w:t xml:space="preserve">FormalParameterList </w:t>
      </w:r>
      <w:r w:rsidRPr="00E77497">
        <w:rPr>
          <w:rFonts w:ascii="Arial" w:hAnsi="Arial"/>
          <w:b/>
          <w:i w:val="0"/>
        </w:rPr>
        <w:t>:</w:t>
      </w:r>
      <w:r w:rsidR="001E463E" w:rsidRPr="00E77497" w:rsidDel="001E463E">
        <w:t xml:space="preserve"> </w:t>
      </w:r>
      <w:r w:rsidR="00954547" w:rsidRPr="004418C4">
        <w:t>Function</w:t>
      </w:r>
      <w:r w:rsidR="00954547">
        <w:t>RestParameter</w:t>
      </w:r>
    </w:p>
    <w:p w:rsidR="00E2297F" w:rsidRPr="00E77497" w:rsidRDefault="00E2297F" w:rsidP="00197BED">
      <w:pPr>
        <w:pStyle w:val="Alg4"/>
        <w:numPr>
          <w:ilvl w:val="0"/>
          <w:numId w:val="1422"/>
        </w:numPr>
        <w:spacing w:after="220"/>
        <w:contextualSpacing/>
      </w:pPr>
      <w:r w:rsidRPr="00E77497">
        <w:t>Return 0.</w:t>
      </w:r>
    </w:p>
    <w:p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rsidR="00E2297F" w:rsidRPr="00E77497" w:rsidRDefault="00E2297F" w:rsidP="004322E4">
      <w:pPr>
        <w:pStyle w:val="Alg4"/>
        <w:numPr>
          <w:ilvl w:val="0"/>
          <w:numId w:val="574"/>
        </w:numPr>
        <w:spacing w:after="220"/>
        <w:contextualSpacing/>
      </w:pPr>
      <w:r w:rsidRPr="00E77497">
        <w:t>Return 1.</w:t>
      </w:r>
    </w:p>
    <w:p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rsidR="00C34EDF" w:rsidRPr="00E77497" w:rsidRDefault="00C34EDF" w:rsidP="006A78DC">
      <w:pPr>
        <w:pStyle w:val="Heading3"/>
      </w:pPr>
      <w:bookmarkStart w:id="7980" w:name="_Ref367715859"/>
      <w:bookmarkStart w:id="7981" w:name="_Toc368050535"/>
      <w:r w:rsidRPr="00E77497">
        <w:t xml:space="preserve">Static Semantics:  </w:t>
      </w:r>
      <w:r w:rsidR="001A5789" w:rsidRPr="00E77497">
        <w:rPr>
          <w:lang w:eastAsia="en-US"/>
        </w:rPr>
        <w:t>HasInitialiser</w:t>
      </w:r>
      <w:bookmarkEnd w:id="7980"/>
      <w:bookmarkEnd w:id="7981"/>
    </w:p>
    <w:p w:rsidR="00D30056" w:rsidRPr="00F742D3" w:rsidRDefault="00D30056" w:rsidP="00D30056">
      <w:pPr>
        <w:rPr>
          <w:ins w:id="7982" w:author="Rev 19 Allen Wirfs-Brock" w:date="2013-09-23T16:10:00Z"/>
        </w:rPr>
      </w:pPr>
      <w:ins w:id="7983" w:author="Rev 19 Allen Wirfs-Brock" w:date="2013-09-23T16:10:00Z">
        <w:r>
          <w:t xml:space="preserve">See also: </w:t>
        </w:r>
        <w:r>
          <w:fldChar w:fldCharType="begin"/>
        </w:r>
        <w:r>
          <w:instrText xml:space="preserve"> REF _Ref367715838 \r \h </w:instrText>
        </w:r>
      </w:ins>
      <w:ins w:id="7984" w:author="Rev 19 Allen Wirfs-Brock" w:date="2013-09-23T16:10:00Z">
        <w:r>
          <w:fldChar w:fldCharType="separate"/>
        </w:r>
      </w:ins>
      <w:ins w:id="7985" w:author="Rev 19 Allen Wirfs-Brock" w:date="2013-09-27T13:06:00Z">
        <w:r w:rsidR="00460CAC">
          <w:t>13.2.3.3</w:t>
        </w:r>
      </w:ins>
      <w:ins w:id="7986" w:author="Rev 19 Allen Wirfs-Brock" w:date="2013-09-23T16:10:00Z">
        <w:r>
          <w:fldChar w:fldCharType="end"/>
        </w:r>
        <w:r>
          <w:t>.</w:t>
        </w:r>
      </w:ins>
    </w:p>
    <w:p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rsidR="00B33855" w:rsidRPr="00E77497" w:rsidRDefault="00B33855" w:rsidP="00D30056">
      <w:pPr>
        <w:pStyle w:val="Heading3"/>
      </w:pPr>
      <w:bookmarkStart w:id="7987" w:name="_Ref367715502"/>
      <w:bookmarkStart w:id="7988" w:name="_Toc368050536"/>
      <w:r w:rsidRPr="00E77497">
        <w:t xml:space="preserve">Static Semantics:  </w:t>
      </w:r>
      <w:r>
        <w:rPr>
          <w:lang w:eastAsia="en-US"/>
        </w:rPr>
        <w:t>IsConstantDeclaration</w:t>
      </w:r>
      <w:bookmarkEnd w:id="7987"/>
      <w:bookmarkEnd w:id="7988"/>
    </w:p>
    <w:p w:rsidR="00D30056" w:rsidRPr="00F742D3" w:rsidRDefault="00D30056" w:rsidP="00D30056">
      <w:pPr>
        <w:rPr>
          <w:ins w:id="7989" w:author="Rev 19 Allen Wirfs-Brock" w:date="2013-09-23T16:04:00Z"/>
        </w:rPr>
      </w:pPr>
      <w:ins w:id="7990" w:author="Rev 19 Allen Wirfs-Brock" w:date="2013-09-23T16:04:00Z">
        <w:r>
          <w:t xml:space="preserve">See also: </w:t>
        </w:r>
        <w:r>
          <w:fldChar w:fldCharType="begin"/>
        </w:r>
        <w:r>
          <w:instrText xml:space="preserve"> REF _Ref367715448 \r \h </w:instrText>
        </w:r>
      </w:ins>
      <w:ins w:id="7991" w:author="Rev 19 Allen Wirfs-Brock" w:date="2013-09-23T16:04:00Z">
        <w:r>
          <w:fldChar w:fldCharType="separate"/>
        </w:r>
      </w:ins>
      <w:ins w:id="7992" w:author="Rev 19 Allen Wirfs-Brock" w:date="2013-09-27T13:06:00Z">
        <w:r w:rsidR="00460CAC">
          <w:t>13.2.1.3</w:t>
        </w:r>
      </w:ins>
      <w:ins w:id="7993" w:author="Rev 19 Allen Wirfs-Brock" w:date="2013-09-23T16:04:00Z">
        <w:r>
          <w:fldChar w:fldCharType="end"/>
        </w:r>
        <w:r>
          <w:t xml:space="preserve">, </w:t>
        </w:r>
        <w:r>
          <w:fldChar w:fldCharType="begin"/>
        </w:r>
        <w:r>
          <w:instrText xml:space="preserve"> REF _Ref367715540 \r \h </w:instrText>
        </w:r>
      </w:ins>
      <w:ins w:id="7994" w:author="Rev 19 Allen Wirfs-Brock" w:date="2013-09-23T16:04:00Z">
        <w:r>
          <w:fldChar w:fldCharType="separate"/>
        </w:r>
      </w:ins>
      <w:ins w:id="7995" w:author="Rev 19 Allen Wirfs-Brock" w:date="2013-09-27T13:06:00Z">
        <w:r w:rsidR="00460CAC">
          <w:t>14.4.4</w:t>
        </w:r>
      </w:ins>
      <w:ins w:id="7996" w:author="Rev 19 Allen Wirfs-Brock" w:date="2013-09-23T16:04:00Z">
        <w:r>
          <w:fldChar w:fldCharType="end"/>
        </w:r>
        <w:r>
          <w:t xml:space="preserve">, </w:t>
        </w:r>
        <w:r>
          <w:fldChar w:fldCharType="begin"/>
        </w:r>
        <w:r>
          <w:instrText xml:space="preserve"> REF _Ref367715568 \r \h </w:instrText>
        </w:r>
      </w:ins>
      <w:ins w:id="7997" w:author="Rev 19 Allen Wirfs-Brock" w:date="2013-09-23T16:04:00Z">
        <w:r>
          <w:fldChar w:fldCharType="separate"/>
        </w:r>
      </w:ins>
      <w:ins w:id="7998" w:author="Rev 19 Allen Wirfs-Brock" w:date="2013-09-27T13:06:00Z">
        <w:r w:rsidR="00460CAC">
          <w:t>14.5.5</w:t>
        </w:r>
      </w:ins>
      <w:ins w:id="7999" w:author="Rev 19 Allen Wirfs-Brock" w:date="2013-09-23T16:04:00Z">
        <w:r>
          <w:fldChar w:fldCharType="end"/>
        </w:r>
        <w:r>
          <w:t>.</w:t>
        </w:r>
      </w:ins>
    </w:p>
    <w:p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rsidR="00B33855" w:rsidRPr="00E77497" w:rsidRDefault="00B33855" w:rsidP="00B33855">
      <w:pPr>
        <w:pStyle w:val="Alg4"/>
        <w:numPr>
          <w:ilvl w:val="0"/>
          <w:numId w:val="686"/>
        </w:numPr>
        <w:spacing w:after="220"/>
        <w:contextualSpacing/>
      </w:pPr>
      <w:r>
        <w:t xml:space="preserve">Return </w:t>
      </w:r>
      <w:r>
        <w:rPr>
          <w:b/>
        </w:rPr>
        <w:t>false</w:t>
      </w:r>
      <w:r w:rsidRPr="00E77497">
        <w:t>.</w:t>
      </w:r>
    </w:p>
    <w:p w:rsidR="00B97AD5" w:rsidRPr="00E77497" w:rsidRDefault="00B97AD5" w:rsidP="006A78DC">
      <w:pPr>
        <w:pStyle w:val="Heading3"/>
      </w:pPr>
      <w:bookmarkStart w:id="8000" w:name="_Toc368050537"/>
      <w:r w:rsidRPr="00E77497">
        <w:t xml:space="preserve">Static Semantics:  </w:t>
      </w:r>
      <w:r>
        <w:rPr>
          <w:lang w:eastAsia="en-US"/>
        </w:rPr>
        <w:t>IsSimple</w:t>
      </w:r>
      <w:r w:rsidR="00D158A6">
        <w:rPr>
          <w:lang w:eastAsia="en-US"/>
        </w:rPr>
        <w:t>Parameter</w:t>
      </w:r>
      <w:r>
        <w:rPr>
          <w:lang w:eastAsia="en-US"/>
        </w:rPr>
        <w:t>List</w:t>
      </w:r>
      <w:bookmarkEnd w:id="8000"/>
    </w:p>
    <w:p w:rsidR="00B97AD5" w:rsidRPr="00E77497" w:rsidRDefault="00B97AD5" w:rsidP="00C71418">
      <w:pPr>
        <w:pStyle w:val="SyntaxRule"/>
        <w:spacing w:after="240"/>
      </w:pPr>
      <w:r w:rsidRPr="00E77497">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rsidR="00B97AD5" w:rsidRPr="00675B74" w:rsidRDefault="00B97AD5" w:rsidP="00B97AD5">
      <w:pPr>
        <w:pStyle w:val="SyntaxRule"/>
        <w:spacing w:after="240"/>
      </w:pPr>
      <w:r w:rsidRPr="00E77497">
        <w:lastRenderedPageBreak/>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rsidR="001819E8" w:rsidRPr="00E77497" w:rsidRDefault="001819E8" w:rsidP="006A78DC">
      <w:pPr>
        <w:pStyle w:val="Heading3"/>
      </w:pPr>
      <w:bookmarkStart w:id="8001" w:name="_Ref368037126"/>
      <w:bookmarkStart w:id="8002" w:name="_Toc368050538"/>
      <w:r w:rsidRPr="00E77497">
        <w:t xml:space="preserve">Static Semantics:  </w:t>
      </w:r>
      <w:r>
        <w:rPr>
          <w:lang w:eastAsia="en-US"/>
        </w:rPr>
        <w:t>IsStrict</w:t>
      </w:r>
      <w:bookmarkEnd w:id="8001"/>
      <w:bookmarkEnd w:id="8002"/>
    </w:p>
    <w:p w:rsidR="00902612" w:rsidRPr="00F742D3" w:rsidRDefault="00902612" w:rsidP="00902612">
      <w:pPr>
        <w:rPr>
          <w:ins w:id="8003" w:author="Rev 19 Allen Wirfs-Brock" w:date="2013-09-27T09:22:00Z"/>
        </w:rPr>
      </w:pPr>
      <w:ins w:id="8004" w:author="Rev 19 Allen Wirfs-Brock" w:date="2013-09-27T09:22:00Z">
        <w:r>
          <w:t>See also:</w:t>
        </w:r>
      </w:ins>
      <w:ins w:id="8005" w:author="Rev 19 Allen Wirfs-Brock" w:date="2013-09-27T09:23:00Z">
        <w:r>
          <w:t xml:space="preserve"> </w:t>
        </w:r>
      </w:ins>
      <w:ins w:id="8006" w:author="Rev 19 Allen Wirfs-Brock" w:date="2013-09-27T09:24:00Z">
        <w:r>
          <w:fldChar w:fldCharType="begin"/>
        </w:r>
        <w:r>
          <w:instrText xml:space="preserve"> REF _Ref368037171 \r \h </w:instrText>
        </w:r>
      </w:ins>
      <w:r>
        <w:fldChar w:fldCharType="separate"/>
      </w:r>
      <w:ins w:id="8007" w:author="Rev 19 Allen Wirfs-Brock" w:date="2013-09-27T13:06:00Z">
        <w:r w:rsidR="00460CAC">
          <w:t>15.1.0.2</w:t>
        </w:r>
      </w:ins>
      <w:ins w:id="8008" w:author="Rev 19 Allen Wirfs-Brock" w:date="2013-09-27T09:24:00Z">
        <w:r>
          <w:fldChar w:fldCharType="end"/>
        </w:r>
        <w:r>
          <w:t xml:space="preserve">, </w:t>
        </w:r>
        <w:r>
          <w:fldChar w:fldCharType="begin"/>
        </w:r>
        <w:r>
          <w:instrText xml:space="preserve"> REF _Ref368037197 \r \h </w:instrText>
        </w:r>
      </w:ins>
      <w:r>
        <w:fldChar w:fldCharType="separate"/>
      </w:r>
      <w:ins w:id="8009" w:author="Rev 19 Allen Wirfs-Brock" w:date="2013-09-27T13:06:00Z">
        <w:r w:rsidR="00460CAC">
          <w:t>15.2.2</w:t>
        </w:r>
      </w:ins>
      <w:ins w:id="8010" w:author="Rev 19 Allen Wirfs-Brock" w:date="2013-09-27T09:24:00Z">
        <w:r>
          <w:fldChar w:fldCharType="end"/>
        </w:r>
      </w:ins>
      <w:ins w:id="8011" w:author="Rev 19 Allen Wirfs-Brock" w:date="2013-09-27T09:22:00Z">
        <w:r>
          <w:t>.</w:t>
        </w:r>
      </w:ins>
    </w:p>
    <w:p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rsidR="001819E8" w:rsidRPr="00D158A6" w:rsidRDefault="001819E8" w:rsidP="00D158A6">
      <w:pPr>
        <w:pStyle w:val="Alg4"/>
        <w:numPr>
          <w:ilvl w:val="0"/>
          <w:numId w:val="916"/>
        </w:numPr>
        <w:spacing w:after="220"/>
        <w:contextualSpacing/>
      </w:pPr>
      <w:commentRangeStart w:id="8012"/>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8012"/>
      <w:r w:rsidR="00FF36B2">
        <w:rPr>
          <w:rStyle w:val="CommentReference"/>
          <w:rFonts w:ascii="Arial" w:eastAsia="MS Mincho" w:hAnsi="Arial"/>
          <w:spacing w:val="0"/>
          <w:lang w:eastAsia="ja-JP"/>
        </w:rPr>
        <w:commentReference w:id="8012"/>
      </w:r>
    </w:p>
    <w:p w:rsidR="00F22CBA" w:rsidRPr="00E77497" w:rsidRDefault="00F22CBA" w:rsidP="006A78DC">
      <w:pPr>
        <w:pStyle w:val="Heading3"/>
      </w:pPr>
      <w:bookmarkStart w:id="8013" w:name="_Ref367707965"/>
      <w:bookmarkStart w:id="8014" w:name="_Toc368050539"/>
      <w:r w:rsidRPr="00E77497">
        <w:t xml:space="preserve">Static Semantics:  </w:t>
      </w:r>
      <w:r w:rsidRPr="00E77497">
        <w:rPr>
          <w:lang w:eastAsia="en-US"/>
        </w:rPr>
        <w:t>LexicallyDeclaredNames</w:t>
      </w:r>
      <w:bookmarkEnd w:id="8013"/>
      <w:bookmarkEnd w:id="8014"/>
    </w:p>
    <w:p w:rsidR="002B5C9A" w:rsidRPr="00F742D3" w:rsidRDefault="002B5C9A" w:rsidP="002B5C9A">
      <w:pPr>
        <w:rPr>
          <w:ins w:id="8015" w:author="Rev 19 Allen Wirfs-Brock" w:date="2013-09-23T14:02:00Z"/>
        </w:rPr>
      </w:pPr>
      <w:ins w:id="8016" w:author="Rev 19 Allen Wirfs-Brock" w:date="2013-09-23T14:02:00Z">
        <w:r>
          <w:t xml:space="preserve">See also: </w:t>
        </w:r>
        <w:r>
          <w:fldChar w:fldCharType="begin"/>
        </w:r>
        <w:r>
          <w:instrText xml:space="preserve"> REF _Ref367707791 \r \h </w:instrText>
        </w:r>
      </w:ins>
      <w:ins w:id="8017" w:author="Rev 19 Allen Wirfs-Brock" w:date="2013-09-23T14:02:00Z">
        <w:r>
          <w:fldChar w:fldCharType="separate"/>
        </w:r>
      </w:ins>
      <w:ins w:id="8018" w:author="Rev 19 Allen Wirfs-Brock" w:date="2013-09-27T13:06:00Z">
        <w:r w:rsidR="00460CAC">
          <w:t>13.1.3</w:t>
        </w:r>
      </w:ins>
      <w:ins w:id="8019" w:author="Rev 19 Allen Wirfs-Brock" w:date="2013-09-23T14:02:00Z">
        <w:r>
          <w:fldChar w:fldCharType="end"/>
        </w:r>
        <w:r>
          <w:t xml:space="preserve">, </w:t>
        </w:r>
        <w:r>
          <w:fldChar w:fldCharType="begin"/>
        </w:r>
        <w:r>
          <w:instrText xml:space="preserve"> REF _Ref367707886 \r \h </w:instrText>
        </w:r>
      </w:ins>
      <w:ins w:id="8020" w:author="Rev 19 Allen Wirfs-Brock" w:date="2013-09-23T14:02:00Z">
        <w:r>
          <w:fldChar w:fldCharType="separate"/>
        </w:r>
      </w:ins>
      <w:ins w:id="8021" w:author="Rev 19 Allen Wirfs-Brock" w:date="2013-09-27T13:06:00Z">
        <w:r w:rsidR="00460CAC">
          <w:t>13.11.3</w:t>
        </w:r>
      </w:ins>
      <w:ins w:id="8022" w:author="Rev 19 Allen Wirfs-Brock" w:date="2013-09-23T14:02:00Z">
        <w:r>
          <w:fldChar w:fldCharType="end"/>
        </w:r>
        <w:r>
          <w:t xml:space="preserve">, </w:t>
        </w:r>
        <w:r>
          <w:fldChar w:fldCharType="begin"/>
        </w:r>
        <w:r>
          <w:instrText xml:space="preserve"> REF _Ref367708006 \r \h </w:instrText>
        </w:r>
      </w:ins>
      <w:ins w:id="8023" w:author="Rev 19 Allen Wirfs-Brock" w:date="2013-09-23T14:02:00Z">
        <w:r>
          <w:fldChar w:fldCharType="separate"/>
        </w:r>
      </w:ins>
      <w:ins w:id="8024" w:author="Rev 19 Allen Wirfs-Brock" w:date="2013-09-27T13:06:00Z">
        <w:r w:rsidR="00460CAC">
          <w:t>14.2.7</w:t>
        </w:r>
      </w:ins>
      <w:ins w:id="8025" w:author="Rev 19 Allen Wirfs-Brock" w:date="2013-09-23T14:02:00Z">
        <w:r>
          <w:fldChar w:fldCharType="end"/>
        </w:r>
        <w:r>
          <w:t xml:space="preserve">, </w:t>
        </w:r>
        <w:r>
          <w:fldChar w:fldCharType="begin"/>
        </w:r>
        <w:r>
          <w:instrText xml:space="preserve"> REF _Ref367708053 \r \h </w:instrText>
        </w:r>
      </w:ins>
      <w:ins w:id="8026" w:author="Rev 19 Allen Wirfs-Brock" w:date="2013-09-23T14:02:00Z">
        <w:r>
          <w:fldChar w:fldCharType="separate"/>
        </w:r>
      </w:ins>
      <w:ins w:id="8027" w:author="Rev 19 Allen Wirfs-Brock" w:date="2013-09-27T13:06:00Z">
        <w:r w:rsidR="00460CAC">
          <w:t>14.4.5</w:t>
        </w:r>
      </w:ins>
      <w:ins w:id="8028" w:author="Rev 19 Allen Wirfs-Brock" w:date="2013-09-23T14:02:00Z">
        <w:r>
          <w:fldChar w:fldCharType="end"/>
        </w:r>
        <w:r>
          <w:t xml:space="preserve">, </w:t>
        </w:r>
        <w:r>
          <w:fldChar w:fldCharType="begin"/>
        </w:r>
        <w:r>
          <w:instrText xml:space="preserve"> REF _Ref367708091 \r \h </w:instrText>
        </w:r>
      </w:ins>
      <w:ins w:id="8029" w:author="Rev 19 Allen Wirfs-Brock" w:date="2013-09-23T14:02:00Z">
        <w:r>
          <w:fldChar w:fldCharType="separate"/>
        </w:r>
      </w:ins>
      <w:ins w:id="8030" w:author="Rev 19 Allen Wirfs-Brock" w:date="2013-09-27T13:06:00Z">
        <w:r w:rsidR="00460CAC">
          <w:t>14.5.7</w:t>
        </w:r>
      </w:ins>
      <w:ins w:id="8031" w:author="Rev 19 Allen Wirfs-Brock" w:date="2013-09-23T14:02:00Z">
        <w:r>
          <w:fldChar w:fldCharType="end"/>
        </w:r>
        <w:r>
          <w:t xml:space="preserve">, </w:t>
        </w:r>
        <w:r>
          <w:fldChar w:fldCharType="begin"/>
        </w:r>
        <w:r>
          <w:instrText xml:space="preserve"> REF _Ref367708152 \r \h </w:instrText>
        </w:r>
      </w:ins>
      <w:ins w:id="8032" w:author="Rev 19 Allen Wirfs-Brock" w:date="2013-09-23T14:02:00Z">
        <w:r>
          <w:fldChar w:fldCharType="separate"/>
        </w:r>
      </w:ins>
      <w:ins w:id="8033" w:author="Rev 19 Allen Wirfs-Brock" w:date="2013-09-27T13:06:00Z">
        <w:r w:rsidR="00460CAC">
          <w:t>15.1.0.3</w:t>
        </w:r>
      </w:ins>
      <w:ins w:id="8034" w:author="Rev 19 Allen Wirfs-Brock" w:date="2013-09-23T14:02:00Z">
        <w:r>
          <w:fldChar w:fldCharType="end"/>
        </w:r>
        <w:r>
          <w:t xml:space="preserve">, </w:t>
        </w:r>
        <w:r>
          <w:fldChar w:fldCharType="begin"/>
        </w:r>
        <w:r>
          <w:instrText xml:space="preserve"> REF _Ref367708185 \r \h </w:instrText>
        </w:r>
      </w:ins>
      <w:ins w:id="8035" w:author="Rev 19 Allen Wirfs-Brock" w:date="2013-09-23T14:02:00Z">
        <w:r>
          <w:fldChar w:fldCharType="separate"/>
        </w:r>
      </w:ins>
      <w:ins w:id="8036" w:author="Rev 19 Allen Wirfs-Brock" w:date="2013-09-27T13:06:00Z">
        <w:r w:rsidR="00460CAC">
          <w:t>15.2.3</w:t>
        </w:r>
      </w:ins>
      <w:ins w:id="8037" w:author="Rev 19 Allen Wirfs-Brock" w:date="2013-09-23T14:02:00Z">
        <w:r>
          <w:fldChar w:fldCharType="end"/>
        </w:r>
        <w:r>
          <w:t>.</w:t>
        </w:r>
      </w:ins>
    </w:p>
    <w:p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9F72FD" w:rsidRPr="00E77497" w:rsidRDefault="009F72FD" w:rsidP="00B33855">
      <w:pPr>
        <w:pStyle w:val="Alg4"/>
        <w:numPr>
          <w:ilvl w:val="0"/>
          <w:numId w:val="687"/>
        </w:numPr>
        <w:spacing w:after="220"/>
        <w:contextualSpacing/>
      </w:pPr>
      <w:r w:rsidRPr="00E77497">
        <w:t>Return an empty List.</w:t>
      </w:r>
    </w:p>
    <w:p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rsidR="00067949" w:rsidRPr="00E77497" w:rsidRDefault="00067949" w:rsidP="006A78DC">
      <w:pPr>
        <w:pStyle w:val="Heading3"/>
      </w:pPr>
      <w:bookmarkStart w:id="8038" w:name="_Ref367705999"/>
      <w:bookmarkStart w:id="8039" w:name="_Toc368050540"/>
      <w:r w:rsidRPr="00E77497">
        <w:t xml:space="preserve">Static Semantics:  </w:t>
      </w:r>
      <w:r w:rsidRPr="00E77497">
        <w:rPr>
          <w:lang w:eastAsia="en-US"/>
        </w:rPr>
        <w:t>VarDeclaredNames</w:t>
      </w:r>
      <w:bookmarkEnd w:id="8038"/>
      <w:bookmarkEnd w:id="8039"/>
    </w:p>
    <w:p w:rsidR="002E137C" w:rsidRPr="00F742D3" w:rsidRDefault="002E137C" w:rsidP="002E137C">
      <w:pPr>
        <w:rPr>
          <w:ins w:id="8040" w:author="Rev 19 Allen Wirfs-Brock" w:date="2013-09-23T13:32:00Z"/>
        </w:rPr>
      </w:pPr>
      <w:ins w:id="8041" w:author="Rev 19 Allen Wirfs-Brock" w:date="2013-09-23T13:32:00Z">
        <w:r>
          <w:t xml:space="preserve">See also: </w:t>
        </w:r>
        <w:r>
          <w:fldChar w:fldCharType="begin"/>
        </w:r>
        <w:r>
          <w:instrText xml:space="preserve"> REF _Ref367705708 \r \h </w:instrText>
        </w:r>
      </w:ins>
      <w:ins w:id="8042" w:author="Rev 19 Allen Wirfs-Brock" w:date="2013-09-23T13:32:00Z">
        <w:r>
          <w:fldChar w:fldCharType="separate"/>
        </w:r>
      </w:ins>
      <w:ins w:id="8043" w:author="Rev 19 Allen Wirfs-Brock" w:date="2013-09-27T13:06:00Z">
        <w:r w:rsidR="00460CAC">
          <w:t>13.0.1</w:t>
        </w:r>
      </w:ins>
      <w:ins w:id="8044" w:author="Rev 19 Allen Wirfs-Brock" w:date="2013-09-23T13:32:00Z">
        <w:r>
          <w:fldChar w:fldCharType="end"/>
        </w:r>
        <w:r>
          <w:t xml:space="preserve">, </w:t>
        </w:r>
        <w:r>
          <w:fldChar w:fldCharType="begin"/>
        </w:r>
        <w:r>
          <w:instrText xml:space="preserve"> REF _Ref367705688 \r \h </w:instrText>
        </w:r>
      </w:ins>
      <w:ins w:id="8045" w:author="Rev 19 Allen Wirfs-Brock" w:date="2013-09-23T13:32:00Z">
        <w:r>
          <w:fldChar w:fldCharType="separate"/>
        </w:r>
      </w:ins>
      <w:ins w:id="8046" w:author="Rev 19 Allen Wirfs-Brock" w:date="2013-09-27T13:06:00Z">
        <w:r w:rsidR="00460CAC">
          <w:t>13.1.8</w:t>
        </w:r>
      </w:ins>
      <w:ins w:id="8047" w:author="Rev 19 Allen Wirfs-Brock" w:date="2013-09-23T13:32:00Z">
        <w:r>
          <w:fldChar w:fldCharType="end"/>
        </w:r>
        <w:r>
          <w:t xml:space="preserve">, </w:t>
        </w:r>
        <w:r>
          <w:fldChar w:fldCharType="begin"/>
        </w:r>
        <w:r>
          <w:instrText xml:space="preserve"> REF _Ref367705747 \r \h </w:instrText>
        </w:r>
      </w:ins>
      <w:ins w:id="8048" w:author="Rev 19 Allen Wirfs-Brock" w:date="2013-09-23T13:32:00Z">
        <w:r>
          <w:fldChar w:fldCharType="separate"/>
        </w:r>
      </w:ins>
      <w:ins w:id="8049" w:author="Rev 19 Allen Wirfs-Brock" w:date="2013-09-27T13:06:00Z">
        <w:r w:rsidR="00460CAC">
          <w:t>13.5.1</w:t>
        </w:r>
      </w:ins>
      <w:ins w:id="8050" w:author="Rev 19 Allen Wirfs-Brock" w:date="2013-09-23T13:32:00Z">
        <w:r>
          <w:fldChar w:fldCharType="end"/>
        </w:r>
        <w:r>
          <w:t xml:space="preserve">, </w:t>
        </w:r>
        <w:r>
          <w:fldChar w:fldCharType="begin"/>
        </w:r>
        <w:r>
          <w:instrText xml:space="preserve"> REF _Ref367705814 \r \h </w:instrText>
        </w:r>
      </w:ins>
      <w:ins w:id="8051" w:author="Rev 19 Allen Wirfs-Brock" w:date="2013-09-23T13:32:00Z">
        <w:r>
          <w:fldChar w:fldCharType="separate"/>
        </w:r>
      </w:ins>
      <w:ins w:id="8052" w:author="Rev 19 Allen Wirfs-Brock" w:date="2013-09-27T13:06:00Z">
        <w:r w:rsidR="00460CAC">
          <w:t>13.6.1.1</w:t>
        </w:r>
      </w:ins>
      <w:ins w:id="8053" w:author="Rev 19 Allen Wirfs-Brock" w:date="2013-09-23T13:32:00Z">
        <w:r>
          <w:fldChar w:fldCharType="end"/>
        </w:r>
        <w:r>
          <w:t xml:space="preserve">, </w:t>
        </w:r>
        <w:r>
          <w:fldChar w:fldCharType="begin"/>
        </w:r>
        <w:r>
          <w:instrText xml:space="preserve"> REF _Ref367705839 \r \h </w:instrText>
        </w:r>
      </w:ins>
      <w:ins w:id="8054" w:author="Rev 19 Allen Wirfs-Brock" w:date="2013-09-23T13:32:00Z">
        <w:r>
          <w:fldChar w:fldCharType="separate"/>
        </w:r>
      </w:ins>
      <w:ins w:id="8055" w:author="Rev 19 Allen Wirfs-Brock" w:date="2013-09-27T13:06:00Z">
        <w:r w:rsidR="00460CAC">
          <w:t>13.6.2.1</w:t>
        </w:r>
      </w:ins>
      <w:ins w:id="8056" w:author="Rev 19 Allen Wirfs-Brock" w:date="2013-09-23T13:32:00Z">
        <w:r>
          <w:fldChar w:fldCharType="end"/>
        </w:r>
        <w:r>
          <w:t xml:space="preserve">, </w:t>
        </w:r>
        <w:r>
          <w:fldChar w:fldCharType="begin"/>
        </w:r>
        <w:r>
          <w:instrText xml:space="preserve"> REF _Ref367705856 \r \h </w:instrText>
        </w:r>
      </w:ins>
      <w:ins w:id="8057" w:author="Rev 19 Allen Wirfs-Brock" w:date="2013-09-23T13:32:00Z">
        <w:r>
          <w:fldChar w:fldCharType="separate"/>
        </w:r>
      </w:ins>
      <w:ins w:id="8058" w:author="Rev 19 Allen Wirfs-Brock" w:date="2013-09-27T13:06:00Z">
        <w:r w:rsidR="00460CAC">
          <w:t>13.6.3.1</w:t>
        </w:r>
      </w:ins>
      <w:ins w:id="8059" w:author="Rev 19 Allen Wirfs-Brock" w:date="2013-09-23T13:32:00Z">
        <w:r>
          <w:fldChar w:fldCharType="end"/>
        </w:r>
        <w:r>
          <w:t xml:space="preserve">, </w:t>
        </w:r>
        <w:r>
          <w:fldChar w:fldCharType="begin"/>
        </w:r>
        <w:r>
          <w:instrText xml:space="preserve"> REF _Ref367705878 \r \h </w:instrText>
        </w:r>
      </w:ins>
      <w:ins w:id="8060" w:author="Rev 19 Allen Wirfs-Brock" w:date="2013-09-23T13:32:00Z">
        <w:r>
          <w:fldChar w:fldCharType="separate"/>
        </w:r>
      </w:ins>
      <w:ins w:id="8061" w:author="Rev 19 Allen Wirfs-Brock" w:date="2013-09-27T13:06:00Z">
        <w:r w:rsidR="00460CAC">
          <w:t>13.6.4.3</w:t>
        </w:r>
      </w:ins>
      <w:ins w:id="8062" w:author="Rev 19 Allen Wirfs-Brock" w:date="2013-09-23T13:32:00Z">
        <w:r>
          <w:fldChar w:fldCharType="end"/>
        </w:r>
        <w:r>
          <w:t xml:space="preserve">, </w:t>
        </w:r>
        <w:r>
          <w:fldChar w:fldCharType="begin"/>
        </w:r>
        <w:r>
          <w:instrText xml:space="preserve"> REF _Ref367705897 \r \h </w:instrText>
        </w:r>
      </w:ins>
      <w:ins w:id="8063" w:author="Rev 19 Allen Wirfs-Brock" w:date="2013-09-23T13:32:00Z">
        <w:r>
          <w:fldChar w:fldCharType="separate"/>
        </w:r>
      </w:ins>
      <w:ins w:id="8064" w:author="Rev 19 Allen Wirfs-Brock" w:date="2013-09-27T13:06:00Z">
        <w:r w:rsidR="00460CAC">
          <w:t>13.10.2</w:t>
        </w:r>
      </w:ins>
      <w:ins w:id="8065" w:author="Rev 19 Allen Wirfs-Brock" w:date="2013-09-23T13:32:00Z">
        <w:r>
          <w:fldChar w:fldCharType="end"/>
        </w:r>
        <w:r>
          <w:t xml:space="preserve">, </w:t>
        </w:r>
        <w:r>
          <w:fldChar w:fldCharType="begin"/>
        </w:r>
        <w:r>
          <w:instrText xml:space="preserve"> REF _Ref367705925 \r \h </w:instrText>
        </w:r>
      </w:ins>
      <w:ins w:id="8066" w:author="Rev 19 Allen Wirfs-Brock" w:date="2013-09-23T13:32:00Z">
        <w:r>
          <w:fldChar w:fldCharType="separate"/>
        </w:r>
      </w:ins>
      <w:ins w:id="8067" w:author="Rev 19 Allen Wirfs-Brock" w:date="2013-09-27T13:06:00Z">
        <w:r w:rsidR="00460CAC">
          <w:t>13.11.4</w:t>
        </w:r>
      </w:ins>
      <w:ins w:id="8068" w:author="Rev 19 Allen Wirfs-Brock" w:date="2013-09-23T13:32:00Z">
        <w:r>
          <w:fldChar w:fldCharType="end"/>
        </w:r>
        <w:r>
          <w:t xml:space="preserve">, </w:t>
        </w:r>
        <w:r>
          <w:fldChar w:fldCharType="begin"/>
        </w:r>
        <w:r>
          <w:instrText xml:space="preserve"> REF _Ref367705949 \r \h </w:instrText>
        </w:r>
      </w:ins>
      <w:ins w:id="8069" w:author="Rev 19 Allen Wirfs-Brock" w:date="2013-09-23T13:32:00Z">
        <w:r>
          <w:fldChar w:fldCharType="separate"/>
        </w:r>
      </w:ins>
      <w:ins w:id="8070" w:author="Rev 19 Allen Wirfs-Brock" w:date="2013-09-27T13:06:00Z">
        <w:r w:rsidR="00460CAC">
          <w:t>13.12.2</w:t>
        </w:r>
      </w:ins>
      <w:ins w:id="8071" w:author="Rev 19 Allen Wirfs-Brock" w:date="2013-09-23T13:32:00Z">
        <w:r>
          <w:fldChar w:fldCharType="end"/>
        </w:r>
        <w:r>
          <w:t xml:space="preserve">, </w:t>
        </w:r>
        <w:r>
          <w:fldChar w:fldCharType="begin"/>
        </w:r>
        <w:r>
          <w:instrText xml:space="preserve"> REF _Ref367705968 \r \h </w:instrText>
        </w:r>
      </w:ins>
      <w:ins w:id="8072" w:author="Rev 19 Allen Wirfs-Brock" w:date="2013-09-23T13:32:00Z">
        <w:r>
          <w:fldChar w:fldCharType="separate"/>
        </w:r>
      </w:ins>
      <w:ins w:id="8073" w:author="Rev 19 Allen Wirfs-Brock" w:date="2013-09-27T13:06:00Z">
        <w:r w:rsidR="00460CAC">
          <w:t>13.14.2</w:t>
        </w:r>
      </w:ins>
      <w:ins w:id="8074" w:author="Rev 19 Allen Wirfs-Brock" w:date="2013-09-23T13:32:00Z">
        <w:r>
          <w:fldChar w:fldCharType="end"/>
        </w:r>
        <w:r>
          <w:t xml:space="preserve">, </w:t>
        </w:r>
        <w:r>
          <w:fldChar w:fldCharType="begin"/>
        </w:r>
        <w:r>
          <w:instrText xml:space="preserve"> REF _Ref367706057 \r \h </w:instrText>
        </w:r>
      </w:ins>
      <w:ins w:id="8075" w:author="Rev 19 Allen Wirfs-Brock" w:date="2013-09-23T13:32:00Z">
        <w:r>
          <w:fldChar w:fldCharType="separate"/>
        </w:r>
      </w:ins>
      <w:ins w:id="8076" w:author="Rev 19 Allen Wirfs-Brock" w:date="2013-09-27T13:06:00Z">
        <w:r w:rsidR="00460CAC">
          <w:t>14.4.8</w:t>
        </w:r>
      </w:ins>
      <w:ins w:id="8077" w:author="Rev 19 Allen Wirfs-Brock" w:date="2013-09-23T13:32:00Z">
        <w:r>
          <w:fldChar w:fldCharType="end"/>
        </w:r>
        <w:r>
          <w:t xml:space="preserve">, </w:t>
        </w:r>
        <w:r>
          <w:fldChar w:fldCharType="begin"/>
        </w:r>
        <w:r>
          <w:instrText xml:space="preserve"> REF _Ref367706084 \r \h </w:instrText>
        </w:r>
      </w:ins>
      <w:ins w:id="8078" w:author="Rev 19 Allen Wirfs-Brock" w:date="2013-09-23T13:32:00Z">
        <w:r>
          <w:fldChar w:fldCharType="separate"/>
        </w:r>
      </w:ins>
      <w:ins w:id="8079" w:author="Rev 19 Allen Wirfs-Brock" w:date="2013-09-27T13:06:00Z">
        <w:r w:rsidR="00460CAC">
          <w:t>14.5.13</w:t>
        </w:r>
      </w:ins>
      <w:ins w:id="8080" w:author="Rev 19 Allen Wirfs-Brock" w:date="2013-09-23T13:32:00Z">
        <w:r>
          <w:fldChar w:fldCharType="end"/>
        </w:r>
        <w:r>
          <w:t xml:space="preserve">, </w:t>
        </w:r>
        <w:r>
          <w:fldChar w:fldCharType="begin"/>
        </w:r>
        <w:r>
          <w:instrText xml:space="preserve"> REF _Ref367706111 \r \h </w:instrText>
        </w:r>
      </w:ins>
      <w:ins w:id="8081" w:author="Rev 19 Allen Wirfs-Brock" w:date="2013-09-23T13:32:00Z">
        <w:r>
          <w:fldChar w:fldCharType="separate"/>
        </w:r>
      </w:ins>
      <w:ins w:id="8082" w:author="Rev 19 Allen Wirfs-Brock" w:date="2013-09-27T13:06:00Z">
        <w:r w:rsidR="00460CAC">
          <w:t>15.1.0.5</w:t>
        </w:r>
      </w:ins>
      <w:ins w:id="8083" w:author="Rev 19 Allen Wirfs-Brock" w:date="2013-09-23T13:32:00Z">
        <w:r>
          <w:fldChar w:fldCharType="end"/>
        </w:r>
        <w:r>
          <w:t xml:space="preserve">, </w:t>
        </w:r>
        <w:r>
          <w:fldChar w:fldCharType="begin"/>
        </w:r>
        <w:r>
          <w:instrText xml:space="preserve"> REF _Ref367706146 \r \h </w:instrText>
        </w:r>
      </w:ins>
      <w:ins w:id="8084" w:author="Rev 19 Allen Wirfs-Brock" w:date="2013-09-23T13:32:00Z">
        <w:r>
          <w:fldChar w:fldCharType="separate"/>
        </w:r>
      </w:ins>
      <w:ins w:id="8085" w:author="Rev 19 Allen Wirfs-Brock" w:date="2013-09-27T13:06:00Z">
        <w:r w:rsidR="00460CAC">
          <w:t>15.2.5</w:t>
        </w:r>
      </w:ins>
      <w:ins w:id="8086" w:author="Rev 19 Allen Wirfs-Brock" w:date="2013-09-23T13:32:00Z">
        <w:r>
          <w:fldChar w:fldCharType="end"/>
        </w:r>
        <w:r>
          <w:t>.</w:t>
        </w:r>
      </w:ins>
    </w:p>
    <w:p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7949" w:rsidRPr="00E77497" w:rsidRDefault="00067949" w:rsidP="004322E4">
      <w:pPr>
        <w:pStyle w:val="Alg4"/>
        <w:numPr>
          <w:ilvl w:val="0"/>
          <w:numId w:val="596"/>
        </w:numPr>
        <w:spacing w:after="220"/>
        <w:contextualSpacing/>
      </w:pPr>
      <w:r w:rsidRPr="00E77497">
        <w:t>Return an empty List.</w:t>
      </w:r>
    </w:p>
    <w:p w:rsidR="00067949" w:rsidRPr="00E77497" w:rsidRDefault="00067949" w:rsidP="00067949">
      <w:pPr>
        <w:pStyle w:val="SyntaxRule"/>
        <w:spacing w:after="240"/>
      </w:pPr>
      <w:r w:rsidRPr="00E77497">
        <w:t>FunctionBody</w:t>
      </w:r>
      <w:ins w:id="8087" w:author="Rev 19 Allen Wirfs-Brock" w:date="2013-09-26T18:27:00Z">
        <w:r w:rsidR="008F31E7">
          <w:t>StatementList</w:t>
        </w:r>
      </w:ins>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067949" w:rsidRPr="00E77497" w:rsidRDefault="00067949" w:rsidP="004322E4">
      <w:pPr>
        <w:pStyle w:val="Alg4"/>
        <w:numPr>
          <w:ilvl w:val="0"/>
          <w:numId w:val="602"/>
        </w:numPr>
        <w:spacing w:after="220"/>
        <w:contextualSpacing/>
      </w:pPr>
      <w:r w:rsidRPr="00E77497">
        <w:t>Return an empty List.</w:t>
      </w:r>
    </w:p>
    <w:p w:rsidR="00812A59" w:rsidRPr="00E77497" w:rsidRDefault="00812A59" w:rsidP="00812A59">
      <w:pPr>
        <w:pStyle w:val="SyntaxRule"/>
        <w:spacing w:after="240"/>
      </w:pPr>
      <w:r w:rsidRPr="00E77497">
        <w:t>FunctionBody</w:t>
      </w:r>
      <w:ins w:id="8088" w:author="Rev 19 Allen Wirfs-Brock" w:date="2013-09-26T18:27:00Z">
        <w:r w:rsidR="008F31E7">
          <w:t>StatementList</w:t>
        </w:r>
      </w:ins>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rsidR="00F22CBA" w:rsidRPr="00E77497" w:rsidDel="001E120D" w:rsidRDefault="00F22CBA">
      <w:pPr>
        <w:pStyle w:val="Heading3"/>
        <w:rPr>
          <w:del w:id="8089" w:author="Rev 19 Allen Wirfs-Brock" w:date="2013-09-11T19:04:00Z"/>
        </w:rPr>
      </w:pPr>
      <w:del w:id="8090" w:author="Rev 19 Allen Wirfs-Brock" w:date="2013-09-11T19:04:00Z">
        <w:r w:rsidRPr="00E77497" w:rsidDel="001E120D">
          <w:lastRenderedPageBreak/>
          <w:delText>Runtime Semantics</w:delText>
        </w:r>
        <w:bookmarkStart w:id="8091" w:name="_Toc368034541"/>
        <w:bookmarkStart w:id="8092" w:name="_Toc368049764"/>
        <w:bookmarkStart w:id="8093" w:name="_Toc368050541"/>
        <w:bookmarkEnd w:id="8091"/>
        <w:bookmarkEnd w:id="8092"/>
        <w:bookmarkEnd w:id="8093"/>
      </w:del>
    </w:p>
    <w:p w:rsidR="00C73BA7" w:rsidRDefault="00C73BA7" w:rsidP="006A78DC">
      <w:pPr>
        <w:pStyle w:val="Heading3"/>
        <w:rPr>
          <w:rFonts w:ascii="Helvetica" w:hAnsi="Helvetica"/>
          <w:spacing w:val="6"/>
        </w:rPr>
      </w:pPr>
      <w:bookmarkStart w:id="8094" w:name="_Ref366743570"/>
      <w:bookmarkStart w:id="8095" w:name="_Toc368050542"/>
      <w:r w:rsidRPr="004418C4">
        <w:rPr>
          <w:rFonts w:ascii="Helvetica" w:hAnsi="Helvetica"/>
        </w:rPr>
        <w:t xml:space="preserve">Runtime Semantics: </w:t>
      </w:r>
      <w:r w:rsidRPr="004418C4">
        <w:rPr>
          <w:rFonts w:ascii="Helvetica" w:hAnsi="Helvetica"/>
          <w:spacing w:val="6"/>
        </w:rPr>
        <w:t>Binding</w:t>
      </w:r>
      <w:del w:id="8096" w:author="Rev 19 Allen Wirfs-Brock" w:date="2013-09-23T16:44:00Z">
        <w:r w:rsidRPr="004418C4" w:rsidDel="00427ECF">
          <w:rPr>
            <w:rFonts w:ascii="Helvetica" w:hAnsi="Helvetica"/>
            <w:spacing w:val="6"/>
          </w:rPr>
          <w:delText xml:space="preserve"> </w:delText>
        </w:r>
      </w:del>
      <w:r w:rsidR="00A113E2">
        <w:rPr>
          <w:rFonts w:ascii="Helvetica" w:hAnsi="Helvetica"/>
          <w:spacing w:val="6"/>
        </w:rPr>
        <w:t>Initialisation</w:t>
      </w:r>
      <w:bookmarkEnd w:id="8094"/>
      <w:bookmarkEnd w:id="8095"/>
    </w:p>
    <w:p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8097" w:author="Rev 19 Allen Wirfs-Brock" w:date="2013-09-12T10:08:00Z"/>
        </w:rPr>
      </w:pPr>
      <w:ins w:id="8098" w:author="Rev 19 Allen Wirfs-Brock" w:date="2013-09-12T10:08:00Z">
        <w:r w:rsidRPr="002E15BF">
          <w:t xml:space="preserve">See also: </w:t>
        </w:r>
        <w:r w:rsidRPr="002E15BF">
          <w:fldChar w:fldCharType="begin"/>
        </w:r>
        <w:r w:rsidRPr="002E15BF">
          <w:instrText xml:space="preserve"> REF _Ref366743257 \r \h </w:instrText>
        </w:r>
        <w:r>
          <w:instrText xml:space="preserve"> \* MERGEFORMAT </w:instrText>
        </w:r>
      </w:ins>
      <w:ins w:id="8099" w:author="Rev 19 Allen Wirfs-Brock" w:date="2013-09-12T10:08:00Z">
        <w:r w:rsidRPr="002E15BF">
          <w:fldChar w:fldCharType="separate"/>
        </w:r>
      </w:ins>
      <w:ins w:id="8100" w:author="Rev 19 Allen Wirfs-Brock" w:date="2013-09-27T13:06:00Z">
        <w:r w:rsidR="00460CAC">
          <w:t>12.1.4.2.2</w:t>
        </w:r>
      </w:ins>
      <w:ins w:id="8101" w:author="Rev 19 Allen Wirfs-Brock" w:date="2013-09-12T10:08:00Z">
        <w:r w:rsidRPr="002E15BF">
          <w:fldChar w:fldCharType="end"/>
        </w:r>
        <w:r>
          <w:t xml:space="preserve">, </w:t>
        </w:r>
        <w:r>
          <w:fldChar w:fldCharType="begin"/>
        </w:r>
        <w:r>
          <w:instrText xml:space="preserve"> REF _Ref366743323 \r \h </w:instrText>
        </w:r>
      </w:ins>
      <w:ins w:id="8102" w:author="Rev 19 Allen Wirfs-Brock" w:date="2013-09-12T10:08:00Z">
        <w:r>
          <w:fldChar w:fldCharType="separate"/>
        </w:r>
      </w:ins>
      <w:ins w:id="8103" w:author="Rev 19 Allen Wirfs-Brock" w:date="2013-09-27T13:06:00Z">
        <w:r w:rsidR="00460CAC">
          <w:t>13.2.1.4</w:t>
        </w:r>
      </w:ins>
      <w:ins w:id="8104" w:author="Rev 19 Allen Wirfs-Brock" w:date="2013-09-12T10:08:00Z">
        <w:r>
          <w:fldChar w:fldCharType="end"/>
        </w:r>
        <w:r>
          <w:t xml:space="preserve">, </w:t>
        </w:r>
        <w:r>
          <w:fldChar w:fldCharType="begin"/>
        </w:r>
        <w:r>
          <w:instrText xml:space="preserve"> REF _Ref366743381 \r \h </w:instrText>
        </w:r>
      </w:ins>
      <w:ins w:id="8105" w:author="Rev 19 Allen Wirfs-Brock" w:date="2013-09-12T10:08:00Z">
        <w:r>
          <w:fldChar w:fldCharType="separate"/>
        </w:r>
      </w:ins>
      <w:ins w:id="8106" w:author="Rev 19 Allen Wirfs-Brock" w:date="2013-09-27T13:06:00Z">
        <w:r w:rsidR="00460CAC">
          <w:t>13.2.2.2</w:t>
        </w:r>
      </w:ins>
      <w:ins w:id="8107" w:author="Rev 19 Allen Wirfs-Brock" w:date="2013-09-12T10:08:00Z">
        <w:r>
          <w:fldChar w:fldCharType="end"/>
        </w:r>
        <w:r>
          <w:t xml:space="preserve">, </w:t>
        </w:r>
        <w:r>
          <w:fldChar w:fldCharType="begin"/>
        </w:r>
        <w:r>
          <w:instrText xml:space="preserve"> REF _Ref366743416 \r \h </w:instrText>
        </w:r>
      </w:ins>
      <w:ins w:id="8108" w:author="Rev 19 Allen Wirfs-Brock" w:date="2013-09-12T10:08:00Z">
        <w:r>
          <w:fldChar w:fldCharType="separate"/>
        </w:r>
      </w:ins>
      <w:ins w:id="8109" w:author="Rev 19 Allen Wirfs-Brock" w:date="2013-09-27T13:06:00Z">
        <w:r w:rsidR="00460CAC">
          <w:t>13.2.3.4</w:t>
        </w:r>
      </w:ins>
      <w:ins w:id="8110" w:author="Rev 19 Allen Wirfs-Brock" w:date="2013-09-12T10:08:00Z">
        <w:r>
          <w:fldChar w:fldCharType="end"/>
        </w:r>
        <w:r>
          <w:t xml:space="preserve">, </w:t>
        </w:r>
        <w:r>
          <w:fldChar w:fldCharType="begin"/>
        </w:r>
        <w:r>
          <w:instrText xml:space="preserve"> REF _Ref366743530 \r \h </w:instrText>
        </w:r>
      </w:ins>
      <w:ins w:id="8111" w:author="Rev 19 Allen Wirfs-Brock" w:date="2013-09-12T10:08:00Z">
        <w:r>
          <w:fldChar w:fldCharType="separate"/>
        </w:r>
      </w:ins>
      <w:ins w:id="8112" w:author="Rev 19 Allen Wirfs-Brock" w:date="2013-09-27T13:06:00Z">
        <w:r w:rsidR="00460CAC">
          <w:t>13.14.3</w:t>
        </w:r>
      </w:ins>
      <w:ins w:id="8113" w:author="Rev 19 Allen Wirfs-Brock" w:date="2013-09-12T10:08:00Z">
        <w:r>
          <w:fldChar w:fldCharType="end"/>
        </w:r>
        <w:r>
          <w:t xml:space="preserve">, </w:t>
        </w:r>
        <w:r>
          <w:fldChar w:fldCharType="begin"/>
        </w:r>
        <w:r>
          <w:instrText xml:space="preserve"> REF _Ref366743623 \r \h </w:instrText>
        </w:r>
      </w:ins>
      <w:ins w:id="8114" w:author="Rev 19 Allen Wirfs-Brock" w:date="2013-09-12T10:08:00Z">
        <w:r>
          <w:fldChar w:fldCharType="separate"/>
        </w:r>
      </w:ins>
      <w:ins w:id="8115" w:author="Rev 19 Allen Wirfs-Brock" w:date="2013-09-27T13:06:00Z">
        <w:r w:rsidR="00460CAC">
          <w:t>14.2.8</w:t>
        </w:r>
      </w:ins>
      <w:ins w:id="8116" w:author="Rev 19 Allen Wirfs-Brock" w:date="2013-09-12T10:08:00Z">
        <w:r>
          <w:fldChar w:fldCharType="end"/>
        </w:r>
        <w:r w:rsidRPr="002E15BF">
          <w:tab/>
        </w:r>
      </w:ins>
    </w:p>
    <w:p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Indexed</w:t>
      </w:r>
      <w:del w:id="8117" w:author="Rev 19 Allen Wirfs-Brock" w:date="2013-09-23T16:14:00Z">
        <w:r w:rsidR="0037654E" w:rsidDel="00D30056">
          <w:delText xml:space="preserve"> </w:delText>
        </w:r>
      </w:del>
      <w:r w:rsidR="00827833">
        <w:t>Binding</w:t>
      </w:r>
      <w:del w:id="8118" w:author="Rev 19 Allen Wirfs-Brock" w:date="2013-09-23T16:14:00Z">
        <w:r w:rsidR="00827833" w:rsidDel="00D30056">
          <w:delText xml:space="preserve"> </w:delText>
        </w:r>
      </w:del>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rsidR="00531C57" w:rsidRPr="004418C4" w:rsidRDefault="00531C57" w:rsidP="00531C57">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p>
    <w:p w:rsidR="00531C57" w:rsidRPr="004418C4" w:rsidRDefault="00355E22" w:rsidP="00355E22">
      <w:pPr>
        <w:pStyle w:val="Alg3"/>
        <w:numPr>
          <w:ilvl w:val="0"/>
          <w:numId w:val="611"/>
        </w:numPr>
        <w:spacing w:after="240"/>
        <w:contextualSpacing/>
      </w:pPr>
      <w:r>
        <w:t xml:space="preserve">Return the result of performing </w:t>
      </w:r>
      <w:r w:rsidR="00CD359C">
        <w:t>Indexed</w:t>
      </w:r>
      <w:del w:id="8119" w:author="Rev 19 Allen Wirfs-Brock" w:date="2013-09-23T16:14:00Z">
        <w:r w:rsidR="00CD359C" w:rsidDel="00D30056">
          <w:delText xml:space="preserve"> </w:delText>
        </w:r>
      </w:del>
      <w:r w:rsidR="00531C57">
        <w:t>Binding</w:t>
      </w:r>
      <w:del w:id="8120" w:author="Rev 19 Allen Wirfs-Brock" w:date="2013-09-23T16:14:00Z">
        <w:r w:rsidR="00531C57" w:rsidDel="00D30056">
          <w:delText xml:space="preserve"> </w:delText>
        </w:r>
      </w:del>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Indexed</w:t>
      </w:r>
      <w:del w:id="8121" w:author="Rev 19 Allen Wirfs-Brock" w:date="2013-09-23T16:14:00Z">
        <w:r w:rsidR="0037654E" w:rsidDel="00D30056">
          <w:delText xml:space="preserve"> </w:delText>
        </w:r>
      </w:del>
      <w:r>
        <w:t>Binding</w:t>
      </w:r>
      <w:del w:id="8122" w:author="Rev 19 Allen Wirfs-Brock" w:date="2013-09-23T16:45:00Z">
        <w:r w:rsidDel="00427ECF">
          <w:delText xml:space="preserve"> </w:delText>
        </w:r>
      </w:del>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rsidR="00351628" w:rsidRDefault="00351628" w:rsidP="00351628">
      <w:pPr>
        <w:pStyle w:val="Alg4"/>
        <w:numPr>
          <w:ilvl w:val="0"/>
          <w:numId w:val="612"/>
        </w:numPr>
        <w:contextualSpacing/>
      </w:pPr>
      <w:r>
        <w:t>ReturnIfAbrupt(</w:t>
      </w:r>
      <w:r>
        <w:rPr>
          <w:i/>
        </w:rPr>
        <w:t>restI</w:t>
      </w:r>
      <w:r w:rsidRPr="00C7794D">
        <w:rPr>
          <w:i/>
        </w:rPr>
        <w:t>ndex</w:t>
      </w:r>
      <w:r>
        <w:t>).</w:t>
      </w:r>
    </w:p>
    <w:p w:rsidR="0096494E" w:rsidRPr="004418C4" w:rsidRDefault="00355E22" w:rsidP="00355E22">
      <w:pPr>
        <w:pStyle w:val="Alg3"/>
        <w:numPr>
          <w:ilvl w:val="0"/>
          <w:numId w:val="612"/>
        </w:numPr>
        <w:spacing w:after="240"/>
        <w:contextualSpacing/>
      </w:pPr>
      <w:r>
        <w:t xml:space="preserve">Return the result of performing </w:t>
      </w:r>
      <w:r w:rsidR="0037654E">
        <w:t>Indexed</w:t>
      </w:r>
      <w:del w:id="8123" w:author="Rev 19 Allen Wirfs-Brock" w:date="2013-09-23T16:14:00Z">
        <w:r w:rsidR="0037654E" w:rsidDel="00D30056">
          <w:delText xml:space="preserve"> </w:delText>
        </w:r>
      </w:del>
      <w:r w:rsidR="0096494E">
        <w:t>Binding</w:t>
      </w:r>
      <w:del w:id="8124" w:author="Rev 19 Allen Wirfs-Brock" w:date="2013-09-23T16:14:00Z">
        <w:r w:rsidR="0096494E" w:rsidDel="00D30056">
          <w:delText xml:space="preserve"> </w:delText>
        </w:r>
      </w:del>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rsidR="004259BD" w:rsidRPr="00E77497" w:rsidRDefault="004259BD" w:rsidP="006A78DC">
      <w:pPr>
        <w:pStyle w:val="Heading3"/>
      </w:pPr>
      <w:bookmarkStart w:id="8125" w:name="_Ref368036366"/>
      <w:bookmarkStart w:id="8126" w:name="_Toc368050543"/>
      <w:r w:rsidRPr="00675B74">
        <w:t>Runtime Semantics</w:t>
      </w:r>
      <w:r w:rsidR="00732D6D">
        <w:t>:</w:t>
      </w:r>
      <w:r>
        <w:t xml:space="preserve"> Evaluate</w:t>
      </w:r>
      <w:r>
        <w:rPr>
          <w:spacing w:val="6"/>
        </w:rPr>
        <w:t>Body</w:t>
      </w:r>
      <w:bookmarkEnd w:id="8125"/>
      <w:bookmarkEnd w:id="8126"/>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902612" w:rsidRPr="00F742D3" w:rsidRDefault="00902612" w:rsidP="00902612">
      <w:pPr>
        <w:tabs>
          <w:tab w:val="left" w:pos="3586"/>
        </w:tabs>
        <w:rPr>
          <w:ins w:id="8127" w:author="Rev 19 Allen Wirfs-Brock" w:date="2013-09-27T09:10:00Z"/>
        </w:rPr>
        <w:pPrChange w:id="8128" w:author="Rev 19 Allen Wirfs-Brock" w:date="2013-09-27T09:11:00Z">
          <w:pPr/>
        </w:pPrChange>
      </w:pPr>
      <w:ins w:id="8129" w:author="Rev 19 Allen Wirfs-Brock" w:date="2013-09-27T09:10:00Z">
        <w:r>
          <w:t xml:space="preserve">See also: </w:t>
        </w:r>
      </w:ins>
      <w:ins w:id="8130" w:author="Rev 19 Allen Wirfs-Brock" w:date="2013-09-27T09:11:00Z">
        <w:r>
          <w:fldChar w:fldCharType="begin"/>
        </w:r>
        <w:r>
          <w:instrText xml:space="preserve"> REF _Ref368036404 \r \h </w:instrText>
        </w:r>
      </w:ins>
      <w:r>
        <w:fldChar w:fldCharType="separate"/>
      </w:r>
      <w:ins w:id="8131" w:author="Rev 19 Allen Wirfs-Brock" w:date="2013-09-27T13:06:00Z">
        <w:r w:rsidR="00460CAC">
          <w:t>14.2.9</w:t>
        </w:r>
      </w:ins>
      <w:ins w:id="8132" w:author="Rev 19 Allen Wirfs-Brock" w:date="2013-09-27T09:11:00Z">
        <w:r>
          <w:fldChar w:fldCharType="end"/>
        </w:r>
        <w:r>
          <w:t xml:space="preserve">, </w:t>
        </w:r>
        <w:r>
          <w:fldChar w:fldCharType="begin"/>
        </w:r>
        <w:r>
          <w:instrText xml:space="preserve"> REF _Ref368036428 \r \h </w:instrText>
        </w:r>
      </w:ins>
      <w:r>
        <w:fldChar w:fldCharType="separate"/>
      </w:r>
      <w:ins w:id="8133" w:author="Rev 19 Allen Wirfs-Brock" w:date="2013-09-27T13:06:00Z">
        <w:r w:rsidR="00460CAC">
          <w:t>14.4.9</w:t>
        </w:r>
      </w:ins>
      <w:ins w:id="8134" w:author="Rev 19 Allen Wirfs-Brock" w:date="2013-09-27T09:11:00Z">
        <w:r>
          <w:fldChar w:fldCharType="end"/>
        </w:r>
      </w:ins>
      <w:ins w:id="8135" w:author="Rev 19 Allen Wirfs-Brock" w:date="2013-09-27T09:10:00Z">
        <w:r>
          <w:t>.</w:t>
        </w:r>
      </w:ins>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del w:id="8136" w:author="Rev 19 Allen Wirfs-Brock" w:date="2013-09-26T18:29:00Z">
        <w:r w:rsidRPr="00E77497" w:rsidDel="008F31E7">
          <w:rPr>
            <w:rFonts w:cs="Arial"/>
            <w:vertAlign w:val="subscript"/>
          </w:rPr>
          <w:delText>opt</w:delText>
        </w:r>
      </w:del>
      <w:r w:rsidRPr="00E77497">
        <w:rPr>
          <w:rFonts w:ascii="Times New Roman" w:hAnsi="Times New Roman"/>
          <w:i/>
        </w:rPr>
        <w:t xml:space="preserve"> </w:t>
      </w:r>
      <w:r w:rsidRPr="00E77497">
        <w:t xml:space="preserve"> </w:t>
      </w:r>
    </w:p>
    <w:p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is strict mode code if it is contained in strict mode code or if the Directive Prologue (</w:t>
      </w:r>
      <w:r w:rsidR="00DF732B">
        <w:rPr>
          <w:rFonts w:ascii="Times New Roman" w:hAnsi="Times New Roman"/>
        </w:rPr>
        <w:fldChar w:fldCharType="begin"/>
      </w:r>
      <w:r w:rsidR="00DF732B">
        <w:rPr>
          <w:rFonts w:ascii="Times New Roman" w:hAnsi="Times New Roman"/>
        </w:rPr>
        <w:instrText xml:space="preserve"> REF _Ref365636601 \r \h </w:instrText>
      </w:r>
      <w:r w:rsidR="00DF732B">
        <w:rPr>
          <w:rFonts w:ascii="Times New Roman" w:hAnsi="Times New Roman"/>
        </w:rPr>
      </w:r>
      <w:r w:rsidR="00DF732B">
        <w:rPr>
          <w:rFonts w:ascii="Times New Roman" w:hAnsi="Times New Roman"/>
        </w:rPr>
        <w:fldChar w:fldCharType="separate"/>
      </w:r>
      <w:ins w:id="8137" w:author="Rev 19 Allen Wirfs-Brock" w:date="2013-09-27T13:06:00Z">
        <w:r w:rsidR="00460CAC">
          <w:rPr>
            <w:rFonts w:ascii="Times New Roman" w:hAnsi="Times New Roman"/>
          </w:rPr>
          <w:t>15.3</w:t>
        </w:r>
      </w:ins>
      <w:del w:id="8138" w:author="Rev 19 Allen Wirfs-Brock" w:date="2013-09-27T08:39:00Z">
        <w:r w:rsidR="00083CEC" w:rsidDel="009E7E9E">
          <w:rPr>
            <w:rFonts w:ascii="Times New Roman" w:hAnsi="Times New Roman"/>
          </w:rPr>
          <w:delText>15.2</w:delText>
        </w:r>
      </w:del>
      <w:r w:rsidR="00DF732B">
        <w:rPr>
          <w:rFonts w:ascii="Times New Roman" w:hAnsi="Times New Roman"/>
        </w:rPr>
        <w:fldChar w:fldCharType="end"/>
      </w:r>
      <w:r w:rsidRPr="00E77497">
        <w:rPr>
          <w:rFonts w:ascii="Times New Roman" w:hAnsi="Times New Roman"/>
        </w:rPr>
        <w:t xml:space="preserve">)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w:t>
      </w:r>
      <w:ins w:id="8139" w:author="Rev 19 Allen Wirfs-Brock" w:date="2013-09-26T17:34:00Z">
        <w:r w:rsidR="00284A05">
          <w:rPr>
            <w:rFonts w:ascii="Times New Roman" w:hAnsi="Times New Roman"/>
          </w:rPr>
          <w:t>n</w:t>
        </w:r>
      </w:ins>
      <w:r w:rsidRPr="00E77497">
        <w:rPr>
          <w:rFonts w:ascii="Times New Roman" w:hAnsi="Times New Roman"/>
        </w:rPr>
        <w:t xml:space="preserve"> Use Strict Directive or if any of the conditions in </w:t>
      </w:r>
      <w:r w:rsidR="00DF732B">
        <w:rPr>
          <w:rFonts w:ascii="Times New Roman" w:hAnsi="Times New Roman"/>
        </w:rPr>
        <w:fldChar w:fldCharType="begin"/>
      </w:r>
      <w:r w:rsidR="00DF732B">
        <w:rPr>
          <w:rFonts w:ascii="Times New Roman" w:hAnsi="Times New Roman"/>
        </w:rPr>
        <w:instrText xml:space="preserve"> REF _Ref365636665 \r \h </w:instrText>
      </w:r>
      <w:r w:rsidR="00DF732B">
        <w:rPr>
          <w:rFonts w:ascii="Times New Roman" w:hAnsi="Times New Roman"/>
        </w:rPr>
      </w:r>
      <w:r w:rsidR="00DF732B">
        <w:rPr>
          <w:rFonts w:ascii="Times New Roman" w:hAnsi="Times New Roman"/>
        </w:rPr>
        <w:fldChar w:fldCharType="separate"/>
      </w:r>
      <w:ins w:id="8140" w:author="Rev 19 Allen Wirfs-Brock" w:date="2013-09-27T13:06:00Z">
        <w:r w:rsidR="00460CAC">
          <w:rPr>
            <w:rFonts w:ascii="Times New Roman" w:hAnsi="Times New Roman"/>
          </w:rPr>
          <w:t>10.2.1</w:t>
        </w:r>
      </w:ins>
      <w:del w:id="8141" w:author="Rev 19 Allen Wirfs-Brock" w:date="2013-09-27T08:39:00Z">
        <w:r w:rsidR="00083CEC" w:rsidDel="009E7E9E">
          <w:rPr>
            <w:rFonts w:ascii="Times New Roman" w:hAnsi="Times New Roman"/>
          </w:rPr>
          <w:delText>10.1.1</w:delText>
        </w:r>
      </w:del>
      <w:r w:rsidR="00DF732B">
        <w:rPr>
          <w:rFonts w:ascii="Times New Roman" w:hAnsi="Times New Roman"/>
        </w:rPr>
        <w:fldChar w:fldCharType="end"/>
      </w:r>
      <w:r w:rsidRPr="00E77497">
        <w:rPr>
          <w:rFonts w:ascii="Times New Roman" w:hAnsi="Times New Roman"/>
        </w:rPr>
        <w:t xml:space="preserve">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rsidR="004259BD" w:rsidDel="009A4D9F" w:rsidRDefault="004259BD" w:rsidP="004259BD">
      <w:pPr>
        <w:numPr>
          <w:ilvl w:val="0"/>
          <w:numId w:val="145"/>
        </w:numPr>
        <w:contextualSpacing/>
        <w:rPr>
          <w:del w:id="8142" w:author="Rev 19 Allen Wirfs-Brock" w:date="2013-09-26T18:41:00Z"/>
          <w:rFonts w:ascii="Times New Roman" w:hAnsi="Times New Roman"/>
        </w:rPr>
      </w:pPr>
      <w:del w:id="8143" w:author="Rev 19 Allen Wirfs-Brock" w:date="2013-09-26T18:41:00Z">
        <w:r w:rsidRPr="00E77497" w:rsidDel="009A4D9F">
          <w:rPr>
            <w:rFonts w:ascii="Times New Roman" w:hAnsi="Times New Roman"/>
          </w:rPr>
          <w:delText xml:space="preserve">If </w:delText>
        </w:r>
        <w:r w:rsidDel="009A4D9F">
          <w:rPr>
            <w:rFonts w:ascii="Times New Roman" w:hAnsi="Times New Roman"/>
            <w:i/>
            <w:iCs/>
          </w:rPr>
          <w:delText>Function</w:delText>
        </w:r>
        <w:r w:rsidRPr="00E77497" w:rsidDel="009A4D9F">
          <w:rPr>
            <w:rFonts w:ascii="Times New Roman" w:hAnsi="Times New Roman"/>
            <w:i/>
          </w:rPr>
          <w:delText>StatementList</w:delText>
        </w:r>
        <w:r w:rsidRPr="00E77497" w:rsidDel="009A4D9F">
          <w:rPr>
            <w:rFonts w:ascii="Times New Roman" w:hAnsi="Times New Roman"/>
          </w:rPr>
          <w:delText xml:space="preserve"> is </w:delText>
        </w:r>
        <w:r w:rsidDel="009A4D9F">
          <w:rPr>
            <w:rFonts w:ascii="Times New Roman" w:hAnsi="Times New Roman"/>
          </w:rPr>
          <w:delText xml:space="preserve">not </w:delText>
        </w:r>
        <w:r w:rsidRPr="00E77497" w:rsidDel="009A4D9F">
          <w:rPr>
            <w:rFonts w:ascii="Times New Roman" w:hAnsi="Times New Roman"/>
          </w:rPr>
          <w:delText>present</w:delText>
        </w:r>
        <w:r w:rsidDel="009A4D9F">
          <w:rPr>
            <w:rFonts w:ascii="Times New Roman" w:hAnsi="Times New Roman"/>
          </w:rPr>
          <w:delText>, then</w:delText>
        </w:r>
        <w:r w:rsidRPr="00E77497" w:rsidDel="009A4D9F">
          <w:rPr>
            <w:rFonts w:ascii="Times New Roman" w:hAnsi="Times New Roman"/>
          </w:rPr>
          <w:delText xml:space="preserve"> return </w:delText>
        </w:r>
        <w:r w:rsidDel="009A4D9F">
          <w:rPr>
            <w:rFonts w:ascii="Times New Roman" w:hAnsi="Times New Roman"/>
          </w:rPr>
          <w:delText>NormalCompletion</w:delText>
        </w:r>
        <w:r w:rsidRPr="00E77497" w:rsidDel="009A4D9F">
          <w:rPr>
            <w:rFonts w:ascii="Times New Roman" w:hAnsi="Times New Roman"/>
          </w:rPr>
          <w:delText>(</w:delText>
        </w:r>
        <w:r w:rsidRPr="00E77497" w:rsidDel="009A4D9F">
          <w:rPr>
            <w:rFonts w:ascii="Times New Roman" w:hAnsi="Times New Roman"/>
            <w:b/>
          </w:rPr>
          <w:delText>undefined</w:delText>
        </w:r>
        <w:r w:rsidRPr="00E77497" w:rsidDel="009A4D9F">
          <w:rPr>
            <w:rFonts w:ascii="Times New Roman" w:hAnsi="Times New Roman"/>
          </w:rPr>
          <w:delText>).</w:delText>
        </w:r>
      </w:del>
    </w:p>
    <w:p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9A4D9F" w:rsidRPr="00E77497" w:rsidRDefault="009A4D9F" w:rsidP="009A4D9F">
      <w:pPr>
        <w:pStyle w:val="SyntaxRule"/>
        <w:spacing w:after="240"/>
        <w:rPr>
          <w:ins w:id="8144" w:author="Rev 19 Allen Wirfs-Brock" w:date="2013-09-26T18:40:00Z"/>
        </w:rPr>
      </w:pPr>
      <w:ins w:id="8145" w:author="Rev 19 Allen Wirfs-Brock" w:date="2013-09-26T18:40:00Z">
        <w:r w:rsidRPr="00E77497">
          <w:t>FunctionBody</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rsidR="009A4D9F" w:rsidRPr="00E77497" w:rsidRDefault="009A4D9F" w:rsidP="009A4D9F">
      <w:pPr>
        <w:pStyle w:val="Alg4"/>
        <w:numPr>
          <w:ilvl w:val="0"/>
          <w:numId w:val="1647"/>
        </w:numPr>
        <w:spacing w:after="220"/>
        <w:contextualSpacing/>
        <w:rPr>
          <w:ins w:id="8146" w:author="Rev 19 Allen Wirfs-Brock" w:date="2013-09-26T18:40:00Z"/>
        </w:rPr>
      </w:pPr>
      <w:ins w:id="8147" w:author="Rev 19 Allen Wirfs-Brock" w:date="2013-09-26T18:41:00Z">
        <w:r>
          <w:t>R</w:t>
        </w:r>
        <w:r w:rsidRPr="00E77497">
          <w:t xml:space="preserve">eturn </w:t>
        </w:r>
        <w:r>
          <w:t>NormalCompletion</w:t>
        </w:r>
        <w:r w:rsidRPr="00E77497">
          <w:t>(</w:t>
        </w:r>
        <w:r w:rsidRPr="00E77497">
          <w:rPr>
            <w:b/>
          </w:rPr>
          <w:t>undefined</w:t>
        </w:r>
        <w:r w:rsidRPr="00E77497">
          <w:t>).</w:t>
        </w:r>
      </w:ins>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rsidR="00CD359C" w:rsidRDefault="00CD359C" w:rsidP="00D30056">
      <w:pPr>
        <w:pStyle w:val="Heading3"/>
        <w:rPr>
          <w:spacing w:val="6"/>
        </w:rPr>
      </w:pPr>
      <w:bookmarkStart w:id="8148" w:name="_Ref367716286"/>
      <w:bookmarkStart w:id="8149" w:name="_Toc368050544"/>
      <w:r w:rsidRPr="004418C4">
        <w:lastRenderedPageBreak/>
        <w:t xml:space="preserve">Runtime Semantics: </w:t>
      </w:r>
      <w:r>
        <w:t>Indexed</w:t>
      </w:r>
      <w:del w:id="8150" w:author="Rev 19 Allen Wirfs-Brock" w:date="2013-09-23T16:15:00Z">
        <w:r w:rsidDel="00D30056">
          <w:delText xml:space="preserve"> </w:delText>
        </w:r>
      </w:del>
      <w:r w:rsidRPr="004418C4">
        <w:rPr>
          <w:spacing w:val="6"/>
        </w:rPr>
        <w:t>Binding</w:t>
      </w:r>
      <w:del w:id="8151" w:author="Rev 19 Allen Wirfs-Brock" w:date="2013-09-23T16:15:00Z">
        <w:r w:rsidRPr="004418C4" w:rsidDel="00D30056">
          <w:rPr>
            <w:spacing w:val="6"/>
          </w:rPr>
          <w:delText xml:space="preserve"> </w:delText>
        </w:r>
      </w:del>
      <w:r w:rsidR="00A113E2">
        <w:rPr>
          <w:spacing w:val="6"/>
        </w:rPr>
        <w:t>Initialisation</w:t>
      </w:r>
      <w:bookmarkEnd w:id="8148"/>
      <w:bookmarkEnd w:id="8149"/>
    </w:p>
    <w:p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rsidR="00D30056" w:rsidRPr="008E00F6" w:rsidRDefault="00D30056" w:rsidP="00D30056">
      <w:pPr>
        <w:rPr>
          <w:ins w:id="8152" w:author="Rev 19 Allen Wirfs-Brock" w:date="2013-09-23T16:16:00Z"/>
          <w:sz w:val="18"/>
        </w:rPr>
      </w:pPr>
      <w:ins w:id="8153" w:author="Rev 19 Allen Wirfs-Brock" w:date="2013-09-23T16:1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Pr>
            <w:sz w:val="18"/>
          </w:rPr>
          <w:t>s</w:t>
        </w:r>
        <w:r w:rsidRPr="008E00F6">
          <w:rPr>
            <w:sz w:val="18"/>
          </w:rPr>
          <w:t xml:space="preserve">ed </w:t>
        </w:r>
        <w:r>
          <w:rPr>
            <w:sz w:val="18"/>
          </w:rPr>
          <w:t>in order to deal with the possibility of multiple parameters with the same name</w:t>
        </w:r>
        <w:r w:rsidRPr="008E00F6">
          <w:rPr>
            <w:sz w:val="18"/>
          </w:rPr>
          <w:t xml:space="preserve">. </w:t>
        </w:r>
      </w:ins>
    </w:p>
    <w:p w:rsidR="00D30056" w:rsidRPr="00F742D3" w:rsidRDefault="00D30056" w:rsidP="00D30056">
      <w:pPr>
        <w:rPr>
          <w:ins w:id="8154" w:author="Rev 19 Allen Wirfs-Brock" w:date="2013-09-23T16:19:00Z"/>
        </w:rPr>
      </w:pPr>
      <w:ins w:id="8155" w:author="Rev 19 Allen Wirfs-Brock" w:date="2013-09-23T16:19:00Z">
        <w:r>
          <w:t xml:space="preserve">See also: </w:t>
        </w:r>
        <w:r>
          <w:fldChar w:fldCharType="begin"/>
        </w:r>
        <w:r>
          <w:instrText xml:space="preserve"> REF _Ref367716091 \r \h </w:instrText>
        </w:r>
      </w:ins>
      <w:ins w:id="8156" w:author="Rev 19 Allen Wirfs-Brock" w:date="2013-09-23T16:19:00Z">
        <w:r>
          <w:fldChar w:fldCharType="separate"/>
        </w:r>
      </w:ins>
      <w:ins w:id="8157" w:author="Rev 19 Allen Wirfs-Brock" w:date="2013-09-27T13:06:00Z">
        <w:r w:rsidR="00460CAC">
          <w:t>13.2.3.5</w:t>
        </w:r>
      </w:ins>
      <w:ins w:id="8158" w:author="Rev 19 Allen Wirfs-Brock" w:date="2013-09-23T16:19:00Z">
        <w:r>
          <w:fldChar w:fldCharType="end"/>
        </w:r>
        <w:r>
          <w:t>.</w:t>
        </w:r>
      </w:ins>
    </w:p>
    <w:p w:rsidR="00E72872" w:rsidRPr="004418C4" w:rsidRDefault="00E72872" w:rsidP="00E72872">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del w:id="8159" w:author="Rev 19 Allen Wirfs-Brock" w:date="2013-09-23T16:16:00Z">
        <w:r w:rsidR="00735C7E" w:rsidDel="00D30056">
          <w:delText xml:space="preserve"> </w:delText>
        </w:r>
      </w:del>
      <w:r w:rsidR="00E72872">
        <w:t>Binding</w:t>
      </w:r>
      <w:del w:id="8160" w:author="Rev 19 Allen Wirfs-Brock" w:date="2013-09-23T16:16:00Z">
        <w:r w:rsidR="00E72872" w:rsidDel="00D30056">
          <w:delText xml:space="preserve"> </w:delText>
        </w:r>
      </w:del>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rsidR="00355E22" w:rsidRDefault="00355E22" w:rsidP="00355E22">
      <w:pPr>
        <w:pStyle w:val="Alg4"/>
        <w:numPr>
          <w:ilvl w:val="0"/>
          <w:numId w:val="613"/>
        </w:numPr>
        <w:spacing w:after="220"/>
        <w:contextualSpacing/>
      </w:pPr>
      <w:r>
        <w:t>ReturnIfAbrupt(</w:t>
      </w:r>
      <w:r w:rsidRPr="00351628">
        <w:rPr>
          <w:i/>
        </w:rPr>
        <w:t>status</w:t>
      </w:r>
      <w:r>
        <w:t>).</w:t>
      </w:r>
    </w:p>
    <w:p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Indexed</w:t>
      </w:r>
      <w:del w:id="8161" w:author="Rev 19 Allen Wirfs-Brock" w:date="2013-09-23T16:17:00Z">
        <w:r w:rsidR="0037654E" w:rsidDel="00D30056">
          <w:delText xml:space="preserve"> </w:delText>
        </w:r>
      </w:del>
      <w:r>
        <w:t>Binding</w:t>
      </w:r>
      <w:del w:id="8162" w:author="Rev 19 Allen Wirfs-Brock" w:date="2013-09-23T16:17:00Z">
        <w:r w:rsidDel="00D30056">
          <w:delText xml:space="preserve"> </w:delText>
        </w:r>
      </w:del>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rsidR="00735C7E" w:rsidRDefault="00735C7E" w:rsidP="00C700A2">
      <w:pPr>
        <w:pStyle w:val="Alg3"/>
        <w:numPr>
          <w:ilvl w:val="0"/>
          <w:numId w:val="921"/>
        </w:numPr>
        <w:contextualSpacing/>
      </w:pPr>
      <w:r>
        <w:t>ReturnIfAbrupt(</w:t>
      </w:r>
      <w:r>
        <w:rPr>
          <w:i/>
        </w:rPr>
        <w:t>lastIndex</w:t>
      </w:r>
      <w:r>
        <w:t>).</w:t>
      </w:r>
    </w:p>
    <w:p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Indexed</w:t>
      </w:r>
      <w:del w:id="8163" w:author="Rev 19 Allen Wirfs-Brock" w:date="2013-09-23T16:16:00Z">
        <w:r w:rsidR="0037654E" w:rsidDel="00D30056">
          <w:delText xml:space="preserve"> </w:delText>
        </w:r>
      </w:del>
      <w:r w:rsidR="00035180">
        <w:t>Binding</w:t>
      </w:r>
      <w:del w:id="8164" w:author="Rev 19 Allen Wirfs-Brock" w:date="2013-09-23T16:16:00Z">
        <w:r w:rsidR="00035180" w:rsidDel="00D30056">
          <w:delText xml:space="preserve"> </w:delText>
        </w:r>
      </w:del>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rsidR="00355E22" w:rsidRDefault="00355E22" w:rsidP="00C700A2">
      <w:pPr>
        <w:pStyle w:val="Alg4"/>
        <w:numPr>
          <w:ilvl w:val="0"/>
          <w:numId w:val="921"/>
        </w:numPr>
        <w:spacing w:after="220"/>
        <w:contextualSpacing/>
      </w:pPr>
      <w:r>
        <w:t>ReturnIfAbrupt(</w:t>
      </w:r>
      <w:r w:rsidRPr="00DE13A5">
        <w:rPr>
          <w:i/>
        </w:rPr>
        <w:t>status</w:t>
      </w:r>
      <w:r>
        <w:t>).</w:t>
      </w:r>
    </w:p>
    <w:p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rsidR="00D14561" w:rsidRDefault="00D14561" w:rsidP="00596CFD">
      <w:pPr>
        <w:pStyle w:val="Alg3"/>
        <w:numPr>
          <w:ilvl w:val="0"/>
          <w:numId w:val="615"/>
        </w:numPr>
      </w:pPr>
      <w:r>
        <w:t xml:space="preserve">Let </w:t>
      </w:r>
      <w:r w:rsidR="00B048D2">
        <w:rPr>
          <w:i/>
        </w:rPr>
        <w:t>argumentsLength</w:t>
      </w:r>
      <w:r w:rsidR="00B048D2">
        <w:t xml:space="preserve"> </w:t>
      </w:r>
      <w:r>
        <w:t xml:space="preserve">be </w:t>
      </w:r>
      <w:r w:rsidR="00C700A2">
        <w:rPr>
          <w:i/>
        </w:rPr>
        <w:t>status</w:t>
      </w:r>
      <w:r>
        <w:t>.[[value]].</w:t>
      </w:r>
    </w:p>
    <w:p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035180" w:rsidRPr="004418C4" w:rsidRDefault="00035180" w:rsidP="00596CFD">
      <w:pPr>
        <w:pStyle w:val="Alg3"/>
        <w:numPr>
          <w:ilvl w:val="0"/>
          <w:numId w:val="615"/>
        </w:numPr>
      </w:pPr>
      <w:r w:rsidRPr="004418C4">
        <w:t xml:space="preserve">Let </w:t>
      </w:r>
      <w:r w:rsidRPr="004418C4">
        <w:rPr>
          <w:i/>
        </w:rPr>
        <w:t>n</w:t>
      </w:r>
      <w:r w:rsidRPr="004418C4">
        <w:t>=0;</w:t>
      </w:r>
    </w:p>
    <w:p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rsidR="00035180" w:rsidRPr="004418C4" w:rsidRDefault="00355E22" w:rsidP="00596CFD">
      <w:pPr>
        <w:pStyle w:val="Alg3"/>
        <w:numPr>
          <w:ilvl w:val="0"/>
          <w:numId w:val="615"/>
        </w:numPr>
        <w:spacing w:after="240"/>
      </w:pPr>
      <w:r>
        <w:t xml:space="preserve">Return the result of performing </w:t>
      </w:r>
      <w:r w:rsidR="00035180" w:rsidRPr="004418C4">
        <w:t>Binding</w:t>
      </w:r>
      <w:del w:id="8165" w:author="Rev 19 Allen Wirfs-Brock" w:date="2013-09-23T16:45:00Z">
        <w:r w:rsidR="00035180" w:rsidRPr="004418C4" w:rsidDel="00427ECF">
          <w:delText xml:space="preserve"> </w:delText>
        </w:r>
      </w:del>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rsidR="00CB4E96" w:rsidRPr="00E77497" w:rsidRDefault="00CB4E96" w:rsidP="006A78DC">
      <w:pPr>
        <w:pStyle w:val="Heading3"/>
      </w:pPr>
      <w:bookmarkStart w:id="8166" w:name="_Toc368050545"/>
      <w:r w:rsidRPr="00675B74">
        <w:t xml:space="preserve">Runtime Semantics: </w:t>
      </w:r>
      <w:r w:rsidR="002F1A2E" w:rsidRPr="002F1A2E">
        <w:t>InstantiateFunctionObject</w:t>
      </w:r>
      <w:bookmarkEnd w:id="8166"/>
    </w:p>
    <w:p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F22CBA" w:rsidRPr="00E77497" w:rsidRDefault="00F22CBA" w:rsidP="006A78DC">
      <w:pPr>
        <w:pStyle w:val="Heading3"/>
      </w:pPr>
      <w:bookmarkStart w:id="8167" w:name="_Toc368050546"/>
      <w:r w:rsidRPr="00675B74">
        <w:lastRenderedPageBreak/>
        <w:t xml:space="preserve">Runtime Semantics: </w:t>
      </w:r>
      <w:r w:rsidRPr="00E77497">
        <w:rPr>
          <w:spacing w:val="6"/>
        </w:rPr>
        <w:t>Evaluation</w:t>
      </w:r>
      <w:bookmarkEnd w:id="8167"/>
    </w:p>
    <w:p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744CC3" w:rsidRDefault="00744CC3" w:rsidP="00052EFC">
      <w:pPr>
        <w:numPr>
          <w:ilvl w:val="0"/>
          <w:numId w:val="759"/>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rsidR="0024296C" w:rsidRPr="00E77497" w:rsidRDefault="00560A4D" w:rsidP="00D148E9">
      <w:pPr>
        <w:pStyle w:val="Heading2"/>
      </w:pPr>
      <w:bookmarkStart w:id="8168" w:name="_Toc361663478"/>
      <w:bookmarkStart w:id="8169" w:name="_Toc361665319"/>
      <w:bookmarkStart w:id="8170" w:name="_Toc361667159"/>
      <w:bookmarkStart w:id="8171" w:name="_Toc361668988"/>
      <w:bookmarkStart w:id="8172" w:name="_Toc364935032"/>
      <w:bookmarkStart w:id="8173" w:name="_Toc365474276"/>
      <w:bookmarkStart w:id="8174" w:name="_Toc361663480"/>
      <w:bookmarkStart w:id="8175" w:name="_Toc361665321"/>
      <w:bookmarkStart w:id="8176" w:name="_Toc361667161"/>
      <w:bookmarkStart w:id="8177" w:name="_Toc361668990"/>
      <w:bookmarkStart w:id="8178" w:name="_Toc364935034"/>
      <w:bookmarkStart w:id="8179" w:name="_Toc365474278"/>
      <w:bookmarkStart w:id="8180" w:name="_Toc361663481"/>
      <w:bookmarkStart w:id="8181" w:name="_Toc361665322"/>
      <w:bookmarkStart w:id="8182" w:name="_Toc361667162"/>
      <w:bookmarkStart w:id="8183" w:name="_Toc361668991"/>
      <w:bookmarkStart w:id="8184" w:name="_Toc364935035"/>
      <w:bookmarkStart w:id="8185" w:name="_Toc365474279"/>
      <w:bookmarkStart w:id="8186" w:name="_Ref365533727"/>
      <w:bookmarkStart w:id="8187" w:name="_Toc235503472"/>
      <w:bookmarkStart w:id="8188" w:name="_Toc241509247"/>
      <w:bookmarkStart w:id="8189" w:name="_Toc244416734"/>
      <w:bookmarkStart w:id="8190" w:name="_Toc276631098"/>
      <w:bookmarkStart w:id="8191" w:name="_Ref449943299"/>
      <w:bookmarkStart w:id="8192" w:name="_Toc472818897"/>
      <w:bookmarkStart w:id="8193" w:name="_Toc36805054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r>
        <w:t xml:space="preserve">Arrow </w:t>
      </w:r>
      <w:r w:rsidR="0024296C" w:rsidRPr="00E77497">
        <w:t>Function Definition</w:t>
      </w:r>
      <w:r w:rsidR="0024296C">
        <w:t>s</w:t>
      </w:r>
      <w:bookmarkEnd w:id="8186"/>
      <w:bookmarkEnd w:id="8193"/>
    </w:p>
    <w:p w:rsidR="0024296C" w:rsidRPr="00E77497" w:rsidRDefault="0024296C" w:rsidP="0024296C">
      <w:pPr>
        <w:pStyle w:val="Syntax"/>
      </w:pPr>
      <w:r w:rsidRPr="00E77497">
        <w:t>Syntax</w:t>
      </w:r>
    </w:p>
    <w:p w:rsidR="0024296C" w:rsidRPr="00E77497" w:rsidRDefault="0024296C" w:rsidP="0024296C">
      <w:pPr>
        <w:pStyle w:val="SyntaxRule"/>
      </w:pPr>
      <w:r>
        <w:t>ArrowFunction</w:t>
      </w:r>
      <w:r w:rsidRPr="00E77497">
        <w:t xml:space="preserve"> </w:t>
      </w:r>
      <w:r w:rsidRPr="00E77497">
        <w:rPr>
          <w:rFonts w:ascii="Arial" w:hAnsi="Arial"/>
          <w:b/>
          <w:i w:val="0"/>
        </w:rPr>
        <w:t>:</w:t>
      </w:r>
    </w:p>
    <w:p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rsidR="00233D6B" w:rsidRPr="00E77497" w:rsidRDefault="00233D6B" w:rsidP="00233D6B">
      <w:pPr>
        <w:pStyle w:val="SyntaxRule"/>
        <w:rPr>
          <w:ins w:id="8194" w:author="Rev 19 Allen Wirfs-Brock" w:date="2013-09-06T15:20:00Z"/>
        </w:rPr>
      </w:pPr>
      <w:ins w:id="8195" w:author="Rev 19 Allen Wirfs-Brock" w:date="2013-09-06T15:20:00Z">
        <w:r>
          <w:t>ArrowFunctionNoIn</w:t>
        </w:r>
        <w:r w:rsidRPr="00E77497">
          <w:t xml:space="preserve"> </w:t>
        </w:r>
        <w:r w:rsidRPr="00E77497">
          <w:rPr>
            <w:rFonts w:ascii="Arial" w:hAnsi="Arial"/>
            <w:b/>
            <w:i w:val="0"/>
          </w:rPr>
          <w:t>:</w:t>
        </w:r>
      </w:ins>
    </w:p>
    <w:p w:rsidR="00233D6B" w:rsidRPr="00E77497" w:rsidRDefault="00233D6B" w:rsidP="00233D6B">
      <w:pPr>
        <w:pStyle w:val="SyntaxDefinition"/>
        <w:rPr>
          <w:ins w:id="8196" w:author="Rev 19 Allen Wirfs-Brock" w:date="2013-09-06T15:20:00Z"/>
        </w:rPr>
      </w:pPr>
      <w:ins w:id="8197" w:author="Rev 19 Allen Wirfs-Brock" w:date="2013-09-06T15:20:00Z">
        <w:r>
          <w:t xml:space="preserve">ArrowParameters </w:t>
        </w:r>
        <w:r w:rsidRPr="00E77497">
          <w:t xml:space="preserve"> </w:t>
        </w:r>
        <w:r>
          <w:rPr>
            <w:rFonts w:ascii="Courier New" w:hAnsi="Courier New"/>
            <w:b/>
            <w:i w:val="0"/>
          </w:rPr>
          <w:t>=&gt;</w:t>
        </w:r>
        <w:r w:rsidRPr="00E77497">
          <w:t xml:space="preserve"> </w:t>
        </w:r>
        <w:r>
          <w:t>ConciseBody</w:t>
        </w:r>
      </w:ins>
      <w:ins w:id="8198" w:author="Rev 19 Allen Wirfs-Brock" w:date="2013-09-06T15:21:00Z">
        <w:r>
          <w:t>NoIn</w:t>
        </w:r>
      </w:ins>
    </w:p>
    <w:p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rsidR="0024296C" w:rsidRPr="00E77497" w:rsidRDefault="001F444B" w:rsidP="0024296C">
      <w:pPr>
        <w:pStyle w:val="SyntaxRule"/>
      </w:pPr>
      <w:r>
        <w:t xml:space="preserve">ConciseBody </w:t>
      </w:r>
      <w:r w:rsidR="0024296C" w:rsidRPr="00E77497">
        <w:rPr>
          <w:rFonts w:ascii="Arial" w:hAnsi="Arial"/>
          <w:b/>
          <w:i w:val="0"/>
        </w:rPr>
        <w:t>:</w:t>
      </w:r>
    </w:p>
    <w:p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rsidR="00233D6B" w:rsidRPr="00E77497" w:rsidRDefault="00233D6B" w:rsidP="00233D6B">
      <w:pPr>
        <w:pStyle w:val="SyntaxRule"/>
        <w:rPr>
          <w:ins w:id="8199" w:author="Rev 19 Allen Wirfs-Brock" w:date="2013-09-06T15:24:00Z"/>
        </w:rPr>
      </w:pPr>
      <w:ins w:id="8200" w:author="Rev 19 Allen Wirfs-Brock" w:date="2013-09-06T15:24:00Z">
        <w:r>
          <w:t xml:space="preserve">ConciseBodyNoIn </w:t>
        </w:r>
        <w:r w:rsidRPr="00E77497">
          <w:rPr>
            <w:rFonts w:ascii="Arial" w:hAnsi="Arial"/>
            <w:b/>
            <w:i w:val="0"/>
          </w:rPr>
          <w:t>:</w:t>
        </w:r>
      </w:ins>
    </w:p>
    <w:p w:rsidR="00233D6B" w:rsidRPr="00E77497" w:rsidRDefault="00233D6B" w:rsidP="00233D6B">
      <w:pPr>
        <w:pStyle w:val="SyntaxDefinition"/>
        <w:rPr>
          <w:ins w:id="8201" w:author="Rev 19 Allen Wirfs-Brock" w:date="2013-09-06T15:24:00Z"/>
        </w:rPr>
      </w:pPr>
      <w:ins w:id="8202" w:author="Rev 19 Allen Wirfs-Brock" w:date="2013-09-06T15:24: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Expression</w:t>
        </w:r>
        <w:r>
          <w:t>NoIn</w:t>
        </w:r>
        <w:r w:rsidRPr="00E77497">
          <w:t xml:space="preserve"> </w:t>
        </w:r>
        <w:r>
          <w:br/>
        </w:r>
        <w:r w:rsidRPr="00E77497">
          <w:rPr>
            <w:rFonts w:ascii="Courier New" w:hAnsi="Courier New"/>
            <w:b/>
            <w:i w:val="0"/>
          </w:rPr>
          <w:t>{</w:t>
        </w:r>
        <w:r w:rsidRPr="00E77497">
          <w:t xml:space="preserve"> FunctionBody </w:t>
        </w:r>
        <w:r w:rsidRPr="00E77497">
          <w:rPr>
            <w:rFonts w:ascii="Courier New" w:hAnsi="Courier New"/>
            <w:b/>
            <w:i w:val="0"/>
          </w:rPr>
          <w:t>}</w:t>
        </w:r>
      </w:ins>
    </w:p>
    <w:p w:rsidR="00233D6B" w:rsidRPr="00E77497" w:rsidRDefault="00233D6B" w:rsidP="00233D6B">
      <w:pPr>
        <w:rPr>
          <w:ins w:id="8203" w:author="Rev 19 Allen Wirfs-Brock" w:date="2013-09-06T15:20:00Z"/>
        </w:rPr>
      </w:pPr>
      <w:ins w:id="8204" w:author="Rev 19 Allen Wirfs-Brock" w:date="2013-09-06T15:20:00Z">
        <w:r w:rsidRPr="00E77497">
          <w:lastRenderedPageBreak/>
          <w:t xml:space="preserve">The semantics of the </w:t>
        </w:r>
      </w:ins>
      <w:ins w:id="8205" w:author="Rev 19 Allen Wirfs-Brock" w:date="2013-09-06T15:21:00Z">
        <w:r>
          <w:rPr>
            <w:rStyle w:val="bnf"/>
          </w:rPr>
          <w:t>A</w:t>
        </w:r>
      </w:ins>
      <w:ins w:id="8206" w:author="Rev 19 Allen Wirfs-Brock" w:date="2013-09-06T15:23:00Z">
        <w:r>
          <w:rPr>
            <w:rStyle w:val="bnf"/>
          </w:rPr>
          <w:t>rr</w:t>
        </w:r>
      </w:ins>
      <w:ins w:id="8207" w:author="Rev 19 Allen Wirfs-Brock" w:date="2013-09-06T15:21:00Z">
        <w:r>
          <w:rPr>
            <w:rStyle w:val="bnf"/>
          </w:rPr>
          <w:t>owFunction</w:t>
        </w:r>
      </w:ins>
      <w:ins w:id="8208" w:author="Rev 19 Allen Wirfs-Brock" w:date="2013-09-06T15:20:00Z">
        <w:r w:rsidRPr="00E77497">
          <w:rPr>
            <w:rStyle w:val="bnf"/>
          </w:rPr>
          <w:t>NoIn</w:t>
        </w:r>
        <w:r w:rsidRPr="00E77497">
          <w:t xml:space="preserve"> </w:t>
        </w:r>
      </w:ins>
      <w:ins w:id="8209" w:author="Rev 19 Allen Wirfs-Brock" w:date="2013-09-06T15:24:00Z">
        <w:r>
          <w:t>and</w:t>
        </w:r>
      </w:ins>
      <w:ins w:id="8210" w:author="Rev 19 Allen Wirfs-Brock" w:date="2013-09-06T15:25:00Z">
        <w:r w:rsidRPr="00233D6B">
          <w:t xml:space="preserve"> </w:t>
        </w:r>
        <w:r w:rsidRPr="00233D6B">
          <w:rPr>
            <w:rStyle w:val="bnf"/>
          </w:rPr>
          <w:t>ConciseBodyNoIn</w:t>
        </w:r>
      </w:ins>
      <w:ins w:id="8211" w:author="Rev 19 Allen Wirfs-Brock" w:date="2013-09-06T15:24:00Z">
        <w:r>
          <w:t xml:space="preserve"> </w:t>
        </w:r>
      </w:ins>
      <w:ins w:id="8212" w:author="Rev 19 Allen Wirfs-Brock" w:date="2013-09-06T15:20:00Z">
        <w:r w:rsidRPr="00E77497">
          <w:t xml:space="preserve">productions are the same as the </w:t>
        </w:r>
      </w:ins>
      <w:ins w:id="8213" w:author="Rev 19 Allen Wirfs-Brock" w:date="2013-09-06T15:23:00Z">
        <w:r>
          <w:rPr>
            <w:rStyle w:val="bnf"/>
          </w:rPr>
          <w:t xml:space="preserve">ArrowFunction </w:t>
        </w:r>
      </w:ins>
      <w:ins w:id="8214" w:author="Rev 19 Allen Wirfs-Brock" w:date="2013-09-06T15:25:00Z">
        <w:r>
          <w:t>and</w:t>
        </w:r>
        <w:r w:rsidRPr="00233D6B">
          <w:t xml:space="preserve"> </w:t>
        </w:r>
        <w:r w:rsidRPr="00233D6B">
          <w:rPr>
            <w:rStyle w:val="bnf"/>
          </w:rPr>
          <w:t>ConciseBodyNoIn</w:t>
        </w:r>
        <w:r>
          <w:t xml:space="preserve"> </w:t>
        </w:r>
      </w:ins>
      <w:ins w:id="8215" w:author="Rev 19 Allen Wirfs-Brock" w:date="2013-09-06T15:20:00Z">
        <w:r w:rsidRPr="00E77497">
          <w:t xml:space="preserve">productions except that the contained </w:t>
        </w:r>
      </w:ins>
      <w:ins w:id="8216" w:author="Rev 19 Allen Wirfs-Brock" w:date="2013-09-06T15:26:00Z">
        <w:r w:rsidR="00D054E9" w:rsidRPr="00233D6B">
          <w:rPr>
            <w:rStyle w:val="bnf"/>
          </w:rPr>
          <w:t>ConciseBodyNoIn</w:t>
        </w:r>
        <w:r w:rsidR="00D054E9">
          <w:t xml:space="preserve"> </w:t>
        </w:r>
      </w:ins>
      <w:ins w:id="8217" w:author="Rev 19 Allen Wirfs-Brock" w:date="2013-09-06T15:20:00Z">
        <w:r w:rsidRPr="00E77497">
          <w:t xml:space="preserve">and </w:t>
        </w:r>
      </w:ins>
      <w:ins w:id="8218" w:author="Rev 19 Allen Wirfs-Brock" w:date="2013-09-06T15:26:00Z">
        <w:r w:rsidR="00D054E9" w:rsidRPr="00D054E9">
          <w:rPr>
            <w:rStyle w:val="bnf"/>
          </w:rPr>
          <w:t>AssignmentExpressionNoIn</w:t>
        </w:r>
        <w:r w:rsidR="00D054E9" w:rsidRPr="00E77497">
          <w:t xml:space="preserve"> </w:t>
        </w:r>
      </w:ins>
      <w:ins w:id="8219" w:author="Rev 19 Allen Wirfs-Brock" w:date="2013-09-06T15:20:00Z">
        <w:r w:rsidRPr="00E77497">
          <w:t xml:space="preserve">are used in place of the contained </w:t>
        </w:r>
      </w:ins>
      <w:ins w:id="8220" w:author="Rev 19 Allen Wirfs-Brock" w:date="2013-09-06T15:26:00Z">
        <w:r w:rsidR="00D054E9" w:rsidRPr="00233D6B">
          <w:rPr>
            <w:rStyle w:val="bnf"/>
          </w:rPr>
          <w:t>ConciseBody</w:t>
        </w:r>
      </w:ins>
      <w:ins w:id="8221" w:author="Rev 19 Allen Wirfs-Brock" w:date="2013-09-06T15:20:00Z">
        <w:r w:rsidRPr="00E77497">
          <w:t xml:space="preserve">and </w:t>
        </w:r>
      </w:ins>
      <w:ins w:id="8222" w:author="Rev 19 Allen Wirfs-Brock" w:date="2013-09-06T15:26:00Z">
        <w:r w:rsidR="00D054E9" w:rsidRPr="00D054E9">
          <w:rPr>
            <w:rStyle w:val="bnf"/>
          </w:rPr>
          <w:t>Assignment</w:t>
        </w:r>
      </w:ins>
      <w:ins w:id="8223" w:author="Rev 19 Allen Wirfs-Brock" w:date="2013-09-06T15:20:00Z">
        <w:r w:rsidRPr="00E77497">
          <w:rPr>
            <w:rStyle w:val="bnf"/>
          </w:rPr>
          <w:t>Expression</w:t>
        </w:r>
        <w:r w:rsidRPr="00E77497">
          <w:t>, respectively.</w:t>
        </w:r>
      </w:ins>
    </w:p>
    <w:p w:rsidR="00967C9E" w:rsidRPr="00E77497" w:rsidRDefault="00967C9E" w:rsidP="00967C9E">
      <w:pPr>
        <w:pStyle w:val="Syntax"/>
      </w:pPr>
      <w:r w:rsidRPr="00E77497">
        <w:t>Supplemental Syntax</w:t>
      </w:r>
    </w:p>
    <w:p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rsidR="0024296C" w:rsidRPr="00E77497" w:rsidDel="001E120D" w:rsidRDefault="0024296C" w:rsidP="006A78DC">
      <w:pPr>
        <w:pStyle w:val="Heading3"/>
        <w:rPr>
          <w:del w:id="8224" w:author="Rev 19 Allen Wirfs-Brock" w:date="2013-09-11T19:05:00Z"/>
        </w:rPr>
      </w:pPr>
      <w:del w:id="8225" w:author="Rev 19 Allen Wirfs-Brock" w:date="2013-09-11T19:05:00Z">
        <w:r w:rsidRPr="00E77497" w:rsidDel="001E120D">
          <w:delText>Static Semantics</w:delText>
        </w:r>
        <w:bookmarkStart w:id="8226" w:name="_Toc368034548"/>
        <w:bookmarkStart w:id="8227" w:name="_Toc368049771"/>
        <w:bookmarkStart w:id="8228" w:name="_Toc368050548"/>
        <w:bookmarkEnd w:id="8226"/>
        <w:bookmarkEnd w:id="8227"/>
        <w:bookmarkEnd w:id="8228"/>
      </w:del>
    </w:p>
    <w:p w:rsidR="0024296C" w:rsidRPr="00E77497" w:rsidRDefault="0024296C" w:rsidP="006A78DC">
      <w:pPr>
        <w:pStyle w:val="Heading3"/>
        <w:rPr>
          <w:rFonts w:ascii="Helvetica" w:hAnsi="Helvetica"/>
        </w:rPr>
      </w:pPr>
      <w:bookmarkStart w:id="8229" w:name="_Toc368050549"/>
      <w:r w:rsidRPr="00E77497">
        <w:rPr>
          <w:rFonts w:ascii="Helvetica" w:hAnsi="Helvetica"/>
        </w:rPr>
        <w:t>Static Semantics:  Early Errors</w:t>
      </w:r>
      <w:bookmarkEnd w:id="8229"/>
    </w:p>
    <w:p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rsidR="0024296C" w:rsidRDefault="0024296C" w:rsidP="001F444B">
      <w:pPr>
        <w:numPr>
          <w:ilvl w:val="0"/>
          <w:numId w:val="403"/>
        </w:numPr>
        <w:spacing w:after="220"/>
        <w:contextualSpacing/>
      </w:pPr>
      <w:r w:rsidRPr="00E77497">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rsidR="0024296C" w:rsidRDefault="0024296C" w:rsidP="00036926">
      <w:pPr>
        <w:spacing w:after="220"/>
      </w:pPr>
    </w:p>
    <w:p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036926" w:rsidRDefault="00036926" w:rsidP="00036926">
      <w:pPr>
        <w:spacing w:after="220"/>
        <w:ind w:left="720"/>
      </w:pPr>
    </w:p>
    <w:p w:rsidR="00911D45" w:rsidRPr="00E77497" w:rsidRDefault="00911D45" w:rsidP="006A78DC">
      <w:pPr>
        <w:pStyle w:val="Heading3"/>
      </w:pPr>
      <w:bookmarkStart w:id="8230" w:name="_Ref367714869"/>
      <w:bookmarkStart w:id="8231" w:name="_Toc368050550"/>
      <w:r w:rsidRPr="00E77497">
        <w:t xml:space="preserve">Static Semantics:  </w:t>
      </w:r>
      <w:r w:rsidRPr="00E77497">
        <w:rPr>
          <w:lang w:eastAsia="en-US"/>
        </w:rPr>
        <w:t>BoundNames</w:t>
      </w:r>
      <w:bookmarkEnd w:id="8230"/>
      <w:bookmarkEnd w:id="8231"/>
    </w:p>
    <w:p w:rsidR="00D30056" w:rsidRPr="00F742D3" w:rsidRDefault="00D30056" w:rsidP="00D30056">
      <w:pPr>
        <w:rPr>
          <w:ins w:id="8232" w:author="Rev 19 Allen Wirfs-Brock" w:date="2013-09-23T15:57:00Z"/>
        </w:rPr>
      </w:pPr>
      <w:ins w:id="8233" w:author="Rev 19 Allen Wirfs-Brock" w:date="2013-09-23T15:57:00Z">
        <w:r>
          <w:t xml:space="preserve">See also: </w:t>
        </w:r>
        <w:r>
          <w:fldChar w:fldCharType="begin"/>
        </w:r>
        <w:r>
          <w:instrText xml:space="preserve"> REF _Ref367714652 \r \h </w:instrText>
        </w:r>
      </w:ins>
      <w:ins w:id="8234" w:author="Rev 19 Allen Wirfs-Brock" w:date="2013-09-23T15:57:00Z">
        <w:r>
          <w:fldChar w:fldCharType="separate"/>
        </w:r>
      </w:ins>
      <w:ins w:id="8235" w:author="Rev 19 Allen Wirfs-Brock" w:date="2013-09-27T13:06:00Z">
        <w:r w:rsidR="00460CAC">
          <w:t>13.2.1.2</w:t>
        </w:r>
      </w:ins>
      <w:ins w:id="8236" w:author="Rev 19 Allen Wirfs-Brock" w:date="2013-09-23T15:57:00Z">
        <w:r>
          <w:fldChar w:fldCharType="end"/>
        </w:r>
        <w:r>
          <w:t xml:space="preserve">, </w:t>
        </w:r>
        <w:r>
          <w:fldChar w:fldCharType="begin"/>
        </w:r>
        <w:r>
          <w:instrText xml:space="preserve"> REF _Ref367714706 \r \h </w:instrText>
        </w:r>
      </w:ins>
      <w:ins w:id="8237" w:author="Rev 19 Allen Wirfs-Brock" w:date="2013-09-23T15:57:00Z">
        <w:r>
          <w:fldChar w:fldCharType="separate"/>
        </w:r>
      </w:ins>
      <w:ins w:id="8238" w:author="Rev 19 Allen Wirfs-Brock" w:date="2013-09-27T13:06:00Z">
        <w:r w:rsidR="00460CAC">
          <w:t>13.2.2.1</w:t>
        </w:r>
      </w:ins>
      <w:ins w:id="8239" w:author="Rev 19 Allen Wirfs-Brock" w:date="2013-09-23T15:57:00Z">
        <w:r>
          <w:fldChar w:fldCharType="end"/>
        </w:r>
        <w:r>
          <w:t xml:space="preserve">, </w:t>
        </w:r>
        <w:r>
          <w:fldChar w:fldCharType="begin"/>
        </w:r>
        <w:r>
          <w:instrText xml:space="preserve"> REF _Ref367714756 \r \h </w:instrText>
        </w:r>
      </w:ins>
      <w:ins w:id="8240" w:author="Rev 19 Allen Wirfs-Brock" w:date="2013-09-23T15:57:00Z">
        <w:r>
          <w:fldChar w:fldCharType="separate"/>
        </w:r>
      </w:ins>
      <w:ins w:id="8241" w:author="Rev 19 Allen Wirfs-Brock" w:date="2013-09-27T13:06:00Z">
        <w:r w:rsidR="00460CAC">
          <w:t>13.2.3.2</w:t>
        </w:r>
      </w:ins>
      <w:ins w:id="8242" w:author="Rev 19 Allen Wirfs-Brock" w:date="2013-09-23T15:57:00Z">
        <w:r>
          <w:fldChar w:fldCharType="end"/>
        </w:r>
        <w:r>
          <w:t xml:space="preserve">, </w:t>
        </w:r>
        <w:r>
          <w:fldChar w:fldCharType="begin"/>
        </w:r>
        <w:r>
          <w:instrText xml:space="preserve"> REF _Ref367714785 \r \h </w:instrText>
        </w:r>
      </w:ins>
      <w:ins w:id="8243" w:author="Rev 19 Allen Wirfs-Brock" w:date="2013-09-23T15:57:00Z">
        <w:r>
          <w:fldChar w:fldCharType="separate"/>
        </w:r>
      </w:ins>
      <w:ins w:id="8244" w:author="Rev 19 Allen Wirfs-Brock" w:date="2013-09-27T13:06:00Z">
        <w:r w:rsidR="00460CAC">
          <w:t>13.6.4.2</w:t>
        </w:r>
      </w:ins>
      <w:ins w:id="8245" w:author="Rev 19 Allen Wirfs-Brock" w:date="2013-09-23T15:57:00Z">
        <w:r>
          <w:fldChar w:fldCharType="end"/>
        </w:r>
        <w:r>
          <w:t xml:space="preserve">, </w:t>
        </w:r>
        <w:r>
          <w:fldChar w:fldCharType="begin"/>
        </w:r>
        <w:r>
          <w:instrText xml:space="preserve"> REF _Ref367714847 \r \h </w:instrText>
        </w:r>
      </w:ins>
      <w:ins w:id="8246" w:author="Rev 19 Allen Wirfs-Brock" w:date="2013-09-23T15:57:00Z">
        <w:r>
          <w:fldChar w:fldCharType="separate"/>
        </w:r>
      </w:ins>
      <w:ins w:id="8247" w:author="Rev 19 Allen Wirfs-Brock" w:date="2013-09-27T13:06:00Z">
        <w:r w:rsidR="00460CAC">
          <w:t>14.1.2</w:t>
        </w:r>
      </w:ins>
      <w:ins w:id="8248" w:author="Rev 19 Allen Wirfs-Brock" w:date="2013-09-23T15:57:00Z">
        <w:r>
          <w:fldChar w:fldCharType="end"/>
        </w:r>
        <w:r>
          <w:t xml:space="preserve">, </w:t>
        </w:r>
        <w:r>
          <w:fldChar w:fldCharType="begin"/>
        </w:r>
        <w:r>
          <w:instrText xml:space="preserve"> REF _Ref367714895 \r \h </w:instrText>
        </w:r>
      </w:ins>
      <w:ins w:id="8249" w:author="Rev 19 Allen Wirfs-Brock" w:date="2013-09-23T15:57:00Z">
        <w:r>
          <w:fldChar w:fldCharType="separate"/>
        </w:r>
      </w:ins>
      <w:ins w:id="8250" w:author="Rev 19 Allen Wirfs-Brock" w:date="2013-09-27T13:06:00Z">
        <w:r w:rsidR="00460CAC">
          <w:t>14.4.2</w:t>
        </w:r>
      </w:ins>
      <w:ins w:id="8251" w:author="Rev 19 Allen Wirfs-Brock" w:date="2013-09-23T15:57:00Z">
        <w:r>
          <w:fldChar w:fldCharType="end"/>
        </w:r>
        <w:r>
          <w:t xml:space="preserve">, </w:t>
        </w:r>
        <w:r>
          <w:fldChar w:fldCharType="begin"/>
        </w:r>
        <w:r>
          <w:instrText xml:space="preserve"> REF _Ref367714927 \r \h </w:instrText>
        </w:r>
      </w:ins>
      <w:ins w:id="8252" w:author="Rev 19 Allen Wirfs-Brock" w:date="2013-09-23T15:57:00Z">
        <w:r>
          <w:fldChar w:fldCharType="separate"/>
        </w:r>
      </w:ins>
      <w:ins w:id="8253" w:author="Rev 19 Allen Wirfs-Brock" w:date="2013-09-27T13:06:00Z">
        <w:r w:rsidR="00460CAC">
          <w:t>14.5.2</w:t>
        </w:r>
      </w:ins>
      <w:ins w:id="8254" w:author="Rev 19 Allen Wirfs-Brock" w:date="2013-09-23T15:57:00Z">
        <w:r>
          <w:fldChar w:fldCharType="end"/>
        </w:r>
        <w:r>
          <w:t xml:space="preserve">, </w:t>
        </w:r>
        <w:r>
          <w:fldChar w:fldCharType="begin"/>
        </w:r>
        <w:r>
          <w:instrText xml:space="preserve"> REF _Ref367714971 \r \h </w:instrText>
        </w:r>
      </w:ins>
      <w:ins w:id="8255" w:author="Rev 19 Allen Wirfs-Brock" w:date="2013-09-23T15:57:00Z">
        <w:r>
          <w:fldChar w:fldCharType="separate"/>
        </w:r>
      </w:ins>
      <w:ins w:id="8256" w:author="Rev 19 Allen Wirfs-Brock" w:date="2013-09-27T13:06:00Z">
        <w:r w:rsidR="00460CAC">
          <w:t>15.1.1.2</w:t>
        </w:r>
      </w:ins>
      <w:ins w:id="8257" w:author="Rev 19 Allen Wirfs-Brock" w:date="2013-09-23T15:57:00Z">
        <w:r>
          <w:fldChar w:fldCharType="end"/>
        </w:r>
        <w:r>
          <w:t xml:space="preserve">, </w:t>
        </w:r>
        <w:r>
          <w:fldChar w:fldCharType="begin"/>
        </w:r>
        <w:r>
          <w:instrText xml:space="preserve"> REF _Ref367714989 \r \h </w:instrText>
        </w:r>
      </w:ins>
      <w:ins w:id="8258" w:author="Rev 19 Allen Wirfs-Brock" w:date="2013-09-23T15:57:00Z">
        <w:r>
          <w:fldChar w:fldCharType="separate"/>
        </w:r>
      </w:ins>
      <w:ins w:id="8259" w:author="Rev 19 Allen Wirfs-Brock" w:date="2013-09-27T13:06:00Z">
        <w:r w:rsidR="00460CAC">
          <w:t>15.1.2.1</w:t>
        </w:r>
      </w:ins>
      <w:ins w:id="8260" w:author="Rev 19 Allen Wirfs-Brock" w:date="2013-09-23T15:57:00Z">
        <w:r>
          <w:fldChar w:fldCharType="end"/>
        </w:r>
        <w:r>
          <w:t>.</w:t>
        </w:r>
      </w:ins>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rsidR="00AA7F77" w:rsidRPr="00E77497" w:rsidRDefault="00AA7F77" w:rsidP="006A78DC">
      <w:pPr>
        <w:pStyle w:val="Heading3"/>
      </w:pPr>
      <w:bookmarkStart w:id="8261" w:name="_Ref366747196"/>
      <w:bookmarkStart w:id="8262" w:name="_Toc368050551"/>
      <w:r w:rsidRPr="00E77497">
        <w:t xml:space="preserve">Static Semantics:  </w:t>
      </w:r>
      <w:r>
        <w:rPr>
          <w:lang w:eastAsia="en-US"/>
        </w:rPr>
        <w:t>Contains</w:t>
      </w:r>
      <w:bookmarkEnd w:id="8261"/>
      <w:bookmarkEnd w:id="8262"/>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8263" w:author="Rev 19 Allen Wirfs-Brock" w:date="2013-09-12T11:07:00Z"/>
        </w:rPr>
      </w:pPr>
      <w:ins w:id="8264" w:author="Rev 19 Allen Wirfs-Brock" w:date="2013-09-12T11:07:00Z">
        <w:r w:rsidRPr="002E15BF">
          <w:t>See also:</w:t>
        </w:r>
        <w:r>
          <w:t xml:space="preserve"> </w:t>
        </w:r>
        <w:r>
          <w:fldChar w:fldCharType="begin"/>
        </w:r>
        <w:r>
          <w:instrText xml:space="preserve"> REF _Ref366747031 \r \h </w:instrText>
        </w:r>
      </w:ins>
      <w:ins w:id="8265" w:author="Rev 19 Allen Wirfs-Brock" w:date="2013-09-12T11:07:00Z">
        <w:r>
          <w:fldChar w:fldCharType="separate"/>
        </w:r>
      </w:ins>
      <w:ins w:id="8266" w:author="Rev 19 Allen Wirfs-Brock" w:date="2013-09-27T13:06:00Z">
        <w:r w:rsidR="00460CAC">
          <w:t>5.3</w:t>
        </w:r>
      </w:ins>
      <w:ins w:id="8267" w:author="Rev 19 Allen Wirfs-Brock" w:date="2013-09-12T11:07:00Z">
        <w:r>
          <w:fldChar w:fldCharType="end"/>
        </w:r>
        <w:r>
          <w:t xml:space="preserve">, </w:t>
        </w:r>
        <w:r>
          <w:fldChar w:fldCharType="begin"/>
        </w:r>
        <w:r>
          <w:instrText xml:space="preserve"> REF _Ref366747005 \r \h </w:instrText>
        </w:r>
      </w:ins>
      <w:ins w:id="8268" w:author="Rev 19 Allen Wirfs-Brock" w:date="2013-09-12T11:07:00Z">
        <w:r>
          <w:fldChar w:fldCharType="separate"/>
        </w:r>
      </w:ins>
      <w:ins w:id="8269" w:author="Rev 19 Allen Wirfs-Brock" w:date="2013-09-27T13:06:00Z">
        <w:r w:rsidR="00460CAC">
          <w:t>12.1.5.2</w:t>
        </w:r>
      </w:ins>
      <w:ins w:id="8270" w:author="Rev 19 Allen Wirfs-Brock" w:date="2013-09-12T11:07:00Z">
        <w:r>
          <w:fldChar w:fldCharType="end"/>
        </w:r>
        <w:r>
          <w:t xml:space="preserve">, </w:t>
        </w:r>
        <w:r>
          <w:fldChar w:fldCharType="begin"/>
        </w:r>
        <w:r>
          <w:instrText xml:space="preserve"> REF _Ref366747129 \r \h </w:instrText>
        </w:r>
      </w:ins>
      <w:ins w:id="8271" w:author="Rev 19 Allen Wirfs-Brock" w:date="2013-09-12T11:07:00Z">
        <w:r>
          <w:fldChar w:fldCharType="separate"/>
        </w:r>
      </w:ins>
      <w:ins w:id="8272" w:author="Rev 19 Allen Wirfs-Brock" w:date="2013-09-27T13:06:00Z">
        <w:r w:rsidR="00460CAC">
          <w:t>12.2.1.1</w:t>
        </w:r>
      </w:ins>
      <w:ins w:id="8273" w:author="Rev 19 Allen Wirfs-Brock" w:date="2013-09-12T11:07:00Z">
        <w:r>
          <w:fldChar w:fldCharType="end"/>
        </w:r>
        <w:r>
          <w:t xml:space="preserve">, </w:t>
        </w:r>
        <w:r>
          <w:fldChar w:fldCharType="begin"/>
        </w:r>
        <w:r>
          <w:instrText xml:space="preserve"> REF _Ref366747171 \r \h </w:instrText>
        </w:r>
      </w:ins>
      <w:ins w:id="8274" w:author="Rev 19 Allen Wirfs-Brock" w:date="2013-09-12T11:07:00Z">
        <w:r>
          <w:fldChar w:fldCharType="separate"/>
        </w:r>
      </w:ins>
      <w:ins w:id="8275" w:author="Rev 19 Allen Wirfs-Brock" w:date="2013-09-27T13:06:00Z">
        <w:r w:rsidR="00460CAC">
          <w:t>14.1.3</w:t>
        </w:r>
      </w:ins>
      <w:ins w:id="8276" w:author="Rev 19 Allen Wirfs-Brock" w:date="2013-09-12T11:07:00Z">
        <w:r>
          <w:fldChar w:fldCharType="end"/>
        </w:r>
        <w:r>
          <w:t xml:space="preserve">, </w:t>
        </w:r>
        <w:r>
          <w:fldChar w:fldCharType="begin"/>
        </w:r>
        <w:r>
          <w:instrText xml:space="preserve"> REF _Ref366747244 \r \h </w:instrText>
        </w:r>
      </w:ins>
      <w:ins w:id="8277" w:author="Rev 19 Allen Wirfs-Brock" w:date="2013-09-12T11:07:00Z">
        <w:r>
          <w:fldChar w:fldCharType="separate"/>
        </w:r>
      </w:ins>
      <w:ins w:id="8278" w:author="Rev 19 Allen Wirfs-Brock" w:date="2013-09-27T13:06:00Z">
        <w:r w:rsidR="00460CAC">
          <w:t>14.4.3</w:t>
        </w:r>
      </w:ins>
      <w:ins w:id="8279" w:author="Rev 19 Allen Wirfs-Brock" w:date="2013-09-12T11:07:00Z">
        <w:r>
          <w:fldChar w:fldCharType="end"/>
        </w:r>
        <w:r>
          <w:t xml:space="preserve">, </w:t>
        </w:r>
        <w:r>
          <w:fldChar w:fldCharType="begin"/>
        </w:r>
        <w:r>
          <w:instrText xml:space="preserve"> REF _Ref366747276 \r \h </w:instrText>
        </w:r>
      </w:ins>
      <w:ins w:id="8280" w:author="Rev 19 Allen Wirfs-Brock" w:date="2013-09-12T11:07:00Z">
        <w:r>
          <w:fldChar w:fldCharType="separate"/>
        </w:r>
      </w:ins>
      <w:ins w:id="8281" w:author="Rev 19 Allen Wirfs-Brock" w:date="2013-09-27T13:06:00Z">
        <w:r w:rsidR="00460CAC">
          <w:t>14.5.4</w:t>
        </w:r>
      </w:ins>
      <w:ins w:id="8282" w:author="Rev 19 Allen Wirfs-Brock" w:date="2013-09-12T11:07:00Z">
        <w:r>
          <w:fldChar w:fldCharType="end"/>
        </w:r>
      </w:ins>
    </w:p>
    <w:p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rsidR="00AA7F77" w:rsidRPr="00E77497" w:rsidRDefault="00AA7F77" w:rsidP="00AA7F77">
      <w:pPr>
        <w:pStyle w:val="Alg4"/>
        <w:numPr>
          <w:ilvl w:val="0"/>
          <w:numId w:val="725"/>
        </w:numPr>
        <w:spacing w:after="220"/>
        <w:contextualSpacing/>
      </w:pPr>
      <w:r w:rsidRPr="00E77497">
        <w:lastRenderedPageBreak/>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rsidR="00184B2F" w:rsidRPr="00E77497" w:rsidRDefault="00184B2F" w:rsidP="006A78DC">
      <w:pPr>
        <w:pStyle w:val="Heading3"/>
      </w:pPr>
      <w:bookmarkStart w:id="8283" w:name="_Toc368050552"/>
      <w:r w:rsidRPr="00E77497">
        <w:t xml:space="preserve">Static Semantics:  </w:t>
      </w:r>
      <w:r>
        <w:rPr>
          <w:lang w:eastAsia="en-US"/>
        </w:rPr>
        <w:t>CoveredFormalsList</w:t>
      </w:r>
      <w:bookmarkEnd w:id="8283"/>
    </w:p>
    <w:p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rsidR="00184B2F" w:rsidRPr="00E77497" w:rsidRDefault="00184B2F" w:rsidP="00CB07B9">
      <w:pPr>
        <w:pStyle w:val="Alg4"/>
        <w:numPr>
          <w:ilvl w:val="0"/>
          <w:numId w:val="717"/>
        </w:numPr>
        <w:spacing w:after="220"/>
        <w:contextualSpacing/>
      </w:pPr>
      <w:r w:rsidRPr="00E77497">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rsidR="004B4DD2" w:rsidRPr="00E77497" w:rsidRDefault="004B4DD2" w:rsidP="006A78DC">
      <w:pPr>
        <w:pStyle w:val="Heading3"/>
      </w:pPr>
      <w:bookmarkStart w:id="8284" w:name="_Ref368036022"/>
      <w:bookmarkStart w:id="8285" w:name="_Toc368050553"/>
      <w:r w:rsidRPr="00E77497">
        <w:t xml:space="preserve">Static Semantics:  </w:t>
      </w:r>
      <w:r w:rsidRPr="00E77497">
        <w:rPr>
          <w:lang w:eastAsia="en-US"/>
        </w:rPr>
        <w:t>ExpectedArgumentCount</w:t>
      </w:r>
      <w:bookmarkEnd w:id="8284"/>
      <w:bookmarkEnd w:id="8285"/>
    </w:p>
    <w:p w:rsidR="00902612" w:rsidRPr="00F742D3" w:rsidRDefault="00902612" w:rsidP="00902612">
      <w:pPr>
        <w:rPr>
          <w:ins w:id="8286" w:author="Rev 19 Allen Wirfs-Brock" w:date="2013-09-27T09:04:00Z"/>
        </w:rPr>
      </w:pPr>
      <w:ins w:id="8287" w:author="Rev 19 Allen Wirfs-Brock" w:date="2013-09-27T09:04:00Z">
        <w:r>
          <w:t xml:space="preserve">See also: </w:t>
        </w:r>
      </w:ins>
      <w:ins w:id="8288" w:author="Rev 19 Allen Wirfs-Brock" w:date="2013-09-27T09:06:00Z">
        <w:r>
          <w:fldChar w:fldCharType="begin"/>
        </w:r>
        <w:r>
          <w:instrText xml:space="preserve"> REF _Ref368036138 \r \h </w:instrText>
        </w:r>
      </w:ins>
      <w:r>
        <w:fldChar w:fldCharType="separate"/>
      </w:r>
      <w:ins w:id="8289" w:author="Rev 19 Allen Wirfs-Brock" w:date="2013-09-27T13:06:00Z">
        <w:r w:rsidR="00460CAC">
          <w:t>14.1.4</w:t>
        </w:r>
      </w:ins>
      <w:ins w:id="8290" w:author="Rev 19 Allen Wirfs-Brock" w:date="2013-09-27T09:06:00Z">
        <w:r>
          <w:fldChar w:fldCharType="end"/>
        </w:r>
        <w:r>
          <w:t xml:space="preserve">, </w:t>
        </w:r>
        <w:r>
          <w:fldChar w:fldCharType="begin"/>
        </w:r>
        <w:r>
          <w:instrText xml:space="preserve"> REF _Ref368036092 \r \h </w:instrText>
        </w:r>
      </w:ins>
      <w:r>
        <w:fldChar w:fldCharType="separate"/>
      </w:r>
      <w:ins w:id="8291" w:author="Rev 19 Allen Wirfs-Brock" w:date="2013-09-27T13:06:00Z">
        <w:r w:rsidR="00460CAC">
          <w:t>14.3.2</w:t>
        </w:r>
      </w:ins>
      <w:ins w:id="8292" w:author="Rev 19 Allen Wirfs-Brock" w:date="2013-09-27T09:06:00Z">
        <w:r>
          <w:fldChar w:fldCharType="end"/>
        </w:r>
      </w:ins>
      <w:ins w:id="8293" w:author="Rev 19 Allen Wirfs-Brock" w:date="2013-09-27T09:04:00Z">
        <w:r>
          <w:t>.</w:t>
        </w:r>
      </w:ins>
    </w:p>
    <w:p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4B4DD2" w:rsidRPr="00E77497" w:rsidRDefault="004B4DD2" w:rsidP="008F7A25">
      <w:pPr>
        <w:pStyle w:val="Alg4"/>
        <w:numPr>
          <w:ilvl w:val="0"/>
          <w:numId w:val="1541"/>
        </w:numPr>
        <w:spacing w:after="220"/>
      </w:pPr>
      <w:r w:rsidRPr="00E77497">
        <w:t xml:space="preserve">Return </w:t>
      </w:r>
      <w:r w:rsidR="003A1718">
        <w:t>1</w:t>
      </w:r>
      <w:r w:rsidRPr="00E77497">
        <w:t>.</w:t>
      </w:r>
    </w:p>
    <w:p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rsidR="00B9654F" w:rsidRPr="00E77497" w:rsidRDefault="00B9654F" w:rsidP="006A78DC">
      <w:pPr>
        <w:pStyle w:val="Heading3"/>
      </w:pPr>
      <w:bookmarkStart w:id="8294" w:name="_Toc368050554"/>
      <w:r w:rsidRPr="00E77497">
        <w:t xml:space="preserve">Static Semantics:  </w:t>
      </w:r>
      <w:r>
        <w:rPr>
          <w:lang w:eastAsia="en-US"/>
        </w:rPr>
        <w:t>IsSimpleParameterList</w:t>
      </w:r>
      <w:bookmarkEnd w:id="8294"/>
    </w:p>
    <w:p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B9654F" w:rsidRPr="00E77497" w:rsidRDefault="00B9654F" w:rsidP="00B9654F">
      <w:pPr>
        <w:pStyle w:val="Alg4"/>
        <w:numPr>
          <w:ilvl w:val="0"/>
          <w:numId w:val="1099"/>
        </w:numPr>
        <w:spacing w:after="220"/>
      </w:pPr>
      <w:r w:rsidRPr="00E77497">
        <w:t xml:space="preserve">Return </w:t>
      </w:r>
      <w:r>
        <w:rPr>
          <w:b/>
          <w:bCs/>
        </w:rPr>
        <w:t>true</w:t>
      </w:r>
      <w:r w:rsidRPr="00E77497">
        <w:t>.</w:t>
      </w:r>
    </w:p>
    <w:p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B9654F" w:rsidRPr="00E77497" w:rsidRDefault="00B9654F" w:rsidP="00B9654F">
      <w:pPr>
        <w:pStyle w:val="Alg4"/>
        <w:numPr>
          <w:ilvl w:val="0"/>
          <w:numId w:val="1100"/>
        </w:numPr>
        <w:spacing w:after="220"/>
        <w:contextualSpacing/>
      </w:pPr>
      <w:r w:rsidRPr="00E77497">
        <w:t xml:space="preserve">Return the </w:t>
      </w:r>
      <w:r w:rsidRPr="00B9654F">
        <w:t xml:space="preserve">IsSimpleParameterList </w:t>
      </w:r>
      <w:r w:rsidRPr="00E77497">
        <w:t>of</w:t>
      </w:r>
      <w:r>
        <w:t xml:space="preserve"> </w:t>
      </w:r>
      <w:r w:rsidRPr="00253B6F">
        <w:rPr>
          <w:i/>
        </w:rPr>
        <w:t>formals</w:t>
      </w:r>
      <w:r w:rsidRPr="00E77497">
        <w:t>.</w:t>
      </w:r>
    </w:p>
    <w:p w:rsidR="00E11548" w:rsidRPr="00E77497" w:rsidRDefault="00E11548" w:rsidP="006A78DC">
      <w:pPr>
        <w:pStyle w:val="Heading3"/>
      </w:pPr>
      <w:bookmarkStart w:id="8295" w:name="_Ref367708006"/>
      <w:bookmarkStart w:id="8296" w:name="_Toc368050555"/>
      <w:r w:rsidRPr="00E77497">
        <w:t xml:space="preserve">Static Semantics:  </w:t>
      </w:r>
      <w:r w:rsidRPr="00E77497">
        <w:rPr>
          <w:lang w:eastAsia="en-US"/>
        </w:rPr>
        <w:t>LexicallyDeclaredNames</w:t>
      </w:r>
      <w:bookmarkEnd w:id="8295"/>
      <w:bookmarkEnd w:id="8296"/>
    </w:p>
    <w:p w:rsidR="002B5C9A" w:rsidRPr="00F742D3" w:rsidRDefault="002B5C9A" w:rsidP="002B5C9A">
      <w:pPr>
        <w:rPr>
          <w:ins w:id="8297" w:author="Rev 19 Allen Wirfs-Brock" w:date="2013-09-23T14:02:00Z"/>
        </w:rPr>
      </w:pPr>
      <w:ins w:id="8298" w:author="Rev 19 Allen Wirfs-Brock" w:date="2013-09-23T14:02:00Z">
        <w:r>
          <w:t xml:space="preserve">See also: </w:t>
        </w:r>
        <w:r>
          <w:fldChar w:fldCharType="begin"/>
        </w:r>
        <w:r>
          <w:instrText xml:space="preserve"> REF _Ref367707791 \r \h </w:instrText>
        </w:r>
      </w:ins>
      <w:ins w:id="8299" w:author="Rev 19 Allen Wirfs-Brock" w:date="2013-09-23T14:02:00Z">
        <w:r>
          <w:fldChar w:fldCharType="separate"/>
        </w:r>
      </w:ins>
      <w:ins w:id="8300" w:author="Rev 19 Allen Wirfs-Brock" w:date="2013-09-27T13:06:00Z">
        <w:r w:rsidR="00460CAC">
          <w:t>13.1.3</w:t>
        </w:r>
      </w:ins>
      <w:ins w:id="8301" w:author="Rev 19 Allen Wirfs-Brock" w:date="2013-09-23T14:02:00Z">
        <w:r>
          <w:fldChar w:fldCharType="end"/>
        </w:r>
        <w:r>
          <w:t xml:space="preserve">, </w:t>
        </w:r>
        <w:r>
          <w:fldChar w:fldCharType="begin"/>
        </w:r>
        <w:r>
          <w:instrText xml:space="preserve"> REF _Ref367707886 \r \h </w:instrText>
        </w:r>
      </w:ins>
      <w:ins w:id="8302" w:author="Rev 19 Allen Wirfs-Brock" w:date="2013-09-23T14:02:00Z">
        <w:r>
          <w:fldChar w:fldCharType="separate"/>
        </w:r>
      </w:ins>
      <w:ins w:id="8303" w:author="Rev 19 Allen Wirfs-Brock" w:date="2013-09-27T13:06:00Z">
        <w:r w:rsidR="00460CAC">
          <w:t>13.11.3</w:t>
        </w:r>
      </w:ins>
      <w:ins w:id="8304" w:author="Rev 19 Allen Wirfs-Brock" w:date="2013-09-23T14:02:00Z">
        <w:r>
          <w:fldChar w:fldCharType="end"/>
        </w:r>
        <w:r>
          <w:t xml:space="preserve">, </w:t>
        </w:r>
        <w:r>
          <w:fldChar w:fldCharType="begin"/>
        </w:r>
        <w:r>
          <w:instrText xml:space="preserve"> REF _Ref367707965 \r \h </w:instrText>
        </w:r>
      </w:ins>
      <w:ins w:id="8305" w:author="Rev 19 Allen Wirfs-Brock" w:date="2013-09-23T14:02:00Z">
        <w:r>
          <w:fldChar w:fldCharType="separate"/>
        </w:r>
      </w:ins>
      <w:ins w:id="8306" w:author="Rev 19 Allen Wirfs-Brock" w:date="2013-09-27T13:06:00Z">
        <w:r w:rsidR="00460CAC">
          <w:t>14.1.9</w:t>
        </w:r>
      </w:ins>
      <w:ins w:id="8307" w:author="Rev 19 Allen Wirfs-Brock" w:date="2013-09-23T14:02:00Z">
        <w:r>
          <w:fldChar w:fldCharType="end"/>
        </w:r>
        <w:r>
          <w:t xml:space="preserve">, </w:t>
        </w:r>
        <w:r>
          <w:fldChar w:fldCharType="begin"/>
        </w:r>
        <w:r>
          <w:instrText xml:space="preserve"> REF _Ref367708053 \r \h </w:instrText>
        </w:r>
      </w:ins>
      <w:ins w:id="8308" w:author="Rev 19 Allen Wirfs-Brock" w:date="2013-09-23T14:02:00Z">
        <w:r>
          <w:fldChar w:fldCharType="separate"/>
        </w:r>
      </w:ins>
      <w:ins w:id="8309" w:author="Rev 19 Allen Wirfs-Brock" w:date="2013-09-27T13:06:00Z">
        <w:r w:rsidR="00460CAC">
          <w:t>14.4.5</w:t>
        </w:r>
      </w:ins>
      <w:ins w:id="8310" w:author="Rev 19 Allen Wirfs-Brock" w:date="2013-09-23T14:02:00Z">
        <w:r>
          <w:fldChar w:fldCharType="end"/>
        </w:r>
        <w:r>
          <w:t xml:space="preserve">, </w:t>
        </w:r>
        <w:r>
          <w:fldChar w:fldCharType="begin"/>
        </w:r>
        <w:r>
          <w:instrText xml:space="preserve"> REF _Ref367708091 \r \h </w:instrText>
        </w:r>
      </w:ins>
      <w:ins w:id="8311" w:author="Rev 19 Allen Wirfs-Brock" w:date="2013-09-23T14:02:00Z">
        <w:r>
          <w:fldChar w:fldCharType="separate"/>
        </w:r>
      </w:ins>
      <w:ins w:id="8312" w:author="Rev 19 Allen Wirfs-Brock" w:date="2013-09-27T13:06:00Z">
        <w:r w:rsidR="00460CAC">
          <w:t>14.5.7</w:t>
        </w:r>
      </w:ins>
      <w:ins w:id="8313" w:author="Rev 19 Allen Wirfs-Brock" w:date="2013-09-23T14:02:00Z">
        <w:r>
          <w:fldChar w:fldCharType="end"/>
        </w:r>
        <w:r>
          <w:t xml:space="preserve">, </w:t>
        </w:r>
        <w:r>
          <w:fldChar w:fldCharType="begin"/>
        </w:r>
        <w:r>
          <w:instrText xml:space="preserve"> REF _Ref367708152 \r \h </w:instrText>
        </w:r>
      </w:ins>
      <w:ins w:id="8314" w:author="Rev 19 Allen Wirfs-Brock" w:date="2013-09-23T14:02:00Z">
        <w:r>
          <w:fldChar w:fldCharType="separate"/>
        </w:r>
      </w:ins>
      <w:ins w:id="8315" w:author="Rev 19 Allen Wirfs-Brock" w:date="2013-09-27T13:06:00Z">
        <w:r w:rsidR="00460CAC">
          <w:t>15.1.0.3</w:t>
        </w:r>
      </w:ins>
      <w:ins w:id="8316" w:author="Rev 19 Allen Wirfs-Brock" w:date="2013-09-23T14:02:00Z">
        <w:r>
          <w:fldChar w:fldCharType="end"/>
        </w:r>
        <w:r>
          <w:t xml:space="preserve">, </w:t>
        </w:r>
        <w:r>
          <w:fldChar w:fldCharType="begin"/>
        </w:r>
        <w:r>
          <w:instrText xml:space="preserve"> REF _Ref367708185 \r \h </w:instrText>
        </w:r>
      </w:ins>
      <w:ins w:id="8317" w:author="Rev 19 Allen Wirfs-Brock" w:date="2013-09-23T14:02:00Z">
        <w:r>
          <w:fldChar w:fldCharType="separate"/>
        </w:r>
      </w:ins>
      <w:ins w:id="8318" w:author="Rev 19 Allen Wirfs-Brock" w:date="2013-09-27T13:06:00Z">
        <w:r w:rsidR="00460CAC">
          <w:t>15.2.3</w:t>
        </w:r>
      </w:ins>
      <w:ins w:id="8319" w:author="Rev 19 Allen Wirfs-Brock" w:date="2013-09-23T14:02:00Z">
        <w:r>
          <w:fldChar w:fldCharType="end"/>
        </w:r>
        <w:r>
          <w:t>.</w:t>
        </w:r>
      </w:ins>
    </w:p>
    <w:p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rsidR="00E11548" w:rsidRPr="00E77497" w:rsidRDefault="00E11548" w:rsidP="00E11548">
      <w:pPr>
        <w:pStyle w:val="Alg4"/>
        <w:numPr>
          <w:ilvl w:val="0"/>
          <w:numId w:val="719"/>
        </w:numPr>
        <w:spacing w:after="220"/>
        <w:contextualSpacing/>
      </w:pPr>
      <w:r w:rsidRPr="00E77497">
        <w:t>Return an empty List.</w:t>
      </w:r>
    </w:p>
    <w:p w:rsidR="00AA5DC6" w:rsidRPr="00E77497" w:rsidDel="001E120D" w:rsidRDefault="00AA5DC6">
      <w:pPr>
        <w:pStyle w:val="Heading3"/>
        <w:rPr>
          <w:del w:id="8320" w:author="Rev 19 Allen Wirfs-Brock" w:date="2013-09-11T19:05:00Z"/>
        </w:rPr>
        <w:pPrChange w:id="8321" w:author="Rev 19 Allen Wirfs-Brock" w:date="2013-09-11T19:05:00Z">
          <w:pPr>
            <w:pStyle w:val="Heading4"/>
          </w:pPr>
        </w:pPrChange>
      </w:pPr>
      <w:del w:id="8322" w:author="Rev 19 Allen Wirfs-Brock" w:date="2013-09-11T19:05:00Z">
        <w:r w:rsidRPr="00E77497" w:rsidDel="001E120D">
          <w:delText>Runtime Semantics</w:delText>
        </w:r>
        <w:bookmarkStart w:id="8323" w:name="_Toc368034556"/>
        <w:bookmarkStart w:id="8324" w:name="_Toc368049779"/>
        <w:bookmarkStart w:id="8325" w:name="_Toc368050556"/>
        <w:bookmarkEnd w:id="8323"/>
        <w:bookmarkEnd w:id="8324"/>
        <w:bookmarkEnd w:id="8325"/>
      </w:del>
    </w:p>
    <w:p w:rsidR="0022453A" w:rsidRDefault="0022453A" w:rsidP="006A78DC">
      <w:pPr>
        <w:pStyle w:val="Heading3"/>
        <w:rPr>
          <w:rFonts w:ascii="Helvetica" w:hAnsi="Helvetica"/>
          <w:spacing w:val="6"/>
        </w:rPr>
      </w:pPr>
      <w:bookmarkStart w:id="8326" w:name="_Ref366743623"/>
      <w:bookmarkStart w:id="8327" w:name="_Toc368050557"/>
      <w:r w:rsidRPr="004418C4">
        <w:rPr>
          <w:rFonts w:ascii="Helvetica" w:hAnsi="Helvetica"/>
        </w:rPr>
        <w:t xml:space="preserve">Runtime Semantics: </w:t>
      </w:r>
      <w:r w:rsidRPr="004418C4">
        <w:rPr>
          <w:rFonts w:ascii="Helvetica" w:hAnsi="Helvetica"/>
          <w:spacing w:val="6"/>
        </w:rPr>
        <w:t>Binding</w:t>
      </w:r>
      <w:del w:id="8328" w:author="Rev 19 Allen Wirfs-Brock" w:date="2013-09-23T16:45:00Z">
        <w:r w:rsidRPr="004418C4" w:rsidDel="00427ECF">
          <w:rPr>
            <w:rFonts w:ascii="Helvetica" w:hAnsi="Helvetica"/>
            <w:spacing w:val="6"/>
          </w:rPr>
          <w:delText xml:space="preserve"> </w:delText>
        </w:r>
      </w:del>
      <w:r>
        <w:rPr>
          <w:rFonts w:ascii="Helvetica" w:hAnsi="Helvetica"/>
          <w:spacing w:val="6"/>
        </w:rPr>
        <w:t>Initialisation</w:t>
      </w:r>
      <w:bookmarkEnd w:id="8326"/>
      <w:bookmarkEnd w:id="8327"/>
    </w:p>
    <w:p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rsidR="002E15BF" w:rsidRPr="002E15BF" w:rsidRDefault="002E15BF" w:rsidP="002E15BF">
      <w:pPr>
        <w:tabs>
          <w:tab w:val="left" w:pos="2055"/>
        </w:tabs>
        <w:rPr>
          <w:ins w:id="8329" w:author="Rev 19 Allen Wirfs-Brock" w:date="2013-09-12T10:08:00Z"/>
        </w:rPr>
      </w:pPr>
      <w:ins w:id="8330" w:author="Rev 19 Allen Wirfs-Brock" w:date="2013-09-12T10:08:00Z">
        <w:r w:rsidRPr="002E15BF">
          <w:lastRenderedPageBreak/>
          <w:t xml:space="preserve">See also: </w:t>
        </w:r>
        <w:r w:rsidRPr="002E15BF">
          <w:fldChar w:fldCharType="begin"/>
        </w:r>
        <w:r w:rsidRPr="002E15BF">
          <w:instrText xml:space="preserve"> REF _Ref366743257 \r \h </w:instrText>
        </w:r>
        <w:r>
          <w:instrText xml:space="preserve"> \* MERGEFORMAT </w:instrText>
        </w:r>
      </w:ins>
      <w:ins w:id="8331" w:author="Rev 19 Allen Wirfs-Brock" w:date="2013-09-12T10:08:00Z">
        <w:r w:rsidRPr="002E15BF">
          <w:fldChar w:fldCharType="separate"/>
        </w:r>
      </w:ins>
      <w:ins w:id="8332" w:author="Rev 19 Allen Wirfs-Brock" w:date="2013-09-27T13:06:00Z">
        <w:r w:rsidR="00460CAC">
          <w:t>12.1.4.2.2</w:t>
        </w:r>
      </w:ins>
      <w:ins w:id="8333" w:author="Rev 19 Allen Wirfs-Brock" w:date="2013-09-12T10:08:00Z">
        <w:r w:rsidRPr="002E15BF">
          <w:fldChar w:fldCharType="end"/>
        </w:r>
        <w:r>
          <w:t xml:space="preserve">, </w:t>
        </w:r>
        <w:r>
          <w:fldChar w:fldCharType="begin"/>
        </w:r>
        <w:r>
          <w:instrText xml:space="preserve"> REF _Ref366743323 \r \h </w:instrText>
        </w:r>
      </w:ins>
      <w:ins w:id="8334" w:author="Rev 19 Allen Wirfs-Brock" w:date="2013-09-12T10:08:00Z">
        <w:r>
          <w:fldChar w:fldCharType="separate"/>
        </w:r>
      </w:ins>
      <w:ins w:id="8335" w:author="Rev 19 Allen Wirfs-Brock" w:date="2013-09-27T13:06:00Z">
        <w:r w:rsidR="00460CAC">
          <w:t>13.2.1.4</w:t>
        </w:r>
      </w:ins>
      <w:ins w:id="8336" w:author="Rev 19 Allen Wirfs-Brock" w:date="2013-09-12T10:08:00Z">
        <w:r>
          <w:fldChar w:fldCharType="end"/>
        </w:r>
        <w:r>
          <w:t xml:space="preserve">, </w:t>
        </w:r>
        <w:r>
          <w:fldChar w:fldCharType="begin"/>
        </w:r>
        <w:r>
          <w:instrText xml:space="preserve"> REF _Ref366743381 \r \h </w:instrText>
        </w:r>
      </w:ins>
      <w:ins w:id="8337" w:author="Rev 19 Allen Wirfs-Brock" w:date="2013-09-12T10:08:00Z">
        <w:r>
          <w:fldChar w:fldCharType="separate"/>
        </w:r>
      </w:ins>
      <w:ins w:id="8338" w:author="Rev 19 Allen Wirfs-Brock" w:date="2013-09-27T13:06:00Z">
        <w:r w:rsidR="00460CAC">
          <w:t>13.2.2.2</w:t>
        </w:r>
      </w:ins>
      <w:ins w:id="8339" w:author="Rev 19 Allen Wirfs-Brock" w:date="2013-09-12T10:08:00Z">
        <w:r>
          <w:fldChar w:fldCharType="end"/>
        </w:r>
        <w:r>
          <w:t xml:space="preserve">, </w:t>
        </w:r>
        <w:r>
          <w:fldChar w:fldCharType="begin"/>
        </w:r>
        <w:r>
          <w:instrText xml:space="preserve"> REF _Ref366743416 \r \h </w:instrText>
        </w:r>
      </w:ins>
      <w:ins w:id="8340" w:author="Rev 19 Allen Wirfs-Brock" w:date="2013-09-12T10:08:00Z">
        <w:r>
          <w:fldChar w:fldCharType="separate"/>
        </w:r>
      </w:ins>
      <w:ins w:id="8341" w:author="Rev 19 Allen Wirfs-Brock" w:date="2013-09-27T13:06:00Z">
        <w:r w:rsidR="00460CAC">
          <w:t>13.2.3.4</w:t>
        </w:r>
      </w:ins>
      <w:ins w:id="8342" w:author="Rev 19 Allen Wirfs-Brock" w:date="2013-09-12T10:08:00Z">
        <w:r>
          <w:fldChar w:fldCharType="end"/>
        </w:r>
        <w:r>
          <w:t xml:space="preserve">, </w:t>
        </w:r>
        <w:r>
          <w:fldChar w:fldCharType="begin"/>
        </w:r>
        <w:r>
          <w:instrText xml:space="preserve"> REF _Ref366743530 \r \h </w:instrText>
        </w:r>
      </w:ins>
      <w:ins w:id="8343" w:author="Rev 19 Allen Wirfs-Brock" w:date="2013-09-12T10:08:00Z">
        <w:r>
          <w:fldChar w:fldCharType="separate"/>
        </w:r>
      </w:ins>
      <w:ins w:id="8344" w:author="Rev 19 Allen Wirfs-Brock" w:date="2013-09-27T13:06:00Z">
        <w:r w:rsidR="00460CAC">
          <w:t>13.14.3</w:t>
        </w:r>
      </w:ins>
      <w:ins w:id="8345" w:author="Rev 19 Allen Wirfs-Brock" w:date="2013-09-12T10:08:00Z">
        <w:r>
          <w:fldChar w:fldCharType="end"/>
        </w:r>
        <w:r>
          <w:t xml:space="preserve">, </w:t>
        </w:r>
        <w:r>
          <w:fldChar w:fldCharType="begin"/>
        </w:r>
        <w:r>
          <w:instrText xml:space="preserve"> REF _Ref366743570 \r \h </w:instrText>
        </w:r>
      </w:ins>
      <w:ins w:id="8346" w:author="Rev 19 Allen Wirfs-Brock" w:date="2013-09-12T10:08:00Z">
        <w:r>
          <w:fldChar w:fldCharType="separate"/>
        </w:r>
      </w:ins>
      <w:ins w:id="8347" w:author="Rev 19 Allen Wirfs-Brock" w:date="2013-09-27T13:06:00Z">
        <w:r w:rsidR="00460CAC">
          <w:t>14.1.11</w:t>
        </w:r>
      </w:ins>
      <w:ins w:id="8348" w:author="Rev 19 Allen Wirfs-Brock" w:date="2013-09-12T10:08:00Z">
        <w:r>
          <w:fldChar w:fldCharType="end"/>
        </w:r>
        <w:r w:rsidRPr="002E15BF">
          <w:tab/>
        </w:r>
      </w:ins>
    </w:p>
    <w:p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2453A" w:rsidRPr="004418C4" w:rsidRDefault="0022453A" w:rsidP="00040A7E">
      <w:pPr>
        <w:pStyle w:val="Alg3"/>
        <w:numPr>
          <w:ilvl w:val="0"/>
          <w:numId w:val="769"/>
        </w:numPr>
        <w:spacing w:after="240"/>
        <w:contextualSpacing/>
      </w:pPr>
      <w:r>
        <w:t>Return the result of performing Binding</w:t>
      </w:r>
      <w:del w:id="8349" w:author="Rev 19 Allen Wirfs-Brock" w:date="2013-09-23T16:45:00Z">
        <w:r w:rsidDel="00427ECF">
          <w:delText xml:space="preserve"> </w:delText>
        </w:r>
      </w:del>
      <w:r>
        <w:t>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Binding</w:t>
      </w:r>
      <w:del w:id="8350" w:author="Rev 19 Allen Wirfs-Brock" w:date="2013-09-23T16:45:00Z">
        <w:r w:rsidDel="00427ECF">
          <w:delText xml:space="preserve"> </w:delText>
        </w:r>
      </w:del>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rsidR="004259BD" w:rsidRPr="00E77497" w:rsidRDefault="004259BD" w:rsidP="006A78DC">
      <w:pPr>
        <w:pStyle w:val="Heading3"/>
      </w:pPr>
      <w:bookmarkStart w:id="8351" w:name="_Ref368036404"/>
      <w:bookmarkStart w:id="8352" w:name="_Toc368050558"/>
      <w:r w:rsidRPr="00675B74">
        <w:t>Runtime Semantics</w:t>
      </w:r>
      <w:r w:rsidR="00732D6D">
        <w:t>:</w:t>
      </w:r>
      <w:r>
        <w:t xml:space="preserve"> Evaluate</w:t>
      </w:r>
      <w:r>
        <w:rPr>
          <w:spacing w:val="6"/>
        </w:rPr>
        <w:t>Body</w:t>
      </w:r>
      <w:bookmarkEnd w:id="8351"/>
      <w:bookmarkEnd w:id="8352"/>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902612" w:rsidRPr="00F742D3" w:rsidRDefault="00902612" w:rsidP="00902612">
      <w:pPr>
        <w:tabs>
          <w:tab w:val="left" w:pos="3586"/>
        </w:tabs>
        <w:rPr>
          <w:ins w:id="8353" w:author="Rev 19 Allen Wirfs-Brock" w:date="2013-09-27T09:12:00Z"/>
        </w:rPr>
      </w:pPr>
      <w:ins w:id="8354" w:author="Rev 19 Allen Wirfs-Brock" w:date="2013-09-27T09:12:00Z">
        <w:r>
          <w:t xml:space="preserve">See also: </w:t>
        </w:r>
        <w:r>
          <w:fldChar w:fldCharType="begin"/>
        </w:r>
        <w:r>
          <w:instrText xml:space="preserve"> REF _Ref368036366 \r \h </w:instrText>
        </w:r>
        <w:r>
          <w:fldChar w:fldCharType="separate"/>
        </w:r>
      </w:ins>
      <w:ins w:id="8355" w:author="Rev 19 Allen Wirfs-Brock" w:date="2013-09-27T13:06:00Z">
        <w:r w:rsidR="00460CAC">
          <w:t>14.1.12</w:t>
        </w:r>
      </w:ins>
      <w:ins w:id="8356" w:author="Rev 19 Allen Wirfs-Brock" w:date="2013-09-27T09:12:00Z">
        <w:r>
          <w:fldChar w:fldCharType="end"/>
        </w:r>
        <w:r>
          <w:t xml:space="preserve">, </w:t>
        </w:r>
        <w:r>
          <w:fldChar w:fldCharType="begin"/>
        </w:r>
        <w:r>
          <w:instrText xml:space="preserve"> REF _Ref368036428 \r \h </w:instrText>
        </w:r>
        <w:r>
          <w:fldChar w:fldCharType="separate"/>
        </w:r>
      </w:ins>
      <w:ins w:id="8357" w:author="Rev 19 Allen Wirfs-Brock" w:date="2013-09-27T13:06:00Z">
        <w:r w:rsidR="00460CAC">
          <w:t>14.4.9</w:t>
        </w:r>
      </w:ins>
      <w:ins w:id="8358" w:author="Rev 19 Allen Wirfs-Brock" w:date="2013-09-27T09:12:00Z">
        <w:r>
          <w:fldChar w:fldCharType="end"/>
        </w:r>
        <w:r>
          <w:t>.</w:t>
        </w:r>
      </w:ins>
    </w:p>
    <w:p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rsidR="004259BD" w:rsidRPr="00E77497" w:rsidRDefault="004259BD" w:rsidP="004259BD">
      <w:pPr>
        <w:numPr>
          <w:ilvl w:val="0"/>
          <w:numId w:val="741"/>
        </w:numPr>
        <w:contextualSpacing/>
        <w:rPr>
          <w:rFonts w:ascii="Times New Roman" w:hAnsi="Times New Roman"/>
        </w:rPr>
      </w:pPr>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sidR="00DF732B">
        <w:rPr>
          <w:rFonts w:ascii="Times New Roman" w:hAnsi="Times New Roman"/>
        </w:rPr>
        <w:fldChar w:fldCharType="begin"/>
      </w:r>
      <w:r w:rsidR="00DF732B">
        <w:rPr>
          <w:rFonts w:ascii="Times New Roman" w:hAnsi="Times New Roman"/>
        </w:rPr>
        <w:instrText xml:space="preserve"> REF _Ref365636730 \r \h </w:instrText>
      </w:r>
      <w:r w:rsidR="00DF732B">
        <w:rPr>
          <w:rFonts w:ascii="Times New Roman" w:hAnsi="Times New Roman"/>
        </w:rPr>
      </w:r>
      <w:r w:rsidR="00DF732B">
        <w:rPr>
          <w:rFonts w:ascii="Times New Roman" w:hAnsi="Times New Roman"/>
        </w:rPr>
        <w:fldChar w:fldCharType="separate"/>
      </w:r>
      <w:ins w:id="8359" w:author="Rev 19 Allen Wirfs-Brock" w:date="2013-09-27T13:06:00Z">
        <w:r w:rsidR="00460CAC">
          <w:rPr>
            <w:rFonts w:ascii="Times New Roman" w:hAnsi="Times New Roman"/>
          </w:rPr>
          <w:t>10.2.1</w:t>
        </w:r>
      </w:ins>
      <w:del w:id="8360" w:author="Rev 19 Allen Wirfs-Brock" w:date="2013-09-27T08:39:00Z">
        <w:r w:rsidR="00083CEC" w:rsidDel="009E7E9E">
          <w:rPr>
            <w:rFonts w:ascii="Times New Roman" w:hAnsi="Times New Roman"/>
          </w:rPr>
          <w:delText>10.1.1</w:delText>
        </w:r>
      </w:del>
      <w:r w:rsidR="00DF732B">
        <w:rPr>
          <w:rFonts w:ascii="Times New Roman" w:hAnsi="Times New Roman"/>
        </w:rPr>
        <w:fldChar w:fldCharType="end"/>
      </w:r>
      <w:r w:rsidRPr="00E77497">
        <w:rPr>
          <w:rFonts w:ascii="Times New Roman" w:hAnsi="Times New Roman"/>
        </w:rPr>
        <w:t xml:space="preserve"> apply</w:t>
      </w:r>
      <w:r w:rsidR="00DF732B">
        <w:rPr>
          <w:rFonts w:ascii="Times New Roman" w:hAnsi="Times New Roman"/>
        </w:rPr>
        <w:t>.</w:t>
      </w:r>
      <w:r w:rsidRPr="00E77497">
        <w:rPr>
          <w:rFonts w:ascii="Times New Roman" w:hAnsi="Times New Roman"/>
        </w:rPr>
        <w:t xml:space="preserve">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p>
    <w:p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r w:rsidRPr="00E77497">
        <w:rPr>
          <w:i/>
        </w:rPr>
        <w:t>exprRef</w:t>
      </w:r>
      <w:r w:rsidRPr="00E77497">
        <w:t>)</w:t>
      </w:r>
      <w:r>
        <w:t>.</w:t>
      </w:r>
    </w:p>
    <w:p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rsidR="004259BD" w:rsidRDefault="004259BD" w:rsidP="004259BD">
      <w:pPr>
        <w:pStyle w:val="Alg2"/>
        <w:numPr>
          <w:ilvl w:val="0"/>
          <w:numId w:val="741"/>
        </w:numPr>
        <w:contextualSpacing/>
      </w:pPr>
      <w:r>
        <w:t>ReturnIfAbrupt(</w:t>
      </w:r>
      <w:r w:rsidRPr="006A5E27">
        <w:rPr>
          <w:i/>
        </w:rPr>
        <w:t>exprValue</w:t>
      </w:r>
      <w:r>
        <w:t>).</w:t>
      </w:r>
    </w:p>
    <w:p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rsidR="00AA5DC6" w:rsidRPr="00E77497" w:rsidRDefault="00AA5DC6" w:rsidP="006A78DC">
      <w:pPr>
        <w:pStyle w:val="Heading3"/>
      </w:pPr>
      <w:bookmarkStart w:id="8361" w:name="_Toc368050559"/>
      <w:r w:rsidRPr="00675B74">
        <w:t xml:space="preserve">Runtime Semantics: </w:t>
      </w:r>
      <w:r w:rsidRPr="00E77497">
        <w:rPr>
          <w:spacing w:val="6"/>
        </w:rPr>
        <w:t>Evaluation</w:t>
      </w:r>
      <w:bookmarkEnd w:id="8361"/>
    </w:p>
    <w:p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rsidR="000133D3" w:rsidRPr="0006447F" w:rsidRDefault="001F1D00" w:rsidP="001F1D00">
      <w:pPr>
        <w:numPr>
          <w:ilvl w:val="0"/>
          <w:numId w:val="763"/>
        </w:numPr>
        <w:contextualSpacing/>
        <w:rPr>
          <w:rFonts w:ascii="Times New Roman" w:hAnsi="Times New Roman"/>
        </w:rPr>
      </w:pPr>
      <w:ins w:id="8362" w:author="Rev 19 Allen Wirfs-Brock" w:date="2013-09-25T17:05:00Z">
        <w:r>
          <w:rPr>
            <w:rFonts w:ascii="Times New Roman" w:hAnsi="Times New Roman"/>
          </w:rPr>
          <w:t>If</w:t>
        </w:r>
      </w:ins>
      <w:ins w:id="8363" w:author="Rev 19 Allen Wirfs-Brock" w:date="2013-09-25T17:04:00Z">
        <w:r w:rsidRPr="00E77497">
          <w:rPr>
            <w:rFonts w:ascii="Times New Roman" w:hAnsi="Times New Roman"/>
          </w:rPr>
          <w:t xml:space="preserve"> code of this </w:t>
        </w:r>
      </w:ins>
      <w:ins w:id="8364" w:author="Rev 19 Allen Wirfs-Brock" w:date="2013-09-25T17:05:00Z">
        <w:r>
          <w:rPr>
            <w:rFonts w:ascii="Times New Roman" w:hAnsi="Times New Roman"/>
            <w:i/>
          </w:rPr>
          <w:t>ArrowFunction</w:t>
        </w:r>
      </w:ins>
      <w:ins w:id="8365" w:author="Rev 19 Allen Wirfs-Brock" w:date="2013-09-25T17:04:00Z">
        <w:r w:rsidRPr="000C179D">
          <w:rPr>
            <w:rFonts w:ascii="Times New Roman" w:hAnsi="Times New Roman"/>
          </w:rPr>
          <w:t xml:space="preserve"> </w:t>
        </w:r>
        <w:r w:rsidRPr="00E77497">
          <w:rPr>
            <w:rFonts w:ascii="Times New Roman" w:hAnsi="Times New Roman"/>
          </w:rPr>
          <w:t>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Pr>
            <w:rFonts w:ascii="Times New Roman" w:hAnsi="Times New Roman"/>
          </w:rPr>
          <w:fldChar w:fldCharType="begin"/>
        </w:r>
        <w:r>
          <w:rPr>
            <w:rFonts w:ascii="Times New Roman" w:hAnsi="Times New Roman"/>
          </w:rPr>
          <w:instrText xml:space="preserve"> REF _Ref365636730 \r \h </w:instrText>
        </w:r>
      </w:ins>
      <w:r>
        <w:rPr>
          <w:rFonts w:ascii="Times New Roman" w:hAnsi="Times New Roman"/>
        </w:rPr>
      </w:r>
      <w:ins w:id="8366" w:author="Rev 19 Allen Wirfs-Brock" w:date="2013-09-25T17:04:00Z">
        <w:r>
          <w:rPr>
            <w:rFonts w:ascii="Times New Roman" w:hAnsi="Times New Roman"/>
          </w:rPr>
          <w:fldChar w:fldCharType="separate"/>
        </w:r>
      </w:ins>
      <w:ins w:id="8367" w:author="Rev 19 Allen Wirfs-Brock" w:date="2013-09-27T13:06:00Z">
        <w:r w:rsidR="00460CAC">
          <w:rPr>
            <w:rFonts w:ascii="Times New Roman" w:hAnsi="Times New Roman"/>
          </w:rPr>
          <w:t>10.2.1</w:t>
        </w:r>
      </w:ins>
      <w:ins w:id="8368" w:author="Rev 19 Allen Wirfs-Brock" w:date="2013-09-25T17:04:00Z">
        <w:r>
          <w:rPr>
            <w:rFonts w:ascii="Times New Roman" w:hAnsi="Times New Roman"/>
          </w:rPr>
          <w:fldChar w:fldCharType="end"/>
        </w:r>
        <w:r w:rsidRPr="00E77497">
          <w:rPr>
            <w:rFonts w:ascii="Times New Roman" w:hAnsi="Times New Roman"/>
          </w:rPr>
          <w:t xml:space="preserve"> apply</w:t>
        </w:r>
      </w:ins>
      <w:ins w:id="8369" w:author="Rev 19 Allen Wirfs-Brock" w:date="2013-09-25T17:06:00Z">
        <w:r>
          <w:rPr>
            <w:rFonts w:ascii="Times New Roman" w:hAnsi="Times New Roman"/>
          </w:rPr>
          <w:t xml:space="preserve">, then let </w:t>
        </w:r>
      </w:ins>
      <w:ins w:id="8370" w:author="Rev 19 Allen Wirfs-Brock" w:date="2013-09-25T17:04:00Z">
        <w:r w:rsidRPr="00E77497">
          <w:rPr>
            <w:rFonts w:ascii="Times New Roman" w:hAnsi="Times New Roman"/>
          </w:rPr>
          <w:t xml:space="preserve"> </w:t>
        </w:r>
      </w:ins>
      <w:del w:id="8371" w:author="Rev 19 Allen Wirfs-Brock" w:date="2013-09-25T17:06:00Z">
        <w:r w:rsidR="000133D3" w:rsidDel="001F1D00">
          <w:rPr>
            <w:rFonts w:ascii="Times New Roman" w:hAnsi="Times New Roman"/>
          </w:rPr>
          <w:delText xml:space="preserve">Let </w:delText>
        </w:r>
      </w:del>
      <w:r w:rsidR="000133D3" w:rsidRPr="0006447F">
        <w:rPr>
          <w:rFonts w:ascii="Times New Roman" w:hAnsi="Times New Roman"/>
          <w:i/>
        </w:rPr>
        <w:t>strict</w:t>
      </w:r>
      <w:r w:rsidR="000133D3">
        <w:rPr>
          <w:rFonts w:ascii="Times New Roman" w:hAnsi="Times New Roman"/>
        </w:rPr>
        <w:t xml:space="preserve"> be </w:t>
      </w:r>
      <w:r w:rsidR="000133D3" w:rsidRPr="0006447F">
        <w:rPr>
          <w:rFonts w:ascii="Times New Roman" w:hAnsi="Times New Roman"/>
          <w:b/>
        </w:rPr>
        <w:t>true</w:t>
      </w:r>
      <w:r w:rsidR="000133D3">
        <w:rPr>
          <w:rFonts w:ascii="Times New Roman" w:hAnsi="Times New Roman"/>
        </w:rPr>
        <w:t xml:space="preserve">. </w:t>
      </w:r>
      <w:ins w:id="8372" w:author="Rev 19 Allen Wirfs-Brock" w:date="2013-09-25T17:06:00Z">
        <w:r>
          <w:rPr>
            <w:rFonts w:ascii="Times New Roman" w:hAnsi="Times New Roman"/>
          </w:rPr>
          <w:t xml:space="preserve">Otherwise let </w:t>
        </w:r>
        <w:r>
          <w:rPr>
            <w:rFonts w:ascii="Times New Roman" w:hAnsi="Times New Roman"/>
            <w:i/>
          </w:rPr>
          <w:t>strict</w:t>
        </w:r>
        <w:r>
          <w:rPr>
            <w:rFonts w:ascii="Times New Roman" w:hAnsi="Times New Roman"/>
          </w:rPr>
          <w:t xml:space="preserve"> be </w:t>
        </w:r>
        <w:r w:rsidRPr="001F1D00">
          <w:rPr>
            <w:rFonts w:ascii="Times New Roman" w:hAnsi="Times New Roman"/>
            <w:b/>
          </w:rPr>
          <w:t>false</w:t>
        </w:r>
        <w:r>
          <w:rPr>
            <w:rFonts w:ascii="Times New Roman" w:hAnsi="Times New Roman"/>
          </w:rPr>
          <w:t>.</w:t>
        </w:r>
      </w:ins>
      <w:r w:rsidR="000133D3">
        <w:rPr>
          <w:rFonts w:ascii="Times New Roman" w:hAnsi="Times New Roman"/>
        </w:rPr>
        <w:t xml:space="preserve"> </w:t>
      </w:r>
    </w:p>
    <w:p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rsidR="00572B17" w:rsidRPr="00E77497" w:rsidRDefault="00572B17" w:rsidP="00D148E9">
      <w:pPr>
        <w:pStyle w:val="Heading2"/>
      </w:pPr>
      <w:bookmarkStart w:id="8373" w:name="_Toc361663485"/>
      <w:bookmarkStart w:id="8374" w:name="_Toc361665326"/>
      <w:bookmarkStart w:id="8375" w:name="_Toc361667166"/>
      <w:bookmarkStart w:id="8376" w:name="_Toc361668995"/>
      <w:bookmarkStart w:id="8377" w:name="_Toc364935039"/>
      <w:bookmarkStart w:id="8378" w:name="_Toc365474283"/>
      <w:bookmarkStart w:id="8379" w:name="_Toc361663491"/>
      <w:bookmarkStart w:id="8380" w:name="_Toc361665332"/>
      <w:bookmarkStart w:id="8381" w:name="_Toc361667172"/>
      <w:bookmarkStart w:id="8382" w:name="_Toc361669001"/>
      <w:bookmarkStart w:id="8383" w:name="_Toc364935045"/>
      <w:bookmarkStart w:id="8384" w:name="_Toc365474289"/>
      <w:bookmarkStart w:id="8385" w:name="_Toc361663492"/>
      <w:bookmarkStart w:id="8386" w:name="_Toc361665333"/>
      <w:bookmarkStart w:id="8387" w:name="_Toc361667173"/>
      <w:bookmarkStart w:id="8388" w:name="_Toc361669002"/>
      <w:bookmarkStart w:id="8389" w:name="_Toc364935046"/>
      <w:bookmarkStart w:id="8390" w:name="_Toc365474290"/>
      <w:bookmarkStart w:id="8391" w:name="_Ref365533743"/>
      <w:bookmarkStart w:id="8392" w:name="_Ref365539614"/>
      <w:bookmarkStart w:id="8393" w:name="_Toc368050560"/>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r>
        <w:lastRenderedPageBreak/>
        <w:t>Method</w:t>
      </w:r>
      <w:r w:rsidRPr="00E77497">
        <w:t xml:space="preserve"> Definition</w:t>
      </w:r>
      <w:r>
        <w:t>s</w:t>
      </w:r>
      <w:bookmarkEnd w:id="8391"/>
      <w:bookmarkEnd w:id="8392"/>
      <w:bookmarkEnd w:id="8393"/>
    </w:p>
    <w:p w:rsidR="00572B17" w:rsidRPr="00E77497" w:rsidRDefault="00572B17" w:rsidP="00572B17">
      <w:pPr>
        <w:pStyle w:val="Syntax"/>
      </w:pPr>
      <w:r w:rsidRPr="00E77497">
        <w:t>Syntax</w:t>
      </w:r>
    </w:p>
    <w:p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rsidR="00572B17" w:rsidRPr="00E77497" w:rsidRDefault="00572B17" w:rsidP="00572B17">
      <w:pPr>
        <w:pStyle w:val="SyntaxDefinition"/>
      </w:pPr>
      <w:r w:rsidRPr="00E77497">
        <w:t xml:space="preserve">BindingIdentifier </w:t>
      </w:r>
      <w:r w:rsidRPr="00E77497">
        <w:br/>
        <w:t xml:space="preserve">BindingPattern </w:t>
      </w:r>
    </w:p>
    <w:p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rsidR="00BF5CDF" w:rsidRPr="00E77497" w:rsidDel="001E120D" w:rsidRDefault="00BF5CDF" w:rsidP="006A78DC">
      <w:pPr>
        <w:pStyle w:val="Heading3"/>
        <w:rPr>
          <w:del w:id="8394" w:author="Rev 19 Allen Wirfs-Brock" w:date="2013-09-11T19:06:00Z"/>
        </w:rPr>
      </w:pPr>
      <w:del w:id="8395" w:author="Rev 19 Allen Wirfs-Brock" w:date="2013-09-11T19:06:00Z">
        <w:r w:rsidRPr="00E77497" w:rsidDel="001E120D">
          <w:delText>Static Semantics</w:delText>
        </w:r>
        <w:bookmarkStart w:id="8396" w:name="_Toc368034561"/>
        <w:bookmarkStart w:id="8397" w:name="_Toc368049784"/>
        <w:bookmarkStart w:id="8398" w:name="_Toc368050561"/>
        <w:bookmarkEnd w:id="8396"/>
        <w:bookmarkEnd w:id="8397"/>
        <w:bookmarkEnd w:id="8398"/>
      </w:del>
    </w:p>
    <w:p w:rsidR="00BF5CDF" w:rsidRPr="00E77497" w:rsidRDefault="005B42C4" w:rsidP="006A78DC">
      <w:pPr>
        <w:pStyle w:val="Heading3"/>
      </w:pPr>
      <w:bookmarkStart w:id="8399" w:name="_Toc368050562"/>
      <w:r w:rsidRPr="00E77497">
        <w:t xml:space="preserve">Static Semantics:  </w:t>
      </w:r>
      <w:r w:rsidR="00BF5CDF" w:rsidRPr="00E77497">
        <w:t>Early Errors</w:t>
      </w:r>
      <w:bookmarkEnd w:id="8399"/>
    </w:p>
    <w:p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rsidR="00856D58" w:rsidRPr="006B6D0A" w:rsidRDefault="00856D58" w:rsidP="003E423C">
      <w:pPr>
        <w:numPr>
          <w:ilvl w:val="0"/>
          <w:numId w:val="737"/>
        </w:numPr>
        <w:spacing w:after="220"/>
        <w:contextualSpacing/>
      </w:pPr>
      <w:r w:rsidRPr="009C202C">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BF5CDF" w:rsidRPr="00E77497" w:rsidRDefault="00BF5CDF" w:rsidP="006A78DC">
      <w:pPr>
        <w:pStyle w:val="Heading3"/>
      </w:pPr>
      <w:bookmarkStart w:id="8400" w:name="_Ref368036092"/>
      <w:bookmarkStart w:id="8401" w:name="_Toc368050563"/>
      <w:r w:rsidRPr="00E77497">
        <w:t xml:space="preserve">Static Semantics:  </w:t>
      </w:r>
      <w:r w:rsidRPr="00E77497">
        <w:rPr>
          <w:lang w:eastAsia="en-US"/>
        </w:rPr>
        <w:t>ExpectedArgumentCount</w:t>
      </w:r>
      <w:bookmarkEnd w:id="8400"/>
      <w:bookmarkEnd w:id="8401"/>
    </w:p>
    <w:p w:rsidR="00902612" w:rsidRPr="00F742D3" w:rsidRDefault="00902612" w:rsidP="00902612">
      <w:pPr>
        <w:rPr>
          <w:ins w:id="8402" w:author="Rev 19 Allen Wirfs-Brock" w:date="2013-09-27T09:08:00Z"/>
        </w:rPr>
      </w:pPr>
      <w:ins w:id="8403" w:author="Rev 19 Allen Wirfs-Brock" w:date="2013-09-27T09:08:00Z">
        <w:r>
          <w:t xml:space="preserve">See also: </w:t>
        </w:r>
        <w:r>
          <w:fldChar w:fldCharType="begin"/>
        </w:r>
        <w:r>
          <w:instrText xml:space="preserve"> REF _Ref368036138 \r \h </w:instrText>
        </w:r>
        <w:r>
          <w:fldChar w:fldCharType="separate"/>
        </w:r>
      </w:ins>
      <w:ins w:id="8404" w:author="Rev 19 Allen Wirfs-Brock" w:date="2013-09-27T13:06:00Z">
        <w:r w:rsidR="00460CAC">
          <w:t>14.1.4</w:t>
        </w:r>
      </w:ins>
      <w:ins w:id="8405" w:author="Rev 19 Allen Wirfs-Brock" w:date="2013-09-27T09:08:00Z">
        <w:r>
          <w:fldChar w:fldCharType="end"/>
        </w:r>
        <w:r>
          <w:t xml:space="preserve">, </w:t>
        </w:r>
        <w:r>
          <w:fldChar w:fldCharType="begin"/>
        </w:r>
        <w:r>
          <w:instrText xml:space="preserve"> REF _Ref368036022 \r \h </w:instrText>
        </w:r>
        <w:r>
          <w:fldChar w:fldCharType="separate"/>
        </w:r>
      </w:ins>
      <w:ins w:id="8406" w:author="Rev 19 Allen Wirfs-Brock" w:date="2013-09-27T13:06:00Z">
        <w:r w:rsidR="00460CAC">
          <w:t>14.2.5</w:t>
        </w:r>
      </w:ins>
      <w:ins w:id="8407" w:author="Rev 19 Allen Wirfs-Brock" w:date="2013-09-27T09:08:00Z">
        <w:r>
          <w:fldChar w:fldCharType="end"/>
        </w:r>
        <w:r>
          <w:t>.</w:t>
        </w:r>
      </w:ins>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rsidR="00BF5CDF" w:rsidRPr="00E77497" w:rsidRDefault="00BF5CDF" w:rsidP="004A7791">
      <w:pPr>
        <w:pStyle w:val="Alg4"/>
        <w:numPr>
          <w:ilvl w:val="0"/>
          <w:numId w:val="746"/>
        </w:numPr>
        <w:spacing w:after="220"/>
        <w:contextualSpacing/>
      </w:pPr>
      <w:r w:rsidRPr="00E77497">
        <w:t>Return 1.</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BF5CDF" w:rsidRPr="00E77497" w:rsidRDefault="00BF5CDF" w:rsidP="004A7791">
      <w:pPr>
        <w:pStyle w:val="Alg4"/>
        <w:numPr>
          <w:ilvl w:val="0"/>
          <w:numId w:val="747"/>
        </w:numPr>
        <w:spacing w:after="220"/>
        <w:contextualSpacing/>
      </w:pPr>
      <w:r w:rsidRPr="00E77497">
        <w:t>Return 1.</w:t>
      </w:r>
    </w:p>
    <w:p w:rsidR="003E423C" w:rsidRPr="00E77497" w:rsidRDefault="003E423C" w:rsidP="006A78DC">
      <w:pPr>
        <w:pStyle w:val="Heading3"/>
      </w:pPr>
      <w:bookmarkStart w:id="8408" w:name="_Toc368050564"/>
      <w:r w:rsidRPr="00E77497">
        <w:t xml:space="preserve">Static Semantics:  </w:t>
      </w:r>
      <w:r>
        <w:rPr>
          <w:lang w:eastAsia="en-US"/>
        </w:rPr>
        <w:t>IsSimpleParameterList</w:t>
      </w:r>
      <w:bookmarkEnd w:id="8408"/>
    </w:p>
    <w:p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rsidR="00A10493" w:rsidRPr="00E77497" w:rsidRDefault="00A10493" w:rsidP="00A10493">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3E423C" w:rsidRPr="00E77497" w:rsidRDefault="003E423C" w:rsidP="00A10493">
      <w:pPr>
        <w:pStyle w:val="Alg4"/>
        <w:numPr>
          <w:ilvl w:val="0"/>
          <w:numId w:val="1115"/>
        </w:numPr>
        <w:spacing w:after="220"/>
        <w:contextualSpacing/>
      </w:pPr>
      <w:r w:rsidRPr="00E77497">
        <w:lastRenderedPageBreak/>
        <w:t xml:space="preserve">Return </w:t>
      </w:r>
      <w:r w:rsidR="00A10493">
        <w:rPr>
          <w:b/>
          <w:bCs/>
          <w:iCs/>
        </w:rPr>
        <w:t>false</w:t>
      </w:r>
      <w:r w:rsidRPr="00E77497">
        <w:t>.</w:t>
      </w:r>
    </w:p>
    <w:p w:rsidR="00BF5CDF" w:rsidRPr="00E77497" w:rsidRDefault="00BF5CDF" w:rsidP="006A78DC">
      <w:pPr>
        <w:pStyle w:val="Heading3"/>
      </w:pPr>
      <w:bookmarkStart w:id="8409" w:name="_Ref366744641"/>
      <w:bookmarkStart w:id="8410" w:name="_Toc368050565"/>
      <w:r w:rsidRPr="00E77497">
        <w:t xml:space="preserve">Static Semantics:  </w:t>
      </w:r>
      <w:r w:rsidRPr="00E77497">
        <w:rPr>
          <w:rStyle w:val="bnf"/>
          <w:rFonts w:ascii="Helvetica" w:hAnsi="Helvetica"/>
          <w:b w:val="0"/>
          <w:i w:val="0"/>
        </w:rPr>
        <w:t>PropName</w:t>
      </w:r>
      <w:bookmarkEnd w:id="8409"/>
      <w:bookmarkEnd w:id="8410"/>
    </w:p>
    <w:p w:rsidR="00E23611" w:rsidRPr="00E23611" w:rsidRDefault="00E23611" w:rsidP="00E23611">
      <w:pPr>
        <w:rPr>
          <w:ins w:id="8411" w:author="Rev 19 Allen Wirfs-Brock" w:date="2013-09-12T10:24:00Z"/>
        </w:rPr>
      </w:pPr>
      <w:ins w:id="8412" w:author="Rev 19 Allen Wirfs-Brock" w:date="2013-09-12T10:24:00Z">
        <w:r>
          <w:rPr>
            <w:b/>
          </w:rPr>
          <w:t>See also:</w:t>
        </w:r>
        <w:r>
          <w:t xml:space="preserve"> </w:t>
        </w:r>
        <w:r>
          <w:fldChar w:fldCharType="begin"/>
        </w:r>
        <w:r>
          <w:instrText xml:space="preserve"> REF _Ref366744593 \r \h </w:instrText>
        </w:r>
      </w:ins>
      <w:ins w:id="8413" w:author="Rev 19 Allen Wirfs-Brock" w:date="2013-09-12T10:24:00Z">
        <w:r>
          <w:fldChar w:fldCharType="separate"/>
        </w:r>
      </w:ins>
      <w:ins w:id="8414" w:author="Rev 19 Allen Wirfs-Brock" w:date="2013-09-27T13:06:00Z">
        <w:r w:rsidR="00460CAC">
          <w:t>12.1.5.4</w:t>
        </w:r>
      </w:ins>
      <w:ins w:id="8415" w:author="Rev 19 Allen Wirfs-Brock" w:date="2013-09-12T10:24:00Z">
        <w:r>
          <w:fldChar w:fldCharType="end"/>
        </w:r>
        <w:r>
          <w:t xml:space="preserve">, </w:t>
        </w:r>
        <w:r>
          <w:fldChar w:fldCharType="begin"/>
        </w:r>
        <w:r>
          <w:instrText xml:space="preserve"> REF _Ref366744682 \r \h </w:instrText>
        </w:r>
      </w:ins>
      <w:ins w:id="8416" w:author="Rev 19 Allen Wirfs-Brock" w:date="2013-09-12T10:24:00Z">
        <w:r>
          <w:fldChar w:fldCharType="separate"/>
        </w:r>
      </w:ins>
      <w:ins w:id="8417" w:author="Rev 19 Allen Wirfs-Brock" w:date="2013-09-27T13:06:00Z">
        <w:r w:rsidR="00460CAC">
          <w:t>14.4.6</w:t>
        </w:r>
      </w:ins>
      <w:ins w:id="8418" w:author="Rev 19 Allen Wirfs-Brock" w:date="2013-09-12T10:24:00Z">
        <w:r>
          <w:fldChar w:fldCharType="end"/>
        </w:r>
        <w:r>
          <w:t xml:space="preserve">, </w:t>
        </w:r>
        <w:r>
          <w:fldChar w:fldCharType="begin"/>
        </w:r>
        <w:r>
          <w:instrText xml:space="preserve"> REF _Ref366744732 \r \h </w:instrText>
        </w:r>
      </w:ins>
      <w:ins w:id="8419" w:author="Rev 19 Allen Wirfs-Brock" w:date="2013-09-12T10:24:00Z">
        <w:r>
          <w:fldChar w:fldCharType="separate"/>
        </w:r>
      </w:ins>
      <w:ins w:id="8420" w:author="Rev 19 Allen Wirfs-Brock" w:date="2013-09-27T13:06:00Z">
        <w:r w:rsidR="00460CAC">
          <w:t>14.5.10</w:t>
        </w:r>
      </w:ins>
      <w:ins w:id="8421" w:author="Rev 19 Allen Wirfs-Brock" w:date="2013-09-12T10:24:00Z">
        <w:r>
          <w:fldChar w:fldCharType="end"/>
        </w:r>
        <w:r>
          <w:t xml:space="preserve"> </w:t>
        </w:r>
      </w:ins>
    </w:p>
    <w:p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ins w:id="8422" w:author="Rev 19 Allen Wirfs-Brock" w:date="2013-09-26T18:43:00Z">
        <w:r w:rsidR="009A4D9F">
          <w:t>Strict</w:t>
        </w:r>
      </w:ins>
      <w:r w:rsidRPr="00E77497">
        <w:t>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21118F" w:rsidRPr="00E77497" w:rsidRDefault="0021118F" w:rsidP="006A78DC">
      <w:pPr>
        <w:pStyle w:val="Heading3"/>
      </w:pPr>
      <w:bookmarkStart w:id="8423" w:name="_Ref368036729"/>
      <w:bookmarkStart w:id="8424" w:name="_Toc368050566"/>
      <w:r w:rsidRPr="00E77497">
        <w:t xml:space="preserve">Static Semantics:  </w:t>
      </w:r>
      <w:r w:rsidRPr="009A4D9F">
        <w:rPr>
          <w:rStyle w:val="bnf"/>
          <w:rFonts w:ascii="Arial" w:hAnsi="Arial" w:cs="Arial"/>
          <w:i w:val="0"/>
        </w:rPr>
        <w:t>ReferencesSuper</w:t>
      </w:r>
      <w:bookmarkEnd w:id="8423"/>
      <w:bookmarkEnd w:id="8424"/>
    </w:p>
    <w:p w:rsidR="00902612" w:rsidRPr="00F742D3" w:rsidRDefault="00902612" w:rsidP="00902612">
      <w:pPr>
        <w:tabs>
          <w:tab w:val="left" w:pos="3586"/>
        </w:tabs>
        <w:rPr>
          <w:ins w:id="8425" w:author="Rev 19 Allen Wirfs-Brock" w:date="2013-09-27T09:16:00Z"/>
        </w:rPr>
      </w:pPr>
      <w:ins w:id="8426" w:author="Rev 19 Allen Wirfs-Brock" w:date="2013-09-27T09:16:00Z">
        <w:r>
          <w:t xml:space="preserve">See also: </w:t>
        </w:r>
        <w:r>
          <w:fldChar w:fldCharType="begin"/>
        </w:r>
        <w:r>
          <w:instrText xml:space="preserve"> REF _Ref368036663 \r \h </w:instrText>
        </w:r>
        <w:r>
          <w:fldChar w:fldCharType="separate"/>
        </w:r>
      </w:ins>
      <w:ins w:id="8427" w:author="Rev 19 Allen Wirfs-Brock" w:date="2013-09-27T13:06:00Z">
        <w:r w:rsidR="00460CAC">
          <w:t>14.4.7</w:t>
        </w:r>
      </w:ins>
      <w:ins w:id="8428" w:author="Rev 19 Allen Wirfs-Brock" w:date="2013-09-27T09:16:00Z">
        <w:r>
          <w:fldChar w:fldCharType="end"/>
        </w:r>
        <w:r>
          <w:t>.</w:t>
        </w:r>
      </w:ins>
    </w:p>
    <w:p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w:t>
      </w:r>
      <w:ins w:id="8429" w:author="Rev 19 Allen Wirfs-Brock" w:date="2013-09-26T18:43:00Z">
        <w:r w:rsidR="009A4D9F">
          <w:t>Strict</w:t>
        </w:r>
      </w:ins>
      <w:r w:rsidRPr="00E77497">
        <w:t>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rsidR="00A62505" w:rsidRDefault="00A62505" w:rsidP="00805AF1">
      <w:pPr>
        <w:pStyle w:val="Alg4"/>
        <w:numPr>
          <w:ilvl w:val="0"/>
          <w:numId w:val="874"/>
        </w:numPr>
        <w:spacing w:after="220"/>
        <w:contextualSpacing/>
      </w:pPr>
      <w:r>
        <w:t xml:space="preserve">If </w:t>
      </w:r>
      <w:ins w:id="8430" w:author="Rev 19 Allen Wirfs-Brock" w:date="2013-09-26T18:43:00Z">
        <w:r w:rsidR="009A4D9F" w:rsidRPr="009A4D9F">
          <w:rPr>
            <w:i/>
          </w:rPr>
          <w:t>Strict</w:t>
        </w:r>
      </w:ins>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266D2C" w:rsidRPr="00E77497" w:rsidRDefault="00266D2C" w:rsidP="006A78DC">
      <w:pPr>
        <w:pStyle w:val="Heading3"/>
      </w:pPr>
      <w:bookmarkStart w:id="8431" w:name="_Toc368050567"/>
      <w:r w:rsidRPr="00E77497">
        <w:t xml:space="preserve">Static Semantics:  </w:t>
      </w:r>
      <w:r w:rsidRPr="006A78DC">
        <w:rPr>
          <w:rStyle w:val="bnf"/>
          <w:rFonts w:ascii="Arial" w:hAnsi="Arial" w:cs="Arial"/>
          <w:i w:val="0"/>
        </w:rPr>
        <w:t>SpecialMethod</w:t>
      </w:r>
      <w:bookmarkEnd w:id="8431"/>
    </w:p>
    <w:p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rsidR="00266D2C" w:rsidRPr="00E77497" w:rsidRDefault="00266D2C" w:rsidP="00266D2C">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rsidR="004A7791" w:rsidRPr="00E77497" w:rsidDel="001E120D" w:rsidRDefault="004A7791">
      <w:pPr>
        <w:pStyle w:val="Heading3"/>
        <w:rPr>
          <w:del w:id="8432" w:author="Rev 19 Allen Wirfs-Brock" w:date="2013-09-11T19:08:00Z"/>
        </w:rPr>
        <w:pPrChange w:id="8433" w:author="Rev 19 Allen Wirfs-Brock" w:date="2013-09-11T19:08:00Z">
          <w:pPr>
            <w:pStyle w:val="Heading4"/>
          </w:pPr>
        </w:pPrChange>
      </w:pPr>
      <w:del w:id="8434" w:author="Rev 19 Allen Wirfs-Brock" w:date="2013-09-11T19:08:00Z">
        <w:r w:rsidRPr="00E77497" w:rsidDel="001E120D">
          <w:delText>Runtime Semantics</w:delText>
        </w:r>
        <w:bookmarkStart w:id="8435" w:name="_Toc368034568"/>
        <w:bookmarkStart w:id="8436" w:name="_Toc368049791"/>
        <w:bookmarkStart w:id="8437" w:name="_Toc368050568"/>
        <w:bookmarkEnd w:id="8435"/>
        <w:bookmarkEnd w:id="8436"/>
        <w:bookmarkEnd w:id="8437"/>
      </w:del>
    </w:p>
    <w:p w:rsidR="004A7791" w:rsidRPr="00E77497" w:rsidRDefault="004A7791" w:rsidP="006A78DC">
      <w:pPr>
        <w:pStyle w:val="Heading3"/>
      </w:pPr>
      <w:bookmarkStart w:id="8438" w:name="_Ref366745226"/>
      <w:bookmarkStart w:id="8439" w:name="_Toc368050569"/>
      <w:r w:rsidRPr="00E77497">
        <w:t xml:space="preserve">Runtime Semantics: </w:t>
      </w:r>
      <w:r>
        <w:t>Property</w:t>
      </w:r>
      <w:del w:id="8440" w:author="Rev 19 Allen Wirfs-Brock" w:date="2013-09-27T09:18:00Z">
        <w:r w:rsidDel="00902612">
          <w:delText xml:space="preserve"> </w:delText>
        </w:r>
      </w:del>
      <w:r>
        <w:t>Definition</w:t>
      </w:r>
      <w:del w:id="8441" w:author="Rev 19 Allen Wirfs-Brock" w:date="2013-09-27T09:18:00Z">
        <w:r w:rsidDel="00902612">
          <w:delText xml:space="preserve"> </w:delText>
        </w:r>
      </w:del>
      <w:r w:rsidRPr="00E77497">
        <w:rPr>
          <w:spacing w:val="6"/>
        </w:rPr>
        <w:t>Evaluation</w:t>
      </w:r>
      <w:bookmarkEnd w:id="8438"/>
      <w:bookmarkEnd w:id="8439"/>
    </w:p>
    <w:p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rsidR="00CA2DE9" w:rsidRPr="00E23611" w:rsidRDefault="00CA2DE9" w:rsidP="00CA2DE9">
      <w:pPr>
        <w:rPr>
          <w:ins w:id="8442" w:author="Rev 19 Allen Wirfs-Brock" w:date="2013-09-12T10:36:00Z"/>
        </w:rPr>
      </w:pPr>
      <w:ins w:id="8443" w:author="Rev 19 Allen Wirfs-Brock" w:date="2013-09-12T10:36:00Z">
        <w:r w:rsidRPr="00CA2DE9">
          <w:t>See also:</w:t>
        </w:r>
        <w:r>
          <w:t xml:space="preserve"> </w:t>
        </w:r>
        <w:r>
          <w:fldChar w:fldCharType="begin"/>
        </w:r>
        <w:r>
          <w:instrText xml:space="preserve"> REF _Ref366745196 \r \h </w:instrText>
        </w:r>
      </w:ins>
      <w:ins w:id="8444" w:author="Rev 19 Allen Wirfs-Brock" w:date="2013-09-12T10:36:00Z">
        <w:r>
          <w:fldChar w:fldCharType="separate"/>
        </w:r>
      </w:ins>
      <w:ins w:id="8445" w:author="Rev 19 Allen Wirfs-Brock" w:date="2013-09-27T13:06:00Z">
        <w:r w:rsidR="00460CAC">
          <w:t>12.1.5.7</w:t>
        </w:r>
      </w:ins>
      <w:ins w:id="8446" w:author="Rev 19 Allen Wirfs-Brock" w:date="2013-09-12T10:36:00Z">
        <w:r>
          <w:fldChar w:fldCharType="end"/>
        </w:r>
        <w:r>
          <w:t xml:space="preserve">, </w:t>
        </w:r>
        <w:r>
          <w:fldChar w:fldCharType="begin"/>
        </w:r>
        <w:r>
          <w:instrText xml:space="preserve"> REF _Ref366745263 \r \h </w:instrText>
        </w:r>
      </w:ins>
      <w:ins w:id="8447" w:author="Rev 19 Allen Wirfs-Brock" w:date="2013-09-12T10:36:00Z">
        <w:r>
          <w:fldChar w:fldCharType="separate"/>
        </w:r>
      </w:ins>
      <w:ins w:id="8448" w:author="Rev 19 Allen Wirfs-Brock" w:date="2013-09-27T13:06:00Z">
        <w:r w:rsidR="00460CAC">
          <w:t>14.4.11</w:t>
        </w:r>
      </w:ins>
      <w:ins w:id="8449" w:author="Rev 19 Allen Wirfs-Brock" w:date="2013-09-12T10:36:00Z">
        <w:r>
          <w:fldChar w:fldCharType="end"/>
        </w:r>
        <w:r>
          <w:t>, B.3.1</w:t>
        </w:r>
      </w:ins>
    </w:p>
    <w:p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54"/>
        </w:numPr>
        <w:spacing w:after="220"/>
        <w:contextualSpacing/>
      </w:pPr>
      <w:r>
        <w:t xml:space="preserve">If </w:t>
      </w:r>
      <w:del w:id="8450" w:author="Rev 19 Allen Wirfs-Brock" w:date="2013-09-10T12:49:00Z">
        <w:r w:rsidDel="00E22304">
          <w:delText>isComputedPropertyName</w:delText>
        </w:r>
      </w:del>
      <w:ins w:id="8451"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 xml:space="preserve">the result of </w:t>
      </w:r>
      <w:del w:id="8452" w:author="Rev 19 Allen Wirfs-Brock" w:date="2013-09-26T09:52:00Z">
        <w:r w:rsidRPr="00E77497" w:rsidDel="00873DB1">
          <w:delText>calling the [[</w:delText>
        </w:r>
      </w:del>
      <w:r>
        <w:t>HasOwn</w:t>
      </w:r>
      <w:r w:rsidRPr="00E77497">
        <w:t>Property</w:t>
      </w:r>
      <w:del w:id="8453" w:author="Rev 19 Allen Wirfs-Brock" w:date="2013-09-26T09:52:00Z">
        <w:r w:rsidRPr="00E77497" w:rsidDel="00873DB1">
          <w:delText>]] internal method of</w:delText>
        </w:r>
      </w:del>
      <w:ins w:id="8454" w:author="Rev 19 Allen Wirfs-Brock" w:date="2013-09-26T09:52:00Z">
        <w:r w:rsidR="00873DB1">
          <w:t>(</w:t>
        </w:r>
      </w:ins>
      <w:del w:id="8455" w:author="Rev 19 Allen Wirfs-Brock" w:date="2013-09-26T09:52:00Z">
        <w:r w:rsidRPr="00E77497" w:rsidDel="00873DB1">
          <w:delText xml:space="preserve"> </w:delText>
        </w:r>
      </w:del>
      <w:r w:rsidRPr="00E77497">
        <w:rPr>
          <w:i/>
        </w:rPr>
        <w:t>obj</w:t>
      </w:r>
      <w:r>
        <w:rPr>
          <w:i/>
        </w:rPr>
        <w:t>ect</w:t>
      </w:r>
      <w:ins w:id="8456" w:author="Rev 19 Allen Wirfs-Brock" w:date="2013-09-26T09:52:00Z">
        <w:r w:rsidR="00873DB1">
          <w:t>,</w:t>
        </w:r>
      </w:ins>
      <w:r w:rsidRPr="00E77497">
        <w:rPr>
          <w:i/>
        </w:rPr>
        <w:t xml:space="preserve"> </w:t>
      </w:r>
      <w:del w:id="8457" w:author="Rev 19 Allen Wirfs-Brock" w:date="2013-09-26T09:52: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458" w:author="Rev 19 Allen Wirfs-Brock" w:date="2013-09-26T09:52:00Z">
        <w:r w:rsidR="00873DB1">
          <w:t>)</w:t>
        </w:r>
      </w:ins>
      <w:r>
        <w:rPr>
          <w:iCs/>
        </w:rPr>
        <w:t>.</w:t>
      </w:r>
    </w:p>
    <w:p w:rsidR="001B2656" w:rsidRDefault="001B2656" w:rsidP="001B2656">
      <w:pPr>
        <w:pStyle w:val="Alg4"/>
        <w:numPr>
          <w:ilvl w:val="1"/>
          <w:numId w:val="754"/>
        </w:numPr>
        <w:spacing w:after="220"/>
        <w:contextualSpacing/>
      </w:pPr>
      <w:r>
        <w:t>ReturnIfAbrupt(</w:t>
      </w:r>
      <w:r>
        <w:rPr>
          <w:i/>
          <w:iCs/>
        </w:rPr>
        <w:t>duplicateKey</w:t>
      </w:r>
      <w:r>
        <w:t>).</w:t>
      </w:r>
    </w:p>
    <w:p w:rsidR="001B2656" w:rsidRDefault="001B2656" w:rsidP="00E74C84">
      <w:pPr>
        <w:pStyle w:val="Alg4"/>
        <w:numPr>
          <w:ilvl w:val="1"/>
          <w:numId w:val="754"/>
        </w:numPr>
        <w:contextualSpacing/>
      </w:pPr>
      <w:r>
        <w:lastRenderedPageBreak/>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8459"/>
      <w:r w:rsidR="00E81125">
        <w:rPr>
          <w:rFonts w:ascii="Times New Roman" w:hAnsi="Times New Roman"/>
          <w:b/>
        </w:rPr>
        <w:t>true</w:t>
      </w:r>
      <w:commentRangeEnd w:id="8459"/>
      <w:r w:rsidR="00E81125">
        <w:rPr>
          <w:rStyle w:val="CommentReference"/>
        </w:rPr>
        <w:commentReference w:id="8459"/>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rsidR="00056550" w:rsidRPr="00F62C9B" w:rsidRDefault="00D8486C" w:rsidP="00F62C9B">
      <w:pPr>
        <w:numPr>
          <w:ilvl w:val="0"/>
          <w:numId w:val="754"/>
        </w:numPr>
        <w:spacing w:after="220"/>
        <w:rPr>
          <w:rFonts w:ascii="Times New Roman" w:hAnsi="Times New Roman"/>
        </w:rPr>
      </w:pPr>
      <w:ins w:id="8460" w:author="Rev 19 Allen Wirfs-Brock" w:date="2013-09-10T10:14:00Z">
        <w:r>
          <w:rPr>
            <w:rFonts w:ascii="Times New Roman" w:hAnsi="Times New Roman"/>
          </w:rPr>
          <w:t xml:space="preserve">Return </w:t>
        </w:r>
      </w:ins>
      <w:r w:rsidR="00056550">
        <w:rPr>
          <w:rFonts w:ascii="Times New Roman" w:hAnsi="Times New Roman"/>
        </w:rPr>
        <w:t>NormalCompletion(</w:t>
      </w:r>
      <w:r w:rsidR="00056550" w:rsidRPr="008F1A22">
        <w:rPr>
          <w:rFonts w:ascii="Times New Roman" w:hAnsi="Times New Roman"/>
          <w:i/>
          <w:iCs/>
        </w:rPr>
        <w:t>closure</w:t>
      </w:r>
      <w:r w:rsidR="00056550">
        <w:rPr>
          <w:rFonts w:ascii="Times New Roman" w:hAnsi="Times New Roman"/>
        </w:rPr>
        <w:t>).</w:t>
      </w:r>
    </w:p>
    <w:p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rsidR="004A7791" w:rsidRPr="00E77497" w:rsidRDefault="00805AF1" w:rsidP="00805AF1">
      <w:r>
        <w:t xml:space="preserve">See </w:t>
      </w:r>
      <w:r w:rsidR="00A51D25">
        <w:fldChar w:fldCharType="begin"/>
      </w:r>
      <w:r w:rsidR="00A51D25">
        <w:instrText xml:space="preserve"> REF _Ref365533912 \r \h </w:instrText>
      </w:r>
      <w:r w:rsidR="00A51D25">
        <w:fldChar w:fldCharType="separate"/>
      </w:r>
      <w:r w:rsidR="00460CAC">
        <w:t>14.4</w:t>
      </w:r>
      <w:r w:rsidR="00A51D25">
        <w:fldChar w:fldCharType="end"/>
      </w:r>
      <w:r>
        <w:t>.</w:t>
      </w:r>
    </w:p>
    <w:p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rsidR="001B2656" w:rsidRDefault="001B2656" w:rsidP="001B2656">
      <w:pPr>
        <w:pStyle w:val="Alg4"/>
        <w:numPr>
          <w:ilvl w:val="0"/>
          <w:numId w:val="761"/>
        </w:numPr>
        <w:spacing w:after="220"/>
        <w:contextualSpacing/>
      </w:pPr>
      <w:r>
        <w:t xml:space="preserve">If </w:t>
      </w:r>
      <w:del w:id="8461" w:author="Rev 19 Allen Wirfs-Brock" w:date="2013-09-10T12:49:00Z">
        <w:r w:rsidDel="00E22304">
          <w:delText>isComputedPropertyName</w:delText>
        </w:r>
      </w:del>
      <w:ins w:id="8462"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 xml:space="preserve">the result of </w:t>
      </w:r>
      <w:del w:id="8463" w:author="Rev 19 Allen Wirfs-Brock" w:date="2013-09-26T09:53:00Z">
        <w:r w:rsidRPr="00E77497" w:rsidDel="00873DB1">
          <w:delText>calling the [[</w:delText>
        </w:r>
      </w:del>
      <w:r>
        <w:t>HasOwn</w:t>
      </w:r>
      <w:r w:rsidRPr="00E77497">
        <w:t>Property</w:t>
      </w:r>
      <w:del w:id="8464" w:author="Rev 19 Allen Wirfs-Brock" w:date="2013-09-26T09:53:00Z">
        <w:r w:rsidRPr="00E77497" w:rsidDel="00873DB1">
          <w:delText>]] internal method of</w:delText>
        </w:r>
      </w:del>
      <w:ins w:id="8465" w:author="Rev 19 Allen Wirfs-Brock" w:date="2013-09-26T09:53:00Z">
        <w:r w:rsidR="00873DB1">
          <w:t>(</w:t>
        </w:r>
      </w:ins>
      <w:del w:id="8466" w:author="Rev 19 Allen Wirfs-Brock" w:date="2013-09-26T09:53:00Z">
        <w:r w:rsidRPr="00E77497" w:rsidDel="00873DB1">
          <w:delText xml:space="preserve"> </w:delText>
        </w:r>
      </w:del>
      <w:r w:rsidRPr="00E77497">
        <w:rPr>
          <w:i/>
        </w:rPr>
        <w:t>obj</w:t>
      </w:r>
      <w:r>
        <w:rPr>
          <w:i/>
        </w:rPr>
        <w:t>ect</w:t>
      </w:r>
      <w:ins w:id="8467" w:author="Rev 19 Allen Wirfs-Brock" w:date="2013-09-26T09:53:00Z">
        <w:r w:rsidR="00873DB1">
          <w:t>,</w:t>
        </w:r>
      </w:ins>
      <w:r w:rsidRPr="00E77497">
        <w:rPr>
          <w:i/>
        </w:rPr>
        <w:t xml:space="preserve"> </w:t>
      </w:r>
      <w:del w:id="8468" w:author="Rev 19 Allen Wirfs-Brock" w:date="2013-09-26T09:53: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469" w:author="Rev 19 Allen Wirfs-Brock" w:date="2013-09-26T09:53:00Z">
        <w:r w:rsidR="00873DB1">
          <w:t>)</w:t>
        </w:r>
      </w:ins>
      <w:r>
        <w:rPr>
          <w:iCs/>
        </w:rPr>
        <w:t>.</w:t>
      </w:r>
    </w:p>
    <w:p w:rsidR="001B2656" w:rsidRDefault="001B2656" w:rsidP="001B2656">
      <w:pPr>
        <w:pStyle w:val="Alg4"/>
        <w:numPr>
          <w:ilvl w:val="1"/>
          <w:numId w:val="761"/>
        </w:numPr>
        <w:spacing w:after="220"/>
        <w:contextualSpacing/>
      </w:pPr>
      <w:r>
        <w:t>ReturnIfAbrupt(</w:t>
      </w:r>
      <w:r>
        <w:rPr>
          <w:i/>
          <w:iCs/>
        </w:rPr>
        <w:t>duplicateKey</w:t>
      </w:r>
      <w:r>
        <w:t>).</w:t>
      </w:r>
    </w:p>
    <w:p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1"/>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62"/>
        </w:numPr>
        <w:spacing w:after="220"/>
        <w:contextualSpacing/>
      </w:pPr>
      <w:r>
        <w:t xml:space="preserve">If </w:t>
      </w:r>
      <w:del w:id="8470" w:author="Rev 19 Allen Wirfs-Brock" w:date="2013-09-10T12:49:00Z">
        <w:r w:rsidDel="00E22304">
          <w:delText>isComputedPropertyName</w:delText>
        </w:r>
      </w:del>
      <w:ins w:id="8471"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 xml:space="preserve">the result of </w:t>
      </w:r>
      <w:del w:id="8472" w:author="Rev 19 Allen Wirfs-Brock" w:date="2013-09-26T09:53:00Z">
        <w:r w:rsidRPr="00E77497" w:rsidDel="00873DB1">
          <w:delText>calling the [[</w:delText>
        </w:r>
      </w:del>
      <w:r>
        <w:t>HasOwn</w:t>
      </w:r>
      <w:r w:rsidRPr="00E77497">
        <w:t>Property</w:t>
      </w:r>
      <w:del w:id="8473" w:author="Rev 19 Allen Wirfs-Brock" w:date="2013-09-26T09:54:00Z">
        <w:r w:rsidRPr="00E77497" w:rsidDel="00873DB1">
          <w:delText>]] internal method of</w:delText>
        </w:r>
      </w:del>
      <w:ins w:id="8474" w:author="Rev 19 Allen Wirfs-Brock" w:date="2013-09-26T09:54:00Z">
        <w:r w:rsidR="00873DB1">
          <w:t>(</w:t>
        </w:r>
      </w:ins>
      <w:del w:id="8475" w:author="Rev 19 Allen Wirfs-Brock" w:date="2013-09-26T09:54:00Z">
        <w:r w:rsidRPr="00E77497" w:rsidDel="00873DB1">
          <w:delText xml:space="preserve"> </w:delText>
        </w:r>
      </w:del>
      <w:r w:rsidRPr="00E77497">
        <w:rPr>
          <w:i/>
        </w:rPr>
        <w:t>obj</w:t>
      </w:r>
      <w:r>
        <w:rPr>
          <w:i/>
        </w:rPr>
        <w:t>ect</w:t>
      </w:r>
      <w:ins w:id="8476" w:author="Rev 19 Allen Wirfs-Brock" w:date="2013-09-26T09:54:00Z">
        <w:r w:rsidR="00873DB1">
          <w:t>,</w:t>
        </w:r>
      </w:ins>
      <w:r w:rsidRPr="00E77497">
        <w:rPr>
          <w:i/>
        </w:rPr>
        <w:t xml:space="preserve"> </w:t>
      </w:r>
      <w:r>
        <w:rPr>
          <w:iCs/>
        </w:rPr>
        <w:t xml:space="preserve">with </w:t>
      </w:r>
      <w:r>
        <w:t>argument</w:t>
      </w:r>
      <w:ins w:id="8477" w:author="Rev 19 Allen Wirfs-Brock" w:date="2013-09-26T09:54:00Z">
        <w:r w:rsidR="00873DB1">
          <w:t xml:space="preserve"> </w:t>
        </w:r>
      </w:ins>
      <w:del w:id="8478" w:author="Rev 19 Allen Wirfs-Brock" w:date="2013-09-26T09:54:00Z">
        <w:r w:rsidRPr="00E77497" w:rsidDel="00873DB1">
          <w:delText xml:space="preserve"> </w:delText>
        </w:r>
      </w:del>
      <w:r w:rsidRPr="00E77497">
        <w:rPr>
          <w:i/>
        </w:rPr>
        <w:t>prop</w:t>
      </w:r>
      <w:r>
        <w:rPr>
          <w:i/>
        </w:rPr>
        <w:t>Key</w:t>
      </w:r>
      <w:ins w:id="8479" w:author="Rev 19 Allen Wirfs-Brock" w:date="2013-09-26T09:54:00Z">
        <w:r w:rsidR="00873DB1">
          <w:t>)</w:t>
        </w:r>
      </w:ins>
      <w:r>
        <w:rPr>
          <w:iCs/>
        </w:rPr>
        <w:t>.</w:t>
      </w:r>
    </w:p>
    <w:p w:rsidR="001B2656" w:rsidRDefault="001B2656" w:rsidP="001B2656">
      <w:pPr>
        <w:pStyle w:val="Alg4"/>
        <w:numPr>
          <w:ilvl w:val="1"/>
          <w:numId w:val="762"/>
        </w:numPr>
        <w:spacing w:after="220"/>
        <w:contextualSpacing/>
      </w:pPr>
      <w:r>
        <w:t>ReturnIfAbrupt(</w:t>
      </w:r>
      <w:r>
        <w:rPr>
          <w:i/>
          <w:iCs/>
        </w:rPr>
        <w:t>duplicateKey</w:t>
      </w:r>
      <w:r>
        <w:t>).</w:t>
      </w:r>
    </w:p>
    <w:p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lastRenderedPageBreak/>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981659" w:rsidRDefault="00981659" w:rsidP="00D148E9">
      <w:pPr>
        <w:pStyle w:val="Heading2"/>
      </w:pPr>
      <w:bookmarkStart w:id="8480" w:name="_Ref365533912"/>
      <w:bookmarkStart w:id="8481" w:name="_Toc360524607"/>
      <w:bookmarkStart w:id="8482" w:name="_Toc368050570"/>
      <w:r>
        <w:t>Generator</w:t>
      </w:r>
      <w:r w:rsidRPr="00E77497">
        <w:t xml:space="preserve"> </w:t>
      </w:r>
      <w:r>
        <w:t xml:space="preserve">Function </w:t>
      </w:r>
      <w:r w:rsidRPr="00E77497">
        <w:t>Definition</w:t>
      </w:r>
      <w:r>
        <w:t>s</w:t>
      </w:r>
      <w:bookmarkEnd w:id="8480"/>
      <w:bookmarkEnd w:id="8482"/>
    </w:p>
    <w:p w:rsidR="00560A4D" w:rsidRPr="00E77497" w:rsidRDefault="00560A4D" w:rsidP="00560A4D">
      <w:pPr>
        <w:pStyle w:val="Syntax"/>
      </w:pPr>
      <w:bookmarkStart w:id="8483" w:name="_Toc361663495"/>
      <w:bookmarkStart w:id="8484" w:name="_Toc361665336"/>
      <w:bookmarkStart w:id="8485" w:name="_Toc361667176"/>
      <w:bookmarkStart w:id="8486" w:name="_Toc361669005"/>
      <w:bookmarkStart w:id="8487" w:name="_Toc364935049"/>
      <w:bookmarkStart w:id="8488" w:name="_Toc365474293"/>
      <w:bookmarkEnd w:id="8481"/>
      <w:bookmarkEnd w:id="8483"/>
      <w:bookmarkEnd w:id="8484"/>
      <w:bookmarkEnd w:id="8485"/>
      <w:bookmarkEnd w:id="8486"/>
      <w:bookmarkEnd w:id="8487"/>
      <w:bookmarkEnd w:id="8488"/>
      <w:r w:rsidRPr="00E77497">
        <w:t>Syntax</w:t>
      </w:r>
    </w:p>
    <w:p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rsidR="00560A4D" w:rsidRPr="00E77497" w:rsidRDefault="00560A4D" w:rsidP="00560A4D">
      <w:pPr>
        <w:pStyle w:val="SyntaxRule"/>
      </w:pPr>
      <w:r>
        <w:t>Generator</w:t>
      </w:r>
      <w:r w:rsidRPr="00E77497">
        <w:t xml:space="preserve">Declaration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560A4D" w:rsidRPr="00E77497" w:rsidRDefault="00560A4D" w:rsidP="00560A4D">
      <w:pPr>
        <w:pStyle w:val="SyntaxRule"/>
      </w:pPr>
      <w:r>
        <w:t>Generator</w:t>
      </w:r>
      <w:r w:rsidRPr="00E77497">
        <w:t xml:space="preserve">Expression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D90FEA" w:rsidRPr="00E77497" w:rsidRDefault="00D90FEA" w:rsidP="00D90FEA">
      <w:pPr>
        <w:pStyle w:val="SyntaxRule"/>
      </w:pPr>
      <w:r>
        <w:t>YieldExpression</w:t>
      </w:r>
      <w:r w:rsidRPr="00E77497">
        <w:t xml:space="preserve"> </w:t>
      </w:r>
      <w:r w:rsidRPr="00E77497">
        <w:rPr>
          <w:rFonts w:ascii="Arial" w:hAnsi="Arial"/>
          <w:b/>
          <w:i w:val="0"/>
        </w:rPr>
        <w:t>:</w:t>
      </w:r>
    </w:p>
    <w:p w:rsidR="00D90FEA" w:rsidRDefault="003B43FB" w:rsidP="00482029">
      <w:pPr>
        <w:pStyle w:val="SyntaxDefinition"/>
      </w:pPr>
      <w:ins w:id="8489" w:author="Rev 19 Allen Wirfs-Brock" w:date="2013-09-06T16:37:00Z">
        <w:r>
          <w:rPr>
            <w:rFonts w:ascii="Courier New" w:hAnsi="Courier New"/>
            <w:b/>
            <w:i w:val="0"/>
          </w:rPr>
          <w:t>yield</w:t>
        </w:r>
        <w:r w:rsidRPr="00E77497">
          <w:br/>
        </w:r>
      </w:ins>
      <w:ins w:id="8490" w:author="Rev 19 Allen Wirfs-Brock" w:date="2013-09-06T16:45:00Z">
        <w:r>
          <w:rPr>
            <w:rFonts w:ascii="Courier New" w:hAnsi="Courier New"/>
            <w:b/>
            <w:i w:val="0"/>
          </w:rPr>
          <w:t>yield</w:t>
        </w:r>
      </w:ins>
      <w:ins w:id="8491" w:author="Rev 19 Allen Wirfs-Brock" w:date="2013-09-22T12:10:00Z">
        <w:r w:rsidR="00887D85">
          <w:rPr>
            <w:rFonts w:ascii="Courier New" w:hAnsi="Courier New"/>
            <w:b/>
            <w:i w:val="0"/>
          </w:rPr>
          <w:t xml:space="preserve"> </w:t>
        </w:r>
        <w:r w:rsidR="00887D85" w:rsidRPr="00E77497">
          <w:rPr>
            <w:rFonts w:ascii="Arial" w:hAnsi="Arial" w:cs="Arial"/>
            <w:i w:val="0"/>
            <w:sz w:val="16"/>
          </w:rPr>
          <w:t xml:space="preserve">[no </w:t>
        </w:r>
        <w:r w:rsidR="00887D85" w:rsidRPr="00E77497">
          <w:rPr>
            <w:sz w:val="16"/>
          </w:rPr>
          <w:t>LineTerminator</w:t>
        </w:r>
        <w:r w:rsidR="00887D85" w:rsidRPr="00E77497">
          <w:rPr>
            <w:rFonts w:ascii="Arial" w:hAnsi="Arial" w:cs="Arial"/>
            <w:i w:val="0"/>
            <w:sz w:val="16"/>
          </w:rPr>
          <w:t xml:space="preserve"> here]</w:t>
        </w:r>
      </w:ins>
      <w:ins w:id="8492" w:author="Rev 19 Allen Wirfs-Brock" w:date="2013-09-06T16:45:00Z">
        <w:r>
          <w:rPr>
            <w:rFonts w:ascii="Courier New" w:hAnsi="Courier New"/>
            <w:b/>
            <w:i w:val="0"/>
          </w:rPr>
          <w:t xml:space="preserve"> </w:t>
        </w:r>
        <w:commentRangeStart w:id="8493"/>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8493"/>
        <w:r>
          <w:rPr>
            <w:rStyle w:val="CommentReference"/>
            <w:rFonts w:ascii="Arial" w:eastAsia="MS Mincho" w:hAnsi="Arial"/>
            <w:i w:val="0"/>
            <w:lang w:eastAsia="ja-JP"/>
          </w:rPr>
          <w:commentReference w:id="8493"/>
        </w:r>
        <w:r w:rsidRPr="00E77497">
          <w:t xml:space="preserve"> </w:t>
        </w:r>
        <w:r>
          <w:t>AssignmentExpression</w:t>
        </w:r>
        <w:r w:rsidRPr="00E77497">
          <w:br/>
        </w:r>
      </w:ins>
      <w:r w:rsidR="00D90FEA">
        <w:rPr>
          <w:rFonts w:ascii="Courier New" w:hAnsi="Courier New"/>
          <w:b/>
          <w:i w:val="0"/>
        </w:rPr>
        <w:t xml:space="preserve">yield </w:t>
      </w:r>
      <w:ins w:id="8494" w:author="Rev 19 Allen Wirfs-Brock" w:date="2013-09-06T16:46:00Z">
        <w:r>
          <w:rPr>
            <w:rFonts w:ascii="Courier New" w:hAnsi="Courier New"/>
            <w:b/>
            <w:i w:val="0"/>
          </w:rPr>
          <w:t>*</w:t>
        </w:r>
      </w:ins>
      <w:del w:id="8495" w:author="Rev 19 Allen Wirfs-Brock" w:date="2013-09-06T16:46:00Z">
        <w:r w:rsidR="00482029" w:rsidDel="003B43FB">
          <w:delText>YieldDelegator</w:delText>
        </w:r>
        <w:r w:rsidR="00482029" w:rsidRPr="00E77497" w:rsidDel="003B43FB">
          <w:rPr>
            <w:rFonts w:ascii="Arial" w:hAnsi="Arial" w:cs="Arial"/>
            <w:i w:val="0"/>
            <w:vertAlign w:val="subscript"/>
          </w:rPr>
          <w:delText>opt</w:delText>
        </w:r>
      </w:del>
      <w:r w:rsidR="00D90FEA" w:rsidRPr="00E77497">
        <w:t xml:space="preserve"> </w:t>
      </w:r>
      <w:r w:rsidR="00597D7A">
        <w:rPr>
          <w:i w:val="0"/>
        </w:rPr>
        <w:t xml:space="preserve"> </w:t>
      </w:r>
      <w:commentRangeStart w:id="8496"/>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8496"/>
      <w:r w:rsidR="00597D7A">
        <w:rPr>
          <w:rStyle w:val="CommentReference"/>
          <w:rFonts w:ascii="Arial" w:eastAsia="MS Mincho" w:hAnsi="Arial"/>
          <w:i w:val="0"/>
          <w:lang w:eastAsia="ja-JP"/>
        </w:rPr>
        <w:commentReference w:id="8496"/>
      </w:r>
      <w:r w:rsidR="00D90FEA" w:rsidRPr="00E77497">
        <w:t xml:space="preserve"> </w:t>
      </w:r>
      <w:r w:rsidR="00482029">
        <w:t>AssignmentExpression</w:t>
      </w:r>
      <w:r w:rsidR="00D90FEA" w:rsidRPr="00E77497">
        <w:t xml:space="preserve"> </w:t>
      </w:r>
    </w:p>
    <w:p w:rsidR="00D054E9" w:rsidRPr="00E77497" w:rsidRDefault="00D054E9" w:rsidP="00D054E9">
      <w:pPr>
        <w:pStyle w:val="SyntaxRule"/>
        <w:rPr>
          <w:ins w:id="8497" w:author="Rev 19 Allen Wirfs-Brock" w:date="2013-09-06T15:48:00Z"/>
        </w:rPr>
      </w:pPr>
      <w:ins w:id="8498" w:author="Rev 19 Allen Wirfs-Brock" w:date="2013-09-06T15:48:00Z">
        <w:r>
          <w:t>YieldExpression</w:t>
        </w:r>
      </w:ins>
      <w:ins w:id="8499" w:author="Rev 19 Allen Wirfs-Brock" w:date="2013-09-06T15:49:00Z">
        <w:r>
          <w:t>NoIn</w:t>
        </w:r>
      </w:ins>
      <w:ins w:id="8500" w:author="Rev 19 Allen Wirfs-Brock" w:date="2013-09-06T15:48:00Z">
        <w:r w:rsidRPr="00E77497">
          <w:t xml:space="preserve"> </w:t>
        </w:r>
        <w:r w:rsidRPr="00E77497">
          <w:rPr>
            <w:rFonts w:ascii="Arial" w:hAnsi="Arial"/>
            <w:b/>
            <w:i w:val="0"/>
          </w:rPr>
          <w:t>:</w:t>
        </w:r>
      </w:ins>
    </w:p>
    <w:p w:rsidR="00D054E9" w:rsidRDefault="00DF1D00" w:rsidP="00D054E9">
      <w:pPr>
        <w:pStyle w:val="SyntaxDefinition"/>
        <w:rPr>
          <w:ins w:id="8501" w:author="Rev 19 Allen Wirfs-Brock" w:date="2013-09-06T15:48:00Z"/>
        </w:rPr>
      </w:pPr>
      <w:ins w:id="8502" w:author="Rev 19 Allen Wirfs-Brock" w:date="2013-09-06T16:47:00Z">
        <w:r>
          <w:rPr>
            <w:rFonts w:ascii="Courier New" w:hAnsi="Courier New"/>
            <w:b/>
            <w:i w:val="0"/>
          </w:rPr>
          <w:t>yield</w:t>
        </w:r>
        <w:r w:rsidRPr="00E77497">
          <w:br/>
        </w:r>
        <w:r>
          <w:rPr>
            <w:rFonts w:ascii="Courier New" w:hAnsi="Courier New"/>
            <w:b/>
            <w:i w:val="0"/>
          </w:rPr>
          <w:t>yield</w:t>
        </w:r>
      </w:ins>
      <w:ins w:id="8503" w:author="Rev 19 Allen Wirfs-Brock" w:date="2013-09-22T12:10:00Z">
        <w:r w:rsidR="00887D85">
          <w:rPr>
            <w:rFonts w:ascii="Courier New" w:hAnsi="Courier New"/>
            <w:b/>
            <w:i w:val="0"/>
          </w:rPr>
          <w:t xml:space="preserve"> </w:t>
        </w:r>
        <w:r w:rsidR="00887D85" w:rsidRPr="00E77497">
          <w:rPr>
            <w:rFonts w:ascii="Arial" w:hAnsi="Arial" w:cs="Arial"/>
            <w:i w:val="0"/>
            <w:sz w:val="16"/>
          </w:rPr>
          <w:t xml:space="preserve">[no </w:t>
        </w:r>
        <w:r w:rsidR="00887D85" w:rsidRPr="00E77497">
          <w:rPr>
            <w:sz w:val="16"/>
          </w:rPr>
          <w:t>LineTerminator</w:t>
        </w:r>
        <w:r w:rsidR="00887D85" w:rsidRPr="00E77497">
          <w:rPr>
            <w:rFonts w:ascii="Arial" w:hAnsi="Arial" w:cs="Arial"/>
            <w:i w:val="0"/>
            <w:sz w:val="16"/>
          </w:rPr>
          <w:t xml:space="preserve"> here]</w:t>
        </w:r>
      </w:ins>
      <w:ins w:id="8504" w:author="Rev 19 Allen Wirfs-Brock" w:date="2013-09-06T16:47:00Z">
        <w:r>
          <w:rPr>
            <w:rFonts w:ascii="Courier New" w:hAnsi="Courier New"/>
            <w:b/>
            <w:i w:val="0"/>
          </w:rPr>
          <w:t xml:space="preserve"> </w:t>
        </w:r>
        <w:commentRangeStart w:id="8505"/>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8505"/>
        <w:r>
          <w:rPr>
            <w:rStyle w:val="CommentReference"/>
            <w:rFonts w:ascii="Arial" w:eastAsia="MS Mincho" w:hAnsi="Arial"/>
            <w:i w:val="0"/>
            <w:lang w:eastAsia="ja-JP"/>
          </w:rPr>
          <w:commentReference w:id="8505"/>
        </w:r>
        <w:r w:rsidRPr="00E77497">
          <w:t xml:space="preserve"> </w:t>
        </w:r>
        <w:r>
          <w:t>AssignmentExpressionNoIn</w:t>
        </w:r>
        <w:r w:rsidRPr="00E77497">
          <w:br/>
        </w:r>
      </w:ins>
      <w:ins w:id="8506" w:author="Rev 19 Allen Wirfs-Brock" w:date="2013-09-06T15:48:00Z">
        <w:r w:rsidR="00D054E9">
          <w:rPr>
            <w:rFonts w:ascii="Courier New" w:hAnsi="Courier New"/>
            <w:b/>
            <w:i w:val="0"/>
          </w:rPr>
          <w:t xml:space="preserve">yield </w:t>
        </w:r>
      </w:ins>
      <w:ins w:id="8507" w:author="Rev 19 Allen Wirfs-Brock" w:date="2013-09-06T16:47:00Z">
        <w:r>
          <w:rPr>
            <w:rFonts w:ascii="Courier New" w:hAnsi="Courier New"/>
            <w:b/>
            <w:i w:val="0"/>
          </w:rPr>
          <w:t xml:space="preserve">* </w:t>
        </w:r>
        <w:r w:rsidRPr="00E77497">
          <w:rPr>
            <w:rFonts w:ascii="Arial" w:hAnsi="Arial" w:cs="Arial"/>
            <w:i w:val="0"/>
            <w:sz w:val="16"/>
          </w:rPr>
          <w:t xml:space="preserve"> </w:t>
        </w:r>
      </w:ins>
      <w:commentRangeStart w:id="8508"/>
      <w:ins w:id="8509" w:author="Rev 19 Allen Wirfs-Brock" w:date="2013-09-06T15:48:00Z">
        <w:r w:rsidR="00D054E9" w:rsidRPr="00E77497">
          <w:rPr>
            <w:rFonts w:ascii="Arial" w:hAnsi="Arial" w:cs="Arial"/>
            <w:i w:val="0"/>
            <w:sz w:val="16"/>
          </w:rPr>
          <w:t>[</w:t>
        </w:r>
        <w:r w:rsidR="00D054E9">
          <w:rPr>
            <w:rFonts w:ascii="Arial" w:hAnsi="Arial" w:cs="Arial"/>
            <w:i w:val="0"/>
            <w:sz w:val="16"/>
          </w:rPr>
          <w:t>Lexical goal</w:t>
        </w:r>
        <w:r w:rsidR="00D054E9" w:rsidRPr="00E77497">
          <w:rPr>
            <w:rFonts w:ascii="Arial" w:hAnsi="Arial" w:cs="Arial"/>
            <w:i w:val="0"/>
            <w:sz w:val="16"/>
          </w:rPr>
          <w:t xml:space="preserve"> </w:t>
        </w:r>
        <w:r w:rsidR="00D054E9">
          <w:rPr>
            <w:sz w:val="16"/>
          </w:rPr>
          <w:t>InputElementRegExp</w:t>
        </w:r>
        <w:r w:rsidR="00D054E9" w:rsidRPr="00E77497">
          <w:rPr>
            <w:rFonts w:ascii="Arial" w:hAnsi="Arial" w:cs="Arial"/>
            <w:i w:val="0"/>
            <w:sz w:val="16"/>
          </w:rPr>
          <w:t>]</w:t>
        </w:r>
        <w:r w:rsidR="00D054E9">
          <w:rPr>
            <w:rFonts w:ascii="Arial" w:hAnsi="Arial" w:cs="Arial"/>
            <w:i w:val="0"/>
            <w:sz w:val="16"/>
          </w:rPr>
          <w:t xml:space="preserve"> </w:t>
        </w:r>
        <w:commentRangeEnd w:id="8508"/>
        <w:r w:rsidR="00D054E9">
          <w:rPr>
            <w:rStyle w:val="CommentReference"/>
            <w:rFonts w:ascii="Arial" w:eastAsia="MS Mincho" w:hAnsi="Arial"/>
            <w:i w:val="0"/>
            <w:lang w:eastAsia="ja-JP"/>
          </w:rPr>
          <w:commentReference w:id="8508"/>
        </w:r>
        <w:r w:rsidR="00D054E9" w:rsidRPr="00E77497">
          <w:t xml:space="preserve"> </w:t>
        </w:r>
        <w:r w:rsidR="00D054E9">
          <w:t>AssignmentExpression</w:t>
        </w:r>
      </w:ins>
      <w:ins w:id="8510" w:author="Rev 19 Allen Wirfs-Brock" w:date="2013-09-06T15:49:00Z">
        <w:r w:rsidR="00D054E9">
          <w:t>NoIn</w:t>
        </w:r>
      </w:ins>
      <w:ins w:id="8511" w:author="Rev 19 Allen Wirfs-Brock" w:date="2013-09-06T15:48:00Z">
        <w:r w:rsidR="00D054E9" w:rsidRPr="00E77497">
          <w:t xml:space="preserve"> </w:t>
        </w:r>
      </w:ins>
    </w:p>
    <w:p w:rsidR="00482029" w:rsidRPr="00E77497" w:rsidDel="00887D85" w:rsidRDefault="00482029" w:rsidP="00482029">
      <w:pPr>
        <w:pStyle w:val="SyntaxRule"/>
        <w:rPr>
          <w:del w:id="8512" w:author="Rev 19 Allen Wirfs-Brock" w:date="2013-09-22T12:13:00Z"/>
        </w:rPr>
      </w:pPr>
      <w:del w:id="8513" w:author="Rev 19 Allen Wirfs-Brock" w:date="2013-09-22T12:13:00Z">
        <w:r w:rsidDel="00887D85">
          <w:delText>YieldDelegator</w:delText>
        </w:r>
        <w:r w:rsidRPr="00E77497" w:rsidDel="00887D85">
          <w:delText xml:space="preserve"> </w:delText>
        </w:r>
        <w:r w:rsidRPr="00E77497" w:rsidDel="00887D85">
          <w:rPr>
            <w:rFonts w:ascii="Arial" w:hAnsi="Arial"/>
            <w:b/>
            <w:i w:val="0"/>
          </w:rPr>
          <w:delText>:</w:delText>
        </w:r>
      </w:del>
    </w:p>
    <w:p w:rsidR="00482029" w:rsidDel="00887D85" w:rsidRDefault="00482029" w:rsidP="00482029">
      <w:pPr>
        <w:pStyle w:val="SyntaxDefinition"/>
        <w:rPr>
          <w:del w:id="8514" w:author="Rev 19 Allen Wirfs-Brock" w:date="2013-09-22T12:13:00Z"/>
        </w:rPr>
      </w:pPr>
      <w:del w:id="8515" w:author="Rev 19 Allen Wirfs-Brock" w:date="2013-09-22T12:13:00Z">
        <w:r w:rsidDel="00887D85">
          <w:rPr>
            <w:rFonts w:ascii="Courier New" w:hAnsi="Courier New"/>
            <w:b/>
            <w:i w:val="0"/>
          </w:rPr>
          <w:delText xml:space="preserve">* </w:delText>
        </w:r>
      </w:del>
    </w:p>
    <w:p w:rsidR="00D054E9" w:rsidRPr="00E77497" w:rsidRDefault="00D054E9" w:rsidP="00D054E9">
      <w:pPr>
        <w:rPr>
          <w:ins w:id="8516" w:author="Rev 19 Allen Wirfs-Brock" w:date="2013-09-06T15:48:00Z"/>
        </w:rPr>
      </w:pPr>
      <w:ins w:id="8517" w:author="Rev 19 Allen Wirfs-Brock" w:date="2013-09-06T15:48:00Z">
        <w:r w:rsidRPr="00E77497">
          <w:t xml:space="preserve">The semantics of the </w:t>
        </w:r>
      </w:ins>
      <w:ins w:id="8518" w:author="Rev 19 Allen Wirfs-Brock" w:date="2013-09-06T15:50:00Z">
        <w:r>
          <w:rPr>
            <w:rFonts w:ascii="Times New Roman" w:hAnsi="Times New Roman"/>
            <w:i/>
          </w:rPr>
          <w:t>Yield</w:t>
        </w:r>
      </w:ins>
      <w:ins w:id="8519" w:author="Rev 19 Allen Wirfs-Brock" w:date="2013-09-06T15:48:00Z">
        <w:r w:rsidRPr="00E77497">
          <w:rPr>
            <w:rFonts w:ascii="Times New Roman" w:hAnsi="Times New Roman"/>
            <w:i/>
          </w:rPr>
          <w:t>ExpressionNoIn</w:t>
        </w:r>
        <w:r w:rsidRPr="00E77497">
          <w:t xml:space="preserve"> productions are the same as the </w:t>
        </w:r>
      </w:ins>
      <w:ins w:id="8520" w:author="Rev 19 Allen Wirfs-Brock" w:date="2013-09-06T15:51:00Z">
        <w:r>
          <w:rPr>
            <w:rFonts w:ascii="Times New Roman" w:hAnsi="Times New Roman"/>
            <w:i/>
          </w:rPr>
          <w:t>Yield</w:t>
        </w:r>
      </w:ins>
      <w:ins w:id="8521" w:author="Rev 19 Allen Wirfs-Brock" w:date="2013-09-06T15:48:00Z">
        <w:r w:rsidRPr="00E77497">
          <w:rPr>
            <w:rFonts w:ascii="Times New Roman" w:hAnsi="Times New Roman"/>
            <w:i/>
          </w:rPr>
          <w:t>Expression</w:t>
        </w:r>
        <w:r w:rsidRPr="00E77497">
          <w:t xml:space="preserve"> productions except that the contained </w:t>
        </w:r>
        <w:r w:rsidRPr="00E77497">
          <w:rPr>
            <w:rFonts w:ascii="Times New Roman" w:hAnsi="Times New Roman"/>
            <w:i/>
          </w:rPr>
          <w:t>AssignmentExpressionNoIn</w:t>
        </w:r>
        <w:r w:rsidRPr="00E77497">
          <w:t xml:space="preserve"> </w:t>
        </w:r>
      </w:ins>
      <w:ins w:id="8522" w:author="Rev 19 Allen Wirfs-Brock" w:date="2013-09-06T15:51:00Z">
        <w:r>
          <w:t>is</w:t>
        </w:r>
      </w:ins>
      <w:ins w:id="8523" w:author="Rev 19 Allen Wirfs-Brock" w:date="2013-09-06T15:48:00Z">
        <w:r w:rsidRPr="00E77497">
          <w:t xml:space="preserve"> used in place of the contained </w:t>
        </w:r>
        <w:r w:rsidRPr="00E77497">
          <w:rPr>
            <w:rFonts w:ascii="Times New Roman" w:hAnsi="Times New Roman"/>
            <w:i/>
          </w:rPr>
          <w:t>AssignmentExpression</w:t>
        </w:r>
        <w:r w:rsidRPr="00E77497">
          <w:t>.</w:t>
        </w:r>
      </w:ins>
    </w:p>
    <w:p w:rsidR="008A3BC7" w:rsidRPr="00E77497" w:rsidRDefault="008A3BC7" w:rsidP="008A3BC7">
      <w:pPr>
        <w:pStyle w:val="Syntax"/>
      </w:pPr>
      <w:r w:rsidRPr="00E77497">
        <w:t>Supplemental Syntax</w:t>
      </w:r>
    </w:p>
    <w:p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rsidR="008A3BC7" w:rsidRPr="00E77497" w:rsidRDefault="008A3BC7" w:rsidP="00BC1AE0">
      <w:pPr>
        <w:pStyle w:val="SyntaxRule"/>
      </w:pPr>
      <w:r>
        <w:t>GeneratorBody</w:t>
      </w:r>
      <w:r w:rsidRPr="00E77497">
        <w:t xml:space="preserve"> </w:t>
      </w:r>
      <w:r w:rsidRPr="00E77497">
        <w:rPr>
          <w:rFonts w:ascii="Arial" w:hAnsi="Arial"/>
          <w:b/>
          <w:i w:val="0"/>
        </w:rPr>
        <w:t>:</w:t>
      </w:r>
    </w:p>
    <w:p w:rsidR="008A3BC7" w:rsidRPr="00E77497" w:rsidRDefault="00BC1AE0" w:rsidP="008A3BC7">
      <w:pPr>
        <w:pStyle w:val="SyntaxDefinition"/>
      </w:pPr>
      <w:r w:rsidRPr="00197BED">
        <w:t>FunctionBody</w:t>
      </w:r>
      <w:r>
        <w:rPr>
          <w:rFonts w:ascii="Courier New" w:hAnsi="Courier New"/>
          <w:b/>
          <w:i w:val="0"/>
        </w:rPr>
        <w:br/>
      </w:r>
      <w:r w:rsidR="008A3BC7">
        <w:t>Comprehension</w:t>
      </w:r>
    </w:p>
    <w:p w:rsidR="001E120D" w:rsidRDefault="001E120D" w:rsidP="001E120D">
      <w:pPr>
        <w:pStyle w:val="Note"/>
      </w:pPr>
      <w:moveToRangeStart w:id="8524" w:author="Rev 19 Allen Wirfs-Brock" w:date="2013-09-11T19:11:00Z" w:name="move366690002"/>
      <w:moveTo w:id="8525" w:author="Rev 19 Allen Wirfs-Brock" w:date="2013-09-11T19:11:00Z">
        <w:r>
          <w:t>NOTE:</w:t>
        </w:r>
        <w:r>
          <w:tab/>
          <w:t xml:space="preserve">Abstract operations relating to generator objects are defined in </w:t>
        </w:r>
        <w:r>
          <w:fldChar w:fldCharType="begin"/>
        </w:r>
        <w:r>
          <w:instrText xml:space="preserve"> REF _Ref359327247 \r \h </w:instrText>
        </w:r>
      </w:moveTo>
      <w:moveTo w:id="8526" w:author="Rev 19 Allen Wirfs-Brock" w:date="2013-09-11T19:11:00Z">
        <w:r>
          <w:fldChar w:fldCharType="separate"/>
        </w:r>
      </w:moveTo>
      <w:ins w:id="8527" w:author="Rev 19 Allen Wirfs-Brock" w:date="2013-09-27T13:06:00Z">
        <w:r w:rsidR="00460CAC">
          <w:t>25.4.3</w:t>
        </w:r>
      </w:ins>
      <w:moveTo w:id="8528" w:author="Rev 19 Allen Wirfs-Brock" w:date="2013-09-11T19:11:00Z">
        <w:r>
          <w:fldChar w:fldCharType="end"/>
        </w:r>
        <w:r>
          <w:t>.</w:t>
        </w:r>
      </w:moveTo>
    </w:p>
    <w:moveToRangeEnd w:id="8524"/>
    <w:p w:rsidR="00AA7F77" w:rsidRPr="00E77497" w:rsidDel="001E120D" w:rsidRDefault="00AA7F77" w:rsidP="006A78DC">
      <w:pPr>
        <w:pStyle w:val="Heading3"/>
        <w:rPr>
          <w:del w:id="8529" w:author="Rev 19 Allen Wirfs-Brock" w:date="2013-09-11T19:08:00Z"/>
        </w:rPr>
      </w:pPr>
      <w:del w:id="8530" w:author="Rev 19 Allen Wirfs-Brock" w:date="2013-09-11T19:08:00Z">
        <w:r w:rsidRPr="00E77497" w:rsidDel="001E120D">
          <w:delText>Static Semantics</w:delText>
        </w:r>
        <w:bookmarkStart w:id="8531" w:name="_Toc368034571"/>
        <w:bookmarkStart w:id="8532" w:name="_Toc368049794"/>
        <w:bookmarkStart w:id="8533" w:name="_Toc368050571"/>
        <w:bookmarkEnd w:id="8531"/>
        <w:bookmarkEnd w:id="8532"/>
        <w:bookmarkEnd w:id="8533"/>
      </w:del>
    </w:p>
    <w:p w:rsidR="005B04CE" w:rsidRPr="00E77497" w:rsidRDefault="005B04CE" w:rsidP="006A78DC">
      <w:pPr>
        <w:pStyle w:val="Heading3"/>
      </w:pPr>
      <w:bookmarkStart w:id="8534" w:name="_Toc368050572"/>
      <w:r w:rsidRPr="00E77497">
        <w:t>Static Semantics:  Early Errors</w:t>
      </w:r>
      <w:bookmarkEnd w:id="8534"/>
    </w:p>
    <w:p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016AA2" w:rsidRDefault="00016AA2" w:rsidP="00197BED">
      <w:pPr>
        <w:numPr>
          <w:ilvl w:val="0"/>
          <w:numId w:val="737"/>
        </w:numPr>
        <w:spacing w:after="220"/>
      </w:pPr>
      <w:r w:rsidRPr="00E77497">
        <w:lastRenderedPageBreak/>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636E38" w:rsidRPr="00E77497" w:rsidRDefault="00636E38" w:rsidP="006A78DC">
      <w:pPr>
        <w:pStyle w:val="Heading3"/>
      </w:pPr>
      <w:bookmarkStart w:id="8535" w:name="_Ref367714895"/>
      <w:bookmarkStart w:id="8536" w:name="_Toc368050573"/>
      <w:r w:rsidRPr="00E77497">
        <w:t xml:space="preserve">Static Semantics:  </w:t>
      </w:r>
      <w:r w:rsidRPr="00E77497">
        <w:rPr>
          <w:lang w:eastAsia="en-US"/>
        </w:rPr>
        <w:t>BoundNames</w:t>
      </w:r>
      <w:bookmarkEnd w:id="8535"/>
      <w:bookmarkEnd w:id="8536"/>
    </w:p>
    <w:p w:rsidR="00D30056" w:rsidRPr="00F742D3" w:rsidRDefault="00D30056" w:rsidP="00D30056">
      <w:pPr>
        <w:rPr>
          <w:ins w:id="8537" w:author="Rev 19 Allen Wirfs-Brock" w:date="2013-09-23T15:58:00Z"/>
        </w:rPr>
      </w:pPr>
      <w:ins w:id="8538" w:author="Rev 19 Allen Wirfs-Brock" w:date="2013-09-23T15:58:00Z">
        <w:r>
          <w:t xml:space="preserve">See also: </w:t>
        </w:r>
        <w:r>
          <w:fldChar w:fldCharType="begin"/>
        </w:r>
        <w:r>
          <w:instrText xml:space="preserve"> REF _Ref367714652 \r \h </w:instrText>
        </w:r>
      </w:ins>
      <w:ins w:id="8539" w:author="Rev 19 Allen Wirfs-Brock" w:date="2013-09-23T15:58:00Z">
        <w:r>
          <w:fldChar w:fldCharType="separate"/>
        </w:r>
      </w:ins>
      <w:ins w:id="8540" w:author="Rev 19 Allen Wirfs-Brock" w:date="2013-09-27T13:06:00Z">
        <w:r w:rsidR="00460CAC">
          <w:t>13.2.1.2</w:t>
        </w:r>
      </w:ins>
      <w:ins w:id="8541" w:author="Rev 19 Allen Wirfs-Brock" w:date="2013-09-23T15:58:00Z">
        <w:r>
          <w:fldChar w:fldCharType="end"/>
        </w:r>
        <w:r>
          <w:t xml:space="preserve">, </w:t>
        </w:r>
        <w:r>
          <w:fldChar w:fldCharType="begin"/>
        </w:r>
        <w:r>
          <w:instrText xml:space="preserve"> REF _Ref367714706 \r \h </w:instrText>
        </w:r>
      </w:ins>
      <w:ins w:id="8542" w:author="Rev 19 Allen Wirfs-Brock" w:date="2013-09-23T15:58:00Z">
        <w:r>
          <w:fldChar w:fldCharType="separate"/>
        </w:r>
      </w:ins>
      <w:ins w:id="8543" w:author="Rev 19 Allen Wirfs-Brock" w:date="2013-09-27T13:06:00Z">
        <w:r w:rsidR="00460CAC">
          <w:t>13.2.2.1</w:t>
        </w:r>
      </w:ins>
      <w:ins w:id="8544" w:author="Rev 19 Allen Wirfs-Brock" w:date="2013-09-23T15:58:00Z">
        <w:r>
          <w:fldChar w:fldCharType="end"/>
        </w:r>
        <w:r>
          <w:t xml:space="preserve">, </w:t>
        </w:r>
        <w:r>
          <w:fldChar w:fldCharType="begin"/>
        </w:r>
        <w:r>
          <w:instrText xml:space="preserve"> REF _Ref367714756 \r \h </w:instrText>
        </w:r>
      </w:ins>
      <w:ins w:id="8545" w:author="Rev 19 Allen Wirfs-Brock" w:date="2013-09-23T15:58:00Z">
        <w:r>
          <w:fldChar w:fldCharType="separate"/>
        </w:r>
      </w:ins>
      <w:ins w:id="8546" w:author="Rev 19 Allen Wirfs-Brock" w:date="2013-09-27T13:06:00Z">
        <w:r w:rsidR="00460CAC">
          <w:t>13.2.3.2</w:t>
        </w:r>
      </w:ins>
      <w:ins w:id="8547" w:author="Rev 19 Allen Wirfs-Brock" w:date="2013-09-23T15:58:00Z">
        <w:r>
          <w:fldChar w:fldCharType="end"/>
        </w:r>
        <w:r>
          <w:t xml:space="preserve">, </w:t>
        </w:r>
        <w:r>
          <w:fldChar w:fldCharType="begin"/>
        </w:r>
        <w:r>
          <w:instrText xml:space="preserve"> REF _Ref367714785 \r \h </w:instrText>
        </w:r>
      </w:ins>
      <w:ins w:id="8548" w:author="Rev 19 Allen Wirfs-Brock" w:date="2013-09-23T15:58:00Z">
        <w:r>
          <w:fldChar w:fldCharType="separate"/>
        </w:r>
      </w:ins>
      <w:ins w:id="8549" w:author="Rev 19 Allen Wirfs-Brock" w:date="2013-09-27T13:06:00Z">
        <w:r w:rsidR="00460CAC">
          <w:t>13.6.4.2</w:t>
        </w:r>
      </w:ins>
      <w:ins w:id="8550" w:author="Rev 19 Allen Wirfs-Brock" w:date="2013-09-23T15:58:00Z">
        <w:r>
          <w:fldChar w:fldCharType="end"/>
        </w:r>
        <w:r>
          <w:t xml:space="preserve">, </w:t>
        </w:r>
        <w:r>
          <w:fldChar w:fldCharType="begin"/>
        </w:r>
        <w:r>
          <w:instrText xml:space="preserve"> REF _Ref367714847 \r \h </w:instrText>
        </w:r>
      </w:ins>
      <w:ins w:id="8551" w:author="Rev 19 Allen Wirfs-Brock" w:date="2013-09-23T15:58:00Z">
        <w:r>
          <w:fldChar w:fldCharType="separate"/>
        </w:r>
      </w:ins>
      <w:ins w:id="8552" w:author="Rev 19 Allen Wirfs-Brock" w:date="2013-09-27T13:06:00Z">
        <w:r w:rsidR="00460CAC">
          <w:t>14.1.2</w:t>
        </w:r>
      </w:ins>
      <w:ins w:id="8553" w:author="Rev 19 Allen Wirfs-Brock" w:date="2013-09-23T15:58:00Z">
        <w:r>
          <w:fldChar w:fldCharType="end"/>
        </w:r>
        <w:r>
          <w:t xml:space="preserve">, </w:t>
        </w:r>
        <w:r>
          <w:fldChar w:fldCharType="begin"/>
        </w:r>
        <w:r>
          <w:instrText xml:space="preserve"> REF _Ref367714869 \r \h </w:instrText>
        </w:r>
      </w:ins>
      <w:ins w:id="8554" w:author="Rev 19 Allen Wirfs-Brock" w:date="2013-09-23T15:58:00Z">
        <w:r>
          <w:fldChar w:fldCharType="separate"/>
        </w:r>
      </w:ins>
      <w:ins w:id="8555" w:author="Rev 19 Allen Wirfs-Brock" w:date="2013-09-27T13:06:00Z">
        <w:r w:rsidR="00460CAC">
          <w:t>14.2.2</w:t>
        </w:r>
      </w:ins>
      <w:ins w:id="8556" w:author="Rev 19 Allen Wirfs-Brock" w:date="2013-09-23T15:58:00Z">
        <w:r>
          <w:fldChar w:fldCharType="end"/>
        </w:r>
        <w:r>
          <w:t xml:space="preserve">, </w:t>
        </w:r>
        <w:r>
          <w:fldChar w:fldCharType="begin"/>
        </w:r>
        <w:r>
          <w:instrText xml:space="preserve"> REF _Ref367714927 \r \h </w:instrText>
        </w:r>
      </w:ins>
      <w:ins w:id="8557" w:author="Rev 19 Allen Wirfs-Brock" w:date="2013-09-23T15:58:00Z">
        <w:r>
          <w:fldChar w:fldCharType="separate"/>
        </w:r>
      </w:ins>
      <w:ins w:id="8558" w:author="Rev 19 Allen Wirfs-Brock" w:date="2013-09-27T13:06:00Z">
        <w:r w:rsidR="00460CAC">
          <w:t>14.5.2</w:t>
        </w:r>
      </w:ins>
      <w:ins w:id="8559" w:author="Rev 19 Allen Wirfs-Brock" w:date="2013-09-23T15:58:00Z">
        <w:r>
          <w:fldChar w:fldCharType="end"/>
        </w:r>
        <w:r>
          <w:t xml:space="preserve">, </w:t>
        </w:r>
        <w:r>
          <w:fldChar w:fldCharType="begin"/>
        </w:r>
        <w:r>
          <w:instrText xml:space="preserve"> REF _Ref367714971 \r \h </w:instrText>
        </w:r>
      </w:ins>
      <w:ins w:id="8560" w:author="Rev 19 Allen Wirfs-Brock" w:date="2013-09-23T15:58:00Z">
        <w:r>
          <w:fldChar w:fldCharType="separate"/>
        </w:r>
      </w:ins>
      <w:ins w:id="8561" w:author="Rev 19 Allen Wirfs-Brock" w:date="2013-09-27T13:06:00Z">
        <w:r w:rsidR="00460CAC">
          <w:t>15.1.1.2</w:t>
        </w:r>
      </w:ins>
      <w:ins w:id="8562" w:author="Rev 19 Allen Wirfs-Brock" w:date="2013-09-23T15:58:00Z">
        <w:r>
          <w:fldChar w:fldCharType="end"/>
        </w:r>
        <w:r>
          <w:t xml:space="preserve">, </w:t>
        </w:r>
        <w:r>
          <w:fldChar w:fldCharType="begin"/>
        </w:r>
        <w:r>
          <w:instrText xml:space="preserve"> REF _Ref367714989 \r \h </w:instrText>
        </w:r>
      </w:ins>
      <w:ins w:id="8563" w:author="Rev 19 Allen Wirfs-Brock" w:date="2013-09-23T15:58:00Z">
        <w:r>
          <w:fldChar w:fldCharType="separate"/>
        </w:r>
      </w:ins>
      <w:ins w:id="8564" w:author="Rev 19 Allen Wirfs-Brock" w:date="2013-09-27T13:06:00Z">
        <w:r w:rsidR="00460CAC">
          <w:t>15.1.2.1</w:t>
        </w:r>
      </w:ins>
      <w:ins w:id="8565" w:author="Rev 19 Allen Wirfs-Brock" w:date="2013-09-23T15:58:00Z">
        <w:r>
          <w:fldChar w:fldCharType="end"/>
        </w:r>
        <w:r>
          <w:t>.</w:t>
        </w:r>
      </w:ins>
    </w:p>
    <w:p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1"/>
        </w:numPr>
        <w:spacing w:after="220"/>
        <w:contextualSpacing/>
      </w:pPr>
      <w:r w:rsidRPr="00E77497">
        <w:t xml:space="preserve">Return the BoundNames of </w:t>
      </w:r>
      <w:r w:rsidRPr="00E77497">
        <w:rPr>
          <w:i/>
        </w:rPr>
        <w:t>BindingIdentifier</w:t>
      </w:r>
      <w:r w:rsidRPr="00E77497">
        <w:t>.</w:t>
      </w:r>
    </w:p>
    <w:p w:rsidR="005B04CE" w:rsidRPr="00E77497" w:rsidRDefault="005B04CE" w:rsidP="006A78DC">
      <w:pPr>
        <w:pStyle w:val="Heading3"/>
      </w:pPr>
      <w:bookmarkStart w:id="8566" w:name="_Ref366747244"/>
      <w:bookmarkStart w:id="8567" w:name="_Toc368050574"/>
      <w:r w:rsidRPr="00E77497">
        <w:t xml:space="preserve">Static Semantics:  </w:t>
      </w:r>
      <w:r>
        <w:rPr>
          <w:lang w:eastAsia="en-US"/>
        </w:rPr>
        <w:t>Contains</w:t>
      </w:r>
      <w:bookmarkEnd w:id="8566"/>
      <w:bookmarkEnd w:id="8567"/>
    </w:p>
    <w:p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8568" w:author="Rev 19 Allen Wirfs-Brock" w:date="2013-09-12T11:08:00Z"/>
        </w:rPr>
      </w:pPr>
      <w:ins w:id="8569" w:author="Rev 19 Allen Wirfs-Brock" w:date="2013-09-12T11:08:00Z">
        <w:r w:rsidRPr="002E15BF">
          <w:t>See also:</w:t>
        </w:r>
        <w:r>
          <w:t xml:space="preserve"> </w:t>
        </w:r>
        <w:r>
          <w:fldChar w:fldCharType="begin"/>
        </w:r>
        <w:r>
          <w:instrText xml:space="preserve"> REF _Ref366747031 \r \h </w:instrText>
        </w:r>
      </w:ins>
      <w:ins w:id="8570" w:author="Rev 19 Allen Wirfs-Brock" w:date="2013-09-12T11:08:00Z">
        <w:r>
          <w:fldChar w:fldCharType="separate"/>
        </w:r>
      </w:ins>
      <w:ins w:id="8571" w:author="Rev 19 Allen Wirfs-Brock" w:date="2013-09-27T13:06:00Z">
        <w:r w:rsidR="00460CAC">
          <w:t>5.3</w:t>
        </w:r>
      </w:ins>
      <w:ins w:id="8572" w:author="Rev 19 Allen Wirfs-Brock" w:date="2013-09-12T11:08:00Z">
        <w:r>
          <w:fldChar w:fldCharType="end"/>
        </w:r>
        <w:r>
          <w:t xml:space="preserve">, </w:t>
        </w:r>
        <w:r>
          <w:fldChar w:fldCharType="begin"/>
        </w:r>
        <w:r>
          <w:instrText xml:space="preserve"> REF _Ref366747005 \r \h </w:instrText>
        </w:r>
      </w:ins>
      <w:ins w:id="8573" w:author="Rev 19 Allen Wirfs-Brock" w:date="2013-09-12T11:08:00Z">
        <w:r>
          <w:fldChar w:fldCharType="separate"/>
        </w:r>
      </w:ins>
      <w:ins w:id="8574" w:author="Rev 19 Allen Wirfs-Brock" w:date="2013-09-27T13:06:00Z">
        <w:r w:rsidR="00460CAC">
          <w:t>12.1.5.2</w:t>
        </w:r>
      </w:ins>
      <w:ins w:id="8575" w:author="Rev 19 Allen Wirfs-Brock" w:date="2013-09-12T11:08:00Z">
        <w:r>
          <w:fldChar w:fldCharType="end"/>
        </w:r>
        <w:r>
          <w:t xml:space="preserve">, </w:t>
        </w:r>
        <w:r>
          <w:fldChar w:fldCharType="begin"/>
        </w:r>
        <w:r>
          <w:instrText xml:space="preserve"> REF _Ref366747129 \r \h </w:instrText>
        </w:r>
      </w:ins>
      <w:ins w:id="8576" w:author="Rev 19 Allen Wirfs-Brock" w:date="2013-09-12T11:08:00Z">
        <w:r>
          <w:fldChar w:fldCharType="separate"/>
        </w:r>
      </w:ins>
      <w:ins w:id="8577" w:author="Rev 19 Allen Wirfs-Brock" w:date="2013-09-27T13:06:00Z">
        <w:r w:rsidR="00460CAC">
          <w:t>12.2.1.1</w:t>
        </w:r>
      </w:ins>
      <w:ins w:id="8578" w:author="Rev 19 Allen Wirfs-Brock" w:date="2013-09-12T11:08:00Z">
        <w:r>
          <w:fldChar w:fldCharType="end"/>
        </w:r>
        <w:r>
          <w:t xml:space="preserve">, </w:t>
        </w:r>
        <w:r>
          <w:fldChar w:fldCharType="begin"/>
        </w:r>
        <w:r>
          <w:instrText xml:space="preserve"> REF _Ref366747171 \r \h </w:instrText>
        </w:r>
      </w:ins>
      <w:ins w:id="8579" w:author="Rev 19 Allen Wirfs-Brock" w:date="2013-09-12T11:08:00Z">
        <w:r>
          <w:fldChar w:fldCharType="separate"/>
        </w:r>
      </w:ins>
      <w:ins w:id="8580" w:author="Rev 19 Allen Wirfs-Brock" w:date="2013-09-27T13:06:00Z">
        <w:r w:rsidR="00460CAC">
          <w:t>14.1.3</w:t>
        </w:r>
      </w:ins>
      <w:ins w:id="8581" w:author="Rev 19 Allen Wirfs-Brock" w:date="2013-09-12T11:08:00Z">
        <w:r>
          <w:fldChar w:fldCharType="end"/>
        </w:r>
        <w:r>
          <w:t xml:space="preserve">, </w:t>
        </w:r>
        <w:r>
          <w:fldChar w:fldCharType="begin"/>
        </w:r>
        <w:r>
          <w:instrText xml:space="preserve"> REF _Ref366747196 \r \h </w:instrText>
        </w:r>
      </w:ins>
      <w:ins w:id="8582" w:author="Rev 19 Allen Wirfs-Brock" w:date="2013-09-12T11:08:00Z">
        <w:r>
          <w:fldChar w:fldCharType="separate"/>
        </w:r>
      </w:ins>
      <w:ins w:id="8583" w:author="Rev 19 Allen Wirfs-Brock" w:date="2013-09-27T13:06:00Z">
        <w:r w:rsidR="00460CAC">
          <w:t>14.2.3</w:t>
        </w:r>
      </w:ins>
      <w:ins w:id="8584" w:author="Rev 19 Allen Wirfs-Brock" w:date="2013-09-12T11:08:00Z">
        <w:r>
          <w:fldChar w:fldCharType="end"/>
        </w:r>
        <w:r>
          <w:t xml:space="preserve">, </w:t>
        </w:r>
        <w:r>
          <w:fldChar w:fldCharType="begin"/>
        </w:r>
        <w:r>
          <w:instrText xml:space="preserve"> REF _Ref366747276 \r \h </w:instrText>
        </w:r>
      </w:ins>
      <w:ins w:id="8585" w:author="Rev 19 Allen Wirfs-Brock" w:date="2013-09-12T11:08:00Z">
        <w:r>
          <w:fldChar w:fldCharType="separate"/>
        </w:r>
      </w:ins>
      <w:ins w:id="8586" w:author="Rev 19 Allen Wirfs-Brock" w:date="2013-09-27T13:06:00Z">
        <w:r w:rsidR="00460CAC">
          <w:t>14.5.4</w:t>
        </w:r>
      </w:ins>
      <w:ins w:id="8587" w:author="Rev 19 Allen Wirfs-Brock" w:date="2013-09-12T11:08:00Z">
        <w:r>
          <w:fldChar w:fldCharType="end"/>
        </w:r>
      </w:ins>
    </w:p>
    <w:p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rsidR="005B04CE" w:rsidRDefault="005B04CE" w:rsidP="005B04CE">
      <w:pPr>
        <w:pStyle w:val="Note"/>
      </w:pPr>
      <w:r>
        <w:t>NOTE</w:t>
      </w:r>
      <w:r>
        <w:tab/>
        <w:t>Static semantic rules that depend upon substructure generally do not look into function definitions.</w:t>
      </w:r>
    </w:p>
    <w:p w:rsidR="00636E38" w:rsidRPr="00E77497" w:rsidRDefault="00636E38" w:rsidP="00D30056">
      <w:pPr>
        <w:pStyle w:val="Heading3"/>
      </w:pPr>
      <w:bookmarkStart w:id="8588" w:name="_Ref367715540"/>
      <w:bookmarkStart w:id="8589" w:name="_Toc368050575"/>
      <w:r w:rsidRPr="00E77497">
        <w:t xml:space="preserve">Static Semantics:  </w:t>
      </w:r>
      <w:r>
        <w:rPr>
          <w:lang w:eastAsia="en-US"/>
        </w:rPr>
        <w:t>IsConstantDeclaration</w:t>
      </w:r>
      <w:bookmarkEnd w:id="8588"/>
      <w:bookmarkEnd w:id="8589"/>
    </w:p>
    <w:p w:rsidR="00D30056" w:rsidRPr="00F742D3" w:rsidRDefault="00D30056" w:rsidP="00D30056">
      <w:pPr>
        <w:rPr>
          <w:ins w:id="8590" w:author="Rev 19 Allen Wirfs-Brock" w:date="2013-09-23T16:05:00Z"/>
        </w:rPr>
      </w:pPr>
      <w:ins w:id="8591" w:author="Rev 19 Allen Wirfs-Brock" w:date="2013-09-23T16:05:00Z">
        <w:r>
          <w:t xml:space="preserve">See also: </w:t>
        </w:r>
        <w:r>
          <w:fldChar w:fldCharType="begin"/>
        </w:r>
        <w:r>
          <w:instrText xml:space="preserve"> REF _Ref367715448 \r \h </w:instrText>
        </w:r>
      </w:ins>
      <w:ins w:id="8592" w:author="Rev 19 Allen Wirfs-Brock" w:date="2013-09-23T16:05:00Z">
        <w:r>
          <w:fldChar w:fldCharType="separate"/>
        </w:r>
      </w:ins>
      <w:ins w:id="8593" w:author="Rev 19 Allen Wirfs-Brock" w:date="2013-09-27T13:06:00Z">
        <w:r w:rsidR="00460CAC">
          <w:t>13.2.1.3</w:t>
        </w:r>
      </w:ins>
      <w:ins w:id="8594" w:author="Rev 19 Allen Wirfs-Brock" w:date="2013-09-23T16:05:00Z">
        <w:r>
          <w:fldChar w:fldCharType="end"/>
        </w:r>
        <w:r>
          <w:t xml:space="preserve">, </w:t>
        </w:r>
        <w:r>
          <w:fldChar w:fldCharType="begin"/>
        </w:r>
        <w:r>
          <w:instrText xml:space="preserve"> REF _Ref367715502 \r \h </w:instrText>
        </w:r>
      </w:ins>
      <w:ins w:id="8595" w:author="Rev 19 Allen Wirfs-Brock" w:date="2013-09-23T16:05:00Z">
        <w:r>
          <w:fldChar w:fldCharType="separate"/>
        </w:r>
      </w:ins>
      <w:ins w:id="8596" w:author="Rev 19 Allen Wirfs-Brock" w:date="2013-09-27T13:06:00Z">
        <w:r w:rsidR="00460CAC">
          <w:t>14.1.6</w:t>
        </w:r>
      </w:ins>
      <w:ins w:id="8597" w:author="Rev 19 Allen Wirfs-Brock" w:date="2013-09-23T16:05:00Z">
        <w:r>
          <w:fldChar w:fldCharType="end"/>
        </w:r>
        <w:r>
          <w:t xml:space="preserve">, </w:t>
        </w:r>
        <w:r>
          <w:fldChar w:fldCharType="begin"/>
        </w:r>
        <w:r>
          <w:instrText xml:space="preserve"> REF _Ref367715568 \r \h </w:instrText>
        </w:r>
      </w:ins>
      <w:ins w:id="8598" w:author="Rev 19 Allen Wirfs-Brock" w:date="2013-09-23T16:05:00Z">
        <w:r>
          <w:fldChar w:fldCharType="separate"/>
        </w:r>
      </w:ins>
      <w:ins w:id="8599" w:author="Rev 19 Allen Wirfs-Brock" w:date="2013-09-27T13:06:00Z">
        <w:r w:rsidR="00460CAC">
          <w:t>14.5.5</w:t>
        </w:r>
      </w:ins>
      <w:ins w:id="8600" w:author="Rev 19 Allen Wirfs-Brock" w:date="2013-09-23T16:05:00Z">
        <w:r>
          <w:fldChar w:fldCharType="end"/>
        </w:r>
        <w:r>
          <w:t>.</w:t>
        </w:r>
      </w:ins>
    </w:p>
    <w:p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rsidR="00636E38" w:rsidRPr="00E77497" w:rsidRDefault="00636E38" w:rsidP="00636E38">
      <w:pPr>
        <w:pStyle w:val="Alg4"/>
        <w:numPr>
          <w:ilvl w:val="0"/>
          <w:numId w:val="852"/>
        </w:numPr>
        <w:spacing w:after="220"/>
        <w:contextualSpacing/>
      </w:pPr>
      <w:r>
        <w:t xml:space="preserve">Return </w:t>
      </w:r>
      <w:r>
        <w:rPr>
          <w:b/>
        </w:rPr>
        <w:t>false</w:t>
      </w:r>
      <w:r w:rsidRPr="00E77497">
        <w:t>.</w:t>
      </w:r>
    </w:p>
    <w:p w:rsidR="00636E38" w:rsidRPr="00E77497" w:rsidRDefault="00636E38" w:rsidP="00D30056">
      <w:pPr>
        <w:pStyle w:val="Heading3"/>
      </w:pPr>
      <w:bookmarkStart w:id="8601" w:name="_Ref367708053"/>
      <w:bookmarkStart w:id="8602" w:name="_Toc368050576"/>
      <w:r w:rsidRPr="00E77497">
        <w:t xml:space="preserve">Static Semantics:  </w:t>
      </w:r>
      <w:r w:rsidRPr="00E77497">
        <w:rPr>
          <w:lang w:eastAsia="en-US"/>
        </w:rPr>
        <w:t>LexicallyDeclaredNames</w:t>
      </w:r>
      <w:bookmarkEnd w:id="8601"/>
      <w:bookmarkEnd w:id="8602"/>
    </w:p>
    <w:p w:rsidR="002B5C9A" w:rsidRPr="00F742D3" w:rsidRDefault="002B5C9A" w:rsidP="002B5C9A">
      <w:pPr>
        <w:rPr>
          <w:ins w:id="8603" w:author="Rev 19 Allen Wirfs-Brock" w:date="2013-09-23T14:03:00Z"/>
        </w:rPr>
      </w:pPr>
      <w:ins w:id="8604" w:author="Rev 19 Allen Wirfs-Brock" w:date="2013-09-23T14:03:00Z">
        <w:r>
          <w:t xml:space="preserve">See also: </w:t>
        </w:r>
        <w:r>
          <w:fldChar w:fldCharType="begin"/>
        </w:r>
        <w:r>
          <w:instrText xml:space="preserve"> REF _Ref367707791 \r \h </w:instrText>
        </w:r>
      </w:ins>
      <w:ins w:id="8605" w:author="Rev 19 Allen Wirfs-Brock" w:date="2013-09-23T14:03:00Z">
        <w:r>
          <w:fldChar w:fldCharType="separate"/>
        </w:r>
      </w:ins>
      <w:ins w:id="8606" w:author="Rev 19 Allen Wirfs-Brock" w:date="2013-09-27T13:06:00Z">
        <w:r w:rsidR="00460CAC">
          <w:t>13.1.3</w:t>
        </w:r>
      </w:ins>
      <w:ins w:id="8607" w:author="Rev 19 Allen Wirfs-Brock" w:date="2013-09-23T14:03:00Z">
        <w:r>
          <w:fldChar w:fldCharType="end"/>
        </w:r>
        <w:r>
          <w:t xml:space="preserve">, </w:t>
        </w:r>
        <w:r>
          <w:fldChar w:fldCharType="begin"/>
        </w:r>
        <w:r>
          <w:instrText xml:space="preserve"> REF _Ref367707886 \r \h </w:instrText>
        </w:r>
      </w:ins>
      <w:ins w:id="8608" w:author="Rev 19 Allen Wirfs-Brock" w:date="2013-09-23T14:03:00Z">
        <w:r>
          <w:fldChar w:fldCharType="separate"/>
        </w:r>
      </w:ins>
      <w:ins w:id="8609" w:author="Rev 19 Allen Wirfs-Brock" w:date="2013-09-27T13:06:00Z">
        <w:r w:rsidR="00460CAC">
          <w:t>13.11.3</w:t>
        </w:r>
      </w:ins>
      <w:ins w:id="8610" w:author="Rev 19 Allen Wirfs-Brock" w:date="2013-09-23T14:03:00Z">
        <w:r>
          <w:fldChar w:fldCharType="end"/>
        </w:r>
        <w:r>
          <w:t xml:space="preserve">, </w:t>
        </w:r>
        <w:r>
          <w:fldChar w:fldCharType="begin"/>
        </w:r>
        <w:r>
          <w:instrText xml:space="preserve"> REF _Ref367707965 \r \h </w:instrText>
        </w:r>
      </w:ins>
      <w:ins w:id="8611" w:author="Rev 19 Allen Wirfs-Brock" w:date="2013-09-23T14:03:00Z">
        <w:r>
          <w:fldChar w:fldCharType="separate"/>
        </w:r>
      </w:ins>
      <w:ins w:id="8612" w:author="Rev 19 Allen Wirfs-Brock" w:date="2013-09-27T13:06:00Z">
        <w:r w:rsidR="00460CAC">
          <w:t>14.1.9</w:t>
        </w:r>
      </w:ins>
      <w:ins w:id="8613" w:author="Rev 19 Allen Wirfs-Brock" w:date="2013-09-23T14:03:00Z">
        <w:r>
          <w:fldChar w:fldCharType="end"/>
        </w:r>
        <w:r>
          <w:t xml:space="preserve">, </w:t>
        </w:r>
        <w:r>
          <w:fldChar w:fldCharType="begin"/>
        </w:r>
        <w:r>
          <w:instrText xml:space="preserve"> REF _Ref367708006 \r \h </w:instrText>
        </w:r>
      </w:ins>
      <w:ins w:id="8614" w:author="Rev 19 Allen Wirfs-Brock" w:date="2013-09-23T14:03:00Z">
        <w:r>
          <w:fldChar w:fldCharType="separate"/>
        </w:r>
      </w:ins>
      <w:ins w:id="8615" w:author="Rev 19 Allen Wirfs-Brock" w:date="2013-09-27T13:06:00Z">
        <w:r w:rsidR="00460CAC">
          <w:t>14.2.7</w:t>
        </w:r>
      </w:ins>
      <w:ins w:id="8616" w:author="Rev 19 Allen Wirfs-Brock" w:date="2013-09-23T14:03:00Z">
        <w:r>
          <w:fldChar w:fldCharType="end"/>
        </w:r>
        <w:r>
          <w:t xml:space="preserve">, </w:t>
        </w:r>
        <w:r>
          <w:fldChar w:fldCharType="begin"/>
        </w:r>
        <w:r>
          <w:instrText xml:space="preserve"> REF _Ref367708091 \r \h </w:instrText>
        </w:r>
      </w:ins>
      <w:ins w:id="8617" w:author="Rev 19 Allen Wirfs-Brock" w:date="2013-09-23T14:03:00Z">
        <w:r>
          <w:fldChar w:fldCharType="separate"/>
        </w:r>
      </w:ins>
      <w:ins w:id="8618" w:author="Rev 19 Allen Wirfs-Brock" w:date="2013-09-27T13:06:00Z">
        <w:r w:rsidR="00460CAC">
          <w:t>14.5.7</w:t>
        </w:r>
      </w:ins>
      <w:ins w:id="8619" w:author="Rev 19 Allen Wirfs-Brock" w:date="2013-09-23T14:03:00Z">
        <w:r>
          <w:fldChar w:fldCharType="end"/>
        </w:r>
        <w:r>
          <w:t xml:space="preserve">, </w:t>
        </w:r>
        <w:r>
          <w:fldChar w:fldCharType="begin"/>
        </w:r>
        <w:r>
          <w:instrText xml:space="preserve"> REF _Ref367708152 \r \h </w:instrText>
        </w:r>
      </w:ins>
      <w:ins w:id="8620" w:author="Rev 19 Allen Wirfs-Brock" w:date="2013-09-23T14:03:00Z">
        <w:r>
          <w:fldChar w:fldCharType="separate"/>
        </w:r>
      </w:ins>
      <w:ins w:id="8621" w:author="Rev 19 Allen Wirfs-Brock" w:date="2013-09-27T13:06:00Z">
        <w:r w:rsidR="00460CAC">
          <w:t>15.1.0.3</w:t>
        </w:r>
      </w:ins>
      <w:ins w:id="8622" w:author="Rev 19 Allen Wirfs-Brock" w:date="2013-09-23T14:03:00Z">
        <w:r>
          <w:fldChar w:fldCharType="end"/>
        </w:r>
        <w:r>
          <w:t xml:space="preserve">, </w:t>
        </w:r>
        <w:r>
          <w:fldChar w:fldCharType="begin"/>
        </w:r>
        <w:r>
          <w:instrText xml:space="preserve"> REF _Ref367708185 \r \h </w:instrText>
        </w:r>
      </w:ins>
      <w:ins w:id="8623" w:author="Rev 19 Allen Wirfs-Brock" w:date="2013-09-23T14:03:00Z">
        <w:r>
          <w:fldChar w:fldCharType="separate"/>
        </w:r>
      </w:ins>
      <w:ins w:id="8624" w:author="Rev 19 Allen Wirfs-Brock" w:date="2013-09-27T13:06:00Z">
        <w:r w:rsidR="00460CAC">
          <w:t>15.2.3</w:t>
        </w:r>
      </w:ins>
      <w:ins w:id="8625" w:author="Rev 19 Allen Wirfs-Brock" w:date="2013-09-23T14:03:00Z">
        <w:r>
          <w:fldChar w:fldCharType="end"/>
        </w:r>
        <w:r>
          <w:t>.</w:t>
        </w:r>
      </w:ins>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rsidR="00866C9F" w:rsidRPr="00E77497" w:rsidRDefault="00866C9F" w:rsidP="00D30056">
      <w:pPr>
        <w:pStyle w:val="Heading3"/>
      </w:pPr>
      <w:bookmarkStart w:id="8626" w:name="_Ref366744682"/>
      <w:bookmarkStart w:id="8627" w:name="_Toc368050577"/>
      <w:r w:rsidRPr="00E77497">
        <w:t xml:space="preserve">Static Semantics:  </w:t>
      </w:r>
      <w:r w:rsidRPr="00C05BBA">
        <w:rPr>
          <w:rStyle w:val="bnf"/>
          <w:rFonts w:ascii="Arial" w:hAnsi="Arial" w:cs="Arial"/>
          <w:i w:val="0"/>
        </w:rPr>
        <w:t>PropName</w:t>
      </w:r>
      <w:bookmarkEnd w:id="8626"/>
      <w:bookmarkEnd w:id="8627"/>
    </w:p>
    <w:p w:rsidR="00E23611" w:rsidRPr="00E23611" w:rsidRDefault="00E23611" w:rsidP="00E23611">
      <w:pPr>
        <w:rPr>
          <w:ins w:id="8628" w:author="Rev 19 Allen Wirfs-Brock" w:date="2013-09-12T10:25:00Z"/>
        </w:rPr>
      </w:pPr>
      <w:ins w:id="8629" w:author="Rev 19 Allen Wirfs-Brock" w:date="2013-09-12T10:25:00Z">
        <w:r>
          <w:rPr>
            <w:b/>
          </w:rPr>
          <w:t>See also:</w:t>
        </w:r>
        <w:r>
          <w:t xml:space="preserve"> </w:t>
        </w:r>
        <w:r>
          <w:fldChar w:fldCharType="begin"/>
        </w:r>
        <w:r>
          <w:instrText xml:space="preserve"> REF _Ref366744593 \r \h </w:instrText>
        </w:r>
      </w:ins>
      <w:ins w:id="8630" w:author="Rev 19 Allen Wirfs-Brock" w:date="2013-09-12T10:25:00Z">
        <w:r>
          <w:fldChar w:fldCharType="separate"/>
        </w:r>
      </w:ins>
      <w:ins w:id="8631" w:author="Rev 19 Allen Wirfs-Brock" w:date="2013-09-27T13:06:00Z">
        <w:r w:rsidR="00460CAC">
          <w:t>12.1.5.4</w:t>
        </w:r>
      </w:ins>
      <w:ins w:id="8632" w:author="Rev 19 Allen Wirfs-Brock" w:date="2013-09-12T10:25:00Z">
        <w:r>
          <w:fldChar w:fldCharType="end"/>
        </w:r>
        <w:r>
          <w:t xml:space="preserve">, </w:t>
        </w:r>
        <w:r>
          <w:fldChar w:fldCharType="begin"/>
        </w:r>
        <w:r>
          <w:instrText xml:space="preserve"> REF _Ref366744641 \r \h </w:instrText>
        </w:r>
      </w:ins>
      <w:ins w:id="8633" w:author="Rev 19 Allen Wirfs-Brock" w:date="2013-09-12T10:25:00Z">
        <w:r>
          <w:fldChar w:fldCharType="separate"/>
        </w:r>
      </w:ins>
      <w:ins w:id="8634" w:author="Rev 19 Allen Wirfs-Brock" w:date="2013-09-27T13:06:00Z">
        <w:r w:rsidR="00460CAC">
          <w:t>14.3.4</w:t>
        </w:r>
      </w:ins>
      <w:ins w:id="8635" w:author="Rev 19 Allen Wirfs-Brock" w:date="2013-09-12T10:25:00Z">
        <w:r>
          <w:fldChar w:fldCharType="end"/>
        </w:r>
        <w:r>
          <w:t xml:space="preserve">, </w:t>
        </w:r>
        <w:r>
          <w:fldChar w:fldCharType="begin"/>
        </w:r>
        <w:r>
          <w:instrText xml:space="preserve"> REF _Ref366744732 \r \h </w:instrText>
        </w:r>
      </w:ins>
      <w:ins w:id="8636" w:author="Rev 19 Allen Wirfs-Brock" w:date="2013-09-12T10:25:00Z">
        <w:r>
          <w:fldChar w:fldCharType="separate"/>
        </w:r>
      </w:ins>
      <w:ins w:id="8637" w:author="Rev 19 Allen Wirfs-Brock" w:date="2013-09-27T13:06:00Z">
        <w:r w:rsidR="00460CAC">
          <w:t>14.5.10</w:t>
        </w:r>
      </w:ins>
      <w:ins w:id="8638" w:author="Rev 19 Allen Wirfs-Brock" w:date="2013-09-12T10:25:00Z">
        <w:r>
          <w:fldChar w:fldCharType="end"/>
        </w:r>
        <w:r>
          <w:t xml:space="preserve"> </w:t>
        </w:r>
      </w:ins>
    </w:p>
    <w:p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ins w:id="8639" w:author="Rev 19 Allen Wirfs-Brock" w:date="2013-09-26T18:45:00Z">
        <w:r w:rsidR="009A4D9F" w:rsidRPr="009A4D9F">
          <w:rPr>
            <w:rFonts w:ascii="Times New Roman" w:eastAsia="Times New Roman" w:hAnsi="Times New Roman"/>
            <w:i/>
            <w:lang w:eastAsia="en-US"/>
          </w:rPr>
          <w:t>Strict</w:t>
        </w:r>
      </w:ins>
      <w:del w:id="8640" w:author="Rev 19 Allen Wirfs-Brock" w:date="2013-09-26T18:45:00Z">
        <w:r w:rsidRPr="00B820AB" w:rsidDel="009A4D9F">
          <w:rPr>
            <w:rFonts w:ascii="Courier New" w:hAnsi="Courier New" w:cs="Courier New"/>
            <w:b/>
            <w:iCs/>
          </w:rPr>
          <w:delText xml:space="preserve"> </w:delText>
        </w:r>
      </w:del>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476E7D" w:rsidRPr="00E77497" w:rsidRDefault="00476E7D" w:rsidP="009A4D9F">
      <w:pPr>
        <w:pStyle w:val="Heading3"/>
      </w:pPr>
      <w:bookmarkStart w:id="8641" w:name="_Ref368036663"/>
      <w:bookmarkStart w:id="8642" w:name="_Toc368050578"/>
      <w:r w:rsidRPr="00E77497">
        <w:t xml:space="preserve">Static Semantics:  </w:t>
      </w:r>
      <w:r w:rsidRPr="009A4D9F">
        <w:rPr>
          <w:rStyle w:val="bnf"/>
          <w:rFonts w:ascii="Arial" w:hAnsi="Arial" w:cs="Arial"/>
          <w:i w:val="0"/>
        </w:rPr>
        <w:t>ReferencesSuper</w:t>
      </w:r>
      <w:bookmarkEnd w:id="8641"/>
      <w:bookmarkEnd w:id="8642"/>
    </w:p>
    <w:p w:rsidR="00902612" w:rsidRPr="00F742D3" w:rsidRDefault="00902612" w:rsidP="00902612">
      <w:pPr>
        <w:tabs>
          <w:tab w:val="left" w:pos="3586"/>
        </w:tabs>
        <w:rPr>
          <w:ins w:id="8643" w:author="Rev 19 Allen Wirfs-Brock" w:date="2013-09-27T09:15:00Z"/>
        </w:rPr>
      </w:pPr>
      <w:ins w:id="8644" w:author="Rev 19 Allen Wirfs-Brock" w:date="2013-09-27T09:15:00Z">
        <w:r>
          <w:t xml:space="preserve">See also: </w:t>
        </w:r>
      </w:ins>
      <w:ins w:id="8645" w:author="Rev 19 Allen Wirfs-Brock" w:date="2013-09-27T09:16:00Z">
        <w:r>
          <w:fldChar w:fldCharType="begin"/>
        </w:r>
        <w:r>
          <w:instrText xml:space="preserve"> REF _Ref368036729 \r \h </w:instrText>
        </w:r>
      </w:ins>
      <w:r>
        <w:fldChar w:fldCharType="separate"/>
      </w:r>
      <w:ins w:id="8646" w:author="Rev 19 Allen Wirfs-Brock" w:date="2013-09-27T13:06:00Z">
        <w:r w:rsidR="00460CAC">
          <w:t>14.3.5</w:t>
        </w:r>
      </w:ins>
      <w:ins w:id="8647" w:author="Rev 19 Allen Wirfs-Brock" w:date="2013-09-27T09:16:00Z">
        <w:r>
          <w:fldChar w:fldCharType="end"/>
        </w:r>
      </w:ins>
      <w:ins w:id="8648" w:author="Rev 19 Allen Wirfs-Brock" w:date="2013-09-27T09:15:00Z">
        <w:r>
          <w:t>.</w:t>
        </w:r>
      </w:ins>
    </w:p>
    <w:p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ins w:id="8649" w:author="Rev 19 Allen Wirfs-Brock" w:date="2013-09-26T18:44:00Z">
        <w:r w:rsidR="009A4D9F">
          <w:t>Strict</w:t>
        </w:r>
      </w:ins>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rsidR="00476E7D" w:rsidRDefault="00476E7D" w:rsidP="00476E7D">
      <w:pPr>
        <w:pStyle w:val="Alg4"/>
        <w:numPr>
          <w:ilvl w:val="0"/>
          <w:numId w:val="1406"/>
        </w:numPr>
        <w:spacing w:after="220"/>
        <w:contextualSpacing/>
      </w:pPr>
      <w:r>
        <w:t xml:space="preserve">If </w:t>
      </w:r>
      <w:ins w:id="8650" w:author="Rev 19 Allen Wirfs-Brock" w:date="2013-09-26T18:45:00Z">
        <w:r w:rsidR="00253CB6" w:rsidRPr="00253CB6">
          <w:rPr>
            <w:i/>
          </w:rPr>
          <w:t>Strict</w:t>
        </w:r>
      </w:ins>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rsidR="00636E38" w:rsidRPr="00E77497" w:rsidRDefault="00636E38" w:rsidP="006A78DC">
      <w:pPr>
        <w:pStyle w:val="Heading3"/>
      </w:pPr>
      <w:bookmarkStart w:id="8651" w:name="_Ref367706057"/>
      <w:bookmarkStart w:id="8652" w:name="_Toc368050579"/>
      <w:r w:rsidRPr="00E77497">
        <w:lastRenderedPageBreak/>
        <w:t xml:space="preserve">Static Semantics:  </w:t>
      </w:r>
      <w:r w:rsidRPr="00E77497">
        <w:rPr>
          <w:lang w:eastAsia="en-US"/>
        </w:rPr>
        <w:t>VarDeclaredNames</w:t>
      </w:r>
      <w:bookmarkEnd w:id="8651"/>
      <w:bookmarkEnd w:id="8652"/>
    </w:p>
    <w:p w:rsidR="002E137C" w:rsidRPr="00F742D3" w:rsidRDefault="002E137C" w:rsidP="002E137C">
      <w:pPr>
        <w:rPr>
          <w:ins w:id="8653" w:author="Rev 19 Allen Wirfs-Brock" w:date="2013-09-23T13:32:00Z"/>
        </w:rPr>
      </w:pPr>
      <w:ins w:id="8654" w:author="Rev 19 Allen Wirfs-Brock" w:date="2013-09-23T13:32:00Z">
        <w:r>
          <w:t xml:space="preserve">See also: </w:t>
        </w:r>
        <w:r>
          <w:fldChar w:fldCharType="begin"/>
        </w:r>
        <w:r>
          <w:instrText xml:space="preserve"> REF _Ref367705708 \r \h </w:instrText>
        </w:r>
      </w:ins>
      <w:ins w:id="8655" w:author="Rev 19 Allen Wirfs-Brock" w:date="2013-09-23T13:32:00Z">
        <w:r>
          <w:fldChar w:fldCharType="separate"/>
        </w:r>
      </w:ins>
      <w:ins w:id="8656" w:author="Rev 19 Allen Wirfs-Brock" w:date="2013-09-27T13:06:00Z">
        <w:r w:rsidR="00460CAC">
          <w:t>13.0.1</w:t>
        </w:r>
      </w:ins>
      <w:ins w:id="8657" w:author="Rev 19 Allen Wirfs-Brock" w:date="2013-09-23T13:32:00Z">
        <w:r>
          <w:fldChar w:fldCharType="end"/>
        </w:r>
        <w:r>
          <w:t xml:space="preserve">, </w:t>
        </w:r>
        <w:r>
          <w:fldChar w:fldCharType="begin"/>
        </w:r>
        <w:r>
          <w:instrText xml:space="preserve"> REF _Ref367705688 \r \h </w:instrText>
        </w:r>
      </w:ins>
      <w:ins w:id="8658" w:author="Rev 19 Allen Wirfs-Brock" w:date="2013-09-23T13:32:00Z">
        <w:r>
          <w:fldChar w:fldCharType="separate"/>
        </w:r>
      </w:ins>
      <w:ins w:id="8659" w:author="Rev 19 Allen Wirfs-Brock" w:date="2013-09-27T13:06:00Z">
        <w:r w:rsidR="00460CAC">
          <w:t>13.1.8</w:t>
        </w:r>
      </w:ins>
      <w:ins w:id="8660" w:author="Rev 19 Allen Wirfs-Brock" w:date="2013-09-23T13:32:00Z">
        <w:r>
          <w:fldChar w:fldCharType="end"/>
        </w:r>
        <w:r>
          <w:t xml:space="preserve">, </w:t>
        </w:r>
        <w:r>
          <w:fldChar w:fldCharType="begin"/>
        </w:r>
        <w:r>
          <w:instrText xml:space="preserve"> REF _Ref367705747 \r \h </w:instrText>
        </w:r>
      </w:ins>
      <w:ins w:id="8661" w:author="Rev 19 Allen Wirfs-Brock" w:date="2013-09-23T13:32:00Z">
        <w:r>
          <w:fldChar w:fldCharType="separate"/>
        </w:r>
      </w:ins>
      <w:ins w:id="8662" w:author="Rev 19 Allen Wirfs-Brock" w:date="2013-09-27T13:06:00Z">
        <w:r w:rsidR="00460CAC">
          <w:t>13.5.1</w:t>
        </w:r>
      </w:ins>
      <w:ins w:id="8663" w:author="Rev 19 Allen Wirfs-Brock" w:date="2013-09-23T13:32:00Z">
        <w:r>
          <w:fldChar w:fldCharType="end"/>
        </w:r>
        <w:r>
          <w:t xml:space="preserve">, </w:t>
        </w:r>
        <w:r>
          <w:fldChar w:fldCharType="begin"/>
        </w:r>
        <w:r>
          <w:instrText xml:space="preserve"> REF _Ref367705814 \r \h </w:instrText>
        </w:r>
      </w:ins>
      <w:ins w:id="8664" w:author="Rev 19 Allen Wirfs-Brock" w:date="2013-09-23T13:32:00Z">
        <w:r>
          <w:fldChar w:fldCharType="separate"/>
        </w:r>
      </w:ins>
      <w:ins w:id="8665" w:author="Rev 19 Allen Wirfs-Brock" w:date="2013-09-27T13:06:00Z">
        <w:r w:rsidR="00460CAC">
          <w:t>13.6.1.1</w:t>
        </w:r>
      </w:ins>
      <w:ins w:id="8666" w:author="Rev 19 Allen Wirfs-Brock" w:date="2013-09-23T13:32:00Z">
        <w:r>
          <w:fldChar w:fldCharType="end"/>
        </w:r>
        <w:r>
          <w:t xml:space="preserve">, </w:t>
        </w:r>
        <w:r>
          <w:fldChar w:fldCharType="begin"/>
        </w:r>
        <w:r>
          <w:instrText xml:space="preserve"> REF _Ref367705839 \r \h </w:instrText>
        </w:r>
      </w:ins>
      <w:ins w:id="8667" w:author="Rev 19 Allen Wirfs-Brock" w:date="2013-09-23T13:32:00Z">
        <w:r>
          <w:fldChar w:fldCharType="separate"/>
        </w:r>
      </w:ins>
      <w:ins w:id="8668" w:author="Rev 19 Allen Wirfs-Brock" w:date="2013-09-27T13:06:00Z">
        <w:r w:rsidR="00460CAC">
          <w:t>13.6.2.1</w:t>
        </w:r>
      </w:ins>
      <w:ins w:id="8669" w:author="Rev 19 Allen Wirfs-Brock" w:date="2013-09-23T13:32:00Z">
        <w:r>
          <w:fldChar w:fldCharType="end"/>
        </w:r>
        <w:r>
          <w:t xml:space="preserve">, </w:t>
        </w:r>
        <w:r>
          <w:fldChar w:fldCharType="begin"/>
        </w:r>
        <w:r>
          <w:instrText xml:space="preserve"> REF _Ref367705856 \r \h </w:instrText>
        </w:r>
      </w:ins>
      <w:ins w:id="8670" w:author="Rev 19 Allen Wirfs-Brock" w:date="2013-09-23T13:32:00Z">
        <w:r>
          <w:fldChar w:fldCharType="separate"/>
        </w:r>
      </w:ins>
      <w:ins w:id="8671" w:author="Rev 19 Allen Wirfs-Brock" w:date="2013-09-27T13:06:00Z">
        <w:r w:rsidR="00460CAC">
          <w:t>13.6.3.1</w:t>
        </w:r>
      </w:ins>
      <w:ins w:id="8672" w:author="Rev 19 Allen Wirfs-Brock" w:date="2013-09-23T13:32:00Z">
        <w:r>
          <w:fldChar w:fldCharType="end"/>
        </w:r>
        <w:r>
          <w:t xml:space="preserve">, </w:t>
        </w:r>
        <w:r>
          <w:fldChar w:fldCharType="begin"/>
        </w:r>
        <w:r>
          <w:instrText xml:space="preserve"> REF _Ref367705878 \r \h </w:instrText>
        </w:r>
      </w:ins>
      <w:ins w:id="8673" w:author="Rev 19 Allen Wirfs-Brock" w:date="2013-09-23T13:32:00Z">
        <w:r>
          <w:fldChar w:fldCharType="separate"/>
        </w:r>
      </w:ins>
      <w:ins w:id="8674" w:author="Rev 19 Allen Wirfs-Brock" w:date="2013-09-27T13:06:00Z">
        <w:r w:rsidR="00460CAC">
          <w:t>13.6.4.3</w:t>
        </w:r>
      </w:ins>
      <w:ins w:id="8675" w:author="Rev 19 Allen Wirfs-Brock" w:date="2013-09-23T13:32:00Z">
        <w:r>
          <w:fldChar w:fldCharType="end"/>
        </w:r>
        <w:r>
          <w:t xml:space="preserve">, </w:t>
        </w:r>
        <w:r>
          <w:fldChar w:fldCharType="begin"/>
        </w:r>
        <w:r>
          <w:instrText xml:space="preserve"> REF _Ref367705897 \r \h </w:instrText>
        </w:r>
      </w:ins>
      <w:ins w:id="8676" w:author="Rev 19 Allen Wirfs-Brock" w:date="2013-09-23T13:32:00Z">
        <w:r>
          <w:fldChar w:fldCharType="separate"/>
        </w:r>
      </w:ins>
      <w:ins w:id="8677" w:author="Rev 19 Allen Wirfs-Brock" w:date="2013-09-27T13:06:00Z">
        <w:r w:rsidR="00460CAC">
          <w:t>13.10.2</w:t>
        </w:r>
      </w:ins>
      <w:ins w:id="8678" w:author="Rev 19 Allen Wirfs-Brock" w:date="2013-09-23T13:32:00Z">
        <w:r>
          <w:fldChar w:fldCharType="end"/>
        </w:r>
        <w:r>
          <w:t xml:space="preserve">, </w:t>
        </w:r>
        <w:r>
          <w:fldChar w:fldCharType="begin"/>
        </w:r>
        <w:r>
          <w:instrText xml:space="preserve"> REF _Ref367705925 \r \h </w:instrText>
        </w:r>
      </w:ins>
      <w:ins w:id="8679" w:author="Rev 19 Allen Wirfs-Brock" w:date="2013-09-23T13:32:00Z">
        <w:r>
          <w:fldChar w:fldCharType="separate"/>
        </w:r>
      </w:ins>
      <w:ins w:id="8680" w:author="Rev 19 Allen Wirfs-Brock" w:date="2013-09-27T13:06:00Z">
        <w:r w:rsidR="00460CAC">
          <w:t>13.11.4</w:t>
        </w:r>
      </w:ins>
      <w:ins w:id="8681" w:author="Rev 19 Allen Wirfs-Brock" w:date="2013-09-23T13:32:00Z">
        <w:r>
          <w:fldChar w:fldCharType="end"/>
        </w:r>
        <w:r>
          <w:t xml:space="preserve">, </w:t>
        </w:r>
        <w:r>
          <w:fldChar w:fldCharType="begin"/>
        </w:r>
        <w:r>
          <w:instrText xml:space="preserve"> REF _Ref367705949 \r \h </w:instrText>
        </w:r>
      </w:ins>
      <w:ins w:id="8682" w:author="Rev 19 Allen Wirfs-Brock" w:date="2013-09-23T13:32:00Z">
        <w:r>
          <w:fldChar w:fldCharType="separate"/>
        </w:r>
      </w:ins>
      <w:ins w:id="8683" w:author="Rev 19 Allen Wirfs-Brock" w:date="2013-09-27T13:06:00Z">
        <w:r w:rsidR="00460CAC">
          <w:t>13.12.2</w:t>
        </w:r>
      </w:ins>
      <w:ins w:id="8684" w:author="Rev 19 Allen Wirfs-Brock" w:date="2013-09-23T13:32:00Z">
        <w:r>
          <w:fldChar w:fldCharType="end"/>
        </w:r>
        <w:r>
          <w:t xml:space="preserve">, </w:t>
        </w:r>
        <w:r>
          <w:fldChar w:fldCharType="begin"/>
        </w:r>
        <w:r>
          <w:instrText xml:space="preserve"> REF _Ref367705968 \r \h </w:instrText>
        </w:r>
      </w:ins>
      <w:ins w:id="8685" w:author="Rev 19 Allen Wirfs-Brock" w:date="2013-09-23T13:32:00Z">
        <w:r>
          <w:fldChar w:fldCharType="separate"/>
        </w:r>
      </w:ins>
      <w:ins w:id="8686" w:author="Rev 19 Allen Wirfs-Brock" w:date="2013-09-27T13:06:00Z">
        <w:r w:rsidR="00460CAC">
          <w:t>13.14.2</w:t>
        </w:r>
      </w:ins>
      <w:ins w:id="8687" w:author="Rev 19 Allen Wirfs-Brock" w:date="2013-09-23T13:32:00Z">
        <w:r>
          <w:fldChar w:fldCharType="end"/>
        </w:r>
        <w:r>
          <w:t xml:space="preserve">, </w:t>
        </w:r>
        <w:r>
          <w:fldChar w:fldCharType="begin"/>
        </w:r>
        <w:r>
          <w:instrText xml:space="preserve"> REF _Ref367705999 \r \h </w:instrText>
        </w:r>
      </w:ins>
      <w:ins w:id="8688" w:author="Rev 19 Allen Wirfs-Brock" w:date="2013-09-23T13:32:00Z">
        <w:r>
          <w:fldChar w:fldCharType="separate"/>
        </w:r>
      </w:ins>
      <w:ins w:id="8689" w:author="Rev 19 Allen Wirfs-Brock" w:date="2013-09-27T13:06:00Z">
        <w:r w:rsidR="00460CAC">
          <w:t>14.1.10</w:t>
        </w:r>
      </w:ins>
      <w:ins w:id="8690" w:author="Rev 19 Allen Wirfs-Brock" w:date="2013-09-23T13:32:00Z">
        <w:r>
          <w:fldChar w:fldCharType="end"/>
        </w:r>
        <w:r>
          <w:t xml:space="preserve">, </w:t>
        </w:r>
        <w:r>
          <w:fldChar w:fldCharType="begin"/>
        </w:r>
        <w:r>
          <w:instrText xml:space="preserve"> REF _Ref367706084 \r \h </w:instrText>
        </w:r>
      </w:ins>
      <w:ins w:id="8691" w:author="Rev 19 Allen Wirfs-Brock" w:date="2013-09-23T13:32:00Z">
        <w:r>
          <w:fldChar w:fldCharType="separate"/>
        </w:r>
      </w:ins>
      <w:ins w:id="8692" w:author="Rev 19 Allen Wirfs-Brock" w:date="2013-09-27T13:06:00Z">
        <w:r w:rsidR="00460CAC">
          <w:t>14.5.13</w:t>
        </w:r>
      </w:ins>
      <w:ins w:id="8693" w:author="Rev 19 Allen Wirfs-Brock" w:date="2013-09-23T13:32:00Z">
        <w:r>
          <w:fldChar w:fldCharType="end"/>
        </w:r>
        <w:r>
          <w:t xml:space="preserve">, </w:t>
        </w:r>
        <w:r>
          <w:fldChar w:fldCharType="begin"/>
        </w:r>
        <w:r>
          <w:instrText xml:space="preserve"> REF _Ref367706111 \r \h </w:instrText>
        </w:r>
      </w:ins>
      <w:ins w:id="8694" w:author="Rev 19 Allen Wirfs-Brock" w:date="2013-09-23T13:32:00Z">
        <w:r>
          <w:fldChar w:fldCharType="separate"/>
        </w:r>
      </w:ins>
      <w:ins w:id="8695" w:author="Rev 19 Allen Wirfs-Brock" w:date="2013-09-27T13:06:00Z">
        <w:r w:rsidR="00460CAC">
          <w:t>15.1.0.5</w:t>
        </w:r>
      </w:ins>
      <w:ins w:id="8696" w:author="Rev 19 Allen Wirfs-Brock" w:date="2013-09-23T13:32:00Z">
        <w:r>
          <w:fldChar w:fldCharType="end"/>
        </w:r>
        <w:r>
          <w:t xml:space="preserve">, </w:t>
        </w:r>
        <w:r>
          <w:fldChar w:fldCharType="begin"/>
        </w:r>
        <w:r>
          <w:instrText xml:space="preserve"> REF _Ref367706146 \r \h </w:instrText>
        </w:r>
      </w:ins>
      <w:ins w:id="8697" w:author="Rev 19 Allen Wirfs-Brock" w:date="2013-09-23T13:32:00Z">
        <w:r>
          <w:fldChar w:fldCharType="separate"/>
        </w:r>
      </w:ins>
      <w:ins w:id="8698" w:author="Rev 19 Allen Wirfs-Brock" w:date="2013-09-27T13:06:00Z">
        <w:r w:rsidR="00460CAC">
          <w:t>15.2.5</w:t>
        </w:r>
      </w:ins>
      <w:ins w:id="8699" w:author="Rev 19 Allen Wirfs-Brock" w:date="2013-09-23T13:32:00Z">
        <w:r>
          <w:fldChar w:fldCharType="end"/>
        </w:r>
        <w:r>
          <w:t>.</w:t>
        </w:r>
      </w:ins>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4"/>
        </w:numPr>
        <w:spacing w:after="220"/>
        <w:contextualSpacing/>
      </w:pPr>
      <w:r w:rsidRPr="00E77497">
        <w:t>Return an empty List.</w:t>
      </w:r>
    </w:p>
    <w:p w:rsidR="00636E38" w:rsidRPr="00E77497" w:rsidDel="001E120D" w:rsidRDefault="00636E38" w:rsidP="006A78DC">
      <w:pPr>
        <w:pStyle w:val="Heading3"/>
        <w:rPr>
          <w:del w:id="8700" w:author="Rev 19 Allen Wirfs-Brock" w:date="2013-09-11T19:11:00Z"/>
        </w:rPr>
      </w:pPr>
      <w:del w:id="8701" w:author="Rev 19 Allen Wirfs-Brock" w:date="2013-09-11T19:11:00Z">
        <w:r w:rsidRPr="00E77497" w:rsidDel="001E120D">
          <w:delText>Runtime Semantics</w:delText>
        </w:r>
        <w:bookmarkStart w:id="8702" w:name="_Toc368034580"/>
        <w:bookmarkStart w:id="8703" w:name="_Toc368049803"/>
        <w:bookmarkStart w:id="8704" w:name="_Toc368050580"/>
        <w:bookmarkEnd w:id="8702"/>
        <w:bookmarkEnd w:id="8703"/>
        <w:bookmarkEnd w:id="8704"/>
      </w:del>
    </w:p>
    <w:p w:rsidR="00C27B0A" w:rsidDel="00902612" w:rsidRDefault="00C27B0A" w:rsidP="006A78DC">
      <w:pPr>
        <w:pStyle w:val="Heading3"/>
        <w:rPr>
          <w:del w:id="8705" w:author="Rev 19 Allen Wirfs-Brock" w:date="2013-09-27T09:14:00Z"/>
        </w:rPr>
      </w:pPr>
      <w:moveFromRangeStart w:id="8706" w:author="Rev 19 Allen Wirfs-Brock" w:date="2013-09-11T19:11:00Z" w:name="move366690002"/>
      <w:moveFrom w:id="8707" w:author="Rev 19 Allen Wirfs-Brock" w:date="2013-09-11T19:11:00Z">
        <w:del w:id="8708" w:author="Rev 19 Allen Wirfs-Brock" w:date="2013-09-27T09:14:00Z">
          <w:r w:rsidDel="00902612">
            <w:delText>NOTE:</w:delText>
          </w:r>
          <w:r w:rsidDel="00902612">
            <w:tab/>
            <w:delText xml:space="preserve">Abstract operations relating to generator objects are defined in </w:delText>
          </w:r>
          <w:r w:rsidR="002021D1" w:rsidDel="00902612">
            <w:fldChar w:fldCharType="begin"/>
          </w:r>
          <w:r w:rsidR="002021D1" w:rsidDel="00902612">
            <w:delInstrText xml:space="preserve"> REF _Ref359327247 \r \h </w:delInstrText>
          </w:r>
        </w:del>
      </w:moveFrom>
      <w:del w:id="8709" w:author="Rev 19 Allen Wirfs-Brock" w:date="2013-09-11T19:11:00Z"/>
      <w:moveFrom w:id="8710" w:author="Rev 19 Allen Wirfs-Brock" w:date="2013-09-11T19:11:00Z">
        <w:del w:id="8711" w:author="Rev 19 Allen Wirfs-Brock" w:date="2013-09-27T09:14:00Z">
          <w:r w:rsidR="002021D1" w:rsidDel="00902612">
            <w:fldChar w:fldCharType="separate"/>
          </w:r>
          <w:r w:rsidR="00083CEC" w:rsidDel="00902612">
            <w:delText>25.4.3</w:delText>
          </w:r>
          <w:r w:rsidR="002021D1" w:rsidDel="00902612">
            <w:fldChar w:fldCharType="end"/>
          </w:r>
          <w:r w:rsidDel="00902612">
            <w:delText>.</w:delText>
          </w:r>
        </w:del>
      </w:moveFrom>
      <w:bookmarkStart w:id="8712" w:name="_Toc368049804"/>
      <w:bookmarkStart w:id="8713" w:name="_Toc368050581"/>
      <w:bookmarkEnd w:id="8712"/>
      <w:bookmarkEnd w:id="8713"/>
    </w:p>
    <w:p w:rsidR="00A37512" w:rsidRPr="00E77497" w:rsidRDefault="00A37512" w:rsidP="006A78DC">
      <w:pPr>
        <w:pStyle w:val="Heading3"/>
      </w:pPr>
      <w:bookmarkStart w:id="8714" w:name="_Ref368036428"/>
      <w:bookmarkStart w:id="8715" w:name="_Toc368050582"/>
      <w:moveFromRangeEnd w:id="8706"/>
      <w:r w:rsidRPr="00675B74">
        <w:t>Runtime Semantics</w:t>
      </w:r>
      <w:r w:rsidR="00732D6D">
        <w:t>:</w:t>
      </w:r>
      <w:r>
        <w:t xml:space="preserve"> Evaluate</w:t>
      </w:r>
      <w:r>
        <w:rPr>
          <w:spacing w:val="6"/>
        </w:rPr>
        <w:t>Body</w:t>
      </w:r>
      <w:bookmarkEnd w:id="8714"/>
      <w:bookmarkEnd w:id="8715"/>
    </w:p>
    <w:p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rsidR="00902612" w:rsidRPr="00F742D3" w:rsidRDefault="00902612" w:rsidP="00902612">
      <w:pPr>
        <w:tabs>
          <w:tab w:val="left" w:pos="3586"/>
        </w:tabs>
        <w:rPr>
          <w:ins w:id="8716" w:author="Rev 19 Allen Wirfs-Brock" w:date="2013-09-27T09:12:00Z"/>
        </w:rPr>
      </w:pPr>
      <w:ins w:id="8717" w:author="Rev 19 Allen Wirfs-Brock" w:date="2013-09-27T09:12:00Z">
        <w:r>
          <w:t xml:space="preserve">See also: </w:t>
        </w:r>
        <w:r>
          <w:fldChar w:fldCharType="begin"/>
        </w:r>
        <w:r>
          <w:instrText xml:space="preserve"> REF _Ref368036366 \r \h </w:instrText>
        </w:r>
        <w:r>
          <w:fldChar w:fldCharType="separate"/>
        </w:r>
      </w:ins>
      <w:ins w:id="8718" w:author="Rev 19 Allen Wirfs-Brock" w:date="2013-09-27T13:06:00Z">
        <w:r w:rsidR="00460CAC">
          <w:t>14.1.12</w:t>
        </w:r>
      </w:ins>
      <w:ins w:id="8719" w:author="Rev 19 Allen Wirfs-Brock" w:date="2013-09-27T09:12:00Z">
        <w:r>
          <w:fldChar w:fldCharType="end"/>
        </w:r>
        <w:r>
          <w:t xml:space="preserve">, </w:t>
        </w:r>
        <w:r>
          <w:fldChar w:fldCharType="begin"/>
        </w:r>
        <w:r>
          <w:instrText xml:space="preserve"> REF _Ref368036404 \r \h </w:instrText>
        </w:r>
        <w:r>
          <w:fldChar w:fldCharType="separate"/>
        </w:r>
      </w:ins>
      <w:ins w:id="8720" w:author="Rev 19 Allen Wirfs-Brock" w:date="2013-09-27T13:06:00Z">
        <w:r w:rsidR="00460CAC">
          <w:t>14.2.9</w:t>
        </w:r>
      </w:ins>
      <w:ins w:id="8721" w:author="Rev 19 Allen Wirfs-Brock" w:date="2013-09-27T09:12:00Z">
        <w:r>
          <w:fldChar w:fldCharType="end"/>
        </w:r>
        <w:r>
          <w:t>.</w:t>
        </w:r>
        <w:r>
          <w:tab/>
        </w:r>
      </w:ins>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rsidR="0096167A" w:rsidRDefault="0096167A" w:rsidP="0008183F">
      <w:pPr>
        <w:pStyle w:val="Alg4"/>
        <w:numPr>
          <w:ilvl w:val="0"/>
          <w:numId w:val="1427"/>
        </w:numPr>
      </w:pPr>
      <w:r>
        <w:t>Assert: A Function Environment Record containing a this binding has already been activated as the current environment.</w:t>
      </w:r>
    </w:p>
    <w:p w:rsidR="003A0C48" w:rsidRDefault="003A0C48" w:rsidP="003A0C48">
      <w:pPr>
        <w:pStyle w:val="Alg4"/>
        <w:numPr>
          <w:ilvl w:val="0"/>
          <w:numId w:val="1427"/>
        </w:numPr>
      </w:pPr>
      <w:r>
        <w:t xml:space="preserve">Let </w:t>
      </w:r>
      <w:r>
        <w:rPr>
          <w:i/>
          <w:iCs/>
        </w:rPr>
        <w:t>env</w:t>
      </w:r>
      <w:r>
        <w:t xml:space="preserve"> be the result of the GetThisEnvironment abstract operation.</w:t>
      </w:r>
    </w:p>
    <w:p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37512" w:rsidRDefault="00A37512" w:rsidP="003115F6">
      <w:pPr>
        <w:pStyle w:val="Alg4"/>
        <w:numPr>
          <w:ilvl w:val="1"/>
          <w:numId w:val="1427"/>
        </w:numPr>
      </w:pPr>
      <w:r>
        <w:t>ReturnIfAbrupt(</w:t>
      </w:r>
      <w:r w:rsidR="007C2C27">
        <w:rPr>
          <w:i/>
          <w:iCs/>
        </w:rPr>
        <w:t>new</w:t>
      </w:r>
      <w:r w:rsidR="003115F6">
        <w:rPr>
          <w:i/>
          <w:iCs/>
        </w:rPr>
        <w:t>G</w:t>
      </w:r>
      <w:r>
        <w:t>).</w:t>
      </w:r>
    </w:p>
    <w:p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del w:id="8722" w:author="Rev 19 Allen Wirfs-Brock" w:date="2013-09-09T18:47:00Z">
        <w:r w:rsidRPr="00F75B67" w:rsidDel="00F75B67">
          <w:rPr>
            <w:rFonts w:cs="Arial"/>
            <w:b/>
            <w:bCs/>
            <w:sz w:val="18"/>
          </w:rPr>
          <w:delText>"</w:delText>
        </w:r>
      </w:del>
      <w:r w:rsidRPr="00F75B67">
        <w:rPr>
          <w:rFonts w:cs="Arial"/>
          <w:b/>
        </w:rPr>
        <w:t>%</w:t>
      </w:r>
      <w:r w:rsidRPr="00F75B67">
        <w:rPr>
          <w:rFonts w:cs="Arial"/>
        </w:rPr>
        <w:t>GeneratorPrototype</w:t>
      </w:r>
      <w:r w:rsidRPr="00F75B67">
        <w:rPr>
          <w:rFonts w:cs="Arial"/>
          <w:b/>
        </w:rPr>
        <w:t>%</w:t>
      </w:r>
      <w:del w:id="8723" w:author="Rev 19 Allen Wirfs-Brock" w:date="2013-09-09T18:47:00Z">
        <w:r w:rsidRPr="00156AA7" w:rsidDel="00F75B67">
          <w:rPr>
            <w:rFonts w:ascii="Courier New" w:hAnsi="Courier New"/>
            <w:b/>
            <w:bCs/>
            <w:sz w:val="18"/>
          </w:rPr>
          <w:delText>"</w:delText>
        </w:r>
      </w:del>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C27B0A" w:rsidRDefault="00C27B0A" w:rsidP="00C27B0A">
      <w:pPr>
        <w:pStyle w:val="Alg4"/>
        <w:numPr>
          <w:ilvl w:val="0"/>
          <w:numId w:val="1442"/>
        </w:numPr>
      </w:pPr>
      <w:r>
        <w:t>ReturnIfAbrupt(</w:t>
      </w:r>
      <w:r>
        <w:rPr>
          <w:i/>
          <w:iCs/>
        </w:rPr>
        <w:t>G</w:t>
      </w:r>
      <w:r>
        <w:t>).</w:t>
      </w:r>
    </w:p>
    <w:p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rsidR="009319B6" w:rsidRPr="00E77497" w:rsidRDefault="009319B6" w:rsidP="006A78DC">
      <w:pPr>
        <w:pStyle w:val="Heading3"/>
      </w:pPr>
      <w:bookmarkStart w:id="8724" w:name="_Toc368050583"/>
      <w:r w:rsidRPr="00675B74">
        <w:t xml:space="preserve">Runtime Semantics: </w:t>
      </w:r>
      <w:r w:rsidRPr="002F1A2E">
        <w:t>InstantiateFunctionObject</w:t>
      </w:r>
      <w:bookmarkEnd w:id="8724"/>
    </w:p>
    <w:p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w:t>
      </w:r>
      <w:r w:rsidR="00476E7D" w:rsidRPr="00F75B67">
        <w:rPr>
          <w:rFonts w:cs="Arial"/>
        </w:rPr>
        <w:t>Generator</w:t>
      </w:r>
      <w:r w:rsidRPr="00F75B67">
        <w:rPr>
          <w:rFonts w:cs="Arial"/>
        </w:rPr>
        <w:t>Prototype%</w:t>
      </w:r>
      <w:r w:rsidRPr="008365B2">
        <w:rPr>
          <w:rFonts w:ascii="Times New Roman" w:hAnsi="Times New Roman"/>
        </w:rPr>
        <w:t xml:space="preserve"> as its argument</w:t>
      </w:r>
      <w:r w:rsidRPr="00E77497">
        <w:rPr>
          <w:rFonts w:ascii="Times New Roman" w:hAnsi="Times New Roman"/>
        </w:rPr>
        <w:t>.</w:t>
      </w:r>
    </w:p>
    <w:p w:rsidR="00F81F76" w:rsidRDefault="00F81F76" w:rsidP="00F81F76">
      <w:pPr>
        <w:numPr>
          <w:ilvl w:val="0"/>
          <w:numId w:val="1402"/>
        </w:numPr>
        <w:contextualSpacing/>
        <w:rPr>
          <w:rFonts w:ascii="Times New Roman" w:hAnsi="Times New Roman"/>
        </w:rPr>
      </w:pPr>
      <w:r>
        <w:rPr>
          <w:rFonts w:ascii="Times New Roman" w:hAnsi="Times New Roman"/>
        </w:rPr>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805AF1" w:rsidRPr="00E77497" w:rsidRDefault="00805AF1" w:rsidP="006A78DC">
      <w:pPr>
        <w:pStyle w:val="Heading3"/>
      </w:pPr>
      <w:bookmarkStart w:id="8725" w:name="_Ref366745263"/>
      <w:bookmarkStart w:id="8726" w:name="_Toc368050584"/>
      <w:r w:rsidRPr="00E77497">
        <w:t xml:space="preserve">Runtime Semantics: </w:t>
      </w:r>
      <w:r>
        <w:t>Property</w:t>
      </w:r>
      <w:del w:id="8727" w:author="Rev 19 Allen Wirfs-Brock" w:date="2013-09-27T09:18:00Z">
        <w:r w:rsidDel="00902612">
          <w:delText xml:space="preserve"> </w:delText>
        </w:r>
      </w:del>
      <w:r>
        <w:t>Definition</w:t>
      </w:r>
      <w:del w:id="8728" w:author="Rev 19 Allen Wirfs-Brock" w:date="2013-09-27T09:18:00Z">
        <w:r w:rsidDel="00902612">
          <w:delText xml:space="preserve"> </w:delText>
        </w:r>
      </w:del>
      <w:r w:rsidRPr="00E77497">
        <w:rPr>
          <w:spacing w:val="6"/>
        </w:rPr>
        <w:t>Evaluation</w:t>
      </w:r>
      <w:bookmarkEnd w:id="8725"/>
      <w:bookmarkEnd w:id="8726"/>
    </w:p>
    <w:p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CA2DE9" w:rsidRPr="00E23611" w:rsidRDefault="00CA2DE9" w:rsidP="00CA2DE9">
      <w:pPr>
        <w:rPr>
          <w:ins w:id="8729" w:author="Rev 19 Allen Wirfs-Brock" w:date="2013-09-12T10:36:00Z"/>
        </w:rPr>
      </w:pPr>
      <w:ins w:id="8730" w:author="Rev 19 Allen Wirfs-Brock" w:date="2013-09-12T10:36:00Z">
        <w:r w:rsidRPr="00CA2DE9">
          <w:lastRenderedPageBreak/>
          <w:t>See also:</w:t>
        </w:r>
        <w:r>
          <w:t xml:space="preserve"> </w:t>
        </w:r>
        <w:r>
          <w:fldChar w:fldCharType="begin"/>
        </w:r>
        <w:r>
          <w:instrText xml:space="preserve"> REF _Ref366745196 \r \h </w:instrText>
        </w:r>
      </w:ins>
      <w:ins w:id="8731" w:author="Rev 19 Allen Wirfs-Brock" w:date="2013-09-12T10:36:00Z">
        <w:r>
          <w:fldChar w:fldCharType="separate"/>
        </w:r>
      </w:ins>
      <w:ins w:id="8732" w:author="Rev 19 Allen Wirfs-Brock" w:date="2013-09-27T13:06:00Z">
        <w:r w:rsidR="00460CAC">
          <w:t>12.1.5.7</w:t>
        </w:r>
      </w:ins>
      <w:ins w:id="8733" w:author="Rev 19 Allen Wirfs-Brock" w:date="2013-09-12T10:36:00Z">
        <w:r>
          <w:fldChar w:fldCharType="end"/>
        </w:r>
        <w:r>
          <w:t xml:space="preserve">, </w:t>
        </w:r>
        <w:r>
          <w:fldChar w:fldCharType="begin"/>
        </w:r>
        <w:r>
          <w:instrText xml:space="preserve"> REF _Ref366745226 \r \h </w:instrText>
        </w:r>
      </w:ins>
      <w:ins w:id="8734" w:author="Rev 19 Allen Wirfs-Brock" w:date="2013-09-12T10:36:00Z">
        <w:r>
          <w:fldChar w:fldCharType="separate"/>
        </w:r>
      </w:ins>
      <w:ins w:id="8735" w:author="Rev 19 Allen Wirfs-Brock" w:date="2013-09-27T13:06:00Z">
        <w:r w:rsidR="00460CAC">
          <w:t>14.3.7</w:t>
        </w:r>
      </w:ins>
      <w:ins w:id="8736" w:author="Rev 19 Allen Wirfs-Brock" w:date="2013-09-12T10:36:00Z">
        <w:r>
          <w:fldChar w:fldCharType="end"/>
        </w:r>
        <w:r>
          <w:t>, B.3.1</w:t>
        </w:r>
      </w:ins>
    </w:p>
    <w:p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1424"/>
        </w:numPr>
        <w:spacing w:after="220"/>
        <w:contextualSpacing/>
      </w:pPr>
      <w:r>
        <w:t xml:space="preserve">If </w:t>
      </w:r>
      <w:del w:id="8737" w:author="Rev 19 Allen Wirfs-Brock" w:date="2013-09-10T12:49:00Z">
        <w:r w:rsidDel="00E22304">
          <w:delText>isComputedPropertyName</w:delText>
        </w:r>
      </w:del>
      <w:ins w:id="8738"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 xml:space="preserve">the result of </w:t>
      </w:r>
      <w:del w:id="8739" w:author="Rev 19 Allen Wirfs-Brock" w:date="2013-09-26T09:54:00Z">
        <w:r w:rsidRPr="00E77497" w:rsidDel="00873DB1">
          <w:delText>calling the [[</w:delText>
        </w:r>
      </w:del>
      <w:r>
        <w:t>HasOwn</w:t>
      </w:r>
      <w:r w:rsidRPr="00E77497">
        <w:t>Property</w:t>
      </w:r>
      <w:del w:id="8740" w:author="Rev 19 Allen Wirfs-Brock" w:date="2013-09-26T09:54:00Z">
        <w:r w:rsidRPr="00E77497" w:rsidDel="00873DB1">
          <w:delText>]] internal method of</w:delText>
        </w:r>
      </w:del>
      <w:ins w:id="8741" w:author="Rev 19 Allen Wirfs-Brock" w:date="2013-09-26T09:54:00Z">
        <w:r w:rsidR="00873DB1">
          <w:t>(</w:t>
        </w:r>
      </w:ins>
      <w:del w:id="8742" w:author="Rev 19 Allen Wirfs-Brock" w:date="2013-09-26T09:54:00Z">
        <w:r w:rsidRPr="00E77497" w:rsidDel="00873DB1">
          <w:delText xml:space="preserve"> </w:delText>
        </w:r>
      </w:del>
      <w:r w:rsidRPr="00E77497">
        <w:rPr>
          <w:i/>
        </w:rPr>
        <w:t>obj</w:t>
      </w:r>
      <w:r>
        <w:rPr>
          <w:i/>
        </w:rPr>
        <w:t>ect</w:t>
      </w:r>
      <w:ins w:id="8743" w:author="Rev 19 Allen Wirfs-Brock" w:date="2013-09-26T09:55:00Z">
        <w:r w:rsidR="00873DB1">
          <w:t>,</w:t>
        </w:r>
      </w:ins>
      <w:r w:rsidRPr="00E77497">
        <w:rPr>
          <w:i/>
        </w:rPr>
        <w:t xml:space="preserve"> </w:t>
      </w:r>
      <w:del w:id="8744" w:author="Rev 19 Allen Wirfs-Brock" w:date="2013-09-26T09:55: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745" w:author="Rev 19 Allen Wirfs-Brock" w:date="2013-09-26T09:55:00Z">
        <w:r w:rsidR="00873DB1">
          <w:t>)</w:t>
        </w:r>
      </w:ins>
      <w:r>
        <w:rPr>
          <w:iCs/>
        </w:rPr>
        <w:t>.</w:t>
      </w:r>
    </w:p>
    <w:p w:rsidR="001B2656" w:rsidRDefault="001B2656" w:rsidP="001B2656">
      <w:pPr>
        <w:pStyle w:val="Alg4"/>
        <w:numPr>
          <w:ilvl w:val="1"/>
          <w:numId w:val="1424"/>
        </w:numPr>
        <w:spacing w:after="220"/>
        <w:contextualSpacing/>
      </w:pPr>
      <w:r>
        <w:t>ReturnIfAbrupt(</w:t>
      </w:r>
      <w:r>
        <w:rPr>
          <w:i/>
          <w:iCs/>
        </w:rPr>
        <w:t>duplicateKey</w:t>
      </w:r>
      <w:r>
        <w:t>).</w:t>
      </w:r>
    </w:p>
    <w:p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as its argument</w:t>
      </w:r>
      <w:r w:rsidRPr="00E77497">
        <w:rPr>
          <w:rFonts w:ascii="Times New Roman" w:hAnsi="Times New Roman"/>
        </w:rPr>
        <w:t>.</w:t>
      </w:r>
    </w:p>
    <w:p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rsidR="009319B6" w:rsidRPr="00E77497" w:rsidRDefault="009319B6" w:rsidP="006A78DC">
      <w:pPr>
        <w:pStyle w:val="Heading3"/>
      </w:pPr>
      <w:bookmarkStart w:id="8746" w:name="_Toc368050585"/>
      <w:r w:rsidRPr="00675B74">
        <w:t xml:space="preserve">Runtime Semantics: </w:t>
      </w:r>
      <w:r w:rsidRPr="00E77497">
        <w:rPr>
          <w:spacing w:val="6"/>
        </w:rPr>
        <w:t>Evaluation</w:t>
      </w:r>
      <w:bookmarkEnd w:id="8746"/>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5"/>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9319B6" w:rsidRDefault="009319B6" w:rsidP="0032292A">
      <w:pPr>
        <w:numPr>
          <w:ilvl w:val="0"/>
          <w:numId w:val="1405"/>
        </w:numPr>
        <w:contextualSpacing/>
        <w:rPr>
          <w:rFonts w:ascii="Times New Roman" w:hAnsi="Times New Roman"/>
        </w:rPr>
      </w:pPr>
      <w:r>
        <w:rPr>
          <w:rFonts w:ascii="Times New Roman" w:hAnsi="Times New Roman"/>
        </w:rPr>
        <w:lastRenderedPageBreak/>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rsidR="00DF1D00" w:rsidRPr="00E77497" w:rsidRDefault="00DF1D00" w:rsidP="00DF1D00">
      <w:pPr>
        <w:jc w:val="left"/>
        <w:rPr>
          <w:ins w:id="8747" w:author="Rev 19 Allen Wirfs-Brock" w:date="2013-09-06T16:48:00Z"/>
        </w:rPr>
      </w:pPr>
      <w:ins w:id="8748" w:author="Rev 19 Allen Wirfs-Brock" w:date="2013-09-06T16:48: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p>
    <w:p w:rsidR="00DF1D00" w:rsidRPr="00E77497" w:rsidRDefault="00DF1D00" w:rsidP="00DF1D00">
      <w:pPr>
        <w:numPr>
          <w:ilvl w:val="0"/>
          <w:numId w:val="1440"/>
        </w:numPr>
        <w:rPr>
          <w:ins w:id="8749" w:author="Rev 19 Allen Wirfs-Brock" w:date="2013-09-06T16:48:00Z"/>
          <w:rFonts w:ascii="Times New Roman" w:hAnsi="Times New Roman"/>
        </w:rPr>
      </w:pPr>
      <w:ins w:id="8750" w:author="Rev 19 Allen Wirfs-Brock" w:date="2013-09-06T16:48:00Z">
        <w:r w:rsidRPr="00E77497">
          <w:rPr>
            <w:rFonts w:ascii="Times New Roman" w:hAnsi="Times New Roman"/>
          </w:rPr>
          <w:t>Return</w:t>
        </w:r>
        <w:r>
          <w:rPr>
            <w:rFonts w:ascii="Times New Roman" w:hAnsi="Times New Roman"/>
          </w:rPr>
          <w:t xml:space="preserve"> the result of GeneratorYield(CreateIterResultObject(</w:t>
        </w:r>
      </w:ins>
      <w:ins w:id="8751" w:author="Rev 19 Allen Wirfs-Brock" w:date="2013-09-06T16:49:00Z">
        <w:r>
          <w:rPr>
            <w:rFonts w:ascii="Times New Roman" w:hAnsi="Times New Roman"/>
            <w:b/>
            <w:bCs/>
          </w:rPr>
          <w:t>undefined</w:t>
        </w:r>
      </w:ins>
      <w:ins w:id="8752" w:author="Rev 19 Allen Wirfs-Brock" w:date="2013-09-06T16:48:00Z">
        <w:r>
          <w:rPr>
            <w:rFonts w:ascii="Times New Roman" w:hAnsi="Times New Roman"/>
          </w:rPr>
          <w:t xml:space="preserve">, </w:t>
        </w:r>
        <w:r>
          <w:rPr>
            <w:rFonts w:ascii="Times New Roman" w:hAnsi="Times New Roman"/>
            <w:b/>
            <w:bCs/>
          </w:rPr>
          <w:t>false</w:t>
        </w:r>
        <w:r>
          <w:rPr>
            <w:rFonts w:ascii="Times New Roman" w:hAnsi="Times New Roman"/>
          </w:rPr>
          <w:t>))</w:t>
        </w:r>
        <w:r w:rsidRPr="00E77497">
          <w:rPr>
            <w:rFonts w:ascii="Times New Roman" w:hAnsi="Times New Roman"/>
          </w:rPr>
          <w:t>.</w:t>
        </w:r>
      </w:ins>
    </w:p>
    <w:p w:rsidR="00DF1D00" w:rsidRPr="00E77497" w:rsidRDefault="00DF1D00" w:rsidP="00DF1D00">
      <w:pPr>
        <w:jc w:val="left"/>
        <w:rPr>
          <w:ins w:id="8753" w:author="Rev 19 Allen Wirfs-Brock" w:date="2013-09-06T16:50:00Z"/>
        </w:rPr>
      </w:pPr>
      <w:ins w:id="8754" w:author="Rev 19 Allen Wirfs-Brock" w:date="2013-09-06T16:5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ins>
    </w:p>
    <w:p w:rsidR="00DF1D00" w:rsidRPr="00E77497" w:rsidRDefault="00DF1D00" w:rsidP="00DF1D00">
      <w:pPr>
        <w:pStyle w:val="Alg3"/>
        <w:numPr>
          <w:ilvl w:val="0"/>
          <w:numId w:val="1592"/>
        </w:numPr>
        <w:spacing w:after="220"/>
        <w:contextualSpacing/>
        <w:rPr>
          <w:ins w:id="8755" w:author="Rev 19 Allen Wirfs-Brock" w:date="2013-09-06T16:50:00Z"/>
        </w:rPr>
      </w:pPr>
      <w:ins w:id="8756" w:author="Rev 19 Allen Wirfs-Brock" w:date="2013-09-06T16:50:00Z">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ins>
    </w:p>
    <w:p w:rsidR="00DF1D00" w:rsidRPr="00E77497" w:rsidRDefault="00DF1D00" w:rsidP="00DF1D00">
      <w:pPr>
        <w:pStyle w:val="Alg3"/>
        <w:numPr>
          <w:ilvl w:val="0"/>
          <w:numId w:val="1592"/>
        </w:numPr>
        <w:contextualSpacing/>
        <w:rPr>
          <w:ins w:id="8757" w:author="Rev 19 Allen Wirfs-Brock" w:date="2013-09-06T16:50:00Z"/>
        </w:rPr>
      </w:pPr>
      <w:ins w:id="8758" w:author="Rev 19 Allen Wirfs-Brock" w:date="2013-09-06T16:50:00Z">
        <w:r w:rsidRPr="00E77497">
          <w:t xml:space="preserve">Let </w:t>
        </w:r>
        <w:r>
          <w:rPr>
            <w:i/>
          </w:rPr>
          <w:t>value</w:t>
        </w:r>
        <w:r w:rsidRPr="00E77497">
          <w:t xml:space="preserve"> be GetValue(</w:t>
        </w:r>
        <w:r w:rsidRPr="00E77497">
          <w:rPr>
            <w:i/>
          </w:rPr>
          <w:t>expr</w:t>
        </w:r>
        <w:r>
          <w:rPr>
            <w:i/>
          </w:rPr>
          <w:t>Ref</w:t>
        </w:r>
        <w:r w:rsidRPr="00E77497">
          <w:t>).</w:t>
        </w:r>
      </w:ins>
    </w:p>
    <w:p w:rsidR="00DF1D00" w:rsidRDefault="00DF1D00" w:rsidP="00DF1D00">
      <w:pPr>
        <w:pStyle w:val="Alg4"/>
        <w:numPr>
          <w:ilvl w:val="0"/>
          <w:numId w:val="1592"/>
        </w:numPr>
        <w:contextualSpacing/>
        <w:rPr>
          <w:ins w:id="8759" w:author="Rev 19 Allen Wirfs-Brock" w:date="2013-09-06T16:50:00Z"/>
        </w:rPr>
      </w:pPr>
      <w:ins w:id="8760" w:author="Rev 19 Allen Wirfs-Brock" w:date="2013-09-06T16:50:00Z">
        <w:r>
          <w:t>ReturnIfAbrupt(</w:t>
        </w:r>
        <w:r>
          <w:rPr>
            <w:i/>
          </w:rPr>
          <w:t>value</w:t>
        </w:r>
        <w:r>
          <w:t>).</w:t>
        </w:r>
      </w:ins>
    </w:p>
    <w:p w:rsidR="00DF1D00" w:rsidRPr="00E77497" w:rsidRDefault="00DF1D00" w:rsidP="00DF1D00">
      <w:pPr>
        <w:numPr>
          <w:ilvl w:val="0"/>
          <w:numId w:val="1592"/>
        </w:numPr>
        <w:rPr>
          <w:ins w:id="8761" w:author="Rev 19 Allen Wirfs-Brock" w:date="2013-09-06T16:50:00Z"/>
          <w:rFonts w:ascii="Times New Roman" w:hAnsi="Times New Roman"/>
        </w:rPr>
      </w:pPr>
      <w:ins w:id="8762" w:author="Rev 19 Allen Wirfs-Brock" w:date="2013-09-06T16:50:00Z">
        <w:r w:rsidRPr="00E77497">
          <w:rPr>
            <w:rFonts w:ascii="Times New Roman" w:hAnsi="Times New Roman"/>
          </w:rPr>
          <w:t>Return</w:t>
        </w:r>
        <w:r>
          <w:rPr>
            <w:rFonts w:ascii="Times New Roman" w:hAnsi="Times New Roman"/>
          </w:rPr>
          <w:t xml:space="preserve"> the result of GeneratorYield(CreateIterResultObject(</w:t>
        </w:r>
        <w:r>
          <w:rPr>
            <w:rFonts w:ascii="Times New Roman" w:hAnsi="Times New Roman"/>
            <w:i/>
            <w:iCs/>
          </w:rPr>
          <w:t>value</w:t>
        </w:r>
        <w:r>
          <w:rPr>
            <w:rFonts w:ascii="Times New Roman" w:hAnsi="Times New Roman"/>
          </w:rPr>
          <w:t xml:space="preserve">, </w:t>
        </w:r>
        <w:r>
          <w:rPr>
            <w:rFonts w:ascii="Times New Roman" w:hAnsi="Times New Roman"/>
            <w:b/>
            <w:bCs/>
          </w:rPr>
          <w:t>false</w:t>
        </w:r>
        <w:r>
          <w:rPr>
            <w:rFonts w:ascii="Times New Roman" w:hAnsi="Times New Roman"/>
          </w:rPr>
          <w:t>))</w:t>
        </w:r>
        <w:r w:rsidRPr="00E77497">
          <w:rPr>
            <w:rFonts w:ascii="Times New Roman" w:hAnsi="Times New Roman"/>
          </w:rPr>
          <w:t>.</w:t>
        </w:r>
      </w:ins>
    </w:p>
    <w:p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d="8763" w:author="Rev 19 Allen Wirfs-Brock" w:date="2013-09-06T16:52:00Z">
        <w:r w:rsidR="00DF1D00" w:rsidRPr="00DF1D00">
          <w:rPr>
            <w:rFonts w:ascii="Courier New" w:hAnsi="Courier New" w:cs="Courier New"/>
            <w:b/>
          </w:rPr>
          <w:t>*</w:t>
        </w:r>
      </w:ins>
      <w:del w:id="8764" w:author="Rev 19 Allen Wirfs-Brock" w:date="2013-09-06T16:52:00Z">
        <w:r w:rsidDel="00DF1D00">
          <w:rPr>
            <w:rFonts w:ascii="Times New Roman" w:hAnsi="Times New Roman"/>
            <w:i/>
          </w:rPr>
          <w:delText>YieldDelegator</w:delText>
        </w:r>
        <w:r w:rsidRPr="00E77497" w:rsidDel="00DF1D00">
          <w:rPr>
            <w:rFonts w:cs="Arial"/>
            <w:vertAlign w:val="subscript"/>
          </w:rPr>
          <w:delText>opt</w:delText>
        </w:r>
      </w:del>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rsidR="00F30A78" w:rsidRPr="00E77497" w:rsidRDefault="00F30A78" w:rsidP="00DF1D00">
      <w:pPr>
        <w:pStyle w:val="Alg3"/>
        <w:numPr>
          <w:ilvl w:val="0"/>
          <w:numId w:val="1593"/>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rsidR="00F30A78" w:rsidRPr="00E77497" w:rsidRDefault="00F30A78" w:rsidP="00DF1D00">
      <w:pPr>
        <w:pStyle w:val="Alg3"/>
        <w:numPr>
          <w:ilvl w:val="0"/>
          <w:numId w:val="1593"/>
        </w:numPr>
        <w:contextualSpacing/>
      </w:pPr>
      <w:r w:rsidRPr="00E77497">
        <w:t xml:space="preserve">Let </w:t>
      </w:r>
      <w:r>
        <w:rPr>
          <w:i/>
        </w:rPr>
        <w:t>value</w:t>
      </w:r>
      <w:r w:rsidRPr="00E77497">
        <w:t xml:space="preserve"> be GetValue(</w:t>
      </w:r>
      <w:r w:rsidRPr="00E77497">
        <w:rPr>
          <w:i/>
        </w:rPr>
        <w:t>expr</w:t>
      </w:r>
      <w:r>
        <w:rPr>
          <w:i/>
        </w:rPr>
        <w:t>Ref</w:t>
      </w:r>
      <w:r w:rsidRPr="00E77497">
        <w:t>).</w:t>
      </w:r>
    </w:p>
    <w:p w:rsidR="00F30A78" w:rsidRDefault="00F30A78" w:rsidP="00DF1D00">
      <w:pPr>
        <w:pStyle w:val="Alg4"/>
        <w:numPr>
          <w:ilvl w:val="0"/>
          <w:numId w:val="1593"/>
        </w:numPr>
        <w:contextualSpacing/>
      </w:pPr>
      <w:r>
        <w:t>ReturnIfAbrupt(</w:t>
      </w:r>
      <w:r>
        <w:rPr>
          <w:i/>
        </w:rPr>
        <w:t>value</w:t>
      </w:r>
      <w:r>
        <w:t>).</w:t>
      </w:r>
    </w:p>
    <w:p w:rsidR="00F30A78" w:rsidDel="00DF1D00" w:rsidRDefault="00F30A78">
      <w:pPr>
        <w:numPr>
          <w:ilvl w:val="0"/>
          <w:numId w:val="1593"/>
        </w:numPr>
        <w:spacing w:after="220"/>
        <w:contextualSpacing/>
        <w:rPr>
          <w:del w:id="8765" w:author="Rev 19 Allen Wirfs-Brock" w:date="2013-09-06T16:53:00Z"/>
          <w:rFonts w:ascii="Times New Roman" w:hAnsi="Times New Roman"/>
        </w:rPr>
      </w:pPr>
      <w:del w:id="8766" w:author="Rev 19 Allen Wirfs-Brock" w:date="2013-09-06T16:53:00Z">
        <w:r w:rsidDel="00DF1D00">
          <w:rPr>
            <w:rFonts w:ascii="Times New Roman" w:hAnsi="Times New Roman"/>
          </w:rPr>
          <w:delText xml:space="preserve">If </w:delText>
        </w:r>
        <w:r w:rsidDel="00DF1D00">
          <w:rPr>
            <w:rFonts w:ascii="Times New Roman" w:hAnsi="Times New Roman"/>
            <w:i/>
            <w:iCs/>
          </w:rPr>
          <w:delText>YieldDelegator</w:delText>
        </w:r>
        <w:r w:rsidDel="00DF1D00">
          <w:rPr>
            <w:rFonts w:ascii="Times New Roman" w:hAnsi="Times New Roman"/>
          </w:rPr>
          <w:delText xml:space="preserve"> is present, then</w:delText>
        </w:r>
        <w:r w:rsidR="00B770FD" w:rsidDel="00DF1D00">
          <w:rPr>
            <w:rFonts w:ascii="Times New Roman" w:hAnsi="Times New Roman"/>
          </w:rPr>
          <w:delText xml:space="preserve"> </w:delText>
        </w:r>
      </w:del>
    </w:p>
    <w:p w:rsidR="00B770FD" w:rsidRDefault="00B770FD" w:rsidP="00DF1D00">
      <w:pPr>
        <w:numPr>
          <w:ilvl w:val="0"/>
          <w:numId w:val="1593"/>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rsidR="00796590" w:rsidRDefault="00796590" w:rsidP="00DF1D00">
      <w:pPr>
        <w:numPr>
          <w:ilvl w:val="0"/>
          <w:numId w:val="1593"/>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F83CF7" w:rsidRDefault="00F83CF7" w:rsidP="00DF1D00">
      <w:pPr>
        <w:numPr>
          <w:ilvl w:val="0"/>
          <w:numId w:val="1593"/>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rsidR="00F83CF7" w:rsidRDefault="00F83CF7" w:rsidP="00DF1D00">
      <w:pPr>
        <w:numPr>
          <w:ilvl w:val="0"/>
          <w:numId w:val="1593"/>
        </w:numPr>
        <w:contextualSpacing/>
        <w:rPr>
          <w:rFonts w:ascii="Times New Roman" w:hAnsi="Times New Roman"/>
        </w:rPr>
      </w:pPr>
      <w:r>
        <w:rPr>
          <w:rFonts w:ascii="Times New Roman" w:hAnsi="Times New Roman"/>
        </w:rPr>
        <w:t xml:space="preserve">Repeat </w:t>
      </w:r>
    </w:p>
    <w:p w:rsidR="00F83CF7" w:rsidRDefault="00F83CF7" w:rsidP="00DF1D00">
      <w:pPr>
        <w:numPr>
          <w:ilvl w:val="1"/>
          <w:numId w:val="1593"/>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rsidR="00F83CF7" w:rsidRDefault="00F83CF7" w:rsidP="00DF1D00">
      <w:pPr>
        <w:numPr>
          <w:ilvl w:val="1"/>
          <w:numId w:val="1593"/>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rsidR="00C22724" w:rsidRDefault="00C22724" w:rsidP="00DF1D00">
      <w:pPr>
        <w:numPr>
          <w:ilvl w:val="1"/>
          <w:numId w:val="159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rsidR="00C22724" w:rsidRDefault="00C22724" w:rsidP="00DF1D00">
      <w:pPr>
        <w:numPr>
          <w:ilvl w:val="1"/>
          <w:numId w:val="1593"/>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F83CF7" w:rsidRDefault="006C2F30" w:rsidP="00DF1D00">
      <w:pPr>
        <w:numPr>
          <w:ilvl w:val="1"/>
          <w:numId w:val="1593"/>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rsidR="0018203B" w:rsidRDefault="0018203B" w:rsidP="00DF1D00">
      <w:pPr>
        <w:numPr>
          <w:ilvl w:val="2"/>
          <w:numId w:val="1593"/>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rsidR="006C2F30" w:rsidRPr="00E77497" w:rsidRDefault="008548C0" w:rsidP="00DF1D00">
      <w:pPr>
        <w:numPr>
          <w:ilvl w:val="2"/>
          <w:numId w:val="1593"/>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rsidR="0026189F" w:rsidRDefault="0018203B" w:rsidP="00DF1D00">
      <w:pPr>
        <w:numPr>
          <w:ilvl w:val="1"/>
          <w:numId w:val="1593"/>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rsidR="00460C95" w:rsidRDefault="00460C95" w:rsidP="00DF1D00">
      <w:pPr>
        <w:numPr>
          <w:ilvl w:val="1"/>
          <w:numId w:val="1593"/>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rsidR="0026189F" w:rsidRDefault="00460C95" w:rsidP="00DF1D00">
      <w:pPr>
        <w:numPr>
          <w:ilvl w:val="1"/>
          <w:numId w:val="1593"/>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rsidR="00EE5498" w:rsidRDefault="00EE5498" w:rsidP="00DF1D00">
      <w:pPr>
        <w:numPr>
          <w:ilvl w:val="2"/>
          <w:numId w:val="1593"/>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rsidR="00F30A78" w:rsidRDefault="00EE5498" w:rsidP="00DF1D00">
      <w:pPr>
        <w:numPr>
          <w:ilvl w:val="3"/>
          <w:numId w:val="1593"/>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rsidR="00460C95" w:rsidRDefault="00460C95" w:rsidP="00DF1D00">
      <w:pPr>
        <w:numPr>
          <w:ilvl w:val="3"/>
          <w:numId w:val="1593"/>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rsidR="00460C95" w:rsidRDefault="00EE5498" w:rsidP="00DF1D00">
      <w:pPr>
        <w:numPr>
          <w:ilvl w:val="2"/>
          <w:numId w:val="1593"/>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rsidR="00693C57" w:rsidRPr="00E77497" w:rsidRDefault="00693C57" w:rsidP="00D148E9">
      <w:pPr>
        <w:pStyle w:val="Heading2"/>
      </w:pPr>
      <w:bookmarkStart w:id="8767" w:name="_Ref365546746"/>
      <w:bookmarkStart w:id="8768" w:name="_Toc368050586"/>
      <w:r>
        <w:t>Class</w:t>
      </w:r>
      <w:r w:rsidRPr="00E77497">
        <w:t xml:space="preserve"> Definition</w:t>
      </w:r>
      <w:r>
        <w:t>s</w:t>
      </w:r>
      <w:bookmarkEnd w:id="8767"/>
      <w:bookmarkEnd w:id="8768"/>
    </w:p>
    <w:p w:rsidR="00693C57" w:rsidRPr="00E77497" w:rsidRDefault="00693C57" w:rsidP="00693C57">
      <w:pPr>
        <w:pStyle w:val="Syntax"/>
      </w:pPr>
      <w:r w:rsidRPr="00E77497">
        <w:t>Syntax</w:t>
      </w:r>
    </w:p>
    <w:p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rsidR="00693C57" w:rsidRPr="00E77497" w:rsidRDefault="00693C57" w:rsidP="00693C57">
      <w:pPr>
        <w:pStyle w:val="SyntaxRule"/>
      </w:pPr>
      <w:r>
        <w:t>Class</w:t>
      </w:r>
      <w:r w:rsidRPr="00E77497">
        <w:t xml:space="preserve">Expression </w:t>
      </w:r>
      <w:r w:rsidRPr="00E77497">
        <w:rPr>
          <w:rFonts w:ascii="Arial" w:hAnsi="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rsidR="00693C57" w:rsidRPr="00E77497" w:rsidRDefault="00693C57" w:rsidP="00693C57">
      <w:pPr>
        <w:pStyle w:val="SyntaxRule"/>
      </w:pPr>
      <w:r>
        <w:lastRenderedPageBreak/>
        <w:t>ClassTail</w:t>
      </w:r>
      <w:r w:rsidRPr="00E77497">
        <w:t xml:space="preserve"> </w:t>
      </w:r>
      <w:r w:rsidRPr="00E77497">
        <w:rPr>
          <w:rFonts w:ascii="Arial" w:hAnsi="Arial"/>
          <w:b/>
          <w:i w:val="0"/>
        </w:rPr>
        <w:t>:</w:t>
      </w:r>
    </w:p>
    <w:p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rsidR="00E4291B" w:rsidRPr="00E77497" w:rsidRDefault="00E4291B" w:rsidP="00E4291B">
      <w:pPr>
        <w:pStyle w:val="SyntaxRule"/>
        <w:rPr>
          <w:b/>
        </w:rPr>
      </w:pPr>
      <w:r>
        <w:t>ClassHeritage</w:t>
      </w:r>
      <w:r w:rsidR="004F79DA">
        <w:rPr>
          <w:i w:val="0"/>
          <w:iCs/>
        </w:rPr>
        <w:t xml:space="preserve"> </w:t>
      </w:r>
      <w:r w:rsidRPr="00E77497">
        <w:rPr>
          <w:rFonts w:ascii="Arial" w:hAnsi="Arial" w:cs="Arial"/>
          <w:b/>
          <w:i w:val="0"/>
        </w:rPr>
        <w:t>:</w:t>
      </w:r>
    </w:p>
    <w:p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rsidR="00693C57" w:rsidRPr="00E77497" w:rsidRDefault="00901D23" w:rsidP="00693C57">
      <w:pPr>
        <w:pStyle w:val="SyntaxDefinition"/>
      </w:pPr>
      <w:r>
        <w:t>ClassElementList</w:t>
      </w:r>
    </w:p>
    <w:p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rsidR="00901D23" w:rsidRPr="00E77497" w:rsidRDefault="00901D23" w:rsidP="00901D23">
      <w:pPr>
        <w:pStyle w:val="SyntaxDefinition"/>
      </w:pPr>
      <w:r>
        <w:t>ClassElement</w:t>
      </w:r>
      <w:r w:rsidRPr="00E77497">
        <w:t xml:space="preserve"> </w:t>
      </w:r>
      <w:r w:rsidRPr="00E77497">
        <w:br/>
      </w:r>
      <w:r>
        <w:t>ClassElementList  ClassElement</w:t>
      </w:r>
    </w:p>
    <w:p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rsidR="00693C57" w:rsidRPr="00E77497" w:rsidDel="001E120D" w:rsidRDefault="00693C57" w:rsidP="006A78DC">
      <w:pPr>
        <w:pStyle w:val="Heading3"/>
        <w:rPr>
          <w:del w:id="8769" w:author="Rev 19 Allen Wirfs-Brock" w:date="2013-09-11T19:12:00Z"/>
        </w:rPr>
      </w:pPr>
      <w:del w:id="8770" w:author="Rev 19 Allen Wirfs-Brock" w:date="2013-09-11T19:12:00Z">
        <w:r w:rsidRPr="00E77497" w:rsidDel="001E120D">
          <w:delText>Static Semantics</w:delText>
        </w:r>
        <w:bookmarkStart w:id="8771" w:name="_Toc368034587"/>
        <w:bookmarkStart w:id="8772" w:name="_Toc368049810"/>
        <w:bookmarkStart w:id="8773" w:name="_Toc368050587"/>
        <w:bookmarkEnd w:id="8771"/>
        <w:bookmarkEnd w:id="8772"/>
        <w:bookmarkEnd w:id="8773"/>
      </w:del>
    </w:p>
    <w:p w:rsidR="00F00D7C" w:rsidRPr="00E77497" w:rsidRDefault="00F00D7C" w:rsidP="006A78DC">
      <w:pPr>
        <w:pStyle w:val="Heading3"/>
      </w:pPr>
      <w:bookmarkStart w:id="8774" w:name="_Toc368050588"/>
      <w:r w:rsidRPr="00E77497">
        <w:t>Static Semantics:  Early Errors</w:t>
      </w:r>
      <w:bookmarkEnd w:id="8774"/>
    </w:p>
    <w:p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rsidR="0045371C" w:rsidRPr="00E77497" w:rsidRDefault="0045371C" w:rsidP="006A78DC">
      <w:pPr>
        <w:pStyle w:val="Heading3"/>
      </w:pPr>
      <w:bookmarkStart w:id="8775" w:name="_Ref367714927"/>
      <w:bookmarkStart w:id="8776" w:name="_Toc368050589"/>
      <w:r w:rsidRPr="00E77497">
        <w:t xml:space="preserve">Static Semantics:  </w:t>
      </w:r>
      <w:r w:rsidRPr="00E77497">
        <w:rPr>
          <w:lang w:eastAsia="en-US"/>
        </w:rPr>
        <w:t>BoundNames</w:t>
      </w:r>
      <w:bookmarkEnd w:id="8775"/>
      <w:bookmarkEnd w:id="8776"/>
    </w:p>
    <w:p w:rsidR="00D30056" w:rsidRPr="00F742D3" w:rsidRDefault="00D30056" w:rsidP="00D30056">
      <w:pPr>
        <w:rPr>
          <w:ins w:id="8777" w:author="Rev 19 Allen Wirfs-Brock" w:date="2013-09-23T15:58:00Z"/>
        </w:rPr>
      </w:pPr>
      <w:ins w:id="8778" w:author="Rev 19 Allen Wirfs-Brock" w:date="2013-09-23T15:58:00Z">
        <w:r>
          <w:t xml:space="preserve">See also: </w:t>
        </w:r>
        <w:r>
          <w:fldChar w:fldCharType="begin"/>
        </w:r>
        <w:r>
          <w:instrText xml:space="preserve"> REF _Ref367714652 \r \h </w:instrText>
        </w:r>
      </w:ins>
      <w:ins w:id="8779" w:author="Rev 19 Allen Wirfs-Brock" w:date="2013-09-23T15:58:00Z">
        <w:r>
          <w:fldChar w:fldCharType="separate"/>
        </w:r>
      </w:ins>
      <w:ins w:id="8780" w:author="Rev 19 Allen Wirfs-Brock" w:date="2013-09-27T13:06:00Z">
        <w:r w:rsidR="00460CAC">
          <w:t>13.2.1.2</w:t>
        </w:r>
      </w:ins>
      <w:ins w:id="8781" w:author="Rev 19 Allen Wirfs-Brock" w:date="2013-09-23T15:58:00Z">
        <w:r>
          <w:fldChar w:fldCharType="end"/>
        </w:r>
        <w:r>
          <w:t xml:space="preserve">, </w:t>
        </w:r>
        <w:r>
          <w:fldChar w:fldCharType="begin"/>
        </w:r>
        <w:r>
          <w:instrText xml:space="preserve"> REF _Ref367714706 \r \h </w:instrText>
        </w:r>
      </w:ins>
      <w:ins w:id="8782" w:author="Rev 19 Allen Wirfs-Brock" w:date="2013-09-23T15:58:00Z">
        <w:r>
          <w:fldChar w:fldCharType="separate"/>
        </w:r>
      </w:ins>
      <w:ins w:id="8783" w:author="Rev 19 Allen Wirfs-Brock" w:date="2013-09-27T13:06:00Z">
        <w:r w:rsidR="00460CAC">
          <w:t>13.2.2.1</w:t>
        </w:r>
      </w:ins>
      <w:ins w:id="8784" w:author="Rev 19 Allen Wirfs-Brock" w:date="2013-09-23T15:58:00Z">
        <w:r>
          <w:fldChar w:fldCharType="end"/>
        </w:r>
        <w:r>
          <w:t xml:space="preserve">, </w:t>
        </w:r>
        <w:r>
          <w:fldChar w:fldCharType="begin"/>
        </w:r>
        <w:r>
          <w:instrText xml:space="preserve"> REF _Ref367714756 \r \h </w:instrText>
        </w:r>
      </w:ins>
      <w:ins w:id="8785" w:author="Rev 19 Allen Wirfs-Brock" w:date="2013-09-23T15:58:00Z">
        <w:r>
          <w:fldChar w:fldCharType="separate"/>
        </w:r>
      </w:ins>
      <w:ins w:id="8786" w:author="Rev 19 Allen Wirfs-Brock" w:date="2013-09-27T13:06:00Z">
        <w:r w:rsidR="00460CAC">
          <w:t>13.2.3.2</w:t>
        </w:r>
      </w:ins>
      <w:ins w:id="8787" w:author="Rev 19 Allen Wirfs-Brock" w:date="2013-09-23T15:58:00Z">
        <w:r>
          <w:fldChar w:fldCharType="end"/>
        </w:r>
        <w:r>
          <w:t xml:space="preserve">, </w:t>
        </w:r>
        <w:r>
          <w:fldChar w:fldCharType="begin"/>
        </w:r>
        <w:r>
          <w:instrText xml:space="preserve"> REF _Ref367714785 \r \h </w:instrText>
        </w:r>
      </w:ins>
      <w:ins w:id="8788" w:author="Rev 19 Allen Wirfs-Brock" w:date="2013-09-23T15:58:00Z">
        <w:r>
          <w:fldChar w:fldCharType="separate"/>
        </w:r>
      </w:ins>
      <w:ins w:id="8789" w:author="Rev 19 Allen Wirfs-Brock" w:date="2013-09-27T13:06:00Z">
        <w:r w:rsidR="00460CAC">
          <w:t>13.6.4.2</w:t>
        </w:r>
      </w:ins>
      <w:ins w:id="8790" w:author="Rev 19 Allen Wirfs-Brock" w:date="2013-09-23T15:58:00Z">
        <w:r>
          <w:fldChar w:fldCharType="end"/>
        </w:r>
        <w:r>
          <w:t xml:space="preserve">, </w:t>
        </w:r>
        <w:r>
          <w:fldChar w:fldCharType="begin"/>
        </w:r>
        <w:r>
          <w:instrText xml:space="preserve"> REF _Ref367714847 \r \h </w:instrText>
        </w:r>
      </w:ins>
      <w:ins w:id="8791" w:author="Rev 19 Allen Wirfs-Brock" w:date="2013-09-23T15:58:00Z">
        <w:r>
          <w:fldChar w:fldCharType="separate"/>
        </w:r>
      </w:ins>
      <w:ins w:id="8792" w:author="Rev 19 Allen Wirfs-Brock" w:date="2013-09-27T13:06:00Z">
        <w:r w:rsidR="00460CAC">
          <w:t>14.1.2</w:t>
        </w:r>
      </w:ins>
      <w:ins w:id="8793" w:author="Rev 19 Allen Wirfs-Brock" w:date="2013-09-23T15:58:00Z">
        <w:r>
          <w:fldChar w:fldCharType="end"/>
        </w:r>
        <w:r>
          <w:t xml:space="preserve">, </w:t>
        </w:r>
        <w:r>
          <w:fldChar w:fldCharType="begin"/>
        </w:r>
        <w:r>
          <w:instrText xml:space="preserve"> REF _Ref367714869 \r \h </w:instrText>
        </w:r>
      </w:ins>
      <w:ins w:id="8794" w:author="Rev 19 Allen Wirfs-Brock" w:date="2013-09-23T15:58:00Z">
        <w:r>
          <w:fldChar w:fldCharType="separate"/>
        </w:r>
      </w:ins>
      <w:ins w:id="8795" w:author="Rev 19 Allen Wirfs-Brock" w:date="2013-09-27T13:06:00Z">
        <w:r w:rsidR="00460CAC">
          <w:t>14.2.2</w:t>
        </w:r>
      </w:ins>
      <w:ins w:id="8796" w:author="Rev 19 Allen Wirfs-Brock" w:date="2013-09-23T15:58:00Z">
        <w:r>
          <w:fldChar w:fldCharType="end"/>
        </w:r>
        <w:r>
          <w:t xml:space="preserve">, </w:t>
        </w:r>
        <w:r>
          <w:fldChar w:fldCharType="begin"/>
        </w:r>
        <w:r>
          <w:instrText xml:space="preserve"> REF _Ref367714895 \r \h </w:instrText>
        </w:r>
      </w:ins>
      <w:ins w:id="8797" w:author="Rev 19 Allen Wirfs-Brock" w:date="2013-09-23T15:58:00Z">
        <w:r>
          <w:fldChar w:fldCharType="separate"/>
        </w:r>
      </w:ins>
      <w:ins w:id="8798" w:author="Rev 19 Allen Wirfs-Brock" w:date="2013-09-27T13:06:00Z">
        <w:r w:rsidR="00460CAC">
          <w:t>14.4.2</w:t>
        </w:r>
      </w:ins>
      <w:ins w:id="8799" w:author="Rev 19 Allen Wirfs-Brock" w:date="2013-09-23T15:58:00Z">
        <w:r>
          <w:fldChar w:fldCharType="end"/>
        </w:r>
        <w:r>
          <w:t xml:space="preserve">, </w:t>
        </w:r>
        <w:r>
          <w:fldChar w:fldCharType="begin"/>
        </w:r>
        <w:r>
          <w:instrText xml:space="preserve"> REF _Ref367714971 \r \h </w:instrText>
        </w:r>
      </w:ins>
      <w:ins w:id="8800" w:author="Rev 19 Allen Wirfs-Brock" w:date="2013-09-23T15:58:00Z">
        <w:r>
          <w:fldChar w:fldCharType="separate"/>
        </w:r>
      </w:ins>
      <w:ins w:id="8801" w:author="Rev 19 Allen Wirfs-Brock" w:date="2013-09-27T13:06:00Z">
        <w:r w:rsidR="00460CAC">
          <w:t>15.1.1.2</w:t>
        </w:r>
      </w:ins>
      <w:ins w:id="8802" w:author="Rev 19 Allen Wirfs-Brock" w:date="2013-09-23T15:58:00Z">
        <w:r>
          <w:fldChar w:fldCharType="end"/>
        </w:r>
        <w:r>
          <w:t xml:space="preserve">, </w:t>
        </w:r>
        <w:r>
          <w:fldChar w:fldCharType="begin"/>
        </w:r>
        <w:r>
          <w:instrText xml:space="preserve"> REF _Ref367714989 \r \h </w:instrText>
        </w:r>
      </w:ins>
      <w:ins w:id="8803" w:author="Rev 19 Allen Wirfs-Brock" w:date="2013-09-23T15:58:00Z">
        <w:r>
          <w:fldChar w:fldCharType="separate"/>
        </w:r>
      </w:ins>
      <w:ins w:id="8804" w:author="Rev 19 Allen Wirfs-Brock" w:date="2013-09-27T13:06:00Z">
        <w:r w:rsidR="00460CAC">
          <w:t>15.1.2.1</w:t>
        </w:r>
      </w:ins>
      <w:ins w:id="8805" w:author="Rev 19 Allen Wirfs-Brock" w:date="2013-09-23T15:58:00Z">
        <w:r>
          <w:fldChar w:fldCharType="end"/>
        </w:r>
        <w:r>
          <w:t>.</w:t>
        </w:r>
      </w:ins>
    </w:p>
    <w:p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rsidR="00A623D6" w:rsidRPr="00E77497" w:rsidRDefault="00A623D6" w:rsidP="006A78DC">
      <w:pPr>
        <w:pStyle w:val="Heading3"/>
      </w:pPr>
      <w:bookmarkStart w:id="8806" w:name="_Toc368050590"/>
      <w:r w:rsidRPr="00E77497">
        <w:t xml:space="preserve">Static Semantics:  </w:t>
      </w:r>
      <w:r>
        <w:t>Constructor</w:t>
      </w:r>
      <w:r>
        <w:rPr>
          <w:lang w:eastAsia="en-US"/>
        </w:rPr>
        <w:t>Method</w:t>
      </w:r>
      <w:bookmarkEnd w:id="8806"/>
    </w:p>
    <w:p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rsidR="009C71C6" w:rsidRPr="00E77497" w:rsidRDefault="009C71C6" w:rsidP="009C71C6">
      <w:pPr>
        <w:jc w:val="left"/>
      </w:pPr>
      <w:r>
        <w:rPr>
          <w:rStyle w:val="bnf"/>
        </w:rPr>
        <w:lastRenderedPageBreak/>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rsidR="009C71C6" w:rsidRDefault="009C71C6" w:rsidP="009C71C6">
      <w:pPr>
        <w:pStyle w:val="Alg4"/>
        <w:numPr>
          <w:ilvl w:val="0"/>
          <w:numId w:val="1353"/>
        </w:numPr>
        <w:spacing w:after="220"/>
        <w:contextualSpacing/>
      </w:pPr>
      <w:r>
        <w:t xml:space="preserve">If </w:t>
      </w:r>
      <w:r>
        <w:rPr>
          <w:i/>
          <w:iCs/>
        </w:rPr>
        <w:t>head</w:t>
      </w:r>
      <w:r>
        <w:t xml:space="preserve"> is not </w:t>
      </w:r>
      <w:r w:rsidRPr="00F25C9A">
        <w:rPr>
          <w:rFonts w:ascii="Arial" w:hAnsi="Arial" w:cs="Arial"/>
        </w:rPr>
        <w:t>empty</w:t>
      </w:r>
      <w:r>
        <w:t xml:space="preserve">, return </w:t>
      </w:r>
      <w:r>
        <w:rPr>
          <w:i/>
          <w:iCs/>
        </w:rPr>
        <w:t>head</w:t>
      </w:r>
      <w:r>
        <w:t>.</w:t>
      </w:r>
    </w:p>
    <w:p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rsidR="0013423F" w:rsidRPr="00E77497" w:rsidRDefault="0013423F" w:rsidP="006A78DC">
      <w:pPr>
        <w:pStyle w:val="Heading3"/>
      </w:pPr>
      <w:bookmarkStart w:id="8807" w:name="_Ref366747276"/>
      <w:bookmarkStart w:id="8808" w:name="_Toc368050591"/>
      <w:r w:rsidRPr="00E77497">
        <w:t xml:space="preserve">Static Semantics:  </w:t>
      </w:r>
      <w:r>
        <w:rPr>
          <w:lang w:eastAsia="en-US"/>
        </w:rPr>
        <w:t>Contains</w:t>
      </w:r>
      <w:bookmarkEnd w:id="8807"/>
      <w:bookmarkEnd w:id="8808"/>
    </w:p>
    <w:p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8809" w:author="Rev 19 Allen Wirfs-Brock" w:date="2013-09-12T11:08:00Z"/>
        </w:rPr>
      </w:pPr>
      <w:ins w:id="8810" w:author="Rev 19 Allen Wirfs-Brock" w:date="2013-09-12T11:08:00Z">
        <w:r w:rsidRPr="002E15BF">
          <w:t>See also:</w:t>
        </w:r>
        <w:r>
          <w:t xml:space="preserve"> </w:t>
        </w:r>
        <w:r>
          <w:fldChar w:fldCharType="begin"/>
        </w:r>
        <w:r>
          <w:instrText xml:space="preserve"> REF _Ref366747031 \r \h </w:instrText>
        </w:r>
      </w:ins>
      <w:ins w:id="8811" w:author="Rev 19 Allen Wirfs-Brock" w:date="2013-09-12T11:08:00Z">
        <w:r>
          <w:fldChar w:fldCharType="separate"/>
        </w:r>
      </w:ins>
      <w:ins w:id="8812" w:author="Rev 19 Allen Wirfs-Brock" w:date="2013-09-27T13:06:00Z">
        <w:r w:rsidR="00460CAC">
          <w:t>5.3</w:t>
        </w:r>
      </w:ins>
      <w:ins w:id="8813" w:author="Rev 19 Allen Wirfs-Brock" w:date="2013-09-12T11:08:00Z">
        <w:r>
          <w:fldChar w:fldCharType="end"/>
        </w:r>
        <w:r>
          <w:t xml:space="preserve">, </w:t>
        </w:r>
        <w:r>
          <w:fldChar w:fldCharType="begin"/>
        </w:r>
        <w:r>
          <w:instrText xml:space="preserve"> REF _Ref366747005 \r \h </w:instrText>
        </w:r>
      </w:ins>
      <w:ins w:id="8814" w:author="Rev 19 Allen Wirfs-Brock" w:date="2013-09-12T11:08:00Z">
        <w:r>
          <w:fldChar w:fldCharType="separate"/>
        </w:r>
      </w:ins>
      <w:ins w:id="8815" w:author="Rev 19 Allen Wirfs-Brock" w:date="2013-09-27T13:06:00Z">
        <w:r w:rsidR="00460CAC">
          <w:t>12.1.5.2</w:t>
        </w:r>
      </w:ins>
      <w:ins w:id="8816" w:author="Rev 19 Allen Wirfs-Brock" w:date="2013-09-12T11:08:00Z">
        <w:r>
          <w:fldChar w:fldCharType="end"/>
        </w:r>
        <w:r>
          <w:t xml:space="preserve">, </w:t>
        </w:r>
        <w:r>
          <w:fldChar w:fldCharType="begin"/>
        </w:r>
        <w:r>
          <w:instrText xml:space="preserve"> REF _Ref366747129 \r \h </w:instrText>
        </w:r>
      </w:ins>
      <w:ins w:id="8817" w:author="Rev 19 Allen Wirfs-Brock" w:date="2013-09-12T11:08:00Z">
        <w:r>
          <w:fldChar w:fldCharType="separate"/>
        </w:r>
      </w:ins>
      <w:ins w:id="8818" w:author="Rev 19 Allen Wirfs-Brock" w:date="2013-09-27T13:06:00Z">
        <w:r w:rsidR="00460CAC">
          <w:t>12.2.1.1</w:t>
        </w:r>
      </w:ins>
      <w:ins w:id="8819" w:author="Rev 19 Allen Wirfs-Brock" w:date="2013-09-12T11:08:00Z">
        <w:r>
          <w:fldChar w:fldCharType="end"/>
        </w:r>
        <w:r>
          <w:t xml:space="preserve">, </w:t>
        </w:r>
        <w:r>
          <w:fldChar w:fldCharType="begin"/>
        </w:r>
        <w:r>
          <w:instrText xml:space="preserve"> REF _Ref366747171 \r \h </w:instrText>
        </w:r>
      </w:ins>
      <w:ins w:id="8820" w:author="Rev 19 Allen Wirfs-Brock" w:date="2013-09-12T11:08:00Z">
        <w:r>
          <w:fldChar w:fldCharType="separate"/>
        </w:r>
      </w:ins>
      <w:ins w:id="8821" w:author="Rev 19 Allen Wirfs-Brock" w:date="2013-09-27T13:06:00Z">
        <w:r w:rsidR="00460CAC">
          <w:t>14.1.3</w:t>
        </w:r>
      </w:ins>
      <w:ins w:id="8822" w:author="Rev 19 Allen Wirfs-Brock" w:date="2013-09-12T11:08:00Z">
        <w:r>
          <w:fldChar w:fldCharType="end"/>
        </w:r>
        <w:r>
          <w:t xml:space="preserve">, </w:t>
        </w:r>
        <w:r>
          <w:fldChar w:fldCharType="begin"/>
        </w:r>
        <w:r>
          <w:instrText xml:space="preserve"> REF _Ref366747196 \r \h </w:instrText>
        </w:r>
      </w:ins>
      <w:ins w:id="8823" w:author="Rev 19 Allen Wirfs-Brock" w:date="2013-09-12T11:08:00Z">
        <w:r>
          <w:fldChar w:fldCharType="separate"/>
        </w:r>
      </w:ins>
      <w:ins w:id="8824" w:author="Rev 19 Allen Wirfs-Brock" w:date="2013-09-27T13:06:00Z">
        <w:r w:rsidR="00460CAC">
          <w:t>14.2.3</w:t>
        </w:r>
      </w:ins>
      <w:ins w:id="8825" w:author="Rev 19 Allen Wirfs-Brock" w:date="2013-09-12T11:08:00Z">
        <w:r>
          <w:fldChar w:fldCharType="end"/>
        </w:r>
        <w:r>
          <w:t xml:space="preserve">, </w:t>
        </w:r>
        <w:r>
          <w:fldChar w:fldCharType="begin"/>
        </w:r>
        <w:r>
          <w:instrText xml:space="preserve"> REF _Ref366747244 \r \h </w:instrText>
        </w:r>
      </w:ins>
      <w:ins w:id="8826" w:author="Rev 19 Allen Wirfs-Brock" w:date="2013-09-12T11:08:00Z">
        <w:r>
          <w:fldChar w:fldCharType="separate"/>
        </w:r>
      </w:ins>
      <w:ins w:id="8827" w:author="Rev 19 Allen Wirfs-Brock" w:date="2013-09-27T13:06:00Z">
        <w:r w:rsidR="00460CAC">
          <w:t>14.4.3</w:t>
        </w:r>
      </w:ins>
      <w:ins w:id="8828" w:author="Rev 19 Allen Wirfs-Brock" w:date="2013-09-12T11:08:00Z">
        <w:r>
          <w:fldChar w:fldCharType="end"/>
        </w:r>
      </w:ins>
    </w:p>
    <w:p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rsidR="00594449" w:rsidRDefault="00594449" w:rsidP="00594449">
      <w:pPr>
        <w:pStyle w:val="Note"/>
      </w:pPr>
      <w:r>
        <w:t>NOTE</w:t>
      </w:r>
      <w:r>
        <w:tab/>
        <w:t>Static semantic rules that depend upon substructure generally do not look into class bodies.</w:t>
      </w:r>
    </w:p>
    <w:p w:rsidR="00D97798" w:rsidRPr="00E77497" w:rsidRDefault="00D97798" w:rsidP="006A78DC">
      <w:pPr>
        <w:pStyle w:val="Heading3"/>
      </w:pPr>
      <w:bookmarkStart w:id="8829" w:name="_Ref367715568"/>
      <w:bookmarkStart w:id="8830" w:name="_Toc368050592"/>
      <w:r w:rsidRPr="00E77497">
        <w:t xml:space="preserve">Static Semantics:  </w:t>
      </w:r>
      <w:r>
        <w:rPr>
          <w:lang w:eastAsia="en-US"/>
        </w:rPr>
        <w:t>IsConstantDeclaration</w:t>
      </w:r>
      <w:bookmarkEnd w:id="8829"/>
      <w:bookmarkEnd w:id="8830"/>
    </w:p>
    <w:p w:rsidR="00D30056" w:rsidRPr="00F742D3" w:rsidRDefault="00D30056" w:rsidP="00D30056">
      <w:pPr>
        <w:rPr>
          <w:ins w:id="8831" w:author="Rev 19 Allen Wirfs-Brock" w:date="2013-09-23T16:06:00Z"/>
        </w:rPr>
      </w:pPr>
      <w:ins w:id="8832" w:author="Rev 19 Allen Wirfs-Brock" w:date="2013-09-23T16:06:00Z">
        <w:r>
          <w:t xml:space="preserve">See also: </w:t>
        </w:r>
        <w:r>
          <w:fldChar w:fldCharType="begin"/>
        </w:r>
        <w:r>
          <w:instrText xml:space="preserve"> REF _Ref367715448 \r \h </w:instrText>
        </w:r>
      </w:ins>
      <w:ins w:id="8833" w:author="Rev 19 Allen Wirfs-Brock" w:date="2013-09-23T16:06:00Z">
        <w:r>
          <w:fldChar w:fldCharType="separate"/>
        </w:r>
      </w:ins>
      <w:ins w:id="8834" w:author="Rev 19 Allen Wirfs-Brock" w:date="2013-09-27T13:06:00Z">
        <w:r w:rsidR="00460CAC">
          <w:t>13.2.1.3</w:t>
        </w:r>
      </w:ins>
      <w:ins w:id="8835" w:author="Rev 19 Allen Wirfs-Brock" w:date="2013-09-23T16:06:00Z">
        <w:r>
          <w:fldChar w:fldCharType="end"/>
        </w:r>
        <w:r>
          <w:t xml:space="preserve">, </w:t>
        </w:r>
        <w:r>
          <w:fldChar w:fldCharType="begin"/>
        </w:r>
        <w:r>
          <w:instrText xml:space="preserve"> REF _Ref367715502 \r \h </w:instrText>
        </w:r>
      </w:ins>
      <w:ins w:id="8836" w:author="Rev 19 Allen Wirfs-Brock" w:date="2013-09-23T16:06:00Z">
        <w:r>
          <w:fldChar w:fldCharType="separate"/>
        </w:r>
      </w:ins>
      <w:ins w:id="8837" w:author="Rev 19 Allen Wirfs-Brock" w:date="2013-09-27T13:06:00Z">
        <w:r w:rsidR="00460CAC">
          <w:t>14.1.6</w:t>
        </w:r>
      </w:ins>
      <w:ins w:id="8838" w:author="Rev 19 Allen Wirfs-Brock" w:date="2013-09-23T16:06:00Z">
        <w:r>
          <w:fldChar w:fldCharType="end"/>
        </w:r>
        <w:r>
          <w:t xml:space="preserve">, </w:t>
        </w:r>
        <w:r>
          <w:fldChar w:fldCharType="begin"/>
        </w:r>
        <w:r>
          <w:instrText xml:space="preserve"> REF _Ref367715540 \r \h </w:instrText>
        </w:r>
      </w:ins>
      <w:ins w:id="8839" w:author="Rev 19 Allen Wirfs-Brock" w:date="2013-09-23T16:06:00Z">
        <w:r>
          <w:fldChar w:fldCharType="separate"/>
        </w:r>
      </w:ins>
      <w:ins w:id="8840" w:author="Rev 19 Allen Wirfs-Brock" w:date="2013-09-27T13:06:00Z">
        <w:r w:rsidR="00460CAC">
          <w:t>14.4.4</w:t>
        </w:r>
      </w:ins>
      <w:ins w:id="8841" w:author="Rev 19 Allen Wirfs-Brock" w:date="2013-09-23T16:06:00Z">
        <w:r>
          <w:fldChar w:fldCharType="end"/>
        </w:r>
        <w:r>
          <w:t>.</w:t>
        </w:r>
      </w:ins>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rsidR="00DC1842" w:rsidRPr="00E77497" w:rsidRDefault="00DC1842" w:rsidP="006A78DC">
      <w:pPr>
        <w:pStyle w:val="Heading3"/>
      </w:pPr>
      <w:bookmarkStart w:id="8842" w:name="_Toc368050593"/>
      <w:r w:rsidRPr="00E77497">
        <w:t xml:space="preserve">Static Semantics:  </w:t>
      </w:r>
      <w:r>
        <w:rPr>
          <w:lang w:eastAsia="en-US"/>
        </w:rPr>
        <w:t>IsStatic</w:t>
      </w:r>
      <w:bookmarkEnd w:id="8842"/>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rsidR="00DC1842" w:rsidRPr="00E77497" w:rsidRDefault="00DC1842" w:rsidP="00DC1842">
      <w:pPr>
        <w:pStyle w:val="Alg4"/>
        <w:numPr>
          <w:ilvl w:val="0"/>
          <w:numId w:val="1352"/>
        </w:numPr>
        <w:spacing w:after="220"/>
        <w:contextualSpacing/>
      </w:pPr>
      <w:r>
        <w:t xml:space="preserve">Return </w:t>
      </w:r>
      <w:r>
        <w:rPr>
          <w:b/>
        </w:rPr>
        <w:t>true</w:t>
      </w:r>
      <w:r w:rsidRPr="00E77497">
        <w:t>.</w:t>
      </w:r>
    </w:p>
    <w:p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3"/>
        </w:numPr>
        <w:spacing w:after="220"/>
        <w:contextualSpacing/>
      </w:pPr>
      <w:r>
        <w:t xml:space="preserve">Return </w:t>
      </w:r>
      <w:r w:rsidRPr="00DC1842">
        <w:rPr>
          <w:b/>
        </w:rPr>
        <w:t>false</w:t>
      </w:r>
      <w:r>
        <w:t>.</w:t>
      </w:r>
    </w:p>
    <w:p w:rsidR="00D97798" w:rsidRPr="00E77497" w:rsidRDefault="00D97798" w:rsidP="006A78DC">
      <w:pPr>
        <w:pStyle w:val="Heading3"/>
      </w:pPr>
      <w:bookmarkStart w:id="8843" w:name="_Ref367708091"/>
      <w:bookmarkStart w:id="8844" w:name="_Toc368050594"/>
      <w:r w:rsidRPr="00E77497">
        <w:t xml:space="preserve">Static Semantics:  </w:t>
      </w:r>
      <w:r w:rsidRPr="00E77497">
        <w:rPr>
          <w:lang w:eastAsia="en-US"/>
        </w:rPr>
        <w:t>LexicallyDeclaredNames</w:t>
      </w:r>
      <w:bookmarkEnd w:id="8843"/>
      <w:bookmarkEnd w:id="8844"/>
    </w:p>
    <w:p w:rsidR="002B5C9A" w:rsidRPr="00F742D3" w:rsidRDefault="002B5C9A" w:rsidP="002B5C9A">
      <w:pPr>
        <w:rPr>
          <w:ins w:id="8845" w:author="Rev 19 Allen Wirfs-Brock" w:date="2013-09-23T14:03:00Z"/>
        </w:rPr>
      </w:pPr>
      <w:ins w:id="8846" w:author="Rev 19 Allen Wirfs-Brock" w:date="2013-09-23T14:03:00Z">
        <w:r>
          <w:t xml:space="preserve">See also: </w:t>
        </w:r>
        <w:r>
          <w:fldChar w:fldCharType="begin"/>
        </w:r>
        <w:r>
          <w:instrText xml:space="preserve"> REF _Ref367707791 \r \h </w:instrText>
        </w:r>
      </w:ins>
      <w:ins w:id="8847" w:author="Rev 19 Allen Wirfs-Brock" w:date="2013-09-23T14:03:00Z">
        <w:r>
          <w:fldChar w:fldCharType="separate"/>
        </w:r>
      </w:ins>
      <w:ins w:id="8848" w:author="Rev 19 Allen Wirfs-Brock" w:date="2013-09-27T13:06:00Z">
        <w:r w:rsidR="00460CAC">
          <w:t>13.1.3</w:t>
        </w:r>
      </w:ins>
      <w:ins w:id="8849" w:author="Rev 19 Allen Wirfs-Brock" w:date="2013-09-23T14:03:00Z">
        <w:r>
          <w:fldChar w:fldCharType="end"/>
        </w:r>
        <w:r>
          <w:t xml:space="preserve">, </w:t>
        </w:r>
        <w:r>
          <w:fldChar w:fldCharType="begin"/>
        </w:r>
        <w:r>
          <w:instrText xml:space="preserve"> REF _Ref367707886 \r \h </w:instrText>
        </w:r>
      </w:ins>
      <w:ins w:id="8850" w:author="Rev 19 Allen Wirfs-Brock" w:date="2013-09-23T14:03:00Z">
        <w:r>
          <w:fldChar w:fldCharType="separate"/>
        </w:r>
      </w:ins>
      <w:ins w:id="8851" w:author="Rev 19 Allen Wirfs-Brock" w:date="2013-09-27T13:06:00Z">
        <w:r w:rsidR="00460CAC">
          <w:t>13.11.3</w:t>
        </w:r>
      </w:ins>
      <w:ins w:id="8852" w:author="Rev 19 Allen Wirfs-Brock" w:date="2013-09-23T14:03:00Z">
        <w:r>
          <w:fldChar w:fldCharType="end"/>
        </w:r>
        <w:r>
          <w:t xml:space="preserve">, </w:t>
        </w:r>
        <w:r>
          <w:fldChar w:fldCharType="begin"/>
        </w:r>
        <w:r>
          <w:instrText xml:space="preserve"> REF _Ref367707965 \r \h </w:instrText>
        </w:r>
      </w:ins>
      <w:ins w:id="8853" w:author="Rev 19 Allen Wirfs-Brock" w:date="2013-09-23T14:03:00Z">
        <w:r>
          <w:fldChar w:fldCharType="separate"/>
        </w:r>
      </w:ins>
      <w:ins w:id="8854" w:author="Rev 19 Allen Wirfs-Brock" w:date="2013-09-27T13:06:00Z">
        <w:r w:rsidR="00460CAC">
          <w:t>14.1.9</w:t>
        </w:r>
      </w:ins>
      <w:ins w:id="8855" w:author="Rev 19 Allen Wirfs-Brock" w:date="2013-09-23T14:03:00Z">
        <w:r>
          <w:fldChar w:fldCharType="end"/>
        </w:r>
        <w:r>
          <w:t xml:space="preserve">, </w:t>
        </w:r>
        <w:r>
          <w:fldChar w:fldCharType="begin"/>
        </w:r>
        <w:r>
          <w:instrText xml:space="preserve"> REF _Ref367708006 \r \h </w:instrText>
        </w:r>
      </w:ins>
      <w:ins w:id="8856" w:author="Rev 19 Allen Wirfs-Brock" w:date="2013-09-23T14:03:00Z">
        <w:r>
          <w:fldChar w:fldCharType="separate"/>
        </w:r>
      </w:ins>
      <w:ins w:id="8857" w:author="Rev 19 Allen Wirfs-Brock" w:date="2013-09-27T13:06:00Z">
        <w:r w:rsidR="00460CAC">
          <w:t>14.2.7</w:t>
        </w:r>
      </w:ins>
      <w:ins w:id="8858" w:author="Rev 19 Allen Wirfs-Brock" w:date="2013-09-23T14:03:00Z">
        <w:r>
          <w:fldChar w:fldCharType="end"/>
        </w:r>
        <w:r>
          <w:t xml:space="preserve">, </w:t>
        </w:r>
        <w:r>
          <w:fldChar w:fldCharType="begin"/>
        </w:r>
        <w:r>
          <w:instrText xml:space="preserve"> REF _Ref367708053 \r \h </w:instrText>
        </w:r>
      </w:ins>
      <w:ins w:id="8859" w:author="Rev 19 Allen Wirfs-Brock" w:date="2013-09-23T14:03:00Z">
        <w:r>
          <w:fldChar w:fldCharType="separate"/>
        </w:r>
      </w:ins>
      <w:ins w:id="8860" w:author="Rev 19 Allen Wirfs-Brock" w:date="2013-09-27T13:06:00Z">
        <w:r w:rsidR="00460CAC">
          <w:t>14.4.5</w:t>
        </w:r>
      </w:ins>
      <w:ins w:id="8861" w:author="Rev 19 Allen Wirfs-Brock" w:date="2013-09-23T14:03:00Z">
        <w:r>
          <w:fldChar w:fldCharType="end"/>
        </w:r>
        <w:r>
          <w:t xml:space="preserve">, </w:t>
        </w:r>
        <w:r>
          <w:fldChar w:fldCharType="begin"/>
        </w:r>
        <w:r>
          <w:instrText xml:space="preserve"> REF _Ref367708152 \r \h </w:instrText>
        </w:r>
      </w:ins>
      <w:ins w:id="8862" w:author="Rev 19 Allen Wirfs-Brock" w:date="2013-09-23T14:03:00Z">
        <w:r>
          <w:fldChar w:fldCharType="separate"/>
        </w:r>
      </w:ins>
      <w:ins w:id="8863" w:author="Rev 19 Allen Wirfs-Brock" w:date="2013-09-27T13:06:00Z">
        <w:r w:rsidR="00460CAC">
          <w:t>15.1.0.3</w:t>
        </w:r>
      </w:ins>
      <w:ins w:id="8864" w:author="Rev 19 Allen Wirfs-Brock" w:date="2013-09-23T14:03:00Z">
        <w:r>
          <w:fldChar w:fldCharType="end"/>
        </w:r>
        <w:r>
          <w:t xml:space="preserve">, </w:t>
        </w:r>
        <w:r>
          <w:fldChar w:fldCharType="begin"/>
        </w:r>
        <w:r>
          <w:instrText xml:space="preserve"> REF _Ref367708185 \r \h </w:instrText>
        </w:r>
      </w:ins>
      <w:ins w:id="8865" w:author="Rev 19 Allen Wirfs-Brock" w:date="2013-09-23T14:03:00Z">
        <w:r>
          <w:fldChar w:fldCharType="separate"/>
        </w:r>
      </w:ins>
      <w:ins w:id="8866" w:author="Rev 19 Allen Wirfs-Brock" w:date="2013-09-27T13:06:00Z">
        <w:r w:rsidR="00460CAC">
          <w:t>15.2.3</w:t>
        </w:r>
      </w:ins>
      <w:ins w:id="8867" w:author="Rev 19 Allen Wirfs-Brock" w:date="2013-09-23T14:03:00Z">
        <w:r>
          <w:fldChar w:fldCharType="end"/>
        </w:r>
        <w:r>
          <w:t>.</w:t>
        </w:r>
      </w:ins>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rsidR="00E926E2" w:rsidRPr="00E77497" w:rsidRDefault="00E926E2" w:rsidP="006A78DC">
      <w:pPr>
        <w:pStyle w:val="Heading3"/>
      </w:pPr>
      <w:bookmarkStart w:id="8868" w:name="_Toc368050595"/>
      <w:r w:rsidRPr="00E77497">
        <w:lastRenderedPageBreak/>
        <w:t xml:space="preserve">Static Semantics:  </w:t>
      </w:r>
      <w:r w:rsidR="00DC1842">
        <w:t>Prototype</w:t>
      </w:r>
      <w:r>
        <w:rPr>
          <w:lang w:eastAsia="en-US"/>
        </w:rPr>
        <w:t>Method</w:t>
      </w:r>
      <w:r w:rsidRPr="00E77497">
        <w:rPr>
          <w:lang w:eastAsia="en-US"/>
        </w:rPr>
        <w:t>De</w:t>
      </w:r>
      <w:r w:rsidR="00002FFA">
        <w:rPr>
          <w:lang w:eastAsia="en-US"/>
        </w:rPr>
        <w:t>finition</w:t>
      </w:r>
      <w:r w:rsidRPr="00E77497">
        <w:rPr>
          <w:lang w:eastAsia="en-US"/>
        </w:rPr>
        <w:t>s</w:t>
      </w:r>
      <w:bookmarkEnd w:id="8868"/>
    </w:p>
    <w:p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rsidR="002D52EE" w:rsidRDefault="002D52EE" w:rsidP="000374D3">
      <w:pPr>
        <w:pStyle w:val="Alg4"/>
        <w:numPr>
          <w:ilvl w:val="0"/>
          <w:numId w:val="1596"/>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2D52EE" w:rsidRDefault="002D52EE" w:rsidP="000374D3">
      <w:pPr>
        <w:pStyle w:val="Alg4"/>
        <w:numPr>
          <w:ilvl w:val="0"/>
          <w:numId w:val="1596"/>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rsidR="00CE25DF" w:rsidRDefault="00CE25DF" w:rsidP="000374D3">
      <w:pPr>
        <w:pStyle w:val="Alg4"/>
        <w:numPr>
          <w:ilvl w:val="0"/>
          <w:numId w:val="1596"/>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rsidR="00A30CF3" w:rsidRPr="00E77497" w:rsidRDefault="00A30CF3" w:rsidP="000374D3">
      <w:pPr>
        <w:pStyle w:val="Alg4"/>
        <w:numPr>
          <w:ilvl w:val="0"/>
          <w:numId w:val="1596"/>
        </w:numPr>
        <w:spacing w:after="220"/>
        <w:contextualSpacing/>
      </w:pPr>
      <w:r>
        <w:t xml:space="preserve">Return a </w:t>
      </w:r>
      <w:r w:rsidRPr="00E77497">
        <w:t xml:space="preserve">List containing </w:t>
      </w:r>
      <w:r w:rsidRPr="001F706A">
        <w:rPr>
          <w:i/>
        </w:rPr>
        <w:t>ClassElement</w:t>
      </w:r>
      <w:r w:rsidRPr="00E77497">
        <w:t>.</w:t>
      </w:r>
    </w:p>
    <w:p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A30CF3" w:rsidRPr="00E77497" w:rsidRDefault="00A30CF3" w:rsidP="000374D3">
      <w:pPr>
        <w:pStyle w:val="Alg4"/>
        <w:numPr>
          <w:ilvl w:val="0"/>
          <w:numId w:val="1597"/>
        </w:numPr>
        <w:contextualSpacing/>
      </w:pPr>
      <w:r w:rsidRPr="00E77497">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rsidR="002D52EE" w:rsidRDefault="002D52EE" w:rsidP="000374D3">
      <w:pPr>
        <w:pStyle w:val="Alg4"/>
        <w:numPr>
          <w:ilvl w:val="0"/>
          <w:numId w:val="1597"/>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2D52EE" w:rsidRDefault="002D52EE" w:rsidP="000374D3">
      <w:pPr>
        <w:pStyle w:val="Alg4"/>
        <w:numPr>
          <w:ilvl w:val="0"/>
          <w:numId w:val="1597"/>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rsidR="000374D3" w:rsidRDefault="00A30CF3" w:rsidP="000374D3">
      <w:pPr>
        <w:pStyle w:val="Alg4"/>
        <w:numPr>
          <w:ilvl w:val="0"/>
          <w:numId w:val="1597"/>
        </w:numPr>
        <w:contextualSpacing/>
        <w:rPr>
          <w:ins w:id="8869" w:author="Rev 19 Allen Wirfs-Brock" w:date="2013-09-10T13:47:00Z"/>
        </w:rPr>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p>
    <w:p w:rsidR="00A30CF3" w:rsidRPr="00E77497" w:rsidRDefault="00A30CF3" w:rsidP="000374D3">
      <w:pPr>
        <w:pStyle w:val="Alg4"/>
        <w:numPr>
          <w:ilvl w:val="0"/>
          <w:numId w:val="1597"/>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A30CF3" w:rsidRPr="00E77497" w:rsidRDefault="00A30CF3" w:rsidP="000374D3">
      <w:pPr>
        <w:pStyle w:val="Alg4"/>
        <w:numPr>
          <w:ilvl w:val="0"/>
          <w:numId w:val="1597"/>
        </w:numPr>
        <w:spacing w:after="220"/>
        <w:contextualSpacing/>
      </w:pPr>
      <w:r w:rsidRPr="00E77497">
        <w:t xml:space="preserve">Return </w:t>
      </w:r>
      <w:r>
        <w:rPr>
          <w:i/>
        </w:rPr>
        <w:t>list</w:t>
      </w:r>
      <w:r w:rsidRPr="00E77497">
        <w:t>.</w:t>
      </w:r>
    </w:p>
    <w:p w:rsidR="00DC1842" w:rsidRPr="00E77497" w:rsidRDefault="00DC1842" w:rsidP="006A78DC">
      <w:pPr>
        <w:pStyle w:val="Heading3"/>
      </w:pPr>
      <w:bookmarkStart w:id="8870" w:name="_Toc368050596"/>
      <w:r w:rsidRPr="00E77497">
        <w:t xml:space="preserve">Static Semantics:  </w:t>
      </w:r>
      <w:r>
        <w:t>Prototype</w:t>
      </w:r>
      <w:r w:rsidRPr="00E77497">
        <w:rPr>
          <w:lang w:eastAsia="en-US"/>
        </w:rPr>
        <w:t>Property</w:t>
      </w:r>
      <w:r>
        <w:rPr>
          <w:lang w:eastAsia="en-US"/>
        </w:rPr>
        <w:t>Name</w:t>
      </w:r>
      <w:r w:rsidRPr="00E77497">
        <w:rPr>
          <w:lang w:eastAsia="en-US"/>
        </w:rPr>
        <w:t>List</w:t>
      </w:r>
      <w:bookmarkEnd w:id="8870"/>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rsidR="001F706A" w:rsidRPr="00E77497" w:rsidRDefault="001F706A" w:rsidP="006A78DC">
      <w:pPr>
        <w:pStyle w:val="Heading3"/>
      </w:pPr>
      <w:bookmarkStart w:id="8871" w:name="_Ref366744732"/>
      <w:bookmarkStart w:id="8872" w:name="_Toc368050597"/>
      <w:r w:rsidRPr="00E77497">
        <w:t xml:space="preserve">Static Semantics:  </w:t>
      </w:r>
      <w:r w:rsidRPr="00C05BBA">
        <w:rPr>
          <w:rStyle w:val="bnf"/>
          <w:rFonts w:ascii="Arial" w:hAnsi="Arial" w:cs="Arial"/>
          <w:i w:val="0"/>
        </w:rPr>
        <w:t>PropName</w:t>
      </w:r>
      <w:bookmarkEnd w:id="8871"/>
      <w:bookmarkEnd w:id="8872"/>
    </w:p>
    <w:p w:rsidR="00E23611" w:rsidRPr="00E23611" w:rsidRDefault="00E23611" w:rsidP="00E23611">
      <w:pPr>
        <w:rPr>
          <w:ins w:id="8873" w:author="Rev 19 Allen Wirfs-Brock" w:date="2013-09-12T10:25:00Z"/>
        </w:rPr>
      </w:pPr>
      <w:ins w:id="8874" w:author="Rev 19 Allen Wirfs-Brock" w:date="2013-09-12T10:25:00Z">
        <w:r>
          <w:rPr>
            <w:b/>
          </w:rPr>
          <w:t>See also:</w:t>
        </w:r>
        <w:r>
          <w:t xml:space="preserve"> </w:t>
        </w:r>
        <w:r>
          <w:fldChar w:fldCharType="begin"/>
        </w:r>
        <w:r>
          <w:instrText xml:space="preserve"> REF _Ref366744593 \r \h </w:instrText>
        </w:r>
      </w:ins>
      <w:ins w:id="8875" w:author="Rev 19 Allen Wirfs-Brock" w:date="2013-09-12T10:25:00Z">
        <w:r>
          <w:fldChar w:fldCharType="separate"/>
        </w:r>
      </w:ins>
      <w:ins w:id="8876" w:author="Rev 19 Allen Wirfs-Brock" w:date="2013-09-27T13:06:00Z">
        <w:r w:rsidR="00460CAC">
          <w:t>12.1.5.4</w:t>
        </w:r>
      </w:ins>
      <w:ins w:id="8877" w:author="Rev 19 Allen Wirfs-Brock" w:date="2013-09-12T10:25:00Z">
        <w:r>
          <w:fldChar w:fldCharType="end"/>
        </w:r>
        <w:r>
          <w:t xml:space="preserve">, </w:t>
        </w:r>
        <w:r>
          <w:fldChar w:fldCharType="begin"/>
        </w:r>
        <w:r>
          <w:instrText xml:space="preserve"> REF _Ref366744641 \r \h </w:instrText>
        </w:r>
      </w:ins>
      <w:ins w:id="8878" w:author="Rev 19 Allen Wirfs-Brock" w:date="2013-09-12T10:25:00Z">
        <w:r>
          <w:fldChar w:fldCharType="separate"/>
        </w:r>
      </w:ins>
      <w:ins w:id="8879" w:author="Rev 19 Allen Wirfs-Brock" w:date="2013-09-27T13:06:00Z">
        <w:r w:rsidR="00460CAC">
          <w:t>14.3.4</w:t>
        </w:r>
      </w:ins>
      <w:ins w:id="8880" w:author="Rev 19 Allen Wirfs-Brock" w:date="2013-09-12T10:25:00Z">
        <w:r>
          <w:fldChar w:fldCharType="end"/>
        </w:r>
        <w:r>
          <w:t xml:space="preserve">, </w:t>
        </w:r>
        <w:r>
          <w:fldChar w:fldCharType="begin"/>
        </w:r>
        <w:r>
          <w:instrText xml:space="preserve"> REF _Ref366744682 \r \h </w:instrText>
        </w:r>
      </w:ins>
      <w:ins w:id="8881" w:author="Rev 19 Allen Wirfs-Brock" w:date="2013-09-12T10:25:00Z">
        <w:r>
          <w:fldChar w:fldCharType="separate"/>
        </w:r>
      </w:ins>
      <w:ins w:id="8882" w:author="Rev 19 Allen Wirfs-Brock" w:date="2013-09-27T13:06:00Z">
        <w:r w:rsidR="00460CAC">
          <w:t>14.4.6</w:t>
        </w:r>
      </w:ins>
      <w:ins w:id="8883" w:author="Rev 19 Allen Wirfs-Brock" w:date="2013-09-12T10:25:00Z">
        <w:r>
          <w:fldChar w:fldCharType="end"/>
        </w:r>
        <w:r>
          <w:t xml:space="preserve"> </w:t>
        </w:r>
      </w:ins>
    </w:p>
    <w:p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rsidR="00305E2B" w:rsidRPr="00E77497" w:rsidRDefault="00305E2B" w:rsidP="006A78DC">
      <w:pPr>
        <w:pStyle w:val="Heading3"/>
      </w:pPr>
      <w:bookmarkStart w:id="8884" w:name="_Toc368050598"/>
      <w:r w:rsidRPr="00E77497">
        <w:t xml:space="preserve">Static Semantics:  </w:t>
      </w:r>
      <w:r w:rsidR="00DC1842">
        <w:t>Static</w:t>
      </w:r>
      <w:r w:rsidRPr="00E77497">
        <w:rPr>
          <w:lang w:eastAsia="en-US"/>
        </w:rPr>
        <w:t>Property</w:t>
      </w:r>
      <w:r>
        <w:rPr>
          <w:lang w:eastAsia="en-US"/>
        </w:rPr>
        <w:t>Name</w:t>
      </w:r>
      <w:r w:rsidRPr="00E77497">
        <w:rPr>
          <w:lang w:eastAsia="en-US"/>
        </w:rPr>
        <w:t>List</w:t>
      </w:r>
      <w:bookmarkEnd w:id="8884"/>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rsidR="00DC1842" w:rsidRPr="00E77497" w:rsidRDefault="00DC1842" w:rsidP="006A78DC">
      <w:pPr>
        <w:pStyle w:val="Heading3"/>
      </w:pPr>
      <w:bookmarkStart w:id="8885" w:name="_Toc368050599"/>
      <w:r w:rsidRPr="00E77497">
        <w:lastRenderedPageBreak/>
        <w:t xml:space="preserve">Static Semantics:  </w:t>
      </w:r>
      <w:r>
        <w:t>Static</w:t>
      </w:r>
      <w:r>
        <w:rPr>
          <w:lang w:eastAsia="en-US"/>
        </w:rPr>
        <w:t>Method</w:t>
      </w:r>
      <w:r w:rsidRPr="00E77497">
        <w:rPr>
          <w:lang w:eastAsia="en-US"/>
        </w:rPr>
        <w:t>De</w:t>
      </w:r>
      <w:r>
        <w:rPr>
          <w:lang w:eastAsia="en-US"/>
        </w:rPr>
        <w:t>finition</w:t>
      </w:r>
      <w:r w:rsidRPr="00E77497">
        <w:rPr>
          <w:lang w:eastAsia="en-US"/>
        </w:rPr>
        <w:t>s</w:t>
      </w:r>
      <w:bookmarkEnd w:id="8885"/>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rsidR="00D97798" w:rsidRPr="00E77497" w:rsidRDefault="00D97798" w:rsidP="006A78DC">
      <w:pPr>
        <w:pStyle w:val="Heading3"/>
      </w:pPr>
      <w:bookmarkStart w:id="8886" w:name="_Ref367706084"/>
      <w:bookmarkStart w:id="8887" w:name="_Toc368050600"/>
      <w:r w:rsidRPr="00E77497">
        <w:t xml:space="preserve">Static Semantics:  </w:t>
      </w:r>
      <w:r w:rsidRPr="00E77497">
        <w:rPr>
          <w:lang w:eastAsia="en-US"/>
        </w:rPr>
        <w:t>VarDeclaredNames</w:t>
      </w:r>
      <w:bookmarkEnd w:id="8886"/>
      <w:bookmarkEnd w:id="8887"/>
    </w:p>
    <w:p w:rsidR="002E137C" w:rsidRPr="00F742D3" w:rsidRDefault="002E137C" w:rsidP="002E137C">
      <w:pPr>
        <w:rPr>
          <w:ins w:id="8888" w:author="Rev 19 Allen Wirfs-Brock" w:date="2013-09-23T13:33:00Z"/>
        </w:rPr>
      </w:pPr>
      <w:ins w:id="8889" w:author="Rev 19 Allen Wirfs-Brock" w:date="2013-09-23T13:33:00Z">
        <w:r>
          <w:t xml:space="preserve">See also: </w:t>
        </w:r>
        <w:r>
          <w:fldChar w:fldCharType="begin"/>
        </w:r>
        <w:r>
          <w:instrText xml:space="preserve"> REF _Ref367705708 \r \h </w:instrText>
        </w:r>
      </w:ins>
      <w:ins w:id="8890" w:author="Rev 19 Allen Wirfs-Brock" w:date="2013-09-23T13:33:00Z">
        <w:r>
          <w:fldChar w:fldCharType="separate"/>
        </w:r>
      </w:ins>
      <w:ins w:id="8891" w:author="Rev 19 Allen Wirfs-Brock" w:date="2013-09-27T13:06:00Z">
        <w:r w:rsidR="00460CAC">
          <w:t>13.0.1</w:t>
        </w:r>
      </w:ins>
      <w:ins w:id="8892" w:author="Rev 19 Allen Wirfs-Brock" w:date="2013-09-23T13:33:00Z">
        <w:r>
          <w:fldChar w:fldCharType="end"/>
        </w:r>
        <w:r>
          <w:t xml:space="preserve">, </w:t>
        </w:r>
        <w:r>
          <w:fldChar w:fldCharType="begin"/>
        </w:r>
        <w:r>
          <w:instrText xml:space="preserve"> REF _Ref367705688 \r \h </w:instrText>
        </w:r>
      </w:ins>
      <w:ins w:id="8893" w:author="Rev 19 Allen Wirfs-Brock" w:date="2013-09-23T13:33:00Z">
        <w:r>
          <w:fldChar w:fldCharType="separate"/>
        </w:r>
      </w:ins>
      <w:ins w:id="8894" w:author="Rev 19 Allen Wirfs-Brock" w:date="2013-09-27T13:06:00Z">
        <w:r w:rsidR="00460CAC">
          <w:t>13.1.8</w:t>
        </w:r>
      </w:ins>
      <w:ins w:id="8895" w:author="Rev 19 Allen Wirfs-Brock" w:date="2013-09-23T13:33:00Z">
        <w:r>
          <w:fldChar w:fldCharType="end"/>
        </w:r>
        <w:r>
          <w:t xml:space="preserve">, </w:t>
        </w:r>
        <w:r>
          <w:fldChar w:fldCharType="begin"/>
        </w:r>
        <w:r>
          <w:instrText xml:space="preserve"> REF _Ref367705747 \r \h </w:instrText>
        </w:r>
      </w:ins>
      <w:ins w:id="8896" w:author="Rev 19 Allen Wirfs-Brock" w:date="2013-09-23T13:33:00Z">
        <w:r>
          <w:fldChar w:fldCharType="separate"/>
        </w:r>
      </w:ins>
      <w:ins w:id="8897" w:author="Rev 19 Allen Wirfs-Brock" w:date="2013-09-27T13:06:00Z">
        <w:r w:rsidR="00460CAC">
          <w:t>13.5.1</w:t>
        </w:r>
      </w:ins>
      <w:ins w:id="8898" w:author="Rev 19 Allen Wirfs-Brock" w:date="2013-09-23T13:33:00Z">
        <w:r>
          <w:fldChar w:fldCharType="end"/>
        </w:r>
        <w:r>
          <w:t xml:space="preserve">, </w:t>
        </w:r>
        <w:r>
          <w:fldChar w:fldCharType="begin"/>
        </w:r>
        <w:r>
          <w:instrText xml:space="preserve"> REF _Ref367705814 \r \h </w:instrText>
        </w:r>
      </w:ins>
      <w:ins w:id="8899" w:author="Rev 19 Allen Wirfs-Brock" w:date="2013-09-23T13:33:00Z">
        <w:r>
          <w:fldChar w:fldCharType="separate"/>
        </w:r>
      </w:ins>
      <w:ins w:id="8900" w:author="Rev 19 Allen Wirfs-Brock" w:date="2013-09-27T13:06:00Z">
        <w:r w:rsidR="00460CAC">
          <w:t>13.6.1.1</w:t>
        </w:r>
      </w:ins>
      <w:ins w:id="8901" w:author="Rev 19 Allen Wirfs-Brock" w:date="2013-09-23T13:33:00Z">
        <w:r>
          <w:fldChar w:fldCharType="end"/>
        </w:r>
        <w:r>
          <w:t xml:space="preserve">, </w:t>
        </w:r>
        <w:r>
          <w:fldChar w:fldCharType="begin"/>
        </w:r>
        <w:r>
          <w:instrText xml:space="preserve"> REF _Ref367705839 \r \h </w:instrText>
        </w:r>
      </w:ins>
      <w:ins w:id="8902" w:author="Rev 19 Allen Wirfs-Brock" w:date="2013-09-23T13:33:00Z">
        <w:r>
          <w:fldChar w:fldCharType="separate"/>
        </w:r>
      </w:ins>
      <w:ins w:id="8903" w:author="Rev 19 Allen Wirfs-Brock" w:date="2013-09-27T13:06:00Z">
        <w:r w:rsidR="00460CAC">
          <w:t>13.6.2.1</w:t>
        </w:r>
      </w:ins>
      <w:ins w:id="8904" w:author="Rev 19 Allen Wirfs-Brock" w:date="2013-09-23T13:33:00Z">
        <w:r>
          <w:fldChar w:fldCharType="end"/>
        </w:r>
        <w:r>
          <w:t xml:space="preserve">, </w:t>
        </w:r>
        <w:r>
          <w:fldChar w:fldCharType="begin"/>
        </w:r>
        <w:r>
          <w:instrText xml:space="preserve"> REF _Ref367705856 \r \h </w:instrText>
        </w:r>
      </w:ins>
      <w:ins w:id="8905" w:author="Rev 19 Allen Wirfs-Brock" w:date="2013-09-23T13:33:00Z">
        <w:r>
          <w:fldChar w:fldCharType="separate"/>
        </w:r>
      </w:ins>
      <w:ins w:id="8906" w:author="Rev 19 Allen Wirfs-Brock" w:date="2013-09-27T13:06:00Z">
        <w:r w:rsidR="00460CAC">
          <w:t>13.6.3.1</w:t>
        </w:r>
      </w:ins>
      <w:ins w:id="8907" w:author="Rev 19 Allen Wirfs-Brock" w:date="2013-09-23T13:33:00Z">
        <w:r>
          <w:fldChar w:fldCharType="end"/>
        </w:r>
        <w:r>
          <w:t xml:space="preserve">, </w:t>
        </w:r>
        <w:r>
          <w:fldChar w:fldCharType="begin"/>
        </w:r>
        <w:r>
          <w:instrText xml:space="preserve"> REF _Ref367705878 \r \h </w:instrText>
        </w:r>
      </w:ins>
      <w:ins w:id="8908" w:author="Rev 19 Allen Wirfs-Brock" w:date="2013-09-23T13:33:00Z">
        <w:r>
          <w:fldChar w:fldCharType="separate"/>
        </w:r>
      </w:ins>
      <w:ins w:id="8909" w:author="Rev 19 Allen Wirfs-Brock" w:date="2013-09-27T13:06:00Z">
        <w:r w:rsidR="00460CAC">
          <w:t>13.6.4.3</w:t>
        </w:r>
      </w:ins>
      <w:ins w:id="8910" w:author="Rev 19 Allen Wirfs-Brock" w:date="2013-09-23T13:33:00Z">
        <w:r>
          <w:fldChar w:fldCharType="end"/>
        </w:r>
        <w:r>
          <w:t xml:space="preserve">, </w:t>
        </w:r>
        <w:r>
          <w:fldChar w:fldCharType="begin"/>
        </w:r>
        <w:r>
          <w:instrText xml:space="preserve"> REF _Ref367705897 \r \h </w:instrText>
        </w:r>
      </w:ins>
      <w:ins w:id="8911" w:author="Rev 19 Allen Wirfs-Brock" w:date="2013-09-23T13:33:00Z">
        <w:r>
          <w:fldChar w:fldCharType="separate"/>
        </w:r>
      </w:ins>
      <w:ins w:id="8912" w:author="Rev 19 Allen Wirfs-Brock" w:date="2013-09-27T13:06:00Z">
        <w:r w:rsidR="00460CAC">
          <w:t>13.10.2</w:t>
        </w:r>
      </w:ins>
      <w:ins w:id="8913" w:author="Rev 19 Allen Wirfs-Brock" w:date="2013-09-23T13:33:00Z">
        <w:r>
          <w:fldChar w:fldCharType="end"/>
        </w:r>
        <w:r>
          <w:t xml:space="preserve">, </w:t>
        </w:r>
        <w:r>
          <w:fldChar w:fldCharType="begin"/>
        </w:r>
        <w:r>
          <w:instrText xml:space="preserve"> REF _Ref367705925 \r \h </w:instrText>
        </w:r>
      </w:ins>
      <w:ins w:id="8914" w:author="Rev 19 Allen Wirfs-Brock" w:date="2013-09-23T13:33:00Z">
        <w:r>
          <w:fldChar w:fldCharType="separate"/>
        </w:r>
      </w:ins>
      <w:ins w:id="8915" w:author="Rev 19 Allen Wirfs-Brock" w:date="2013-09-27T13:06:00Z">
        <w:r w:rsidR="00460CAC">
          <w:t>13.11.4</w:t>
        </w:r>
      </w:ins>
      <w:ins w:id="8916" w:author="Rev 19 Allen Wirfs-Brock" w:date="2013-09-23T13:33:00Z">
        <w:r>
          <w:fldChar w:fldCharType="end"/>
        </w:r>
        <w:r>
          <w:t xml:space="preserve">, </w:t>
        </w:r>
        <w:r>
          <w:fldChar w:fldCharType="begin"/>
        </w:r>
        <w:r>
          <w:instrText xml:space="preserve"> REF _Ref367705949 \r \h </w:instrText>
        </w:r>
      </w:ins>
      <w:ins w:id="8917" w:author="Rev 19 Allen Wirfs-Brock" w:date="2013-09-23T13:33:00Z">
        <w:r>
          <w:fldChar w:fldCharType="separate"/>
        </w:r>
      </w:ins>
      <w:ins w:id="8918" w:author="Rev 19 Allen Wirfs-Brock" w:date="2013-09-27T13:06:00Z">
        <w:r w:rsidR="00460CAC">
          <w:t>13.12.2</w:t>
        </w:r>
      </w:ins>
      <w:ins w:id="8919" w:author="Rev 19 Allen Wirfs-Brock" w:date="2013-09-23T13:33:00Z">
        <w:r>
          <w:fldChar w:fldCharType="end"/>
        </w:r>
        <w:r>
          <w:t xml:space="preserve">, </w:t>
        </w:r>
        <w:r>
          <w:fldChar w:fldCharType="begin"/>
        </w:r>
        <w:r>
          <w:instrText xml:space="preserve"> REF _Ref367705968 \r \h </w:instrText>
        </w:r>
      </w:ins>
      <w:ins w:id="8920" w:author="Rev 19 Allen Wirfs-Brock" w:date="2013-09-23T13:33:00Z">
        <w:r>
          <w:fldChar w:fldCharType="separate"/>
        </w:r>
      </w:ins>
      <w:ins w:id="8921" w:author="Rev 19 Allen Wirfs-Brock" w:date="2013-09-27T13:06:00Z">
        <w:r w:rsidR="00460CAC">
          <w:t>13.14.2</w:t>
        </w:r>
      </w:ins>
      <w:ins w:id="8922" w:author="Rev 19 Allen Wirfs-Brock" w:date="2013-09-23T13:33:00Z">
        <w:r>
          <w:fldChar w:fldCharType="end"/>
        </w:r>
        <w:r>
          <w:t xml:space="preserve">, </w:t>
        </w:r>
        <w:r>
          <w:fldChar w:fldCharType="begin"/>
        </w:r>
        <w:r>
          <w:instrText xml:space="preserve"> REF _Ref367705999 \r \h </w:instrText>
        </w:r>
      </w:ins>
      <w:ins w:id="8923" w:author="Rev 19 Allen Wirfs-Brock" w:date="2013-09-23T13:33:00Z">
        <w:r>
          <w:fldChar w:fldCharType="separate"/>
        </w:r>
      </w:ins>
      <w:ins w:id="8924" w:author="Rev 19 Allen Wirfs-Brock" w:date="2013-09-27T13:06:00Z">
        <w:r w:rsidR="00460CAC">
          <w:t>14.1.10</w:t>
        </w:r>
      </w:ins>
      <w:ins w:id="8925" w:author="Rev 19 Allen Wirfs-Brock" w:date="2013-09-23T13:33:00Z">
        <w:r>
          <w:fldChar w:fldCharType="end"/>
        </w:r>
        <w:r>
          <w:t xml:space="preserve">, </w:t>
        </w:r>
        <w:r>
          <w:fldChar w:fldCharType="begin"/>
        </w:r>
        <w:r>
          <w:instrText xml:space="preserve"> REF _Ref367706057 \r \h </w:instrText>
        </w:r>
      </w:ins>
      <w:ins w:id="8926" w:author="Rev 19 Allen Wirfs-Brock" w:date="2013-09-23T13:33:00Z">
        <w:r>
          <w:fldChar w:fldCharType="separate"/>
        </w:r>
      </w:ins>
      <w:ins w:id="8927" w:author="Rev 19 Allen Wirfs-Brock" w:date="2013-09-27T13:06:00Z">
        <w:r w:rsidR="00460CAC">
          <w:t>14.4.8</w:t>
        </w:r>
      </w:ins>
      <w:ins w:id="8928" w:author="Rev 19 Allen Wirfs-Brock" w:date="2013-09-23T13:33:00Z">
        <w:r>
          <w:fldChar w:fldCharType="end"/>
        </w:r>
        <w:r>
          <w:t xml:space="preserve">, </w:t>
        </w:r>
        <w:r>
          <w:fldChar w:fldCharType="begin"/>
        </w:r>
        <w:r>
          <w:instrText xml:space="preserve"> REF _Ref367706111 \r \h </w:instrText>
        </w:r>
      </w:ins>
      <w:ins w:id="8929" w:author="Rev 19 Allen Wirfs-Brock" w:date="2013-09-23T13:33:00Z">
        <w:r>
          <w:fldChar w:fldCharType="separate"/>
        </w:r>
      </w:ins>
      <w:ins w:id="8930" w:author="Rev 19 Allen Wirfs-Brock" w:date="2013-09-27T13:06:00Z">
        <w:r w:rsidR="00460CAC">
          <w:t>15.1.0.5</w:t>
        </w:r>
      </w:ins>
      <w:ins w:id="8931" w:author="Rev 19 Allen Wirfs-Brock" w:date="2013-09-23T13:33:00Z">
        <w:r>
          <w:fldChar w:fldCharType="end"/>
        </w:r>
        <w:r>
          <w:t xml:space="preserve">, </w:t>
        </w:r>
        <w:r>
          <w:fldChar w:fldCharType="begin"/>
        </w:r>
        <w:r>
          <w:instrText xml:space="preserve"> REF _Ref367706146 \r \h </w:instrText>
        </w:r>
      </w:ins>
      <w:ins w:id="8932" w:author="Rev 19 Allen Wirfs-Brock" w:date="2013-09-23T13:33:00Z">
        <w:r>
          <w:fldChar w:fldCharType="separate"/>
        </w:r>
      </w:ins>
      <w:ins w:id="8933" w:author="Rev 19 Allen Wirfs-Brock" w:date="2013-09-27T13:07:00Z">
        <w:r w:rsidR="00460CAC">
          <w:t>15.2.5</w:t>
        </w:r>
      </w:ins>
      <w:ins w:id="8934" w:author="Rev 19 Allen Wirfs-Brock" w:date="2013-09-23T13:33:00Z">
        <w:r>
          <w:fldChar w:fldCharType="end"/>
        </w:r>
        <w:r>
          <w:t>.</w:t>
        </w:r>
      </w:ins>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9"/>
        </w:numPr>
        <w:spacing w:after="220"/>
        <w:contextualSpacing/>
      </w:pPr>
      <w:r w:rsidRPr="00E77497">
        <w:t>Return an empty List.</w:t>
      </w:r>
    </w:p>
    <w:p w:rsidR="00636E38" w:rsidRPr="00E77497" w:rsidDel="00382137" w:rsidRDefault="00636E38">
      <w:pPr>
        <w:pStyle w:val="Heading3"/>
        <w:rPr>
          <w:del w:id="8935" w:author="Rev 19 Allen Wirfs-Brock" w:date="2013-09-11T19:14:00Z"/>
        </w:rPr>
        <w:pPrChange w:id="8936" w:author="Rev 19 Allen Wirfs-Brock" w:date="2013-09-11T19:14:00Z">
          <w:pPr>
            <w:pStyle w:val="Heading4"/>
          </w:pPr>
        </w:pPrChange>
      </w:pPr>
      <w:del w:id="8937" w:author="Rev 19 Allen Wirfs-Brock" w:date="2013-09-11T19:14:00Z">
        <w:r w:rsidRPr="00E77497" w:rsidDel="00382137">
          <w:delText>Runtime Semantics</w:delText>
        </w:r>
        <w:bookmarkStart w:id="8938" w:name="_Toc368034601"/>
        <w:bookmarkStart w:id="8939" w:name="_Toc368049824"/>
        <w:bookmarkStart w:id="8940" w:name="_Toc368050601"/>
        <w:bookmarkEnd w:id="8938"/>
        <w:bookmarkEnd w:id="8939"/>
        <w:bookmarkEnd w:id="8940"/>
      </w:del>
    </w:p>
    <w:p w:rsidR="00DE408A" w:rsidRDefault="00DE408A" w:rsidP="006A78DC">
      <w:pPr>
        <w:pStyle w:val="Heading3"/>
      </w:pPr>
      <w:bookmarkStart w:id="8941" w:name="_Toc368050602"/>
      <w:r w:rsidRPr="004418C4">
        <w:t xml:space="preserve">Runtime Semantics: </w:t>
      </w:r>
      <w:r w:rsidR="001572F0">
        <w:t>ClassDefinitionEvaluation</w:t>
      </w:r>
      <w:bookmarkEnd w:id="8941"/>
    </w:p>
    <w:p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rsidR="003656DE" w:rsidRDefault="003656DE" w:rsidP="003656DE">
      <w:pPr>
        <w:numPr>
          <w:ilvl w:val="2"/>
          <w:numId w:val="855"/>
        </w:numPr>
        <w:contextualSpacing/>
        <w:rPr>
          <w:rFonts w:ascii="Times New Roman" w:hAnsi="Times New Roman"/>
        </w:rPr>
      </w:pPr>
      <w:r>
        <w:rPr>
          <w:rFonts w:ascii="Times New Roman" w:hAnsi="Times New Roman"/>
        </w:rPr>
        <w:lastRenderedPageBreak/>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8942"/>
      <w:r w:rsidR="00167894" w:rsidRPr="0006447F">
        <w:rPr>
          <w:rFonts w:ascii="Times New Roman" w:hAnsi="Times New Roman"/>
          <w:i/>
        </w:rPr>
        <w:t>strict</w:t>
      </w:r>
      <w:r w:rsidR="00167894">
        <w:rPr>
          <w:rFonts w:ascii="Times New Roman" w:hAnsi="Times New Roman"/>
        </w:rPr>
        <w:t xml:space="preserve"> </w:t>
      </w:r>
      <w:commentRangeEnd w:id="8942"/>
      <w:r w:rsidR="00167894">
        <w:rPr>
          <w:rStyle w:val="CommentReference"/>
        </w:rPr>
        <w:commentReference w:id="8942"/>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8943"/>
      <w:r>
        <w:rPr>
          <w:rFonts w:ascii="Times New Roman" w:hAnsi="Times New Roman"/>
        </w:rPr>
        <w:t xml:space="preserve">result </w:t>
      </w:r>
      <w:commentRangeEnd w:id="8943"/>
      <w:r w:rsidR="00874299">
        <w:rPr>
          <w:rStyle w:val="CommentReference"/>
        </w:rPr>
        <w:commentReference w:id="8943"/>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perty</w:t>
      </w:r>
      <w:del w:id="8944" w:author="Rev 19 Allen Wirfs-Brock" w:date="2013-09-27T09:18:00Z">
        <w:r w:rsidR="007310B3" w:rsidDel="00902612">
          <w:rPr>
            <w:rFonts w:ascii="Times New Roman" w:hAnsi="Times New Roman"/>
          </w:rPr>
          <w:delText xml:space="preserve"> </w:delText>
        </w:r>
      </w:del>
      <w:r w:rsidR="007310B3">
        <w:rPr>
          <w:rFonts w:ascii="Times New Roman" w:hAnsi="Times New Roman"/>
        </w:rPr>
        <w:t>Definition</w:t>
      </w:r>
      <w:del w:id="8945" w:author="Rev 19 Allen Wirfs-Brock" w:date="2013-09-27T09:19:00Z">
        <w:r w:rsidR="007310B3" w:rsidDel="00902612">
          <w:rPr>
            <w:rFonts w:ascii="Times New Roman" w:hAnsi="Times New Roman"/>
          </w:rPr>
          <w:delText xml:space="preserve"> </w:delText>
        </w:r>
      </w:del>
      <w:r w:rsidR="007310B3">
        <w:rPr>
          <w:rFonts w:ascii="Times New Roman" w:hAnsi="Times New Roman"/>
        </w:rPr>
        <w:t xml:space="preserve">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rsidR="00AF0266" w:rsidRDefault="00AF0266" w:rsidP="00AF0266">
      <w:pPr>
        <w:numPr>
          <w:ilvl w:val="1"/>
          <w:numId w:val="855"/>
        </w:numPr>
        <w:contextualSpacing/>
        <w:rPr>
          <w:rFonts w:ascii="Times New Roman" w:hAnsi="Times New Roman"/>
        </w:rPr>
      </w:pPr>
      <w:r>
        <w:rPr>
          <w:rFonts w:ascii="Times New Roman" w:hAnsi="Times New Roman"/>
        </w:rPr>
        <w:t>Perform Property</w:t>
      </w:r>
      <w:del w:id="8946" w:author="Rev 19 Allen Wirfs-Brock" w:date="2013-09-27T09:19:00Z">
        <w:r w:rsidDel="00902612">
          <w:rPr>
            <w:rFonts w:ascii="Times New Roman" w:hAnsi="Times New Roman"/>
          </w:rPr>
          <w:delText xml:space="preserve"> </w:delText>
        </w:r>
      </w:del>
      <w:r>
        <w:rPr>
          <w:rFonts w:ascii="Times New Roman" w:hAnsi="Times New Roman"/>
        </w:rPr>
        <w:t>Definition</w:t>
      </w:r>
      <w:del w:id="8947" w:author="Rev 19 Allen Wirfs-Brock" w:date="2013-09-27T09:19:00Z">
        <w:r w:rsidDel="00902612">
          <w:rPr>
            <w:rFonts w:ascii="Times New Roman" w:hAnsi="Times New Roman"/>
          </w:rPr>
          <w:delText xml:space="preserve"> </w:delText>
        </w:r>
      </w:del>
      <w:r>
        <w:rPr>
          <w:rFonts w:ascii="Times New Roman" w:hAnsi="Times New Roman"/>
        </w:rPr>
        <w:t xml:space="preserve">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rsidR="00DC1842" w:rsidRDefault="00DC1842" w:rsidP="00DC1842">
      <w:pPr>
        <w:numPr>
          <w:ilvl w:val="1"/>
          <w:numId w:val="855"/>
        </w:numPr>
        <w:contextualSpacing/>
        <w:rPr>
          <w:rFonts w:ascii="Times New Roman" w:hAnsi="Times New Roman"/>
        </w:rPr>
      </w:pPr>
      <w:r>
        <w:rPr>
          <w:rFonts w:ascii="Times New Roman" w:hAnsi="Times New Roman"/>
        </w:rPr>
        <w:t>Perform Property</w:t>
      </w:r>
      <w:del w:id="8948" w:author="Rev 19 Allen Wirfs-Brock" w:date="2013-09-27T09:19:00Z">
        <w:r w:rsidDel="00902612">
          <w:rPr>
            <w:rFonts w:ascii="Times New Roman" w:hAnsi="Times New Roman"/>
          </w:rPr>
          <w:delText xml:space="preserve"> </w:delText>
        </w:r>
      </w:del>
      <w:r>
        <w:rPr>
          <w:rFonts w:ascii="Times New Roman" w:hAnsi="Times New Roman"/>
        </w:rPr>
        <w:t>Definition</w:t>
      </w:r>
      <w:del w:id="8949" w:author="Rev 19 Allen Wirfs-Brock" w:date="2013-09-27T09:19:00Z">
        <w:r w:rsidDel="00902612">
          <w:rPr>
            <w:rFonts w:ascii="Times New Roman" w:hAnsi="Times New Roman"/>
          </w:rPr>
          <w:delText xml:space="preserve"> </w:delText>
        </w:r>
      </w:del>
      <w:r>
        <w:rPr>
          <w:rFonts w:ascii="Times New Roman" w:hAnsi="Times New Roman"/>
        </w:rPr>
        <w:t xml:space="preserve">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9E380A" w:rsidRPr="00E77497" w:rsidRDefault="009E380A" w:rsidP="001F1D00">
      <w:pPr>
        <w:pStyle w:val="Heading3"/>
      </w:pPr>
      <w:bookmarkStart w:id="8950" w:name="_Toc368050603"/>
      <w:r w:rsidRPr="00E77497">
        <w:t xml:space="preserve">Runtime Semantics: </w:t>
      </w:r>
      <w:r w:rsidRPr="00E77497">
        <w:rPr>
          <w:spacing w:val="6"/>
        </w:rPr>
        <w:t>Evaluation</w:t>
      </w:r>
      <w:bookmarkEnd w:id="8950"/>
    </w:p>
    <w:p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Binding</w:t>
      </w:r>
      <w:del w:id="8951" w:author="Rev 19 Allen Wirfs-Brock" w:date="2013-09-23T16:47:00Z">
        <w:r w:rsidRPr="00E77497" w:rsidDel="00427ECF">
          <w:delText xml:space="preserve"> </w:delText>
        </w:r>
      </w:del>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rsidR="00A15B53" w:rsidRDefault="00A15B53" w:rsidP="00A15B53">
      <w:pPr>
        <w:pStyle w:val="Alg2"/>
        <w:numPr>
          <w:ilvl w:val="0"/>
          <w:numId w:val="856"/>
        </w:numPr>
        <w:spacing w:after="220"/>
        <w:contextualSpacing/>
      </w:pPr>
      <w:r>
        <w:t>ReturnIfAbrupt(</w:t>
      </w:r>
      <w:r>
        <w:rPr>
          <w:i/>
        </w:rPr>
        <w:t>status</w:t>
      </w:r>
      <w:r>
        <w:t>).</w:t>
      </w:r>
    </w:p>
    <w:p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001572F0" w:rsidRPr="00D56329">
        <w:rPr>
          <w:i/>
        </w:rPr>
        <w:t>className</w:t>
      </w:r>
      <w:r w:rsidRPr="00E77497">
        <w:t>.</w:t>
      </w:r>
    </w:p>
    <w:p w:rsidR="009E58EB" w:rsidRDefault="00D30F05" w:rsidP="009E58EB">
      <w:pPr>
        <w:pStyle w:val="Alg2"/>
        <w:numPr>
          <w:ilvl w:val="0"/>
          <w:numId w:val="857"/>
        </w:numPr>
        <w:spacing w:after="220"/>
        <w:contextualSpacing/>
      </w:pPr>
      <w:r>
        <w:t>ReturnIfAbrupt(</w:t>
      </w:r>
      <w:r>
        <w:rPr>
          <w:i/>
        </w:rPr>
        <w:t>value</w:t>
      </w:r>
      <w:r>
        <w:t>).</w:t>
      </w:r>
    </w:p>
    <w:p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rsidR="002A42B6" w:rsidRDefault="002A42B6" w:rsidP="00B11A6A">
      <w:pPr>
        <w:pStyle w:val="Heading2"/>
      </w:pPr>
      <w:bookmarkStart w:id="8952" w:name="_Toc361663502"/>
      <w:bookmarkStart w:id="8953" w:name="_Toc361665343"/>
      <w:bookmarkStart w:id="8954" w:name="_Toc361667183"/>
      <w:bookmarkStart w:id="8955" w:name="_Toc361669012"/>
      <w:bookmarkStart w:id="8956" w:name="_Toc364935056"/>
      <w:bookmarkStart w:id="8957" w:name="_Toc365474300"/>
      <w:bookmarkStart w:id="8958" w:name="_Toc361663503"/>
      <w:bookmarkStart w:id="8959" w:name="_Toc361665344"/>
      <w:bookmarkStart w:id="8960" w:name="_Toc361667184"/>
      <w:bookmarkStart w:id="8961" w:name="_Toc361669013"/>
      <w:bookmarkStart w:id="8962" w:name="_Toc364935057"/>
      <w:bookmarkStart w:id="8963" w:name="_Toc365474301"/>
      <w:bookmarkStart w:id="8964" w:name="_Toc361663506"/>
      <w:bookmarkStart w:id="8965" w:name="_Toc361665347"/>
      <w:bookmarkStart w:id="8966" w:name="_Toc361667187"/>
      <w:bookmarkStart w:id="8967" w:name="_Toc361669016"/>
      <w:bookmarkStart w:id="8968" w:name="_Toc364935060"/>
      <w:bookmarkStart w:id="8969" w:name="_Toc365474304"/>
      <w:bookmarkStart w:id="8970" w:name="_Toc361663507"/>
      <w:bookmarkStart w:id="8971" w:name="_Toc361665348"/>
      <w:bookmarkStart w:id="8972" w:name="_Toc361667188"/>
      <w:bookmarkStart w:id="8973" w:name="_Toc361669017"/>
      <w:bookmarkStart w:id="8974" w:name="_Toc364935061"/>
      <w:bookmarkStart w:id="8975" w:name="_Toc365474305"/>
      <w:bookmarkStart w:id="8976" w:name="_Toc361663510"/>
      <w:bookmarkStart w:id="8977" w:name="_Toc361665351"/>
      <w:bookmarkStart w:id="8978" w:name="_Toc361667191"/>
      <w:bookmarkStart w:id="8979" w:name="_Toc361669020"/>
      <w:bookmarkStart w:id="8980" w:name="_Toc364935064"/>
      <w:bookmarkStart w:id="8981" w:name="_Toc365474308"/>
      <w:bookmarkStart w:id="8982" w:name="_Toc361663511"/>
      <w:bookmarkStart w:id="8983" w:name="_Toc361665352"/>
      <w:bookmarkStart w:id="8984" w:name="_Toc361667192"/>
      <w:bookmarkStart w:id="8985" w:name="_Toc361669021"/>
      <w:bookmarkStart w:id="8986" w:name="_Toc364935065"/>
      <w:bookmarkStart w:id="8987" w:name="_Toc365474309"/>
      <w:bookmarkStart w:id="8988" w:name="_Toc361663512"/>
      <w:bookmarkStart w:id="8989" w:name="_Toc361665353"/>
      <w:bookmarkStart w:id="8990" w:name="_Toc361667193"/>
      <w:bookmarkStart w:id="8991" w:name="_Toc361669022"/>
      <w:bookmarkStart w:id="8992" w:name="_Toc364935066"/>
      <w:bookmarkStart w:id="8993" w:name="_Toc365474310"/>
      <w:bookmarkStart w:id="8994" w:name="_Toc361663526"/>
      <w:bookmarkStart w:id="8995" w:name="_Toc361665367"/>
      <w:bookmarkStart w:id="8996" w:name="_Toc361667207"/>
      <w:bookmarkStart w:id="8997" w:name="_Toc361669036"/>
      <w:bookmarkStart w:id="8998" w:name="_Toc364935080"/>
      <w:bookmarkStart w:id="8999" w:name="_Toc365474324"/>
      <w:bookmarkStart w:id="9000" w:name="_Toc361663528"/>
      <w:bookmarkStart w:id="9001" w:name="_Toc361665369"/>
      <w:bookmarkStart w:id="9002" w:name="_Toc361667209"/>
      <w:bookmarkStart w:id="9003" w:name="_Toc361669038"/>
      <w:bookmarkStart w:id="9004" w:name="_Toc364935082"/>
      <w:bookmarkStart w:id="9005" w:name="_Toc365474326"/>
      <w:bookmarkStart w:id="9006" w:name="_Toc361663532"/>
      <w:bookmarkStart w:id="9007" w:name="_Toc361665373"/>
      <w:bookmarkStart w:id="9008" w:name="_Toc361667213"/>
      <w:bookmarkStart w:id="9009" w:name="_Toc361669042"/>
      <w:bookmarkStart w:id="9010" w:name="_Toc364935086"/>
      <w:bookmarkStart w:id="9011" w:name="_Toc365474330"/>
      <w:bookmarkStart w:id="9012" w:name="_Toc361663537"/>
      <w:bookmarkStart w:id="9013" w:name="_Toc361665378"/>
      <w:bookmarkStart w:id="9014" w:name="_Toc361667218"/>
      <w:bookmarkStart w:id="9015" w:name="_Toc361669047"/>
      <w:bookmarkStart w:id="9016" w:name="_Toc364935091"/>
      <w:bookmarkStart w:id="9017" w:name="_Toc365474335"/>
      <w:bookmarkStart w:id="9018" w:name="_Toc361663538"/>
      <w:bookmarkStart w:id="9019" w:name="_Toc361665379"/>
      <w:bookmarkStart w:id="9020" w:name="_Toc361667219"/>
      <w:bookmarkStart w:id="9021" w:name="_Toc361669048"/>
      <w:bookmarkStart w:id="9022" w:name="_Toc364935092"/>
      <w:bookmarkStart w:id="9023" w:name="_Toc365474336"/>
      <w:bookmarkStart w:id="9024" w:name="_Toc361663539"/>
      <w:bookmarkStart w:id="9025" w:name="_Toc361665380"/>
      <w:bookmarkStart w:id="9026" w:name="_Toc361667220"/>
      <w:bookmarkStart w:id="9027" w:name="_Toc361669049"/>
      <w:bookmarkStart w:id="9028" w:name="_Toc364935093"/>
      <w:bookmarkStart w:id="9029" w:name="_Toc365474337"/>
      <w:bookmarkStart w:id="9030" w:name="_Toc361663541"/>
      <w:bookmarkStart w:id="9031" w:name="_Toc361665382"/>
      <w:bookmarkStart w:id="9032" w:name="_Toc361667222"/>
      <w:bookmarkStart w:id="9033" w:name="_Toc361669051"/>
      <w:bookmarkStart w:id="9034" w:name="_Toc364935095"/>
      <w:bookmarkStart w:id="9035" w:name="_Toc365474339"/>
      <w:bookmarkStart w:id="9036" w:name="_Toc361663544"/>
      <w:bookmarkStart w:id="9037" w:name="_Toc361665385"/>
      <w:bookmarkStart w:id="9038" w:name="_Toc361667225"/>
      <w:bookmarkStart w:id="9039" w:name="_Toc361669054"/>
      <w:bookmarkStart w:id="9040" w:name="_Toc364935098"/>
      <w:bookmarkStart w:id="9041" w:name="_Toc365474342"/>
      <w:bookmarkStart w:id="9042" w:name="_Toc361663547"/>
      <w:bookmarkStart w:id="9043" w:name="_Toc361665388"/>
      <w:bookmarkStart w:id="9044" w:name="_Toc361667228"/>
      <w:bookmarkStart w:id="9045" w:name="_Toc361669057"/>
      <w:bookmarkStart w:id="9046" w:name="_Toc364935101"/>
      <w:bookmarkStart w:id="9047" w:name="_Toc365474345"/>
      <w:bookmarkStart w:id="9048" w:name="_Toc361663548"/>
      <w:bookmarkStart w:id="9049" w:name="_Toc361665389"/>
      <w:bookmarkStart w:id="9050" w:name="_Toc361667229"/>
      <w:bookmarkStart w:id="9051" w:name="_Toc361669058"/>
      <w:bookmarkStart w:id="9052" w:name="_Toc364935102"/>
      <w:bookmarkStart w:id="9053" w:name="_Toc365474346"/>
      <w:bookmarkStart w:id="9054" w:name="_Toc361663562"/>
      <w:bookmarkStart w:id="9055" w:name="_Toc361665403"/>
      <w:bookmarkStart w:id="9056" w:name="_Toc361667243"/>
      <w:bookmarkStart w:id="9057" w:name="_Toc361669072"/>
      <w:bookmarkStart w:id="9058" w:name="_Toc364935116"/>
      <w:bookmarkStart w:id="9059" w:name="_Toc365474360"/>
      <w:bookmarkStart w:id="9060" w:name="_Toc361663567"/>
      <w:bookmarkStart w:id="9061" w:name="_Toc361665408"/>
      <w:bookmarkStart w:id="9062" w:name="_Toc361667248"/>
      <w:bookmarkStart w:id="9063" w:name="_Toc361669077"/>
      <w:bookmarkStart w:id="9064" w:name="_Toc364935121"/>
      <w:bookmarkStart w:id="9065" w:name="_Toc365474365"/>
      <w:bookmarkStart w:id="9066" w:name="_Toc361663568"/>
      <w:bookmarkStart w:id="9067" w:name="_Toc361665409"/>
      <w:bookmarkStart w:id="9068" w:name="_Toc361667249"/>
      <w:bookmarkStart w:id="9069" w:name="_Toc361669078"/>
      <w:bookmarkStart w:id="9070" w:name="_Toc364935122"/>
      <w:bookmarkStart w:id="9071" w:name="_Toc365474366"/>
      <w:bookmarkStart w:id="9072" w:name="_Toc361663570"/>
      <w:bookmarkStart w:id="9073" w:name="_Toc361665411"/>
      <w:bookmarkStart w:id="9074" w:name="_Toc361667251"/>
      <w:bookmarkStart w:id="9075" w:name="_Toc361669080"/>
      <w:bookmarkStart w:id="9076" w:name="_Toc364935124"/>
      <w:bookmarkStart w:id="9077" w:name="_Toc365474368"/>
      <w:bookmarkStart w:id="9078" w:name="_Toc361663574"/>
      <w:bookmarkStart w:id="9079" w:name="_Toc361665415"/>
      <w:bookmarkStart w:id="9080" w:name="_Toc361667255"/>
      <w:bookmarkStart w:id="9081" w:name="_Toc361669084"/>
      <w:bookmarkStart w:id="9082" w:name="_Toc364935128"/>
      <w:bookmarkStart w:id="9083" w:name="_Toc365474372"/>
      <w:bookmarkStart w:id="9084" w:name="_Toc361663581"/>
      <w:bookmarkStart w:id="9085" w:name="_Toc361665422"/>
      <w:bookmarkStart w:id="9086" w:name="_Toc361667262"/>
      <w:bookmarkStart w:id="9087" w:name="_Toc361669091"/>
      <w:bookmarkStart w:id="9088" w:name="_Toc364935135"/>
      <w:bookmarkStart w:id="9089" w:name="_Toc365474379"/>
      <w:bookmarkStart w:id="9090" w:name="_Toc361663585"/>
      <w:bookmarkStart w:id="9091" w:name="_Toc361665426"/>
      <w:bookmarkStart w:id="9092" w:name="_Toc361667266"/>
      <w:bookmarkStart w:id="9093" w:name="_Toc361669095"/>
      <w:bookmarkStart w:id="9094" w:name="_Toc364935139"/>
      <w:bookmarkStart w:id="9095" w:name="_Toc365474383"/>
      <w:bookmarkStart w:id="9096" w:name="_Toc361663586"/>
      <w:bookmarkStart w:id="9097" w:name="_Toc361665427"/>
      <w:bookmarkStart w:id="9098" w:name="_Toc361667267"/>
      <w:bookmarkStart w:id="9099" w:name="_Toc361669096"/>
      <w:bookmarkStart w:id="9100" w:name="_Toc364935140"/>
      <w:bookmarkStart w:id="9101" w:name="_Toc365474384"/>
      <w:bookmarkStart w:id="9102" w:name="_Toc361663587"/>
      <w:bookmarkStart w:id="9103" w:name="_Toc361665428"/>
      <w:bookmarkStart w:id="9104" w:name="_Toc361667268"/>
      <w:bookmarkStart w:id="9105" w:name="_Toc361669097"/>
      <w:bookmarkStart w:id="9106" w:name="_Toc364935141"/>
      <w:bookmarkStart w:id="9107" w:name="_Toc365474385"/>
      <w:bookmarkStart w:id="9108" w:name="_Toc361663589"/>
      <w:bookmarkStart w:id="9109" w:name="_Toc361665430"/>
      <w:bookmarkStart w:id="9110" w:name="_Toc361667270"/>
      <w:bookmarkStart w:id="9111" w:name="_Toc361669099"/>
      <w:bookmarkStart w:id="9112" w:name="_Toc364935143"/>
      <w:bookmarkStart w:id="9113" w:name="_Toc365474387"/>
      <w:bookmarkStart w:id="9114" w:name="_Toc361663594"/>
      <w:bookmarkStart w:id="9115" w:name="_Toc361665435"/>
      <w:bookmarkStart w:id="9116" w:name="_Toc361667275"/>
      <w:bookmarkStart w:id="9117" w:name="_Toc361669104"/>
      <w:bookmarkStart w:id="9118" w:name="_Toc364935148"/>
      <w:bookmarkStart w:id="9119" w:name="_Toc365474392"/>
      <w:bookmarkStart w:id="9120" w:name="_Toc361663601"/>
      <w:bookmarkStart w:id="9121" w:name="_Toc361665442"/>
      <w:bookmarkStart w:id="9122" w:name="_Toc361667282"/>
      <w:bookmarkStart w:id="9123" w:name="_Toc361669111"/>
      <w:bookmarkStart w:id="9124" w:name="_Toc364935155"/>
      <w:bookmarkStart w:id="9125" w:name="_Toc365474399"/>
      <w:bookmarkStart w:id="9126" w:name="_Toc361663621"/>
      <w:bookmarkStart w:id="9127" w:name="_Toc361665462"/>
      <w:bookmarkStart w:id="9128" w:name="_Toc361667302"/>
      <w:bookmarkStart w:id="9129" w:name="_Toc361669131"/>
      <w:bookmarkStart w:id="9130" w:name="_Toc364935175"/>
      <w:bookmarkStart w:id="9131" w:name="_Toc365474419"/>
      <w:bookmarkStart w:id="9132" w:name="_Toc361663622"/>
      <w:bookmarkStart w:id="9133" w:name="_Toc361665463"/>
      <w:bookmarkStart w:id="9134" w:name="_Toc361667303"/>
      <w:bookmarkStart w:id="9135" w:name="_Toc361669132"/>
      <w:bookmarkStart w:id="9136" w:name="_Toc364935176"/>
      <w:bookmarkStart w:id="9137" w:name="_Toc365474420"/>
      <w:bookmarkStart w:id="9138" w:name="_Toc361663623"/>
      <w:bookmarkStart w:id="9139" w:name="_Toc361665464"/>
      <w:bookmarkStart w:id="9140" w:name="_Toc361667304"/>
      <w:bookmarkStart w:id="9141" w:name="_Toc361669133"/>
      <w:bookmarkStart w:id="9142" w:name="_Toc364935177"/>
      <w:bookmarkStart w:id="9143" w:name="_Toc365474421"/>
      <w:bookmarkStart w:id="9144" w:name="_Toc361663625"/>
      <w:bookmarkStart w:id="9145" w:name="_Toc361665466"/>
      <w:bookmarkStart w:id="9146" w:name="_Toc361667306"/>
      <w:bookmarkStart w:id="9147" w:name="_Toc361669135"/>
      <w:bookmarkStart w:id="9148" w:name="_Toc364935179"/>
      <w:bookmarkStart w:id="9149" w:name="_Toc365474423"/>
      <w:bookmarkStart w:id="9150" w:name="_Ref366131065"/>
      <w:bookmarkStart w:id="9151" w:name="_Ref366131077"/>
      <w:bookmarkStart w:id="9152" w:name="_Ref424532515"/>
      <w:bookmarkStart w:id="9153" w:name="_Ref457437688"/>
      <w:bookmarkStart w:id="9154" w:name="_Toc472818900"/>
      <w:bookmarkStart w:id="9155" w:name="_Toc235503477"/>
      <w:bookmarkStart w:id="9156" w:name="_Toc241509252"/>
      <w:bookmarkStart w:id="9157" w:name="_Toc244416739"/>
      <w:bookmarkStart w:id="9158" w:name="_Toc276631103"/>
      <w:bookmarkStart w:id="9159" w:name="_Toc368050604"/>
      <w:bookmarkEnd w:id="8187"/>
      <w:bookmarkEnd w:id="8188"/>
      <w:bookmarkEnd w:id="8189"/>
      <w:bookmarkEnd w:id="8190"/>
      <w:bookmarkEnd w:id="8191"/>
      <w:bookmarkEnd w:id="8192"/>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commentRangeStart w:id="9160"/>
      <w:r>
        <w:t>Tail Position Calls</w:t>
      </w:r>
      <w:commentRangeEnd w:id="9160"/>
      <w:r>
        <w:rPr>
          <w:rStyle w:val="CommentReference"/>
          <w:b w:val="0"/>
        </w:rPr>
        <w:commentReference w:id="9160"/>
      </w:r>
      <w:bookmarkEnd w:id="9150"/>
      <w:bookmarkEnd w:id="9151"/>
      <w:bookmarkEnd w:id="9159"/>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The wiki proposal has a preliminary attempt at defining tail position.  See</w:t>
      </w:r>
      <w:r w:rsidR="00A904FE">
        <w:rPr>
          <w:sz w:val="28"/>
          <w:szCs w:val="28"/>
        </w:rPr>
        <w:t xml:space="preserve"> </w:t>
      </w:r>
      <w:r w:rsidR="00A47373">
        <w:fldChar w:fldCharType="begin"/>
      </w:r>
      <w:r w:rsidR="00A47373">
        <w:instrText xml:space="preserve"> HYPERLINK "http://wiki.ecmascript.org/doku.php?id=harmony:proper_tail_calls" </w:instrText>
      </w:r>
      <w:ins w:id="9161" w:author="Rev 19 Allen Wirfs-Brock" w:date="2013-09-27T08:39:00Z"/>
      <w:r w:rsidR="00A47373">
        <w:fldChar w:fldCharType="separate"/>
      </w:r>
      <w:r w:rsidR="00A904FE" w:rsidRPr="00CE23E7">
        <w:rPr>
          <w:rStyle w:val="Hyperlink"/>
          <w:sz w:val="28"/>
          <w:szCs w:val="28"/>
          <w:lang w:val="en-GB"/>
        </w:rPr>
        <w:t>http://wiki.ecmascript.org/doku.php?id=harmony:proper_tail_calls</w:t>
      </w:r>
      <w:r w:rsidR="00A47373">
        <w:rPr>
          <w:rStyle w:val="Hyperlink"/>
          <w:sz w:val="28"/>
          <w:szCs w:val="28"/>
          <w:lang w:val="en-GB"/>
        </w:rPr>
        <w:fldChar w:fldCharType="end"/>
      </w:r>
      <w:r w:rsidR="00A904FE">
        <w:rPr>
          <w:sz w:val="28"/>
          <w:szCs w:val="28"/>
        </w:rPr>
        <w:t xml:space="preserve"> </w:t>
      </w:r>
      <w:r w:rsidRPr="007B7042">
        <w:rPr>
          <w:sz w:val="28"/>
          <w:szCs w:val="28"/>
        </w:rPr>
        <w:t xml:space="preserve">. </w:t>
      </w:r>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rsidR="00893A4F" w:rsidRPr="00E77497" w:rsidDel="00382137" w:rsidRDefault="00893A4F">
      <w:pPr>
        <w:pStyle w:val="Heading3"/>
        <w:rPr>
          <w:del w:id="9162" w:author="Rev 19 Allen Wirfs-Brock" w:date="2013-09-11T19:15:00Z"/>
        </w:rPr>
      </w:pPr>
      <w:del w:id="9163" w:author="Rev 19 Allen Wirfs-Brock" w:date="2013-09-11T19:15:00Z">
        <w:r w:rsidRPr="00E77497" w:rsidDel="00382137">
          <w:delText>Runtime Semantics</w:delText>
        </w:r>
        <w:bookmarkStart w:id="9164" w:name="_Toc368034605"/>
        <w:bookmarkStart w:id="9165" w:name="_Toc368049828"/>
        <w:bookmarkStart w:id="9166" w:name="_Toc368050605"/>
        <w:bookmarkEnd w:id="9164"/>
        <w:bookmarkEnd w:id="9165"/>
        <w:bookmarkEnd w:id="9166"/>
      </w:del>
    </w:p>
    <w:p w:rsidR="00893A4F" w:rsidRDefault="00893A4F" w:rsidP="006A78DC">
      <w:pPr>
        <w:pStyle w:val="Heading3"/>
        <w:rPr>
          <w:spacing w:val="6"/>
        </w:rPr>
      </w:pPr>
      <w:bookmarkStart w:id="9167" w:name="_Toc368050606"/>
      <w:r w:rsidRPr="004418C4">
        <w:t xml:space="preserve">Runtime Semantics: </w:t>
      </w:r>
      <w:r>
        <w:rPr>
          <w:spacing w:val="6"/>
        </w:rPr>
        <w:t>PrepareForTailCall</w:t>
      </w:r>
      <w:bookmarkEnd w:id="9167"/>
    </w:p>
    <w:p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rsidR="00893A4F" w:rsidRDefault="00893A4F" w:rsidP="00612FC7">
      <w:pPr>
        <w:pStyle w:val="Alg3"/>
        <w:numPr>
          <w:ilvl w:val="0"/>
          <w:numId w:val="1475"/>
        </w:numPr>
        <w:spacing w:after="220"/>
        <w:contextualSpacing/>
      </w:pPr>
      <w:r>
        <w:t xml:space="preserve">Suspend </w:t>
      </w:r>
      <w:r w:rsidRPr="00146158">
        <w:rPr>
          <w:i/>
        </w:rPr>
        <w:t>leafContext</w:t>
      </w:r>
      <w:r>
        <w:t>.</w:t>
      </w:r>
    </w:p>
    <w:p w:rsidR="00893A4F" w:rsidRDefault="00893A4F" w:rsidP="00612FC7">
      <w:pPr>
        <w:pStyle w:val="Alg3"/>
        <w:numPr>
          <w:ilvl w:val="0"/>
          <w:numId w:val="1475"/>
        </w:numPr>
        <w:spacing w:after="220"/>
        <w:contextualSpacing/>
      </w:pPr>
      <w:r>
        <w:lastRenderedPageBreak/>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rsidR="002E14E9" w:rsidRDefault="002E14E9" w:rsidP="00D22EEE">
      <w:pPr>
        <w:pStyle w:val="Heading1"/>
      </w:pPr>
      <w:bookmarkStart w:id="9168" w:name="_Ref365530288"/>
      <w:bookmarkStart w:id="9169" w:name="_Toc360524617"/>
      <w:bookmarkStart w:id="9170" w:name="_Ref365530182"/>
      <w:bookmarkStart w:id="9171" w:name="_Toc368050607"/>
      <w:r>
        <w:t xml:space="preserve">ECMAScript Language: </w:t>
      </w:r>
      <w:del w:id="9172" w:author="Rev 19 Allen Wirfs-Brock" w:date="2013-09-13T09:35:00Z">
        <w:r w:rsidDel="008226EF">
          <w:delText xml:space="preserve">Scripts </w:delText>
        </w:r>
      </w:del>
      <w:ins w:id="9173" w:author="Rev 19 Allen Wirfs-Brock" w:date="2013-09-13T09:35:00Z">
        <w:r w:rsidR="008226EF">
          <w:t xml:space="preserve">Modules </w:t>
        </w:r>
      </w:ins>
      <w:r>
        <w:t xml:space="preserve">and </w:t>
      </w:r>
      <w:del w:id="9174" w:author="Rev 19 Allen Wirfs-Brock" w:date="2013-09-13T09:35:00Z">
        <w:r w:rsidDel="008226EF">
          <w:delText>Modules</w:delText>
        </w:r>
      </w:del>
      <w:bookmarkEnd w:id="9168"/>
      <w:ins w:id="9175" w:author="Rev 19 Allen Wirfs-Brock" w:date="2013-09-13T09:35:00Z">
        <w:r w:rsidR="008226EF">
          <w:t>Scripts</w:t>
        </w:r>
      </w:ins>
      <w:bookmarkEnd w:id="9171"/>
    </w:p>
    <w:p w:rsidR="00CE5E6D" w:rsidRDefault="00CE5E6D" w:rsidP="00CE5E6D">
      <w:pPr>
        <w:pStyle w:val="Heading2"/>
        <w:rPr>
          <w:ins w:id="9176" w:author="Rev 19 Allen Wirfs-Brock" w:date="2013-09-13T09:35:00Z"/>
        </w:rPr>
      </w:pPr>
      <w:bookmarkStart w:id="9177" w:name="_Toc361663632"/>
      <w:bookmarkStart w:id="9178" w:name="_Toc361665473"/>
      <w:bookmarkStart w:id="9179" w:name="_Toc361667313"/>
      <w:bookmarkStart w:id="9180" w:name="_Toc361669142"/>
      <w:bookmarkStart w:id="9181" w:name="_Toc364935186"/>
      <w:bookmarkStart w:id="9182" w:name="_Toc365474430"/>
      <w:bookmarkStart w:id="9183" w:name="_Toc361663633"/>
      <w:bookmarkStart w:id="9184" w:name="_Toc361665474"/>
      <w:bookmarkStart w:id="9185" w:name="_Toc361667314"/>
      <w:bookmarkStart w:id="9186" w:name="_Toc361669143"/>
      <w:bookmarkStart w:id="9187" w:name="_Toc364935187"/>
      <w:bookmarkStart w:id="9188" w:name="_Toc365474431"/>
      <w:bookmarkStart w:id="9189" w:name="_Toc361663634"/>
      <w:bookmarkStart w:id="9190" w:name="_Toc361665475"/>
      <w:bookmarkStart w:id="9191" w:name="_Toc361667315"/>
      <w:bookmarkStart w:id="9192" w:name="_Toc361669144"/>
      <w:bookmarkStart w:id="9193" w:name="_Toc364935188"/>
      <w:bookmarkStart w:id="9194" w:name="_Toc365474432"/>
      <w:bookmarkStart w:id="9195" w:name="_Toc361663635"/>
      <w:bookmarkStart w:id="9196" w:name="_Toc361665476"/>
      <w:bookmarkStart w:id="9197" w:name="_Toc361667316"/>
      <w:bookmarkStart w:id="9198" w:name="_Toc361669145"/>
      <w:bookmarkStart w:id="9199" w:name="_Toc364935189"/>
      <w:bookmarkStart w:id="9200" w:name="_Toc365474433"/>
      <w:bookmarkStart w:id="9201" w:name="_Toc368050608"/>
      <w:bookmarkEnd w:id="7911"/>
      <w:bookmarkEnd w:id="7912"/>
      <w:bookmarkEnd w:id="7913"/>
      <w:bookmarkEnd w:id="7914"/>
      <w:bookmarkEnd w:id="7915"/>
      <w:bookmarkEnd w:id="7916"/>
      <w:bookmarkEnd w:id="7917"/>
      <w:bookmarkEnd w:id="7918"/>
      <w:bookmarkEnd w:id="9152"/>
      <w:bookmarkEnd w:id="9153"/>
      <w:bookmarkEnd w:id="9154"/>
      <w:bookmarkEnd w:id="9155"/>
      <w:bookmarkEnd w:id="9156"/>
      <w:bookmarkEnd w:id="9157"/>
      <w:bookmarkEnd w:id="9158"/>
      <w:bookmarkEnd w:id="9169"/>
      <w:bookmarkEnd w:id="9170"/>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ins w:id="9202" w:author="Rev 19 Allen Wirfs-Brock" w:date="2013-09-13T09:35:00Z">
        <w:r>
          <w:t>Modules</w:t>
        </w:r>
        <w:bookmarkEnd w:id="9201"/>
      </w:ins>
    </w:p>
    <w:p w:rsidR="008226EF" w:rsidRPr="00E77497" w:rsidRDefault="008226EF" w:rsidP="008226EF">
      <w:pPr>
        <w:pStyle w:val="SyntaxRule"/>
        <w:rPr>
          <w:ins w:id="9203" w:author="Rev 19 Allen Wirfs-Brock" w:date="2013-09-13T09:36:00Z"/>
        </w:rPr>
      </w:pPr>
      <w:ins w:id="9204" w:author="Rev 19 Allen Wirfs-Brock" w:date="2013-09-13T09:36:00Z">
        <w:r>
          <w:t>Module</w:t>
        </w:r>
        <w:r w:rsidRPr="00E77497">
          <w:t xml:space="preserve"> </w:t>
        </w:r>
        <w:r w:rsidRPr="00E77497">
          <w:rPr>
            <w:rFonts w:ascii="Arial" w:hAnsi="Arial"/>
            <w:b/>
            <w:i w:val="0"/>
          </w:rPr>
          <w:t>:</w:t>
        </w:r>
      </w:ins>
    </w:p>
    <w:p w:rsidR="008226EF" w:rsidRPr="00E77497" w:rsidRDefault="008226EF" w:rsidP="008226EF">
      <w:pPr>
        <w:pStyle w:val="SyntaxDefinition"/>
        <w:rPr>
          <w:ins w:id="9205" w:author="Rev 19 Allen Wirfs-Brock" w:date="2013-09-13T09:36:00Z"/>
        </w:rPr>
      </w:pPr>
      <w:ins w:id="9206" w:author="Rev 19 Allen Wirfs-Brock" w:date="2013-09-13T09:36:00Z">
        <w:r>
          <w:t>ModuleBody</w:t>
        </w:r>
        <w:r w:rsidRPr="00E77497">
          <w:rPr>
            <w:rFonts w:ascii="Arial" w:hAnsi="Arial" w:cs="Arial"/>
            <w:i w:val="0"/>
            <w:vertAlign w:val="subscript"/>
          </w:rPr>
          <w:t>opt</w:t>
        </w:r>
      </w:ins>
    </w:p>
    <w:p w:rsidR="008226EF" w:rsidRPr="00E77497" w:rsidRDefault="008226EF" w:rsidP="008226EF">
      <w:pPr>
        <w:pStyle w:val="SyntaxRule"/>
        <w:rPr>
          <w:ins w:id="9207" w:author="Rev 19 Allen Wirfs-Brock" w:date="2013-09-13T09:36:00Z"/>
        </w:rPr>
      </w:pPr>
      <w:ins w:id="9208" w:author="Rev 19 Allen Wirfs-Brock" w:date="2013-09-13T09:37:00Z">
        <w:r w:rsidRPr="008226EF">
          <w:t>Module</w:t>
        </w:r>
      </w:ins>
      <w:ins w:id="9209" w:author="Rev 19 Allen Wirfs-Brock" w:date="2013-09-13T09:36:00Z">
        <w:r>
          <w:t>Body</w:t>
        </w:r>
        <w:r w:rsidRPr="00E77497">
          <w:t xml:space="preserve"> </w:t>
        </w:r>
        <w:r w:rsidRPr="00E77497">
          <w:rPr>
            <w:rFonts w:ascii="Arial" w:hAnsi="Arial"/>
            <w:b/>
            <w:i w:val="0"/>
          </w:rPr>
          <w:t>:</w:t>
        </w:r>
      </w:ins>
    </w:p>
    <w:p w:rsidR="008226EF" w:rsidRPr="00E77497" w:rsidRDefault="008226EF" w:rsidP="008226EF">
      <w:pPr>
        <w:pStyle w:val="SyntaxDefinition"/>
        <w:rPr>
          <w:ins w:id="9210" w:author="Rev 19 Allen Wirfs-Brock" w:date="2013-09-13T09:36:00Z"/>
        </w:rPr>
      </w:pPr>
      <w:ins w:id="9211" w:author="Rev 19 Allen Wirfs-Brock" w:date="2013-09-13T09:37:00Z">
        <w:r w:rsidRPr="008226EF">
          <w:t>Module</w:t>
        </w:r>
      </w:ins>
      <w:ins w:id="9212" w:author="Rev 19 Allen Wirfs-Brock" w:date="2013-09-13T09:36:00Z">
        <w:r>
          <w:t>ItemList</w:t>
        </w:r>
      </w:ins>
    </w:p>
    <w:p w:rsidR="008226EF" w:rsidRPr="00E77497" w:rsidRDefault="008226EF" w:rsidP="008226EF">
      <w:pPr>
        <w:pStyle w:val="SyntaxRule"/>
        <w:rPr>
          <w:ins w:id="9213" w:author="Rev 19 Allen Wirfs-Brock" w:date="2013-09-13T09:36:00Z"/>
        </w:rPr>
      </w:pPr>
      <w:ins w:id="9214" w:author="Rev 19 Allen Wirfs-Brock" w:date="2013-09-13T09:37:00Z">
        <w:r w:rsidRPr="008226EF">
          <w:t>Module</w:t>
        </w:r>
      </w:ins>
      <w:ins w:id="9215" w:author="Rev 19 Allen Wirfs-Brock" w:date="2013-09-13T09:36:00Z">
        <w:r>
          <w:t>Item</w:t>
        </w:r>
        <w:r w:rsidRPr="00E77497">
          <w:t xml:space="preserve">List </w:t>
        </w:r>
        <w:r w:rsidRPr="00E77497">
          <w:rPr>
            <w:rFonts w:ascii="Arial" w:hAnsi="Arial"/>
            <w:b/>
            <w:i w:val="0"/>
          </w:rPr>
          <w:t>:</w:t>
        </w:r>
      </w:ins>
    </w:p>
    <w:p w:rsidR="008226EF" w:rsidRPr="00E77497" w:rsidRDefault="008226EF" w:rsidP="008226EF">
      <w:pPr>
        <w:pStyle w:val="SyntaxDefinition"/>
        <w:rPr>
          <w:ins w:id="9216" w:author="Rev 19 Allen Wirfs-Brock" w:date="2013-09-13T09:36:00Z"/>
        </w:rPr>
      </w:pPr>
      <w:ins w:id="9217" w:author="Rev 19 Allen Wirfs-Brock" w:date="2013-09-13T09:37:00Z">
        <w:r w:rsidRPr="008226EF">
          <w:t>Module</w:t>
        </w:r>
      </w:ins>
      <w:ins w:id="9218" w:author="Rev 19 Allen Wirfs-Brock" w:date="2013-09-13T09:36:00Z">
        <w:r w:rsidRPr="00E77497">
          <w:t>Item</w:t>
        </w:r>
        <w:r w:rsidRPr="00E77497">
          <w:br/>
        </w:r>
      </w:ins>
      <w:ins w:id="9219" w:author="Rev 19 Allen Wirfs-Brock" w:date="2013-09-13T09:37:00Z">
        <w:r w:rsidRPr="008226EF">
          <w:t>Module</w:t>
        </w:r>
      </w:ins>
      <w:ins w:id="9220" w:author="Rev 19 Allen Wirfs-Brock" w:date="2013-09-13T09:46:00Z">
        <w:r w:rsidR="00ED784A">
          <w:t>Item</w:t>
        </w:r>
      </w:ins>
      <w:ins w:id="9221" w:author="Rev 19 Allen Wirfs-Brock" w:date="2013-09-13T09:36:00Z">
        <w:r w:rsidRPr="00E77497">
          <w:t>List</w:t>
        </w:r>
        <w:r>
          <w:t xml:space="preserve"> </w:t>
        </w:r>
        <w:r w:rsidRPr="00E77497">
          <w:t xml:space="preserve"> </w:t>
        </w:r>
      </w:ins>
      <w:ins w:id="9222" w:author="Rev 19 Allen Wirfs-Brock" w:date="2013-09-13T09:37:00Z">
        <w:r w:rsidRPr="008226EF">
          <w:t>Module</w:t>
        </w:r>
      </w:ins>
      <w:ins w:id="9223" w:author="Rev 19 Allen Wirfs-Brock" w:date="2013-09-13T09:36:00Z">
        <w:r w:rsidRPr="00E77497">
          <w:t>Item</w:t>
        </w:r>
      </w:ins>
    </w:p>
    <w:p w:rsidR="008226EF" w:rsidRPr="00E77497" w:rsidRDefault="008226EF" w:rsidP="008226EF">
      <w:pPr>
        <w:pStyle w:val="SyntaxRule"/>
        <w:rPr>
          <w:ins w:id="9224" w:author="Rev 19 Allen Wirfs-Brock" w:date="2013-09-13T09:45:00Z"/>
        </w:rPr>
      </w:pPr>
      <w:ins w:id="9225" w:author="Rev 19 Allen Wirfs-Brock" w:date="2013-09-13T09:45:00Z">
        <w:r w:rsidRPr="008226EF">
          <w:t>Module</w:t>
        </w:r>
        <w:r>
          <w:t>Item</w:t>
        </w:r>
        <w:r w:rsidRPr="00E77497">
          <w:t xml:space="preserve"> </w:t>
        </w:r>
        <w:r w:rsidRPr="00E77497">
          <w:rPr>
            <w:rFonts w:ascii="Arial" w:hAnsi="Arial"/>
            <w:b/>
            <w:i w:val="0"/>
          </w:rPr>
          <w:t>:</w:t>
        </w:r>
      </w:ins>
    </w:p>
    <w:p w:rsidR="008226EF" w:rsidRPr="00E77497" w:rsidRDefault="00ED784A" w:rsidP="008226EF">
      <w:pPr>
        <w:pStyle w:val="SyntaxDefinition"/>
        <w:rPr>
          <w:ins w:id="9226" w:author="Rev 19 Allen Wirfs-Brock" w:date="2013-09-13T09:45:00Z"/>
        </w:rPr>
      </w:pPr>
      <w:ins w:id="9227" w:author="Rev 19 Allen Wirfs-Brock" w:date="2013-09-13T09:45:00Z">
        <w:r>
          <w:t>Export</w:t>
        </w:r>
        <w:r w:rsidR="008226EF">
          <w:t>Declaration</w:t>
        </w:r>
        <w:r w:rsidR="008226EF">
          <w:br/>
        </w:r>
      </w:ins>
      <w:ins w:id="9228" w:author="Rev 19 Allen Wirfs-Brock" w:date="2013-09-13T09:46:00Z">
        <w:r>
          <w:t>Script</w:t>
        </w:r>
      </w:ins>
      <w:ins w:id="9229" w:author="Rev 19 Allen Wirfs-Brock" w:date="2013-09-13T09:45:00Z">
        <w:r w:rsidR="008226EF" w:rsidRPr="00E77497">
          <w:t>Item</w:t>
        </w:r>
      </w:ins>
    </w:p>
    <w:p w:rsidR="008226EF" w:rsidRPr="00E77497" w:rsidRDefault="008226EF" w:rsidP="008226EF">
      <w:pPr>
        <w:pStyle w:val="SyntaxRule"/>
        <w:rPr>
          <w:ins w:id="9230" w:author="Rev 19 Allen Wirfs-Brock" w:date="2013-09-13T09:36:00Z"/>
        </w:rPr>
      </w:pPr>
      <w:ins w:id="9231" w:author="Rev 19 Allen Wirfs-Brock" w:date="2013-09-13T09:45:00Z">
        <w:r>
          <w:t>Script</w:t>
        </w:r>
      </w:ins>
      <w:ins w:id="9232" w:author="Rev 19 Allen Wirfs-Brock" w:date="2013-09-13T09:36:00Z">
        <w:r>
          <w:t>Item</w:t>
        </w:r>
        <w:r w:rsidRPr="00E77497">
          <w:t xml:space="preserve"> </w:t>
        </w:r>
        <w:r w:rsidRPr="00E77497">
          <w:rPr>
            <w:rFonts w:ascii="Arial" w:hAnsi="Arial"/>
            <w:b/>
            <w:i w:val="0"/>
          </w:rPr>
          <w:t>:</w:t>
        </w:r>
      </w:ins>
    </w:p>
    <w:p w:rsidR="008226EF" w:rsidRPr="00E77497" w:rsidRDefault="008226EF" w:rsidP="008226EF">
      <w:pPr>
        <w:pStyle w:val="SyntaxDefinition"/>
        <w:rPr>
          <w:ins w:id="9233" w:author="Rev 19 Allen Wirfs-Brock" w:date="2013-09-13T09:36:00Z"/>
        </w:rPr>
      </w:pPr>
      <w:ins w:id="9234" w:author="Rev 19 Allen Wirfs-Brock" w:date="2013-09-13T09:36:00Z">
        <w:r>
          <w:t>ModuleDeclaration</w:t>
        </w:r>
        <w:r>
          <w:br/>
          <w:t>ImportDeclaration</w:t>
        </w:r>
        <w:r w:rsidRPr="00E77497">
          <w:br/>
        </w:r>
        <w:r>
          <w:t>StatementList</w:t>
        </w:r>
        <w:r w:rsidRPr="00E77497">
          <w:t>Item</w:t>
        </w:r>
      </w:ins>
    </w:p>
    <w:p w:rsidR="004E5511" w:rsidRDefault="004E5511" w:rsidP="006A78DC">
      <w:pPr>
        <w:pStyle w:val="Heading3"/>
        <w:numPr>
          <w:ilvl w:val="2"/>
          <w:numId w:val="1634"/>
        </w:numPr>
        <w:rPr>
          <w:ins w:id="9235" w:author="Rev 19 Allen Wirfs-Brock" w:date="2013-09-13T10:53:00Z"/>
        </w:rPr>
      </w:pPr>
      <w:bookmarkStart w:id="9236" w:name="_Toc368050609"/>
      <w:ins w:id="9237" w:author="Rev 19 Allen Wirfs-Brock" w:date="2013-09-13T10:53:00Z">
        <w:r>
          <w:t>Module Semantics</w:t>
        </w:r>
        <w:bookmarkEnd w:id="9236"/>
      </w:ins>
    </w:p>
    <w:p w:rsidR="00ED784A" w:rsidRPr="00E77497" w:rsidRDefault="00ED784A" w:rsidP="004221C6">
      <w:pPr>
        <w:pStyle w:val="Heading4"/>
        <w:rPr>
          <w:ins w:id="9238" w:author="Rev 19 Allen Wirfs-Brock" w:date="2013-09-13T09:53:00Z"/>
        </w:rPr>
      </w:pPr>
      <w:ins w:id="9239" w:author="Rev 19 Allen Wirfs-Brock" w:date="2013-09-13T09:53:00Z">
        <w:r w:rsidRPr="00E77497">
          <w:t>Static Semantics:  Early Errors</w:t>
        </w:r>
      </w:ins>
    </w:p>
    <w:p w:rsidR="00ED784A" w:rsidRPr="00E77497" w:rsidRDefault="00ED784A" w:rsidP="00ED784A">
      <w:pPr>
        <w:jc w:val="left"/>
        <w:rPr>
          <w:ins w:id="9240" w:author="Rev 19 Allen Wirfs-Brock" w:date="2013-09-13T09:53:00Z"/>
        </w:rPr>
      </w:pPr>
      <w:ins w:id="9241" w:author="Rev 19 Allen Wirfs-Brock" w:date="2013-09-13T09:53:00Z">
        <w:r w:rsidRPr="00ED784A">
          <w:rPr>
            <w:rFonts w:ascii="Times New Roman" w:hAnsi="Times New Roman"/>
            <w:i/>
          </w:rPr>
          <w:t>Module</w:t>
        </w:r>
        <w:r>
          <w:rPr>
            <w:rFonts w:ascii="Times New Roman" w:hAnsi="Times New Roman"/>
            <w:i/>
          </w:rPr>
          <w:t>Body</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D784A">
          <w:rPr>
            <w:rFonts w:ascii="Times New Roman" w:hAnsi="Times New Roman"/>
            <w:i/>
          </w:rPr>
          <w:t>Module</w:t>
        </w:r>
        <w:r>
          <w:rPr>
            <w:rFonts w:ascii="Times New Roman" w:hAnsi="Times New Roman"/>
            <w:i/>
          </w:rPr>
          <w:t xml:space="preserve">ItemList </w:t>
        </w:r>
      </w:ins>
    </w:p>
    <w:p w:rsidR="00ED784A" w:rsidRPr="00E77497" w:rsidRDefault="00ED784A" w:rsidP="00ED784A">
      <w:pPr>
        <w:numPr>
          <w:ilvl w:val="0"/>
          <w:numId w:val="737"/>
        </w:numPr>
        <w:spacing w:after="220"/>
        <w:contextualSpacing/>
        <w:rPr>
          <w:ins w:id="9242" w:author="Rev 19 Allen Wirfs-Brock" w:date="2013-09-13T09:53:00Z"/>
        </w:rPr>
      </w:pPr>
      <w:ins w:id="9243" w:author="Rev 19 Allen Wirfs-Brock" w:date="2013-09-13T09:53:00Z">
        <w:r w:rsidRPr="00E77497">
          <w:t xml:space="preserve">It is a Syntax Error if the LexicallyDeclaredNames of </w:t>
        </w:r>
        <w:r w:rsidRPr="00ED784A">
          <w:rPr>
            <w:rFonts w:ascii="Times New Roman" w:hAnsi="Times New Roman"/>
            <w:i/>
          </w:rPr>
          <w:t>Module</w:t>
        </w:r>
        <w:r w:rsidRPr="00F40878">
          <w:rPr>
            <w:rFonts w:ascii="Times New Roman" w:hAnsi="Times New Roman"/>
            <w:i/>
          </w:rPr>
          <w:t>Item</w:t>
        </w:r>
        <w:r w:rsidRPr="00E77497">
          <w:rPr>
            <w:rFonts w:ascii="Times New Roman" w:hAnsi="Times New Roman"/>
            <w:i/>
          </w:rPr>
          <w:t>List</w:t>
        </w:r>
        <w:r w:rsidRPr="00E77497">
          <w:t xml:space="preserve"> contains any duplicate entr</w:t>
        </w:r>
        <w:r>
          <w:t>i</w:t>
        </w:r>
        <w:r w:rsidRPr="00E77497">
          <w:t>es.</w:t>
        </w:r>
      </w:ins>
    </w:p>
    <w:p w:rsidR="00ED784A" w:rsidRPr="00E77497" w:rsidRDefault="00ED784A" w:rsidP="00ED784A">
      <w:pPr>
        <w:numPr>
          <w:ilvl w:val="0"/>
          <w:numId w:val="737"/>
        </w:numPr>
        <w:spacing w:after="220"/>
        <w:contextualSpacing/>
        <w:rPr>
          <w:ins w:id="9244" w:author="Rev 19 Allen Wirfs-Brock" w:date="2013-09-13T09:53:00Z"/>
        </w:rPr>
      </w:pPr>
      <w:ins w:id="9245" w:author="Rev 19 Allen Wirfs-Brock" w:date="2013-09-13T09:53:00Z">
        <w:r w:rsidRPr="00E77497">
          <w:t xml:space="preserve">It is a Syntax Error if any element of the </w:t>
        </w:r>
        <w:r w:rsidRPr="00B839D2">
          <w:rPr>
            <w:rFonts w:ascii="Times New Roman" w:hAnsi="Times New Roman"/>
          </w:rPr>
          <w:t>LexicallyDeclaredNames</w:t>
        </w:r>
        <w:r w:rsidRPr="00E77497">
          <w:t xml:space="preserve"> of </w:t>
        </w:r>
      </w:ins>
      <w:ins w:id="9246" w:author="Rev 19 Allen Wirfs-Brock" w:date="2013-09-13T09:54:00Z">
        <w:r w:rsidRPr="00ED784A">
          <w:rPr>
            <w:rFonts w:ascii="Times New Roman" w:hAnsi="Times New Roman"/>
            <w:i/>
          </w:rPr>
          <w:t>Module</w:t>
        </w:r>
      </w:ins>
      <w:ins w:id="9247"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also occurs in the </w:t>
        </w:r>
        <w:r w:rsidRPr="00B839D2">
          <w:rPr>
            <w:rFonts w:ascii="Times New Roman" w:hAnsi="Times New Roman"/>
          </w:rPr>
          <w:t>VarDeclaredNames</w:t>
        </w:r>
        <w:r w:rsidRPr="00E77497">
          <w:t xml:space="preserve"> of </w:t>
        </w:r>
        <w:r w:rsidRPr="00ED784A">
          <w:rPr>
            <w:rFonts w:ascii="Times New Roman" w:hAnsi="Times New Roman"/>
            <w:i/>
          </w:rPr>
          <w:t>Module</w:t>
        </w:r>
        <w:r w:rsidRPr="00F40878">
          <w:rPr>
            <w:rFonts w:ascii="Times New Roman" w:hAnsi="Times New Roman"/>
            <w:i/>
          </w:rPr>
          <w:t>Item</w:t>
        </w:r>
        <w:r w:rsidRPr="00E77497">
          <w:rPr>
            <w:rFonts w:ascii="Times New Roman" w:hAnsi="Times New Roman"/>
            <w:i/>
          </w:rPr>
          <w:t>List</w:t>
        </w:r>
        <w:r w:rsidRPr="00E77497">
          <w:t>.</w:t>
        </w:r>
      </w:ins>
    </w:p>
    <w:p w:rsidR="00ED784A" w:rsidRPr="00E77497" w:rsidRDefault="00ED784A" w:rsidP="00ED784A">
      <w:pPr>
        <w:numPr>
          <w:ilvl w:val="0"/>
          <w:numId w:val="737"/>
        </w:numPr>
        <w:spacing w:after="220"/>
        <w:contextualSpacing/>
        <w:rPr>
          <w:ins w:id="9248" w:author="Rev 19 Allen Wirfs-Brock" w:date="2013-09-13T09:53:00Z"/>
        </w:rPr>
      </w:pPr>
      <w:ins w:id="9249" w:author="Rev 19 Allen Wirfs-Brock" w:date="2013-09-13T09:53:00Z">
        <w:r>
          <w:t xml:space="preserve">It is a Syntax Error if </w:t>
        </w:r>
      </w:ins>
      <w:ins w:id="9250" w:author="Rev 19 Allen Wirfs-Brock" w:date="2013-09-13T09:54:00Z">
        <w:r w:rsidRPr="00ED784A">
          <w:rPr>
            <w:rFonts w:ascii="Times New Roman" w:hAnsi="Times New Roman"/>
            <w:i/>
          </w:rPr>
          <w:t>Module</w:t>
        </w:r>
      </w:ins>
      <w:ins w:id="9251"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ins>
    </w:p>
    <w:p w:rsidR="00ED784A" w:rsidRPr="00E77497" w:rsidRDefault="00ED784A" w:rsidP="00ED784A">
      <w:pPr>
        <w:numPr>
          <w:ilvl w:val="0"/>
          <w:numId w:val="737"/>
        </w:numPr>
        <w:spacing w:after="220"/>
        <w:contextualSpacing/>
        <w:rPr>
          <w:ins w:id="9252" w:author="Rev 19 Allen Wirfs-Brock" w:date="2013-09-13T09:53:00Z"/>
        </w:rPr>
      </w:pPr>
      <w:ins w:id="9253" w:author="Rev 19 Allen Wirfs-Brock" w:date="2013-09-13T09:53:00Z">
        <w:r>
          <w:t xml:space="preserve">It is a Syntax Error if </w:t>
        </w:r>
      </w:ins>
      <w:ins w:id="9254" w:author="Rev 19 Allen Wirfs-Brock" w:date="2013-09-13T09:54:00Z">
        <w:r w:rsidRPr="00ED784A">
          <w:rPr>
            <w:rFonts w:ascii="Times New Roman" w:hAnsi="Times New Roman"/>
            <w:i/>
          </w:rPr>
          <w:t>Module</w:t>
        </w:r>
      </w:ins>
      <w:ins w:id="9255"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ins>
    </w:p>
    <w:p w:rsidR="00ED784A" w:rsidRDefault="00ED784A" w:rsidP="00ED784A">
      <w:pPr>
        <w:numPr>
          <w:ilvl w:val="0"/>
          <w:numId w:val="737"/>
        </w:numPr>
        <w:spacing w:after="220"/>
        <w:rPr>
          <w:ins w:id="9256" w:author="Rev 19 Allen Wirfs-Brock" w:date="2013-09-13T09:53:00Z"/>
        </w:rPr>
      </w:pPr>
      <w:ins w:id="9257" w:author="Rev 19 Allen Wirfs-Brock" w:date="2013-09-13T09:53:00Z">
        <w:r>
          <w:t xml:space="preserve">It is a Syntax Error if </w:t>
        </w:r>
      </w:ins>
      <w:ins w:id="9258" w:author="Rev 19 Allen Wirfs-Brock" w:date="2013-09-13T09:54:00Z">
        <w:r w:rsidRPr="00ED784A">
          <w:rPr>
            <w:rFonts w:ascii="Times New Roman" w:hAnsi="Times New Roman"/>
            <w:i/>
          </w:rPr>
          <w:t>Module</w:t>
        </w:r>
      </w:ins>
      <w:ins w:id="9259"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ED784A" w:rsidRPr="00E77497" w:rsidRDefault="00ED784A" w:rsidP="00ED784A">
      <w:pPr>
        <w:pStyle w:val="Note"/>
        <w:rPr>
          <w:ins w:id="9260" w:author="Rev 19 Allen Wirfs-Brock" w:date="2013-09-13T09:53:00Z"/>
        </w:rPr>
      </w:pPr>
      <w:ins w:id="9261" w:author="Rev 19 Allen Wirfs-Brock" w:date="2013-09-13T09:53:00Z">
        <w:r>
          <w:t>NOTE</w:t>
        </w:r>
        <w:r>
          <w:tab/>
          <w:t xml:space="preserve">Additional error conditions relating to conflicting or duplicate declarations are checked during module </w:t>
        </w:r>
      </w:ins>
      <w:ins w:id="9262" w:author="Rev 19 Allen Wirfs-Brock" w:date="2013-09-22T12:07:00Z">
        <w:r w:rsidR="00887D85">
          <w:t>instantiation</w:t>
        </w:r>
      </w:ins>
      <w:ins w:id="9263" w:author="Rev 19 Allen Wirfs-Brock" w:date="2013-09-13T09:53:00Z">
        <w:r>
          <w:t xml:space="preserve"> prior to evaluation of a </w:t>
        </w:r>
      </w:ins>
      <w:ins w:id="9264" w:author="Rev 19 Allen Wirfs-Brock" w:date="2013-09-13T09:54:00Z">
        <w:r w:rsidRPr="00ED784A">
          <w:rPr>
            <w:rFonts w:ascii="Times New Roman" w:hAnsi="Times New Roman"/>
            <w:i/>
            <w:iCs/>
          </w:rPr>
          <w:t>Module</w:t>
        </w:r>
      </w:ins>
      <w:ins w:id="9265" w:author="Rev 19 Allen Wirfs-Brock" w:date="2013-09-13T09:53:00Z">
        <w:r>
          <w:t xml:space="preserve">. If any such errors are detected the </w:t>
        </w:r>
      </w:ins>
      <w:ins w:id="9266" w:author="Rev 19 Allen Wirfs-Brock" w:date="2013-09-13T09:55:00Z">
        <w:r w:rsidRPr="00ED784A">
          <w:rPr>
            <w:rFonts w:ascii="Times New Roman" w:hAnsi="Times New Roman"/>
            <w:i/>
            <w:iCs/>
          </w:rPr>
          <w:t>Module</w:t>
        </w:r>
      </w:ins>
      <w:ins w:id="9267" w:author="Rev 19 Allen Wirfs-Brock" w:date="2013-09-13T09:53:00Z">
        <w:r>
          <w:t xml:space="preserve"> is not evaluated. </w:t>
        </w:r>
      </w:ins>
    </w:p>
    <w:p w:rsidR="00ED784A" w:rsidRPr="00E77497" w:rsidRDefault="00ED784A" w:rsidP="004221C6">
      <w:pPr>
        <w:pStyle w:val="Heading4"/>
        <w:rPr>
          <w:ins w:id="9268" w:author="Rev 19 Allen Wirfs-Brock" w:date="2013-09-13T09:53:00Z"/>
        </w:rPr>
      </w:pPr>
      <w:bookmarkStart w:id="9269" w:name="_Ref368037171"/>
      <w:ins w:id="9270" w:author="Rev 19 Allen Wirfs-Brock" w:date="2013-09-13T09:53:00Z">
        <w:r w:rsidRPr="00E77497">
          <w:t xml:space="preserve">Static Semantics:  </w:t>
        </w:r>
        <w:r>
          <w:rPr>
            <w:lang w:eastAsia="en-US"/>
          </w:rPr>
          <w:t>IsStrict</w:t>
        </w:r>
        <w:bookmarkEnd w:id="9269"/>
      </w:ins>
    </w:p>
    <w:p w:rsidR="00902612" w:rsidRPr="00F742D3" w:rsidRDefault="00902612" w:rsidP="00902612">
      <w:pPr>
        <w:rPr>
          <w:ins w:id="9271" w:author="Rev 19 Allen Wirfs-Brock" w:date="2013-09-27T09:25:00Z"/>
        </w:rPr>
      </w:pPr>
      <w:ins w:id="9272" w:author="Rev 19 Allen Wirfs-Brock" w:date="2013-09-27T09:25:00Z">
        <w:r>
          <w:t xml:space="preserve">See also: </w:t>
        </w:r>
        <w:r>
          <w:fldChar w:fldCharType="begin"/>
        </w:r>
        <w:r>
          <w:instrText xml:space="preserve"> REF _Ref368037126 \r \h </w:instrText>
        </w:r>
        <w:r>
          <w:fldChar w:fldCharType="separate"/>
        </w:r>
      </w:ins>
      <w:ins w:id="9273" w:author="Rev 19 Allen Wirfs-Brock" w:date="2013-09-27T13:07:00Z">
        <w:r w:rsidR="00460CAC">
          <w:t>14.1.8</w:t>
        </w:r>
      </w:ins>
      <w:ins w:id="9274" w:author="Rev 19 Allen Wirfs-Brock" w:date="2013-09-27T09:25:00Z">
        <w:r>
          <w:fldChar w:fldCharType="end"/>
        </w:r>
        <w:r>
          <w:t xml:space="preserve">, </w:t>
        </w:r>
        <w:r>
          <w:fldChar w:fldCharType="begin"/>
        </w:r>
        <w:r>
          <w:instrText xml:space="preserve"> REF _Ref368037197 \r \h </w:instrText>
        </w:r>
        <w:r>
          <w:fldChar w:fldCharType="separate"/>
        </w:r>
      </w:ins>
      <w:ins w:id="9275" w:author="Rev 19 Allen Wirfs-Brock" w:date="2013-09-27T13:07:00Z">
        <w:r w:rsidR="00460CAC">
          <w:t>15.2.2</w:t>
        </w:r>
      </w:ins>
      <w:ins w:id="9276" w:author="Rev 19 Allen Wirfs-Brock" w:date="2013-09-27T09:25:00Z">
        <w:r>
          <w:fldChar w:fldCharType="end"/>
        </w:r>
        <w:r>
          <w:t>.</w:t>
        </w:r>
      </w:ins>
    </w:p>
    <w:p w:rsidR="00ED784A" w:rsidRPr="006B3D6C" w:rsidRDefault="00ED784A" w:rsidP="00ED784A">
      <w:pPr>
        <w:rPr>
          <w:ins w:id="9277" w:author="Rev 19 Allen Wirfs-Brock" w:date="2013-09-13T09:53:00Z"/>
        </w:rPr>
      </w:pPr>
      <w:ins w:id="9278" w:author="Rev 19 Allen Wirfs-Brock" w:date="2013-09-13T09:55:00Z">
        <w:r w:rsidRPr="00ED784A">
          <w:rPr>
            <w:rFonts w:ascii="Times New Roman" w:hAnsi="Times New Roman"/>
            <w:i/>
          </w:rPr>
          <w:t>Module</w:t>
        </w:r>
      </w:ins>
      <w:ins w:id="9279" w:author="Rev 19 Allen Wirfs-Brock" w:date="2013-09-13T09:53:00Z">
        <w:r w:rsidRPr="00E77497">
          <w:rPr>
            <w:rFonts w:ascii="Times New Roman" w:hAnsi="Times New Roman"/>
            <w:i/>
          </w:rPr>
          <w:t xml:space="preserve">Body </w:t>
        </w:r>
        <w:r w:rsidRPr="00E77497">
          <w:rPr>
            <w:b/>
          </w:rPr>
          <w:t>:</w:t>
        </w:r>
        <w:r w:rsidRPr="00E77497">
          <w:rPr>
            <w:rFonts w:ascii="Times New Roman" w:hAnsi="Times New Roman"/>
            <w:i/>
          </w:rPr>
          <w:t xml:space="preserve"> </w:t>
        </w:r>
      </w:ins>
      <w:ins w:id="9280" w:author="Rev 19 Allen Wirfs-Brock" w:date="2013-09-13T09:55:00Z">
        <w:r w:rsidRPr="00ED784A">
          <w:rPr>
            <w:rFonts w:ascii="Times New Roman" w:hAnsi="Times New Roman"/>
            <w:i/>
          </w:rPr>
          <w:t>Module</w:t>
        </w:r>
      </w:ins>
      <w:ins w:id="9281" w:author="Rev 19 Allen Wirfs-Brock" w:date="2013-09-13T09:53:00Z">
        <w:r w:rsidRPr="00F40878">
          <w:rPr>
            <w:rFonts w:ascii="Times New Roman" w:hAnsi="Times New Roman"/>
            <w:i/>
          </w:rPr>
          <w:t>Item</w:t>
        </w:r>
        <w:r>
          <w:rPr>
            <w:rFonts w:ascii="Times New Roman" w:hAnsi="Times New Roman"/>
            <w:i/>
          </w:rPr>
          <w:t>List</w:t>
        </w:r>
        <w:r w:rsidRPr="00E77497">
          <w:rPr>
            <w:rFonts w:ascii="Times New Roman" w:hAnsi="Times New Roman"/>
            <w:i/>
          </w:rPr>
          <w:t xml:space="preserve"> </w:t>
        </w:r>
        <w:r w:rsidRPr="00E77497">
          <w:t xml:space="preserve"> </w:t>
        </w:r>
      </w:ins>
    </w:p>
    <w:p w:rsidR="00ED784A" w:rsidRPr="004605B6" w:rsidRDefault="00ED784A" w:rsidP="00ED784A">
      <w:pPr>
        <w:pStyle w:val="Alg4"/>
        <w:numPr>
          <w:ilvl w:val="0"/>
          <w:numId w:val="1031"/>
        </w:numPr>
        <w:spacing w:after="220"/>
        <w:contextualSpacing/>
        <w:rPr>
          <w:ins w:id="9282" w:author="Rev 19 Allen Wirfs-Brock" w:date="2013-09-13T09:53:00Z"/>
        </w:rPr>
      </w:pPr>
      <w:ins w:id="9283" w:author="Rev 19 Allen Wirfs-Brock" w:date="2013-09-13T09:55:00Z">
        <w:r>
          <w:t>R</w:t>
        </w:r>
      </w:ins>
      <w:ins w:id="9284" w:author="Rev 19 Allen Wirfs-Brock" w:date="2013-09-13T09:53:00Z">
        <w:r>
          <w:t xml:space="preserve">eturn </w:t>
        </w:r>
      </w:ins>
      <w:ins w:id="9285" w:author="Rev 19 Allen Wirfs-Brock" w:date="2013-09-13T09:56:00Z">
        <w:r>
          <w:rPr>
            <w:b/>
          </w:rPr>
          <w:t>t</w:t>
        </w:r>
      </w:ins>
      <w:ins w:id="9286" w:author="Rev 19 Allen Wirfs-Brock" w:date="2013-09-13T09:55:00Z">
        <w:r>
          <w:rPr>
            <w:b/>
          </w:rPr>
          <w:t>rue</w:t>
        </w:r>
      </w:ins>
      <w:ins w:id="9287" w:author="Rev 19 Allen Wirfs-Brock" w:date="2013-09-13T09:53:00Z">
        <w:r w:rsidRPr="00E77497">
          <w:t>.</w:t>
        </w:r>
      </w:ins>
    </w:p>
    <w:p w:rsidR="00ED784A" w:rsidRPr="00E77497" w:rsidRDefault="00ED784A" w:rsidP="004221C6">
      <w:pPr>
        <w:pStyle w:val="Heading4"/>
        <w:rPr>
          <w:ins w:id="9288" w:author="Rev 19 Allen Wirfs-Brock" w:date="2013-09-13T09:53:00Z"/>
        </w:rPr>
      </w:pPr>
      <w:bookmarkStart w:id="9289" w:name="_Ref367708152"/>
      <w:ins w:id="9290" w:author="Rev 19 Allen Wirfs-Brock" w:date="2013-09-13T09:53:00Z">
        <w:r w:rsidRPr="00E77497">
          <w:lastRenderedPageBreak/>
          <w:t xml:space="preserve">Static Semantics:  </w:t>
        </w:r>
        <w:r w:rsidRPr="00E77497">
          <w:rPr>
            <w:lang w:eastAsia="en-US"/>
          </w:rPr>
          <w:t>LexicallyDeclaredNames</w:t>
        </w:r>
        <w:bookmarkEnd w:id="9289"/>
      </w:ins>
    </w:p>
    <w:p w:rsidR="002B5C9A" w:rsidRPr="00F742D3" w:rsidRDefault="002B5C9A" w:rsidP="002B5C9A">
      <w:pPr>
        <w:rPr>
          <w:ins w:id="9291" w:author="Rev 19 Allen Wirfs-Brock" w:date="2013-09-23T14:03:00Z"/>
        </w:rPr>
      </w:pPr>
      <w:ins w:id="9292" w:author="Rev 19 Allen Wirfs-Brock" w:date="2013-09-23T14:03:00Z">
        <w:r>
          <w:t xml:space="preserve">See also: </w:t>
        </w:r>
        <w:r>
          <w:fldChar w:fldCharType="begin"/>
        </w:r>
        <w:r>
          <w:instrText xml:space="preserve"> REF _Ref367707791 \r \h </w:instrText>
        </w:r>
      </w:ins>
      <w:ins w:id="9293" w:author="Rev 19 Allen Wirfs-Brock" w:date="2013-09-23T14:03:00Z">
        <w:r>
          <w:fldChar w:fldCharType="separate"/>
        </w:r>
      </w:ins>
      <w:ins w:id="9294" w:author="Rev 19 Allen Wirfs-Brock" w:date="2013-09-27T13:07:00Z">
        <w:r w:rsidR="00460CAC">
          <w:t>13.1.3</w:t>
        </w:r>
      </w:ins>
      <w:ins w:id="9295" w:author="Rev 19 Allen Wirfs-Brock" w:date="2013-09-23T14:03:00Z">
        <w:r>
          <w:fldChar w:fldCharType="end"/>
        </w:r>
        <w:r>
          <w:t xml:space="preserve">, </w:t>
        </w:r>
        <w:r>
          <w:fldChar w:fldCharType="begin"/>
        </w:r>
        <w:r>
          <w:instrText xml:space="preserve"> REF _Ref367707886 \r \h </w:instrText>
        </w:r>
      </w:ins>
      <w:ins w:id="9296" w:author="Rev 19 Allen Wirfs-Brock" w:date="2013-09-23T14:03:00Z">
        <w:r>
          <w:fldChar w:fldCharType="separate"/>
        </w:r>
      </w:ins>
      <w:ins w:id="9297" w:author="Rev 19 Allen Wirfs-Brock" w:date="2013-09-27T13:07:00Z">
        <w:r w:rsidR="00460CAC">
          <w:t>13.11.3</w:t>
        </w:r>
      </w:ins>
      <w:ins w:id="9298" w:author="Rev 19 Allen Wirfs-Brock" w:date="2013-09-23T14:03:00Z">
        <w:r>
          <w:fldChar w:fldCharType="end"/>
        </w:r>
        <w:r>
          <w:t xml:space="preserve">, </w:t>
        </w:r>
        <w:r>
          <w:fldChar w:fldCharType="begin"/>
        </w:r>
        <w:r>
          <w:instrText xml:space="preserve"> REF _Ref367707965 \r \h </w:instrText>
        </w:r>
      </w:ins>
      <w:ins w:id="9299" w:author="Rev 19 Allen Wirfs-Brock" w:date="2013-09-23T14:03:00Z">
        <w:r>
          <w:fldChar w:fldCharType="separate"/>
        </w:r>
      </w:ins>
      <w:ins w:id="9300" w:author="Rev 19 Allen Wirfs-Brock" w:date="2013-09-27T13:07:00Z">
        <w:r w:rsidR="00460CAC">
          <w:t>14.1.9</w:t>
        </w:r>
      </w:ins>
      <w:ins w:id="9301" w:author="Rev 19 Allen Wirfs-Brock" w:date="2013-09-23T14:03:00Z">
        <w:r>
          <w:fldChar w:fldCharType="end"/>
        </w:r>
        <w:r>
          <w:t xml:space="preserve">, </w:t>
        </w:r>
        <w:r>
          <w:fldChar w:fldCharType="begin"/>
        </w:r>
        <w:r>
          <w:instrText xml:space="preserve"> REF _Ref367708006 \r \h </w:instrText>
        </w:r>
      </w:ins>
      <w:ins w:id="9302" w:author="Rev 19 Allen Wirfs-Brock" w:date="2013-09-23T14:03:00Z">
        <w:r>
          <w:fldChar w:fldCharType="separate"/>
        </w:r>
      </w:ins>
      <w:ins w:id="9303" w:author="Rev 19 Allen Wirfs-Brock" w:date="2013-09-27T13:07:00Z">
        <w:r w:rsidR="00460CAC">
          <w:t>14.2.7</w:t>
        </w:r>
      </w:ins>
      <w:ins w:id="9304" w:author="Rev 19 Allen Wirfs-Brock" w:date="2013-09-23T14:03:00Z">
        <w:r>
          <w:fldChar w:fldCharType="end"/>
        </w:r>
        <w:r>
          <w:t xml:space="preserve">, </w:t>
        </w:r>
        <w:r>
          <w:fldChar w:fldCharType="begin"/>
        </w:r>
        <w:r>
          <w:instrText xml:space="preserve"> REF _Ref367708053 \r \h </w:instrText>
        </w:r>
      </w:ins>
      <w:ins w:id="9305" w:author="Rev 19 Allen Wirfs-Brock" w:date="2013-09-23T14:03:00Z">
        <w:r>
          <w:fldChar w:fldCharType="separate"/>
        </w:r>
      </w:ins>
      <w:ins w:id="9306" w:author="Rev 19 Allen Wirfs-Brock" w:date="2013-09-27T13:07:00Z">
        <w:r w:rsidR="00460CAC">
          <w:t>14.4.5</w:t>
        </w:r>
      </w:ins>
      <w:ins w:id="9307" w:author="Rev 19 Allen Wirfs-Brock" w:date="2013-09-23T14:03:00Z">
        <w:r>
          <w:fldChar w:fldCharType="end"/>
        </w:r>
        <w:r>
          <w:t xml:space="preserve">, </w:t>
        </w:r>
        <w:r>
          <w:fldChar w:fldCharType="begin"/>
        </w:r>
        <w:r>
          <w:instrText xml:space="preserve"> REF _Ref367708091 \r \h </w:instrText>
        </w:r>
      </w:ins>
      <w:ins w:id="9308" w:author="Rev 19 Allen Wirfs-Brock" w:date="2013-09-23T14:03:00Z">
        <w:r>
          <w:fldChar w:fldCharType="separate"/>
        </w:r>
      </w:ins>
      <w:ins w:id="9309" w:author="Rev 19 Allen Wirfs-Brock" w:date="2013-09-27T13:07:00Z">
        <w:r w:rsidR="00460CAC">
          <w:t>14.5.7</w:t>
        </w:r>
      </w:ins>
      <w:ins w:id="9310" w:author="Rev 19 Allen Wirfs-Brock" w:date="2013-09-23T14:03:00Z">
        <w:r>
          <w:fldChar w:fldCharType="end"/>
        </w:r>
        <w:r>
          <w:t xml:space="preserve">, </w:t>
        </w:r>
        <w:r>
          <w:fldChar w:fldCharType="begin"/>
        </w:r>
        <w:r>
          <w:instrText xml:space="preserve"> REF _Ref367708185 \r \h </w:instrText>
        </w:r>
      </w:ins>
      <w:ins w:id="9311" w:author="Rev 19 Allen Wirfs-Brock" w:date="2013-09-23T14:03:00Z">
        <w:r>
          <w:fldChar w:fldCharType="separate"/>
        </w:r>
      </w:ins>
      <w:ins w:id="9312" w:author="Rev 19 Allen Wirfs-Brock" w:date="2013-09-27T13:07:00Z">
        <w:r w:rsidR="00460CAC">
          <w:t>15.2.3</w:t>
        </w:r>
      </w:ins>
      <w:ins w:id="9313" w:author="Rev 19 Allen Wirfs-Brock" w:date="2013-09-23T14:03:00Z">
        <w:r>
          <w:fldChar w:fldCharType="end"/>
        </w:r>
        <w:r>
          <w:t>.</w:t>
        </w:r>
      </w:ins>
    </w:p>
    <w:p w:rsidR="00ED784A" w:rsidRPr="00E77497" w:rsidRDefault="00ED784A" w:rsidP="00ED784A">
      <w:pPr>
        <w:rPr>
          <w:ins w:id="9314" w:author="Rev 19 Allen Wirfs-Brock" w:date="2013-09-13T09:53:00Z"/>
        </w:rPr>
      </w:pPr>
      <w:ins w:id="9315" w:author="Rev 19 Allen Wirfs-Brock" w:date="2013-09-13T09:56:00Z">
        <w:r w:rsidRPr="00ED784A">
          <w:rPr>
            <w:rFonts w:ascii="Times New Roman" w:hAnsi="Times New Roman"/>
            <w:i/>
          </w:rPr>
          <w:t>Module</w:t>
        </w:r>
      </w:ins>
      <w:ins w:id="9316" w:author="Rev 19 Allen Wirfs-Brock" w:date="2013-09-13T09:53:00Z">
        <w:r w:rsidRPr="0048208E">
          <w:rPr>
            <w:rFonts w:ascii="Times New Roman" w:hAnsi="Times New Roman"/>
            <w:i/>
          </w:rPr>
          <w:t>Item</w:t>
        </w:r>
        <w:r w:rsidRPr="00C81794">
          <w:rPr>
            <w:rFonts w:ascii="Times New Roman" w:hAnsi="Times New Roman"/>
            <w:i/>
          </w:rPr>
          <w:t>List</w:t>
        </w:r>
        <w:r w:rsidRPr="00E77497">
          <w:t xml:space="preserve"> </w:t>
        </w:r>
        <w:r w:rsidRPr="00E77497">
          <w:rPr>
            <w:b/>
          </w:rPr>
          <w:t>:</w:t>
        </w:r>
        <w:r w:rsidRPr="00E77497">
          <w:t xml:space="preserve"> </w:t>
        </w:r>
      </w:ins>
      <w:ins w:id="9317" w:author="Rev 19 Allen Wirfs-Brock" w:date="2013-09-13T09:56:00Z">
        <w:r w:rsidRPr="00ED784A">
          <w:rPr>
            <w:rFonts w:ascii="Times New Roman" w:hAnsi="Times New Roman"/>
            <w:i/>
          </w:rPr>
          <w:t>Module</w:t>
        </w:r>
      </w:ins>
      <w:ins w:id="9318" w:author="Rev 19 Allen Wirfs-Brock" w:date="2013-09-13T09:53:00Z">
        <w:r w:rsidRPr="0048208E">
          <w:rPr>
            <w:rFonts w:ascii="Times New Roman" w:hAnsi="Times New Roman"/>
            <w:i/>
          </w:rPr>
          <w:t>Item</w:t>
        </w:r>
        <w:r w:rsidRPr="00C81794">
          <w:rPr>
            <w:rFonts w:ascii="Times New Roman" w:hAnsi="Times New Roman"/>
            <w:i/>
          </w:rPr>
          <w:t xml:space="preserve">List  </w:t>
        </w:r>
      </w:ins>
      <w:ins w:id="9319" w:author="Rev 19 Allen Wirfs-Brock" w:date="2013-09-13T09:56:00Z">
        <w:r w:rsidRPr="00ED784A">
          <w:rPr>
            <w:rFonts w:ascii="Times New Roman" w:hAnsi="Times New Roman"/>
            <w:i/>
          </w:rPr>
          <w:t>Module</w:t>
        </w:r>
      </w:ins>
      <w:ins w:id="9320" w:author="Rev 19 Allen Wirfs-Brock" w:date="2013-09-13T09:53:00Z">
        <w:r w:rsidRPr="00C81794">
          <w:rPr>
            <w:rFonts w:ascii="Times New Roman" w:hAnsi="Times New Roman"/>
            <w:i/>
          </w:rPr>
          <w:t>Item</w:t>
        </w:r>
        <w:r w:rsidRPr="00E77497">
          <w:t xml:space="preserve"> </w:t>
        </w:r>
      </w:ins>
    </w:p>
    <w:p w:rsidR="00ED784A" w:rsidRPr="00E77497" w:rsidRDefault="00ED784A" w:rsidP="00ED784A">
      <w:pPr>
        <w:pStyle w:val="Alg4"/>
        <w:numPr>
          <w:ilvl w:val="0"/>
          <w:numId w:val="1034"/>
        </w:numPr>
        <w:spacing w:after="220"/>
        <w:contextualSpacing/>
        <w:rPr>
          <w:ins w:id="9321" w:author="Rev 19 Allen Wirfs-Brock" w:date="2013-09-13T09:53:00Z"/>
        </w:rPr>
      </w:pPr>
      <w:ins w:id="9322" w:author="Rev 19 Allen Wirfs-Brock" w:date="2013-09-13T09:53:00Z">
        <w:r w:rsidRPr="00E77497">
          <w:t xml:space="preserve">Let </w:t>
        </w:r>
        <w:r w:rsidRPr="00E77497">
          <w:rPr>
            <w:i/>
          </w:rPr>
          <w:t xml:space="preserve">names </w:t>
        </w:r>
        <w:r w:rsidRPr="00E77497">
          <w:t xml:space="preserve">be LexicallyDeclaredNames of </w:t>
        </w:r>
      </w:ins>
      <w:ins w:id="9323" w:author="Rev 19 Allen Wirfs-Brock" w:date="2013-09-13T09:56:00Z">
        <w:r w:rsidRPr="00ED784A">
          <w:rPr>
            <w:i/>
          </w:rPr>
          <w:t>Module</w:t>
        </w:r>
      </w:ins>
      <w:ins w:id="9324" w:author="Rev 19 Allen Wirfs-Brock" w:date="2013-09-13T09:53:00Z">
        <w:r w:rsidRPr="0048208E">
          <w:rPr>
            <w:i/>
          </w:rPr>
          <w:t>Item</w:t>
        </w:r>
        <w:r w:rsidRPr="00E77497">
          <w:rPr>
            <w:i/>
          </w:rPr>
          <w:t>List</w:t>
        </w:r>
        <w:r w:rsidRPr="00E77497">
          <w:t>.</w:t>
        </w:r>
      </w:ins>
    </w:p>
    <w:p w:rsidR="00ED784A" w:rsidRPr="00E77497" w:rsidRDefault="00ED784A" w:rsidP="00ED784A">
      <w:pPr>
        <w:pStyle w:val="Alg4"/>
        <w:numPr>
          <w:ilvl w:val="0"/>
          <w:numId w:val="1034"/>
        </w:numPr>
        <w:spacing w:after="220"/>
        <w:contextualSpacing/>
        <w:rPr>
          <w:ins w:id="9325" w:author="Rev 19 Allen Wirfs-Brock" w:date="2013-09-13T09:53:00Z"/>
          <w:rStyle w:val="bnf"/>
          <w:i w:val="0"/>
        </w:rPr>
      </w:pPr>
      <w:ins w:id="9326" w:author="Rev 19 Allen Wirfs-Brock" w:date="2013-09-13T09:53:00Z">
        <w:r w:rsidRPr="00E77497">
          <w:t xml:space="preserve">Append to </w:t>
        </w:r>
        <w:r w:rsidRPr="00E77497">
          <w:rPr>
            <w:i/>
          </w:rPr>
          <w:t>names</w:t>
        </w:r>
        <w:r w:rsidRPr="00E77497">
          <w:t xml:space="preserve"> the elements of the LexicallyDeclaredNames of </w:t>
        </w:r>
      </w:ins>
      <w:ins w:id="9327" w:author="Rev 19 Allen Wirfs-Brock" w:date="2013-09-13T09:56:00Z">
        <w:r w:rsidRPr="00ED784A">
          <w:rPr>
            <w:i/>
          </w:rPr>
          <w:t>Module</w:t>
        </w:r>
      </w:ins>
      <w:ins w:id="9328"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34"/>
        </w:numPr>
        <w:spacing w:after="220"/>
        <w:rPr>
          <w:ins w:id="9329" w:author="Rev 19 Allen Wirfs-Brock" w:date="2013-09-13T09:53:00Z"/>
        </w:rPr>
      </w:pPr>
      <w:ins w:id="9330" w:author="Rev 19 Allen Wirfs-Brock" w:date="2013-09-13T09:53:00Z">
        <w:r w:rsidRPr="00E77497">
          <w:t xml:space="preserve">Return </w:t>
        </w:r>
        <w:r w:rsidRPr="00E77497">
          <w:rPr>
            <w:rStyle w:val="bnf"/>
          </w:rPr>
          <w:t>names</w:t>
        </w:r>
        <w:r w:rsidRPr="00E77497">
          <w:t>.</w:t>
        </w:r>
      </w:ins>
    </w:p>
    <w:p w:rsidR="00ED784A" w:rsidRPr="00E77497" w:rsidRDefault="00ED784A" w:rsidP="00ED784A">
      <w:pPr>
        <w:pStyle w:val="SyntaxDefinition"/>
        <w:ind w:left="0"/>
        <w:rPr>
          <w:ins w:id="9331" w:author="Rev 19 Allen Wirfs-Brock" w:date="2013-09-13T09:53:00Z"/>
        </w:rPr>
      </w:pPr>
      <w:ins w:id="9332"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037"/>
        </w:numPr>
        <w:spacing w:after="220"/>
        <w:contextualSpacing/>
        <w:rPr>
          <w:ins w:id="9333" w:author="Rev 19 Allen Wirfs-Brock" w:date="2013-09-13T09:53:00Z"/>
        </w:rPr>
      </w:pPr>
      <w:ins w:id="9334" w:author="Rev 19 Allen Wirfs-Brock" w:date="2013-09-13T09:53:00Z">
        <w:r w:rsidRPr="00E77497">
          <w:t xml:space="preserve">Return the BoundNames of </w:t>
        </w:r>
        <w:r>
          <w:rPr>
            <w:i/>
          </w:rPr>
          <w:t>ModuleD</w:t>
        </w:r>
        <w:r w:rsidRPr="00E77497">
          <w:rPr>
            <w:i/>
          </w:rPr>
          <w:t>eclaration</w:t>
        </w:r>
        <w:r w:rsidRPr="00E77497">
          <w:t>.</w:t>
        </w:r>
      </w:ins>
    </w:p>
    <w:p w:rsidR="00ED784A" w:rsidRPr="00E77497" w:rsidRDefault="00ED784A" w:rsidP="00ED784A">
      <w:pPr>
        <w:pStyle w:val="SyntaxDefinition"/>
        <w:ind w:left="0"/>
        <w:rPr>
          <w:ins w:id="9335" w:author="Rev 19 Allen Wirfs-Brock" w:date="2013-09-13T09:53:00Z"/>
        </w:rPr>
      </w:pPr>
      <w:ins w:id="9336"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038"/>
        </w:numPr>
        <w:spacing w:after="220"/>
        <w:contextualSpacing/>
        <w:rPr>
          <w:ins w:id="9337" w:author="Rev 19 Allen Wirfs-Brock" w:date="2013-09-13T09:53:00Z"/>
        </w:rPr>
      </w:pPr>
      <w:ins w:id="9338" w:author="Rev 19 Allen Wirfs-Brock" w:date="2013-09-13T09:53:00Z">
        <w:r w:rsidRPr="00E77497">
          <w:t xml:space="preserve">Return the BoundNames of </w:t>
        </w:r>
        <w:r>
          <w:rPr>
            <w:i/>
          </w:rPr>
          <w:t>ImportD</w:t>
        </w:r>
        <w:r w:rsidRPr="00E77497">
          <w:rPr>
            <w:i/>
          </w:rPr>
          <w:t>eclaration</w:t>
        </w:r>
        <w:r w:rsidRPr="00E77497">
          <w:t>.</w:t>
        </w:r>
      </w:ins>
    </w:p>
    <w:p w:rsidR="00ED784A" w:rsidRPr="00E77497" w:rsidRDefault="00ED784A" w:rsidP="00ED784A">
      <w:pPr>
        <w:pStyle w:val="SyntaxDefinition"/>
        <w:ind w:left="0"/>
        <w:rPr>
          <w:ins w:id="9339" w:author="Rev 19 Allen Wirfs-Brock" w:date="2013-09-13T09:53:00Z"/>
        </w:rPr>
      </w:pPr>
      <w:ins w:id="9340"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ED784A" w:rsidRPr="00E77497" w:rsidRDefault="00ED784A" w:rsidP="00ED784A">
      <w:pPr>
        <w:pStyle w:val="Alg4"/>
        <w:numPr>
          <w:ilvl w:val="0"/>
          <w:numId w:val="1036"/>
        </w:numPr>
        <w:spacing w:after="220"/>
        <w:contextualSpacing/>
        <w:rPr>
          <w:ins w:id="9341" w:author="Rev 19 Allen Wirfs-Brock" w:date="2013-09-13T09:53:00Z"/>
        </w:rPr>
      </w:pPr>
      <w:ins w:id="9342" w:author="Rev 19 Allen Wirfs-Brock" w:date="2013-09-13T09:53:00Z">
        <w:r w:rsidRPr="00E77497">
          <w:t xml:space="preserve">Return </w:t>
        </w:r>
        <w:r>
          <w:t xml:space="preserve">TopLevelLexicallyDeclaredNames of </w:t>
        </w:r>
        <w:r w:rsidRPr="00812A59">
          <w:rPr>
            <w:i/>
          </w:rPr>
          <w:t>StatementList</w:t>
        </w:r>
        <w:r>
          <w:rPr>
            <w:i/>
          </w:rPr>
          <w:t>Item</w:t>
        </w:r>
        <w:r w:rsidRPr="00E77497">
          <w:t>.</w:t>
        </w:r>
      </w:ins>
    </w:p>
    <w:p w:rsidR="00ED784A" w:rsidRPr="00253B6F" w:rsidRDefault="00ED784A" w:rsidP="00ED784A">
      <w:pPr>
        <w:pStyle w:val="Note"/>
        <w:rPr>
          <w:ins w:id="9343" w:author="Rev 19 Allen Wirfs-Brock" w:date="2013-09-13T09:53:00Z"/>
          <w:lang w:eastAsia="en-US"/>
        </w:rPr>
      </w:pPr>
      <w:ins w:id="9344" w:author="Rev 19 Allen Wirfs-Brock" w:date="2013-09-13T09:53:00Z">
        <w:r>
          <w:rPr>
            <w:lang w:eastAsia="en-US"/>
          </w:rPr>
          <w:t>NOTE</w:t>
        </w:r>
        <w:r>
          <w:rPr>
            <w:lang w:eastAsia="en-US"/>
          </w:rPr>
          <w:tab/>
        </w:r>
        <w:commentRangeStart w:id="9345"/>
        <w:r>
          <w:rPr>
            <w:lang w:eastAsia="en-US"/>
          </w:rPr>
          <w:t xml:space="preserve">At the top level of a </w:t>
        </w:r>
      </w:ins>
      <w:ins w:id="9346" w:author="Rev 19 Allen Wirfs-Brock" w:date="2013-09-13T10:12:00Z">
        <w:r w:rsidR="000C3354">
          <w:rPr>
            <w:rFonts w:ascii="Times New Roman" w:hAnsi="Times New Roman"/>
            <w:i/>
            <w:iCs/>
            <w:lang w:eastAsia="en-US"/>
          </w:rPr>
          <w:t>Module</w:t>
        </w:r>
      </w:ins>
      <w:ins w:id="9347" w:author="Rev 19 Allen Wirfs-Brock" w:date="2013-09-13T09:53:00Z">
        <w:r>
          <w:rPr>
            <w:lang w:eastAsia="en-US"/>
          </w:rPr>
          <w:t xml:space="preserve">, function declarations are treated like </w:t>
        </w:r>
      </w:ins>
      <w:ins w:id="9348" w:author="Rev 19 Allen Wirfs-Brock" w:date="2013-09-13T10:44:00Z">
        <w:r w:rsidR="00EE79E8">
          <w:rPr>
            <w:lang w:eastAsia="en-US"/>
          </w:rPr>
          <w:t>lexical</w:t>
        </w:r>
      </w:ins>
      <w:ins w:id="9349" w:author="Rev 19 Allen Wirfs-Brock" w:date="2013-09-13T09:53:00Z">
        <w:r>
          <w:rPr>
            <w:lang w:eastAsia="en-US"/>
          </w:rPr>
          <w:t xml:space="preserve"> declarations rather than like </w:t>
        </w:r>
      </w:ins>
      <w:ins w:id="9350" w:author="Rev 19 Allen Wirfs-Brock" w:date="2013-09-13T10:44:00Z">
        <w:r w:rsidR="00EE79E8">
          <w:rPr>
            <w:lang w:eastAsia="en-US"/>
          </w:rPr>
          <w:t>var</w:t>
        </w:r>
      </w:ins>
      <w:ins w:id="9351" w:author="Rev 19 Allen Wirfs-Brock" w:date="2013-09-13T09:53:00Z">
        <w:r>
          <w:rPr>
            <w:lang w:eastAsia="en-US"/>
          </w:rPr>
          <w:t xml:space="preserve"> declarations. </w:t>
        </w:r>
      </w:ins>
      <w:commentRangeEnd w:id="9345"/>
      <w:ins w:id="9352" w:author="Rev 19 Allen Wirfs-Brock" w:date="2013-09-13T10:45:00Z">
        <w:r w:rsidR="00EE79E8">
          <w:rPr>
            <w:rStyle w:val="CommentReference"/>
          </w:rPr>
          <w:commentReference w:id="9345"/>
        </w:r>
      </w:ins>
    </w:p>
    <w:p w:rsidR="00ED784A" w:rsidRPr="00E77497" w:rsidRDefault="00ED784A" w:rsidP="004221C6">
      <w:pPr>
        <w:pStyle w:val="Heading4"/>
        <w:rPr>
          <w:ins w:id="9353" w:author="Rev 19 Allen Wirfs-Brock" w:date="2013-09-13T09:53:00Z"/>
        </w:rPr>
      </w:pPr>
      <w:ins w:id="9354" w:author="Rev 19 Allen Wirfs-Brock" w:date="2013-09-13T09:53:00Z">
        <w:r w:rsidRPr="00E77497">
          <w:t xml:space="preserve">Static Semantics:  </w:t>
        </w:r>
        <w:r w:rsidRPr="00E77497">
          <w:rPr>
            <w:lang w:eastAsia="en-US"/>
          </w:rPr>
          <w:t>Lexical</w:t>
        </w:r>
        <w:r>
          <w:rPr>
            <w:lang w:eastAsia="en-US"/>
          </w:rPr>
          <w:t>lyScoped</w:t>
        </w:r>
        <w:r w:rsidRPr="00E77497">
          <w:rPr>
            <w:lang w:eastAsia="en-US"/>
          </w:rPr>
          <w:t>Declarations</w:t>
        </w:r>
      </w:ins>
    </w:p>
    <w:p w:rsidR="00ED784A" w:rsidRPr="00E77497" w:rsidRDefault="000C3354" w:rsidP="00ED784A">
      <w:pPr>
        <w:rPr>
          <w:ins w:id="9355" w:author="Rev 19 Allen Wirfs-Brock" w:date="2013-09-13T09:53:00Z"/>
        </w:rPr>
      </w:pPr>
      <w:ins w:id="9356" w:author="Rev 19 Allen Wirfs-Brock" w:date="2013-09-13T10:13:00Z">
        <w:r w:rsidRPr="000C3354">
          <w:rPr>
            <w:rFonts w:ascii="Times New Roman" w:hAnsi="Times New Roman"/>
            <w:i/>
          </w:rPr>
          <w:t>Module</w:t>
        </w:r>
      </w:ins>
      <w:ins w:id="9357"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358" w:author="Rev 19 Allen Wirfs-Brock" w:date="2013-09-13T10:13:00Z">
        <w:r w:rsidRPr="000C3354">
          <w:rPr>
            <w:rFonts w:ascii="Times New Roman" w:hAnsi="Times New Roman"/>
            <w:i/>
          </w:rPr>
          <w:t>Module</w:t>
        </w:r>
      </w:ins>
      <w:ins w:id="9359"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360" w:author="Rev 19 Allen Wirfs-Brock" w:date="2013-09-13T10:13:00Z">
        <w:r w:rsidRPr="000C3354">
          <w:rPr>
            <w:rFonts w:ascii="Times New Roman" w:hAnsi="Times New Roman"/>
            <w:i/>
          </w:rPr>
          <w:t>Module</w:t>
        </w:r>
      </w:ins>
      <w:ins w:id="9361" w:author="Rev 19 Allen Wirfs-Brock" w:date="2013-09-13T09:53:00Z">
        <w:r w:rsidR="00ED784A" w:rsidRPr="00E77497">
          <w:rPr>
            <w:rFonts w:ascii="Times New Roman" w:hAnsi="Times New Roman"/>
            <w:i/>
          </w:rPr>
          <w:t>Item</w:t>
        </w:r>
        <w:r w:rsidR="00ED784A" w:rsidRPr="00E77497">
          <w:t xml:space="preserve"> </w:t>
        </w:r>
      </w:ins>
    </w:p>
    <w:p w:rsidR="00ED784A" w:rsidRPr="00E77497" w:rsidRDefault="00ED784A" w:rsidP="000C3354">
      <w:pPr>
        <w:pStyle w:val="Alg4"/>
        <w:numPr>
          <w:ilvl w:val="0"/>
          <w:numId w:val="1053"/>
        </w:numPr>
        <w:spacing w:after="220"/>
        <w:contextualSpacing/>
        <w:rPr>
          <w:ins w:id="9362" w:author="Rev 19 Allen Wirfs-Brock" w:date="2013-09-13T09:53:00Z"/>
        </w:rPr>
      </w:pPr>
      <w:ins w:id="9363" w:author="Rev 19 Allen Wirfs-Brock" w:date="2013-09-13T09:53:00Z">
        <w:r w:rsidRPr="00E77497">
          <w:t xml:space="preserve">Let </w:t>
        </w:r>
        <w:r w:rsidRPr="00E77497">
          <w:rPr>
            <w:i/>
          </w:rPr>
          <w:t xml:space="preserve">declarations </w:t>
        </w:r>
        <w:r w:rsidRPr="00E77497">
          <w:t>be Lexical</w:t>
        </w:r>
        <w:r>
          <w:t>lyScoped</w:t>
        </w:r>
        <w:r w:rsidRPr="00E77497">
          <w:t xml:space="preserve">Declarations of </w:t>
        </w:r>
      </w:ins>
      <w:ins w:id="9364" w:author="Rev 19 Allen Wirfs-Brock" w:date="2013-09-13T10:13:00Z">
        <w:r w:rsidR="000C3354" w:rsidRPr="000C3354">
          <w:rPr>
            <w:i/>
          </w:rPr>
          <w:t>Module</w:t>
        </w:r>
      </w:ins>
      <w:ins w:id="9365" w:author="Rev 19 Allen Wirfs-Brock" w:date="2013-09-13T09:53:00Z">
        <w:r w:rsidRPr="0048208E">
          <w:rPr>
            <w:i/>
          </w:rPr>
          <w:t>Item</w:t>
        </w:r>
        <w:r w:rsidRPr="00E77497">
          <w:rPr>
            <w:i/>
          </w:rPr>
          <w:t>List</w:t>
        </w:r>
        <w:r w:rsidRPr="00E77497">
          <w:t>.</w:t>
        </w:r>
      </w:ins>
    </w:p>
    <w:p w:rsidR="00ED784A" w:rsidRPr="00E77497" w:rsidRDefault="00ED784A" w:rsidP="000C3354">
      <w:pPr>
        <w:pStyle w:val="Alg4"/>
        <w:numPr>
          <w:ilvl w:val="0"/>
          <w:numId w:val="1053"/>
        </w:numPr>
        <w:spacing w:after="220"/>
        <w:contextualSpacing/>
        <w:rPr>
          <w:ins w:id="9366" w:author="Rev 19 Allen Wirfs-Brock" w:date="2013-09-13T09:53:00Z"/>
          <w:rStyle w:val="bnf"/>
          <w:i w:val="0"/>
        </w:rPr>
      </w:pPr>
      <w:ins w:id="9367" w:author="Rev 19 Allen Wirfs-Brock" w:date="2013-09-13T09:53:00Z">
        <w:r w:rsidRPr="00E77497">
          <w:t xml:space="preserve">Append to </w:t>
        </w:r>
        <w:r w:rsidRPr="00E77497">
          <w:rPr>
            <w:i/>
          </w:rPr>
          <w:t xml:space="preserve">declarations </w:t>
        </w:r>
        <w:r w:rsidRPr="00E77497">
          <w:t>the elements of the Lexical</w:t>
        </w:r>
        <w:r>
          <w:t>lyScoped</w:t>
        </w:r>
        <w:r w:rsidRPr="00E77497">
          <w:t xml:space="preserve">Declarations of </w:t>
        </w:r>
      </w:ins>
      <w:ins w:id="9368" w:author="Rev 19 Allen Wirfs-Brock" w:date="2013-09-13T10:14:00Z">
        <w:r w:rsidR="000C3354" w:rsidRPr="000C3354">
          <w:rPr>
            <w:i/>
          </w:rPr>
          <w:t>Module</w:t>
        </w:r>
      </w:ins>
      <w:ins w:id="9369"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53"/>
        </w:numPr>
        <w:spacing w:after="220"/>
        <w:contextualSpacing/>
        <w:rPr>
          <w:ins w:id="9370" w:author="Rev 19 Allen Wirfs-Brock" w:date="2013-09-13T09:53:00Z"/>
        </w:rPr>
      </w:pPr>
      <w:ins w:id="9371" w:author="Rev 19 Allen Wirfs-Brock" w:date="2013-09-13T09:53:00Z">
        <w:r w:rsidRPr="00E77497">
          <w:t xml:space="preserve">Return </w:t>
        </w:r>
        <w:r w:rsidRPr="00E77497">
          <w:rPr>
            <w:i/>
          </w:rPr>
          <w:t>declarations</w:t>
        </w:r>
        <w:r w:rsidRPr="00E77497">
          <w:t>.</w:t>
        </w:r>
      </w:ins>
    </w:p>
    <w:p w:rsidR="00ED784A" w:rsidRPr="00E77497" w:rsidRDefault="00ED784A" w:rsidP="00ED784A">
      <w:pPr>
        <w:pStyle w:val="SyntaxDefinition"/>
        <w:ind w:left="0"/>
        <w:rPr>
          <w:ins w:id="9372" w:author="Rev 19 Allen Wirfs-Brock" w:date="2013-09-13T09:53:00Z"/>
        </w:rPr>
      </w:pPr>
      <w:ins w:id="9373"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040"/>
        </w:numPr>
        <w:spacing w:after="220"/>
        <w:ind w:left="403" w:hanging="403"/>
        <w:contextualSpacing/>
        <w:rPr>
          <w:ins w:id="9374" w:author="Rev 19 Allen Wirfs-Brock" w:date="2013-09-13T09:53:00Z"/>
        </w:rPr>
      </w:pPr>
      <w:ins w:id="9375" w:author="Rev 19 Allen Wirfs-Brock" w:date="2013-09-13T09:53:00Z">
        <w:r w:rsidRPr="00E77497">
          <w:t xml:space="preserve">Return </w:t>
        </w:r>
        <w:r>
          <w:t>a new List containing</w:t>
        </w:r>
        <w:r w:rsidRPr="00C321D4">
          <w:t xml:space="preserve"> </w:t>
        </w:r>
        <w:r w:rsidRPr="00C321D4">
          <w:rPr>
            <w:i/>
            <w:iCs/>
          </w:rPr>
          <w:t>ModuleDeclaration</w:t>
        </w:r>
        <w:r w:rsidRPr="00E77497">
          <w:t>.</w:t>
        </w:r>
      </w:ins>
    </w:p>
    <w:p w:rsidR="00ED784A" w:rsidRPr="00E77497" w:rsidRDefault="00ED784A" w:rsidP="00ED784A">
      <w:pPr>
        <w:pStyle w:val="SyntaxDefinition"/>
        <w:ind w:left="0"/>
        <w:rPr>
          <w:ins w:id="9376" w:author="Rev 19 Allen Wirfs-Brock" w:date="2013-09-13T09:53:00Z"/>
        </w:rPr>
      </w:pPr>
      <w:ins w:id="9377"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041"/>
        </w:numPr>
        <w:spacing w:after="220"/>
        <w:contextualSpacing/>
        <w:rPr>
          <w:ins w:id="9378" w:author="Rev 19 Allen Wirfs-Brock" w:date="2013-09-13T09:53:00Z"/>
        </w:rPr>
      </w:pPr>
      <w:ins w:id="9379" w:author="Rev 19 Allen Wirfs-Brock" w:date="2013-09-13T09:53:00Z">
        <w:r w:rsidRPr="00E77497">
          <w:t xml:space="preserve">Return </w:t>
        </w:r>
        <w:r>
          <w:t>a new List containing</w:t>
        </w:r>
        <w:r w:rsidRPr="00C321D4">
          <w:t xml:space="preserve"> </w:t>
        </w:r>
        <w:r>
          <w:rPr>
            <w:i/>
            <w:iCs/>
          </w:rPr>
          <w:t>Import</w:t>
        </w:r>
        <w:r w:rsidRPr="00C321D4">
          <w:rPr>
            <w:i/>
            <w:iCs/>
          </w:rPr>
          <w:t>Declaration</w:t>
        </w:r>
        <w:r w:rsidRPr="00E77497">
          <w:t>.</w:t>
        </w:r>
      </w:ins>
    </w:p>
    <w:p w:rsidR="00ED784A" w:rsidRPr="00E77497" w:rsidRDefault="000C3354" w:rsidP="00ED784A">
      <w:pPr>
        <w:pStyle w:val="SyntaxDefinition"/>
        <w:ind w:left="0"/>
        <w:rPr>
          <w:ins w:id="9380" w:author="Rev 19 Allen Wirfs-Brock" w:date="2013-09-13T09:53:00Z"/>
        </w:rPr>
      </w:pPr>
      <w:ins w:id="9381" w:author="Rev 19 Allen Wirfs-Brock" w:date="2013-09-13T10:18:00Z">
        <w:r>
          <w:t>Script</w:t>
        </w:r>
      </w:ins>
      <w:ins w:id="9382" w:author="Rev 19 Allen Wirfs-Brock" w:date="2013-09-13T09:53:00Z">
        <w:r w:rsidR="00ED784A">
          <w:t>Item</w:t>
        </w:r>
        <w:r w:rsidR="00ED784A" w:rsidRPr="00E77497">
          <w:t xml:space="preserve"> </w:t>
        </w:r>
        <w:r w:rsidR="00ED784A" w:rsidRPr="00E77497">
          <w:rPr>
            <w:rFonts w:ascii="Arial" w:hAnsi="Arial"/>
            <w:b/>
            <w:i w:val="0"/>
          </w:rPr>
          <w:t>:</w:t>
        </w:r>
        <w:r w:rsidR="00ED784A">
          <w:rPr>
            <w:rFonts w:ascii="Arial" w:hAnsi="Arial"/>
            <w:b/>
            <w:i w:val="0"/>
          </w:rPr>
          <w:t xml:space="preserve"> </w:t>
        </w:r>
        <w:r w:rsidR="00ED784A" w:rsidRPr="00FB7781">
          <w:t>StatementListItem</w:t>
        </w:r>
      </w:ins>
    </w:p>
    <w:p w:rsidR="00ED784A" w:rsidRPr="00E77497" w:rsidRDefault="00ED784A" w:rsidP="00ED784A">
      <w:pPr>
        <w:pStyle w:val="Alg4"/>
        <w:numPr>
          <w:ilvl w:val="0"/>
          <w:numId w:val="1042"/>
        </w:numPr>
        <w:spacing w:after="220"/>
        <w:contextualSpacing/>
        <w:rPr>
          <w:ins w:id="9383" w:author="Rev 19 Allen Wirfs-Brock" w:date="2013-09-13T09:53:00Z"/>
        </w:rPr>
      </w:pPr>
      <w:ins w:id="9384" w:author="Rev 19 Allen Wirfs-Brock" w:date="2013-09-13T09:53:00Z">
        <w:r w:rsidRPr="00E77497">
          <w:t xml:space="preserve">Return </w:t>
        </w:r>
        <w:r>
          <w:t>TopLevelLexicallyScoped</w:t>
        </w:r>
        <w:r w:rsidRPr="00E77497">
          <w:t xml:space="preserve">Declarations </w:t>
        </w:r>
        <w:r>
          <w:t xml:space="preserve">of </w:t>
        </w:r>
        <w:r w:rsidRPr="00812A59">
          <w:rPr>
            <w:i/>
          </w:rPr>
          <w:t>StatementList</w:t>
        </w:r>
        <w:r>
          <w:rPr>
            <w:i/>
          </w:rPr>
          <w:t>Item</w:t>
        </w:r>
        <w:r w:rsidRPr="00E77497">
          <w:t>.</w:t>
        </w:r>
      </w:ins>
    </w:p>
    <w:p w:rsidR="00ED784A" w:rsidRPr="00E77497" w:rsidRDefault="00ED784A" w:rsidP="004221C6">
      <w:pPr>
        <w:pStyle w:val="Heading4"/>
        <w:rPr>
          <w:ins w:id="9385" w:author="Rev 19 Allen Wirfs-Brock" w:date="2013-09-13T09:53:00Z"/>
        </w:rPr>
      </w:pPr>
      <w:bookmarkStart w:id="9386" w:name="_Ref367706111"/>
      <w:ins w:id="9387" w:author="Rev 19 Allen Wirfs-Brock" w:date="2013-09-13T09:53:00Z">
        <w:r w:rsidRPr="00E77497">
          <w:t xml:space="preserve">Static Semantics:  </w:t>
        </w:r>
        <w:r w:rsidRPr="00E77497">
          <w:rPr>
            <w:lang w:eastAsia="en-US"/>
          </w:rPr>
          <w:t>VarDeclaredNames</w:t>
        </w:r>
        <w:bookmarkEnd w:id="9386"/>
      </w:ins>
    </w:p>
    <w:p w:rsidR="002E137C" w:rsidRPr="00F742D3" w:rsidRDefault="002E137C" w:rsidP="002E137C">
      <w:pPr>
        <w:rPr>
          <w:ins w:id="9388" w:author="Rev 19 Allen Wirfs-Brock" w:date="2013-09-23T13:33:00Z"/>
        </w:rPr>
      </w:pPr>
      <w:ins w:id="9389" w:author="Rev 19 Allen Wirfs-Brock" w:date="2013-09-23T13:33:00Z">
        <w:r>
          <w:t xml:space="preserve">See also: </w:t>
        </w:r>
        <w:r>
          <w:fldChar w:fldCharType="begin"/>
        </w:r>
        <w:r>
          <w:instrText xml:space="preserve"> REF _Ref367705708 \r \h </w:instrText>
        </w:r>
      </w:ins>
      <w:ins w:id="9390" w:author="Rev 19 Allen Wirfs-Brock" w:date="2013-09-23T13:33:00Z">
        <w:r>
          <w:fldChar w:fldCharType="separate"/>
        </w:r>
      </w:ins>
      <w:ins w:id="9391" w:author="Rev 19 Allen Wirfs-Brock" w:date="2013-09-27T13:07:00Z">
        <w:r w:rsidR="00460CAC">
          <w:t>13.0.1</w:t>
        </w:r>
      </w:ins>
      <w:ins w:id="9392" w:author="Rev 19 Allen Wirfs-Brock" w:date="2013-09-23T13:33:00Z">
        <w:r>
          <w:fldChar w:fldCharType="end"/>
        </w:r>
        <w:r>
          <w:t xml:space="preserve">, </w:t>
        </w:r>
        <w:r>
          <w:fldChar w:fldCharType="begin"/>
        </w:r>
        <w:r>
          <w:instrText xml:space="preserve"> REF _Ref367705688 \r \h </w:instrText>
        </w:r>
      </w:ins>
      <w:ins w:id="9393" w:author="Rev 19 Allen Wirfs-Brock" w:date="2013-09-23T13:33:00Z">
        <w:r>
          <w:fldChar w:fldCharType="separate"/>
        </w:r>
      </w:ins>
      <w:ins w:id="9394" w:author="Rev 19 Allen Wirfs-Brock" w:date="2013-09-27T13:07:00Z">
        <w:r w:rsidR="00460CAC">
          <w:t>13.1.8</w:t>
        </w:r>
      </w:ins>
      <w:ins w:id="9395" w:author="Rev 19 Allen Wirfs-Brock" w:date="2013-09-23T13:33:00Z">
        <w:r>
          <w:fldChar w:fldCharType="end"/>
        </w:r>
        <w:r>
          <w:t xml:space="preserve">, </w:t>
        </w:r>
        <w:r>
          <w:fldChar w:fldCharType="begin"/>
        </w:r>
        <w:r>
          <w:instrText xml:space="preserve"> REF _Ref367705747 \r \h </w:instrText>
        </w:r>
      </w:ins>
      <w:ins w:id="9396" w:author="Rev 19 Allen Wirfs-Brock" w:date="2013-09-23T13:33:00Z">
        <w:r>
          <w:fldChar w:fldCharType="separate"/>
        </w:r>
      </w:ins>
      <w:ins w:id="9397" w:author="Rev 19 Allen Wirfs-Brock" w:date="2013-09-27T13:07:00Z">
        <w:r w:rsidR="00460CAC">
          <w:t>13.5.1</w:t>
        </w:r>
      </w:ins>
      <w:ins w:id="9398" w:author="Rev 19 Allen Wirfs-Brock" w:date="2013-09-23T13:33:00Z">
        <w:r>
          <w:fldChar w:fldCharType="end"/>
        </w:r>
        <w:r>
          <w:t xml:space="preserve">, </w:t>
        </w:r>
        <w:r>
          <w:fldChar w:fldCharType="begin"/>
        </w:r>
        <w:r>
          <w:instrText xml:space="preserve"> REF _Ref367705814 \r \h </w:instrText>
        </w:r>
      </w:ins>
      <w:ins w:id="9399" w:author="Rev 19 Allen Wirfs-Brock" w:date="2013-09-23T13:33:00Z">
        <w:r>
          <w:fldChar w:fldCharType="separate"/>
        </w:r>
      </w:ins>
      <w:ins w:id="9400" w:author="Rev 19 Allen Wirfs-Brock" w:date="2013-09-27T13:07:00Z">
        <w:r w:rsidR="00460CAC">
          <w:t>13.6.1.1</w:t>
        </w:r>
      </w:ins>
      <w:ins w:id="9401" w:author="Rev 19 Allen Wirfs-Brock" w:date="2013-09-23T13:33:00Z">
        <w:r>
          <w:fldChar w:fldCharType="end"/>
        </w:r>
        <w:r>
          <w:t xml:space="preserve">, </w:t>
        </w:r>
        <w:r>
          <w:fldChar w:fldCharType="begin"/>
        </w:r>
        <w:r>
          <w:instrText xml:space="preserve"> REF _Ref367705839 \r \h </w:instrText>
        </w:r>
      </w:ins>
      <w:ins w:id="9402" w:author="Rev 19 Allen Wirfs-Brock" w:date="2013-09-23T13:33:00Z">
        <w:r>
          <w:fldChar w:fldCharType="separate"/>
        </w:r>
      </w:ins>
      <w:ins w:id="9403" w:author="Rev 19 Allen Wirfs-Brock" w:date="2013-09-27T13:07:00Z">
        <w:r w:rsidR="00460CAC">
          <w:t>13.6.2.1</w:t>
        </w:r>
      </w:ins>
      <w:ins w:id="9404" w:author="Rev 19 Allen Wirfs-Brock" w:date="2013-09-23T13:33:00Z">
        <w:r>
          <w:fldChar w:fldCharType="end"/>
        </w:r>
        <w:r>
          <w:t xml:space="preserve">, </w:t>
        </w:r>
        <w:r>
          <w:fldChar w:fldCharType="begin"/>
        </w:r>
        <w:r>
          <w:instrText xml:space="preserve"> REF _Ref367705856 \r \h </w:instrText>
        </w:r>
      </w:ins>
      <w:ins w:id="9405" w:author="Rev 19 Allen Wirfs-Brock" w:date="2013-09-23T13:33:00Z">
        <w:r>
          <w:fldChar w:fldCharType="separate"/>
        </w:r>
      </w:ins>
      <w:ins w:id="9406" w:author="Rev 19 Allen Wirfs-Brock" w:date="2013-09-27T13:07:00Z">
        <w:r w:rsidR="00460CAC">
          <w:t>13.6.3.1</w:t>
        </w:r>
      </w:ins>
      <w:ins w:id="9407" w:author="Rev 19 Allen Wirfs-Brock" w:date="2013-09-23T13:33:00Z">
        <w:r>
          <w:fldChar w:fldCharType="end"/>
        </w:r>
        <w:r>
          <w:t xml:space="preserve">, </w:t>
        </w:r>
        <w:r>
          <w:fldChar w:fldCharType="begin"/>
        </w:r>
        <w:r>
          <w:instrText xml:space="preserve"> REF _Ref367705878 \r \h </w:instrText>
        </w:r>
      </w:ins>
      <w:ins w:id="9408" w:author="Rev 19 Allen Wirfs-Brock" w:date="2013-09-23T13:33:00Z">
        <w:r>
          <w:fldChar w:fldCharType="separate"/>
        </w:r>
      </w:ins>
      <w:ins w:id="9409" w:author="Rev 19 Allen Wirfs-Brock" w:date="2013-09-27T13:07:00Z">
        <w:r w:rsidR="00460CAC">
          <w:t>13.6.4.3</w:t>
        </w:r>
      </w:ins>
      <w:ins w:id="9410" w:author="Rev 19 Allen Wirfs-Brock" w:date="2013-09-23T13:33:00Z">
        <w:r>
          <w:fldChar w:fldCharType="end"/>
        </w:r>
        <w:r>
          <w:t xml:space="preserve">, </w:t>
        </w:r>
        <w:r>
          <w:fldChar w:fldCharType="begin"/>
        </w:r>
        <w:r>
          <w:instrText xml:space="preserve"> REF _Ref367705897 \r \h </w:instrText>
        </w:r>
      </w:ins>
      <w:ins w:id="9411" w:author="Rev 19 Allen Wirfs-Brock" w:date="2013-09-23T13:33:00Z">
        <w:r>
          <w:fldChar w:fldCharType="separate"/>
        </w:r>
      </w:ins>
      <w:ins w:id="9412" w:author="Rev 19 Allen Wirfs-Brock" w:date="2013-09-27T13:07:00Z">
        <w:r w:rsidR="00460CAC">
          <w:t>13.10.2</w:t>
        </w:r>
      </w:ins>
      <w:ins w:id="9413" w:author="Rev 19 Allen Wirfs-Brock" w:date="2013-09-23T13:33:00Z">
        <w:r>
          <w:fldChar w:fldCharType="end"/>
        </w:r>
        <w:r>
          <w:t xml:space="preserve">, </w:t>
        </w:r>
        <w:r>
          <w:fldChar w:fldCharType="begin"/>
        </w:r>
        <w:r>
          <w:instrText xml:space="preserve"> REF _Ref367705925 \r \h </w:instrText>
        </w:r>
      </w:ins>
      <w:ins w:id="9414" w:author="Rev 19 Allen Wirfs-Brock" w:date="2013-09-23T13:33:00Z">
        <w:r>
          <w:fldChar w:fldCharType="separate"/>
        </w:r>
      </w:ins>
      <w:ins w:id="9415" w:author="Rev 19 Allen Wirfs-Brock" w:date="2013-09-27T13:07:00Z">
        <w:r w:rsidR="00460CAC">
          <w:t>13.11.4</w:t>
        </w:r>
      </w:ins>
      <w:ins w:id="9416" w:author="Rev 19 Allen Wirfs-Brock" w:date="2013-09-23T13:33:00Z">
        <w:r>
          <w:fldChar w:fldCharType="end"/>
        </w:r>
        <w:r>
          <w:t xml:space="preserve">, </w:t>
        </w:r>
        <w:r>
          <w:fldChar w:fldCharType="begin"/>
        </w:r>
        <w:r>
          <w:instrText xml:space="preserve"> REF _Ref367705949 \r \h </w:instrText>
        </w:r>
      </w:ins>
      <w:ins w:id="9417" w:author="Rev 19 Allen Wirfs-Brock" w:date="2013-09-23T13:33:00Z">
        <w:r>
          <w:fldChar w:fldCharType="separate"/>
        </w:r>
      </w:ins>
      <w:ins w:id="9418" w:author="Rev 19 Allen Wirfs-Brock" w:date="2013-09-27T13:07:00Z">
        <w:r w:rsidR="00460CAC">
          <w:t>13.12.2</w:t>
        </w:r>
      </w:ins>
      <w:ins w:id="9419" w:author="Rev 19 Allen Wirfs-Brock" w:date="2013-09-23T13:33:00Z">
        <w:r>
          <w:fldChar w:fldCharType="end"/>
        </w:r>
        <w:r>
          <w:t xml:space="preserve">, </w:t>
        </w:r>
        <w:r>
          <w:fldChar w:fldCharType="begin"/>
        </w:r>
        <w:r>
          <w:instrText xml:space="preserve"> REF _Ref367705968 \r \h </w:instrText>
        </w:r>
      </w:ins>
      <w:ins w:id="9420" w:author="Rev 19 Allen Wirfs-Brock" w:date="2013-09-23T13:33:00Z">
        <w:r>
          <w:fldChar w:fldCharType="separate"/>
        </w:r>
      </w:ins>
      <w:ins w:id="9421" w:author="Rev 19 Allen Wirfs-Brock" w:date="2013-09-27T13:07:00Z">
        <w:r w:rsidR="00460CAC">
          <w:t>13.14.2</w:t>
        </w:r>
      </w:ins>
      <w:ins w:id="9422" w:author="Rev 19 Allen Wirfs-Brock" w:date="2013-09-23T13:33:00Z">
        <w:r>
          <w:fldChar w:fldCharType="end"/>
        </w:r>
        <w:r>
          <w:t xml:space="preserve">, </w:t>
        </w:r>
        <w:r>
          <w:fldChar w:fldCharType="begin"/>
        </w:r>
        <w:r>
          <w:instrText xml:space="preserve"> REF _Ref367705999 \r \h </w:instrText>
        </w:r>
      </w:ins>
      <w:ins w:id="9423" w:author="Rev 19 Allen Wirfs-Brock" w:date="2013-09-23T13:33:00Z">
        <w:r>
          <w:fldChar w:fldCharType="separate"/>
        </w:r>
      </w:ins>
      <w:ins w:id="9424" w:author="Rev 19 Allen Wirfs-Brock" w:date="2013-09-27T13:07:00Z">
        <w:r w:rsidR="00460CAC">
          <w:t>14.1.10</w:t>
        </w:r>
      </w:ins>
      <w:ins w:id="9425" w:author="Rev 19 Allen Wirfs-Brock" w:date="2013-09-23T13:33:00Z">
        <w:r>
          <w:fldChar w:fldCharType="end"/>
        </w:r>
        <w:r>
          <w:t xml:space="preserve">, </w:t>
        </w:r>
        <w:r>
          <w:fldChar w:fldCharType="begin"/>
        </w:r>
        <w:r>
          <w:instrText xml:space="preserve"> REF _Ref367706057 \r \h </w:instrText>
        </w:r>
      </w:ins>
      <w:ins w:id="9426" w:author="Rev 19 Allen Wirfs-Brock" w:date="2013-09-23T13:33:00Z">
        <w:r>
          <w:fldChar w:fldCharType="separate"/>
        </w:r>
      </w:ins>
      <w:ins w:id="9427" w:author="Rev 19 Allen Wirfs-Brock" w:date="2013-09-27T13:07:00Z">
        <w:r w:rsidR="00460CAC">
          <w:t>14.4.8</w:t>
        </w:r>
      </w:ins>
      <w:ins w:id="9428" w:author="Rev 19 Allen Wirfs-Brock" w:date="2013-09-23T13:33:00Z">
        <w:r>
          <w:fldChar w:fldCharType="end"/>
        </w:r>
        <w:r>
          <w:t xml:space="preserve">, </w:t>
        </w:r>
        <w:r>
          <w:fldChar w:fldCharType="begin"/>
        </w:r>
        <w:r>
          <w:instrText xml:space="preserve"> REF _Ref367706084 \r \h </w:instrText>
        </w:r>
      </w:ins>
      <w:ins w:id="9429" w:author="Rev 19 Allen Wirfs-Brock" w:date="2013-09-23T13:33:00Z">
        <w:r>
          <w:fldChar w:fldCharType="separate"/>
        </w:r>
      </w:ins>
      <w:ins w:id="9430" w:author="Rev 19 Allen Wirfs-Brock" w:date="2013-09-27T13:07:00Z">
        <w:r w:rsidR="00460CAC">
          <w:t>14.5.13</w:t>
        </w:r>
      </w:ins>
      <w:ins w:id="9431" w:author="Rev 19 Allen Wirfs-Brock" w:date="2013-09-23T13:33:00Z">
        <w:r>
          <w:fldChar w:fldCharType="end"/>
        </w:r>
        <w:r>
          <w:t xml:space="preserve">, </w:t>
        </w:r>
        <w:r>
          <w:fldChar w:fldCharType="begin"/>
        </w:r>
        <w:r>
          <w:instrText xml:space="preserve"> REF _Ref367706146 \r \h </w:instrText>
        </w:r>
      </w:ins>
      <w:ins w:id="9432" w:author="Rev 19 Allen Wirfs-Brock" w:date="2013-09-23T13:33:00Z">
        <w:r>
          <w:fldChar w:fldCharType="separate"/>
        </w:r>
      </w:ins>
      <w:ins w:id="9433" w:author="Rev 19 Allen Wirfs-Brock" w:date="2013-09-27T13:07:00Z">
        <w:r w:rsidR="00460CAC">
          <w:t>15.2.5</w:t>
        </w:r>
      </w:ins>
      <w:ins w:id="9434" w:author="Rev 19 Allen Wirfs-Brock" w:date="2013-09-23T13:33:00Z">
        <w:r>
          <w:fldChar w:fldCharType="end"/>
        </w:r>
        <w:r>
          <w:t>.</w:t>
        </w:r>
      </w:ins>
    </w:p>
    <w:p w:rsidR="00ED784A" w:rsidRPr="00E77497" w:rsidRDefault="000C3354" w:rsidP="00ED784A">
      <w:pPr>
        <w:rPr>
          <w:ins w:id="9435" w:author="Rev 19 Allen Wirfs-Brock" w:date="2013-09-13T09:53:00Z"/>
        </w:rPr>
      </w:pPr>
      <w:ins w:id="9436" w:author="Rev 19 Allen Wirfs-Brock" w:date="2013-09-13T10:19:00Z">
        <w:r w:rsidRPr="000C3354">
          <w:rPr>
            <w:rFonts w:ascii="Times New Roman" w:hAnsi="Times New Roman"/>
            <w:i/>
          </w:rPr>
          <w:t>Module</w:t>
        </w:r>
      </w:ins>
      <w:ins w:id="9437"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438" w:author="Rev 19 Allen Wirfs-Brock" w:date="2013-09-13T10:19:00Z">
        <w:r w:rsidRPr="000C3354">
          <w:rPr>
            <w:rFonts w:ascii="Times New Roman" w:hAnsi="Times New Roman"/>
            <w:i/>
          </w:rPr>
          <w:t>Module</w:t>
        </w:r>
      </w:ins>
      <w:ins w:id="9439"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440" w:author="Rev 19 Allen Wirfs-Brock" w:date="2013-09-13T10:26:00Z">
        <w:r w:rsidR="00812043" w:rsidRPr="00812043">
          <w:rPr>
            <w:rFonts w:ascii="Times New Roman" w:hAnsi="Times New Roman"/>
            <w:i/>
          </w:rPr>
          <w:t>Module</w:t>
        </w:r>
      </w:ins>
      <w:ins w:id="9441" w:author="Rev 19 Allen Wirfs-Brock" w:date="2013-09-13T09:53:00Z">
        <w:r w:rsidR="00ED784A" w:rsidRPr="00E77497">
          <w:rPr>
            <w:rFonts w:ascii="Times New Roman" w:hAnsi="Times New Roman"/>
            <w:i/>
          </w:rPr>
          <w:t>Item</w:t>
        </w:r>
        <w:r w:rsidR="00ED784A" w:rsidRPr="00E77497">
          <w:t xml:space="preserve"> </w:t>
        </w:r>
      </w:ins>
    </w:p>
    <w:p w:rsidR="00ED784A" w:rsidRPr="00E77497" w:rsidRDefault="00ED784A" w:rsidP="00812043">
      <w:pPr>
        <w:pStyle w:val="Alg4"/>
        <w:numPr>
          <w:ilvl w:val="0"/>
          <w:numId w:val="1039"/>
        </w:numPr>
        <w:spacing w:after="220"/>
        <w:contextualSpacing/>
        <w:rPr>
          <w:ins w:id="9442" w:author="Rev 19 Allen Wirfs-Brock" w:date="2013-09-13T09:53:00Z"/>
        </w:rPr>
      </w:pPr>
      <w:ins w:id="9443" w:author="Rev 19 Allen Wirfs-Brock" w:date="2013-09-13T09:53:00Z">
        <w:r w:rsidRPr="00E77497">
          <w:t xml:space="preserve">Let </w:t>
        </w:r>
        <w:r w:rsidRPr="00E77497">
          <w:rPr>
            <w:i/>
          </w:rPr>
          <w:t xml:space="preserve">names </w:t>
        </w:r>
        <w:r w:rsidRPr="00E77497">
          <w:t xml:space="preserve">be </w:t>
        </w:r>
        <w:r>
          <w:t>Var</w:t>
        </w:r>
        <w:r w:rsidRPr="00E77497">
          <w:t xml:space="preserve">DeclaredNames of </w:t>
        </w:r>
      </w:ins>
      <w:ins w:id="9444" w:author="Rev 19 Allen Wirfs-Brock" w:date="2013-09-13T10:26:00Z">
        <w:r w:rsidR="00812043" w:rsidRPr="00812043">
          <w:rPr>
            <w:i/>
          </w:rPr>
          <w:t>Module</w:t>
        </w:r>
      </w:ins>
      <w:ins w:id="9445" w:author="Rev 19 Allen Wirfs-Brock" w:date="2013-09-13T09:53:00Z">
        <w:r w:rsidRPr="0048208E">
          <w:rPr>
            <w:i/>
          </w:rPr>
          <w:t>Item</w:t>
        </w:r>
        <w:r w:rsidRPr="00E77497">
          <w:rPr>
            <w:i/>
          </w:rPr>
          <w:t>List</w:t>
        </w:r>
        <w:r w:rsidRPr="00E77497">
          <w:t>.</w:t>
        </w:r>
      </w:ins>
    </w:p>
    <w:p w:rsidR="00ED784A" w:rsidRPr="00E77497" w:rsidRDefault="00ED784A" w:rsidP="00812043">
      <w:pPr>
        <w:pStyle w:val="Alg4"/>
        <w:numPr>
          <w:ilvl w:val="0"/>
          <w:numId w:val="1039"/>
        </w:numPr>
        <w:spacing w:after="220"/>
        <w:contextualSpacing/>
        <w:rPr>
          <w:ins w:id="9446" w:author="Rev 19 Allen Wirfs-Brock" w:date="2013-09-13T09:53:00Z"/>
          <w:rStyle w:val="bnf"/>
          <w:i w:val="0"/>
        </w:rPr>
      </w:pPr>
      <w:ins w:id="9447" w:author="Rev 19 Allen Wirfs-Brock" w:date="2013-09-13T09:53:00Z">
        <w:r w:rsidRPr="00E77497">
          <w:t xml:space="preserve">Append to </w:t>
        </w:r>
        <w:r w:rsidRPr="00E77497">
          <w:rPr>
            <w:i/>
          </w:rPr>
          <w:t>names</w:t>
        </w:r>
        <w:r w:rsidRPr="00E77497">
          <w:t xml:space="preserve"> the elements of the </w:t>
        </w:r>
        <w:r>
          <w:t>Var</w:t>
        </w:r>
        <w:r w:rsidRPr="00E77497">
          <w:t xml:space="preserve">DeclaredNames of </w:t>
        </w:r>
      </w:ins>
      <w:ins w:id="9448" w:author="Rev 19 Allen Wirfs-Brock" w:date="2013-09-13T10:26:00Z">
        <w:r w:rsidR="00812043" w:rsidRPr="00812043">
          <w:rPr>
            <w:i/>
          </w:rPr>
          <w:t>Module</w:t>
        </w:r>
      </w:ins>
      <w:ins w:id="9449"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39"/>
        </w:numPr>
        <w:spacing w:after="220"/>
        <w:rPr>
          <w:ins w:id="9450" w:author="Rev 19 Allen Wirfs-Brock" w:date="2013-09-13T09:53:00Z"/>
        </w:rPr>
      </w:pPr>
      <w:ins w:id="9451" w:author="Rev 19 Allen Wirfs-Brock" w:date="2013-09-13T09:53:00Z">
        <w:r w:rsidRPr="00E77497">
          <w:t xml:space="preserve">Return </w:t>
        </w:r>
        <w:r w:rsidRPr="00E77497">
          <w:rPr>
            <w:rStyle w:val="bnf"/>
          </w:rPr>
          <w:t>names</w:t>
        </w:r>
        <w:r w:rsidRPr="00E77497">
          <w:t>.</w:t>
        </w:r>
      </w:ins>
    </w:p>
    <w:p w:rsidR="00ED784A" w:rsidRPr="00E77497" w:rsidRDefault="00ED784A" w:rsidP="00ED784A">
      <w:pPr>
        <w:pStyle w:val="SyntaxDefinition"/>
        <w:ind w:left="0"/>
        <w:rPr>
          <w:ins w:id="9452" w:author="Rev 19 Allen Wirfs-Brock" w:date="2013-09-13T09:53:00Z"/>
        </w:rPr>
      </w:pPr>
      <w:ins w:id="9453"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542"/>
        </w:numPr>
        <w:spacing w:after="220"/>
        <w:contextualSpacing/>
        <w:rPr>
          <w:ins w:id="9454" w:author="Rev 19 Allen Wirfs-Brock" w:date="2013-09-13T09:53:00Z"/>
        </w:rPr>
      </w:pPr>
      <w:ins w:id="9455" w:author="Rev 19 Allen Wirfs-Brock" w:date="2013-09-13T09:53:00Z">
        <w:r w:rsidRPr="00E77497">
          <w:t>Return an empty List.</w:t>
        </w:r>
      </w:ins>
    </w:p>
    <w:p w:rsidR="00ED784A" w:rsidRPr="00E77497" w:rsidRDefault="00ED784A" w:rsidP="00ED784A">
      <w:pPr>
        <w:pStyle w:val="SyntaxDefinition"/>
        <w:ind w:left="0"/>
        <w:rPr>
          <w:ins w:id="9456" w:author="Rev 19 Allen Wirfs-Brock" w:date="2013-09-13T09:53:00Z"/>
        </w:rPr>
      </w:pPr>
      <w:ins w:id="9457" w:author="Rev 19 Allen Wirfs-Brock" w:date="2013-09-13T09:53:00Z">
        <w:r w:rsidRPr="00CE5E6D">
          <w:lastRenderedPageBreak/>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543"/>
        </w:numPr>
        <w:spacing w:after="220"/>
        <w:contextualSpacing/>
        <w:rPr>
          <w:ins w:id="9458" w:author="Rev 19 Allen Wirfs-Brock" w:date="2013-09-13T09:53:00Z"/>
        </w:rPr>
      </w:pPr>
      <w:ins w:id="9459" w:author="Rev 19 Allen Wirfs-Brock" w:date="2013-09-13T09:53:00Z">
        <w:r w:rsidRPr="00E77497">
          <w:t>Return an empty List.</w:t>
        </w:r>
      </w:ins>
    </w:p>
    <w:p w:rsidR="00ED784A" w:rsidRPr="00E77497" w:rsidRDefault="00ED784A" w:rsidP="00ED784A">
      <w:pPr>
        <w:pStyle w:val="SyntaxDefinition"/>
        <w:ind w:left="0"/>
        <w:rPr>
          <w:ins w:id="9460" w:author="Rev 19 Allen Wirfs-Brock" w:date="2013-09-13T09:53:00Z"/>
        </w:rPr>
      </w:pPr>
      <w:ins w:id="9461"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ED784A" w:rsidRPr="00E77497" w:rsidRDefault="00ED784A" w:rsidP="00ED784A">
      <w:pPr>
        <w:pStyle w:val="Alg4"/>
        <w:numPr>
          <w:ilvl w:val="0"/>
          <w:numId w:val="1544"/>
        </w:numPr>
        <w:spacing w:after="220"/>
        <w:contextualSpacing/>
        <w:rPr>
          <w:ins w:id="9462" w:author="Rev 19 Allen Wirfs-Brock" w:date="2013-09-13T09:53:00Z"/>
        </w:rPr>
      </w:pPr>
      <w:ins w:id="9463" w:author="Rev 19 Allen Wirfs-Brock" w:date="2013-09-13T09:53:00Z">
        <w:r w:rsidRPr="00E77497">
          <w:t xml:space="preserve">Return </w:t>
        </w:r>
        <w:r>
          <w:t xml:space="preserve">TopLevelVarDeclaredNames of </w:t>
        </w:r>
        <w:r w:rsidRPr="00812A59">
          <w:rPr>
            <w:i/>
          </w:rPr>
          <w:t>StatementList</w:t>
        </w:r>
        <w:r>
          <w:rPr>
            <w:i/>
          </w:rPr>
          <w:t>Item</w:t>
        </w:r>
        <w:r w:rsidRPr="00E77497">
          <w:t>.</w:t>
        </w:r>
      </w:ins>
    </w:p>
    <w:p w:rsidR="00ED784A" w:rsidRPr="00E77497" w:rsidRDefault="00ED784A" w:rsidP="004221C6">
      <w:pPr>
        <w:pStyle w:val="Heading4"/>
        <w:rPr>
          <w:ins w:id="9464" w:author="Rev 19 Allen Wirfs-Brock" w:date="2013-09-13T09:53:00Z"/>
        </w:rPr>
      </w:pPr>
      <w:ins w:id="9465" w:author="Rev 19 Allen Wirfs-Brock" w:date="2013-09-13T09:53:00Z">
        <w:r w:rsidRPr="00E77497">
          <w:t xml:space="preserve">Static Semantics:  </w:t>
        </w:r>
        <w:r>
          <w:rPr>
            <w:lang w:eastAsia="en-US"/>
          </w:rPr>
          <w:t>VarScoped</w:t>
        </w:r>
        <w:r w:rsidRPr="00E77497">
          <w:rPr>
            <w:lang w:eastAsia="en-US"/>
          </w:rPr>
          <w:t>Declarations</w:t>
        </w:r>
      </w:ins>
    </w:p>
    <w:p w:rsidR="00ED784A" w:rsidRPr="00E77497" w:rsidRDefault="00812043" w:rsidP="00ED784A">
      <w:pPr>
        <w:rPr>
          <w:ins w:id="9466" w:author="Rev 19 Allen Wirfs-Brock" w:date="2013-09-13T09:53:00Z"/>
        </w:rPr>
      </w:pPr>
      <w:ins w:id="9467" w:author="Rev 19 Allen Wirfs-Brock" w:date="2013-09-13T10:27:00Z">
        <w:r w:rsidRPr="00812043">
          <w:rPr>
            <w:rFonts w:ascii="Times New Roman" w:hAnsi="Times New Roman"/>
            <w:i/>
          </w:rPr>
          <w:t>Module</w:t>
        </w:r>
      </w:ins>
      <w:ins w:id="9468"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469" w:author="Rev 19 Allen Wirfs-Brock" w:date="2013-09-13T10:27:00Z">
        <w:r w:rsidRPr="00812043">
          <w:rPr>
            <w:rFonts w:ascii="Times New Roman" w:hAnsi="Times New Roman"/>
            <w:i/>
          </w:rPr>
          <w:t>Module</w:t>
        </w:r>
      </w:ins>
      <w:ins w:id="9470"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471" w:author="Rev 19 Allen Wirfs-Brock" w:date="2013-09-13T10:27:00Z">
        <w:r w:rsidRPr="00812043">
          <w:rPr>
            <w:rFonts w:ascii="Times New Roman" w:hAnsi="Times New Roman"/>
            <w:i/>
          </w:rPr>
          <w:t>Module</w:t>
        </w:r>
      </w:ins>
      <w:ins w:id="9472" w:author="Rev 19 Allen Wirfs-Brock" w:date="2013-09-13T09:53:00Z">
        <w:r w:rsidR="00ED784A" w:rsidRPr="00E77497">
          <w:rPr>
            <w:rFonts w:ascii="Times New Roman" w:hAnsi="Times New Roman"/>
            <w:i/>
          </w:rPr>
          <w:t>Item</w:t>
        </w:r>
        <w:r w:rsidR="00ED784A" w:rsidRPr="00E77497">
          <w:t xml:space="preserve"> </w:t>
        </w:r>
      </w:ins>
    </w:p>
    <w:p w:rsidR="00ED784A" w:rsidRPr="00E77497" w:rsidRDefault="00ED784A" w:rsidP="00812043">
      <w:pPr>
        <w:pStyle w:val="Alg4"/>
        <w:numPr>
          <w:ilvl w:val="0"/>
          <w:numId w:val="1059"/>
        </w:numPr>
        <w:spacing w:after="220"/>
        <w:contextualSpacing/>
        <w:rPr>
          <w:ins w:id="9473" w:author="Rev 19 Allen Wirfs-Brock" w:date="2013-09-13T09:53:00Z"/>
        </w:rPr>
      </w:pPr>
      <w:ins w:id="9474" w:author="Rev 19 Allen Wirfs-Brock" w:date="2013-09-13T09:53:00Z">
        <w:r w:rsidRPr="00E77497">
          <w:t xml:space="preserve">Let </w:t>
        </w:r>
        <w:r w:rsidRPr="00E77497">
          <w:rPr>
            <w:i/>
          </w:rPr>
          <w:t xml:space="preserve">declarations </w:t>
        </w:r>
        <w:r w:rsidRPr="00E77497">
          <w:t xml:space="preserve">be </w:t>
        </w:r>
        <w:r>
          <w:t>VarScoped</w:t>
        </w:r>
        <w:r w:rsidRPr="00E77497">
          <w:t xml:space="preserve">Declarations of </w:t>
        </w:r>
      </w:ins>
      <w:ins w:id="9475" w:author="Rev 19 Allen Wirfs-Brock" w:date="2013-09-13T10:27:00Z">
        <w:r w:rsidR="00812043" w:rsidRPr="00812043">
          <w:rPr>
            <w:i/>
          </w:rPr>
          <w:t>Module</w:t>
        </w:r>
      </w:ins>
      <w:ins w:id="9476" w:author="Rev 19 Allen Wirfs-Brock" w:date="2013-09-13T09:53:00Z">
        <w:r w:rsidRPr="0048208E">
          <w:rPr>
            <w:i/>
          </w:rPr>
          <w:t>Item</w:t>
        </w:r>
        <w:r w:rsidRPr="00E77497">
          <w:rPr>
            <w:i/>
          </w:rPr>
          <w:t>List</w:t>
        </w:r>
        <w:r w:rsidRPr="00E77497">
          <w:t>.</w:t>
        </w:r>
      </w:ins>
    </w:p>
    <w:p w:rsidR="00ED784A" w:rsidRPr="00E77497" w:rsidRDefault="00ED784A" w:rsidP="00812043">
      <w:pPr>
        <w:pStyle w:val="Alg4"/>
        <w:numPr>
          <w:ilvl w:val="0"/>
          <w:numId w:val="1059"/>
        </w:numPr>
        <w:spacing w:after="220"/>
        <w:contextualSpacing/>
        <w:rPr>
          <w:ins w:id="9477" w:author="Rev 19 Allen Wirfs-Brock" w:date="2013-09-13T09:53:00Z"/>
          <w:rStyle w:val="bnf"/>
          <w:i w:val="0"/>
        </w:rPr>
      </w:pPr>
      <w:ins w:id="9478" w:author="Rev 19 Allen Wirfs-Brock" w:date="2013-09-13T09:53:00Z">
        <w:r w:rsidRPr="00E77497">
          <w:t xml:space="preserve">Append to </w:t>
        </w:r>
        <w:r w:rsidRPr="00E77497">
          <w:rPr>
            <w:i/>
          </w:rPr>
          <w:t xml:space="preserve">declarations </w:t>
        </w:r>
        <w:r w:rsidRPr="00E77497">
          <w:t xml:space="preserve">the elements of the </w:t>
        </w:r>
        <w:r>
          <w:t>VarScoped</w:t>
        </w:r>
        <w:r w:rsidRPr="00E77497">
          <w:t xml:space="preserve">Declarations of </w:t>
        </w:r>
      </w:ins>
      <w:ins w:id="9479" w:author="Rev 19 Allen Wirfs-Brock" w:date="2013-09-13T10:27:00Z">
        <w:r w:rsidR="00812043" w:rsidRPr="00812043">
          <w:rPr>
            <w:i/>
          </w:rPr>
          <w:t>Module</w:t>
        </w:r>
      </w:ins>
      <w:ins w:id="9480"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59"/>
        </w:numPr>
        <w:spacing w:after="220"/>
        <w:contextualSpacing/>
        <w:rPr>
          <w:ins w:id="9481" w:author="Rev 19 Allen Wirfs-Brock" w:date="2013-09-13T09:53:00Z"/>
        </w:rPr>
      </w:pPr>
      <w:ins w:id="9482" w:author="Rev 19 Allen Wirfs-Brock" w:date="2013-09-13T09:53:00Z">
        <w:r w:rsidRPr="00E77497">
          <w:t xml:space="preserve">Return </w:t>
        </w:r>
        <w:r w:rsidRPr="00E77497">
          <w:rPr>
            <w:i/>
          </w:rPr>
          <w:t>declarations</w:t>
        </w:r>
        <w:r w:rsidRPr="00E77497">
          <w:t>.</w:t>
        </w:r>
      </w:ins>
    </w:p>
    <w:p w:rsidR="00ED784A" w:rsidRPr="00E77497" w:rsidRDefault="00ED784A" w:rsidP="00ED784A">
      <w:pPr>
        <w:pStyle w:val="SyntaxDefinition"/>
        <w:ind w:left="0"/>
        <w:rPr>
          <w:ins w:id="9483" w:author="Rev 19 Allen Wirfs-Brock" w:date="2013-09-13T09:53:00Z"/>
        </w:rPr>
      </w:pPr>
      <w:ins w:id="9484"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060"/>
        </w:numPr>
        <w:spacing w:after="220"/>
        <w:contextualSpacing/>
        <w:rPr>
          <w:ins w:id="9485" w:author="Rev 19 Allen Wirfs-Brock" w:date="2013-09-13T09:53:00Z"/>
        </w:rPr>
      </w:pPr>
      <w:ins w:id="9486" w:author="Rev 19 Allen Wirfs-Brock" w:date="2013-09-13T09:53:00Z">
        <w:r w:rsidRPr="00E77497">
          <w:t xml:space="preserve">Return </w:t>
        </w:r>
        <w:r>
          <w:t>a new empty List</w:t>
        </w:r>
        <w:r w:rsidRPr="00E77497">
          <w:t>.</w:t>
        </w:r>
      </w:ins>
    </w:p>
    <w:p w:rsidR="00ED784A" w:rsidRPr="00E77497" w:rsidRDefault="00ED784A" w:rsidP="00ED784A">
      <w:pPr>
        <w:pStyle w:val="SyntaxDefinition"/>
        <w:ind w:left="0"/>
        <w:rPr>
          <w:ins w:id="9487" w:author="Rev 19 Allen Wirfs-Brock" w:date="2013-09-13T09:53:00Z"/>
        </w:rPr>
      </w:pPr>
      <w:ins w:id="9488"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062"/>
        </w:numPr>
        <w:spacing w:after="220"/>
        <w:contextualSpacing/>
        <w:rPr>
          <w:ins w:id="9489" w:author="Rev 19 Allen Wirfs-Brock" w:date="2013-09-13T09:53:00Z"/>
        </w:rPr>
      </w:pPr>
      <w:ins w:id="9490" w:author="Rev 19 Allen Wirfs-Brock" w:date="2013-09-13T09:53:00Z">
        <w:r w:rsidRPr="00E77497">
          <w:t xml:space="preserve">Return </w:t>
        </w:r>
        <w:r>
          <w:t>a new empty List</w:t>
        </w:r>
        <w:r w:rsidRPr="00E77497">
          <w:t>.</w:t>
        </w:r>
      </w:ins>
    </w:p>
    <w:p w:rsidR="00ED784A" w:rsidRPr="00E77497" w:rsidRDefault="00ED784A" w:rsidP="00ED784A">
      <w:pPr>
        <w:pStyle w:val="SyntaxDefinition"/>
        <w:ind w:left="0"/>
        <w:rPr>
          <w:ins w:id="9491" w:author="Rev 19 Allen Wirfs-Brock" w:date="2013-09-13T09:53:00Z"/>
        </w:rPr>
      </w:pPr>
      <w:ins w:id="9492"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ED784A" w:rsidRPr="00E77497" w:rsidRDefault="00ED784A" w:rsidP="00ED784A">
      <w:pPr>
        <w:pStyle w:val="Alg4"/>
        <w:numPr>
          <w:ilvl w:val="0"/>
          <w:numId w:val="1063"/>
        </w:numPr>
        <w:spacing w:after="220"/>
        <w:contextualSpacing/>
        <w:rPr>
          <w:ins w:id="9493" w:author="Rev 19 Allen Wirfs-Brock" w:date="2013-09-13T09:53:00Z"/>
        </w:rPr>
      </w:pPr>
      <w:ins w:id="9494" w:author="Rev 19 Allen Wirfs-Brock" w:date="2013-09-13T09:53:00Z">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ins>
    </w:p>
    <w:p w:rsidR="00CE5E6D" w:rsidRDefault="00CE5E6D" w:rsidP="00BB3522">
      <w:pPr>
        <w:pStyle w:val="Heading4"/>
        <w:rPr>
          <w:ins w:id="9495" w:author="Rev 19 Allen Wirfs-Brock" w:date="2013-09-13T09:35:00Z"/>
        </w:rPr>
      </w:pPr>
      <w:ins w:id="9496" w:author="Rev 19 Allen Wirfs-Brock" w:date="2013-09-13T09:35:00Z">
        <w:r>
          <w:t xml:space="preserve">Runtime Semantics: </w:t>
        </w:r>
        <w:commentRangeStart w:id="9497"/>
        <w:r>
          <w:t>Module Declaration Instantiation</w:t>
        </w:r>
        <w:commentRangeEnd w:id="9497"/>
        <w:r>
          <w:rPr>
            <w:rStyle w:val="CommentReference"/>
            <w:b w:val="0"/>
          </w:rPr>
          <w:commentReference w:id="9497"/>
        </w:r>
      </w:ins>
    </w:p>
    <w:p w:rsidR="00CE5E6D" w:rsidRDefault="00C11505" w:rsidP="00BB3522">
      <w:pPr>
        <w:pStyle w:val="Heading3"/>
        <w:rPr>
          <w:ins w:id="9498" w:author="Rev 19 Allen Wirfs-Brock" w:date="2013-09-13T09:35:00Z"/>
        </w:rPr>
      </w:pPr>
      <w:bookmarkStart w:id="9499" w:name="_Toc368050610"/>
      <w:ins w:id="9500" w:author="Rev 19 Allen Wirfs-Brock" w:date="2013-09-13T10:56:00Z">
        <w:r>
          <w:t>Imports</w:t>
        </w:r>
      </w:ins>
      <w:bookmarkEnd w:id="9499"/>
    </w:p>
    <w:p w:rsidR="00C11505" w:rsidRPr="00E77497" w:rsidRDefault="00C11505" w:rsidP="00C11505">
      <w:pPr>
        <w:pStyle w:val="SyntaxRule"/>
        <w:rPr>
          <w:ins w:id="9501" w:author="Rev 19 Allen Wirfs-Brock" w:date="2013-09-13T10:58:00Z"/>
        </w:rPr>
      </w:pPr>
      <w:ins w:id="9502" w:author="Rev 19 Allen Wirfs-Brock" w:date="2013-09-13T10:58:00Z">
        <w:r>
          <w:t>ModuleDeclaration</w:t>
        </w:r>
        <w:r w:rsidRPr="00E77497">
          <w:t xml:space="preserve"> </w:t>
        </w:r>
        <w:r w:rsidRPr="00E77497">
          <w:rPr>
            <w:rFonts w:ascii="Arial" w:hAnsi="Arial"/>
            <w:b/>
            <w:i w:val="0"/>
          </w:rPr>
          <w:t>:</w:t>
        </w:r>
      </w:ins>
    </w:p>
    <w:p w:rsidR="00C11505" w:rsidRPr="00444C67" w:rsidRDefault="00444C67" w:rsidP="00C11505">
      <w:pPr>
        <w:pStyle w:val="SyntaxDefinition"/>
        <w:rPr>
          <w:ins w:id="9503" w:author="Rev 19 Allen Wirfs-Brock" w:date="2013-09-13T10:58:00Z"/>
          <w:i w:val="0"/>
        </w:rPr>
      </w:pPr>
      <w:ins w:id="9504" w:author="Rev 19 Allen Wirfs-Brock" w:date="2013-09-13T11:16:00Z">
        <w:r>
          <w:rPr>
            <w:rFonts w:ascii="Courier New" w:hAnsi="Courier New" w:cs="Courier New"/>
            <w:b/>
            <w:i w:val="0"/>
          </w:rPr>
          <w:t>m</w:t>
        </w:r>
      </w:ins>
      <w:ins w:id="9505" w:author="Rev 19 Allen Wirfs-Brock" w:date="2013-09-13T11:14:00Z">
        <w:r w:rsidRPr="00444C67">
          <w:rPr>
            <w:rFonts w:ascii="Courier New" w:hAnsi="Courier New" w:cs="Courier New"/>
            <w:b/>
            <w:i w:val="0"/>
          </w:rPr>
          <w:t>odule</w:t>
        </w:r>
      </w:ins>
      <w:ins w:id="9506" w:author="Rev 19 Allen Wirfs-Brock" w:date="2013-09-13T11:15:00Z">
        <w:r>
          <w:rPr>
            <w:rFonts w:ascii="Courier New" w:hAnsi="Courier New" w:cs="Courier New"/>
            <w:b/>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ins>
      <w:ins w:id="9507" w:author="Rev 19 Allen Wirfs-Brock" w:date="2013-09-13T11:14:00Z">
        <w:r>
          <w:t xml:space="preserve"> </w:t>
        </w:r>
      </w:ins>
      <w:ins w:id="9508" w:author="Rev 19 Allen Wirfs-Brock" w:date="2013-09-13T11:15:00Z">
        <w:r>
          <w:t>BindingIdentifier</w:t>
        </w:r>
        <w:r>
          <w:rPr>
            <w:i w:val="0"/>
          </w:rPr>
          <w:t xml:space="preserve"> </w:t>
        </w:r>
      </w:ins>
      <w:ins w:id="9509" w:author="Rev 19 Allen Wirfs-Brock" w:date="2013-09-13T11:42:00Z">
        <w:r w:rsidR="00F4481A">
          <w:t>FromClause</w:t>
        </w:r>
      </w:ins>
      <w:ins w:id="9510" w:author="Rev 19 Allen Wirfs-Brock" w:date="2013-09-13T11:16:00Z">
        <w:r>
          <w:rPr>
            <w:i w:val="0"/>
          </w:rPr>
          <w:t xml:space="preserve"> </w:t>
        </w:r>
        <w:r w:rsidRPr="00444C67">
          <w:rPr>
            <w:rFonts w:ascii="Courier New" w:hAnsi="Courier New" w:cs="Courier New"/>
            <w:b/>
            <w:i w:val="0"/>
          </w:rPr>
          <w:t>;</w:t>
        </w:r>
      </w:ins>
    </w:p>
    <w:p w:rsidR="00774C47" w:rsidRPr="00E77497" w:rsidRDefault="00774C47" w:rsidP="00774C47">
      <w:pPr>
        <w:pStyle w:val="SyntaxRule"/>
        <w:rPr>
          <w:ins w:id="9511" w:author="Rev 19 Allen Wirfs-Brock" w:date="2013-09-13T11:47:00Z"/>
        </w:rPr>
      </w:pPr>
      <w:ins w:id="9512" w:author="Rev 19 Allen Wirfs-Brock" w:date="2013-09-13T11:47:00Z">
        <w:r>
          <w:t>ImportDeclaration</w:t>
        </w:r>
        <w:r w:rsidRPr="00E77497">
          <w:t xml:space="preserve"> </w:t>
        </w:r>
        <w:r w:rsidRPr="00E77497">
          <w:rPr>
            <w:rFonts w:ascii="Arial" w:hAnsi="Arial"/>
            <w:b/>
            <w:i w:val="0"/>
          </w:rPr>
          <w:t>:</w:t>
        </w:r>
      </w:ins>
    </w:p>
    <w:p w:rsidR="00774C47" w:rsidRPr="00444C67" w:rsidRDefault="00774C47" w:rsidP="00774C47">
      <w:pPr>
        <w:pStyle w:val="SyntaxDefinition"/>
        <w:rPr>
          <w:ins w:id="9513" w:author="Rev 19 Allen Wirfs-Brock" w:date="2013-09-13T11:47:00Z"/>
          <w:i w:val="0"/>
        </w:rPr>
      </w:pPr>
      <w:ins w:id="9514" w:author="Rev 19 Allen Wirfs-Brock" w:date="2013-09-13T11:47:00Z">
        <w:r w:rsidRPr="00BB3522">
          <w:rPr>
            <w:rFonts w:ascii="Courier New" w:hAnsi="Courier New" w:cs="Courier New"/>
            <w:b/>
            <w:i w:val="0"/>
          </w:rPr>
          <w:t>import</w:t>
        </w:r>
        <w:r w:rsidRPr="00444C67">
          <w:t xml:space="preserve">  </w:t>
        </w:r>
        <w:r>
          <w:t>Import</w:t>
        </w:r>
      </w:ins>
      <w:ins w:id="9515" w:author="Rev 19 Allen Wirfs-Brock" w:date="2013-09-13T11:58:00Z">
        <w:r w:rsidR="00866261">
          <w:t>sClause</w:t>
        </w:r>
      </w:ins>
      <w:ins w:id="9516" w:author="Rev 19 Allen Wirfs-Brock" w:date="2013-09-13T11:47:00Z">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import</w:t>
        </w:r>
        <w:r w:rsidRPr="00E77497">
          <w:rPr>
            <w:rFonts w:ascii="Arial" w:hAnsi="Arial" w:cs="Arial"/>
            <w:i w:val="0"/>
            <w:sz w:val="16"/>
          </w:rPr>
          <w:t xml:space="preserve"> </w:t>
        </w:r>
        <w:r>
          <w:t xml:space="preserve"> ModuleSpecifier</w:t>
        </w:r>
        <w:r>
          <w:rPr>
            <w:i w:val="0"/>
          </w:rPr>
          <w:t xml:space="preserve"> </w:t>
        </w:r>
        <w:r w:rsidRPr="00444C67">
          <w:rPr>
            <w:rFonts w:ascii="Courier New" w:hAnsi="Courier New" w:cs="Courier New"/>
            <w:b/>
            <w:i w:val="0"/>
          </w:rPr>
          <w:t>;</w:t>
        </w:r>
      </w:ins>
    </w:p>
    <w:p w:rsidR="00774C47" w:rsidRPr="00E77497" w:rsidRDefault="00774C47" w:rsidP="00774C47">
      <w:pPr>
        <w:pStyle w:val="SyntaxRule"/>
        <w:rPr>
          <w:ins w:id="9517" w:author="Rev 19 Allen Wirfs-Brock" w:date="2013-09-13T11:44:00Z"/>
        </w:rPr>
      </w:pPr>
      <w:ins w:id="9518" w:author="Rev 19 Allen Wirfs-Brock" w:date="2013-09-13T11:44:00Z">
        <w:r>
          <w:t>FromClause</w:t>
        </w:r>
        <w:r w:rsidRPr="00E77497">
          <w:t xml:space="preserve"> </w:t>
        </w:r>
        <w:r w:rsidRPr="00E77497">
          <w:rPr>
            <w:rFonts w:ascii="Arial" w:hAnsi="Arial"/>
            <w:b/>
            <w:i w:val="0"/>
          </w:rPr>
          <w:t>:</w:t>
        </w:r>
      </w:ins>
    </w:p>
    <w:p w:rsidR="00774C47" w:rsidRPr="00444C67" w:rsidRDefault="00774C47" w:rsidP="00C50133">
      <w:pPr>
        <w:pStyle w:val="SyntaxDefinition"/>
        <w:tabs>
          <w:tab w:val="left" w:pos="2999"/>
        </w:tabs>
        <w:rPr>
          <w:ins w:id="9519" w:author="Rev 19 Allen Wirfs-Brock" w:date="2013-09-13T11:44:00Z"/>
          <w:i w:val="0"/>
        </w:rPr>
      </w:pPr>
      <w:ins w:id="9520" w:author="Rev 19 Allen Wirfs-Brock" w:date="2013-09-13T11:44:00Z">
        <w:r>
          <w:rPr>
            <w:rFonts w:ascii="Courier New" w:hAnsi="Courier New" w:cs="Courier New"/>
            <w:b/>
            <w:i w:val="0"/>
          </w:rPr>
          <w:t xml:space="preserve">from </w:t>
        </w:r>
      </w:ins>
      <w:ins w:id="9521" w:author="Rev 19 Allen Wirfs-Brock" w:date="2013-09-13T11:45:00Z">
        <w:r w:rsidRPr="00774C47">
          <w:t>ModuleSpecifier</w:t>
        </w:r>
      </w:ins>
      <w:ins w:id="9522" w:author="Rev 19 Allen Wirfs-Brock" w:date="2013-09-13T11:44:00Z">
        <w:r>
          <w:rPr>
            <w:i w:val="0"/>
          </w:rPr>
          <w:t xml:space="preserve"> </w:t>
        </w:r>
      </w:ins>
      <w:ins w:id="9523" w:author="Rev 19 Allen Wirfs-Brock" w:date="2013-09-22T13:02:00Z">
        <w:r w:rsidR="00A60F3D">
          <w:rPr>
            <w:i w:val="0"/>
          </w:rPr>
          <w:tab/>
        </w:r>
      </w:ins>
    </w:p>
    <w:p w:rsidR="00866261" w:rsidRPr="00E77497" w:rsidRDefault="00866261" w:rsidP="00866261">
      <w:pPr>
        <w:pStyle w:val="SyntaxRule"/>
        <w:rPr>
          <w:ins w:id="9524" w:author="Rev 19 Allen Wirfs-Brock" w:date="2013-09-13T11:59:00Z"/>
        </w:rPr>
      </w:pPr>
      <w:ins w:id="9525" w:author="Rev 19 Allen Wirfs-Brock" w:date="2013-09-13T11:59:00Z">
        <w:r>
          <w:t>ImportsClause</w:t>
        </w:r>
        <w:r w:rsidRPr="00E77497">
          <w:t xml:space="preserve"> </w:t>
        </w:r>
        <w:r w:rsidRPr="00E77497">
          <w:rPr>
            <w:rFonts w:ascii="Arial" w:hAnsi="Arial"/>
            <w:b/>
            <w:i w:val="0"/>
          </w:rPr>
          <w:t>:</w:t>
        </w:r>
      </w:ins>
    </w:p>
    <w:p w:rsidR="00866261" w:rsidRPr="00444C67" w:rsidRDefault="00866261" w:rsidP="00866261">
      <w:pPr>
        <w:pStyle w:val="SyntaxDefinition"/>
        <w:rPr>
          <w:ins w:id="9526" w:author="Rev 19 Allen Wirfs-Brock" w:date="2013-09-13T11:59:00Z"/>
          <w:i w:val="0"/>
        </w:rPr>
      </w:pPr>
      <w:ins w:id="9527" w:author="Rev 19 Allen Wirfs-Brock" w:date="2013-09-13T12:00:00Z">
        <w:r>
          <w:t>BindingIdentifier</w:t>
        </w:r>
      </w:ins>
      <w:ins w:id="9528" w:author="Rev 19 Allen Wirfs-Brock" w:date="2013-09-13T11:59:00Z">
        <w:r>
          <w:rPr>
            <w:rFonts w:ascii="Courier New" w:hAnsi="Courier New" w:cs="Courier New"/>
            <w:b/>
            <w:i w:val="0"/>
          </w:rPr>
          <w:t xml:space="preserve"> </w:t>
        </w:r>
        <w:r>
          <w:br/>
        </w:r>
      </w:ins>
      <w:ins w:id="9529" w:author="Rev 19 Allen Wirfs-Brock" w:date="2013-09-13T12:00:00Z">
        <w:r>
          <w:rPr>
            <w:rFonts w:ascii="Courier New" w:hAnsi="Courier New" w:cs="Courier New"/>
            <w:b/>
            <w:i w:val="0"/>
          </w:rPr>
          <w:t>{  }</w:t>
        </w:r>
      </w:ins>
      <w:ins w:id="9530" w:author="Rev 19 Allen Wirfs-Brock" w:date="2013-09-13T11:59:00Z">
        <w:r w:rsidRPr="00444C67">
          <w:t xml:space="preserve">  </w:t>
        </w:r>
        <w:r>
          <w:br/>
        </w:r>
      </w:ins>
      <w:ins w:id="9531" w:author="Rev 19 Allen Wirfs-Brock" w:date="2013-09-13T12:00:00Z">
        <w:r>
          <w:rPr>
            <w:rFonts w:ascii="Courier New" w:hAnsi="Courier New" w:cs="Courier New"/>
            <w:b/>
            <w:i w:val="0"/>
          </w:rPr>
          <w:t>{</w:t>
        </w:r>
      </w:ins>
      <w:ins w:id="9532" w:author="Rev 19 Allen Wirfs-Brock" w:date="2013-09-13T11:59:00Z">
        <w:r w:rsidRPr="00444C67">
          <w:t xml:space="preserve">  </w:t>
        </w:r>
      </w:ins>
      <w:ins w:id="9533" w:author="Rev 19 Allen Wirfs-Brock" w:date="2013-09-13T12:01:00Z">
        <w:r>
          <w:t>Imports</w:t>
        </w:r>
      </w:ins>
      <w:ins w:id="9534" w:author="Rev 19 Allen Wirfs-Brock" w:date="2013-09-22T13:14:00Z">
        <w:r w:rsidR="00C50133">
          <w:t>List</w:t>
        </w:r>
      </w:ins>
      <w:ins w:id="9535" w:author="Rev 19 Allen Wirfs-Brock" w:date="2013-09-13T11:59:00Z">
        <w:r>
          <w:rPr>
            <w:rFonts w:ascii="Courier New" w:hAnsi="Courier New" w:cs="Courier New"/>
            <w:b/>
            <w:i w:val="0"/>
          </w:rPr>
          <w:t xml:space="preserve"> </w:t>
        </w:r>
      </w:ins>
      <w:ins w:id="9536" w:author="Rev 19 Allen Wirfs-Brock" w:date="2013-09-13T12:01:00Z">
        <w:r>
          <w:rPr>
            <w:rFonts w:ascii="Courier New" w:hAnsi="Courier New" w:cs="Courier New"/>
            <w:b/>
            <w:i w:val="0"/>
          </w:rPr>
          <w:t>}</w:t>
        </w:r>
      </w:ins>
      <w:ins w:id="9537" w:author="Rev 19 Allen Wirfs-Brock" w:date="2013-09-13T11:59:00Z">
        <w:r>
          <w:br/>
        </w:r>
      </w:ins>
      <w:ins w:id="9538" w:author="Rev 19 Allen Wirfs-Brock" w:date="2013-09-13T12:01:00Z">
        <w:r>
          <w:rPr>
            <w:rFonts w:ascii="Courier New" w:hAnsi="Courier New" w:cs="Courier New"/>
            <w:b/>
            <w:i w:val="0"/>
          </w:rPr>
          <w:t>{</w:t>
        </w:r>
      </w:ins>
      <w:ins w:id="9539" w:author="Rev 19 Allen Wirfs-Brock" w:date="2013-09-13T11:59:00Z">
        <w:r w:rsidRPr="00E77497">
          <w:rPr>
            <w:rFonts w:ascii="Arial" w:hAnsi="Arial" w:cs="Arial"/>
            <w:i w:val="0"/>
            <w:sz w:val="16"/>
          </w:rPr>
          <w:t xml:space="preserve"> </w:t>
        </w:r>
        <w:r>
          <w:t xml:space="preserve"> </w:t>
        </w:r>
      </w:ins>
      <w:ins w:id="9540" w:author="Rev 19 Allen Wirfs-Brock" w:date="2013-09-13T12:02:00Z">
        <w:r>
          <w:t>Imports</w:t>
        </w:r>
      </w:ins>
      <w:ins w:id="9541" w:author="Rev 19 Allen Wirfs-Brock" w:date="2013-09-22T13:14:00Z">
        <w:r w:rsidR="00C50133">
          <w:t>List</w:t>
        </w:r>
      </w:ins>
      <w:ins w:id="9542" w:author="Rev 19 Allen Wirfs-Brock" w:date="2013-09-13T11:59:00Z">
        <w:r>
          <w:rPr>
            <w:i w:val="0"/>
          </w:rPr>
          <w:t xml:space="preserve"> </w:t>
        </w:r>
      </w:ins>
      <w:ins w:id="9543" w:author="Rev 19 Allen Wirfs-Brock" w:date="2013-09-13T12:02:00Z">
        <w:r w:rsidRPr="0086211C">
          <w:rPr>
            <w:rFonts w:ascii="Courier New" w:hAnsi="Courier New" w:cs="Courier New"/>
            <w:b/>
            <w:i w:val="0"/>
          </w:rPr>
          <w:t>,</w:t>
        </w:r>
        <w:r>
          <w:rPr>
            <w:i w:val="0"/>
          </w:rPr>
          <w:t xml:space="preserve"> </w:t>
        </w:r>
      </w:ins>
      <w:ins w:id="9544" w:author="Rev 19 Allen Wirfs-Brock" w:date="2013-09-13T12:01:00Z">
        <w:r>
          <w:rPr>
            <w:rFonts w:ascii="Courier New" w:hAnsi="Courier New" w:cs="Courier New"/>
            <w:b/>
            <w:i w:val="0"/>
          </w:rPr>
          <w:t>}</w:t>
        </w:r>
      </w:ins>
    </w:p>
    <w:p w:rsidR="00866261" w:rsidRPr="00E77497" w:rsidRDefault="00866261" w:rsidP="00866261">
      <w:pPr>
        <w:pStyle w:val="SyntaxRule"/>
        <w:rPr>
          <w:ins w:id="9545" w:author="Rev 19 Allen Wirfs-Brock" w:date="2013-09-13T12:03:00Z"/>
        </w:rPr>
      </w:pPr>
      <w:ins w:id="9546" w:author="Rev 19 Allen Wirfs-Brock" w:date="2013-09-13T12:03:00Z">
        <w:r>
          <w:t>Imports</w:t>
        </w:r>
      </w:ins>
      <w:ins w:id="9547" w:author="Rev 19 Allen Wirfs-Brock" w:date="2013-09-22T13:14:00Z">
        <w:r w:rsidR="00C50133">
          <w:t>List</w:t>
        </w:r>
      </w:ins>
      <w:ins w:id="9548" w:author="Rev 19 Allen Wirfs-Brock" w:date="2013-09-13T12:03:00Z">
        <w:r w:rsidRPr="00E77497">
          <w:t xml:space="preserve"> </w:t>
        </w:r>
        <w:r w:rsidRPr="00E77497">
          <w:rPr>
            <w:rFonts w:ascii="Arial" w:hAnsi="Arial"/>
            <w:b/>
            <w:i w:val="0"/>
          </w:rPr>
          <w:t>:</w:t>
        </w:r>
      </w:ins>
    </w:p>
    <w:p w:rsidR="00866261" w:rsidRPr="00E77497" w:rsidRDefault="00866261" w:rsidP="00866261">
      <w:pPr>
        <w:pStyle w:val="SyntaxDefinition"/>
        <w:rPr>
          <w:ins w:id="9549" w:author="Rev 19 Allen Wirfs-Brock" w:date="2013-09-13T12:03:00Z"/>
        </w:rPr>
      </w:pPr>
      <w:ins w:id="9550" w:author="Rev 19 Allen Wirfs-Brock" w:date="2013-09-13T12:03:00Z">
        <w:r>
          <w:t>ImportSpecifier</w:t>
        </w:r>
        <w:r w:rsidRPr="00E77497">
          <w:br/>
        </w:r>
        <w:r>
          <w:t>Imports</w:t>
        </w:r>
      </w:ins>
      <w:ins w:id="9551" w:author="Rev 19 Allen Wirfs-Brock" w:date="2013-09-22T13:14:00Z">
        <w:r w:rsidR="00C50133">
          <w:t>List</w:t>
        </w:r>
      </w:ins>
      <w:ins w:id="9552" w:author="Rev 19 Allen Wirfs-Brock" w:date="2013-09-13T12:03:00Z">
        <w:r>
          <w:t xml:space="preserve"> </w:t>
        </w:r>
      </w:ins>
      <w:ins w:id="9553" w:author="Rev 19 Allen Wirfs-Brock" w:date="2013-09-13T12:04:00Z">
        <w:r w:rsidRPr="0086211C">
          <w:rPr>
            <w:rFonts w:ascii="Courier New" w:hAnsi="Courier New" w:cs="Courier New"/>
            <w:b/>
            <w:i w:val="0"/>
          </w:rPr>
          <w:t>,</w:t>
        </w:r>
        <w:r>
          <w:rPr>
            <w:i w:val="0"/>
          </w:rPr>
          <w:t xml:space="preserve"> </w:t>
        </w:r>
      </w:ins>
      <w:ins w:id="9554" w:author="Rev 19 Allen Wirfs-Brock" w:date="2013-09-13T12:03:00Z">
        <w:r w:rsidRPr="00E77497">
          <w:t xml:space="preserve"> </w:t>
        </w:r>
      </w:ins>
      <w:ins w:id="9555" w:author="Rev 19 Allen Wirfs-Brock" w:date="2013-09-13T12:04:00Z">
        <w:r w:rsidRPr="00866261">
          <w:t>ImportSpecifier</w:t>
        </w:r>
      </w:ins>
    </w:p>
    <w:p w:rsidR="0086211C" w:rsidRPr="00E77497" w:rsidRDefault="0086211C" w:rsidP="0086211C">
      <w:pPr>
        <w:pStyle w:val="SyntaxRule"/>
        <w:rPr>
          <w:ins w:id="9556" w:author="Rev 19 Allen Wirfs-Brock" w:date="2013-09-13T12:06:00Z"/>
        </w:rPr>
      </w:pPr>
      <w:ins w:id="9557" w:author="Rev 19 Allen Wirfs-Brock" w:date="2013-09-13T12:06:00Z">
        <w:r>
          <w:t>ImportSpecifier</w:t>
        </w:r>
        <w:r w:rsidRPr="00E77497">
          <w:t xml:space="preserve"> </w:t>
        </w:r>
        <w:r w:rsidRPr="00E77497">
          <w:rPr>
            <w:rFonts w:ascii="Arial" w:hAnsi="Arial"/>
            <w:b/>
            <w:i w:val="0"/>
          </w:rPr>
          <w:t>:</w:t>
        </w:r>
      </w:ins>
    </w:p>
    <w:p w:rsidR="0086211C" w:rsidRPr="00E77497" w:rsidRDefault="0086211C" w:rsidP="0086211C">
      <w:pPr>
        <w:pStyle w:val="SyntaxDefinition"/>
        <w:rPr>
          <w:ins w:id="9558" w:author="Rev 19 Allen Wirfs-Brock" w:date="2013-09-13T12:06:00Z"/>
        </w:rPr>
      </w:pPr>
      <w:ins w:id="9559" w:author="Rev 19 Allen Wirfs-Brock" w:date="2013-09-13T12:06:00Z">
        <w:r>
          <w:t>BindingIdentifier</w:t>
        </w:r>
        <w:r w:rsidRPr="00E77497">
          <w:br/>
        </w:r>
        <w:r>
          <w:t xml:space="preserve">IdentifierName </w:t>
        </w:r>
      </w:ins>
      <w:ins w:id="9560" w:author="Rev 19 Allen Wirfs-Brock" w:date="2013-09-13T12:07:00Z">
        <w:r>
          <w:rPr>
            <w:rFonts w:ascii="Courier New" w:hAnsi="Courier New" w:cs="Courier New"/>
            <w:b/>
            <w:i w:val="0"/>
          </w:rPr>
          <w:t>as</w:t>
        </w:r>
      </w:ins>
      <w:ins w:id="9561" w:author="Rev 19 Allen Wirfs-Brock" w:date="2013-09-13T12:06:00Z">
        <w:r>
          <w:rPr>
            <w:i w:val="0"/>
          </w:rPr>
          <w:t xml:space="preserve"> </w:t>
        </w:r>
        <w:r w:rsidRPr="00E77497">
          <w:t xml:space="preserve"> </w:t>
        </w:r>
      </w:ins>
      <w:ins w:id="9562" w:author="Rev 19 Allen Wirfs-Brock" w:date="2013-09-13T12:07:00Z">
        <w:r>
          <w:t>BindingIdentifier</w:t>
        </w:r>
      </w:ins>
    </w:p>
    <w:p w:rsidR="00A60F3D" w:rsidRPr="00E77497" w:rsidRDefault="00A60F3D" w:rsidP="00A60F3D">
      <w:pPr>
        <w:pStyle w:val="SyntaxRule"/>
        <w:rPr>
          <w:ins w:id="9563" w:author="Rev 19 Allen Wirfs-Brock" w:date="2013-09-22T13:02:00Z"/>
        </w:rPr>
      </w:pPr>
      <w:ins w:id="9564" w:author="Rev 19 Allen Wirfs-Brock" w:date="2013-09-22T13:02:00Z">
        <w:r>
          <w:t>ModuleSpecifier</w:t>
        </w:r>
        <w:r w:rsidRPr="00E77497">
          <w:t xml:space="preserve"> </w:t>
        </w:r>
        <w:r w:rsidRPr="00E77497">
          <w:rPr>
            <w:rFonts w:ascii="Arial" w:hAnsi="Arial"/>
            <w:b/>
            <w:i w:val="0"/>
          </w:rPr>
          <w:t>:</w:t>
        </w:r>
      </w:ins>
    </w:p>
    <w:p w:rsidR="00A60F3D" w:rsidRPr="00444C67" w:rsidRDefault="00A60F3D" w:rsidP="00A60F3D">
      <w:pPr>
        <w:pStyle w:val="SyntaxDefinition"/>
        <w:tabs>
          <w:tab w:val="left" w:pos="2999"/>
        </w:tabs>
        <w:rPr>
          <w:ins w:id="9565" w:author="Rev 19 Allen Wirfs-Brock" w:date="2013-09-22T13:02:00Z"/>
          <w:i w:val="0"/>
        </w:rPr>
      </w:pPr>
      <w:ins w:id="9566" w:author="Rev 19 Allen Wirfs-Brock" w:date="2013-09-22T13:03:00Z">
        <w:r>
          <w:t>StringLiteral</w:t>
        </w:r>
      </w:ins>
      <w:ins w:id="9567" w:author="Rev 19 Allen Wirfs-Brock" w:date="2013-09-22T13:02:00Z">
        <w:r>
          <w:rPr>
            <w:i w:val="0"/>
          </w:rPr>
          <w:t xml:space="preserve"> </w:t>
        </w:r>
        <w:r>
          <w:rPr>
            <w:i w:val="0"/>
          </w:rPr>
          <w:tab/>
        </w:r>
      </w:ins>
    </w:p>
    <w:p w:rsidR="00165752" w:rsidRPr="00E77497" w:rsidRDefault="00165752" w:rsidP="00165752">
      <w:pPr>
        <w:pStyle w:val="Heading4"/>
        <w:rPr>
          <w:ins w:id="9568" w:author="Rev 19 Allen Wirfs-Brock" w:date="2013-09-22T12:21:00Z"/>
        </w:rPr>
      </w:pPr>
      <w:ins w:id="9569" w:author="Rev 19 Allen Wirfs-Brock" w:date="2013-09-22T12:21:00Z">
        <w:r w:rsidRPr="00E77497">
          <w:lastRenderedPageBreak/>
          <w:t>Static Semantics:  Early Errors</w:t>
        </w:r>
      </w:ins>
    </w:p>
    <w:p w:rsidR="00165752" w:rsidRPr="00E77497" w:rsidRDefault="00165752" w:rsidP="00165752">
      <w:pPr>
        <w:jc w:val="left"/>
        <w:rPr>
          <w:ins w:id="9570" w:author="Rev 19 Allen Wirfs-Brock" w:date="2013-09-22T12:21:00Z"/>
        </w:rPr>
      </w:pPr>
      <w:ins w:id="9571" w:author="Rev 19 Allen Wirfs-Brock" w:date="2013-09-22T12:22:00Z">
        <w:r>
          <w:rPr>
            <w:rFonts w:ascii="Times New Roman" w:hAnsi="Times New Roman"/>
            <w:i/>
          </w:rPr>
          <w:t>ImportDeclaration</w:t>
        </w:r>
      </w:ins>
      <w:ins w:id="9572" w:author="Rev 19 Allen Wirfs-Brock" w:date="2013-09-22T12:21: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9573" w:author="Rev 19 Allen Wirfs-Brock" w:date="2013-09-22T12:23:00Z">
        <w:r w:rsidRPr="00165752">
          <w:rPr>
            <w:rFonts w:ascii="Courier New" w:hAnsi="Courier New" w:cs="Courier New"/>
            <w:b/>
          </w:rPr>
          <w:t>import</w:t>
        </w:r>
        <w:r w:rsidRPr="00444C67">
          <w:t xml:space="preserve">  </w:t>
        </w:r>
        <w:r w:rsidRPr="00165752">
          <w:rPr>
            <w:rFonts w:ascii="Times New Roman" w:eastAsia="Times New Roman" w:hAnsi="Times New Roman"/>
            <w:i/>
            <w:lang w:eastAsia="en-US"/>
          </w:rPr>
          <w:t>ImportsClause</w:t>
        </w:r>
        <w:r w:rsidRPr="00444C67">
          <w:t xml:space="preserve"> </w:t>
        </w:r>
        <w:r w:rsidRPr="00165752">
          <w:rPr>
            <w:rFonts w:ascii="Times New Roman" w:eastAsia="Times New Roman" w:hAnsi="Times New Roman"/>
            <w:i/>
            <w:lang w:eastAsia="en-US"/>
          </w:rPr>
          <w:t>FromClause</w:t>
        </w:r>
        <w:r w:rsidRPr="00444C67">
          <w:t xml:space="preserve"> </w:t>
        </w:r>
        <w:r w:rsidRPr="00165752">
          <w:rPr>
            <w:rFonts w:ascii="Courier New" w:hAnsi="Courier New" w:cs="Courier New"/>
            <w:b/>
          </w:rPr>
          <w:t>;</w:t>
        </w:r>
      </w:ins>
    </w:p>
    <w:p w:rsidR="00165752" w:rsidRPr="00E77497" w:rsidRDefault="00165752" w:rsidP="00165752">
      <w:pPr>
        <w:numPr>
          <w:ilvl w:val="0"/>
          <w:numId w:val="737"/>
        </w:numPr>
        <w:spacing w:after="220"/>
        <w:contextualSpacing/>
        <w:rPr>
          <w:ins w:id="9574" w:author="Rev 19 Allen Wirfs-Brock" w:date="2013-09-22T12:21:00Z"/>
        </w:rPr>
      </w:pPr>
      <w:ins w:id="9575" w:author="Rev 19 Allen Wirfs-Brock" w:date="2013-09-22T12:21:00Z">
        <w:r w:rsidRPr="00E77497">
          <w:t xml:space="preserve">It is a Syntax Error if the </w:t>
        </w:r>
      </w:ins>
      <w:ins w:id="9576" w:author="Rev 19 Allen Wirfs-Brock" w:date="2013-09-22T12:24:00Z">
        <w:r>
          <w:t>BoundNames</w:t>
        </w:r>
      </w:ins>
      <w:ins w:id="9577" w:author="Rev 19 Allen Wirfs-Brock" w:date="2013-09-22T12:21:00Z">
        <w:r w:rsidRPr="00E77497">
          <w:t xml:space="preserve"> of </w:t>
        </w:r>
      </w:ins>
      <w:ins w:id="9578" w:author="Rev 19 Allen Wirfs-Brock" w:date="2013-09-22T12:25:00Z">
        <w:r>
          <w:rPr>
            <w:rFonts w:ascii="Times New Roman" w:hAnsi="Times New Roman"/>
            <w:i/>
          </w:rPr>
          <w:t>ImportClause</w:t>
        </w:r>
      </w:ins>
      <w:ins w:id="9579" w:author="Rev 19 Allen Wirfs-Brock" w:date="2013-09-22T12:21:00Z">
        <w:r w:rsidRPr="00E77497">
          <w:t xml:space="preserve"> contains any duplicate entr</w:t>
        </w:r>
        <w:r>
          <w:t>i</w:t>
        </w:r>
        <w:r w:rsidRPr="00E77497">
          <w:t>es.</w:t>
        </w:r>
      </w:ins>
    </w:p>
    <w:p w:rsidR="00165752" w:rsidRDefault="00165752" w:rsidP="001A3047">
      <w:pPr>
        <w:numPr>
          <w:ilvl w:val="0"/>
          <w:numId w:val="737"/>
        </w:numPr>
        <w:spacing w:after="220"/>
        <w:rPr>
          <w:ins w:id="9580" w:author="Rev 19 Allen Wirfs-Brock" w:date="2013-09-22T12:21:00Z"/>
        </w:rPr>
      </w:pPr>
      <w:ins w:id="9581" w:author="Rev 19 Allen Wirfs-Brock" w:date="2013-09-22T12:21:00Z">
        <w:r w:rsidRPr="00E77497">
          <w:t xml:space="preserve">It is a Syntax Error if </w:t>
        </w:r>
      </w:ins>
      <w:ins w:id="9582" w:author="Rev 19 Allen Wirfs-Brock" w:date="2013-09-22T12:28:00Z">
        <w:r w:rsidR="008E3458" w:rsidRPr="00E77497">
          <w:t xml:space="preserve">the </w:t>
        </w:r>
        <w:r w:rsidR="008E3458">
          <w:t>BoundNames</w:t>
        </w:r>
        <w:r w:rsidR="008E3458" w:rsidRPr="00E77497">
          <w:t xml:space="preserve"> of </w:t>
        </w:r>
        <w:r w:rsidR="008E3458">
          <w:rPr>
            <w:rFonts w:ascii="Times New Roman" w:hAnsi="Times New Roman"/>
            <w:i/>
          </w:rPr>
          <w:t>ImportClause</w:t>
        </w:r>
        <w:r w:rsidR="008E3458" w:rsidRPr="00E77497">
          <w:t xml:space="preserve"> contains </w:t>
        </w:r>
        <w:r w:rsidR="008E3458">
          <w:t xml:space="preserve">the string </w:t>
        </w:r>
      </w:ins>
      <w:ins w:id="9583" w:author="Rev 19 Allen Wirfs-Brock" w:date="2013-09-22T12:29:00Z">
        <w:r w:rsidR="008E3458">
          <w:rPr>
            <w:rFonts w:cs="Arial"/>
          </w:rPr>
          <w:t>"</w:t>
        </w:r>
      </w:ins>
      <w:ins w:id="9584" w:author="Rev 19 Allen Wirfs-Brock" w:date="2013-09-22T12:28:00Z">
        <w:r w:rsidR="008E3458" w:rsidRPr="007C41BE">
          <w:rPr>
            <w:rFonts w:ascii="Courier New" w:hAnsi="Courier New" w:cs="Courier New"/>
            <w:b/>
          </w:rPr>
          <w:t>eval</w:t>
        </w:r>
        <w:r w:rsidR="008E3458">
          <w:t xml:space="preserve">” or the string </w:t>
        </w:r>
      </w:ins>
      <w:ins w:id="9585" w:author="Rev 19 Allen Wirfs-Brock" w:date="2013-09-22T12:29:00Z">
        <w:r w:rsidR="008E3458">
          <w:rPr>
            <w:rFonts w:cs="Arial"/>
          </w:rPr>
          <w:t>"</w:t>
        </w:r>
      </w:ins>
      <w:ins w:id="9586" w:author="Rev 19 Allen Wirfs-Brock" w:date="2013-09-22T12:28:00Z">
        <w:r w:rsidR="008E3458" w:rsidRPr="007C41BE">
          <w:rPr>
            <w:rFonts w:ascii="Courier New" w:hAnsi="Courier New" w:cs="Courier New"/>
            <w:b/>
          </w:rPr>
          <w:t>arguments</w:t>
        </w:r>
      </w:ins>
      <w:ins w:id="9587" w:author="Rev 19 Allen Wirfs-Brock" w:date="2013-09-22T12:29:00Z">
        <w:r w:rsidR="008E3458">
          <w:rPr>
            <w:rFonts w:cs="Arial"/>
          </w:rPr>
          <w:t>"</w:t>
        </w:r>
      </w:ins>
      <w:ins w:id="9588" w:author="Rev 19 Allen Wirfs-Brock" w:date="2013-09-22T12:21:00Z">
        <w:r>
          <w:t>.</w:t>
        </w:r>
      </w:ins>
    </w:p>
    <w:p w:rsidR="00830393" w:rsidRPr="00E77497" w:rsidRDefault="00830393" w:rsidP="00830393">
      <w:pPr>
        <w:jc w:val="left"/>
        <w:rPr>
          <w:ins w:id="9589" w:author="Rev 19 Allen Wirfs-Brock" w:date="2013-09-22T12:54:00Z"/>
        </w:rPr>
      </w:pPr>
      <w:ins w:id="9590" w:author="Rev 19 Allen Wirfs-Brock" w:date="2013-09-22T12:54:00Z">
        <w:r>
          <w:rPr>
            <w:rFonts w:ascii="Times New Roman" w:hAnsi="Times New Roman"/>
            <w:i/>
          </w:rPr>
          <w:t>ModuleDeclaration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cs="Courier New"/>
            <w:b/>
          </w:rPr>
          <w:t>module</w:t>
        </w:r>
        <w:r w:rsidRPr="00444C67">
          <w:t xml:space="preserve">  </w:t>
        </w:r>
        <w:r>
          <w:rPr>
            <w:rFonts w:ascii="Times New Roman" w:eastAsia="Times New Roman" w:hAnsi="Times New Roman"/>
            <w:i/>
            <w:lang w:eastAsia="en-US"/>
          </w:rPr>
          <w:t>BindingIdentifier</w:t>
        </w:r>
        <w:r w:rsidRPr="00444C67">
          <w:t xml:space="preserve"> </w:t>
        </w:r>
        <w:r w:rsidRPr="00165752">
          <w:rPr>
            <w:rFonts w:ascii="Times New Roman" w:eastAsia="Times New Roman" w:hAnsi="Times New Roman"/>
            <w:i/>
            <w:lang w:eastAsia="en-US"/>
          </w:rPr>
          <w:t>FromClause</w:t>
        </w:r>
        <w:r w:rsidRPr="00444C67">
          <w:t xml:space="preserve"> </w:t>
        </w:r>
        <w:r w:rsidRPr="00165752">
          <w:rPr>
            <w:rFonts w:ascii="Courier New" w:hAnsi="Courier New" w:cs="Courier New"/>
            <w:b/>
          </w:rPr>
          <w:t>;</w:t>
        </w:r>
      </w:ins>
    </w:p>
    <w:p w:rsidR="00830393" w:rsidRDefault="00830393" w:rsidP="00830393">
      <w:pPr>
        <w:numPr>
          <w:ilvl w:val="0"/>
          <w:numId w:val="737"/>
        </w:numPr>
        <w:spacing w:after="220"/>
        <w:rPr>
          <w:ins w:id="9591" w:author="Rev 19 Allen Wirfs-Brock" w:date="2013-09-22T12:54:00Z"/>
        </w:rPr>
      </w:pPr>
      <w:ins w:id="9592" w:author="Rev 19 Allen Wirfs-Brock" w:date="2013-09-22T12:54:00Z">
        <w:r w:rsidRPr="00E77497">
          <w:t xml:space="preserve">It is a Syntax Error if the </w:t>
        </w:r>
        <w:r>
          <w:t>BoundNames</w:t>
        </w:r>
        <w:r w:rsidRPr="00E77497">
          <w:t xml:space="preserve"> of </w:t>
        </w:r>
        <w:r>
          <w:rPr>
            <w:rFonts w:ascii="Times New Roman" w:eastAsia="Times New Roman" w:hAnsi="Times New Roman"/>
            <w:i/>
            <w:lang w:eastAsia="en-US"/>
          </w:rPr>
          <w:t>BindingIdentifier</w:t>
        </w:r>
        <w:r w:rsidRPr="00444C67">
          <w:t xml:space="preserve"> </w:t>
        </w:r>
        <w:r w:rsidRPr="00E77497">
          <w:t xml:space="preserve">contains </w:t>
        </w:r>
        <w:r>
          <w:t xml:space="preserve">the string </w:t>
        </w:r>
        <w:r>
          <w:rPr>
            <w:rFonts w:cs="Arial"/>
          </w:rPr>
          <w:t>"</w:t>
        </w:r>
        <w:r w:rsidRPr="007C41BE">
          <w:rPr>
            <w:rFonts w:ascii="Courier New" w:hAnsi="Courier New" w:cs="Courier New"/>
            <w:b/>
          </w:rPr>
          <w:t>eval</w:t>
        </w:r>
        <w:r>
          <w:t xml:space="preserve">” or the string </w:t>
        </w:r>
        <w:r>
          <w:rPr>
            <w:rFonts w:cs="Arial"/>
          </w:rPr>
          <w:t>"</w:t>
        </w:r>
        <w:r w:rsidRPr="007C41BE">
          <w:rPr>
            <w:rFonts w:ascii="Courier New" w:hAnsi="Courier New" w:cs="Courier New"/>
            <w:b/>
          </w:rPr>
          <w:t>arguments</w:t>
        </w:r>
        <w:r>
          <w:rPr>
            <w:rFonts w:cs="Arial"/>
          </w:rPr>
          <w:t>"</w:t>
        </w:r>
        <w:r>
          <w:t>.</w:t>
        </w:r>
      </w:ins>
    </w:p>
    <w:p w:rsidR="008E3458" w:rsidRPr="001A3047" w:rsidRDefault="008E3458" w:rsidP="00830393">
      <w:pPr>
        <w:pStyle w:val="Heading4"/>
        <w:rPr>
          <w:ins w:id="9593" w:author="Rev 19 Allen Wirfs-Brock" w:date="2013-09-22T12:32:00Z"/>
          <w:lang w:val="en-US" w:eastAsia="en-US"/>
        </w:rPr>
      </w:pPr>
      <w:bookmarkStart w:id="9594" w:name="_Ref367714971"/>
      <w:ins w:id="9595" w:author="Rev 19 Allen Wirfs-Brock" w:date="2013-09-22T12:32:00Z">
        <w:r w:rsidRPr="008E3458">
          <w:rPr>
            <w:lang w:val="en-US" w:eastAsia="en-US"/>
          </w:rPr>
          <w:t>Static Semantics: BoundNames</w:t>
        </w:r>
        <w:bookmarkEnd w:id="9594"/>
      </w:ins>
    </w:p>
    <w:p w:rsidR="00D30056" w:rsidRPr="00F742D3" w:rsidRDefault="00D30056" w:rsidP="00D30056">
      <w:pPr>
        <w:rPr>
          <w:ins w:id="9596" w:author="Rev 19 Allen Wirfs-Brock" w:date="2013-09-23T15:59:00Z"/>
        </w:rPr>
      </w:pPr>
      <w:ins w:id="9597" w:author="Rev 19 Allen Wirfs-Brock" w:date="2013-09-23T15:59:00Z">
        <w:r>
          <w:t xml:space="preserve">See also: </w:t>
        </w:r>
        <w:r>
          <w:fldChar w:fldCharType="begin"/>
        </w:r>
        <w:r>
          <w:instrText xml:space="preserve"> REF _Ref367714652 \r \h </w:instrText>
        </w:r>
      </w:ins>
      <w:ins w:id="9598" w:author="Rev 19 Allen Wirfs-Brock" w:date="2013-09-23T15:59:00Z">
        <w:r>
          <w:fldChar w:fldCharType="separate"/>
        </w:r>
      </w:ins>
      <w:ins w:id="9599" w:author="Rev 19 Allen Wirfs-Brock" w:date="2013-09-27T13:07:00Z">
        <w:r w:rsidR="00460CAC">
          <w:t>13.2.1.2</w:t>
        </w:r>
      </w:ins>
      <w:ins w:id="9600" w:author="Rev 19 Allen Wirfs-Brock" w:date="2013-09-23T15:59:00Z">
        <w:r>
          <w:fldChar w:fldCharType="end"/>
        </w:r>
        <w:r>
          <w:t xml:space="preserve">, </w:t>
        </w:r>
        <w:r>
          <w:fldChar w:fldCharType="begin"/>
        </w:r>
        <w:r>
          <w:instrText xml:space="preserve"> REF _Ref367714706 \r \h </w:instrText>
        </w:r>
      </w:ins>
      <w:ins w:id="9601" w:author="Rev 19 Allen Wirfs-Brock" w:date="2013-09-23T15:59:00Z">
        <w:r>
          <w:fldChar w:fldCharType="separate"/>
        </w:r>
      </w:ins>
      <w:ins w:id="9602" w:author="Rev 19 Allen Wirfs-Brock" w:date="2013-09-27T13:07:00Z">
        <w:r w:rsidR="00460CAC">
          <w:t>13.2.2.1</w:t>
        </w:r>
      </w:ins>
      <w:ins w:id="9603" w:author="Rev 19 Allen Wirfs-Brock" w:date="2013-09-23T15:59:00Z">
        <w:r>
          <w:fldChar w:fldCharType="end"/>
        </w:r>
        <w:r>
          <w:t xml:space="preserve">, </w:t>
        </w:r>
        <w:r>
          <w:fldChar w:fldCharType="begin"/>
        </w:r>
        <w:r>
          <w:instrText xml:space="preserve"> REF _Ref367714756 \r \h </w:instrText>
        </w:r>
      </w:ins>
      <w:ins w:id="9604" w:author="Rev 19 Allen Wirfs-Brock" w:date="2013-09-23T15:59:00Z">
        <w:r>
          <w:fldChar w:fldCharType="separate"/>
        </w:r>
      </w:ins>
      <w:ins w:id="9605" w:author="Rev 19 Allen Wirfs-Brock" w:date="2013-09-27T13:07:00Z">
        <w:r w:rsidR="00460CAC">
          <w:t>13.2.3.2</w:t>
        </w:r>
      </w:ins>
      <w:ins w:id="9606" w:author="Rev 19 Allen Wirfs-Brock" w:date="2013-09-23T15:59:00Z">
        <w:r>
          <w:fldChar w:fldCharType="end"/>
        </w:r>
        <w:r>
          <w:t xml:space="preserve">, </w:t>
        </w:r>
        <w:r>
          <w:fldChar w:fldCharType="begin"/>
        </w:r>
        <w:r>
          <w:instrText xml:space="preserve"> REF _Ref367714785 \r \h </w:instrText>
        </w:r>
      </w:ins>
      <w:ins w:id="9607" w:author="Rev 19 Allen Wirfs-Brock" w:date="2013-09-23T15:59:00Z">
        <w:r>
          <w:fldChar w:fldCharType="separate"/>
        </w:r>
      </w:ins>
      <w:ins w:id="9608" w:author="Rev 19 Allen Wirfs-Brock" w:date="2013-09-27T13:07:00Z">
        <w:r w:rsidR="00460CAC">
          <w:t>13.6.4.2</w:t>
        </w:r>
      </w:ins>
      <w:ins w:id="9609" w:author="Rev 19 Allen Wirfs-Brock" w:date="2013-09-23T15:59:00Z">
        <w:r>
          <w:fldChar w:fldCharType="end"/>
        </w:r>
        <w:r>
          <w:t xml:space="preserve">, </w:t>
        </w:r>
        <w:r>
          <w:fldChar w:fldCharType="begin"/>
        </w:r>
        <w:r>
          <w:instrText xml:space="preserve"> REF _Ref367714847 \r \h </w:instrText>
        </w:r>
      </w:ins>
      <w:ins w:id="9610" w:author="Rev 19 Allen Wirfs-Brock" w:date="2013-09-23T15:59:00Z">
        <w:r>
          <w:fldChar w:fldCharType="separate"/>
        </w:r>
      </w:ins>
      <w:ins w:id="9611" w:author="Rev 19 Allen Wirfs-Brock" w:date="2013-09-27T13:07:00Z">
        <w:r w:rsidR="00460CAC">
          <w:t>14.1.2</w:t>
        </w:r>
      </w:ins>
      <w:ins w:id="9612" w:author="Rev 19 Allen Wirfs-Brock" w:date="2013-09-23T15:59:00Z">
        <w:r>
          <w:fldChar w:fldCharType="end"/>
        </w:r>
        <w:r>
          <w:t xml:space="preserve">, </w:t>
        </w:r>
        <w:r>
          <w:fldChar w:fldCharType="begin"/>
        </w:r>
        <w:r>
          <w:instrText xml:space="preserve"> REF _Ref367714869 \r \h </w:instrText>
        </w:r>
      </w:ins>
      <w:ins w:id="9613" w:author="Rev 19 Allen Wirfs-Brock" w:date="2013-09-23T15:59:00Z">
        <w:r>
          <w:fldChar w:fldCharType="separate"/>
        </w:r>
      </w:ins>
      <w:ins w:id="9614" w:author="Rev 19 Allen Wirfs-Brock" w:date="2013-09-27T13:07:00Z">
        <w:r w:rsidR="00460CAC">
          <w:t>14.2.2</w:t>
        </w:r>
      </w:ins>
      <w:ins w:id="9615" w:author="Rev 19 Allen Wirfs-Brock" w:date="2013-09-23T15:59:00Z">
        <w:r>
          <w:fldChar w:fldCharType="end"/>
        </w:r>
        <w:r>
          <w:t xml:space="preserve">, </w:t>
        </w:r>
        <w:r>
          <w:fldChar w:fldCharType="begin"/>
        </w:r>
        <w:r>
          <w:instrText xml:space="preserve"> REF _Ref367714895 \r \h </w:instrText>
        </w:r>
      </w:ins>
      <w:ins w:id="9616" w:author="Rev 19 Allen Wirfs-Brock" w:date="2013-09-23T15:59:00Z">
        <w:r>
          <w:fldChar w:fldCharType="separate"/>
        </w:r>
      </w:ins>
      <w:ins w:id="9617" w:author="Rev 19 Allen Wirfs-Brock" w:date="2013-09-27T13:07:00Z">
        <w:r w:rsidR="00460CAC">
          <w:t>14.4.2</w:t>
        </w:r>
      </w:ins>
      <w:ins w:id="9618" w:author="Rev 19 Allen Wirfs-Brock" w:date="2013-09-23T15:59:00Z">
        <w:r>
          <w:fldChar w:fldCharType="end"/>
        </w:r>
        <w:r>
          <w:t xml:space="preserve">, </w:t>
        </w:r>
        <w:r>
          <w:fldChar w:fldCharType="begin"/>
        </w:r>
        <w:r>
          <w:instrText xml:space="preserve"> REF _Ref367714927 \r \h </w:instrText>
        </w:r>
      </w:ins>
      <w:ins w:id="9619" w:author="Rev 19 Allen Wirfs-Brock" w:date="2013-09-23T15:59:00Z">
        <w:r>
          <w:fldChar w:fldCharType="separate"/>
        </w:r>
      </w:ins>
      <w:ins w:id="9620" w:author="Rev 19 Allen Wirfs-Brock" w:date="2013-09-27T13:07:00Z">
        <w:r w:rsidR="00460CAC">
          <w:t>14.5.2</w:t>
        </w:r>
      </w:ins>
      <w:ins w:id="9621" w:author="Rev 19 Allen Wirfs-Brock" w:date="2013-09-23T15:59:00Z">
        <w:r>
          <w:fldChar w:fldCharType="end"/>
        </w:r>
        <w:r>
          <w:t xml:space="preserve">, </w:t>
        </w:r>
        <w:r>
          <w:fldChar w:fldCharType="begin"/>
        </w:r>
        <w:r>
          <w:instrText xml:space="preserve"> REF _Ref367714989 \r \h </w:instrText>
        </w:r>
      </w:ins>
      <w:ins w:id="9622" w:author="Rev 19 Allen Wirfs-Brock" w:date="2013-09-23T15:59:00Z">
        <w:r>
          <w:fldChar w:fldCharType="separate"/>
        </w:r>
      </w:ins>
      <w:ins w:id="9623" w:author="Rev 19 Allen Wirfs-Brock" w:date="2013-09-27T13:07:00Z">
        <w:r w:rsidR="00460CAC">
          <w:t>15.1.2.1</w:t>
        </w:r>
      </w:ins>
      <w:ins w:id="9624" w:author="Rev 19 Allen Wirfs-Brock" w:date="2013-09-23T15:59:00Z">
        <w:r>
          <w:fldChar w:fldCharType="end"/>
        </w:r>
        <w:r>
          <w:t>.</w:t>
        </w:r>
      </w:ins>
    </w:p>
    <w:p w:rsidR="008E3458" w:rsidRPr="008E3458" w:rsidRDefault="008E3458" w:rsidP="00830393">
      <w:pPr>
        <w:spacing w:after="220" w:line="240" w:lineRule="auto"/>
        <w:jc w:val="left"/>
        <w:rPr>
          <w:ins w:id="9625" w:author="Rev 19 Allen Wirfs-Brock" w:date="2013-09-22T12:32:00Z"/>
          <w:rFonts w:ascii="Times New Roman" w:hAnsi="Times New Roman"/>
          <w:szCs w:val="24"/>
          <w:lang w:val="en-US" w:eastAsia="en-US"/>
        </w:rPr>
      </w:pPr>
      <w:ins w:id="9626" w:author="Rev 19 Allen Wirfs-Brock" w:date="2013-09-22T12:3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ins>
      <w:ins w:id="9627" w:author="Rev 19 Allen Wirfs-Brock" w:date="2013-09-22T12:55:00Z">
        <w:r w:rsidR="00830393" w:rsidRPr="00165752">
          <w:rPr>
            <w:rFonts w:ascii="Times New Roman" w:eastAsia="Times New Roman" w:hAnsi="Times New Roman"/>
            <w:i/>
            <w:lang w:eastAsia="en-US"/>
          </w:rPr>
          <w:t>ImportsClause</w:t>
        </w:r>
        <w:r w:rsidR="00830393" w:rsidRPr="00444C67">
          <w:t xml:space="preserve"> </w:t>
        </w:r>
        <w:r w:rsidR="00830393" w:rsidRPr="00165752">
          <w:rPr>
            <w:rFonts w:ascii="Times New Roman" w:eastAsia="Times New Roman" w:hAnsi="Times New Roman"/>
            <w:i/>
            <w:lang w:eastAsia="en-US"/>
          </w:rPr>
          <w:t>FromClause</w:t>
        </w:r>
      </w:ins>
      <w:ins w:id="9628" w:author="Rev 19 Allen Wirfs-Brock" w:date="2013-09-22T12:32: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E3458" w:rsidRPr="008E3458" w:rsidRDefault="008E3458" w:rsidP="008E3458">
      <w:pPr>
        <w:numPr>
          <w:ilvl w:val="0"/>
          <w:numId w:val="1622"/>
        </w:numPr>
        <w:spacing w:after="0" w:line="240" w:lineRule="auto"/>
        <w:contextualSpacing/>
        <w:jc w:val="left"/>
        <w:rPr>
          <w:ins w:id="9629" w:author="Rev 19 Allen Wirfs-Brock" w:date="2013-09-22T12:32:00Z"/>
          <w:rFonts w:ascii="Times New Roman" w:hAnsi="Times New Roman"/>
          <w:szCs w:val="24"/>
          <w:lang w:val="en-US" w:eastAsia="en-US"/>
        </w:rPr>
      </w:pPr>
      <w:ins w:id="9630" w:author="Rev 19 Allen Wirfs-Brock" w:date="2013-09-22T12:32:00Z">
        <w:r w:rsidRPr="008E3458">
          <w:rPr>
            <w:rFonts w:ascii="Times New Roman" w:hAnsi="Times New Roman"/>
            <w:szCs w:val="24"/>
            <w:lang w:val="en-US" w:eastAsia="en-US"/>
          </w:rPr>
          <w:t xml:space="preserve">Return </w:t>
        </w:r>
      </w:ins>
      <w:ins w:id="9631" w:author="Rev 19 Allen Wirfs-Brock" w:date="2013-09-22T12:58:00Z">
        <w:r w:rsidR="00A60F3D" w:rsidRPr="008E3458">
          <w:rPr>
            <w:rFonts w:ascii="Times New Roman" w:hAnsi="Times New Roman"/>
            <w:szCs w:val="24"/>
            <w:lang w:val="en-US" w:eastAsia="en-US"/>
          </w:rPr>
          <w:t xml:space="preserve">the </w:t>
        </w:r>
        <w:r w:rsidR="00A60F3D">
          <w:rPr>
            <w:rFonts w:ascii="Times New Roman" w:hAnsi="Times New Roman"/>
            <w:szCs w:val="24"/>
            <w:lang w:val="en-US" w:eastAsia="en-US"/>
          </w:rPr>
          <w:t>Bound</w:t>
        </w:r>
        <w:r w:rsidR="00A60F3D" w:rsidRPr="008E3458">
          <w:rPr>
            <w:rFonts w:ascii="Times New Roman" w:hAnsi="Times New Roman"/>
            <w:szCs w:val="24"/>
            <w:lang w:val="en-US" w:eastAsia="en-US"/>
          </w:rPr>
          <w:t xml:space="preserve">Names of </w:t>
        </w:r>
        <w:r w:rsidR="00A60F3D" w:rsidRPr="008E3458">
          <w:rPr>
            <w:rFonts w:ascii="Times New Roman" w:hAnsi="Times New Roman"/>
            <w:i/>
            <w:szCs w:val="24"/>
            <w:lang w:val="en-US" w:eastAsia="en-US"/>
          </w:rPr>
          <w:t>Import</w:t>
        </w:r>
        <w:r w:rsidR="00A60F3D">
          <w:rPr>
            <w:rFonts w:ascii="Times New Roman" w:hAnsi="Times New Roman"/>
            <w:i/>
            <w:szCs w:val="24"/>
            <w:lang w:val="en-US" w:eastAsia="en-US"/>
          </w:rPr>
          <w:t>Clause</w:t>
        </w:r>
      </w:ins>
      <w:ins w:id="9632" w:author="Rev 19 Allen Wirfs-Brock" w:date="2013-09-22T12:32:00Z">
        <w:r w:rsidRPr="008E3458">
          <w:rPr>
            <w:rFonts w:ascii="Times New Roman" w:hAnsi="Times New Roman"/>
            <w:szCs w:val="24"/>
            <w:lang w:val="en-US" w:eastAsia="en-US"/>
          </w:rPr>
          <w:t>.</w:t>
        </w:r>
      </w:ins>
    </w:p>
    <w:p w:rsidR="008E3458" w:rsidRPr="008E3458" w:rsidRDefault="008E3458" w:rsidP="008E3458">
      <w:pPr>
        <w:spacing w:after="0" w:line="240" w:lineRule="auto"/>
        <w:jc w:val="left"/>
        <w:rPr>
          <w:ins w:id="9633" w:author="Rev 19 Allen Wirfs-Brock" w:date="2013-09-22T12:32:00Z"/>
          <w:rFonts w:ascii="Times New Roman" w:hAnsi="Times New Roman"/>
          <w:szCs w:val="24"/>
          <w:lang w:val="en-US" w:eastAsia="en-US"/>
        </w:rPr>
      </w:pPr>
    </w:p>
    <w:p w:rsidR="008E3458" w:rsidRPr="008E3458" w:rsidRDefault="008E3458" w:rsidP="00830393">
      <w:pPr>
        <w:spacing w:after="220" w:line="240" w:lineRule="auto"/>
        <w:jc w:val="left"/>
        <w:rPr>
          <w:ins w:id="9634" w:author="Rev 19 Allen Wirfs-Brock" w:date="2013-09-22T12:32:00Z"/>
          <w:rFonts w:ascii="Times New Roman" w:hAnsi="Times New Roman"/>
          <w:szCs w:val="24"/>
          <w:lang w:val="en-US" w:eastAsia="en-US"/>
        </w:rPr>
      </w:pPr>
      <w:ins w:id="9635" w:author="Rev 19 Allen Wirfs-Brock" w:date="2013-09-22T12:3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ModuleSpecifier</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E3458" w:rsidRPr="00830393" w:rsidRDefault="008E3458" w:rsidP="00830393">
      <w:pPr>
        <w:numPr>
          <w:ilvl w:val="0"/>
          <w:numId w:val="1621"/>
        </w:numPr>
        <w:spacing w:after="0" w:line="240" w:lineRule="auto"/>
        <w:contextualSpacing/>
        <w:jc w:val="left"/>
        <w:rPr>
          <w:ins w:id="9636" w:author="Rev 19 Allen Wirfs-Brock" w:date="2013-09-22T12:32:00Z"/>
          <w:rFonts w:ascii="Times New Roman" w:hAnsi="Times New Roman"/>
          <w:szCs w:val="24"/>
          <w:lang w:val="en-US" w:eastAsia="en-US"/>
        </w:rPr>
      </w:pPr>
      <w:ins w:id="9637" w:author="Rev 19 Allen Wirfs-Brock" w:date="2013-09-22T12:32:00Z">
        <w:r w:rsidRPr="008E3458">
          <w:rPr>
            <w:rFonts w:ascii="Times New Roman" w:hAnsi="Times New Roman"/>
            <w:szCs w:val="24"/>
            <w:lang w:val="en-US" w:eastAsia="en-US"/>
          </w:rPr>
          <w:t>Return a new empty List.</w:t>
        </w:r>
      </w:ins>
    </w:p>
    <w:p w:rsidR="008E3458" w:rsidRPr="008E3458" w:rsidRDefault="008E3458" w:rsidP="008E3458">
      <w:pPr>
        <w:spacing w:after="0" w:line="240" w:lineRule="auto"/>
        <w:jc w:val="left"/>
        <w:rPr>
          <w:ins w:id="9638" w:author="Rev 19 Allen Wirfs-Brock" w:date="2013-09-22T12:32:00Z"/>
          <w:rFonts w:ascii="Times New Roman" w:hAnsi="Times New Roman"/>
          <w:szCs w:val="24"/>
          <w:lang w:val="en-US" w:eastAsia="en-US"/>
        </w:rPr>
      </w:pPr>
    </w:p>
    <w:p w:rsidR="00C50133" w:rsidRPr="00C50133" w:rsidRDefault="00C50133" w:rsidP="00C50133">
      <w:pPr>
        <w:spacing w:after="220" w:line="240" w:lineRule="auto"/>
        <w:jc w:val="left"/>
        <w:rPr>
          <w:ins w:id="9639" w:author="Rev 19 Allen Wirfs-Brock" w:date="2013-09-22T13:16:00Z"/>
          <w:rFonts w:ascii="Times New Roman" w:hAnsi="Times New Roman"/>
          <w:i/>
          <w:szCs w:val="24"/>
          <w:lang w:val="en-US" w:eastAsia="en-US"/>
        </w:rPr>
      </w:pPr>
      <w:ins w:id="9640" w:author="Rev 19 Allen Wirfs-Brock" w:date="2013-09-22T13:16:00Z">
        <w:r w:rsidRPr="008E3458">
          <w:rPr>
            <w:rFonts w:ascii="Times New Roman" w:hAnsi="Times New Roman"/>
            <w:i/>
            <w:szCs w:val="24"/>
            <w:lang w:val="en-US" w:eastAsia="en-US"/>
          </w:rPr>
          <w:t>Import</w:t>
        </w:r>
        <w:r>
          <w:rPr>
            <w:rFonts w:ascii="Times New Roman" w:hAnsi="Times New Roman"/>
            <w:i/>
            <w:szCs w:val="24"/>
            <w:lang w:val="en-US" w:eastAsia="en-US"/>
          </w:rPr>
          <w:t>sList</w:t>
        </w:r>
        <w:r w:rsidRPr="008E3458">
          <w:rPr>
            <w:rFonts w:ascii="Times New Roman" w:hAnsi="Times New Roman"/>
            <w:szCs w:val="24"/>
            <w:lang w:val="en-US" w:eastAsia="en-US"/>
          </w:rPr>
          <w:t xml:space="preserve"> : </w:t>
        </w:r>
        <w:r w:rsidRPr="008E3458">
          <w:rPr>
            <w:rFonts w:ascii="Times New Roman" w:hAnsi="Times New Roman"/>
            <w:i/>
            <w:szCs w:val="24"/>
            <w:lang w:val="en-US" w:eastAsia="en-US"/>
          </w:rPr>
          <w:t>ImportSpecifier</w:t>
        </w:r>
      </w:ins>
    </w:p>
    <w:p w:rsidR="00C50133" w:rsidRPr="008E3458" w:rsidRDefault="00C50133" w:rsidP="00C50133">
      <w:pPr>
        <w:numPr>
          <w:ilvl w:val="0"/>
          <w:numId w:val="1616"/>
        </w:numPr>
        <w:spacing w:after="0" w:line="240" w:lineRule="auto"/>
        <w:contextualSpacing/>
        <w:jc w:val="left"/>
        <w:rPr>
          <w:ins w:id="9641" w:author="Rev 19 Allen Wirfs-Brock" w:date="2013-09-22T13:16:00Z"/>
          <w:rFonts w:ascii="Times New Roman" w:hAnsi="Times New Roman"/>
          <w:szCs w:val="24"/>
          <w:lang w:val="en-US" w:eastAsia="en-US"/>
        </w:rPr>
      </w:pPr>
      <w:ins w:id="9642" w:author="Rev 19 Allen Wirfs-Brock" w:date="2013-09-22T13:16:00Z">
        <w:r w:rsidRPr="008E3458">
          <w:rPr>
            <w:rFonts w:ascii="Times New Roman" w:hAnsi="Times New Roman"/>
            <w:szCs w:val="24"/>
            <w:lang w:val="en-US" w:eastAsia="en-US"/>
          </w:rPr>
          <w:t xml:space="preserve">Return 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 </w:t>
        </w:r>
        <w:r w:rsidRPr="008E3458">
          <w:rPr>
            <w:rFonts w:ascii="Times New Roman" w:hAnsi="Times New Roman"/>
            <w:i/>
            <w:szCs w:val="24"/>
            <w:lang w:val="en-US" w:eastAsia="en-US"/>
          </w:rPr>
          <w:t>ImportSpecifier</w:t>
        </w:r>
        <w:r w:rsidRPr="008E3458">
          <w:rPr>
            <w:rFonts w:ascii="Times New Roman" w:hAnsi="Times New Roman"/>
            <w:szCs w:val="24"/>
            <w:lang w:val="en-US" w:eastAsia="en-US"/>
          </w:rPr>
          <w:t>.</w:t>
        </w:r>
      </w:ins>
    </w:p>
    <w:p w:rsidR="00C50133" w:rsidRPr="008E3458" w:rsidRDefault="00C50133" w:rsidP="00C50133">
      <w:pPr>
        <w:spacing w:after="0" w:line="240" w:lineRule="auto"/>
        <w:jc w:val="left"/>
        <w:rPr>
          <w:ins w:id="9643" w:author="Rev 19 Allen Wirfs-Brock" w:date="2013-09-22T13:16:00Z"/>
          <w:rFonts w:ascii="Times New Roman" w:hAnsi="Times New Roman"/>
          <w:szCs w:val="24"/>
          <w:lang w:val="en-US" w:eastAsia="en-US"/>
        </w:rPr>
      </w:pPr>
    </w:p>
    <w:p w:rsidR="00C50133" w:rsidRPr="008E3458" w:rsidRDefault="00C50133" w:rsidP="00C50133">
      <w:pPr>
        <w:spacing w:after="220" w:line="240" w:lineRule="auto"/>
        <w:jc w:val="left"/>
        <w:rPr>
          <w:ins w:id="9644" w:author="Rev 19 Allen Wirfs-Brock" w:date="2013-09-22T13:16:00Z"/>
          <w:rFonts w:ascii="Times New Roman" w:hAnsi="Times New Roman"/>
          <w:szCs w:val="24"/>
          <w:lang w:val="en-US" w:eastAsia="en-US"/>
        </w:rPr>
      </w:pPr>
      <w:ins w:id="9645" w:author="Rev 19 Allen Wirfs-Brock" w:date="2013-09-22T13:16:00Z">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 xml:space="preserve"> : </w:t>
        </w:r>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ImportSpecifier</w:t>
        </w:r>
      </w:ins>
    </w:p>
    <w:p w:rsidR="00C50133" w:rsidRPr="008E3458" w:rsidRDefault="00C50133" w:rsidP="00C50133">
      <w:pPr>
        <w:numPr>
          <w:ilvl w:val="0"/>
          <w:numId w:val="1617"/>
        </w:numPr>
        <w:spacing w:after="0" w:line="240" w:lineRule="auto"/>
        <w:contextualSpacing/>
        <w:jc w:val="left"/>
        <w:rPr>
          <w:ins w:id="9646" w:author="Rev 19 Allen Wirfs-Brock" w:date="2013-09-22T13:16:00Z"/>
          <w:rFonts w:ascii="Times New Roman" w:hAnsi="Times New Roman"/>
          <w:szCs w:val="24"/>
          <w:lang w:val="en-US" w:eastAsia="en-US"/>
        </w:rPr>
      </w:pPr>
      <w:ins w:id="9647" w:author="Rev 19 Allen Wirfs-Brock" w:date="2013-09-22T13:16:00Z">
        <w:r w:rsidRPr="008E3458">
          <w:rPr>
            <w:rFonts w:ascii="Times New Roman" w:hAnsi="Times New Roman"/>
            <w:szCs w:val="24"/>
            <w:lang w:val="en-US" w:eastAsia="en-US"/>
          </w:rPr>
          <w:t xml:space="preserve">Let </w:t>
        </w:r>
        <w:r w:rsidRPr="008E3458">
          <w:rPr>
            <w:rFonts w:ascii="Times New Roman" w:hAnsi="Times New Roman"/>
            <w:i/>
            <w:szCs w:val="24"/>
            <w:lang w:val="en-US" w:eastAsia="en-US"/>
          </w:rPr>
          <w:t>names</w:t>
        </w:r>
        <w:r w:rsidRPr="008E3458">
          <w:rPr>
            <w:rFonts w:ascii="Times New Roman" w:hAnsi="Times New Roman"/>
            <w:szCs w:val="24"/>
            <w:lang w:val="en-US" w:eastAsia="en-US"/>
          </w:rPr>
          <w:t xml:space="preserve"> be 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 </w:t>
        </w:r>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w:t>
        </w:r>
      </w:ins>
    </w:p>
    <w:p w:rsidR="00C50133" w:rsidRPr="008E3458" w:rsidRDefault="00C50133" w:rsidP="00C50133">
      <w:pPr>
        <w:numPr>
          <w:ilvl w:val="0"/>
          <w:numId w:val="1617"/>
        </w:numPr>
        <w:spacing w:after="0" w:line="240" w:lineRule="auto"/>
        <w:contextualSpacing/>
        <w:jc w:val="left"/>
        <w:rPr>
          <w:ins w:id="9648" w:author="Rev 19 Allen Wirfs-Brock" w:date="2013-09-22T13:16:00Z"/>
          <w:rFonts w:ascii="Times New Roman" w:hAnsi="Times New Roman"/>
          <w:szCs w:val="24"/>
          <w:lang w:val="en-US" w:eastAsia="en-US"/>
        </w:rPr>
      </w:pPr>
      <w:ins w:id="9649" w:author="Rev 19 Allen Wirfs-Brock" w:date="2013-09-22T13:16:00Z">
        <w:r w:rsidRPr="008E3458">
          <w:rPr>
            <w:rFonts w:ascii="Times New Roman" w:hAnsi="Times New Roman"/>
            <w:szCs w:val="24"/>
            <w:lang w:val="en-US" w:eastAsia="en-US"/>
          </w:rPr>
          <w:t xml:space="preserve">Append to </w:t>
        </w:r>
        <w:r w:rsidRPr="008E3458">
          <w:rPr>
            <w:rFonts w:ascii="Times New Roman" w:hAnsi="Times New Roman"/>
            <w:i/>
            <w:szCs w:val="24"/>
            <w:lang w:val="en-US" w:eastAsia="en-US"/>
          </w:rPr>
          <w:t>names</w:t>
        </w:r>
        <w:r>
          <w:rPr>
            <w:rFonts w:ascii="Times New Roman" w:hAnsi="Times New Roman"/>
            <w:szCs w:val="24"/>
            <w:lang w:val="en-US" w:eastAsia="en-US"/>
          </w:rPr>
          <w:t xml:space="preserve"> the elements of the Bound</w:t>
        </w:r>
        <w:r w:rsidRPr="008E3458">
          <w:rPr>
            <w:rFonts w:ascii="Times New Roman" w:hAnsi="Times New Roman"/>
            <w:szCs w:val="24"/>
            <w:lang w:val="en-US" w:eastAsia="en-US"/>
          </w:rPr>
          <w:t xml:space="preserve">Names of </w:t>
        </w:r>
        <w:r w:rsidRPr="008E3458">
          <w:rPr>
            <w:rFonts w:ascii="Times New Roman" w:hAnsi="Times New Roman"/>
            <w:i/>
            <w:szCs w:val="24"/>
            <w:lang w:val="en-US" w:eastAsia="en-US"/>
          </w:rPr>
          <w:t>ImportSpecifier</w:t>
        </w:r>
        <w:r w:rsidRPr="008E3458">
          <w:rPr>
            <w:rFonts w:ascii="Times New Roman" w:hAnsi="Times New Roman"/>
            <w:szCs w:val="24"/>
            <w:lang w:val="en-US" w:eastAsia="en-US"/>
          </w:rPr>
          <w:t>.</w:t>
        </w:r>
      </w:ins>
    </w:p>
    <w:p w:rsidR="00C50133" w:rsidRPr="008E3458" w:rsidRDefault="00C50133" w:rsidP="00C50133">
      <w:pPr>
        <w:numPr>
          <w:ilvl w:val="0"/>
          <w:numId w:val="1617"/>
        </w:numPr>
        <w:spacing w:after="220" w:line="240" w:lineRule="auto"/>
        <w:jc w:val="left"/>
        <w:rPr>
          <w:ins w:id="9650" w:author="Rev 19 Allen Wirfs-Brock" w:date="2013-09-22T13:16:00Z"/>
          <w:rFonts w:ascii="Times New Roman" w:hAnsi="Times New Roman"/>
          <w:szCs w:val="24"/>
          <w:lang w:val="en-US" w:eastAsia="en-US"/>
        </w:rPr>
      </w:pPr>
      <w:ins w:id="9651" w:author="Rev 19 Allen Wirfs-Brock" w:date="2013-09-22T13:16:00Z">
        <w:r w:rsidRPr="008E3458">
          <w:rPr>
            <w:rFonts w:ascii="Times New Roman" w:hAnsi="Times New Roman"/>
            <w:szCs w:val="24"/>
            <w:lang w:val="en-US" w:eastAsia="en-US"/>
          </w:rPr>
          <w:t xml:space="preserve">Return </w:t>
        </w:r>
        <w:r w:rsidRPr="008E3458">
          <w:rPr>
            <w:rFonts w:ascii="Times New Roman" w:hAnsi="Times New Roman"/>
            <w:i/>
            <w:szCs w:val="24"/>
            <w:lang w:val="en-US" w:eastAsia="en-US"/>
          </w:rPr>
          <w:t>names</w:t>
        </w:r>
        <w:r w:rsidRPr="008E3458">
          <w:rPr>
            <w:rFonts w:ascii="Times New Roman" w:hAnsi="Times New Roman"/>
            <w:szCs w:val="24"/>
            <w:lang w:val="en-US" w:eastAsia="en-US"/>
          </w:rPr>
          <w:t>.</w:t>
        </w:r>
      </w:ins>
    </w:p>
    <w:p w:rsidR="00935F6C" w:rsidRPr="008E3458" w:rsidRDefault="00935F6C" w:rsidP="00935F6C">
      <w:pPr>
        <w:spacing w:after="220" w:line="240" w:lineRule="auto"/>
        <w:jc w:val="left"/>
        <w:rPr>
          <w:ins w:id="9652" w:author="Rev 19 Allen Wirfs-Brock" w:date="2013-09-22T13:18:00Z"/>
          <w:rFonts w:ascii="Times New Roman" w:hAnsi="Times New Roman"/>
          <w:szCs w:val="24"/>
          <w:lang w:val="en-US" w:eastAsia="en-US"/>
        </w:rPr>
      </w:pPr>
      <w:ins w:id="9653" w:author="Rev 19 Allen Wirfs-Brock" w:date="2013-09-22T13:18:00Z">
        <w:r w:rsidRPr="008E3458">
          <w:rPr>
            <w:rFonts w:ascii="Times New Roman" w:hAnsi="Times New Roman"/>
            <w:i/>
            <w:szCs w:val="24"/>
            <w:lang w:val="en-US" w:eastAsia="en-US"/>
          </w:rPr>
          <w:t>ImportSpecifier</w:t>
        </w:r>
        <w:r w:rsidRPr="008E3458">
          <w:rPr>
            <w:rFonts w:ascii="Times New Roman" w:hAnsi="Times New Roman"/>
            <w:szCs w:val="24"/>
            <w:lang w:val="en-US" w:eastAsia="en-US"/>
          </w:rPr>
          <w:t xml:space="preserve"> : </w:t>
        </w:r>
      </w:ins>
      <w:ins w:id="9654" w:author="Rev 19 Allen Wirfs-Brock" w:date="2013-09-22T13:19:00Z">
        <w:r>
          <w:rPr>
            <w:rFonts w:ascii="Times New Roman" w:hAnsi="Times New Roman"/>
            <w:i/>
            <w:szCs w:val="24"/>
            <w:lang w:val="en-US" w:eastAsia="en-US"/>
          </w:rPr>
          <w:t>IdentifierName</w:t>
        </w:r>
      </w:ins>
      <w:ins w:id="9655" w:author="Rev 19 Allen Wirfs-Brock" w:date="2013-09-22T13:18: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as</w:t>
        </w:r>
        <w:r w:rsidRPr="008E3458">
          <w:rPr>
            <w:rFonts w:ascii="Times New Roman" w:hAnsi="Times New Roman"/>
            <w:szCs w:val="24"/>
            <w:lang w:val="en-US" w:eastAsia="en-US"/>
          </w:rPr>
          <w:t xml:space="preserve"> </w:t>
        </w:r>
      </w:ins>
      <w:ins w:id="9656" w:author="Rev 19 Allen Wirfs-Brock" w:date="2013-09-22T13:19:00Z">
        <w:r>
          <w:rPr>
            <w:rFonts w:ascii="Times New Roman" w:hAnsi="Times New Roman"/>
            <w:i/>
            <w:szCs w:val="24"/>
            <w:lang w:val="en-US" w:eastAsia="en-US"/>
          </w:rPr>
          <w:t>BindingIdentifier</w:t>
        </w:r>
      </w:ins>
    </w:p>
    <w:p w:rsidR="00935F6C" w:rsidRPr="008E3458" w:rsidRDefault="00935F6C" w:rsidP="00935F6C">
      <w:pPr>
        <w:numPr>
          <w:ilvl w:val="0"/>
          <w:numId w:val="1620"/>
        </w:numPr>
        <w:spacing w:after="220" w:line="240" w:lineRule="auto"/>
        <w:jc w:val="left"/>
        <w:rPr>
          <w:ins w:id="9657" w:author="Rev 19 Allen Wirfs-Brock" w:date="2013-09-22T13:18:00Z"/>
          <w:rFonts w:ascii="Times New Roman" w:hAnsi="Times New Roman"/>
          <w:szCs w:val="24"/>
          <w:lang w:val="en-US" w:eastAsia="en-US"/>
        </w:rPr>
      </w:pPr>
      <w:ins w:id="9658" w:author="Rev 19 Allen Wirfs-Brock" w:date="2013-09-22T13:18:00Z">
        <w:r w:rsidRPr="008E3458">
          <w:rPr>
            <w:rFonts w:ascii="Times New Roman" w:hAnsi="Times New Roman"/>
            <w:szCs w:val="24"/>
            <w:lang w:val="en-US" w:eastAsia="en-US"/>
          </w:rPr>
          <w:t xml:space="preserve">Return </w:t>
        </w:r>
      </w:ins>
      <w:ins w:id="9659" w:author="Rev 19 Allen Wirfs-Brock" w:date="2013-09-22T13:20:00Z">
        <w:r w:rsidRPr="008E3458">
          <w:rPr>
            <w:rFonts w:ascii="Times New Roman" w:hAnsi="Times New Roman"/>
            <w:szCs w:val="24"/>
            <w:lang w:val="en-US" w:eastAsia="en-US"/>
          </w:rPr>
          <w:t xml:space="preserve">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w:t>
        </w:r>
      </w:ins>
      <w:ins w:id="9660" w:author="Rev 19 Allen Wirfs-Brock" w:date="2013-09-22T13:18:00Z">
        <w:r w:rsidRPr="008E3458">
          <w:rPr>
            <w:rFonts w:ascii="Times New Roman" w:hAnsi="Times New Roman"/>
            <w:szCs w:val="24"/>
            <w:lang w:val="en-US" w:eastAsia="en-US"/>
          </w:rPr>
          <w:t xml:space="preserve"> </w:t>
        </w:r>
      </w:ins>
      <w:ins w:id="9661" w:author="Rev 19 Allen Wirfs-Brock" w:date="2013-09-22T13:20:00Z">
        <w:r>
          <w:rPr>
            <w:rFonts w:ascii="Times New Roman" w:hAnsi="Times New Roman"/>
            <w:i/>
            <w:szCs w:val="24"/>
            <w:lang w:val="en-US" w:eastAsia="en-US"/>
          </w:rPr>
          <w:t>BindingIdentifier</w:t>
        </w:r>
      </w:ins>
      <w:ins w:id="9662" w:author="Rev 19 Allen Wirfs-Brock" w:date="2013-09-22T13:18:00Z">
        <w:r w:rsidRPr="008E3458">
          <w:rPr>
            <w:rFonts w:ascii="Times New Roman" w:hAnsi="Times New Roman"/>
            <w:szCs w:val="24"/>
            <w:lang w:val="en-US" w:eastAsia="en-US"/>
          </w:rPr>
          <w:t>.</w:t>
        </w:r>
      </w:ins>
    </w:p>
    <w:p w:rsidR="008E3458" w:rsidRPr="008E3458" w:rsidRDefault="008E3458" w:rsidP="00830393">
      <w:pPr>
        <w:spacing w:after="220" w:line="240" w:lineRule="auto"/>
        <w:jc w:val="left"/>
        <w:rPr>
          <w:ins w:id="9663" w:author="Rev 19 Allen Wirfs-Brock" w:date="2013-09-22T12:32:00Z"/>
          <w:rFonts w:ascii="Times New Roman" w:hAnsi="Times New Roman"/>
          <w:szCs w:val="24"/>
          <w:lang w:val="en-US" w:eastAsia="en-US"/>
        </w:rPr>
      </w:pPr>
      <w:ins w:id="9664" w:author="Rev 19 Allen Wirfs-Brock" w:date="2013-09-22T12:32:00Z">
        <w:r w:rsidRPr="008E3458">
          <w:rPr>
            <w:rFonts w:ascii="Times New Roman" w:hAnsi="Times New Roman"/>
            <w:i/>
            <w:szCs w:val="24"/>
            <w:lang w:val="en-US" w:eastAsia="en-US"/>
          </w:rPr>
          <w:t>ModuleDeclaration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module</w:t>
        </w:r>
        <w:r w:rsidRPr="008E3458">
          <w:rPr>
            <w:rFonts w:ascii="Times New Roman" w:hAnsi="Times New Roman"/>
            <w:szCs w:val="24"/>
            <w:lang w:val="en-US" w:eastAsia="en-US"/>
          </w:rPr>
          <w:t xml:space="preserve"> </w:t>
        </w:r>
      </w:ins>
      <w:ins w:id="9665" w:author="Rev 19 Allen Wirfs-Brock" w:date="2013-09-22T13:06:00Z">
        <w:r w:rsidR="00A60F3D">
          <w:rPr>
            <w:rFonts w:ascii="Times New Roman" w:eastAsia="Times New Roman" w:hAnsi="Times New Roman"/>
            <w:i/>
            <w:lang w:eastAsia="en-US"/>
          </w:rPr>
          <w:t>BindingIdentifier</w:t>
        </w:r>
        <w:r w:rsidR="00A60F3D" w:rsidRPr="00444C67">
          <w:t xml:space="preserve"> </w:t>
        </w:r>
        <w:r w:rsidR="00A60F3D" w:rsidRPr="00165752">
          <w:rPr>
            <w:rFonts w:ascii="Times New Roman" w:eastAsia="Times New Roman" w:hAnsi="Times New Roman"/>
            <w:i/>
            <w:lang w:eastAsia="en-US"/>
          </w:rPr>
          <w:t>FromClause</w:t>
        </w:r>
      </w:ins>
      <w:ins w:id="9666" w:author="Rev 19 Allen Wirfs-Brock" w:date="2013-09-22T12:32: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C50133" w:rsidRPr="00935F6C" w:rsidRDefault="00A60F3D" w:rsidP="00935F6C">
      <w:pPr>
        <w:numPr>
          <w:ilvl w:val="0"/>
          <w:numId w:val="1629"/>
        </w:numPr>
        <w:spacing w:after="220" w:line="240" w:lineRule="auto"/>
        <w:jc w:val="left"/>
        <w:rPr>
          <w:ins w:id="9667" w:author="Rev 19 Allen Wirfs-Brock" w:date="2013-09-22T13:11:00Z"/>
          <w:rFonts w:ascii="Times New Roman" w:hAnsi="Times New Roman"/>
          <w:szCs w:val="24"/>
          <w:lang w:val="en-US" w:eastAsia="en-US"/>
        </w:rPr>
      </w:pPr>
      <w:ins w:id="9668" w:author="Rev 19 Allen Wirfs-Brock" w:date="2013-09-22T13:06: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Pr>
            <w:rFonts w:ascii="Times New Roman" w:eastAsia="Times New Roman" w:hAnsi="Times New Roman"/>
            <w:i/>
            <w:lang w:eastAsia="en-US"/>
          </w:rPr>
          <w:t>BindingIdentifier</w:t>
        </w:r>
        <w:r w:rsidRPr="008E3458">
          <w:rPr>
            <w:rFonts w:ascii="Times New Roman" w:hAnsi="Times New Roman"/>
            <w:szCs w:val="24"/>
            <w:lang w:val="en-US" w:eastAsia="en-US"/>
          </w:rPr>
          <w:t>.</w:t>
        </w:r>
      </w:ins>
    </w:p>
    <w:p w:rsidR="008E3458" w:rsidRPr="00935F6C" w:rsidRDefault="008E3458" w:rsidP="00935F6C">
      <w:pPr>
        <w:pStyle w:val="Heading4"/>
        <w:rPr>
          <w:ins w:id="9669" w:author="Rev 19 Allen Wirfs-Brock" w:date="2013-09-22T12:32:00Z"/>
          <w:lang w:val="en-US" w:eastAsia="en-US"/>
        </w:rPr>
      </w:pPr>
      <w:ins w:id="9670" w:author="Rev 19 Allen Wirfs-Brock" w:date="2013-09-22T12:32:00Z">
        <w:r w:rsidRPr="008E3458">
          <w:rPr>
            <w:lang w:val="en-US" w:eastAsia="en-US"/>
          </w:rPr>
          <w:t xml:space="preserve">Static Semantics: </w:t>
        </w:r>
        <w:commentRangeStart w:id="9671"/>
        <w:r w:rsidRPr="008E3458">
          <w:rPr>
            <w:lang w:val="en-US" w:eastAsia="en-US"/>
          </w:rPr>
          <w:t>ImportedNames</w:t>
        </w:r>
      </w:ins>
      <w:commentRangeEnd w:id="9671"/>
      <w:ins w:id="9672" w:author="Rev 19 Allen Wirfs-Brock" w:date="2013-09-22T13:25:00Z">
        <w:r w:rsidR="00935F6C">
          <w:rPr>
            <w:rStyle w:val="CommentReference"/>
            <w:b w:val="0"/>
          </w:rPr>
          <w:commentReference w:id="9671"/>
        </w:r>
      </w:ins>
    </w:p>
    <w:p w:rsidR="00935F6C" w:rsidRPr="008E3458" w:rsidRDefault="00935F6C" w:rsidP="00935F6C">
      <w:pPr>
        <w:spacing w:after="220" w:line="240" w:lineRule="auto"/>
        <w:jc w:val="left"/>
        <w:rPr>
          <w:ins w:id="9673" w:author="Rev 19 Allen Wirfs-Brock" w:date="2013-09-22T13:22:00Z"/>
          <w:rFonts w:ascii="Times New Roman" w:hAnsi="Times New Roman"/>
          <w:szCs w:val="24"/>
          <w:lang w:val="en-US" w:eastAsia="en-US"/>
        </w:rPr>
      </w:pPr>
      <w:ins w:id="9674" w:author="Rev 19 Allen Wirfs-Brock" w:date="2013-09-22T13:2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165752">
          <w:rPr>
            <w:rFonts w:ascii="Times New Roman" w:eastAsia="Times New Roman" w:hAnsi="Times New Roman"/>
            <w:i/>
            <w:lang w:eastAsia="en-US"/>
          </w:rPr>
          <w:t>ImportsClause</w:t>
        </w:r>
        <w:r w:rsidRPr="00444C67">
          <w:t xml:space="preserve"> </w:t>
        </w:r>
        <w:r w:rsidRPr="00165752">
          <w:rPr>
            <w:rFonts w:ascii="Times New Roman" w:eastAsia="Times New Roman" w:hAnsi="Times New Roman"/>
            <w:i/>
            <w:lang w:eastAsia="en-US"/>
          </w:rPr>
          <w:t>FromClause</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935F6C" w:rsidRPr="008E3458" w:rsidRDefault="00935F6C" w:rsidP="00935F6C">
      <w:pPr>
        <w:numPr>
          <w:ilvl w:val="0"/>
          <w:numId w:val="1630"/>
        </w:numPr>
        <w:spacing w:after="0" w:line="240" w:lineRule="auto"/>
        <w:contextualSpacing/>
        <w:jc w:val="left"/>
        <w:rPr>
          <w:ins w:id="9675" w:author="Rev 19 Allen Wirfs-Brock" w:date="2013-09-22T13:22:00Z"/>
          <w:rFonts w:ascii="Times New Roman" w:hAnsi="Times New Roman"/>
          <w:szCs w:val="24"/>
          <w:lang w:val="en-US" w:eastAsia="en-US"/>
        </w:rPr>
      </w:pPr>
      <w:ins w:id="9676" w:author="Rev 19 Allen Wirfs-Brock" w:date="2013-09-22T13:22: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sidRPr="008E3458">
          <w:rPr>
            <w:rFonts w:ascii="Times New Roman" w:hAnsi="Times New Roman"/>
            <w:i/>
            <w:szCs w:val="24"/>
            <w:lang w:val="en-US" w:eastAsia="en-US"/>
          </w:rPr>
          <w:t>Import</w:t>
        </w:r>
        <w:r>
          <w:rPr>
            <w:rFonts w:ascii="Times New Roman" w:hAnsi="Times New Roman"/>
            <w:i/>
            <w:szCs w:val="24"/>
            <w:lang w:val="en-US" w:eastAsia="en-US"/>
          </w:rPr>
          <w:t>Clause</w:t>
        </w:r>
        <w:r w:rsidRPr="008E3458">
          <w:rPr>
            <w:rFonts w:ascii="Times New Roman" w:hAnsi="Times New Roman"/>
            <w:szCs w:val="24"/>
            <w:lang w:val="en-US" w:eastAsia="en-US"/>
          </w:rPr>
          <w:t>.</w:t>
        </w:r>
      </w:ins>
    </w:p>
    <w:p w:rsidR="00935F6C" w:rsidRPr="008E3458" w:rsidRDefault="00935F6C" w:rsidP="00935F6C">
      <w:pPr>
        <w:spacing w:after="0" w:line="240" w:lineRule="auto"/>
        <w:jc w:val="left"/>
        <w:rPr>
          <w:ins w:id="9677" w:author="Rev 19 Allen Wirfs-Brock" w:date="2013-09-22T13:22:00Z"/>
          <w:rFonts w:ascii="Times New Roman" w:hAnsi="Times New Roman"/>
          <w:szCs w:val="24"/>
          <w:lang w:val="en-US" w:eastAsia="en-US"/>
        </w:rPr>
      </w:pPr>
    </w:p>
    <w:p w:rsidR="00935F6C" w:rsidRPr="008E3458" w:rsidRDefault="00935F6C" w:rsidP="00935F6C">
      <w:pPr>
        <w:spacing w:after="220" w:line="240" w:lineRule="auto"/>
        <w:jc w:val="left"/>
        <w:rPr>
          <w:ins w:id="9678" w:author="Rev 19 Allen Wirfs-Brock" w:date="2013-09-22T13:22:00Z"/>
          <w:rFonts w:ascii="Times New Roman" w:hAnsi="Times New Roman"/>
          <w:szCs w:val="24"/>
          <w:lang w:val="en-US" w:eastAsia="en-US"/>
        </w:rPr>
      </w:pPr>
      <w:ins w:id="9679" w:author="Rev 19 Allen Wirfs-Brock" w:date="2013-09-22T13:2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ModuleSpecifier</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935F6C" w:rsidRPr="00830393" w:rsidRDefault="00935F6C" w:rsidP="00935F6C">
      <w:pPr>
        <w:numPr>
          <w:ilvl w:val="0"/>
          <w:numId w:val="1631"/>
        </w:numPr>
        <w:spacing w:after="0" w:line="240" w:lineRule="auto"/>
        <w:contextualSpacing/>
        <w:jc w:val="left"/>
        <w:rPr>
          <w:ins w:id="9680" w:author="Rev 19 Allen Wirfs-Brock" w:date="2013-09-22T13:22:00Z"/>
          <w:rFonts w:ascii="Times New Roman" w:hAnsi="Times New Roman"/>
          <w:szCs w:val="24"/>
          <w:lang w:val="en-US" w:eastAsia="en-US"/>
        </w:rPr>
      </w:pPr>
      <w:ins w:id="9681" w:author="Rev 19 Allen Wirfs-Brock" w:date="2013-09-22T13:22:00Z">
        <w:r w:rsidRPr="008E3458">
          <w:rPr>
            <w:rFonts w:ascii="Times New Roman" w:hAnsi="Times New Roman"/>
            <w:szCs w:val="24"/>
            <w:lang w:val="en-US" w:eastAsia="en-US"/>
          </w:rPr>
          <w:t>Return a new empty List.</w:t>
        </w:r>
      </w:ins>
    </w:p>
    <w:p w:rsidR="00935F6C" w:rsidRPr="008E3458" w:rsidRDefault="00935F6C" w:rsidP="00935F6C">
      <w:pPr>
        <w:spacing w:after="0" w:line="240" w:lineRule="auto"/>
        <w:jc w:val="left"/>
        <w:rPr>
          <w:ins w:id="9682" w:author="Rev 19 Allen Wirfs-Brock" w:date="2013-09-22T13:22:00Z"/>
          <w:rFonts w:ascii="Times New Roman" w:hAnsi="Times New Roman"/>
          <w:szCs w:val="24"/>
          <w:lang w:val="en-US" w:eastAsia="en-US"/>
        </w:rPr>
      </w:pPr>
    </w:p>
    <w:p w:rsidR="00935F6C" w:rsidRPr="008E3458" w:rsidRDefault="00935F6C" w:rsidP="00935F6C">
      <w:pPr>
        <w:spacing w:after="220" w:line="240" w:lineRule="auto"/>
        <w:jc w:val="left"/>
        <w:rPr>
          <w:ins w:id="9683" w:author="Rev 19 Allen Wirfs-Brock" w:date="2013-09-22T13:23:00Z"/>
          <w:rFonts w:ascii="Times New Roman" w:hAnsi="Times New Roman"/>
          <w:szCs w:val="24"/>
          <w:lang w:val="en-US" w:eastAsia="en-US"/>
        </w:rPr>
      </w:pPr>
      <w:ins w:id="9684" w:author="Rev 19 Allen Wirfs-Brock" w:date="2013-09-22T13:23:00Z">
        <w:r w:rsidRPr="008E3458">
          <w:rPr>
            <w:rFonts w:ascii="Times New Roman" w:hAnsi="Times New Roman"/>
            <w:i/>
            <w:szCs w:val="24"/>
            <w:lang w:val="en-US" w:eastAsia="en-US"/>
          </w:rPr>
          <w:t>ModuleDeclaration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module</w:t>
        </w:r>
        <w:r w:rsidRPr="008E3458">
          <w:rPr>
            <w:rFonts w:ascii="Times New Roman" w:hAnsi="Times New Roman"/>
            <w:szCs w:val="24"/>
            <w:lang w:val="en-US" w:eastAsia="en-US"/>
          </w:rPr>
          <w:t xml:space="preserve"> </w:t>
        </w:r>
        <w:r>
          <w:rPr>
            <w:rFonts w:ascii="Times New Roman" w:eastAsia="Times New Roman" w:hAnsi="Times New Roman"/>
            <w:i/>
            <w:lang w:eastAsia="en-US"/>
          </w:rPr>
          <w:t>BindingIdentifier</w:t>
        </w:r>
        <w:r w:rsidRPr="00444C67">
          <w:t xml:space="preserve"> </w:t>
        </w:r>
        <w:r w:rsidRPr="00165752">
          <w:rPr>
            <w:rFonts w:ascii="Times New Roman" w:eastAsia="Times New Roman" w:hAnsi="Times New Roman"/>
            <w:i/>
            <w:lang w:eastAsia="en-US"/>
          </w:rPr>
          <w:t>FromClause</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E3458" w:rsidRPr="00935F6C" w:rsidRDefault="00935F6C" w:rsidP="00935F6C">
      <w:pPr>
        <w:numPr>
          <w:ilvl w:val="0"/>
          <w:numId w:val="1633"/>
        </w:numPr>
        <w:spacing w:after="220" w:line="240" w:lineRule="auto"/>
        <w:jc w:val="left"/>
        <w:rPr>
          <w:ins w:id="9685" w:author="Rev 19 Allen Wirfs-Brock" w:date="2013-09-22T12:32:00Z"/>
          <w:rFonts w:ascii="Times New Roman" w:hAnsi="Times New Roman"/>
          <w:szCs w:val="24"/>
          <w:lang w:val="en-US" w:eastAsia="en-US"/>
        </w:rPr>
      </w:pPr>
      <w:ins w:id="9686" w:author="Rev 19 Allen Wirfs-Brock" w:date="2013-09-22T13:23: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Pr>
            <w:rFonts w:ascii="Times New Roman" w:eastAsia="Times New Roman" w:hAnsi="Times New Roman"/>
            <w:i/>
            <w:lang w:eastAsia="en-US"/>
          </w:rPr>
          <w:t>BindingIdentifier</w:t>
        </w:r>
        <w:r w:rsidRPr="008E3458">
          <w:rPr>
            <w:rFonts w:ascii="Times New Roman" w:hAnsi="Times New Roman"/>
            <w:szCs w:val="24"/>
            <w:lang w:val="en-US" w:eastAsia="en-US"/>
          </w:rPr>
          <w:t>.</w:t>
        </w:r>
      </w:ins>
    </w:p>
    <w:p w:rsidR="00C11505" w:rsidRDefault="00C11505" w:rsidP="00BB3522">
      <w:pPr>
        <w:pStyle w:val="Heading3"/>
        <w:rPr>
          <w:ins w:id="9687" w:author="Rev 19 Allen Wirfs-Brock" w:date="2013-09-13T10:57:00Z"/>
        </w:rPr>
      </w:pPr>
      <w:bookmarkStart w:id="9688" w:name="_Toc368050611"/>
      <w:ins w:id="9689" w:author="Rev 19 Allen Wirfs-Brock" w:date="2013-09-13T10:57:00Z">
        <w:r>
          <w:lastRenderedPageBreak/>
          <w:t>Exports</w:t>
        </w:r>
        <w:bookmarkEnd w:id="9688"/>
      </w:ins>
    </w:p>
    <w:p w:rsidR="00774C47" w:rsidRPr="00E77497" w:rsidRDefault="00774C47" w:rsidP="00774C47">
      <w:pPr>
        <w:pStyle w:val="SyntaxRule"/>
        <w:rPr>
          <w:ins w:id="9690" w:author="Rev 19 Allen Wirfs-Brock" w:date="2013-09-13T11:47:00Z"/>
        </w:rPr>
      </w:pPr>
      <w:ins w:id="9691" w:author="Rev 19 Allen Wirfs-Brock" w:date="2013-09-13T11:48:00Z">
        <w:r>
          <w:t>Export</w:t>
        </w:r>
      </w:ins>
      <w:ins w:id="9692" w:author="Rev 19 Allen Wirfs-Brock" w:date="2013-09-13T11:47:00Z">
        <w:r>
          <w:t>Declaration</w:t>
        </w:r>
        <w:r w:rsidRPr="00E77497">
          <w:t xml:space="preserve"> </w:t>
        </w:r>
        <w:r w:rsidRPr="00E77497">
          <w:rPr>
            <w:rFonts w:ascii="Arial" w:hAnsi="Arial"/>
            <w:b/>
            <w:i w:val="0"/>
          </w:rPr>
          <w:t>:</w:t>
        </w:r>
      </w:ins>
    </w:p>
    <w:p w:rsidR="00774C47" w:rsidRPr="00444C67" w:rsidRDefault="00866261" w:rsidP="00774C47">
      <w:pPr>
        <w:pStyle w:val="SyntaxDefinition"/>
        <w:rPr>
          <w:ins w:id="9693" w:author="Rev 19 Allen Wirfs-Brock" w:date="2013-09-13T11:47:00Z"/>
          <w:i w:val="0"/>
        </w:rPr>
      </w:pPr>
      <w:ins w:id="9694" w:author="Rev 19 Allen Wirfs-Brock" w:date="2013-09-13T11:59:00Z">
        <w:r>
          <w:rPr>
            <w:rFonts w:ascii="Courier New" w:hAnsi="Courier New" w:cs="Courier New"/>
            <w:b/>
            <w:i w:val="0"/>
          </w:rPr>
          <w:t>e</w:t>
        </w:r>
      </w:ins>
      <w:ins w:id="9695" w:author="Rev 19 Allen Wirfs-Brock" w:date="2013-09-13T11:47:00Z">
        <w:r w:rsidR="00774C47">
          <w:rPr>
            <w:rFonts w:ascii="Courier New" w:hAnsi="Courier New" w:cs="Courier New"/>
            <w:b/>
            <w:i w:val="0"/>
          </w:rPr>
          <w:t>xport *</w:t>
        </w:r>
        <w:r w:rsidR="00774C47" w:rsidRPr="00444C67">
          <w:t xml:space="preserve">  </w:t>
        </w:r>
        <w:r w:rsidR="00774C47">
          <w:t>FromClause</w:t>
        </w:r>
        <w:r w:rsidR="00774C47" w:rsidRPr="00E77497">
          <w:rPr>
            <w:rFonts w:ascii="Arial" w:hAnsi="Arial" w:cs="Arial"/>
            <w:i w:val="0"/>
            <w:vertAlign w:val="subscript"/>
          </w:rPr>
          <w:t>opt</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ins>
      <w:ins w:id="9696" w:author="Rev 19 Allen Wirfs-Brock" w:date="2013-09-13T12:07:00Z">
        <w:r w:rsidR="0086211C">
          <w:t>Export</w:t>
        </w:r>
      </w:ins>
      <w:ins w:id="9697" w:author="Rev 19 Allen Wirfs-Brock" w:date="2013-09-13T12:12:00Z">
        <w:r w:rsidR="0086211C">
          <w:t>s</w:t>
        </w:r>
      </w:ins>
      <w:ins w:id="9698" w:author="Rev 19 Allen Wirfs-Brock" w:date="2013-09-13T12:11:00Z">
        <w:r w:rsidR="0086211C">
          <w:t>Clause</w:t>
        </w:r>
      </w:ins>
      <w:ins w:id="9699" w:author="Rev 19 Allen Wirfs-Brock" w:date="2013-09-22T17:46:00Z">
        <w:r w:rsidR="00B0243F">
          <w:t xml:space="preserve"> </w:t>
        </w:r>
      </w:ins>
      <w:ins w:id="9700" w:author="Rev 19 Allen Wirfs-Brock" w:date="2013-09-13T11:47:00Z">
        <w:r w:rsidR="00774C47" w:rsidRPr="00444C67">
          <w:t xml:space="preserve"> </w:t>
        </w:r>
        <w:r w:rsidR="00774C47">
          <w:t>FromClause</w:t>
        </w:r>
        <w:r w:rsidR="00774C47" w:rsidRPr="00E77497">
          <w:rPr>
            <w:rFonts w:ascii="Arial" w:hAnsi="Arial" w:cs="Arial"/>
            <w:i w:val="0"/>
            <w:vertAlign w:val="subscript"/>
          </w:rPr>
          <w:t>opt</w:t>
        </w:r>
        <w:r w:rsidR="00774C47" w:rsidRPr="00444C67">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r w:rsidR="00774C47">
          <w:t>VariableStatement</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r w:rsidR="00774C47">
          <w:t>Declaration</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E77497">
          <w:rPr>
            <w:rFonts w:ascii="Arial" w:hAnsi="Arial" w:cs="Arial"/>
            <w:i w:val="0"/>
            <w:sz w:val="16"/>
          </w:rPr>
          <w:t xml:space="preserve"> </w:t>
        </w:r>
        <w:r w:rsidR="00774C47">
          <w:t xml:space="preserve"> BindingList</w:t>
        </w:r>
        <w:r w:rsidR="00774C47">
          <w:rPr>
            <w:i w:val="0"/>
          </w:rPr>
          <w:t xml:space="preserve"> </w:t>
        </w:r>
        <w:r w:rsidR="00774C47" w:rsidRPr="00444C67">
          <w:rPr>
            <w:rFonts w:ascii="Courier New" w:hAnsi="Courier New" w:cs="Courier New"/>
            <w:b/>
            <w:i w:val="0"/>
          </w:rPr>
          <w:t>;</w:t>
        </w:r>
      </w:ins>
    </w:p>
    <w:p w:rsidR="0086211C" w:rsidRPr="00E77497" w:rsidRDefault="0086211C" w:rsidP="0086211C">
      <w:pPr>
        <w:pStyle w:val="SyntaxRule"/>
        <w:rPr>
          <w:ins w:id="9701" w:author="Rev 19 Allen Wirfs-Brock" w:date="2013-09-13T12:12:00Z"/>
        </w:rPr>
      </w:pPr>
      <w:ins w:id="9702" w:author="Rev 19 Allen Wirfs-Brock" w:date="2013-09-13T12:12:00Z">
        <w:r>
          <w:t>ExportsClause</w:t>
        </w:r>
        <w:r w:rsidRPr="00E77497">
          <w:t xml:space="preserve"> </w:t>
        </w:r>
        <w:r w:rsidRPr="00E77497">
          <w:rPr>
            <w:rFonts w:ascii="Arial" w:hAnsi="Arial"/>
            <w:b/>
            <w:i w:val="0"/>
          </w:rPr>
          <w:t>:</w:t>
        </w:r>
      </w:ins>
    </w:p>
    <w:p w:rsidR="0086211C" w:rsidRPr="00444C67" w:rsidRDefault="0086211C" w:rsidP="004221C6">
      <w:pPr>
        <w:pStyle w:val="SyntaxDefinition"/>
        <w:tabs>
          <w:tab w:val="left" w:pos="2458"/>
        </w:tabs>
        <w:rPr>
          <w:ins w:id="9703" w:author="Rev 19 Allen Wirfs-Brock" w:date="2013-09-13T12:12:00Z"/>
          <w:i w:val="0"/>
        </w:rPr>
      </w:pPr>
      <w:ins w:id="9704" w:author="Rev 19 Allen Wirfs-Brock" w:date="2013-09-13T12:12:00Z">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ins>
      <w:ins w:id="9705" w:author="Rev 19 Allen Wirfs-Brock" w:date="2013-09-13T12:13:00Z">
        <w:r>
          <w:t>Ex</w:t>
        </w:r>
      </w:ins>
      <w:ins w:id="9706" w:author="Rev 19 Allen Wirfs-Brock" w:date="2013-09-13T12:12:00Z">
        <w:r>
          <w:t>ports</w:t>
        </w:r>
      </w:ins>
      <w:ins w:id="9707" w:author="Rev 19 Allen Wirfs-Brock" w:date="2013-09-22T13:37:00Z">
        <w:r w:rsidR="009C72A1">
          <w:t>List</w:t>
        </w:r>
      </w:ins>
      <w:ins w:id="9708" w:author="Rev 19 Allen Wirfs-Brock" w:date="2013-09-13T12:12:00Z">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w:t>
        </w:r>
      </w:ins>
      <w:ins w:id="9709" w:author="Rev 19 Allen Wirfs-Brock" w:date="2013-09-13T12:13:00Z">
        <w:r>
          <w:t>Ex</w:t>
        </w:r>
      </w:ins>
      <w:ins w:id="9710" w:author="Rev 19 Allen Wirfs-Brock" w:date="2013-09-13T12:12:00Z">
        <w:r>
          <w:t>ports</w:t>
        </w:r>
      </w:ins>
      <w:ins w:id="9711" w:author="Rev 19 Allen Wirfs-Brock" w:date="2013-09-22T13:37:00Z">
        <w:r w:rsidR="009C72A1">
          <w:t>List</w:t>
        </w:r>
      </w:ins>
      <w:ins w:id="9712" w:author="Rev 19 Allen Wirfs-Brock" w:date="2013-09-13T12:12:00Z">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ins>
    </w:p>
    <w:p w:rsidR="0086211C" w:rsidRPr="00E77497" w:rsidRDefault="0086211C" w:rsidP="0086211C">
      <w:pPr>
        <w:pStyle w:val="SyntaxRule"/>
        <w:rPr>
          <w:ins w:id="9713" w:author="Rev 19 Allen Wirfs-Brock" w:date="2013-09-13T12:13:00Z"/>
        </w:rPr>
      </w:pPr>
      <w:ins w:id="9714" w:author="Rev 19 Allen Wirfs-Brock" w:date="2013-09-13T12:13:00Z">
        <w:r>
          <w:t>Exports</w:t>
        </w:r>
      </w:ins>
      <w:ins w:id="9715" w:author="Rev 19 Allen Wirfs-Brock" w:date="2013-09-22T13:37:00Z">
        <w:r w:rsidR="009C72A1">
          <w:t>List</w:t>
        </w:r>
      </w:ins>
      <w:ins w:id="9716" w:author="Rev 19 Allen Wirfs-Brock" w:date="2013-09-13T12:13:00Z">
        <w:r w:rsidRPr="00E77497">
          <w:t xml:space="preserve"> </w:t>
        </w:r>
        <w:r w:rsidRPr="00E77497">
          <w:rPr>
            <w:rFonts w:ascii="Arial" w:hAnsi="Arial"/>
            <w:b/>
            <w:i w:val="0"/>
          </w:rPr>
          <w:t>:</w:t>
        </w:r>
      </w:ins>
    </w:p>
    <w:p w:rsidR="0086211C" w:rsidRPr="00E77497" w:rsidRDefault="0086211C" w:rsidP="0086211C">
      <w:pPr>
        <w:pStyle w:val="SyntaxDefinition"/>
        <w:rPr>
          <w:ins w:id="9717" w:author="Rev 19 Allen Wirfs-Brock" w:date="2013-09-13T12:13:00Z"/>
        </w:rPr>
      </w:pPr>
      <w:ins w:id="9718" w:author="Rev 19 Allen Wirfs-Brock" w:date="2013-09-13T12:14:00Z">
        <w:r>
          <w:t>Ex</w:t>
        </w:r>
      </w:ins>
      <w:ins w:id="9719" w:author="Rev 19 Allen Wirfs-Brock" w:date="2013-09-13T12:13:00Z">
        <w:r>
          <w:t>portSpecifier</w:t>
        </w:r>
        <w:r w:rsidRPr="00E77497">
          <w:br/>
        </w:r>
      </w:ins>
      <w:ins w:id="9720" w:author="Rev 19 Allen Wirfs-Brock" w:date="2013-09-13T12:14:00Z">
        <w:r>
          <w:t>Ex</w:t>
        </w:r>
      </w:ins>
      <w:ins w:id="9721" w:author="Rev 19 Allen Wirfs-Brock" w:date="2013-09-13T12:13:00Z">
        <w:r>
          <w:t>ports</w:t>
        </w:r>
      </w:ins>
      <w:ins w:id="9722" w:author="Rev 19 Allen Wirfs-Brock" w:date="2013-09-22T13:37:00Z">
        <w:r w:rsidR="009C72A1">
          <w:t>List</w:t>
        </w:r>
      </w:ins>
      <w:ins w:id="9723" w:author="Rev 19 Allen Wirfs-Brock" w:date="2013-09-13T12:13:00Z">
        <w:r>
          <w:t xml:space="preserve"> </w:t>
        </w:r>
        <w:r w:rsidRPr="0086211C">
          <w:rPr>
            <w:rFonts w:ascii="Courier New" w:hAnsi="Courier New" w:cs="Courier New"/>
            <w:b/>
            <w:i w:val="0"/>
          </w:rPr>
          <w:t>,</w:t>
        </w:r>
        <w:r>
          <w:rPr>
            <w:i w:val="0"/>
          </w:rPr>
          <w:t xml:space="preserve"> </w:t>
        </w:r>
        <w:r w:rsidRPr="00E77497">
          <w:t xml:space="preserve"> </w:t>
        </w:r>
      </w:ins>
      <w:ins w:id="9724" w:author="Rev 19 Allen Wirfs-Brock" w:date="2013-09-13T12:14:00Z">
        <w:r>
          <w:t>Ex</w:t>
        </w:r>
      </w:ins>
      <w:ins w:id="9725" w:author="Rev 19 Allen Wirfs-Brock" w:date="2013-09-13T12:13:00Z">
        <w:r w:rsidRPr="00866261">
          <w:t>portSpecifier</w:t>
        </w:r>
      </w:ins>
    </w:p>
    <w:p w:rsidR="0086211C" w:rsidRPr="00E77497" w:rsidRDefault="0086211C" w:rsidP="0086211C">
      <w:pPr>
        <w:pStyle w:val="SyntaxRule"/>
        <w:rPr>
          <w:ins w:id="9726" w:author="Rev 19 Allen Wirfs-Brock" w:date="2013-09-13T12:13:00Z"/>
        </w:rPr>
      </w:pPr>
      <w:ins w:id="9727" w:author="Rev 19 Allen Wirfs-Brock" w:date="2013-09-13T12:14:00Z">
        <w:r>
          <w:t>Ex</w:t>
        </w:r>
      </w:ins>
      <w:ins w:id="9728" w:author="Rev 19 Allen Wirfs-Brock" w:date="2013-09-13T12:13:00Z">
        <w:r>
          <w:t>portSpecifier</w:t>
        </w:r>
        <w:r w:rsidRPr="00E77497">
          <w:t xml:space="preserve"> </w:t>
        </w:r>
        <w:r w:rsidRPr="00E77497">
          <w:rPr>
            <w:rFonts w:ascii="Arial" w:hAnsi="Arial"/>
            <w:b/>
            <w:i w:val="0"/>
          </w:rPr>
          <w:t>:</w:t>
        </w:r>
      </w:ins>
    </w:p>
    <w:p w:rsidR="0086211C" w:rsidRPr="00E77497" w:rsidRDefault="0086211C" w:rsidP="0086211C">
      <w:pPr>
        <w:pStyle w:val="SyntaxDefinition"/>
        <w:rPr>
          <w:ins w:id="9729" w:author="Rev 19 Allen Wirfs-Brock" w:date="2013-09-13T12:13:00Z"/>
        </w:rPr>
      </w:pPr>
      <w:ins w:id="9730" w:author="Rev 19 Allen Wirfs-Brock" w:date="2013-09-13T12:13:00Z">
        <w:r>
          <w:t>Identifier</w:t>
        </w:r>
      </w:ins>
      <w:ins w:id="9731" w:author="Rev 19 Allen Wirfs-Brock" w:date="2013-09-13T12:17:00Z">
        <w:r w:rsidR="004221C6">
          <w:t>Reference</w:t>
        </w:r>
      </w:ins>
      <w:ins w:id="9732" w:author="Rev 19 Allen Wirfs-Brock" w:date="2013-09-13T12:13:00Z">
        <w:r w:rsidRPr="00E77497">
          <w:br/>
        </w:r>
        <w:r>
          <w:t>Identifier</w:t>
        </w:r>
      </w:ins>
      <w:ins w:id="9733" w:author="Rev 19 Allen Wirfs-Brock" w:date="2013-09-13T12:17:00Z">
        <w:r w:rsidR="004221C6">
          <w:t>Reference</w:t>
        </w:r>
      </w:ins>
      <w:ins w:id="9734" w:author="Rev 19 Allen Wirfs-Brock" w:date="2013-09-13T12:13:00Z">
        <w:r>
          <w:t xml:space="preserve"> </w:t>
        </w:r>
        <w:r>
          <w:rPr>
            <w:rFonts w:ascii="Courier New" w:hAnsi="Courier New" w:cs="Courier New"/>
            <w:b/>
            <w:i w:val="0"/>
          </w:rPr>
          <w:t>as</w:t>
        </w:r>
        <w:r>
          <w:rPr>
            <w:i w:val="0"/>
          </w:rPr>
          <w:t xml:space="preserve"> </w:t>
        </w:r>
        <w:r w:rsidRPr="00E77497">
          <w:t xml:space="preserve"> </w:t>
        </w:r>
        <w:r>
          <w:t>Identifier</w:t>
        </w:r>
      </w:ins>
      <w:ins w:id="9735" w:author="Rev 19 Allen Wirfs-Brock" w:date="2013-09-13T12:17:00Z">
        <w:r w:rsidR="004221C6">
          <w:t>Name</w:t>
        </w:r>
      </w:ins>
    </w:p>
    <w:p w:rsidR="00830393" w:rsidRPr="00935F6C" w:rsidRDefault="00830393" w:rsidP="00935F6C">
      <w:pPr>
        <w:pStyle w:val="Heading4"/>
        <w:rPr>
          <w:ins w:id="9736" w:author="Rev 19 Allen Wirfs-Brock" w:date="2013-09-22T12:51:00Z"/>
          <w:lang w:val="en-US" w:eastAsia="en-US"/>
        </w:rPr>
      </w:pPr>
      <w:bookmarkStart w:id="9737" w:name="_Ref367714989"/>
      <w:ins w:id="9738" w:author="Rev 19 Allen Wirfs-Brock" w:date="2013-09-22T12:51:00Z">
        <w:r w:rsidRPr="008E3458">
          <w:rPr>
            <w:lang w:val="en-US" w:eastAsia="en-US"/>
          </w:rPr>
          <w:t>Static Semantics: BoundNames</w:t>
        </w:r>
        <w:bookmarkEnd w:id="9737"/>
      </w:ins>
    </w:p>
    <w:p w:rsidR="00D30056" w:rsidRPr="00F742D3" w:rsidRDefault="00D30056" w:rsidP="00D30056">
      <w:pPr>
        <w:rPr>
          <w:ins w:id="9739" w:author="Rev 19 Allen Wirfs-Brock" w:date="2013-09-23T15:59:00Z"/>
        </w:rPr>
      </w:pPr>
      <w:ins w:id="9740" w:author="Rev 19 Allen Wirfs-Brock" w:date="2013-09-23T15:59:00Z">
        <w:r>
          <w:t xml:space="preserve">See also: </w:t>
        </w:r>
        <w:r>
          <w:fldChar w:fldCharType="begin"/>
        </w:r>
        <w:r>
          <w:instrText xml:space="preserve"> REF _Ref367714652 \r \h </w:instrText>
        </w:r>
      </w:ins>
      <w:ins w:id="9741" w:author="Rev 19 Allen Wirfs-Brock" w:date="2013-09-23T15:59:00Z">
        <w:r>
          <w:fldChar w:fldCharType="separate"/>
        </w:r>
      </w:ins>
      <w:ins w:id="9742" w:author="Rev 19 Allen Wirfs-Brock" w:date="2013-09-27T13:07:00Z">
        <w:r w:rsidR="00460CAC">
          <w:t>13.2.1.2</w:t>
        </w:r>
      </w:ins>
      <w:ins w:id="9743" w:author="Rev 19 Allen Wirfs-Brock" w:date="2013-09-23T15:59:00Z">
        <w:r>
          <w:fldChar w:fldCharType="end"/>
        </w:r>
        <w:r>
          <w:t xml:space="preserve">, </w:t>
        </w:r>
        <w:r>
          <w:fldChar w:fldCharType="begin"/>
        </w:r>
        <w:r>
          <w:instrText xml:space="preserve"> REF _Ref367714706 \r \h </w:instrText>
        </w:r>
      </w:ins>
      <w:ins w:id="9744" w:author="Rev 19 Allen Wirfs-Brock" w:date="2013-09-23T15:59:00Z">
        <w:r>
          <w:fldChar w:fldCharType="separate"/>
        </w:r>
      </w:ins>
      <w:ins w:id="9745" w:author="Rev 19 Allen Wirfs-Brock" w:date="2013-09-27T13:07:00Z">
        <w:r w:rsidR="00460CAC">
          <w:t>13.2.2.1</w:t>
        </w:r>
      </w:ins>
      <w:ins w:id="9746" w:author="Rev 19 Allen Wirfs-Brock" w:date="2013-09-23T15:59:00Z">
        <w:r>
          <w:fldChar w:fldCharType="end"/>
        </w:r>
        <w:r>
          <w:t xml:space="preserve">, </w:t>
        </w:r>
        <w:r>
          <w:fldChar w:fldCharType="begin"/>
        </w:r>
        <w:r>
          <w:instrText xml:space="preserve"> REF _Ref367714756 \r \h </w:instrText>
        </w:r>
      </w:ins>
      <w:ins w:id="9747" w:author="Rev 19 Allen Wirfs-Brock" w:date="2013-09-23T15:59:00Z">
        <w:r>
          <w:fldChar w:fldCharType="separate"/>
        </w:r>
      </w:ins>
      <w:ins w:id="9748" w:author="Rev 19 Allen Wirfs-Brock" w:date="2013-09-27T13:07:00Z">
        <w:r w:rsidR="00460CAC">
          <w:t>13.2.3.2</w:t>
        </w:r>
      </w:ins>
      <w:ins w:id="9749" w:author="Rev 19 Allen Wirfs-Brock" w:date="2013-09-23T15:59:00Z">
        <w:r>
          <w:fldChar w:fldCharType="end"/>
        </w:r>
        <w:r>
          <w:t xml:space="preserve">, </w:t>
        </w:r>
        <w:r>
          <w:fldChar w:fldCharType="begin"/>
        </w:r>
        <w:r>
          <w:instrText xml:space="preserve"> REF _Ref367714785 \r \h </w:instrText>
        </w:r>
      </w:ins>
      <w:ins w:id="9750" w:author="Rev 19 Allen Wirfs-Brock" w:date="2013-09-23T15:59:00Z">
        <w:r>
          <w:fldChar w:fldCharType="separate"/>
        </w:r>
      </w:ins>
      <w:ins w:id="9751" w:author="Rev 19 Allen Wirfs-Brock" w:date="2013-09-27T13:07:00Z">
        <w:r w:rsidR="00460CAC">
          <w:t>13.6.4.2</w:t>
        </w:r>
      </w:ins>
      <w:ins w:id="9752" w:author="Rev 19 Allen Wirfs-Brock" w:date="2013-09-23T15:59:00Z">
        <w:r>
          <w:fldChar w:fldCharType="end"/>
        </w:r>
        <w:r>
          <w:t xml:space="preserve">, </w:t>
        </w:r>
        <w:r>
          <w:fldChar w:fldCharType="begin"/>
        </w:r>
        <w:r>
          <w:instrText xml:space="preserve"> REF _Ref367714847 \r \h </w:instrText>
        </w:r>
      </w:ins>
      <w:ins w:id="9753" w:author="Rev 19 Allen Wirfs-Brock" w:date="2013-09-23T15:59:00Z">
        <w:r>
          <w:fldChar w:fldCharType="separate"/>
        </w:r>
      </w:ins>
      <w:ins w:id="9754" w:author="Rev 19 Allen Wirfs-Brock" w:date="2013-09-27T13:07:00Z">
        <w:r w:rsidR="00460CAC">
          <w:t>14.1.2</w:t>
        </w:r>
      </w:ins>
      <w:ins w:id="9755" w:author="Rev 19 Allen Wirfs-Brock" w:date="2013-09-23T15:59:00Z">
        <w:r>
          <w:fldChar w:fldCharType="end"/>
        </w:r>
        <w:r>
          <w:t xml:space="preserve">, </w:t>
        </w:r>
        <w:r>
          <w:fldChar w:fldCharType="begin"/>
        </w:r>
        <w:r>
          <w:instrText xml:space="preserve"> REF _Ref367714869 \r \h </w:instrText>
        </w:r>
      </w:ins>
      <w:ins w:id="9756" w:author="Rev 19 Allen Wirfs-Brock" w:date="2013-09-23T15:59:00Z">
        <w:r>
          <w:fldChar w:fldCharType="separate"/>
        </w:r>
      </w:ins>
      <w:ins w:id="9757" w:author="Rev 19 Allen Wirfs-Brock" w:date="2013-09-27T13:07:00Z">
        <w:r w:rsidR="00460CAC">
          <w:t>14.2.2</w:t>
        </w:r>
      </w:ins>
      <w:ins w:id="9758" w:author="Rev 19 Allen Wirfs-Brock" w:date="2013-09-23T15:59:00Z">
        <w:r>
          <w:fldChar w:fldCharType="end"/>
        </w:r>
        <w:r>
          <w:t xml:space="preserve">, </w:t>
        </w:r>
        <w:r>
          <w:fldChar w:fldCharType="begin"/>
        </w:r>
        <w:r>
          <w:instrText xml:space="preserve"> REF _Ref367714895 \r \h </w:instrText>
        </w:r>
      </w:ins>
      <w:ins w:id="9759" w:author="Rev 19 Allen Wirfs-Brock" w:date="2013-09-23T15:59:00Z">
        <w:r>
          <w:fldChar w:fldCharType="separate"/>
        </w:r>
      </w:ins>
      <w:ins w:id="9760" w:author="Rev 19 Allen Wirfs-Brock" w:date="2013-09-27T13:07:00Z">
        <w:r w:rsidR="00460CAC">
          <w:t>14.4.2</w:t>
        </w:r>
      </w:ins>
      <w:ins w:id="9761" w:author="Rev 19 Allen Wirfs-Brock" w:date="2013-09-23T15:59:00Z">
        <w:r>
          <w:fldChar w:fldCharType="end"/>
        </w:r>
        <w:r>
          <w:t xml:space="preserve">, </w:t>
        </w:r>
        <w:r>
          <w:fldChar w:fldCharType="begin"/>
        </w:r>
        <w:r>
          <w:instrText xml:space="preserve"> REF _Ref367714927 \r \h </w:instrText>
        </w:r>
      </w:ins>
      <w:ins w:id="9762" w:author="Rev 19 Allen Wirfs-Brock" w:date="2013-09-23T15:59:00Z">
        <w:r>
          <w:fldChar w:fldCharType="separate"/>
        </w:r>
      </w:ins>
      <w:ins w:id="9763" w:author="Rev 19 Allen Wirfs-Brock" w:date="2013-09-27T13:07:00Z">
        <w:r w:rsidR="00460CAC">
          <w:t>14.5.2</w:t>
        </w:r>
      </w:ins>
      <w:ins w:id="9764" w:author="Rev 19 Allen Wirfs-Brock" w:date="2013-09-23T15:59:00Z">
        <w:r>
          <w:fldChar w:fldCharType="end"/>
        </w:r>
        <w:r>
          <w:t xml:space="preserve">, </w:t>
        </w:r>
        <w:r>
          <w:fldChar w:fldCharType="begin"/>
        </w:r>
        <w:r>
          <w:instrText xml:space="preserve"> REF _Ref367714971 \r \h </w:instrText>
        </w:r>
      </w:ins>
      <w:ins w:id="9765" w:author="Rev 19 Allen Wirfs-Brock" w:date="2013-09-23T15:59:00Z">
        <w:r>
          <w:fldChar w:fldCharType="separate"/>
        </w:r>
      </w:ins>
      <w:ins w:id="9766" w:author="Rev 19 Allen Wirfs-Brock" w:date="2013-09-27T13:07:00Z">
        <w:r w:rsidR="00460CAC">
          <w:t>15.1.1.2</w:t>
        </w:r>
      </w:ins>
      <w:ins w:id="9767" w:author="Rev 19 Allen Wirfs-Brock" w:date="2013-09-23T15:59:00Z">
        <w:r>
          <w:fldChar w:fldCharType="end"/>
        </w:r>
        <w:r>
          <w:t>.</w:t>
        </w:r>
      </w:ins>
    </w:p>
    <w:p w:rsidR="00830393" w:rsidRPr="008E3458" w:rsidRDefault="00830393" w:rsidP="00830393">
      <w:pPr>
        <w:spacing w:after="220" w:line="240" w:lineRule="auto"/>
        <w:jc w:val="left"/>
        <w:rPr>
          <w:ins w:id="9768" w:author="Rev 19 Allen Wirfs-Brock" w:date="2013-09-22T12:51:00Z"/>
          <w:rFonts w:ascii="Times New Roman" w:hAnsi="Times New Roman"/>
          <w:szCs w:val="24"/>
          <w:lang w:val="en-US" w:eastAsia="en-US"/>
        </w:rPr>
      </w:pPr>
      <w:ins w:id="9769"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ins>
      <w:ins w:id="9770" w:author="Rev 19 Allen Wirfs-Brock" w:date="2013-09-22T17:47:00Z">
        <w:r w:rsidR="00B0243F" w:rsidRPr="00B0243F">
          <w:rPr>
            <w:rFonts w:ascii="Courier New" w:hAnsi="Courier New" w:cs="Courier New"/>
            <w:b/>
            <w:szCs w:val="24"/>
            <w:lang w:eastAsia="en-US"/>
          </w:rPr>
          <w:t>*</w:t>
        </w:r>
        <w:r w:rsidR="00B0243F" w:rsidRPr="00B0243F">
          <w:rPr>
            <w:rFonts w:ascii="Times New Roman" w:hAnsi="Times New Roman"/>
            <w:i/>
            <w:szCs w:val="24"/>
            <w:lang w:eastAsia="en-US"/>
          </w:rPr>
          <w:t xml:space="preserve">  FromClause</w:t>
        </w:r>
        <w:r w:rsidR="00B0243F" w:rsidRPr="00B0243F">
          <w:rPr>
            <w:rFonts w:cs="Arial"/>
            <w:szCs w:val="24"/>
            <w:vertAlign w:val="subscript"/>
            <w:lang w:eastAsia="en-US"/>
          </w:rPr>
          <w:t>opt</w:t>
        </w:r>
        <w:r w:rsidR="00B0243F">
          <w:rPr>
            <w:rFonts w:cs="Arial"/>
            <w:szCs w:val="24"/>
            <w:vertAlign w:val="subscript"/>
            <w:lang w:eastAsia="en-US"/>
          </w:rPr>
          <w:t xml:space="preserve"> </w:t>
        </w:r>
      </w:ins>
      <w:ins w:id="9771" w:author="Rev 19 Allen Wirfs-Brock" w:date="2013-09-22T12:51:00Z">
        <w:r w:rsidRPr="008E3458">
          <w:rPr>
            <w:rFonts w:ascii="Courier New" w:hAnsi="Courier New" w:cs="Courier New"/>
            <w:b/>
            <w:szCs w:val="24"/>
            <w:lang w:val="en-US" w:eastAsia="en-US"/>
          </w:rPr>
          <w:t>;</w:t>
        </w:r>
      </w:ins>
    </w:p>
    <w:p w:rsidR="00830393" w:rsidRPr="008E3458" w:rsidRDefault="00830393" w:rsidP="00830393">
      <w:pPr>
        <w:numPr>
          <w:ilvl w:val="0"/>
          <w:numId w:val="1623"/>
        </w:numPr>
        <w:spacing w:after="0" w:line="240" w:lineRule="auto"/>
        <w:contextualSpacing/>
        <w:jc w:val="left"/>
        <w:rPr>
          <w:ins w:id="9772" w:author="Rev 19 Allen Wirfs-Brock" w:date="2013-09-22T12:51:00Z"/>
          <w:rFonts w:ascii="Times New Roman" w:hAnsi="Times New Roman"/>
          <w:szCs w:val="24"/>
          <w:lang w:val="en-US" w:eastAsia="en-US"/>
        </w:rPr>
      </w:pPr>
      <w:ins w:id="9773" w:author="Rev 19 Allen Wirfs-Brock" w:date="2013-09-22T12:51:00Z">
        <w:r w:rsidRPr="008E3458">
          <w:rPr>
            <w:rFonts w:ascii="Times New Roman" w:hAnsi="Times New Roman"/>
            <w:szCs w:val="24"/>
            <w:lang w:val="en-US" w:eastAsia="en-US"/>
          </w:rPr>
          <w:t xml:space="preserve">Return </w:t>
        </w:r>
      </w:ins>
      <w:ins w:id="9774" w:author="Rev 19 Allen Wirfs-Brock" w:date="2013-09-22T17:48:00Z">
        <w:r w:rsidR="00B0243F" w:rsidRPr="008E3458">
          <w:rPr>
            <w:rFonts w:ascii="Times New Roman" w:hAnsi="Times New Roman"/>
            <w:szCs w:val="24"/>
            <w:lang w:val="en-US" w:eastAsia="en-US"/>
          </w:rPr>
          <w:t>a new empty List</w:t>
        </w:r>
      </w:ins>
      <w:ins w:id="9775" w:author="Rev 19 Allen Wirfs-Brock" w:date="2013-09-22T12:51:00Z">
        <w:r w:rsidRPr="008E3458">
          <w:rPr>
            <w:rFonts w:ascii="Times New Roman" w:hAnsi="Times New Roman"/>
            <w:szCs w:val="24"/>
            <w:lang w:val="en-US" w:eastAsia="en-US"/>
          </w:rPr>
          <w:t>.</w:t>
        </w:r>
      </w:ins>
    </w:p>
    <w:p w:rsidR="00830393" w:rsidRPr="008E3458" w:rsidRDefault="00830393" w:rsidP="00830393">
      <w:pPr>
        <w:spacing w:after="0" w:line="240" w:lineRule="auto"/>
        <w:jc w:val="left"/>
        <w:rPr>
          <w:ins w:id="9776" w:author="Rev 19 Allen Wirfs-Brock" w:date="2013-09-22T12:51:00Z"/>
          <w:rFonts w:ascii="Times New Roman" w:hAnsi="Times New Roman"/>
          <w:szCs w:val="24"/>
          <w:lang w:val="en-US" w:eastAsia="en-US"/>
        </w:rPr>
      </w:pPr>
    </w:p>
    <w:p w:rsidR="00830393" w:rsidRPr="008E3458" w:rsidRDefault="00830393" w:rsidP="00830393">
      <w:pPr>
        <w:spacing w:after="220" w:line="240" w:lineRule="auto"/>
        <w:jc w:val="left"/>
        <w:rPr>
          <w:ins w:id="9777" w:author="Rev 19 Allen Wirfs-Brock" w:date="2013-09-22T12:51:00Z"/>
          <w:rFonts w:ascii="Times New Roman" w:hAnsi="Times New Roman"/>
          <w:szCs w:val="24"/>
          <w:lang w:val="en-US" w:eastAsia="en-US"/>
        </w:rPr>
      </w:pPr>
      <w:ins w:id="9778"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ins>
      <w:ins w:id="9779" w:author="Rev 19 Allen Wirfs-Brock" w:date="2013-09-22T17:49:00Z">
        <w:r w:rsidR="00B0243F" w:rsidRPr="00B0243F">
          <w:rPr>
            <w:rFonts w:ascii="Times New Roman" w:hAnsi="Times New Roman"/>
            <w:i/>
            <w:szCs w:val="24"/>
            <w:lang w:val="en-US" w:eastAsia="en-US"/>
          </w:rPr>
          <w:t xml:space="preserve">ExportsClause  </w:t>
        </w:r>
        <w:r w:rsidR="00B0243F" w:rsidRPr="00B0243F">
          <w:rPr>
            <w:rFonts w:ascii="Times New Roman" w:hAnsi="Times New Roman"/>
            <w:i/>
            <w:szCs w:val="24"/>
            <w:lang w:eastAsia="en-US"/>
          </w:rPr>
          <w:t>FromClause</w:t>
        </w:r>
        <w:r w:rsidR="00B0243F" w:rsidRPr="00B0243F">
          <w:rPr>
            <w:rFonts w:ascii="Times New Roman" w:hAnsi="Times New Roman"/>
            <w:szCs w:val="24"/>
            <w:vertAlign w:val="subscript"/>
            <w:lang w:eastAsia="en-US"/>
          </w:rPr>
          <w:t>opt</w:t>
        </w:r>
        <w:r w:rsidR="00B0243F">
          <w:rPr>
            <w:rFonts w:ascii="Times New Roman" w:hAnsi="Times New Roman"/>
            <w:szCs w:val="24"/>
            <w:vertAlign w:val="subscript"/>
            <w:lang w:eastAsia="en-US"/>
          </w:rPr>
          <w:t xml:space="preserve"> </w:t>
        </w:r>
      </w:ins>
      <w:ins w:id="9780" w:author="Rev 19 Allen Wirfs-Brock" w:date="2013-09-22T12:51:00Z">
        <w:r w:rsidRPr="008E3458">
          <w:rPr>
            <w:rFonts w:ascii="Courier New" w:hAnsi="Courier New" w:cs="Courier New"/>
            <w:b/>
            <w:szCs w:val="24"/>
            <w:lang w:val="en-US" w:eastAsia="en-US"/>
          </w:rPr>
          <w:t>;</w:t>
        </w:r>
      </w:ins>
    </w:p>
    <w:p w:rsidR="00830393" w:rsidRPr="008E3458" w:rsidRDefault="00830393" w:rsidP="00B0243F">
      <w:pPr>
        <w:numPr>
          <w:ilvl w:val="0"/>
          <w:numId w:val="1624"/>
        </w:numPr>
        <w:spacing w:after="0" w:line="240" w:lineRule="auto"/>
        <w:contextualSpacing/>
        <w:jc w:val="left"/>
        <w:rPr>
          <w:ins w:id="9781" w:author="Rev 19 Allen Wirfs-Brock" w:date="2013-09-22T12:51:00Z"/>
          <w:rFonts w:ascii="Times New Roman" w:hAnsi="Times New Roman"/>
          <w:szCs w:val="24"/>
          <w:lang w:val="en-US" w:eastAsia="en-US"/>
        </w:rPr>
      </w:pPr>
      <w:ins w:id="9782" w:author="Rev 19 Allen Wirfs-Brock" w:date="2013-09-22T12:51:00Z">
        <w:r w:rsidRPr="008E3458">
          <w:rPr>
            <w:rFonts w:ascii="Times New Roman" w:hAnsi="Times New Roman"/>
            <w:szCs w:val="24"/>
            <w:lang w:val="en-US" w:eastAsia="en-US"/>
          </w:rPr>
          <w:t xml:space="preserve">Return </w:t>
        </w:r>
      </w:ins>
      <w:ins w:id="9783" w:author="Rev 19 Allen Wirfs-Brock" w:date="2013-09-22T17:50:00Z">
        <w:r w:rsidR="00B0243F" w:rsidRPr="008E3458">
          <w:rPr>
            <w:rFonts w:ascii="Times New Roman" w:hAnsi="Times New Roman"/>
            <w:szCs w:val="24"/>
            <w:lang w:val="en-US" w:eastAsia="en-US"/>
          </w:rPr>
          <w:t xml:space="preserve">the BoundNames of </w:t>
        </w:r>
        <w:r w:rsidR="00B0243F" w:rsidRPr="00B0243F">
          <w:rPr>
            <w:rFonts w:ascii="Times New Roman" w:hAnsi="Times New Roman"/>
            <w:i/>
            <w:szCs w:val="24"/>
            <w:lang w:val="en-US" w:eastAsia="en-US"/>
          </w:rPr>
          <w:t>ExportsClause</w:t>
        </w:r>
      </w:ins>
      <w:ins w:id="9784" w:author="Rev 19 Allen Wirfs-Brock" w:date="2013-09-22T12:51:00Z">
        <w:r w:rsidRPr="008E3458">
          <w:rPr>
            <w:rFonts w:ascii="Times New Roman" w:hAnsi="Times New Roman"/>
            <w:szCs w:val="24"/>
            <w:lang w:val="en-US" w:eastAsia="en-US"/>
          </w:rPr>
          <w:t>.</w:t>
        </w:r>
      </w:ins>
    </w:p>
    <w:p w:rsidR="00830393" w:rsidRPr="008E3458" w:rsidRDefault="00830393" w:rsidP="00830393">
      <w:pPr>
        <w:spacing w:after="0" w:line="240" w:lineRule="auto"/>
        <w:jc w:val="left"/>
        <w:rPr>
          <w:ins w:id="9785" w:author="Rev 19 Allen Wirfs-Brock" w:date="2013-09-22T12:51:00Z"/>
          <w:rFonts w:ascii="Times New Roman" w:hAnsi="Times New Roman"/>
          <w:szCs w:val="24"/>
          <w:lang w:val="en-US" w:eastAsia="en-US"/>
        </w:rPr>
      </w:pPr>
    </w:p>
    <w:p w:rsidR="00830393" w:rsidRPr="008E3458" w:rsidRDefault="00830393" w:rsidP="00830393">
      <w:pPr>
        <w:spacing w:after="220" w:line="240" w:lineRule="auto"/>
        <w:jc w:val="left"/>
        <w:rPr>
          <w:ins w:id="9786" w:author="Rev 19 Allen Wirfs-Brock" w:date="2013-09-22T12:51:00Z"/>
          <w:rFonts w:ascii="Times New Roman" w:hAnsi="Times New Roman"/>
          <w:szCs w:val="24"/>
          <w:lang w:val="en-US" w:eastAsia="en-US"/>
        </w:rPr>
      </w:pPr>
      <w:ins w:id="9787"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BindingList</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30393" w:rsidRPr="008E3458" w:rsidRDefault="00830393" w:rsidP="00830393">
      <w:pPr>
        <w:numPr>
          <w:ilvl w:val="0"/>
          <w:numId w:val="1625"/>
        </w:numPr>
        <w:spacing w:after="0" w:line="240" w:lineRule="auto"/>
        <w:contextualSpacing/>
        <w:jc w:val="left"/>
        <w:rPr>
          <w:ins w:id="9788" w:author="Rev 19 Allen Wirfs-Brock" w:date="2013-09-22T12:51:00Z"/>
          <w:rFonts w:ascii="Times New Roman" w:hAnsi="Times New Roman"/>
          <w:szCs w:val="24"/>
          <w:lang w:val="en-US" w:eastAsia="en-US"/>
        </w:rPr>
      </w:pPr>
      <w:ins w:id="9789" w:author="Rev 19 Allen Wirfs-Brock" w:date="2013-09-22T12:51:00Z">
        <w:r w:rsidRPr="008E3458">
          <w:rPr>
            <w:rFonts w:ascii="Times New Roman" w:hAnsi="Times New Roman"/>
            <w:szCs w:val="24"/>
            <w:lang w:val="en-US" w:eastAsia="en-US"/>
          </w:rPr>
          <w:t xml:space="preserve">Let </w:t>
        </w:r>
        <w:r w:rsidRPr="008E3458">
          <w:rPr>
            <w:rFonts w:ascii="Times New Roman" w:hAnsi="Times New Roman"/>
            <w:i/>
            <w:szCs w:val="24"/>
            <w:lang w:val="en-US" w:eastAsia="en-US"/>
          </w:rPr>
          <w:t>names</w:t>
        </w:r>
        <w:r w:rsidRPr="008E3458">
          <w:rPr>
            <w:rFonts w:ascii="Times New Roman" w:hAnsi="Times New Roman"/>
            <w:szCs w:val="24"/>
            <w:lang w:val="en-US" w:eastAsia="en-US"/>
          </w:rPr>
          <w:t xml:space="preserve"> be the BoundNames of </w:t>
        </w:r>
        <w:r w:rsidRPr="008E3458">
          <w:rPr>
            <w:rFonts w:ascii="Times New Roman" w:hAnsi="Times New Roman"/>
            <w:i/>
            <w:szCs w:val="24"/>
            <w:lang w:val="en-US" w:eastAsia="en-US"/>
          </w:rPr>
          <w:t>BindingList</w:t>
        </w:r>
        <w:r w:rsidRPr="008E3458">
          <w:rPr>
            <w:rFonts w:ascii="Times New Roman" w:hAnsi="Times New Roman"/>
            <w:szCs w:val="24"/>
            <w:lang w:val="en-US" w:eastAsia="en-US"/>
          </w:rPr>
          <w:t>.</w:t>
        </w:r>
      </w:ins>
    </w:p>
    <w:p w:rsidR="00830393" w:rsidRPr="008E3458" w:rsidRDefault="00830393" w:rsidP="00830393">
      <w:pPr>
        <w:numPr>
          <w:ilvl w:val="0"/>
          <w:numId w:val="1625"/>
        </w:numPr>
        <w:spacing w:after="0" w:line="240" w:lineRule="auto"/>
        <w:contextualSpacing/>
        <w:jc w:val="left"/>
        <w:rPr>
          <w:ins w:id="9790" w:author="Rev 19 Allen Wirfs-Brock" w:date="2013-09-22T12:51:00Z"/>
          <w:rFonts w:ascii="Times New Roman" w:hAnsi="Times New Roman"/>
          <w:szCs w:val="24"/>
          <w:lang w:val="en-US" w:eastAsia="en-US"/>
        </w:rPr>
      </w:pPr>
      <w:ins w:id="9791" w:author="Rev 19 Allen Wirfs-Brock" w:date="2013-09-22T12:51:00Z">
        <w:r w:rsidRPr="008E3458">
          <w:rPr>
            <w:rFonts w:ascii="Times New Roman" w:hAnsi="Times New Roman"/>
            <w:szCs w:val="24"/>
            <w:lang w:val="en-US" w:eastAsia="en-US"/>
          </w:rPr>
          <w:t xml:space="preserve">Return </w:t>
        </w:r>
        <w:r w:rsidRPr="008E3458">
          <w:rPr>
            <w:rFonts w:ascii="Times New Roman" w:hAnsi="Times New Roman"/>
            <w:i/>
            <w:szCs w:val="24"/>
            <w:lang w:val="en-US" w:eastAsia="en-US"/>
          </w:rPr>
          <w:t>names</w:t>
        </w:r>
        <w:r w:rsidRPr="008E3458">
          <w:rPr>
            <w:rFonts w:ascii="Times New Roman" w:hAnsi="Times New Roman"/>
            <w:szCs w:val="24"/>
            <w:lang w:val="en-US" w:eastAsia="en-US"/>
          </w:rPr>
          <w:t>.</w:t>
        </w:r>
      </w:ins>
    </w:p>
    <w:p w:rsidR="00830393" w:rsidRPr="008E3458" w:rsidRDefault="00830393" w:rsidP="00830393">
      <w:pPr>
        <w:spacing w:after="0" w:line="240" w:lineRule="auto"/>
        <w:jc w:val="left"/>
        <w:rPr>
          <w:ins w:id="9792" w:author="Rev 19 Allen Wirfs-Brock" w:date="2013-09-22T12:51:00Z"/>
          <w:rFonts w:ascii="Times New Roman" w:hAnsi="Times New Roman"/>
          <w:szCs w:val="24"/>
          <w:lang w:val="en-US" w:eastAsia="en-US"/>
        </w:rPr>
      </w:pPr>
    </w:p>
    <w:p w:rsidR="00830393" w:rsidRPr="008E3458" w:rsidRDefault="00830393" w:rsidP="00830393">
      <w:pPr>
        <w:spacing w:after="0" w:line="240" w:lineRule="auto"/>
        <w:jc w:val="left"/>
        <w:rPr>
          <w:ins w:id="9793" w:author="Rev 19 Allen Wirfs-Brock" w:date="2013-09-22T12:51:00Z"/>
          <w:rFonts w:ascii="Helvetica" w:hAnsi="Helvetica"/>
          <w:b/>
          <w:szCs w:val="24"/>
          <w:lang w:val="en-US" w:eastAsia="en-US"/>
        </w:rPr>
      </w:pPr>
    </w:p>
    <w:p w:rsidR="00812EA8" w:rsidRDefault="003E76A5" w:rsidP="00D148E9">
      <w:pPr>
        <w:pStyle w:val="Heading2"/>
      </w:pPr>
      <w:bookmarkStart w:id="9794" w:name="_Toc368050612"/>
      <w:r>
        <w:t>Script</w:t>
      </w:r>
      <w:ins w:id="9795" w:author="Rev 19 Allen Wirfs-Brock" w:date="2013-09-11T19:17:00Z">
        <w:r w:rsidR="00382137">
          <w:t>s</w:t>
        </w:r>
      </w:ins>
      <w:bookmarkEnd w:id="9794"/>
    </w:p>
    <w:p w:rsidR="004C02EF" w:rsidRPr="00E77497" w:rsidRDefault="004C02EF" w:rsidP="004C02EF">
      <w:pPr>
        <w:pStyle w:val="Syntax"/>
      </w:pPr>
      <w:r w:rsidRPr="00E77497">
        <w:t>Syntax</w:t>
      </w:r>
    </w:p>
    <w:p w:rsidR="004C02EF" w:rsidRPr="00E77497" w:rsidRDefault="003E76A5" w:rsidP="004C02EF">
      <w:pPr>
        <w:pStyle w:val="SyntaxRule"/>
      </w:pPr>
      <w:r>
        <w:t>Script</w:t>
      </w:r>
      <w:r w:rsidRPr="00E77497">
        <w:t xml:space="preserve"> </w:t>
      </w:r>
      <w:r w:rsidR="004C02EF" w:rsidRPr="00E77497">
        <w:rPr>
          <w:rFonts w:ascii="Arial" w:hAnsi="Arial"/>
          <w:b/>
          <w:i w:val="0"/>
        </w:rPr>
        <w:t>:</w:t>
      </w:r>
    </w:p>
    <w:p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rsidR="004C02EF" w:rsidRPr="00E77497" w:rsidRDefault="003E76A5" w:rsidP="004C02EF">
      <w:pPr>
        <w:pStyle w:val="SyntaxDefinition"/>
      </w:pPr>
      <w:del w:id="9796" w:author="Rev 19 Allen Wirfs-Brock" w:date="2013-09-12T17:54:00Z">
        <w:r w:rsidDel="00E82F00">
          <w:delText>Outer</w:delText>
        </w:r>
        <w:r w:rsidR="005E35C8" w:rsidDel="00E82F00">
          <w:delText>StatementList</w:delText>
        </w:r>
      </w:del>
      <w:ins w:id="9797" w:author="Rev 19 Allen Wirfs-Brock" w:date="2013-09-12T17:54:00Z">
        <w:r w:rsidR="00E82F00">
          <w:t>ScriptItemList</w:t>
        </w:r>
      </w:ins>
    </w:p>
    <w:p w:rsidR="005B43E9" w:rsidRPr="00E77497" w:rsidRDefault="003E76A5" w:rsidP="005B43E9">
      <w:pPr>
        <w:pStyle w:val="SyntaxRule"/>
      </w:pPr>
      <w:del w:id="9798" w:author="Rev 19 Allen Wirfs-Brock" w:date="2013-09-12T17:54:00Z">
        <w:r w:rsidDel="00E82F00">
          <w:delText>Outer</w:delText>
        </w:r>
        <w:r w:rsidR="005B43E9" w:rsidRPr="00E77497" w:rsidDel="00E82F00">
          <w:delText xml:space="preserve">StatementList </w:delText>
        </w:r>
      </w:del>
      <w:ins w:id="9799" w:author="Rev 19 Allen Wirfs-Brock" w:date="2013-09-13T09:16:00Z">
        <w:r w:rsidR="0048208E" w:rsidRPr="0048208E">
          <w:t>Script</w:t>
        </w:r>
      </w:ins>
      <w:ins w:id="9800" w:author="Rev 19 Allen Wirfs-Brock" w:date="2013-09-12T17:54:00Z">
        <w:r w:rsidR="00E82F00">
          <w:t>Item</w:t>
        </w:r>
        <w:r w:rsidR="00E82F00" w:rsidRPr="00E77497">
          <w:t xml:space="preserve">List </w:t>
        </w:r>
      </w:ins>
      <w:r w:rsidR="005B43E9" w:rsidRPr="00E77497">
        <w:rPr>
          <w:rFonts w:ascii="Arial" w:hAnsi="Arial"/>
          <w:b/>
          <w:i w:val="0"/>
        </w:rPr>
        <w:t>:</w:t>
      </w:r>
    </w:p>
    <w:p w:rsidR="005B43E9" w:rsidRPr="00E77497" w:rsidRDefault="0048208E" w:rsidP="003E76A5">
      <w:pPr>
        <w:pStyle w:val="SyntaxDefinition"/>
      </w:pPr>
      <w:ins w:id="9801" w:author="Rev 19 Allen Wirfs-Brock" w:date="2013-09-13T09:16:00Z">
        <w:r w:rsidRPr="0048208E">
          <w:t>Script</w:t>
        </w:r>
      </w:ins>
      <w:del w:id="9802" w:author="Rev 19 Allen Wirfs-Brock" w:date="2013-09-13T09:16:00Z">
        <w:r w:rsidR="003E76A5" w:rsidDel="0048208E">
          <w:delText>Outer</w:delText>
        </w:r>
      </w:del>
      <w:r w:rsidR="005B43E9" w:rsidRPr="00E77497">
        <w:t>Item</w:t>
      </w:r>
      <w:r w:rsidR="005B43E9" w:rsidRPr="00E77497">
        <w:br/>
      </w:r>
      <w:ins w:id="9803" w:author="Rev 19 Allen Wirfs-Brock" w:date="2013-09-13T09:17:00Z">
        <w:r w:rsidRPr="0048208E">
          <w:t>ScriptItem</w:t>
        </w:r>
      </w:ins>
      <w:del w:id="9804" w:author="Rev 19 Allen Wirfs-Brock" w:date="2013-09-13T09:17:00Z">
        <w:r w:rsidR="003E76A5" w:rsidDel="0048208E">
          <w:delText>Outer</w:delText>
        </w:r>
        <w:r w:rsidR="005B43E9" w:rsidRPr="00E77497" w:rsidDel="0048208E">
          <w:delText>Statement</w:delText>
        </w:r>
      </w:del>
      <w:r w:rsidR="005B43E9" w:rsidRPr="00E77497">
        <w:t>List</w:t>
      </w:r>
      <w:r w:rsidR="005B43E9">
        <w:t xml:space="preserve"> </w:t>
      </w:r>
      <w:r w:rsidR="005B43E9" w:rsidRPr="00E77497">
        <w:t xml:space="preserve"> </w:t>
      </w:r>
      <w:ins w:id="9805" w:author="Rev 19 Allen Wirfs-Brock" w:date="2013-09-13T09:17:00Z">
        <w:r w:rsidRPr="0048208E">
          <w:t>Script</w:t>
        </w:r>
      </w:ins>
      <w:del w:id="9806" w:author="Rev 19 Allen Wirfs-Brock" w:date="2013-09-13T09:17:00Z">
        <w:r w:rsidR="003E76A5" w:rsidDel="0048208E">
          <w:delText>Outer</w:delText>
        </w:r>
      </w:del>
      <w:r w:rsidR="005B43E9" w:rsidRPr="00E77497">
        <w:t>Item</w:t>
      </w:r>
    </w:p>
    <w:p w:rsidR="005B43E9" w:rsidRPr="00E77497" w:rsidDel="00ED784A" w:rsidRDefault="003E76A5" w:rsidP="005B43E9">
      <w:pPr>
        <w:pStyle w:val="SyntaxRule"/>
        <w:rPr>
          <w:del w:id="9807" w:author="Rev 19 Allen Wirfs-Brock" w:date="2013-09-13T09:48:00Z"/>
        </w:rPr>
      </w:pPr>
      <w:del w:id="9808" w:author="Rev 19 Allen Wirfs-Brock" w:date="2013-09-13T09:16:00Z">
        <w:r w:rsidDel="0048208E">
          <w:delText>Outer</w:delText>
        </w:r>
      </w:del>
      <w:del w:id="9809" w:author="Rev 19 Allen Wirfs-Brock" w:date="2013-09-13T09:48:00Z">
        <w:r w:rsidR="005B43E9" w:rsidDel="00ED784A">
          <w:delText>Item</w:delText>
        </w:r>
        <w:r w:rsidR="005B43E9" w:rsidRPr="00E77497" w:rsidDel="00ED784A">
          <w:delText xml:space="preserve"> </w:delText>
        </w:r>
        <w:r w:rsidR="005B43E9" w:rsidRPr="00E77497" w:rsidDel="00ED784A">
          <w:rPr>
            <w:rFonts w:ascii="Arial" w:hAnsi="Arial"/>
            <w:b/>
            <w:i w:val="0"/>
          </w:rPr>
          <w:delText>:</w:delText>
        </w:r>
        <w:bookmarkStart w:id="9810" w:name="_Toc368034613"/>
        <w:bookmarkStart w:id="9811" w:name="_Toc368049836"/>
        <w:bookmarkStart w:id="9812" w:name="_Toc368050613"/>
        <w:bookmarkEnd w:id="9810"/>
        <w:bookmarkEnd w:id="9811"/>
        <w:bookmarkEnd w:id="9812"/>
      </w:del>
    </w:p>
    <w:p w:rsidR="005B43E9" w:rsidRPr="00E77497" w:rsidDel="00ED784A" w:rsidRDefault="005B43E9" w:rsidP="005B43E9">
      <w:pPr>
        <w:pStyle w:val="SyntaxDefinition"/>
        <w:rPr>
          <w:del w:id="9813" w:author="Rev 19 Allen Wirfs-Brock" w:date="2013-09-13T09:48:00Z"/>
        </w:rPr>
      </w:pPr>
      <w:del w:id="9814" w:author="Rev 19 Allen Wirfs-Brock" w:date="2013-09-13T09:48:00Z">
        <w:r w:rsidDel="00ED784A">
          <w:delText>ModuleDeclaration</w:delText>
        </w:r>
        <w:r w:rsidDel="00ED784A">
          <w:br/>
          <w:delText>ImportDeclaration</w:delText>
        </w:r>
        <w:r w:rsidRPr="00E77497" w:rsidDel="00ED784A">
          <w:br/>
        </w:r>
        <w:r w:rsidDel="00ED784A">
          <w:delText>StatementList</w:delText>
        </w:r>
        <w:r w:rsidRPr="00E77497" w:rsidDel="00ED784A">
          <w:delText>Item</w:delText>
        </w:r>
        <w:bookmarkStart w:id="9815" w:name="_Toc368034614"/>
        <w:bookmarkStart w:id="9816" w:name="_Toc368049837"/>
        <w:bookmarkStart w:id="9817" w:name="_Toc368050614"/>
        <w:bookmarkEnd w:id="9815"/>
        <w:bookmarkEnd w:id="9816"/>
        <w:bookmarkEnd w:id="9817"/>
      </w:del>
    </w:p>
    <w:p w:rsidR="004C3785" w:rsidRPr="00E77497" w:rsidDel="00382137" w:rsidRDefault="004C3785" w:rsidP="004221C6">
      <w:pPr>
        <w:pStyle w:val="Heading3"/>
        <w:rPr>
          <w:del w:id="9818" w:author="Rev 19 Allen Wirfs-Brock" w:date="2013-09-11T19:15:00Z"/>
        </w:rPr>
      </w:pPr>
      <w:bookmarkStart w:id="9819" w:name="_Ref365637266"/>
      <w:del w:id="9820" w:author="Rev 19 Allen Wirfs-Brock" w:date="2013-09-11T19:15:00Z">
        <w:r w:rsidDel="00382137">
          <w:delText>Static</w:delText>
        </w:r>
        <w:r w:rsidRPr="00E77497" w:rsidDel="00382137">
          <w:delText xml:space="preserve"> Semantics</w:delText>
        </w:r>
        <w:bookmarkStart w:id="9821" w:name="_Toc368034615"/>
        <w:bookmarkStart w:id="9822" w:name="_Toc368049838"/>
        <w:bookmarkStart w:id="9823" w:name="_Toc368050615"/>
        <w:bookmarkEnd w:id="9819"/>
        <w:bookmarkEnd w:id="9821"/>
        <w:bookmarkEnd w:id="9822"/>
        <w:bookmarkEnd w:id="9823"/>
      </w:del>
    </w:p>
    <w:p w:rsidR="00081161" w:rsidRPr="00E77497" w:rsidRDefault="00081161" w:rsidP="004221C6">
      <w:pPr>
        <w:pStyle w:val="Heading3"/>
      </w:pPr>
      <w:bookmarkStart w:id="9824" w:name="_Toc368050616"/>
      <w:bookmarkStart w:id="9825" w:name="_Ref368051165"/>
      <w:r w:rsidRPr="00E77497">
        <w:t>Static Semantics:  Early Errors</w:t>
      </w:r>
      <w:bookmarkEnd w:id="9824"/>
      <w:bookmarkEnd w:id="9825"/>
    </w:p>
    <w:p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del w:id="9826" w:author="Rev 19 Allen Wirfs-Brock" w:date="2013-09-13T09:10:00Z">
        <w:r w:rsidR="00C13ACC" w:rsidDel="00F40878">
          <w:rPr>
            <w:rFonts w:ascii="Times New Roman" w:hAnsi="Times New Roman"/>
            <w:i/>
          </w:rPr>
          <w:delText>Outer</w:delText>
        </w:r>
        <w:r w:rsidR="00081161" w:rsidDel="00F40878">
          <w:rPr>
            <w:rFonts w:ascii="Times New Roman" w:hAnsi="Times New Roman"/>
            <w:i/>
          </w:rPr>
          <w:delText xml:space="preserve">StatementList </w:delText>
        </w:r>
      </w:del>
      <w:ins w:id="9827" w:author="Rev 19 Allen Wirfs-Brock" w:date="2013-09-13T09:10:00Z">
        <w:r w:rsidR="00F40878">
          <w:rPr>
            <w:rFonts w:ascii="Times New Roman" w:hAnsi="Times New Roman"/>
            <w:i/>
          </w:rPr>
          <w:t xml:space="preserve">ScriptItemList </w:t>
        </w:r>
      </w:ins>
    </w:p>
    <w:p w:rsidR="004C3785" w:rsidRPr="00E77497" w:rsidRDefault="004C3785" w:rsidP="00F40878">
      <w:pPr>
        <w:numPr>
          <w:ilvl w:val="0"/>
          <w:numId w:val="737"/>
        </w:numPr>
        <w:spacing w:after="220"/>
        <w:contextualSpacing/>
      </w:pPr>
      <w:r w:rsidRPr="00E77497">
        <w:t xml:space="preserve">It is a Syntax Error if the LexicallyDeclaredNames of </w:t>
      </w:r>
      <w:ins w:id="9828" w:author="Rev 19 Allen Wirfs-Brock" w:date="2013-09-13T09:12:00Z">
        <w:r w:rsidR="00F40878" w:rsidRPr="00F40878">
          <w:rPr>
            <w:rFonts w:ascii="Times New Roman" w:hAnsi="Times New Roman"/>
            <w:i/>
          </w:rPr>
          <w:t>ScriptItem</w:t>
        </w:r>
      </w:ins>
      <w:del w:id="9829" w:author="Rev 19 Allen Wirfs-Brock" w:date="2013-09-13T09:12:00Z">
        <w:r w:rsidR="00C13ACC" w:rsidDel="00F40878">
          <w:rPr>
            <w:rFonts w:ascii="Times New Roman" w:hAnsi="Times New Roman"/>
            <w:i/>
          </w:rPr>
          <w:delText>Outer</w:delText>
        </w:r>
        <w:r w:rsidR="004605B6" w:rsidDel="00F40878">
          <w:rPr>
            <w:rFonts w:ascii="Times New Roman" w:hAnsi="Times New Roman"/>
            <w:i/>
          </w:rPr>
          <w:delText>S</w:delText>
        </w:r>
        <w:r w:rsidRPr="00E77497" w:rsidDel="00F40878">
          <w:rPr>
            <w:rFonts w:ascii="Times New Roman" w:hAnsi="Times New Roman"/>
            <w:i/>
          </w:rPr>
          <w:delText>tatement</w:delText>
        </w:r>
      </w:del>
      <w:r w:rsidRPr="00E77497">
        <w:rPr>
          <w:rFonts w:ascii="Times New Roman" w:hAnsi="Times New Roman"/>
          <w:i/>
        </w:rPr>
        <w:t>List</w:t>
      </w:r>
      <w:r w:rsidRPr="00E77497">
        <w:t xml:space="preserve"> contains any duplicate entr</w:t>
      </w:r>
      <w:r>
        <w:t>i</w:t>
      </w:r>
      <w:r w:rsidRPr="00E77497">
        <w:t>es.</w:t>
      </w:r>
    </w:p>
    <w:p w:rsidR="004C3785" w:rsidRPr="00E77497" w:rsidRDefault="004C3785" w:rsidP="00F40878">
      <w:pPr>
        <w:numPr>
          <w:ilvl w:val="0"/>
          <w:numId w:val="737"/>
        </w:numPr>
        <w:spacing w:after="220"/>
        <w:contextualSpacing/>
      </w:pPr>
      <w:r w:rsidRPr="00E77497">
        <w:lastRenderedPageBreak/>
        <w:t xml:space="preserve">It is a Syntax Error if any element of the </w:t>
      </w:r>
      <w:r w:rsidRPr="00B839D2">
        <w:rPr>
          <w:rFonts w:ascii="Times New Roman" w:hAnsi="Times New Roman"/>
        </w:rPr>
        <w:t>LexicallyDeclaredNames</w:t>
      </w:r>
      <w:r w:rsidRPr="00E77497">
        <w:t xml:space="preserve"> of </w:t>
      </w:r>
      <w:ins w:id="9830" w:author="Rev 19 Allen Wirfs-Brock" w:date="2013-09-13T09:12:00Z">
        <w:r w:rsidR="00F40878" w:rsidRPr="00F40878">
          <w:rPr>
            <w:rFonts w:ascii="Times New Roman" w:hAnsi="Times New Roman"/>
            <w:i/>
          </w:rPr>
          <w:t>ScriptItem</w:t>
        </w:r>
      </w:ins>
      <w:del w:id="9831" w:author="Rev 19 Allen Wirfs-Brock" w:date="2013-09-13T09:12:00Z">
        <w:r w:rsidR="00C13ACC" w:rsidDel="00F40878">
          <w:rPr>
            <w:rFonts w:ascii="Times New Roman" w:hAnsi="Times New Roman"/>
            <w:i/>
          </w:rPr>
          <w:delText>Outer</w:delText>
        </w:r>
        <w:r w:rsidR="004605B6" w:rsidDel="00F40878">
          <w:rPr>
            <w:rFonts w:ascii="Times New Roman" w:hAnsi="Times New Roman"/>
            <w:i/>
          </w:rPr>
          <w:delText>S</w:delText>
        </w:r>
        <w:r w:rsidR="004605B6" w:rsidRPr="00E77497" w:rsidDel="00F40878">
          <w:rPr>
            <w:rFonts w:ascii="Times New Roman" w:hAnsi="Times New Roman"/>
            <w:i/>
          </w:rPr>
          <w:delText>tatement</w:delText>
        </w:r>
      </w:del>
      <w:r w:rsidR="004605B6" w:rsidRPr="00E77497">
        <w:rPr>
          <w:rFonts w:ascii="Times New Roman" w:hAnsi="Times New Roman"/>
          <w:i/>
        </w:rPr>
        <w: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ins w:id="9832" w:author="Rev 19 Allen Wirfs-Brock" w:date="2013-09-13T09:12:00Z">
        <w:r w:rsidR="00F40878" w:rsidRPr="00F40878">
          <w:rPr>
            <w:rFonts w:ascii="Times New Roman" w:hAnsi="Times New Roman"/>
            <w:i/>
          </w:rPr>
          <w:t>ScriptItem</w:t>
        </w:r>
      </w:ins>
      <w:del w:id="9833" w:author="Rev 19 Allen Wirfs-Brock" w:date="2013-09-13T09:12:00Z">
        <w:r w:rsidR="00C13ACC" w:rsidDel="00F40878">
          <w:rPr>
            <w:rFonts w:ascii="Times New Roman" w:hAnsi="Times New Roman"/>
            <w:i/>
          </w:rPr>
          <w:delText>OuterStatement</w:delText>
        </w:r>
      </w:del>
      <w:r w:rsidRPr="00E77497">
        <w:rPr>
          <w:rFonts w:ascii="Times New Roman" w:hAnsi="Times New Roman"/>
          <w:i/>
        </w:rPr>
        <w:t>List</w:t>
      </w:r>
      <w:r w:rsidRPr="00E77497">
        <w:t>.</w:t>
      </w:r>
    </w:p>
    <w:p w:rsidR="00F90840" w:rsidRPr="00E77497" w:rsidRDefault="00F90840" w:rsidP="00F40878">
      <w:pPr>
        <w:numPr>
          <w:ilvl w:val="0"/>
          <w:numId w:val="737"/>
        </w:numPr>
        <w:spacing w:after="220"/>
        <w:contextualSpacing/>
      </w:pPr>
      <w:r>
        <w:t xml:space="preserve">It is a Syntax Error if </w:t>
      </w:r>
      <w:ins w:id="9834" w:author="Rev 19 Allen Wirfs-Brock" w:date="2013-09-13T09:13:00Z">
        <w:r w:rsidR="00F40878" w:rsidRPr="00F40878">
          <w:rPr>
            <w:rFonts w:ascii="Times New Roman" w:hAnsi="Times New Roman"/>
            <w:i/>
          </w:rPr>
          <w:t>ScriptItem</w:t>
        </w:r>
      </w:ins>
      <w:del w:id="9835" w:author="Rev 19 Allen Wirfs-Brock" w:date="2013-09-13T09:13: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rsidR="00081161" w:rsidRPr="00E77497" w:rsidRDefault="00081161" w:rsidP="00F40878">
      <w:pPr>
        <w:numPr>
          <w:ilvl w:val="0"/>
          <w:numId w:val="737"/>
        </w:numPr>
        <w:spacing w:after="220"/>
        <w:contextualSpacing/>
      </w:pPr>
      <w:r>
        <w:t xml:space="preserve">It is a Syntax Error if </w:t>
      </w:r>
      <w:ins w:id="9836" w:author="Rev 19 Allen Wirfs-Brock" w:date="2013-09-13T09:12:00Z">
        <w:r w:rsidR="00F40878" w:rsidRPr="00F40878">
          <w:rPr>
            <w:rFonts w:ascii="Times New Roman" w:hAnsi="Times New Roman"/>
            <w:i/>
          </w:rPr>
          <w:t>ScriptItem</w:t>
        </w:r>
      </w:ins>
      <w:del w:id="9837" w:author="Rev 19 Allen Wirfs-Brock" w:date="2013-09-13T09:12: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rsidR="00081161" w:rsidRDefault="00081161" w:rsidP="00F40878">
      <w:pPr>
        <w:numPr>
          <w:ilvl w:val="0"/>
          <w:numId w:val="737"/>
        </w:numPr>
        <w:spacing w:after="220"/>
      </w:pPr>
      <w:r>
        <w:t xml:space="preserve">It is a Syntax Error if </w:t>
      </w:r>
      <w:ins w:id="9838" w:author="Rev 19 Allen Wirfs-Brock" w:date="2013-09-13T09:12:00Z">
        <w:r w:rsidR="00F40878" w:rsidRPr="00F40878">
          <w:rPr>
            <w:rFonts w:ascii="Times New Roman" w:hAnsi="Times New Roman"/>
            <w:i/>
          </w:rPr>
          <w:t>ScriptItem</w:t>
        </w:r>
      </w:ins>
      <w:del w:id="9839" w:author="Rev 19 Allen Wirfs-Brock" w:date="2013-09-13T09:12: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rsidR="004C3785" w:rsidRPr="00E77497" w:rsidRDefault="004C3785" w:rsidP="004221C6">
      <w:pPr>
        <w:pStyle w:val="Heading3"/>
      </w:pPr>
      <w:bookmarkStart w:id="9840" w:name="_Ref368037197"/>
      <w:bookmarkStart w:id="9841" w:name="_Toc368050617"/>
      <w:r w:rsidRPr="00E77497">
        <w:t xml:space="preserve">Static Semantics:  </w:t>
      </w:r>
      <w:r>
        <w:rPr>
          <w:lang w:eastAsia="en-US"/>
        </w:rPr>
        <w:t>IsStrict</w:t>
      </w:r>
      <w:bookmarkEnd w:id="9840"/>
      <w:bookmarkEnd w:id="9841"/>
    </w:p>
    <w:p w:rsidR="00902612" w:rsidRPr="00F742D3" w:rsidRDefault="00902612" w:rsidP="00902612">
      <w:pPr>
        <w:rPr>
          <w:ins w:id="9842" w:author="Rev 19 Allen Wirfs-Brock" w:date="2013-09-27T09:25:00Z"/>
        </w:rPr>
      </w:pPr>
      <w:ins w:id="9843" w:author="Rev 19 Allen Wirfs-Brock" w:date="2013-09-27T09:25:00Z">
        <w:r>
          <w:t xml:space="preserve">See also: </w:t>
        </w:r>
        <w:r>
          <w:fldChar w:fldCharType="begin"/>
        </w:r>
        <w:r>
          <w:instrText xml:space="preserve"> REF _Ref368037126 \r \h </w:instrText>
        </w:r>
        <w:r>
          <w:fldChar w:fldCharType="separate"/>
        </w:r>
      </w:ins>
      <w:ins w:id="9844" w:author="Rev 19 Allen Wirfs-Brock" w:date="2013-09-27T13:07:00Z">
        <w:r w:rsidR="00460CAC">
          <w:t>14.1.8</w:t>
        </w:r>
      </w:ins>
      <w:ins w:id="9845" w:author="Rev 19 Allen Wirfs-Brock" w:date="2013-09-27T09:25:00Z">
        <w:r>
          <w:fldChar w:fldCharType="end"/>
        </w:r>
        <w:r>
          <w:t xml:space="preserve">, </w:t>
        </w:r>
        <w:r>
          <w:fldChar w:fldCharType="begin"/>
        </w:r>
        <w:r>
          <w:instrText xml:space="preserve"> REF _Ref368037171 \r \h </w:instrText>
        </w:r>
        <w:r>
          <w:fldChar w:fldCharType="separate"/>
        </w:r>
      </w:ins>
      <w:ins w:id="9846" w:author="Rev 19 Allen Wirfs-Brock" w:date="2013-09-27T13:07:00Z">
        <w:r w:rsidR="00460CAC">
          <w:t>15.1.0.2</w:t>
        </w:r>
      </w:ins>
      <w:ins w:id="9847" w:author="Rev 19 Allen Wirfs-Brock" w:date="2013-09-27T09:25:00Z">
        <w:r>
          <w:fldChar w:fldCharType="end"/>
        </w:r>
        <w:r>
          <w:t>.</w:t>
        </w:r>
      </w:ins>
    </w:p>
    <w:p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ins w:id="9848" w:author="Rev 19 Allen Wirfs-Brock" w:date="2013-09-13T09:13:00Z">
        <w:r w:rsidR="00F40878" w:rsidRPr="00F40878">
          <w:rPr>
            <w:rFonts w:ascii="Times New Roman" w:hAnsi="Times New Roman"/>
            <w:i/>
          </w:rPr>
          <w:t>ScriptItem</w:t>
        </w:r>
      </w:ins>
      <w:del w:id="9849" w:author="Rev 19 Allen Wirfs-Brock" w:date="2013-09-13T09:13:00Z">
        <w:r w:rsidDel="00F40878">
          <w:rPr>
            <w:rFonts w:ascii="Times New Roman" w:hAnsi="Times New Roman"/>
            <w:i/>
          </w:rPr>
          <w:delText>Outer</w:delText>
        </w:r>
        <w:r w:rsidR="004605B6" w:rsidDel="00F40878">
          <w:rPr>
            <w:rFonts w:ascii="Times New Roman" w:hAnsi="Times New Roman"/>
            <w:i/>
          </w:rPr>
          <w:delText>Statement</w:delText>
        </w:r>
      </w:del>
      <w:r w:rsidR="004605B6">
        <w:rPr>
          <w:rFonts w:ascii="Times New Roman" w:hAnsi="Times New Roman"/>
          <w:i/>
        </w:rPr>
        <w:t>List</w:t>
      </w:r>
      <w:r w:rsidR="004C3785" w:rsidRPr="00E77497">
        <w:rPr>
          <w:rFonts w:ascii="Times New Roman" w:hAnsi="Times New Roman"/>
          <w:i/>
        </w:rPr>
        <w:t xml:space="preserve"> </w:t>
      </w:r>
      <w:r w:rsidR="004C3785" w:rsidRPr="00E77497">
        <w:t xml:space="preserve"> </w:t>
      </w:r>
    </w:p>
    <w:p w:rsidR="004C3785" w:rsidRPr="004605B6" w:rsidRDefault="004C3785" w:rsidP="004221C6">
      <w:pPr>
        <w:pStyle w:val="Alg4"/>
        <w:numPr>
          <w:ilvl w:val="0"/>
          <w:numId w:val="1602"/>
        </w:numPr>
        <w:spacing w:after="220"/>
        <w:contextualSpacing/>
      </w:pPr>
      <w:commentRangeStart w:id="9850"/>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ins w:id="9851" w:author="Rev 19 Allen Wirfs-Brock" w:date="2013-09-13T09:13:00Z">
        <w:r w:rsidR="00F40878" w:rsidRPr="00F40878">
          <w:rPr>
            <w:i/>
          </w:rPr>
          <w:t>ScriptItem</w:t>
        </w:r>
      </w:ins>
      <w:del w:id="9852" w:author="Rev 19 Allen Wirfs-Brock" w:date="2013-09-13T09:13:00Z">
        <w:r w:rsidR="00674591" w:rsidDel="00F40878">
          <w:rPr>
            <w:i/>
          </w:rPr>
          <w:delText>Outer</w:delText>
        </w:r>
        <w:r w:rsidR="004605B6" w:rsidDel="00F40878">
          <w:rPr>
            <w:i/>
          </w:rPr>
          <w:delText>S</w:delText>
        </w:r>
        <w:r w:rsidDel="00F40878">
          <w:rPr>
            <w:i/>
          </w:rPr>
          <w:delText>tatement</w:delText>
        </w:r>
      </w:del>
      <w:r>
        <w:rPr>
          <w:i/>
        </w:rPr>
        <w: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9850"/>
      <w:r>
        <w:rPr>
          <w:rStyle w:val="CommentReference"/>
          <w:rFonts w:ascii="Arial" w:eastAsia="MS Mincho" w:hAnsi="Arial"/>
          <w:spacing w:val="0"/>
          <w:lang w:eastAsia="ja-JP"/>
        </w:rPr>
        <w:commentReference w:id="9850"/>
      </w:r>
    </w:p>
    <w:p w:rsidR="004C3785" w:rsidRPr="00E77497" w:rsidRDefault="004C3785" w:rsidP="004221C6">
      <w:pPr>
        <w:pStyle w:val="Heading3"/>
      </w:pPr>
      <w:bookmarkStart w:id="9853" w:name="_Ref367708185"/>
      <w:bookmarkStart w:id="9854" w:name="_Toc368050618"/>
      <w:r w:rsidRPr="00E77497">
        <w:t xml:space="preserve">Static Semantics:  </w:t>
      </w:r>
      <w:r w:rsidRPr="00E77497">
        <w:rPr>
          <w:lang w:eastAsia="en-US"/>
        </w:rPr>
        <w:t>LexicallyDeclaredNames</w:t>
      </w:r>
      <w:bookmarkEnd w:id="9853"/>
      <w:bookmarkEnd w:id="9854"/>
    </w:p>
    <w:p w:rsidR="002B5C9A" w:rsidRPr="00F742D3" w:rsidRDefault="002B5C9A" w:rsidP="002B5C9A">
      <w:pPr>
        <w:rPr>
          <w:ins w:id="9855" w:author="Rev 19 Allen Wirfs-Brock" w:date="2013-09-23T14:04:00Z"/>
        </w:rPr>
      </w:pPr>
      <w:ins w:id="9856" w:author="Rev 19 Allen Wirfs-Brock" w:date="2013-09-23T14:04:00Z">
        <w:r>
          <w:t xml:space="preserve">See also: </w:t>
        </w:r>
        <w:r>
          <w:fldChar w:fldCharType="begin"/>
        </w:r>
        <w:r>
          <w:instrText xml:space="preserve"> REF _Ref367707791 \r \h </w:instrText>
        </w:r>
      </w:ins>
      <w:ins w:id="9857" w:author="Rev 19 Allen Wirfs-Brock" w:date="2013-09-23T14:04:00Z">
        <w:r>
          <w:fldChar w:fldCharType="separate"/>
        </w:r>
      </w:ins>
      <w:ins w:id="9858" w:author="Rev 19 Allen Wirfs-Brock" w:date="2013-09-27T13:07:00Z">
        <w:r w:rsidR="00460CAC">
          <w:t>13.1.3</w:t>
        </w:r>
      </w:ins>
      <w:ins w:id="9859" w:author="Rev 19 Allen Wirfs-Brock" w:date="2013-09-23T14:04:00Z">
        <w:r>
          <w:fldChar w:fldCharType="end"/>
        </w:r>
        <w:r>
          <w:t xml:space="preserve">, </w:t>
        </w:r>
        <w:r>
          <w:fldChar w:fldCharType="begin"/>
        </w:r>
        <w:r>
          <w:instrText xml:space="preserve"> REF _Ref367707886 \r \h </w:instrText>
        </w:r>
      </w:ins>
      <w:ins w:id="9860" w:author="Rev 19 Allen Wirfs-Brock" w:date="2013-09-23T14:04:00Z">
        <w:r>
          <w:fldChar w:fldCharType="separate"/>
        </w:r>
      </w:ins>
      <w:ins w:id="9861" w:author="Rev 19 Allen Wirfs-Brock" w:date="2013-09-27T13:07:00Z">
        <w:r w:rsidR="00460CAC">
          <w:t>13.11.3</w:t>
        </w:r>
      </w:ins>
      <w:ins w:id="9862" w:author="Rev 19 Allen Wirfs-Brock" w:date="2013-09-23T14:04:00Z">
        <w:r>
          <w:fldChar w:fldCharType="end"/>
        </w:r>
        <w:r>
          <w:t xml:space="preserve">, </w:t>
        </w:r>
        <w:r>
          <w:fldChar w:fldCharType="begin"/>
        </w:r>
        <w:r>
          <w:instrText xml:space="preserve"> REF _Ref367707965 \r \h </w:instrText>
        </w:r>
      </w:ins>
      <w:ins w:id="9863" w:author="Rev 19 Allen Wirfs-Brock" w:date="2013-09-23T14:04:00Z">
        <w:r>
          <w:fldChar w:fldCharType="separate"/>
        </w:r>
      </w:ins>
      <w:ins w:id="9864" w:author="Rev 19 Allen Wirfs-Brock" w:date="2013-09-27T13:07:00Z">
        <w:r w:rsidR="00460CAC">
          <w:t>14.1.9</w:t>
        </w:r>
      </w:ins>
      <w:ins w:id="9865" w:author="Rev 19 Allen Wirfs-Brock" w:date="2013-09-23T14:04:00Z">
        <w:r>
          <w:fldChar w:fldCharType="end"/>
        </w:r>
        <w:r>
          <w:t xml:space="preserve">, </w:t>
        </w:r>
        <w:r>
          <w:fldChar w:fldCharType="begin"/>
        </w:r>
        <w:r>
          <w:instrText xml:space="preserve"> REF _Ref367708006 \r \h </w:instrText>
        </w:r>
      </w:ins>
      <w:ins w:id="9866" w:author="Rev 19 Allen Wirfs-Brock" w:date="2013-09-23T14:04:00Z">
        <w:r>
          <w:fldChar w:fldCharType="separate"/>
        </w:r>
      </w:ins>
      <w:ins w:id="9867" w:author="Rev 19 Allen Wirfs-Brock" w:date="2013-09-27T13:07:00Z">
        <w:r w:rsidR="00460CAC">
          <w:t>14.2.7</w:t>
        </w:r>
      </w:ins>
      <w:ins w:id="9868" w:author="Rev 19 Allen Wirfs-Brock" w:date="2013-09-23T14:04:00Z">
        <w:r>
          <w:fldChar w:fldCharType="end"/>
        </w:r>
        <w:r>
          <w:t xml:space="preserve">, </w:t>
        </w:r>
        <w:r>
          <w:fldChar w:fldCharType="begin"/>
        </w:r>
        <w:r>
          <w:instrText xml:space="preserve"> REF _Ref367708053 \r \h </w:instrText>
        </w:r>
      </w:ins>
      <w:ins w:id="9869" w:author="Rev 19 Allen Wirfs-Brock" w:date="2013-09-23T14:04:00Z">
        <w:r>
          <w:fldChar w:fldCharType="separate"/>
        </w:r>
      </w:ins>
      <w:ins w:id="9870" w:author="Rev 19 Allen Wirfs-Brock" w:date="2013-09-27T13:07:00Z">
        <w:r w:rsidR="00460CAC">
          <w:t>14.4.5</w:t>
        </w:r>
      </w:ins>
      <w:ins w:id="9871" w:author="Rev 19 Allen Wirfs-Brock" w:date="2013-09-23T14:04:00Z">
        <w:r>
          <w:fldChar w:fldCharType="end"/>
        </w:r>
        <w:r>
          <w:t xml:space="preserve">, </w:t>
        </w:r>
        <w:r>
          <w:fldChar w:fldCharType="begin"/>
        </w:r>
        <w:r>
          <w:instrText xml:space="preserve"> REF _Ref367708091 \r \h </w:instrText>
        </w:r>
      </w:ins>
      <w:ins w:id="9872" w:author="Rev 19 Allen Wirfs-Brock" w:date="2013-09-23T14:04:00Z">
        <w:r>
          <w:fldChar w:fldCharType="separate"/>
        </w:r>
      </w:ins>
      <w:ins w:id="9873" w:author="Rev 19 Allen Wirfs-Brock" w:date="2013-09-27T13:07:00Z">
        <w:r w:rsidR="00460CAC">
          <w:t>14.5.7</w:t>
        </w:r>
      </w:ins>
      <w:ins w:id="9874" w:author="Rev 19 Allen Wirfs-Brock" w:date="2013-09-23T14:04:00Z">
        <w:r>
          <w:fldChar w:fldCharType="end"/>
        </w:r>
        <w:r>
          <w:t xml:space="preserve">, </w:t>
        </w:r>
        <w:r>
          <w:fldChar w:fldCharType="begin"/>
        </w:r>
        <w:r>
          <w:instrText xml:space="preserve"> REF _Ref367708152 \r \h </w:instrText>
        </w:r>
      </w:ins>
      <w:ins w:id="9875" w:author="Rev 19 Allen Wirfs-Brock" w:date="2013-09-23T14:04:00Z">
        <w:r>
          <w:fldChar w:fldCharType="separate"/>
        </w:r>
      </w:ins>
      <w:ins w:id="9876" w:author="Rev 19 Allen Wirfs-Brock" w:date="2013-09-27T13:07:00Z">
        <w:r w:rsidR="00460CAC">
          <w:t>15.1.0.3</w:t>
        </w:r>
      </w:ins>
      <w:ins w:id="9877" w:author="Rev 19 Allen Wirfs-Brock" w:date="2013-09-23T14:04:00Z">
        <w:r>
          <w:fldChar w:fldCharType="end"/>
        </w:r>
        <w:r>
          <w:t>.</w:t>
        </w:r>
      </w:ins>
    </w:p>
    <w:p w:rsidR="00D7767F" w:rsidRPr="00E77497" w:rsidRDefault="0048208E" w:rsidP="004221C6">
      <w:ins w:id="9878" w:author="Rev 19 Allen Wirfs-Brock" w:date="2013-09-13T09:18:00Z">
        <w:r w:rsidRPr="0048208E">
          <w:rPr>
            <w:rFonts w:ascii="Times New Roman" w:hAnsi="Times New Roman"/>
            <w:i/>
          </w:rPr>
          <w:t>ScriptItem</w:t>
        </w:r>
      </w:ins>
      <w:del w:id="9879" w:author="Rev 19 Allen Wirfs-Brock" w:date="2013-09-13T09:18:00Z">
        <w:r w:rsidR="00D7767F" w:rsidRPr="004221C6" w:rsidDel="0048208E">
          <w:rPr>
            <w:rFonts w:ascii="Times New Roman" w:hAnsi="Times New Roman"/>
            <w:i/>
          </w:rPr>
          <w:delText>Ou</w:delText>
        </w:r>
        <w:r w:rsidR="00554B80" w:rsidRPr="004221C6" w:rsidDel="0048208E">
          <w:rPr>
            <w:rFonts w:ascii="Times New Roman" w:hAnsi="Times New Roman"/>
            <w:i/>
          </w:rPr>
          <w:delText>t</w:delText>
        </w:r>
        <w:r w:rsidR="00D7767F" w:rsidRPr="004221C6" w:rsidDel="0048208E">
          <w:rPr>
            <w:rFonts w:ascii="Times New Roman" w:hAnsi="Times New Roman"/>
            <w:i/>
          </w:rPr>
          <w:delText>erStatement</w:delText>
        </w:r>
      </w:del>
      <w:r w:rsidR="00D7767F" w:rsidRPr="004221C6">
        <w:rPr>
          <w:rFonts w:ascii="Times New Roman" w:hAnsi="Times New Roman"/>
          <w:i/>
        </w:rPr>
        <w:t>List</w:t>
      </w:r>
      <w:r w:rsidR="00D7767F" w:rsidRPr="00E77497">
        <w:t xml:space="preserve"> </w:t>
      </w:r>
      <w:r w:rsidR="00D7767F" w:rsidRPr="00E77497">
        <w:rPr>
          <w:b/>
        </w:rPr>
        <w:t>:</w:t>
      </w:r>
      <w:r w:rsidR="00D7767F" w:rsidRPr="00E77497">
        <w:t xml:space="preserve"> </w:t>
      </w:r>
      <w:ins w:id="9880" w:author="Rev 19 Allen Wirfs-Brock" w:date="2013-09-13T09:20:00Z">
        <w:r w:rsidRPr="0048208E">
          <w:rPr>
            <w:rFonts w:ascii="Times New Roman" w:hAnsi="Times New Roman"/>
            <w:i/>
          </w:rPr>
          <w:t>ScriptItem</w:t>
        </w:r>
      </w:ins>
      <w:del w:id="9881" w:author="Rev 19 Allen Wirfs-Brock" w:date="2013-09-13T09:20:00Z">
        <w:r w:rsidR="00D7767F" w:rsidRPr="004221C6" w:rsidDel="0048208E">
          <w:rPr>
            <w:rFonts w:ascii="Times New Roman" w:hAnsi="Times New Roman"/>
            <w:i/>
          </w:rPr>
          <w:delText>OuterStatement</w:delText>
        </w:r>
      </w:del>
      <w:r w:rsidR="00D7767F" w:rsidRPr="004221C6">
        <w:rPr>
          <w:rFonts w:ascii="Times New Roman" w:hAnsi="Times New Roman"/>
          <w:i/>
        </w:rPr>
        <w:t xml:space="preserve">List  </w:t>
      </w:r>
      <w:ins w:id="9882" w:author="Rev 19 Allen Wirfs-Brock" w:date="2013-09-13T09:25:00Z">
        <w:r w:rsidRPr="0048208E">
          <w:rPr>
            <w:rFonts w:ascii="Times New Roman" w:hAnsi="Times New Roman"/>
            <w:i/>
          </w:rPr>
          <w:t>Script</w:t>
        </w:r>
      </w:ins>
      <w:del w:id="9883" w:author="Rev 19 Allen Wirfs-Brock" w:date="2013-09-13T09:25:00Z">
        <w:r w:rsidR="00D7767F" w:rsidRPr="004221C6" w:rsidDel="0048208E">
          <w:rPr>
            <w:rFonts w:ascii="Times New Roman" w:hAnsi="Times New Roman"/>
            <w:i/>
          </w:rPr>
          <w:delText>Outer</w:delText>
        </w:r>
      </w:del>
      <w:r w:rsidR="00D7767F" w:rsidRPr="004221C6">
        <w:rPr>
          <w:rFonts w:ascii="Times New Roman" w:hAnsi="Times New Roman"/>
          <w:i/>
        </w:rPr>
        <w:t>Item</w:t>
      </w:r>
      <w:r w:rsidR="00D7767F" w:rsidRPr="00E77497">
        <w:t xml:space="preserve"> </w:t>
      </w:r>
    </w:p>
    <w:p w:rsidR="00D7767F" w:rsidRPr="00E77497" w:rsidRDefault="00D7767F" w:rsidP="004221C6">
      <w:pPr>
        <w:pStyle w:val="Alg4"/>
        <w:numPr>
          <w:ilvl w:val="0"/>
          <w:numId w:val="1603"/>
        </w:numPr>
        <w:spacing w:after="220"/>
        <w:contextualSpacing/>
      </w:pPr>
      <w:r w:rsidRPr="00E77497">
        <w:t xml:space="preserve">Let </w:t>
      </w:r>
      <w:r w:rsidRPr="00E77497">
        <w:rPr>
          <w:i/>
        </w:rPr>
        <w:t xml:space="preserve">names </w:t>
      </w:r>
      <w:r w:rsidRPr="00E77497">
        <w:t xml:space="preserve">be LexicallyDeclaredNames of </w:t>
      </w:r>
      <w:ins w:id="9884" w:author="Rev 19 Allen Wirfs-Brock" w:date="2013-09-13T09:20:00Z">
        <w:r w:rsidR="0048208E" w:rsidRPr="0048208E">
          <w:rPr>
            <w:i/>
          </w:rPr>
          <w:t>ScriptItem</w:t>
        </w:r>
      </w:ins>
      <w:del w:id="9885" w:author="Rev 19 Allen Wirfs-Brock" w:date="2013-09-13T09:20:00Z">
        <w:r w:rsidDel="0048208E">
          <w:rPr>
            <w:i/>
          </w:rPr>
          <w:delText>OuterS</w:delText>
        </w:r>
        <w:r w:rsidRPr="00E77497" w:rsidDel="0048208E">
          <w:rPr>
            <w:i/>
          </w:rPr>
          <w:delText>tatement</w:delText>
        </w:r>
      </w:del>
      <w:r w:rsidRPr="00E77497">
        <w:rPr>
          <w:i/>
        </w:rPr>
        <w:t>List</w:t>
      </w:r>
      <w:r w:rsidRPr="00E77497">
        <w:t>.</w:t>
      </w:r>
    </w:p>
    <w:p w:rsidR="00D7767F" w:rsidRPr="00E77497" w:rsidRDefault="00D7767F" w:rsidP="004221C6">
      <w:pPr>
        <w:pStyle w:val="Alg4"/>
        <w:numPr>
          <w:ilvl w:val="0"/>
          <w:numId w:val="160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ins w:id="9886" w:author="Rev 19 Allen Wirfs-Brock" w:date="2013-09-13T09:25:00Z">
        <w:r w:rsidR="0048208E" w:rsidRPr="0048208E">
          <w:rPr>
            <w:i/>
          </w:rPr>
          <w:t>Script</w:t>
        </w:r>
      </w:ins>
      <w:del w:id="9887" w:author="Rev 19 Allen Wirfs-Brock" w:date="2013-09-13T09:25:00Z">
        <w:r w:rsidDel="0048208E">
          <w:rPr>
            <w:i/>
          </w:rPr>
          <w:delText>Outer</w:delText>
        </w:r>
      </w:del>
      <w:r w:rsidRPr="00E77497">
        <w:rPr>
          <w:i/>
        </w:rPr>
        <w:t>Item</w:t>
      </w:r>
      <w:r w:rsidRPr="00E77497">
        <w:rPr>
          <w:rStyle w:val="bnf"/>
        </w:rPr>
        <w:t>.</w:t>
      </w:r>
    </w:p>
    <w:p w:rsidR="00D7767F" w:rsidRPr="00E77497" w:rsidRDefault="00D7767F" w:rsidP="004221C6">
      <w:pPr>
        <w:pStyle w:val="Alg4"/>
        <w:numPr>
          <w:ilvl w:val="0"/>
          <w:numId w:val="1603"/>
        </w:numPr>
        <w:spacing w:after="220"/>
      </w:pPr>
      <w:r w:rsidRPr="00E77497">
        <w:t xml:space="preserve">Return </w:t>
      </w:r>
      <w:r w:rsidRPr="00E77497">
        <w:rPr>
          <w:rStyle w:val="bnf"/>
        </w:rPr>
        <w:t>names</w:t>
      </w:r>
      <w:r w:rsidRPr="00E77497">
        <w:t>.</w:t>
      </w:r>
    </w:p>
    <w:p w:rsidR="00D7767F" w:rsidRPr="00E77497" w:rsidDel="00EE79E8" w:rsidRDefault="00D7767F" w:rsidP="00D7767F">
      <w:pPr>
        <w:pStyle w:val="SyntaxDefinition"/>
        <w:ind w:left="0"/>
        <w:rPr>
          <w:del w:id="9888" w:author="Rev 19 Allen Wirfs-Brock" w:date="2013-09-13T10:43:00Z"/>
        </w:rPr>
      </w:pPr>
      <w:del w:id="9889" w:author="Rev 19 Allen Wirfs-Brock" w:date="2013-09-13T09:25:00Z">
        <w:r w:rsidDel="00CE5E6D">
          <w:delText>Outer</w:delText>
        </w:r>
      </w:del>
      <w:del w:id="9890"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ModuleDeclaration</w:delText>
        </w:r>
      </w:del>
    </w:p>
    <w:p w:rsidR="00D7767F" w:rsidRPr="00E77497" w:rsidDel="00EE79E8" w:rsidRDefault="00D7767F" w:rsidP="003E423C">
      <w:pPr>
        <w:pStyle w:val="Alg4"/>
        <w:numPr>
          <w:ilvl w:val="0"/>
          <w:numId w:val="1037"/>
        </w:numPr>
        <w:spacing w:after="220"/>
        <w:contextualSpacing/>
        <w:rPr>
          <w:del w:id="9891" w:author="Rev 19 Allen Wirfs-Brock" w:date="2013-09-13T10:43:00Z"/>
        </w:rPr>
      </w:pPr>
      <w:del w:id="9892" w:author="Rev 19 Allen Wirfs-Brock" w:date="2013-09-13T10:43:00Z">
        <w:r w:rsidRPr="00E77497" w:rsidDel="00EE79E8">
          <w:delText xml:space="preserve">Return the BoundNames of </w:delText>
        </w:r>
        <w:r w:rsidR="003E423C" w:rsidDel="00EE79E8">
          <w:rPr>
            <w:i/>
          </w:rPr>
          <w:delText>Module</w:delText>
        </w:r>
        <w:r w:rsidR="00FB7781" w:rsidDel="00EE79E8">
          <w:rPr>
            <w:i/>
          </w:rPr>
          <w:delText>D</w:delText>
        </w:r>
        <w:r w:rsidRPr="00E77497" w:rsidDel="00EE79E8">
          <w:rPr>
            <w:i/>
          </w:rPr>
          <w:delText>eclaration</w:delText>
        </w:r>
        <w:r w:rsidRPr="00E77497" w:rsidDel="00EE79E8">
          <w:delText>.</w:delText>
        </w:r>
      </w:del>
    </w:p>
    <w:p w:rsidR="00FB7781" w:rsidRPr="00E77497" w:rsidDel="00EE79E8" w:rsidRDefault="00FB7781" w:rsidP="00FB7781">
      <w:pPr>
        <w:pStyle w:val="SyntaxDefinition"/>
        <w:ind w:left="0"/>
        <w:rPr>
          <w:del w:id="9893" w:author="Rev 19 Allen Wirfs-Brock" w:date="2013-09-13T10:43:00Z"/>
        </w:rPr>
      </w:pPr>
      <w:del w:id="9894" w:author="Rev 19 Allen Wirfs-Brock" w:date="2013-09-13T09:26:00Z">
        <w:r w:rsidDel="00CE5E6D">
          <w:delText>Outer</w:delText>
        </w:r>
      </w:del>
      <w:del w:id="9895"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ImportDeclaration</w:delText>
        </w:r>
      </w:del>
    </w:p>
    <w:p w:rsidR="00FB7781" w:rsidRPr="00E77497" w:rsidDel="00EE79E8" w:rsidRDefault="00FB7781" w:rsidP="00812043">
      <w:pPr>
        <w:pStyle w:val="Alg4"/>
        <w:numPr>
          <w:ilvl w:val="0"/>
          <w:numId w:val="1601"/>
        </w:numPr>
        <w:spacing w:after="220"/>
        <w:contextualSpacing/>
        <w:rPr>
          <w:del w:id="9896" w:author="Rev 19 Allen Wirfs-Brock" w:date="2013-09-13T10:43:00Z"/>
        </w:rPr>
      </w:pPr>
      <w:del w:id="9897" w:author="Rev 19 Allen Wirfs-Brock" w:date="2013-09-13T10:43:00Z">
        <w:r w:rsidRPr="00E77497" w:rsidDel="00EE79E8">
          <w:delText xml:space="preserve">Return the BoundNames of </w:delText>
        </w:r>
        <w:r w:rsidDel="00EE79E8">
          <w:rPr>
            <w:i/>
          </w:rPr>
          <w:delText>ImportD</w:delText>
        </w:r>
        <w:r w:rsidRPr="00E77497" w:rsidDel="00EE79E8">
          <w:rPr>
            <w:i/>
          </w:rPr>
          <w:delText>eclaration</w:delText>
        </w:r>
        <w:r w:rsidRPr="00E77497" w:rsidDel="00EE79E8">
          <w:delText>.</w:delText>
        </w:r>
      </w:del>
    </w:p>
    <w:p w:rsidR="00FB7781" w:rsidRPr="00E77497" w:rsidDel="00EE79E8" w:rsidRDefault="00FB7781" w:rsidP="00FB7781">
      <w:pPr>
        <w:pStyle w:val="SyntaxDefinition"/>
        <w:ind w:left="0"/>
        <w:rPr>
          <w:del w:id="9898" w:author="Rev 19 Allen Wirfs-Brock" w:date="2013-09-13T10:43:00Z"/>
        </w:rPr>
      </w:pPr>
      <w:del w:id="9899" w:author="Rev 19 Allen Wirfs-Brock" w:date="2013-09-13T09:26:00Z">
        <w:r w:rsidDel="00CE5E6D">
          <w:delText>Outer</w:delText>
        </w:r>
      </w:del>
      <w:del w:id="9900"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RPr="00FB7781" w:rsidDel="00EE79E8">
          <w:delText>StatementListItem</w:delText>
        </w:r>
      </w:del>
    </w:p>
    <w:p w:rsidR="004C3785" w:rsidRPr="00E77497" w:rsidDel="00EE79E8" w:rsidRDefault="004C3785" w:rsidP="00FB7781">
      <w:pPr>
        <w:pStyle w:val="Alg4"/>
        <w:numPr>
          <w:ilvl w:val="0"/>
          <w:numId w:val="1036"/>
        </w:numPr>
        <w:spacing w:after="220"/>
        <w:contextualSpacing/>
        <w:rPr>
          <w:del w:id="9901" w:author="Rev 19 Allen Wirfs-Brock" w:date="2013-09-13T10:43:00Z"/>
        </w:rPr>
      </w:pPr>
      <w:del w:id="9902" w:author="Rev 19 Allen Wirfs-Brock" w:date="2013-09-13T10:43:00Z">
        <w:r w:rsidRPr="00E77497" w:rsidDel="00EE79E8">
          <w:delText xml:space="preserve">Return </w:delText>
        </w:r>
        <w:r w:rsidDel="00EE79E8">
          <w:delText xml:space="preserve">TopLevelLexicallyDeclaredNames of </w:delText>
        </w:r>
        <w:r w:rsidRPr="00812A59" w:rsidDel="00EE79E8">
          <w:rPr>
            <w:i/>
          </w:rPr>
          <w:delText>StatementList</w:delText>
        </w:r>
        <w:r w:rsidR="00FB7781" w:rsidDel="00EE79E8">
          <w:rPr>
            <w:i/>
          </w:rPr>
          <w:delText>Item</w:delText>
        </w:r>
        <w:r w:rsidRPr="00E77497" w:rsidDel="00EE79E8">
          <w:delText>.</w:delText>
        </w:r>
      </w:del>
    </w:p>
    <w:p w:rsidR="00C13ACC" w:rsidRPr="00253B6F" w:rsidRDefault="00C13ACC" w:rsidP="000A612A">
      <w:pPr>
        <w:pStyle w:val="Note"/>
        <w:rPr>
          <w:lang w:eastAsia="en-US"/>
        </w:rPr>
      </w:pPr>
      <w:r>
        <w:rPr>
          <w:lang w:eastAsia="en-US"/>
        </w:rPr>
        <w:t>NOTE</w:t>
      </w:r>
      <w:r>
        <w:rPr>
          <w:lang w:eastAsia="en-US"/>
        </w:rPr>
        <w:tab/>
      </w:r>
      <w:commentRangeStart w:id="9903"/>
      <w:r>
        <w:rPr>
          <w:lang w:eastAsia="en-US"/>
        </w:rPr>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w:t>
      </w:r>
      <w:commentRangeEnd w:id="9903"/>
      <w:r w:rsidR="00EE79E8">
        <w:rPr>
          <w:rStyle w:val="CommentReference"/>
        </w:rPr>
        <w:commentReference w:id="9903"/>
      </w:r>
      <w:r>
        <w:rPr>
          <w:lang w:eastAsia="en-US"/>
        </w:rPr>
        <w:t xml:space="preserve"> </w:t>
      </w:r>
    </w:p>
    <w:p w:rsidR="00C321D4" w:rsidRPr="00E77497" w:rsidRDefault="00C321D4" w:rsidP="004221C6">
      <w:pPr>
        <w:pStyle w:val="Heading3"/>
      </w:pPr>
      <w:bookmarkStart w:id="9904" w:name="_Toc368050619"/>
      <w:r w:rsidRPr="00E77497">
        <w:t xml:space="preserve">Static Semantics:  </w:t>
      </w:r>
      <w:r w:rsidRPr="00E77497">
        <w:rPr>
          <w:lang w:eastAsia="en-US"/>
        </w:rPr>
        <w:t>Lexical</w:t>
      </w:r>
      <w:r>
        <w:rPr>
          <w:lang w:eastAsia="en-US"/>
        </w:rPr>
        <w:t>lyScoped</w:t>
      </w:r>
      <w:r w:rsidRPr="00E77497">
        <w:rPr>
          <w:lang w:eastAsia="en-US"/>
        </w:rPr>
        <w:t>Declarations</w:t>
      </w:r>
      <w:bookmarkEnd w:id="9904"/>
    </w:p>
    <w:p w:rsidR="00C321D4" w:rsidRPr="00E77497" w:rsidRDefault="0048208E" w:rsidP="00C321D4">
      <w:ins w:id="9905" w:author="Rev 19 Allen Wirfs-Brock" w:date="2013-09-13T09:22:00Z">
        <w:r w:rsidRPr="0048208E">
          <w:rPr>
            <w:rFonts w:ascii="Times New Roman" w:hAnsi="Times New Roman"/>
            <w:i/>
          </w:rPr>
          <w:t>ScriptItem</w:t>
        </w:r>
      </w:ins>
      <w:del w:id="9906" w:author="Rev 19 Allen Wirfs-Brock" w:date="2013-09-13T09:22:00Z">
        <w:r w:rsidR="00C321D4" w:rsidDel="0048208E">
          <w:rPr>
            <w:rFonts w:ascii="Times New Roman" w:hAnsi="Times New Roman"/>
            <w:i/>
          </w:rPr>
          <w:delText>Ou</w:delText>
        </w:r>
        <w:r w:rsidR="00554B80" w:rsidDel="0048208E">
          <w:rPr>
            <w:rFonts w:ascii="Times New Roman" w:hAnsi="Times New Roman"/>
            <w:i/>
          </w:rPr>
          <w:delText>t</w:delText>
        </w:r>
        <w:r w:rsidR="00C321D4" w:rsidDel="0048208E">
          <w:rPr>
            <w:rFonts w:ascii="Times New Roman" w:hAnsi="Times New Roman"/>
            <w:i/>
          </w:rPr>
          <w:delText>erS</w:delText>
        </w:r>
        <w:r w:rsidR="00C321D4" w:rsidRPr="00E77497" w:rsidDel="0048208E">
          <w:rPr>
            <w:rFonts w:ascii="Times New Roman" w:hAnsi="Times New Roman"/>
            <w:i/>
          </w:rPr>
          <w:delText>tatement</w:delText>
        </w:r>
      </w:del>
      <w:r w:rsidR="00C321D4" w:rsidRPr="00E77497">
        <w:rPr>
          <w:rFonts w:ascii="Times New Roman" w:hAnsi="Times New Roman"/>
          <w:i/>
        </w:rPr>
        <w:t xml:space="preserve">List </w:t>
      </w:r>
      <w:r w:rsidR="00C321D4" w:rsidRPr="00E77497">
        <w:rPr>
          <w:b/>
        </w:rPr>
        <w:t>:</w:t>
      </w:r>
      <w:r w:rsidR="00C321D4" w:rsidRPr="00E77497">
        <w:rPr>
          <w:rFonts w:ascii="Times New Roman" w:hAnsi="Times New Roman"/>
          <w:i/>
        </w:rPr>
        <w:t xml:space="preserve"> </w:t>
      </w:r>
      <w:ins w:id="9907" w:author="Rev 19 Allen Wirfs-Brock" w:date="2013-09-13T09:22:00Z">
        <w:r w:rsidRPr="0048208E">
          <w:rPr>
            <w:rFonts w:ascii="Times New Roman" w:hAnsi="Times New Roman"/>
            <w:i/>
          </w:rPr>
          <w:t>ScriptItem</w:t>
        </w:r>
      </w:ins>
      <w:del w:id="9908" w:author="Rev 19 Allen Wirfs-Brock" w:date="2013-09-13T09:22:00Z">
        <w:r w:rsidR="00C321D4" w:rsidDel="0048208E">
          <w:rPr>
            <w:rFonts w:ascii="Times New Roman" w:hAnsi="Times New Roman"/>
            <w:i/>
          </w:rPr>
          <w:delText>OuterS</w:delText>
        </w:r>
        <w:r w:rsidR="00C321D4" w:rsidRPr="00E77497" w:rsidDel="0048208E">
          <w:rPr>
            <w:rFonts w:ascii="Times New Roman" w:hAnsi="Times New Roman"/>
            <w:i/>
          </w:rPr>
          <w:delText>tatement</w:delText>
        </w:r>
      </w:del>
      <w:r w:rsidR="00C321D4" w:rsidRPr="00E77497">
        <w:rPr>
          <w:rFonts w:ascii="Times New Roman" w:hAnsi="Times New Roman"/>
          <w:i/>
        </w:rPr>
        <w:t>List</w:t>
      </w:r>
      <w:r w:rsidR="00C321D4">
        <w:rPr>
          <w:rFonts w:ascii="Times New Roman" w:hAnsi="Times New Roman"/>
          <w:i/>
        </w:rPr>
        <w:t xml:space="preserve"> </w:t>
      </w:r>
      <w:r w:rsidR="00C321D4" w:rsidRPr="00E77497">
        <w:rPr>
          <w:rFonts w:ascii="Times New Roman" w:hAnsi="Times New Roman"/>
          <w:i/>
        </w:rPr>
        <w:t xml:space="preserve"> </w:t>
      </w:r>
      <w:ins w:id="9909" w:author="Rev 19 Allen Wirfs-Brock" w:date="2013-09-13T09:26:00Z">
        <w:r w:rsidR="00CE5E6D" w:rsidRPr="00CE5E6D">
          <w:rPr>
            <w:rFonts w:ascii="Times New Roman" w:hAnsi="Times New Roman"/>
            <w:i/>
          </w:rPr>
          <w:t>Script</w:t>
        </w:r>
      </w:ins>
      <w:del w:id="9910" w:author="Rev 19 Allen Wirfs-Brock" w:date="2013-09-13T09:26:00Z">
        <w:r w:rsidR="00C321D4" w:rsidDel="00CE5E6D">
          <w:rPr>
            <w:rFonts w:ascii="Times New Roman" w:hAnsi="Times New Roman"/>
            <w:i/>
          </w:rPr>
          <w:delText>Ou</w:delText>
        </w:r>
        <w:r w:rsidR="00C321D4" w:rsidRPr="00E77497" w:rsidDel="00CE5E6D">
          <w:rPr>
            <w:rFonts w:ascii="Times New Roman" w:hAnsi="Times New Roman"/>
            <w:i/>
          </w:rPr>
          <w:delText>t</w:delText>
        </w:r>
        <w:r w:rsidR="00C321D4" w:rsidDel="00CE5E6D">
          <w:rPr>
            <w:rFonts w:ascii="Times New Roman" w:hAnsi="Times New Roman"/>
            <w:i/>
          </w:rPr>
          <w:delText>er</w:delText>
        </w:r>
      </w:del>
      <w:r w:rsidR="00C321D4" w:rsidRPr="00E77497">
        <w:rPr>
          <w:rFonts w:ascii="Times New Roman" w:hAnsi="Times New Roman"/>
          <w:i/>
        </w:rPr>
        <w:t>Item</w:t>
      </w:r>
      <w:r w:rsidR="00C321D4" w:rsidRPr="00E77497">
        <w:t xml:space="preserve"> </w:t>
      </w:r>
    </w:p>
    <w:p w:rsidR="00C321D4" w:rsidRPr="00E77497" w:rsidRDefault="00C321D4" w:rsidP="004221C6">
      <w:pPr>
        <w:pStyle w:val="Alg4"/>
        <w:numPr>
          <w:ilvl w:val="0"/>
          <w:numId w:val="1604"/>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ins w:id="9911" w:author="Rev 19 Allen Wirfs-Brock" w:date="2013-09-13T09:22:00Z">
        <w:r w:rsidR="0048208E" w:rsidRPr="0048208E">
          <w:rPr>
            <w:i/>
          </w:rPr>
          <w:t>ScriptItem</w:t>
        </w:r>
      </w:ins>
      <w:del w:id="9912" w:author="Rev 19 Allen Wirfs-Brock" w:date="2013-09-13T09:22:00Z">
        <w:r w:rsidDel="0048208E">
          <w:rPr>
            <w:i/>
          </w:rPr>
          <w:delText>OuterS</w:delText>
        </w:r>
        <w:r w:rsidRPr="00E77497" w:rsidDel="0048208E">
          <w:rPr>
            <w:i/>
          </w:rPr>
          <w:delText>tatement</w:delText>
        </w:r>
      </w:del>
      <w:r w:rsidRPr="00E77497">
        <w:rPr>
          <w:i/>
        </w:rPr>
        <w:t>List</w:t>
      </w:r>
      <w:r w:rsidRPr="00E77497">
        <w:t>.</w:t>
      </w:r>
    </w:p>
    <w:p w:rsidR="00C321D4" w:rsidRPr="00E77497" w:rsidRDefault="00C321D4" w:rsidP="004221C6">
      <w:pPr>
        <w:pStyle w:val="Alg4"/>
        <w:numPr>
          <w:ilvl w:val="0"/>
          <w:numId w:val="1604"/>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del w:id="9913" w:author="Rev 19 Allen Wirfs-Brock" w:date="2013-09-13T10:14:00Z">
        <w:r w:rsidDel="000C3354">
          <w:rPr>
            <w:i/>
          </w:rPr>
          <w:delText>Outer</w:delText>
        </w:r>
        <w:r w:rsidRPr="00E77497" w:rsidDel="000C3354">
          <w:rPr>
            <w:i/>
          </w:rPr>
          <w:delText>Item</w:delText>
        </w:r>
      </w:del>
      <w:ins w:id="9914" w:author="Rev 19 Allen Wirfs-Brock" w:date="2013-09-13T10:14:00Z">
        <w:r w:rsidR="000C3354">
          <w:rPr>
            <w:i/>
          </w:rPr>
          <w:t>Script</w:t>
        </w:r>
        <w:r w:rsidR="000C3354" w:rsidRPr="00E77497">
          <w:rPr>
            <w:i/>
          </w:rPr>
          <w:t>Item</w:t>
        </w:r>
      </w:ins>
      <w:r w:rsidRPr="00E77497">
        <w:rPr>
          <w:rStyle w:val="bnf"/>
        </w:rPr>
        <w:t>.</w:t>
      </w:r>
    </w:p>
    <w:p w:rsidR="00C321D4" w:rsidRPr="00E77497" w:rsidRDefault="00C321D4" w:rsidP="004221C6">
      <w:pPr>
        <w:pStyle w:val="Alg4"/>
        <w:numPr>
          <w:ilvl w:val="0"/>
          <w:numId w:val="1604"/>
        </w:numPr>
        <w:spacing w:after="220"/>
        <w:contextualSpacing/>
      </w:pPr>
      <w:r w:rsidRPr="00E77497">
        <w:t xml:space="preserve">Return </w:t>
      </w:r>
      <w:r w:rsidRPr="00E77497">
        <w:rPr>
          <w:i/>
        </w:rPr>
        <w:t>declarations</w:t>
      </w:r>
      <w:r w:rsidRPr="00E77497">
        <w:t>.</w:t>
      </w:r>
    </w:p>
    <w:p w:rsidR="00C321D4" w:rsidRPr="00E77497" w:rsidDel="00EE79E8" w:rsidRDefault="00C321D4" w:rsidP="00C321D4">
      <w:pPr>
        <w:pStyle w:val="SyntaxDefinition"/>
        <w:ind w:left="0"/>
        <w:rPr>
          <w:del w:id="9915" w:author="Rev 19 Allen Wirfs-Brock" w:date="2013-09-13T10:46:00Z"/>
        </w:rPr>
      </w:pPr>
      <w:del w:id="9916" w:author="Rev 19 Allen Wirfs-Brock" w:date="2013-09-13T09:26:00Z">
        <w:r w:rsidDel="00CE5E6D">
          <w:delText>Outer</w:delText>
        </w:r>
      </w:del>
      <w:del w:id="9917" w:author="Rev 19 Allen Wirfs-Brock" w:date="2013-09-13T10:46: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ModuleDeclaration</w:delText>
        </w:r>
        <w:bookmarkStart w:id="9918" w:name="_Toc368034620"/>
        <w:bookmarkStart w:id="9919" w:name="_Toc368049843"/>
        <w:bookmarkStart w:id="9920" w:name="_Toc368050620"/>
        <w:bookmarkEnd w:id="9918"/>
        <w:bookmarkEnd w:id="9919"/>
        <w:bookmarkEnd w:id="9920"/>
      </w:del>
    </w:p>
    <w:p w:rsidR="00C321D4" w:rsidRPr="00E77497" w:rsidDel="00EE79E8" w:rsidRDefault="00C321D4" w:rsidP="00C321D4">
      <w:pPr>
        <w:pStyle w:val="Alg4"/>
        <w:numPr>
          <w:ilvl w:val="0"/>
          <w:numId w:val="1040"/>
        </w:numPr>
        <w:spacing w:after="220"/>
        <w:ind w:left="403" w:hanging="403"/>
        <w:contextualSpacing/>
        <w:rPr>
          <w:del w:id="9921" w:author="Rev 19 Allen Wirfs-Brock" w:date="2013-09-13T10:46:00Z"/>
        </w:rPr>
      </w:pPr>
      <w:del w:id="9922" w:author="Rev 19 Allen Wirfs-Brock" w:date="2013-09-13T10:46:00Z">
        <w:r w:rsidRPr="00E77497" w:rsidDel="00EE79E8">
          <w:delText xml:space="preserve">Return </w:delText>
        </w:r>
        <w:r w:rsidDel="00EE79E8">
          <w:delText>a new List containing</w:delText>
        </w:r>
        <w:r w:rsidRPr="00C321D4" w:rsidDel="00EE79E8">
          <w:delText xml:space="preserve"> </w:delText>
        </w:r>
        <w:r w:rsidRPr="00C321D4" w:rsidDel="00EE79E8">
          <w:rPr>
            <w:i/>
            <w:iCs/>
          </w:rPr>
          <w:delText>ModuleDeclaration</w:delText>
        </w:r>
        <w:r w:rsidRPr="00E77497" w:rsidDel="00EE79E8">
          <w:delText>.</w:delText>
        </w:r>
        <w:bookmarkStart w:id="9923" w:name="_Toc368034621"/>
        <w:bookmarkStart w:id="9924" w:name="_Toc368049844"/>
        <w:bookmarkStart w:id="9925" w:name="_Toc368050621"/>
        <w:bookmarkEnd w:id="9923"/>
        <w:bookmarkEnd w:id="9924"/>
        <w:bookmarkEnd w:id="9925"/>
      </w:del>
    </w:p>
    <w:p w:rsidR="00C321D4" w:rsidRPr="00E77497" w:rsidDel="00EE79E8" w:rsidRDefault="00C321D4" w:rsidP="00C321D4">
      <w:pPr>
        <w:pStyle w:val="SyntaxDefinition"/>
        <w:ind w:left="0"/>
        <w:rPr>
          <w:del w:id="9926" w:author="Rev 19 Allen Wirfs-Brock" w:date="2013-09-13T10:46:00Z"/>
        </w:rPr>
      </w:pPr>
      <w:del w:id="9927" w:author="Rev 19 Allen Wirfs-Brock" w:date="2013-09-13T09:26:00Z">
        <w:r w:rsidDel="00CE5E6D">
          <w:delText>Outer</w:delText>
        </w:r>
      </w:del>
      <w:del w:id="9928" w:author="Rev 19 Allen Wirfs-Brock" w:date="2013-09-13T10:46: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ImportDeclaration</w:delText>
        </w:r>
        <w:bookmarkStart w:id="9929" w:name="_Toc368034622"/>
        <w:bookmarkStart w:id="9930" w:name="_Toc368049845"/>
        <w:bookmarkStart w:id="9931" w:name="_Toc368050622"/>
        <w:bookmarkEnd w:id="9929"/>
        <w:bookmarkEnd w:id="9930"/>
        <w:bookmarkEnd w:id="9931"/>
      </w:del>
    </w:p>
    <w:p w:rsidR="00C321D4" w:rsidRPr="00E77497" w:rsidDel="00EE79E8" w:rsidRDefault="00C321D4" w:rsidP="00C321D4">
      <w:pPr>
        <w:pStyle w:val="Alg4"/>
        <w:numPr>
          <w:ilvl w:val="0"/>
          <w:numId w:val="1041"/>
        </w:numPr>
        <w:spacing w:after="220"/>
        <w:contextualSpacing/>
        <w:rPr>
          <w:del w:id="9932" w:author="Rev 19 Allen Wirfs-Brock" w:date="2013-09-13T10:46:00Z"/>
        </w:rPr>
      </w:pPr>
      <w:del w:id="9933" w:author="Rev 19 Allen Wirfs-Brock" w:date="2013-09-13T10:46:00Z">
        <w:r w:rsidRPr="00E77497" w:rsidDel="00EE79E8">
          <w:delText xml:space="preserve">Return </w:delText>
        </w:r>
        <w:r w:rsidDel="00EE79E8">
          <w:delText>a new List containing</w:delText>
        </w:r>
        <w:r w:rsidRPr="00C321D4" w:rsidDel="00EE79E8">
          <w:delText xml:space="preserve"> </w:delText>
        </w:r>
        <w:r w:rsidDel="00EE79E8">
          <w:rPr>
            <w:i/>
            <w:iCs/>
          </w:rPr>
          <w:delText>Import</w:delText>
        </w:r>
        <w:r w:rsidRPr="00C321D4" w:rsidDel="00EE79E8">
          <w:rPr>
            <w:i/>
            <w:iCs/>
          </w:rPr>
          <w:delText>Declaration</w:delText>
        </w:r>
        <w:r w:rsidRPr="00E77497" w:rsidDel="00EE79E8">
          <w:delText>.</w:delText>
        </w:r>
        <w:bookmarkStart w:id="9934" w:name="_Toc368034623"/>
        <w:bookmarkStart w:id="9935" w:name="_Toc368049846"/>
        <w:bookmarkStart w:id="9936" w:name="_Toc368050623"/>
        <w:bookmarkEnd w:id="9934"/>
        <w:bookmarkEnd w:id="9935"/>
        <w:bookmarkEnd w:id="9936"/>
      </w:del>
    </w:p>
    <w:p w:rsidR="00C321D4" w:rsidRPr="00E77497" w:rsidDel="00EE79E8" w:rsidRDefault="00C321D4" w:rsidP="00C321D4">
      <w:pPr>
        <w:pStyle w:val="SyntaxDefinition"/>
        <w:ind w:left="0"/>
        <w:rPr>
          <w:del w:id="9937" w:author="Rev 19 Allen Wirfs-Brock" w:date="2013-09-13T10:46:00Z"/>
        </w:rPr>
      </w:pPr>
      <w:del w:id="9938" w:author="Rev 19 Allen Wirfs-Brock" w:date="2013-09-13T10:46:00Z">
        <w:r w:rsidDel="00EE79E8">
          <w:delText>OuterItem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RPr="00FB7781" w:rsidDel="00EE79E8">
          <w:delText>StatementListItem</w:delText>
        </w:r>
        <w:bookmarkStart w:id="9939" w:name="_Toc368034624"/>
        <w:bookmarkStart w:id="9940" w:name="_Toc368049847"/>
        <w:bookmarkStart w:id="9941" w:name="_Toc368050624"/>
        <w:bookmarkEnd w:id="9939"/>
        <w:bookmarkEnd w:id="9940"/>
        <w:bookmarkEnd w:id="9941"/>
      </w:del>
    </w:p>
    <w:p w:rsidR="00C321D4" w:rsidRPr="00E77497" w:rsidDel="00EE79E8" w:rsidRDefault="00C321D4" w:rsidP="001C7046">
      <w:pPr>
        <w:pStyle w:val="Alg4"/>
        <w:numPr>
          <w:ilvl w:val="0"/>
          <w:numId w:val="1042"/>
        </w:numPr>
        <w:spacing w:after="220"/>
        <w:contextualSpacing/>
        <w:rPr>
          <w:del w:id="9942" w:author="Rev 19 Allen Wirfs-Brock" w:date="2013-09-13T10:46:00Z"/>
        </w:rPr>
      </w:pPr>
      <w:del w:id="9943" w:author="Rev 19 Allen Wirfs-Brock" w:date="2013-09-13T10:46:00Z">
        <w:r w:rsidRPr="00E77497" w:rsidDel="00EE79E8">
          <w:delText xml:space="preserve">Return </w:delText>
        </w:r>
        <w:r w:rsidR="001C7046" w:rsidDel="00EE79E8">
          <w:delText>TopLevelLexicallyScoped</w:delText>
        </w:r>
        <w:r w:rsidR="001C7046" w:rsidRPr="00E77497" w:rsidDel="00EE79E8">
          <w:delText xml:space="preserve">Declarations </w:delText>
        </w:r>
        <w:r w:rsidDel="00EE79E8">
          <w:delText xml:space="preserve">of </w:delText>
        </w:r>
        <w:r w:rsidRPr="00812A59" w:rsidDel="00EE79E8">
          <w:rPr>
            <w:i/>
          </w:rPr>
          <w:delText>StatementList</w:delText>
        </w:r>
        <w:r w:rsidDel="00EE79E8">
          <w:rPr>
            <w:i/>
          </w:rPr>
          <w:delText>Item</w:delText>
        </w:r>
        <w:r w:rsidRPr="00E77497" w:rsidDel="00EE79E8">
          <w:delText>.</w:delText>
        </w:r>
        <w:bookmarkStart w:id="9944" w:name="_Toc368034625"/>
        <w:bookmarkStart w:id="9945" w:name="_Toc368049848"/>
        <w:bookmarkStart w:id="9946" w:name="_Toc368050625"/>
        <w:bookmarkEnd w:id="9944"/>
        <w:bookmarkEnd w:id="9945"/>
        <w:bookmarkEnd w:id="9946"/>
      </w:del>
    </w:p>
    <w:p w:rsidR="004C3785" w:rsidRPr="00E77497" w:rsidRDefault="004C3785" w:rsidP="004221C6">
      <w:pPr>
        <w:pStyle w:val="Heading3"/>
      </w:pPr>
      <w:bookmarkStart w:id="9947" w:name="_Ref367706146"/>
      <w:bookmarkStart w:id="9948" w:name="_Toc368050626"/>
      <w:r w:rsidRPr="00E77497">
        <w:t xml:space="preserve">Static Semantics:  </w:t>
      </w:r>
      <w:r w:rsidRPr="00E77497">
        <w:rPr>
          <w:lang w:eastAsia="en-US"/>
        </w:rPr>
        <w:t>VarDeclaredNames</w:t>
      </w:r>
      <w:bookmarkEnd w:id="9947"/>
      <w:bookmarkEnd w:id="9948"/>
    </w:p>
    <w:p w:rsidR="002E137C" w:rsidRPr="00F742D3" w:rsidRDefault="002E137C" w:rsidP="002E137C">
      <w:pPr>
        <w:rPr>
          <w:ins w:id="9949" w:author="Rev 19 Allen Wirfs-Brock" w:date="2013-09-23T13:34:00Z"/>
        </w:rPr>
      </w:pPr>
      <w:ins w:id="9950" w:author="Rev 19 Allen Wirfs-Brock" w:date="2013-09-23T13:34:00Z">
        <w:r>
          <w:t xml:space="preserve">See also: </w:t>
        </w:r>
        <w:r>
          <w:fldChar w:fldCharType="begin"/>
        </w:r>
        <w:r>
          <w:instrText xml:space="preserve"> REF _Ref367705708 \r \h </w:instrText>
        </w:r>
      </w:ins>
      <w:ins w:id="9951" w:author="Rev 19 Allen Wirfs-Brock" w:date="2013-09-23T13:34:00Z">
        <w:r>
          <w:fldChar w:fldCharType="separate"/>
        </w:r>
      </w:ins>
      <w:ins w:id="9952" w:author="Rev 19 Allen Wirfs-Brock" w:date="2013-09-27T13:07:00Z">
        <w:r w:rsidR="00460CAC">
          <w:t>13.0.1</w:t>
        </w:r>
      </w:ins>
      <w:ins w:id="9953" w:author="Rev 19 Allen Wirfs-Brock" w:date="2013-09-23T13:34:00Z">
        <w:r>
          <w:fldChar w:fldCharType="end"/>
        </w:r>
        <w:r>
          <w:t xml:space="preserve">, </w:t>
        </w:r>
        <w:r>
          <w:fldChar w:fldCharType="begin"/>
        </w:r>
        <w:r>
          <w:instrText xml:space="preserve"> REF _Ref367705688 \r \h </w:instrText>
        </w:r>
      </w:ins>
      <w:ins w:id="9954" w:author="Rev 19 Allen Wirfs-Brock" w:date="2013-09-23T13:34:00Z">
        <w:r>
          <w:fldChar w:fldCharType="separate"/>
        </w:r>
      </w:ins>
      <w:ins w:id="9955" w:author="Rev 19 Allen Wirfs-Brock" w:date="2013-09-27T13:07:00Z">
        <w:r w:rsidR="00460CAC">
          <w:t>13.1.8</w:t>
        </w:r>
      </w:ins>
      <w:ins w:id="9956" w:author="Rev 19 Allen Wirfs-Brock" w:date="2013-09-23T13:34:00Z">
        <w:r>
          <w:fldChar w:fldCharType="end"/>
        </w:r>
        <w:r>
          <w:t xml:space="preserve">, </w:t>
        </w:r>
        <w:r>
          <w:fldChar w:fldCharType="begin"/>
        </w:r>
        <w:r>
          <w:instrText xml:space="preserve"> REF _Ref367705747 \r \h </w:instrText>
        </w:r>
      </w:ins>
      <w:ins w:id="9957" w:author="Rev 19 Allen Wirfs-Brock" w:date="2013-09-23T13:34:00Z">
        <w:r>
          <w:fldChar w:fldCharType="separate"/>
        </w:r>
      </w:ins>
      <w:ins w:id="9958" w:author="Rev 19 Allen Wirfs-Brock" w:date="2013-09-27T13:07:00Z">
        <w:r w:rsidR="00460CAC">
          <w:t>13.5.1</w:t>
        </w:r>
      </w:ins>
      <w:ins w:id="9959" w:author="Rev 19 Allen Wirfs-Brock" w:date="2013-09-23T13:34:00Z">
        <w:r>
          <w:fldChar w:fldCharType="end"/>
        </w:r>
        <w:r>
          <w:t xml:space="preserve">, </w:t>
        </w:r>
        <w:r>
          <w:fldChar w:fldCharType="begin"/>
        </w:r>
        <w:r>
          <w:instrText xml:space="preserve"> REF _Ref367705814 \r \h </w:instrText>
        </w:r>
      </w:ins>
      <w:ins w:id="9960" w:author="Rev 19 Allen Wirfs-Brock" w:date="2013-09-23T13:34:00Z">
        <w:r>
          <w:fldChar w:fldCharType="separate"/>
        </w:r>
      </w:ins>
      <w:ins w:id="9961" w:author="Rev 19 Allen Wirfs-Brock" w:date="2013-09-27T13:07:00Z">
        <w:r w:rsidR="00460CAC">
          <w:t>13.6.1.1</w:t>
        </w:r>
      </w:ins>
      <w:ins w:id="9962" w:author="Rev 19 Allen Wirfs-Brock" w:date="2013-09-23T13:34:00Z">
        <w:r>
          <w:fldChar w:fldCharType="end"/>
        </w:r>
        <w:r>
          <w:t xml:space="preserve">, </w:t>
        </w:r>
        <w:r>
          <w:fldChar w:fldCharType="begin"/>
        </w:r>
        <w:r>
          <w:instrText xml:space="preserve"> REF _Ref367705839 \r \h </w:instrText>
        </w:r>
      </w:ins>
      <w:ins w:id="9963" w:author="Rev 19 Allen Wirfs-Brock" w:date="2013-09-23T13:34:00Z">
        <w:r>
          <w:fldChar w:fldCharType="separate"/>
        </w:r>
      </w:ins>
      <w:ins w:id="9964" w:author="Rev 19 Allen Wirfs-Brock" w:date="2013-09-27T13:07:00Z">
        <w:r w:rsidR="00460CAC">
          <w:t>13.6.2.1</w:t>
        </w:r>
      </w:ins>
      <w:ins w:id="9965" w:author="Rev 19 Allen Wirfs-Brock" w:date="2013-09-23T13:34:00Z">
        <w:r>
          <w:fldChar w:fldCharType="end"/>
        </w:r>
        <w:r>
          <w:t xml:space="preserve">, </w:t>
        </w:r>
        <w:r>
          <w:fldChar w:fldCharType="begin"/>
        </w:r>
        <w:r>
          <w:instrText xml:space="preserve"> REF _Ref367705856 \r \h </w:instrText>
        </w:r>
      </w:ins>
      <w:ins w:id="9966" w:author="Rev 19 Allen Wirfs-Brock" w:date="2013-09-23T13:34:00Z">
        <w:r>
          <w:fldChar w:fldCharType="separate"/>
        </w:r>
      </w:ins>
      <w:ins w:id="9967" w:author="Rev 19 Allen Wirfs-Brock" w:date="2013-09-27T13:07:00Z">
        <w:r w:rsidR="00460CAC">
          <w:t>13.6.3.1</w:t>
        </w:r>
      </w:ins>
      <w:ins w:id="9968" w:author="Rev 19 Allen Wirfs-Brock" w:date="2013-09-23T13:34:00Z">
        <w:r>
          <w:fldChar w:fldCharType="end"/>
        </w:r>
        <w:r>
          <w:t xml:space="preserve">, </w:t>
        </w:r>
        <w:r>
          <w:fldChar w:fldCharType="begin"/>
        </w:r>
        <w:r>
          <w:instrText xml:space="preserve"> REF _Ref367705878 \r \h </w:instrText>
        </w:r>
      </w:ins>
      <w:ins w:id="9969" w:author="Rev 19 Allen Wirfs-Brock" w:date="2013-09-23T13:34:00Z">
        <w:r>
          <w:fldChar w:fldCharType="separate"/>
        </w:r>
      </w:ins>
      <w:ins w:id="9970" w:author="Rev 19 Allen Wirfs-Brock" w:date="2013-09-27T13:07:00Z">
        <w:r w:rsidR="00460CAC">
          <w:t>13.6.4.3</w:t>
        </w:r>
      </w:ins>
      <w:ins w:id="9971" w:author="Rev 19 Allen Wirfs-Brock" w:date="2013-09-23T13:34:00Z">
        <w:r>
          <w:fldChar w:fldCharType="end"/>
        </w:r>
        <w:r>
          <w:t xml:space="preserve">, </w:t>
        </w:r>
        <w:r>
          <w:fldChar w:fldCharType="begin"/>
        </w:r>
        <w:r>
          <w:instrText xml:space="preserve"> REF _Ref367705897 \r \h </w:instrText>
        </w:r>
      </w:ins>
      <w:ins w:id="9972" w:author="Rev 19 Allen Wirfs-Brock" w:date="2013-09-23T13:34:00Z">
        <w:r>
          <w:fldChar w:fldCharType="separate"/>
        </w:r>
      </w:ins>
      <w:ins w:id="9973" w:author="Rev 19 Allen Wirfs-Brock" w:date="2013-09-27T13:07:00Z">
        <w:r w:rsidR="00460CAC">
          <w:t>13.10.2</w:t>
        </w:r>
      </w:ins>
      <w:ins w:id="9974" w:author="Rev 19 Allen Wirfs-Brock" w:date="2013-09-23T13:34:00Z">
        <w:r>
          <w:fldChar w:fldCharType="end"/>
        </w:r>
        <w:r>
          <w:t xml:space="preserve">, </w:t>
        </w:r>
        <w:r>
          <w:fldChar w:fldCharType="begin"/>
        </w:r>
        <w:r>
          <w:instrText xml:space="preserve"> REF _Ref367705925 \r \h </w:instrText>
        </w:r>
      </w:ins>
      <w:ins w:id="9975" w:author="Rev 19 Allen Wirfs-Brock" w:date="2013-09-23T13:34:00Z">
        <w:r>
          <w:fldChar w:fldCharType="separate"/>
        </w:r>
      </w:ins>
      <w:ins w:id="9976" w:author="Rev 19 Allen Wirfs-Brock" w:date="2013-09-27T13:07:00Z">
        <w:r w:rsidR="00460CAC">
          <w:t>13.11.4</w:t>
        </w:r>
      </w:ins>
      <w:ins w:id="9977" w:author="Rev 19 Allen Wirfs-Brock" w:date="2013-09-23T13:34:00Z">
        <w:r>
          <w:fldChar w:fldCharType="end"/>
        </w:r>
        <w:r>
          <w:t xml:space="preserve">, </w:t>
        </w:r>
        <w:r>
          <w:fldChar w:fldCharType="begin"/>
        </w:r>
        <w:r>
          <w:instrText xml:space="preserve"> REF _Ref367705949 \r \h </w:instrText>
        </w:r>
      </w:ins>
      <w:ins w:id="9978" w:author="Rev 19 Allen Wirfs-Brock" w:date="2013-09-23T13:34:00Z">
        <w:r>
          <w:fldChar w:fldCharType="separate"/>
        </w:r>
      </w:ins>
      <w:ins w:id="9979" w:author="Rev 19 Allen Wirfs-Brock" w:date="2013-09-27T13:07:00Z">
        <w:r w:rsidR="00460CAC">
          <w:t>13.12.2</w:t>
        </w:r>
      </w:ins>
      <w:ins w:id="9980" w:author="Rev 19 Allen Wirfs-Brock" w:date="2013-09-23T13:34:00Z">
        <w:r>
          <w:fldChar w:fldCharType="end"/>
        </w:r>
        <w:r>
          <w:t xml:space="preserve">, </w:t>
        </w:r>
        <w:r>
          <w:fldChar w:fldCharType="begin"/>
        </w:r>
        <w:r>
          <w:instrText xml:space="preserve"> REF _Ref367705968 \r \h </w:instrText>
        </w:r>
      </w:ins>
      <w:ins w:id="9981" w:author="Rev 19 Allen Wirfs-Brock" w:date="2013-09-23T13:34:00Z">
        <w:r>
          <w:fldChar w:fldCharType="separate"/>
        </w:r>
      </w:ins>
      <w:ins w:id="9982" w:author="Rev 19 Allen Wirfs-Brock" w:date="2013-09-27T13:07:00Z">
        <w:r w:rsidR="00460CAC">
          <w:t>13.14.2</w:t>
        </w:r>
      </w:ins>
      <w:ins w:id="9983" w:author="Rev 19 Allen Wirfs-Brock" w:date="2013-09-23T13:34:00Z">
        <w:r>
          <w:fldChar w:fldCharType="end"/>
        </w:r>
        <w:r>
          <w:t xml:space="preserve">, </w:t>
        </w:r>
        <w:r>
          <w:fldChar w:fldCharType="begin"/>
        </w:r>
        <w:r>
          <w:instrText xml:space="preserve"> REF _Ref367705999 \r \h </w:instrText>
        </w:r>
      </w:ins>
      <w:ins w:id="9984" w:author="Rev 19 Allen Wirfs-Brock" w:date="2013-09-23T13:34:00Z">
        <w:r>
          <w:fldChar w:fldCharType="separate"/>
        </w:r>
      </w:ins>
      <w:ins w:id="9985" w:author="Rev 19 Allen Wirfs-Brock" w:date="2013-09-27T13:07:00Z">
        <w:r w:rsidR="00460CAC">
          <w:t>14.1.10</w:t>
        </w:r>
      </w:ins>
      <w:ins w:id="9986" w:author="Rev 19 Allen Wirfs-Brock" w:date="2013-09-23T13:34:00Z">
        <w:r>
          <w:fldChar w:fldCharType="end"/>
        </w:r>
        <w:r>
          <w:t xml:space="preserve">, </w:t>
        </w:r>
        <w:r>
          <w:fldChar w:fldCharType="begin"/>
        </w:r>
        <w:r>
          <w:instrText xml:space="preserve"> REF _Ref367706057 \r \h </w:instrText>
        </w:r>
      </w:ins>
      <w:ins w:id="9987" w:author="Rev 19 Allen Wirfs-Brock" w:date="2013-09-23T13:34:00Z">
        <w:r>
          <w:fldChar w:fldCharType="separate"/>
        </w:r>
      </w:ins>
      <w:ins w:id="9988" w:author="Rev 19 Allen Wirfs-Brock" w:date="2013-09-27T13:07:00Z">
        <w:r w:rsidR="00460CAC">
          <w:t>14.4.8</w:t>
        </w:r>
      </w:ins>
      <w:ins w:id="9989" w:author="Rev 19 Allen Wirfs-Brock" w:date="2013-09-23T13:34:00Z">
        <w:r>
          <w:fldChar w:fldCharType="end"/>
        </w:r>
        <w:r>
          <w:t xml:space="preserve">, </w:t>
        </w:r>
        <w:r>
          <w:fldChar w:fldCharType="begin"/>
        </w:r>
        <w:r>
          <w:instrText xml:space="preserve"> REF _Ref367706084 \r \h </w:instrText>
        </w:r>
      </w:ins>
      <w:ins w:id="9990" w:author="Rev 19 Allen Wirfs-Brock" w:date="2013-09-23T13:34:00Z">
        <w:r>
          <w:fldChar w:fldCharType="separate"/>
        </w:r>
      </w:ins>
      <w:ins w:id="9991" w:author="Rev 19 Allen Wirfs-Brock" w:date="2013-09-27T13:07:00Z">
        <w:r w:rsidR="00460CAC">
          <w:t>14.5.13</w:t>
        </w:r>
      </w:ins>
      <w:ins w:id="9992" w:author="Rev 19 Allen Wirfs-Brock" w:date="2013-09-23T13:34:00Z">
        <w:r>
          <w:fldChar w:fldCharType="end"/>
        </w:r>
        <w:r>
          <w:t xml:space="preserve">, </w:t>
        </w:r>
        <w:r>
          <w:fldChar w:fldCharType="begin"/>
        </w:r>
        <w:r>
          <w:instrText xml:space="preserve"> REF _Ref367706111 \r \h </w:instrText>
        </w:r>
      </w:ins>
      <w:ins w:id="9993" w:author="Rev 19 Allen Wirfs-Brock" w:date="2013-09-23T13:34:00Z">
        <w:r>
          <w:fldChar w:fldCharType="separate"/>
        </w:r>
      </w:ins>
      <w:ins w:id="9994" w:author="Rev 19 Allen Wirfs-Brock" w:date="2013-09-27T13:07:00Z">
        <w:r w:rsidR="00460CAC">
          <w:t>15.1.0.5</w:t>
        </w:r>
      </w:ins>
      <w:ins w:id="9995" w:author="Rev 19 Allen Wirfs-Brock" w:date="2013-09-23T13:34:00Z">
        <w:r>
          <w:fldChar w:fldCharType="end"/>
        </w:r>
        <w:r>
          <w:t>.</w:t>
        </w:r>
      </w:ins>
    </w:p>
    <w:p w:rsidR="002208EC" w:rsidRPr="00E77497" w:rsidRDefault="0048208E" w:rsidP="002208EC">
      <w:ins w:id="9996" w:author="Rev 19 Allen Wirfs-Brock" w:date="2013-09-13T09:23:00Z">
        <w:r w:rsidRPr="0048208E">
          <w:rPr>
            <w:rFonts w:ascii="Times New Roman" w:hAnsi="Times New Roman"/>
            <w:i/>
          </w:rPr>
          <w:t>ScriptItem</w:t>
        </w:r>
      </w:ins>
      <w:del w:id="9997" w:author="Rev 19 Allen Wirfs-Brock" w:date="2013-09-13T09:23:00Z">
        <w:r w:rsidR="002208EC" w:rsidDel="0048208E">
          <w:rPr>
            <w:rFonts w:ascii="Times New Roman" w:hAnsi="Times New Roman"/>
            <w:i/>
          </w:rPr>
          <w:delText>Ou</w:delText>
        </w:r>
        <w:r w:rsidR="00554B80" w:rsidDel="0048208E">
          <w:rPr>
            <w:rFonts w:ascii="Times New Roman" w:hAnsi="Times New Roman"/>
            <w:i/>
          </w:rPr>
          <w:delText>t</w:delText>
        </w:r>
        <w:r w:rsidR="002208EC" w:rsidDel="0048208E">
          <w:rPr>
            <w:rFonts w:ascii="Times New Roman" w:hAnsi="Times New Roman"/>
            <w:i/>
          </w:rPr>
          <w:delText>erS</w:delText>
        </w:r>
        <w:r w:rsidR="002208EC" w:rsidRPr="00E77497" w:rsidDel="0048208E">
          <w:rPr>
            <w:rFonts w:ascii="Times New Roman" w:hAnsi="Times New Roman"/>
            <w:i/>
          </w:rPr>
          <w:delText>tatement</w:delText>
        </w:r>
      </w:del>
      <w:r w:rsidR="002208EC" w:rsidRPr="00E77497">
        <w:rPr>
          <w:rFonts w:ascii="Times New Roman" w:hAnsi="Times New Roman"/>
          <w:i/>
        </w:rPr>
        <w:t xml:space="preserve">List </w:t>
      </w:r>
      <w:r w:rsidR="002208EC" w:rsidRPr="00E77497">
        <w:rPr>
          <w:b/>
        </w:rPr>
        <w:t>:</w:t>
      </w:r>
      <w:r w:rsidR="002208EC" w:rsidRPr="00E77497">
        <w:rPr>
          <w:rFonts w:ascii="Times New Roman" w:hAnsi="Times New Roman"/>
          <w:i/>
        </w:rPr>
        <w:t xml:space="preserve"> </w:t>
      </w:r>
      <w:ins w:id="9998" w:author="Rev 19 Allen Wirfs-Brock" w:date="2013-09-13T09:23:00Z">
        <w:r w:rsidRPr="0048208E">
          <w:rPr>
            <w:rFonts w:ascii="Times New Roman" w:hAnsi="Times New Roman"/>
            <w:i/>
          </w:rPr>
          <w:t>ScriptItem</w:t>
        </w:r>
      </w:ins>
      <w:del w:id="9999" w:author="Rev 19 Allen Wirfs-Brock" w:date="2013-09-13T09:23:00Z">
        <w:r w:rsidR="002208EC" w:rsidDel="0048208E">
          <w:rPr>
            <w:rFonts w:ascii="Times New Roman" w:hAnsi="Times New Roman"/>
            <w:i/>
          </w:rPr>
          <w:delText>OuterS</w:delText>
        </w:r>
        <w:r w:rsidR="002208EC" w:rsidRPr="00E77497" w:rsidDel="0048208E">
          <w:rPr>
            <w:rFonts w:ascii="Times New Roman" w:hAnsi="Times New Roman"/>
            <w:i/>
          </w:rPr>
          <w:delText>tatement</w:delText>
        </w:r>
      </w:del>
      <w:r w:rsidR="002208EC" w:rsidRPr="00E77497">
        <w:rPr>
          <w:rFonts w:ascii="Times New Roman" w:hAnsi="Times New Roman"/>
          <w:i/>
        </w:rPr>
        <w:t>List</w:t>
      </w:r>
      <w:r w:rsidR="002208EC">
        <w:rPr>
          <w:rFonts w:ascii="Times New Roman" w:hAnsi="Times New Roman"/>
          <w:i/>
        </w:rPr>
        <w:t xml:space="preserve"> </w:t>
      </w:r>
      <w:r w:rsidR="002208EC" w:rsidRPr="00E77497">
        <w:rPr>
          <w:rFonts w:ascii="Times New Roman" w:hAnsi="Times New Roman"/>
          <w:i/>
        </w:rPr>
        <w:t xml:space="preserve"> </w:t>
      </w:r>
      <w:ins w:id="10000" w:author="Rev 19 Allen Wirfs-Brock" w:date="2013-09-13T09:26:00Z">
        <w:r w:rsidR="00CE5E6D" w:rsidRPr="00CE5E6D">
          <w:rPr>
            <w:rFonts w:ascii="Times New Roman" w:hAnsi="Times New Roman"/>
            <w:i/>
          </w:rPr>
          <w:t>Script</w:t>
        </w:r>
      </w:ins>
      <w:del w:id="10001" w:author="Rev 19 Allen Wirfs-Brock" w:date="2013-09-13T09:26:00Z">
        <w:r w:rsidR="002208EC" w:rsidDel="00CE5E6D">
          <w:rPr>
            <w:rFonts w:ascii="Times New Roman" w:hAnsi="Times New Roman"/>
            <w:i/>
          </w:rPr>
          <w:delText>Ou</w:delText>
        </w:r>
        <w:r w:rsidR="002208EC" w:rsidRPr="00E77497" w:rsidDel="00CE5E6D">
          <w:rPr>
            <w:rFonts w:ascii="Times New Roman" w:hAnsi="Times New Roman"/>
            <w:i/>
          </w:rPr>
          <w:delText>t</w:delText>
        </w:r>
        <w:r w:rsidR="002208EC" w:rsidDel="00CE5E6D">
          <w:rPr>
            <w:rFonts w:ascii="Times New Roman" w:hAnsi="Times New Roman"/>
            <w:i/>
          </w:rPr>
          <w:delText>er</w:delText>
        </w:r>
      </w:del>
      <w:r w:rsidR="002208EC" w:rsidRPr="00E77497">
        <w:rPr>
          <w:rFonts w:ascii="Times New Roman" w:hAnsi="Times New Roman"/>
          <w:i/>
        </w:rPr>
        <w:t>Item</w:t>
      </w:r>
      <w:r w:rsidR="002208EC" w:rsidRPr="00E77497">
        <w:t xml:space="preserve"> </w:t>
      </w:r>
    </w:p>
    <w:p w:rsidR="002208EC" w:rsidRPr="00E77497" w:rsidRDefault="002208EC" w:rsidP="006A78DC">
      <w:pPr>
        <w:pStyle w:val="Alg4"/>
        <w:numPr>
          <w:ilvl w:val="0"/>
          <w:numId w:val="1605"/>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ins w:id="10002" w:author="Rev 19 Allen Wirfs-Brock" w:date="2013-09-13T09:23:00Z">
        <w:r w:rsidR="0048208E" w:rsidRPr="0048208E">
          <w:rPr>
            <w:i/>
          </w:rPr>
          <w:t>ScriptItem</w:t>
        </w:r>
      </w:ins>
      <w:del w:id="10003" w:author="Rev 19 Allen Wirfs-Brock" w:date="2013-09-13T09:23:00Z">
        <w:r w:rsidDel="0048208E">
          <w:rPr>
            <w:i/>
          </w:rPr>
          <w:delText>OuterS</w:delText>
        </w:r>
        <w:r w:rsidRPr="00E77497" w:rsidDel="0048208E">
          <w:rPr>
            <w:i/>
          </w:rPr>
          <w:delText>tatement</w:delText>
        </w:r>
      </w:del>
      <w:r w:rsidRPr="00E77497">
        <w:rPr>
          <w:i/>
        </w:rPr>
        <w:t>List</w:t>
      </w:r>
      <w:r w:rsidRPr="00E77497">
        <w:t>.</w:t>
      </w:r>
    </w:p>
    <w:p w:rsidR="002208EC" w:rsidRPr="00E77497" w:rsidRDefault="002208EC" w:rsidP="006A78DC">
      <w:pPr>
        <w:pStyle w:val="Alg4"/>
        <w:numPr>
          <w:ilvl w:val="0"/>
          <w:numId w:val="1605"/>
        </w:numPr>
        <w:spacing w:after="220"/>
        <w:contextualSpacing/>
        <w:rPr>
          <w:rStyle w:val="bnf"/>
          <w:rFonts w:eastAsia="MS Mincho"/>
          <w:i w:val="0"/>
          <w:spacing w:val="0"/>
          <w:lang w:eastAsia="ja-JP"/>
        </w:rPr>
      </w:pPr>
      <w:r w:rsidRPr="00E77497">
        <w:t xml:space="preserve">Append to </w:t>
      </w:r>
      <w:r w:rsidRPr="00E77497">
        <w:rPr>
          <w:i/>
        </w:rPr>
        <w:t>names</w:t>
      </w:r>
      <w:r w:rsidRPr="00E77497">
        <w:t xml:space="preserve"> the elements of the </w:t>
      </w:r>
      <w:r>
        <w:t>Var</w:t>
      </w:r>
      <w:r w:rsidRPr="00E77497">
        <w:t xml:space="preserve">DeclaredNames of </w:t>
      </w:r>
      <w:ins w:id="10004" w:author="Rev 19 Allen Wirfs-Brock" w:date="2013-09-13T09:26:00Z">
        <w:r w:rsidR="00CE5E6D" w:rsidRPr="00CE5E6D">
          <w:rPr>
            <w:i/>
          </w:rPr>
          <w:t>Script</w:t>
        </w:r>
      </w:ins>
      <w:del w:id="10005" w:author="Rev 19 Allen Wirfs-Brock" w:date="2013-09-13T09:26:00Z">
        <w:r w:rsidDel="00CE5E6D">
          <w:rPr>
            <w:i/>
          </w:rPr>
          <w:delText>Outer</w:delText>
        </w:r>
      </w:del>
      <w:r w:rsidRPr="00E77497">
        <w:rPr>
          <w:i/>
        </w:rPr>
        <w:t>Item</w:t>
      </w:r>
      <w:r w:rsidRPr="00E77497">
        <w:rPr>
          <w:rStyle w:val="bnf"/>
        </w:rPr>
        <w:t>.</w:t>
      </w:r>
    </w:p>
    <w:p w:rsidR="002208EC" w:rsidRPr="00E77497" w:rsidRDefault="002208EC" w:rsidP="006A78DC">
      <w:pPr>
        <w:pStyle w:val="Alg4"/>
        <w:numPr>
          <w:ilvl w:val="0"/>
          <w:numId w:val="1605"/>
        </w:numPr>
        <w:spacing w:after="220"/>
      </w:pPr>
      <w:r w:rsidRPr="00E77497">
        <w:t xml:space="preserve">Return </w:t>
      </w:r>
      <w:r w:rsidRPr="00E77497">
        <w:rPr>
          <w:rStyle w:val="bnf"/>
        </w:rPr>
        <w:t>names</w:t>
      </w:r>
      <w:r w:rsidRPr="00E77497">
        <w:t>.</w:t>
      </w:r>
    </w:p>
    <w:p w:rsidR="002208EC" w:rsidRPr="00E77497" w:rsidDel="00F37EB3" w:rsidRDefault="002208EC" w:rsidP="002208EC">
      <w:pPr>
        <w:pStyle w:val="SyntaxDefinition"/>
        <w:ind w:left="0"/>
        <w:rPr>
          <w:del w:id="10006" w:author="Rev 19 Allen Wirfs-Brock" w:date="2013-09-13T10:47:00Z"/>
        </w:rPr>
      </w:pPr>
      <w:del w:id="10007" w:author="Rev 19 Allen Wirfs-Brock" w:date="2013-09-13T09:27:00Z">
        <w:r w:rsidDel="00CE5E6D">
          <w:delText>Outer</w:delText>
        </w:r>
      </w:del>
      <w:del w:id="10008"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ModuleDeclaration</w:delText>
        </w:r>
        <w:bookmarkStart w:id="10009" w:name="_Toc368034627"/>
        <w:bookmarkStart w:id="10010" w:name="_Toc368049850"/>
        <w:bookmarkStart w:id="10011" w:name="_Toc368050627"/>
        <w:bookmarkEnd w:id="10009"/>
        <w:bookmarkEnd w:id="10010"/>
        <w:bookmarkEnd w:id="10011"/>
      </w:del>
    </w:p>
    <w:p w:rsidR="002208EC" w:rsidRPr="00E77497" w:rsidDel="00F37EB3" w:rsidRDefault="002208EC" w:rsidP="008F7A25">
      <w:pPr>
        <w:pStyle w:val="Alg4"/>
        <w:numPr>
          <w:ilvl w:val="0"/>
          <w:numId w:val="1542"/>
        </w:numPr>
        <w:spacing w:after="220"/>
        <w:contextualSpacing/>
        <w:rPr>
          <w:del w:id="10012" w:author="Rev 19 Allen Wirfs-Brock" w:date="2013-09-13T10:47:00Z"/>
        </w:rPr>
      </w:pPr>
      <w:del w:id="10013" w:author="Rev 19 Allen Wirfs-Brock" w:date="2013-09-13T10:47:00Z">
        <w:r w:rsidRPr="00E77497" w:rsidDel="00F37EB3">
          <w:delText>Return an empty List.</w:delText>
        </w:r>
        <w:bookmarkStart w:id="10014" w:name="_Toc368034628"/>
        <w:bookmarkStart w:id="10015" w:name="_Toc368049851"/>
        <w:bookmarkStart w:id="10016" w:name="_Toc368050628"/>
        <w:bookmarkEnd w:id="10014"/>
        <w:bookmarkEnd w:id="10015"/>
        <w:bookmarkEnd w:id="10016"/>
      </w:del>
    </w:p>
    <w:p w:rsidR="002208EC" w:rsidRPr="00E77497" w:rsidDel="00F37EB3" w:rsidRDefault="002208EC" w:rsidP="002208EC">
      <w:pPr>
        <w:pStyle w:val="SyntaxDefinition"/>
        <w:ind w:left="0"/>
        <w:rPr>
          <w:del w:id="10017" w:author="Rev 19 Allen Wirfs-Brock" w:date="2013-09-13T10:47:00Z"/>
        </w:rPr>
      </w:pPr>
      <w:del w:id="10018" w:author="Rev 19 Allen Wirfs-Brock" w:date="2013-09-13T09:27:00Z">
        <w:r w:rsidDel="00CE5E6D">
          <w:delText>Outer</w:delText>
        </w:r>
      </w:del>
      <w:del w:id="10019"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ImportDeclaration</w:delText>
        </w:r>
        <w:bookmarkStart w:id="10020" w:name="_Toc368034629"/>
        <w:bookmarkStart w:id="10021" w:name="_Toc368049852"/>
        <w:bookmarkStart w:id="10022" w:name="_Toc368050629"/>
        <w:bookmarkEnd w:id="10020"/>
        <w:bookmarkEnd w:id="10021"/>
        <w:bookmarkEnd w:id="10022"/>
      </w:del>
    </w:p>
    <w:p w:rsidR="002208EC" w:rsidRPr="00E77497" w:rsidDel="00F37EB3" w:rsidRDefault="002208EC" w:rsidP="008F7A25">
      <w:pPr>
        <w:pStyle w:val="Alg4"/>
        <w:numPr>
          <w:ilvl w:val="0"/>
          <w:numId w:val="1543"/>
        </w:numPr>
        <w:spacing w:after="220"/>
        <w:contextualSpacing/>
        <w:rPr>
          <w:del w:id="10023" w:author="Rev 19 Allen Wirfs-Brock" w:date="2013-09-13T10:47:00Z"/>
        </w:rPr>
      </w:pPr>
      <w:del w:id="10024" w:author="Rev 19 Allen Wirfs-Brock" w:date="2013-09-13T10:47:00Z">
        <w:r w:rsidRPr="00E77497" w:rsidDel="00F37EB3">
          <w:delText>Return an empty List.</w:delText>
        </w:r>
        <w:bookmarkStart w:id="10025" w:name="_Toc368034630"/>
        <w:bookmarkStart w:id="10026" w:name="_Toc368049853"/>
        <w:bookmarkStart w:id="10027" w:name="_Toc368050630"/>
        <w:bookmarkEnd w:id="10025"/>
        <w:bookmarkEnd w:id="10026"/>
        <w:bookmarkEnd w:id="10027"/>
      </w:del>
    </w:p>
    <w:p w:rsidR="002208EC" w:rsidRPr="00E77497" w:rsidDel="00F37EB3" w:rsidRDefault="002208EC" w:rsidP="002208EC">
      <w:pPr>
        <w:pStyle w:val="SyntaxDefinition"/>
        <w:ind w:left="0"/>
        <w:rPr>
          <w:del w:id="10028" w:author="Rev 19 Allen Wirfs-Brock" w:date="2013-09-13T10:47:00Z"/>
        </w:rPr>
      </w:pPr>
      <w:del w:id="10029" w:author="Rev 19 Allen Wirfs-Brock" w:date="2013-09-13T09:27:00Z">
        <w:r w:rsidDel="00CE5E6D">
          <w:delText>Outer</w:delText>
        </w:r>
      </w:del>
      <w:del w:id="10030"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RPr="00FB7781" w:rsidDel="00F37EB3">
          <w:delText>StatementListItem</w:delText>
        </w:r>
        <w:bookmarkStart w:id="10031" w:name="_Toc368034631"/>
        <w:bookmarkStart w:id="10032" w:name="_Toc368049854"/>
        <w:bookmarkStart w:id="10033" w:name="_Toc368050631"/>
        <w:bookmarkEnd w:id="10031"/>
        <w:bookmarkEnd w:id="10032"/>
        <w:bookmarkEnd w:id="10033"/>
      </w:del>
    </w:p>
    <w:p w:rsidR="002208EC" w:rsidRPr="00E77497" w:rsidDel="00F37EB3" w:rsidRDefault="002208EC" w:rsidP="008F7A25">
      <w:pPr>
        <w:pStyle w:val="Alg4"/>
        <w:numPr>
          <w:ilvl w:val="0"/>
          <w:numId w:val="1544"/>
        </w:numPr>
        <w:spacing w:after="220"/>
        <w:contextualSpacing/>
        <w:rPr>
          <w:del w:id="10034" w:author="Rev 19 Allen Wirfs-Brock" w:date="2013-09-13T10:47:00Z"/>
        </w:rPr>
      </w:pPr>
      <w:del w:id="10035" w:author="Rev 19 Allen Wirfs-Brock" w:date="2013-09-13T10:47:00Z">
        <w:r w:rsidRPr="00E77497" w:rsidDel="00F37EB3">
          <w:delText xml:space="preserve">Return </w:delText>
        </w:r>
        <w:r w:rsidDel="00F37EB3">
          <w:delText xml:space="preserve">TopLevelVarDeclaredNames of </w:delText>
        </w:r>
        <w:r w:rsidRPr="00812A59" w:rsidDel="00F37EB3">
          <w:rPr>
            <w:i/>
          </w:rPr>
          <w:delText>StatementList</w:delText>
        </w:r>
        <w:r w:rsidDel="00F37EB3">
          <w:rPr>
            <w:i/>
          </w:rPr>
          <w:delText>Item</w:delText>
        </w:r>
        <w:r w:rsidRPr="00E77497" w:rsidDel="00F37EB3">
          <w:delText>.</w:delText>
        </w:r>
        <w:bookmarkStart w:id="10036" w:name="_Toc368034632"/>
        <w:bookmarkStart w:id="10037" w:name="_Toc368049855"/>
        <w:bookmarkStart w:id="10038" w:name="_Toc368050632"/>
        <w:bookmarkEnd w:id="10036"/>
        <w:bookmarkEnd w:id="10037"/>
        <w:bookmarkEnd w:id="10038"/>
      </w:del>
    </w:p>
    <w:p w:rsidR="001C7046" w:rsidRPr="00E77497" w:rsidRDefault="001C7046" w:rsidP="006A78DC">
      <w:pPr>
        <w:pStyle w:val="Heading3"/>
      </w:pPr>
      <w:bookmarkStart w:id="10039" w:name="_Toc368050633"/>
      <w:r w:rsidRPr="00E77497">
        <w:t xml:space="preserve">Static Semantics:  </w:t>
      </w:r>
      <w:r>
        <w:rPr>
          <w:lang w:eastAsia="en-US"/>
        </w:rPr>
        <w:t>VarScoped</w:t>
      </w:r>
      <w:r w:rsidRPr="00E77497">
        <w:rPr>
          <w:lang w:eastAsia="en-US"/>
        </w:rPr>
        <w:t>Declarations</w:t>
      </w:r>
      <w:bookmarkEnd w:id="10039"/>
    </w:p>
    <w:p w:rsidR="001C7046" w:rsidRPr="00E77497" w:rsidRDefault="0048208E" w:rsidP="001C7046">
      <w:ins w:id="10040" w:author="Rev 19 Allen Wirfs-Brock" w:date="2013-09-13T09:23:00Z">
        <w:r w:rsidRPr="0048208E">
          <w:rPr>
            <w:rFonts w:ascii="Times New Roman" w:hAnsi="Times New Roman"/>
            <w:i/>
          </w:rPr>
          <w:t>ScriptItem</w:t>
        </w:r>
      </w:ins>
      <w:del w:id="10041" w:author="Rev 19 Allen Wirfs-Brock" w:date="2013-09-13T09:23:00Z">
        <w:r w:rsidR="001C7046" w:rsidDel="0048208E">
          <w:rPr>
            <w:rFonts w:ascii="Times New Roman" w:hAnsi="Times New Roman"/>
            <w:i/>
          </w:rPr>
          <w:delText>Ou</w:delText>
        </w:r>
        <w:r w:rsidR="00554B80" w:rsidDel="0048208E">
          <w:rPr>
            <w:rFonts w:ascii="Times New Roman" w:hAnsi="Times New Roman"/>
            <w:i/>
          </w:rPr>
          <w:delText>t</w:delText>
        </w:r>
        <w:r w:rsidR="001C7046" w:rsidDel="0048208E">
          <w:rPr>
            <w:rFonts w:ascii="Times New Roman" w:hAnsi="Times New Roman"/>
            <w:i/>
          </w:rPr>
          <w:delText>erS</w:delText>
        </w:r>
        <w:r w:rsidR="001C7046" w:rsidRPr="00E77497" w:rsidDel="0048208E">
          <w:rPr>
            <w:rFonts w:ascii="Times New Roman" w:hAnsi="Times New Roman"/>
            <w:i/>
          </w:rPr>
          <w:delText>tatement</w:delText>
        </w:r>
      </w:del>
      <w:r w:rsidR="001C7046" w:rsidRPr="00E77497">
        <w:rPr>
          <w:rFonts w:ascii="Times New Roman" w:hAnsi="Times New Roman"/>
          <w:i/>
        </w:rPr>
        <w:t xml:space="preserve">List </w:t>
      </w:r>
      <w:r w:rsidR="001C7046" w:rsidRPr="00E77497">
        <w:rPr>
          <w:b/>
        </w:rPr>
        <w:t>:</w:t>
      </w:r>
      <w:r w:rsidR="001C7046" w:rsidRPr="00E77497">
        <w:rPr>
          <w:rFonts w:ascii="Times New Roman" w:hAnsi="Times New Roman"/>
          <w:i/>
        </w:rPr>
        <w:t xml:space="preserve"> </w:t>
      </w:r>
      <w:ins w:id="10042" w:author="Rev 19 Allen Wirfs-Brock" w:date="2013-09-13T09:23:00Z">
        <w:r w:rsidRPr="0048208E">
          <w:rPr>
            <w:rFonts w:ascii="Times New Roman" w:hAnsi="Times New Roman"/>
            <w:i/>
          </w:rPr>
          <w:t>ScriptItem</w:t>
        </w:r>
      </w:ins>
      <w:del w:id="10043" w:author="Rev 19 Allen Wirfs-Brock" w:date="2013-09-13T09:23:00Z">
        <w:r w:rsidR="001C7046" w:rsidDel="0048208E">
          <w:rPr>
            <w:rFonts w:ascii="Times New Roman" w:hAnsi="Times New Roman"/>
            <w:i/>
          </w:rPr>
          <w:delText>OuterS</w:delText>
        </w:r>
        <w:r w:rsidR="001C7046" w:rsidRPr="00E77497" w:rsidDel="0048208E">
          <w:rPr>
            <w:rFonts w:ascii="Times New Roman" w:hAnsi="Times New Roman"/>
            <w:i/>
          </w:rPr>
          <w:delText>tatement</w:delText>
        </w:r>
      </w:del>
      <w:r w:rsidR="001C7046" w:rsidRPr="00E77497">
        <w:rPr>
          <w:rFonts w:ascii="Times New Roman" w:hAnsi="Times New Roman"/>
          <w:i/>
        </w:rPr>
        <w:t>List</w:t>
      </w:r>
      <w:r w:rsidR="001C7046">
        <w:rPr>
          <w:rFonts w:ascii="Times New Roman" w:hAnsi="Times New Roman"/>
          <w:i/>
        </w:rPr>
        <w:t xml:space="preserve"> </w:t>
      </w:r>
      <w:r w:rsidR="001C7046" w:rsidRPr="00E77497">
        <w:rPr>
          <w:rFonts w:ascii="Times New Roman" w:hAnsi="Times New Roman"/>
          <w:i/>
        </w:rPr>
        <w:t xml:space="preserve"> </w:t>
      </w:r>
      <w:ins w:id="10044" w:author="Rev 19 Allen Wirfs-Brock" w:date="2013-09-13T09:27:00Z">
        <w:r w:rsidR="00CE5E6D" w:rsidRPr="00CE5E6D">
          <w:rPr>
            <w:rFonts w:ascii="Times New Roman" w:hAnsi="Times New Roman"/>
            <w:i/>
          </w:rPr>
          <w:t>Script</w:t>
        </w:r>
      </w:ins>
      <w:del w:id="10045" w:author="Rev 19 Allen Wirfs-Brock" w:date="2013-09-13T09:27:00Z">
        <w:r w:rsidR="001C7046" w:rsidDel="00CE5E6D">
          <w:rPr>
            <w:rFonts w:ascii="Times New Roman" w:hAnsi="Times New Roman"/>
            <w:i/>
          </w:rPr>
          <w:delText>Ou</w:delText>
        </w:r>
        <w:r w:rsidR="001C7046" w:rsidRPr="00E77497" w:rsidDel="00CE5E6D">
          <w:rPr>
            <w:rFonts w:ascii="Times New Roman" w:hAnsi="Times New Roman"/>
            <w:i/>
          </w:rPr>
          <w:delText>t</w:delText>
        </w:r>
        <w:r w:rsidR="001C7046" w:rsidDel="00CE5E6D">
          <w:rPr>
            <w:rFonts w:ascii="Times New Roman" w:hAnsi="Times New Roman"/>
            <w:i/>
          </w:rPr>
          <w:delText>er</w:delText>
        </w:r>
      </w:del>
      <w:r w:rsidR="001C7046" w:rsidRPr="00E77497">
        <w:rPr>
          <w:rFonts w:ascii="Times New Roman" w:hAnsi="Times New Roman"/>
          <w:i/>
        </w:rPr>
        <w:t>Item</w:t>
      </w:r>
      <w:r w:rsidR="001C7046" w:rsidRPr="00E77497">
        <w:t xml:space="preserve"> </w:t>
      </w:r>
    </w:p>
    <w:p w:rsidR="001C7046" w:rsidRPr="00E77497" w:rsidRDefault="001C7046" w:rsidP="006A78DC">
      <w:pPr>
        <w:pStyle w:val="Alg4"/>
        <w:numPr>
          <w:ilvl w:val="0"/>
          <w:numId w:val="1606"/>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ins w:id="10046" w:author="Rev 19 Allen Wirfs-Brock" w:date="2013-09-13T09:23:00Z">
        <w:r w:rsidR="0048208E" w:rsidRPr="0048208E">
          <w:rPr>
            <w:i/>
          </w:rPr>
          <w:t>ScriptItem</w:t>
        </w:r>
      </w:ins>
      <w:del w:id="10047" w:author="Rev 19 Allen Wirfs-Brock" w:date="2013-09-13T09:23:00Z">
        <w:r w:rsidDel="0048208E">
          <w:rPr>
            <w:i/>
          </w:rPr>
          <w:delText>OuterS</w:delText>
        </w:r>
        <w:r w:rsidRPr="00E77497" w:rsidDel="0048208E">
          <w:rPr>
            <w:i/>
          </w:rPr>
          <w:delText>tatement</w:delText>
        </w:r>
      </w:del>
      <w:r w:rsidRPr="00E77497">
        <w:rPr>
          <w:i/>
        </w:rPr>
        <w:t>List</w:t>
      </w:r>
      <w:r w:rsidRPr="00E77497">
        <w:t>.</w:t>
      </w:r>
    </w:p>
    <w:p w:rsidR="001C7046" w:rsidRPr="00E77497" w:rsidRDefault="001C7046" w:rsidP="006A78DC">
      <w:pPr>
        <w:pStyle w:val="Alg4"/>
        <w:numPr>
          <w:ilvl w:val="0"/>
          <w:numId w:val="1606"/>
        </w:numPr>
        <w:spacing w:after="220"/>
        <w:contextualSpacing/>
        <w:rPr>
          <w:rStyle w:val="bnf"/>
          <w:rFonts w:eastAsia="MS Mincho"/>
          <w:i w:val="0"/>
          <w:spacing w:val="0"/>
          <w:lang w:eastAsia="ja-JP"/>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ins w:id="10048" w:author="Rev 19 Allen Wirfs-Brock" w:date="2013-09-13T09:27:00Z">
        <w:r w:rsidR="00CE5E6D" w:rsidRPr="00CE5E6D">
          <w:rPr>
            <w:i/>
          </w:rPr>
          <w:t>Script</w:t>
        </w:r>
      </w:ins>
      <w:del w:id="10049" w:author="Rev 19 Allen Wirfs-Brock" w:date="2013-09-13T09:27:00Z">
        <w:r w:rsidDel="00CE5E6D">
          <w:rPr>
            <w:i/>
          </w:rPr>
          <w:delText>Outer</w:delText>
        </w:r>
      </w:del>
      <w:r w:rsidRPr="00E77497">
        <w:rPr>
          <w:i/>
        </w:rPr>
        <w:t>Item</w:t>
      </w:r>
      <w:r w:rsidRPr="00E77497">
        <w:rPr>
          <w:rStyle w:val="bnf"/>
        </w:rPr>
        <w:t>.</w:t>
      </w:r>
    </w:p>
    <w:p w:rsidR="001C7046" w:rsidRPr="00E77497" w:rsidRDefault="001C7046" w:rsidP="006A78DC">
      <w:pPr>
        <w:pStyle w:val="Alg4"/>
        <w:numPr>
          <w:ilvl w:val="0"/>
          <w:numId w:val="1606"/>
        </w:numPr>
        <w:spacing w:after="220"/>
        <w:contextualSpacing/>
      </w:pPr>
      <w:r w:rsidRPr="00E77497">
        <w:t xml:space="preserve">Return </w:t>
      </w:r>
      <w:r w:rsidRPr="00E77497">
        <w:rPr>
          <w:i/>
        </w:rPr>
        <w:t>declarations</w:t>
      </w:r>
      <w:r w:rsidRPr="00E77497">
        <w:t>.</w:t>
      </w:r>
    </w:p>
    <w:p w:rsidR="001C7046" w:rsidRPr="00E77497" w:rsidDel="00F37EB3" w:rsidRDefault="001C7046" w:rsidP="001C7046">
      <w:pPr>
        <w:pStyle w:val="SyntaxDefinition"/>
        <w:ind w:left="0"/>
        <w:rPr>
          <w:del w:id="10050" w:author="Rev 19 Allen Wirfs-Brock" w:date="2013-09-13T10:47:00Z"/>
        </w:rPr>
      </w:pPr>
      <w:del w:id="10051" w:author="Rev 19 Allen Wirfs-Brock" w:date="2013-09-13T09:27:00Z">
        <w:r w:rsidDel="00CE5E6D">
          <w:lastRenderedPageBreak/>
          <w:delText>Outer</w:delText>
        </w:r>
      </w:del>
      <w:del w:id="10052"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ModuleDeclaration</w:delText>
        </w:r>
        <w:bookmarkStart w:id="10053" w:name="_Toc368034634"/>
        <w:bookmarkStart w:id="10054" w:name="_Toc368049857"/>
        <w:bookmarkStart w:id="10055" w:name="_Toc368050634"/>
        <w:bookmarkEnd w:id="10053"/>
        <w:bookmarkEnd w:id="10054"/>
        <w:bookmarkEnd w:id="10055"/>
      </w:del>
    </w:p>
    <w:p w:rsidR="001C7046" w:rsidRPr="00E77497" w:rsidDel="00F37EB3" w:rsidRDefault="001C7046" w:rsidP="001C7046">
      <w:pPr>
        <w:pStyle w:val="Alg4"/>
        <w:numPr>
          <w:ilvl w:val="0"/>
          <w:numId w:val="1060"/>
        </w:numPr>
        <w:spacing w:after="220"/>
        <w:contextualSpacing/>
        <w:rPr>
          <w:del w:id="10056" w:author="Rev 19 Allen Wirfs-Brock" w:date="2013-09-13T10:47:00Z"/>
        </w:rPr>
      </w:pPr>
      <w:del w:id="10057" w:author="Rev 19 Allen Wirfs-Brock" w:date="2013-09-13T10:47:00Z">
        <w:r w:rsidRPr="00E77497" w:rsidDel="00F37EB3">
          <w:delText xml:space="preserve">Return </w:delText>
        </w:r>
        <w:r w:rsidDel="00F37EB3">
          <w:delText>a new empty List</w:delText>
        </w:r>
        <w:r w:rsidRPr="00E77497" w:rsidDel="00F37EB3">
          <w:delText>.</w:delText>
        </w:r>
        <w:bookmarkStart w:id="10058" w:name="_Toc368034635"/>
        <w:bookmarkStart w:id="10059" w:name="_Toc368049858"/>
        <w:bookmarkStart w:id="10060" w:name="_Toc368050635"/>
        <w:bookmarkEnd w:id="10058"/>
        <w:bookmarkEnd w:id="10059"/>
        <w:bookmarkEnd w:id="10060"/>
      </w:del>
    </w:p>
    <w:p w:rsidR="001C7046" w:rsidRPr="00E77497" w:rsidDel="00F37EB3" w:rsidRDefault="001C7046" w:rsidP="001C7046">
      <w:pPr>
        <w:pStyle w:val="SyntaxDefinition"/>
        <w:ind w:left="0"/>
        <w:rPr>
          <w:del w:id="10061" w:author="Rev 19 Allen Wirfs-Brock" w:date="2013-09-13T10:47:00Z"/>
        </w:rPr>
      </w:pPr>
      <w:del w:id="10062" w:author="Rev 19 Allen Wirfs-Brock" w:date="2013-09-13T09:28:00Z">
        <w:r w:rsidDel="00CE5E6D">
          <w:delText>Outer</w:delText>
        </w:r>
      </w:del>
      <w:del w:id="10063"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ImportDeclaration</w:delText>
        </w:r>
        <w:bookmarkStart w:id="10064" w:name="_Toc368034636"/>
        <w:bookmarkStart w:id="10065" w:name="_Toc368049859"/>
        <w:bookmarkStart w:id="10066" w:name="_Toc368050636"/>
        <w:bookmarkEnd w:id="10064"/>
        <w:bookmarkEnd w:id="10065"/>
        <w:bookmarkEnd w:id="10066"/>
      </w:del>
    </w:p>
    <w:p w:rsidR="001C7046" w:rsidRPr="00E77497" w:rsidDel="00F37EB3" w:rsidRDefault="001C7046" w:rsidP="001C7046">
      <w:pPr>
        <w:pStyle w:val="Alg4"/>
        <w:numPr>
          <w:ilvl w:val="0"/>
          <w:numId w:val="1062"/>
        </w:numPr>
        <w:spacing w:after="220"/>
        <w:contextualSpacing/>
        <w:rPr>
          <w:del w:id="10067" w:author="Rev 19 Allen Wirfs-Brock" w:date="2013-09-13T10:47:00Z"/>
        </w:rPr>
      </w:pPr>
      <w:del w:id="10068" w:author="Rev 19 Allen Wirfs-Brock" w:date="2013-09-13T10:47:00Z">
        <w:r w:rsidRPr="00E77497" w:rsidDel="00F37EB3">
          <w:delText xml:space="preserve">Return </w:delText>
        </w:r>
        <w:r w:rsidDel="00F37EB3">
          <w:delText>a new empty List</w:delText>
        </w:r>
        <w:r w:rsidRPr="00E77497" w:rsidDel="00F37EB3">
          <w:delText>.</w:delText>
        </w:r>
        <w:bookmarkStart w:id="10069" w:name="_Toc368034637"/>
        <w:bookmarkStart w:id="10070" w:name="_Toc368049860"/>
        <w:bookmarkStart w:id="10071" w:name="_Toc368050637"/>
        <w:bookmarkEnd w:id="10069"/>
        <w:bookmarkEnd w:id="10070"/>
        <w:bookmarkEnd w:id="10071"/>
      </w:del>
    </w:p>
    <w:p w:rsidR="001C7046" w:rsidRPr="00E77497" w:rsidDel="00F37EB3" w:rsidRDefault="001C7046" w:rsidP="001C7046">
      <w:pPr>
        <w:pStyle w:val="SyntaxDefinition"/>
        <w:ind w:left="0"/>
        <w:rPr>
          <w:del w:id="10072" w:author="Rev 19 Allen Wirfs-Brock" w:date="2013-09-13T10:47:00Z"/>
        </w:rPr>
      </w:pPr>
      <w:del w:id="10073" w:author="Rev 19 Allen Wirfs-Brock" w:date="2013-09-13T09:28:00Z">
        <w:r w:rsidDel="00CE5E6D">
          <w:delText>Outer</w:delText>
        </w:r>
      </w:del>
      <w:del w:id="10074"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RPr="00FB7781" w:rsidDel="00F37EB3">
          <w:delText>StatementListItem</w:delText>
        </w:r>
        <w:bookmarkStart w:id="10075" w:name="_Toc368034638"/>
        <w:bookmarkStart w:id="10076" w:name="_Toc368049861"/>
        <w:bookmarkStart w:id="10077" w:name="_Toc368050638"/>
        <w:bookmarkEnd w:id="10075"/>
        <w:bookmarkEnd w:id="10076"/>
        <w:bookmarkEnd w:id="10077"/>
      </w:del>
    </w:p>
    <w:p w:rsidR="001C7046" w:rsidRPr="00E77497" w:rsidDel="00F37EB3" w:rsidRDefault="001C7046" w:rsidP="001C7046">
      <w:pPr>
        <w:pStyle w:val="Alg4"/>
        <w:numPr>
          <w:ilvl w:val="0"/>
          <w:numId w:val="1063"/>
        </w:numPr>
        <w:spacing w:after="220"/>
        <w:contextualSpacing/>
        <w:rPr>
          <w:del w:id="10078" w:author="Rev 19 Allen Wirfs-Brock" w:date="2013-09-13T10:47:00Z"/>
        </w:rPr>
      </w:pPr>
      <w:del w:id="10079" w:author="Rev 19 Allen Wirfs-Brock" w:date="2013-09-13T10:47:00Z">
        <w:r w:rsidRPr="00E77497" w:rsidDel="00F37EB3">
          <w:delText>Return</w:delText>
        </w:r>
        <w:r w:rsidDel="00F37EB3">
          <w:delText xml:space="preserve"> the</w:delText>
        </w:r>
        <w:r w:rsidRPr="00E77497" w:rsidDel="00F37EB3">
          <w:delText xml:space="preserve"> </w:delText>
        </w:r>
        <w:r w:rsidDel="00F37EB3">
          <w:delText>TopLevelVarScoped</w:delText>
        </w:r>
        <w:r w:rsidRPr="00E77497" w:rsidDel="00F37EB3">
          <w:delText xml:space="preserve">Declarations </w:delText>
        </w:r>
        <w:r w:rsidDel="00F37EB3">
          <w:delText xml:space="preserve">of </w:delText>
        </w:r>
        <w:r w:rsidRPr="00812A59" w:rsidDel="00F37EB3">
          <w:rPr>
            <w:i/>
          </w:rPr>
          <w:delText>StatementList</w:delText>
        </w:r>
        <w:r w:rsidDel="00F37EB3">
          <w:rPr>
            <w:i/>
          </w:rPr>
          <w:delText>Item</w:delText>
        </w:r>
        <w:r w:rsidRPr="00E77497" w:rsidDel="00F37EB3">
          <w:delText>.</w:delText>
        </w:r>
        <w:bookmarkStart w:id="10080" w:name="_Toc368034639"/>
        <w:bookmarkStart w:id="10081" w:name="_Toc368049862"/>
        <w:bookmarkStart w:id="10082" w:name="_Toc368050639"/>
        <w:bookmarkEnd w:id="10080"/>
        <w:bookmarkEnd w:id="10081"/>
        <w:bookmarkEnd w:id="10082"/>
      </w:del>
    </w:p>
    <w:p w:rsidR="00852E6B" w:rsidRPr="00E77497" w:rsidDel="00382137" w:rsidRDefault="00852E6B">
      <w:pPr>
        <w:pStyle w:val="Heading3"/>
        <w:rPr>
          <w:del w:id="10083" w:author="Rev 19 Allen Wirfs-Brock" w:date="2013-09-11T19:16:00Z"/>
        </w:rPr>
      </w:pPr>
      <w:bookmarkStart w:id="10084" w:name="_Toc361663639"/>
      <w:bookmarkStart w:id="10085" w:name="_Toc361665480"/>
      <w:bookmarkStart w:id="10086" w:name="_Toc361667320"/>
      <w:bookmarkStart w:id="10087" w:name="_Toc361669149"/>
      <w:bookmarkStart w:id="10088" w:name="_Toc364935193"/>
      <w:bookmarkStart w:id="10089" w:name="_Toc365474437"/>
      <w:bookmarkStart w:id="10090" w:name="_Toc375031213"/>
      <w:bookmarkStart w:id="10091" w:name="_Ref379914053"/>
      <w:bookmarkStart w:id="10092" w:name="_Toc381513725"/>
      <w:bookmarkStart w:id="10093" w:name="_Toc382212247"/>
      <w:bookmarkStart w:id="10094" w:name="_Toc382212810"/>
      <w:bookmarkStart w:id="10095" w:name="_Toc382291592"/>
      <w:bookmarkStart w:id="10096" w:name="_Toc385672241"/>
      <w:bookmarkEnd w:id="10084"/>
      <w:bookmarkEnd w:id="10085"/>
      <w:bookmarkEnd w:id="10086"/>
      <w:bookmarkEnd w:id="10087"/>
      <w:bookmarkEnd w:id="10088"/>
      <w:bookmarkEnd w:id="10089"/>
      <w:del w:id="10097" w:author="Rev 19 Allen Wirfs-Brock" w:date="2013-09-11T19:16:00Z">
        <w:r w:rsidRPr="00E77497" w:rsidDel="00382137">
          <w:delText>Runtime Semantics</w:delText>
        </w:r>
        <w:bookmarkStart w:id="10098" w:name="_Toc368034640"/>
        <w:bookmarkStart w:id="10099" w:name="_Toc368049863"/>
        <w:bookmarkStart w:id="10100" w:name="_Toc368050640"/>
        <w:bookmarkEnd w:id="10098"/>
        <w:bookmarkEnd w:id="10099"/>
        <w:bookmarkEnd w:id="10100"/>
      </w:del>
    </w:p>
    <w:p w:rsidR="00852E6B" w:rsidRDefault="00852E6B" w:rsidP="004221C6">
      <w:pPr>
        <w:pStyle w:val="Heading3"/>
        <w:rPr>
          <w:spacing w:val="6"/>
        </w:rPr>
      </w:pPr>
      <w:bookmarkStart w:id="10101" w:name="_Toc368050641"/>
      <w:r w:rsidRPr="007E56F2">
        <w:t xml:space="preserve">Runtime Semantics: </w:t>
      </w:r>
      <w:r w:rsidR="009E0821">
        <w:rPr>
          <w:spacing w:val="6"/>
        </w:rPr>
        <w:t>Script</w:t>
      </w:r>
      <w:r w:rsidRPr="007E56F2">
        <w:rPr>
          <w:spacing w:val="6"/>
        </w:rPr>
        <w:t xml:space="preserve">  Evaluation</w:t>
      </w:r>
      <w:bookmarkEnd w:id="10101"/>
    </w:p>
    <w:p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is strict mode code if the Directive Prologue (</w:t>
      </w:r>
      <w:r w:rsidR="00DF732B">
        <w:fldChar w:fldCharType="begin"/>
      </w:r>
      <w:r w:rsidR="00DF732B">
        <w:instrText xml:space="preserve"> REF _Ref365636848 \r \h </w:instrText>
      </w:r>
      <w:r w:rsidR="00DF732B">
        <w:fldChar w:fldCharType="separate"/>
      </w:r>
      <w:ins w:id="10102" w:author="Rev 19 Allen Wirfs-Brock" w:date="2013-09-27T13:07:00Z">
        <w:r w:rsidR="00460CAC">
          <w:t>15.3</w:t>
        </w:r>
      </w:ins>
      <w:del w:id="10103" w:author="Rev 19 Allen Wirfs-Brock" w:date="2013-09-27T08:39:00Z">
        <w:r w:rsidR="00083CEC" w:rsidDel="009E7E9E">
          <w:delText>15.2</w:delText>
        </w:r>
      </w:del>
      <w:r w:rsidR="00DF732B">
        <w:fldChar w:fldCharType="end"/>
      </w:r>
      <w:r w:rsidRPr="00E77497">
        <w:t xml:space="preserve">) of its </w:t>
      </w:r>
      <w:r w:rsidR="00902886">
        <w:rPr>
          <w:i/>
        </w:rPr>
        <w:t>Script</w:t>
      </w:r>
      <w:r w:rsidR="006F6653">
        <w:rPr>
          <w:i/>
        </w:rPr>
        <w:t>Body</w:t>
      </w:r>
      <w:r w:rsidR="006F6653" w:rsidRPr="00E77497">
        <w:t xml:space="preserve"> </w:t>
      </w:r>
      <w:r w:rsidRPr="00E77497">
        <w:t>contains a</w:t>
      </w:r>
      <w:ins w:id="10104" w:author="Rev 19 Allen Wirfs-Brock" w:date="2013-09-26T17:35:00Z">
        <w:r w:rsidR="00284A05">
          <w:t>n</w:t>
        </w:r>
      </w:ins>
      <w:r w:rsidRPr="00E77497">
        <w:t xml:space="preserve"> Use Strict Directive or if any of the conditions of </w:t>
      </w:r>
      <w:r w:rsidR="00DF732B">
        <w:fldChar w:fldCharType="begin"/>
      </w:r>
      <w:r w:rsidR="00DF732B">
        <w:instrText xml:space="preserve"> REF _Ref365636806 \r \h </w:instrText>
      </w:r>
      <w:r w:rsidR="00DF732B">
        <w:fldChar w:fldCharType="separate"/>
      </w:r>
      <w:ins w:id="10105" w:author="Rev 19 Allen Wirfs-Brock" w:date="2013-09-27T13:07:00Z">
        <w:r w:rsidR="00460CAC">
          <w:t>10.2.1</w:t>
        </w:r>
      </w:ins>
      <w:del w:id="10106" w:author="Rev 19 Allen Wirfs-Brock" w:date="2013-09-27T08:39:00Z">
        <w:r w:rsidR="00083CEC" w:rsidDel="009E7E9E">
          <w:delText>10.1.1</w:delText>
        </w:r>
      </w:del>
      <w:r w:rsidR="00DF732B">
        <w:fldChar w:fldCharType="end"/>
      </w:r>
      <w:r w:rsidRPr="00E77497">
        <w:t xml:space="preserve">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del w:id="10107" w:author="Rev 19 Allen Wirfs-Brock" w:date="2013-09-27T09:26:00Z">
        <w:r w:rsidRPr="00E77497" w:rsidDel="00902612">
          <w:delText xml:space="preserve"> </w:delText>
        </w:r>
      </w:del>
      <w:r w:rsidR="009F5F1D">
        <w:t>Declaration</w:t>
      </w:r>
      <w:del w:id="10108" w:author="Rev 19 Allen Wirfs-Brock" w:date="2013-09-27T09:27:00Z">
        <w:r w:rsidRPr="00E77497" w:rsidDel="00902612">
          <w:delText xml:space="preserve"> </w:delText>
        </w:r>
      </w:del>
      <w:r w:rsidRPr="00E77497">
        <w:t xml:space="preserve">Instantiation as described in </w:t>
      </w:r>
      <w:r w:rsidR="00A51D25">
        <w:fldChar w:fldCharType="begin"/>
      </w:r>
      <w:r w:rsidR="00A51D25">
        <w:instrText xml:space="preserve"> REF _Ref365548322 \r \h </w:instrText>
      </w:r>
      <w:r w:rsidR="00A51D25">
        <w:fldChar w:fldCharType="separate"/>
      </w:r>
      <w:ins w:id="10109" w:author="Rev 19 Allen Wirfs-Brock" w:date="2013-09-27T13:07:00Z">
        <w:r w:rsidR="00460CAC">
          <w:t>15.2.9</w:t>
        </w:r>
      </w:ins>
      <w:del w:id="10110" w:author="Rev 19 Allen Wirfs-Brock" w:date="2013-09-27T08:39:00Z">
        <w:r w:rsidR="00083CEC" w:rsidDel="009E7E9E">
          <w:delText>15.1.2.1</w:delText>
        </w:r>
      </w:del>
      <w:r w:rsidR="00A51D25">
        <w:fldChar w:fldCharType="end"/>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rsidR="005B7B04" w:rsidRDefault="005B7B04" w:rsidP="00C47E72">
      <w:pPr>
        <w:pStyle w:val="Alg4"/>
        <w:numPr>
          <w:ilvl w:val="0"/>
          <w:numId w:val="150"/>
        </w:numPr>
      </w:pPr>
      <w:r>
        <w:t>ReturnIfAbrupt(</w:t>
      </w:r>
      <w:r w:rsidRPr="005B7B04">
        <w:rPr>
          <w:i/>
          <w:iCs/>
        </w:rPr>
        <w:t>status</w:t>
      </w:r>
      <w:r>
        <w:t>).</w:t>
      </w:r>
    </w:p>
    <w:p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LexicalEnvironment to </w:t>
      </w:r>
      <w:r w:rsidR="00141D2D" w:rsidRPr="00141D2D">
        <w:rPr>
          <w:i/>
          <w:iCs/>
        </w:rPr>
        <w:t>globalEnv</w:t>
      </w:r>
      <w:r w:rsidRPr="00E77497">
        <w:t>.</w:t>
      </w:r>
    </w:p>
    <w:p w:rsidR="00205C61" w:rsidRDefault="00205C61" w:rsidP="00B42FA4">
      <w:pPr>
        <w:pStyle w:val="Alg4"/>
        <w:numPr>
          <w:ilvl w:val="0"/>
          <w:numId w:val="150"/>
        </w:numPr>
        <w:tabs>
          <w:tab w:val="left" w:pos="720"/>
        </w:tabs>
      </w:pPr>
      <w:r>
        <w:t>If there is a currently running execution context, suspend it.</w:t>
      </w:r>
    </w:p>
    <w:p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rsidR="004C02EF" w:rsidRPr="00E77497" w:rsidRDefault="004C02EF" w:rsidP="00902886">
      <w:pPr>
        <w:pStyle w:val="Note"/>
      </w:pPr>
      <w:commentRangeStart w:id="10111"/>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10111"/>
      <w:r w:rsidR="00902886">
        <w:rPr>
          <w:rStyle w:val="CommentReference"/>
        </w:rPr>
        <w:commentReference w:id="10111"/>
      </w:r>
    </w:p>
    <w:p w:rsidR="009E0821" w:rsidRPr="00E77497" w:rsidRDefault="009E0821" w:rsidP="004221C6">
      <w:pPr>
        <w:pStyle w:val="Heading3"/>
      </w:pPr>
      <w:bookmarkStart w:id="10112" w:name="_Toc368050642"/>
      <w:r w:rsidRPr="00E77497">
        <w:t xml:space="preserve">Runtime Semantics: </w:t>
      </w:r>
      <w:r w:rsidRPr="00E77497">
        <w:rPr>
          <w:spacing w:val="6"/>
        </w:rPr>
        <w:t>Evaluation</w:t>
      </w:r>
      <w:bookmarkEnd w:id="10112"/>
    </w:p>
    <w:p w:rsidR="009E0821" w:rsidRPr="00E77497" w:rsidRDefault="0048208E" w:rsidP="00774E9D">
      <w:ins w:id="10113" w:author="Rev 19 Allen Wirfs-Brock" w:date="2013-09-13T09:24:00Z">
        <w:r w:rsidRPr="0048208E">
          <w:rPr>
            <w:rFonts w:ascii="Times New Roman" w:hAnsi="Times New Roman"/>
            <w:i/>
          </w:rPr>
          <w:t>ScriptItem</w:t>
        </w:r>
      </w:ins>
      <w:del w:id="10114" w:author="Rev 19 Allen Wirfs-Brock" w:date="2013-09-13T09:24:00Z">
        <w:r w:rsidR="00774E9D" w:rsidDel="0048208E">
          <w:rPr>
            <w:rFonts w:ascii="Times New Roman" w:hAnsi="Times New Roman"/>
            <w:i/>
          </w:rPr>
          <w:delText>OuterS</w:delText>
        </w:r>
        <w:r w:rsidR="009E0821" w:rsidRPr="00E77497" w:rsidDel="0048208E">
          <w:rPr>
            <w:rFonts w:ascii="Times New Roman" w:hAnsi="Times New Roman"/>
            <w:i/>
          </w:rPr>
          <w:delText>tatement</w:delText>
        </w:r>
      </w:del>
      <w:r w:rsidR="009E0821" w:rsidRPr="00E77497">
        <w:rPr>
          <w:rFonts w:ascii="Times New Roman" w:hAnsi="Times New Roman"/>
          <w:i/>
        </w:rPr>
        <w:t xml:space="preserve">List </w:t>
      </w:r>
      <w:r w:rsidR="009E0821" w:rsidRPr="00E77497">
        <w:rPr>
          <w:b/>
        </w:rPr>
        <w:t>:</w:t>
      </w:r>
      <w:r w:rsidR="009E0821" w:rsidRPr="00E77497">
        <w:rPr>
          <w:rFonts w:ascii="Times New Roman" w:hAnsi="Times New Roman"/>
          <w:i/>
        </w:rPr>
        <w:t xml:space="preserve"> </w:t>
      </w:r>
      <w:ins w:id="10115" w:author="Rev 19 Allen Wirfs-Brock" w:date="2013-09-13T09:24:00Z">
        <w:r w:rsidRPr="0048208E">
          <w:rPr>
            <w:rFonts w:ascii="Times New Roman" w:hAnsi="Times New Roman"/>
            <w:i/>
          </w:rPr>
          <w:t>ScriptItem</w:t>
        </w:r>
      </w:ins>
      <w:del w:id="10116" w:author="Rev 19 Allen Wirfs-Brock" w:date="2013-09-13T09:24:00Z">
        <w:r w:rsidR="00774E9D" w:rsidDel="0048208E">
          <w:rPr>
            <w:rFonts w:ascii="Times New Roman" w:hAnsi="Times New Roman"/>
            <w:i/>
          </w:rPr>
          <w:delText>OuterS</w:delText>
        </w:r>
        <w:r w:rsidR="009E0821" w:rsidRPr="00E77497" w:rsidDel="0048208E">
          <w:rPr>
            <w:rFonts w:ascii="Times New Roman" w:hAnsi="Times New Roman"/>
            <w:i/>
          </w:rPr>
          <w:delText>tatement</w:delText>
        </w:r>
      </w:del>
      <w:r w:rsidR="009E0821" w:rsidRPr="00E77497">
        <w:rPr>
          <w:rFonts w:ascii="Times New Roman" w:hAnsi="Times New Roman"/>
          <w:i/>
        </w:rPr>
        <w:t xml:space="preserve">List </w:t>
      </w:r>
      <w:r w:rsidR="00774E9D">
        <w:rPr>
          <w:rFonts w:ascii="Times New Roman" w:hAnsi="Times New Roman"/>
          <w:i/>
        </w:rPr>
        <w:t xml:space="preserve"> </w:t>
      </w:r>
      <w:ins w:id="10117" w:author="Rev 19 Allen Wirfs-Brock" w:date="2013-09-13T09:28:00Z">
        <w:r w:rsidR="00CE5E6D" w:rsidRPr="00CE5E6D">
          <w:rPr>
            <w:rFonts w:ascii="Times New Roman" w:hAnsi="Times New Roman"/>
            <w:i/>
          </w:rPr>
          <w:t>Script</w:t>
        </w:r>
      </w:ins>
      <w:del w:id="10118" w:author="Rev 19 Allen Wirfs-Brock" w:date="2013-09-13T09:28:00Z">
        <w:r w:rsidR="00774E9D" w:rsidDel="00CE5E6D">
          <w:rPr>
            <w:rFonts w:ascii="Times New Roman" w:hAnsi="Times New Roman"/>
            <w:i/>
          </w:rPr>
          <w:delText>Outer</w:delText>
        </w:r>
      </w:del>
      <w:r w:rsidR="009E0821" w:rsidRPr="00E77497">
        <w:rPr>
          <w:rFonts w:ascii="Times New Roman" w:hAnsi="Times New Roman"/>
          <w:i/>
        </w:rPr>
        <w:t>Item</w:t>
      </w:r>
      <w:r w:rsidR="009E0821" w:rsidRPr="00E77497">
        <w:t xml:space="preserve"> </w:t>
      </w:r>
    </w:p>
    <w:p w:rsidR="009E0821" w:rsidRPr="00E77497" w:rsidRDefault="009E0821" w:rsidP="0048208E">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ins w:id="10119" w:author="Rev 19 Allen Wirfs-Brock" w:date="2013-09-13T09:24:00Z">
        <w:r w:rsidR="0048208E" w:rsidRPr="0048208E">
          <w:rPr>
            <w:i/>
          </w:rPr>
          <w:t>ScriptItem</w:t>
        </w:r>
      </w:ins>
      <w:del w:id="10120" w:author="Rev 19 Allen Wirfs-Brock" w:date="2013-09-13T09:24:00Z">
        <w:r w:rsidR="00774E9D" w:rsidDel="0048208E">
          <w:rPr>
            <w:i/>
          </w:rPr>
          <w:delText>OuterS</w:delText>
        </w:r>
        <w:r w:rsidR="00CD50EF" w:rsidDel="0048208E">
          <w:rPr>
            <w:i/>
          </w:rPr>
          <w:delText>t</w:delText>
        </w:r>
        <w:r w:rsidRPr="00E77497" w:rsidDel="0048208E">
          <w:rPr>
            <w:i/>
          </w:rPr>
          <w:delText>atement</w:delText>
        </w:r>
      </w:del>
      <w:r w:rsidRPr="00E77497">
        <w:rPr>
          <w:i/>
        </w:rPr>
        <w:t>List</w:t>
      </w:r>
      <w:r w:rsidRPr="00E77497">
        <w:t>.</w:t>
      </w:r>
    </w:p>
    <w:p w:rsidR="009E0821" w:rsidRPr="00E77497" w:rsidRDefault="009E0821" w:rsidP="00774E9D">
      <w:pPr>
        <w:pStyle w:val="Alg2"/>
        <w:numPr>
          <w:ilvl w:val="0"/>
          <w:numId w:val="1043"/>
        </w:numPr>
      </w:pPr>
      <w:r>
        <w:t>ReturnIfAbrupt(</w:t>
      </w:r>
      <w:r>
        <w:rPr>
          <w:i/>
        </w:rPr>
        <w:t>sl</w:t>
      </w:r>
      <w:r>
        <w:t>)</w:t>
      </w:r>
      <w:r w:rsidRPr="00E77497">
        <w:t>.</w:t>
      </w:r>
    </w:p>
    <w:p w:rsidR="009E0821" w:rsidRPr="00E77497" w:rsidRDefault="009E0821" w:rsidP="00CE5E6D">
      <w:pPr>
        <w:pStyle w:val="Alg2"/>
        <w:numPr>
          <w:ilvl w:val="0"/>
          <w:numId w:val="1043"/>
        </w:numPr>
      </w:pPr>
      <w:r w:rsidRPr="00E77497">
        <w:t xml:space="preserve">Let </w:t>
      </w:r>
      <w:r w:rsidRPr="00E77497">
        <w:rPr>
          <w:i/>
        </w:rPr>
        <w:t>s</w:t>
      </w:r>
      <w:r w:rsidRPr="00E77497">
        <w:t xml:space="preserve"> be the result of evaluating </w:t>
      </w:r>
      <w:ins w:id="10121" w:author="Rev 19 Allen Wirfs-Brock" w:date="2013-09-13T09:28:00Z">
        <w:r w:rsidR="00CE5E6D" w:rsidRPr="00CE5E6D">
          <w:rPr>
            <w:i/>
          </w:rPr>
          <w:t>Script</w:t>
        </w:r>
      </w:ins>
      <w:del w:id="10122" w:author="Rev 19 Allen Wirfs-Brock" w:date="2013-09-13T09:28:00Z">
        <w:r w:rsidR="00774E9D" w:rsidDel="00CE5E6D">
          <w:rPr>
            <w:i/>
          </w:rPr>
          <w:delText>Outer</w:delText>
        </w:r>
      </w:del>
      <w:r w:rsidR="00774E9D">
        <w:rPr>
          <w:i/>
        </w:rPr>
        <w:t>Item</w:t>
      </w:r>
      <w:r w:rsidRPr="00E77497">
        <w:t>.</w:t>
      </w:r>
    </w:p>
    <w:p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rsidR="009E0821" w:rsidRPr="00774E9D" w:rsidRDefault="009E0821" w:rsidP="008C14E1">
      <w:pPr>
        <w:pStyle w:val="Note"/>
        <w:rPr>
          <w:i/>
        </w:rPr>
      </w:pPr>
      <w:r w:rsidRPr="00E77497">
        <w:t>NOTE</w:t>
      </w:r>
      <w:r w:rsidRPr="00E77497">
        <w:tab/>
      </w:r>
      <w:r>
        <w:t>See the</w:t>
      </w:r>
      <w:r w:rsidR="008C14E1">
        <w:t xml:space="preserve"> </w:t>
      </w:r>
      <w:ins w:id="10123" w:author="Rev 19 Allen Wirfs-Brock" w:date="2013-09-27T13:15:00Z">
        <w:r w:rsidR="008A78D8">
          <w:fldChar w:fldCharType="begin"/>
        </w:r>
        <w:r w:rsidR="008A78D8">
          <w:instrText xml:space="preserve"> REF _Ref368051074 \r \h </w:instrText>
        </w:r>
      </w:ins>
      <w:r w:rsidR="008A78D8">
        <w:fldChar w:fldCharType="separate"/>
      </w:r>
      <w:ins w:id="10124" w:author="Rev 19 Allen Wirfs-Brock" w:date="2013-09-27T13:15:00Z">
        <w:r w:rsidR="008A78D8">
          <w:t>13.1.9</w:t>
        </w:r>
        <w:r w:rsidR="008A78D8">
          <w:fldChar w:fldCharType="end"/>
        </w:r>
      </w:ins>
      <w:del w:id="10125" w:author="Rev 19 Allen Wirfs-Brock" w:date="2013-09-27T13:15:00Z">
        <w:r w:rsidR="00DF732B" w:rsidDel="008A78D8">
          <w:fldChar w:fldCharType="begin"/>
        </w:r>
        <w:r w:rsidR="00DF732B" w:rsidDel="008A78D8">
          <w:delInstrText xml:space="preserve"> REF _Ref365637141 \r \h </w:delInstrText>
        </w:r>
        <w:r w:rsidR="00DF732B" w:rsidDel="008A78D8">
          <w:fldChar w:fldCharType="separate"/>
        </w:r>
      </w:del>
      <w:del w:id="10126" w:author="Rev 19 Allen Wirfs-Brock" w:date="2013-09-27T08:39:00Z">
        <w:r w:rsidR="00083CEC" w:rsidDel="009E7E9E">
          <w:delText>13.1.2</w:delText>
        </w:r>
      </w:del>
      <w:del w:id="10127" w:author="Rev 19 Allen Wirfs-Brock" w:date="2013-09-27T13:15:00Z">
        <w:r w:rsidR="00DF732B" w:rsidDel="008A78D8">
          <w:fldChar w:fldCharType="end"/>
        </w:r>
      </w:del>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rsidR="00431F44" w:rsidRPr="004D1BD1" w:rsidRDefault="00B63F6A" w:rsidP="004221C6">
      <w:pPr>
        <w:pStyle w:val="Heading3"/>
      </w:pPr>
      <w:bookmarkStart w:id="10128" w:name="_Ref365548322"/>
      <w:bookmarkStart w:id="10129" w:name="_Toc360524622"/>
      <w:bookmarkStart w:id="10130" w:name="_Toc368050643"/>
      <w:ins w:id="10131" w:author="Rev 19 Allen Wirfs-Brock" w:date="2013-09-11T16:44:00Z">
        <w:r>
          <w:t>Runtime Semantics</w:t>
        </w:r>
      </w:ins>
      <w:ins w:id="10132" w:author="Rev 19 Allen Wirfs-Brock" w:date="2013-09-11T17:06:00Z">
        <w:r w:rsidR="009B248F">
          <w:t>:</w:t>
        </w:r>
      </w:ins>
      <w:ins w:id="10133" w:author="Rev 19 Allen Wirfs-Brock" w:date="2013-09-11T16:44:00Z">
        <w:r>
          <w:t xml:space="preserve"> </w:t>
        </w:r>
      </w:ins>
      <w:r w:rsidR="00431F44">
        <w:t>Global</w:t>
      </w:r>
      <w:del w:id="10134" w:author="Rev 19 Allen Wirfs-Brock" w:date="2013-09-27T09:26:00Z">
        <w:r w:rsidR="00431F44" w:rsidDel="00902612">
          <w:delText xml:space="preserve"> </w:delText>
        </w:r>
      </w:del>
      <w:r w:rsidR="00431F44">
        <w:t>Declaration</w:t>
      </w:r>
      <w:del w:id="10135" w:author="Rev 19 Allen Wirfs-Brock" w:date="2013-09-27T09:26:00Z">
        <w:r w:rsidR="00431F44" w:rsidDel="00902612">
          <w:delText xml:space="preserve"> </w:delText>
        </w:r>
      </w:del>
      <w:r w:rsidR="00431F44">
        <w:t>Instantiation</w:t>
      </w:r>
      <w:bookmarkEnd w:id="10128"/>
      <w:bookmarkEnd w:id="10130"/>
    </w:p>
    <w:p w:rsidR="00431F44" w:rsidRPr="004418C4" w:rsidRDefault="00431F44" w:rsidP="00431F44">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 xml:space="preserve"> </w:t>
      </w:r>
      <w:r>
        <w:rPr>
          <w:sz w:val="18"/>
        </w:rPr>
        <w:t xml:space="preserve">declarations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rsidR="00431F44" w:rsidRPr="000239F7" w:rsidRDefault="00431F44" w:rsidP="00431F44">
      <w:pPr>
        <w:rPr>
          <w:iCs/>
        </w:rPr>
      </w:pPr>
      <w:r>
        <w:t>Global</w:t>
      </w:r>
      <w:del w:id="10136" w:author="Rev 19 Allen Wirfs-Brock" w:date="2013-09-27T09:26:00Z">
        <w:r w:rsidDel="00902612">
          <w:delText xml:space="preserve"> </w:delText>
        </w:r>
      </w:del>
      <w:r>
        <w:t>Declaration</w:t>
      </w:r>
      <w:del w:id="10137" w:author="Rev 19 Allen Wirfs-Brock" w:date="2013-09-27T09:26:00Z">
        <w:r w:rsidRPr="004D1BD1" w:rsidDel="00902612">
          <w:delText xml:space="preserve"> </w:delText>
        </w:r>
      </w:del>
      <w:r w:rsidRPr="004D1BD1">
        <w:t xml:space="preserve">Instantiation is performed as follows using arguments </w:t>
      </w:r>
      <w:r>
        <w:rPr>
          <w:rFonts w:ascii="Times New Roman" w:eastAsia="Times New Roman" w:hAnsi="Times New Roman"/>
          <w:i/>
          <w:spacing w:val="6"/>
          <w:lang w:eastAsia="en-US"/>
        </w:rPr>
        <w:t>script</w:t>
      </w:r>
      <w:r>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Pr>
          <w:rFonts w:ascii="Times New Roman" w:eastAsia="Times New Roman" w:hAnsi="Times New Roman"/>
          <w:iCs/>
          <w:spacing w:val="6"/>
          <w:lang w:eastAsia="en-US"/>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rsidR="00431F44" w:rsidRPr="006B6D0A" w:rsidRDefault="00431F44" w:rsidP="00431F44">
      <w:pPr>
        <w:pStyle w:val="Alg4"/>
        <w:numPr>
          <w:ilvl w:val="0"/>
          <w:numId w:val="398"/>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rsidR="00431F44" w:rsidRPr="00596672" w:rsidRDefault="00431F44" w:rsidP="00431F44">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rsidR="00431F44" w:rsidRDefault="00431F44" w:rsidP="00431F44">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rsidR="00431F44" w:rsidRPr="00596672" w:rsidRDefault="00431F44" w:rsidP="00431F44">
      <w:pPr>
        <w:pStyle w:val="Alg4"/>
        <w:numPr>
          <w:ilvl w:val="0"/>
          <w:numId w:val="398"/>
        </w:numPr>
      </w:pPr>
      <w:r>
        <w:t xml:space="preserve">For each </w:t>
      </w:r>
      <w:r w:rsidRPr="00596672">
        <w:rPr>
          <w:i/>
          <w:iCs/>
        </w:rPr>
        <w:t>name</w:t>
      </w:r>
      <w:r>
        <w:t xml:space="preserve"> in </w:t>
      </w:r>
      <w:r w:rsidRPr="00596672">
        <w:rPr>
          <w:i/>
          <w:iCs/>
        </w:rPr>
        <w:t>lexNames</w:t>
      </w:r>
      <w:r>
        <w:t>, do</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rsidR="00431F44" w:rsidRDefault="00431F44" w:rsidP="00431F44">
      <w:pPr>
        <w:pStyle w:val="Alg4"/>
        <w:numPr>
          <w:ilvl w:val="1"/>
          <w:numId w:val="398"/>
        </w:numPr>
      </w:pPr>
      <w:r>
        <w:lastRenderedPageBreak/>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431F44" w:rsidRPr="00596672" w:rsidRDefault="00431F44" w:rsidP="00431F44">
      <w:pPr>
        <w:pStyle w:val="Alg4"/>
        <w:numPr>
          <w:ilvl w:val="0"/>
          <w:numId w:val="398"/>
        </w:numPr>
      </w:pPr>
      <w:r>
        <w:t xml:space="preserve">For each </w:t>
      </w:r>
      <w:r w:rsidRPr="00596672">
        <w:rPr>
          <w:i/>
          <w:iCs/>
        </w:rPr>
        <w:t>name</w:t>
      </w:r>
      <w:r>
        <w:t xml:space="preserve"> in </w:t>
      </w:r>
      <w:r>
        <w:rPr>
          <w:i/>
          <w:iCs/>
        </w:rPr>
        <w:t>varNames</w:t>
      </w:r>
      <w:r>
        <w:t>, do</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431F44" w:rsidRPr="00B820AB" w:rsidRDefault="00431F44" w:rsidP="00431F44">
      <w:pPr>
        <w:pStyle w:val="Alg4"/>
        <w:numPr>
          <w:ilvl w:val="0"/>
          <w:numId w:val="398"/>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rsidR="00431F44" w:rsidRPr="00E77497" w:rsidRDefault="00431F44" w:rsidP="00431F44">
      <w:pPr>
        <w:pStyle w:val="Alg4"/>
        <w:numPr>
          <w:ilvl w:val="0"/>
          <w:numId w:val="398"/>
        </w:numPr>
      </w:pPr>
      <w:r w:rsidRPr="00E77497">
        <w:t xml:space="preserve">Let </w:t>
      </w:r>
      <w:r>
        <w:rPr>
          <w:i/>
        </w:rPr>
        <w:t>functionsToInitialise</w:t>
      </w:r>
      <w:r w:rsidRPr="00E77497">
        <w:t xml:space="preserve"> be an empty</w:t>
      </w:r>
      <w:r>
        <w:t xml:space="preserve"> </w:t>
      </w:r>
      <w:r w:rsidRPr="00E77497">
        <w:t>List.</w:t>
      </w:r>
    </w:p>
    <w:p w:rsidR="00431F44" w:rsidRDefault="00431F44" w:rsidP="00431F44">
      <w:pPr>
        <w:pStyle w:val="Alg4"/>
        <w:numPr>
          <w:ilvl w:val="0"/>
          <w:numId w:val="398"/>
        </w:numPr>
      </w:pPr>
      <w:r>
        <w:t xml:space="preserve">Let </w:t>
      </w:r>
      <w:r w:rsidRPr="009051DA">
        <w:rPr>
          <w:i/>
          <w:iCs/>
        </w:rPr>
        <w:t>declaredFunctionNames</w:t>
      </w:r>
      <w:r>
        <w:t xml:space="preserve"> be an empty List.</w:t>
      </w:r>
    </w:p>
    <w:p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431F44" w:rsidRDefault="00431F44" w:rsidP="00431F44">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rsidR="00431F44" w:rsidRPr="00CF668E" w:rsidRDefault="00431F44" w:rsidP="00431F44">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431F44" w:rsidRPr="009C202C" w:rsidRDefault="00431F44" w:rsidP="00431F44">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rsidR="00431F44" w:rsidRPr="009C202C" w:rsidRDefault="00431F44" w:rsidP="00431F44">
      <w:pPr>
        <w:pStyle w:val="Alg4"/>
        <w:numPr>
          <w:ilvl w:val="2"/>
          <w:numId w:val="398"/>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rsidR="00431F44" w:rsidRPr="00E77497" w:rsidRDefault="00431F44" w:rsidP="00431F44">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rsidR="00431F44" w:rsidRDefault="00431F44" w:rsidP="00431F44">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rsidR="00431F44" w:rsidRPr="006B6D0A" w:rsidRDefault="00431F44" w:rsidP="00431F44">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rsidR="00431F44" w:rsidRDefault="00431F44" w:rsidP="00431F44">
      <w:pPr>
        <w:pStyle w:val="Alg4"/>
        <w:numPr>
          <w:ilvl w:val="3"/>
          <w:numId w:val="398"/>
        </w:numPr>
      </w:pPr>
      <w:r w:rsidRPr="003B4312">
        <w:t xml:space="preserve">Append </w:t>
      </w:r>
      <w:r>
        <w:rPr>
          <w:i/>
        </w:rPr>
        <w:t>d</w:t>
      </w:r>
      <w:r w:rsidRPr="008B7F6F">
        <w:t xml:space="preserve"> to </w:t>
      </w:r>
      <w:r>
        <w:rPr>
          <w:i/>
        </w:rPr>
        <w:t>functionsToInitialise</w:t>
      </w:r>
      <w:r w:rsidRPr="008B7F6F">
        <w:t>.</w:t>
      </w:r>
    </w:p>
    <w:p w:rsidR="00431F44" w:rsidRDefault="00431F44" w:rsidP="00431F44">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rsidR="00431F44" w:rsidRDefault="00431F44" w:rsidP="00431F44">
      <w:pPr>
        <w:pStyle w:val="Alg4"/>
        <w:numPr>
          <w:ilvl w:val="1"/>
          <w:numId w:val="398"/>
        </w:numPr>
      </w:pPr>
      <w:r>
        <w:t xml:space="preserve">If </w:t>
      </w:r>
      <w:r w:rsidRPr="00EC1CE1">
        <w:rPr>
          <w:i/>
        </w:rPr>
        <w:t>d</w:t>
      </w:r>
      <w:r>
        <w:t xml:space="preserve"> is a </w:t>
      </w:r>
      <w:r>
        <w:rPr>
          <w:i/>
        </w:rPr>
        <w:t>VariableStatement</w:t>
      </w:r>
      <w:r w:rsidRPr="00E77497">
        <w:t xml:space="preserve"> </w:t>
      </w:r>
      <w:r>
        <w:t>then</w:t>
      </w:r>
    </w:p>
    <w:p w:rsidR="00431F44" w:rsidRPr="00CF668E" w:rsidRDefault="00431F44" w:rsidP="00431F44">
      <w:pPr>
        <w:pStyle w:val="Alg4"/>
        <w:numPr>
          <w:ilvl w:val="2"/>
          <w:numId w:val="398"/>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rsidR="00431F44" w:rsidRPr="009C202C" w:rsidRDefault="00431F44" w:rsidP="00431F44">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rsidR="00431F44" w:rsidRPr="00E77497" w:rsidRDefault="00431F44" w:rsidP="00431F44">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w:t>
      </w:r>
      <w:r>
        <w:t xml:space="preserve">and </w:t>
      </w:r>
      <w:r w:rsidRPr="00582214">
        <w:rPr>
          <w:i/>
        </w:rPr>
        <w:t>deletableBindings</w:t>
      </w:r>
      <w:r w:rsidRPr="006B6D0A" w:rsidDel="00101EBC">
        <w:rPr>
          <w:i/>
        </w:rPr>
        <w:t xml:space="preserve"> </w:t>
      </w:r>
      <w:r w:rsidRPr="00E77497">
        <w:t>as the argument</w:t>
      </w:r>
      <w:r>
        <w:t>s</w:t>
      </w:r>
      <w:r w:rsidRPr="00E77497">
        <w:t>.</w:t>
      </w:r>
    </w:p>
    <w:p w:rsidR="00431F44" w:rsidRDefault="00431F44" w:rsidP="00431F44">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rsidR="00431F44" w:rsidRPr="009C202C" w:rsidRDefault="00431F44" w:rsidP="00431F44">
      <w:pPr>
        <w:pStyle w:val="Alg4"/>
        <w:numPr>
          <w:ilvl w:val="4"/>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rsidR="00431F44" w:rsidRPr="006B6D0A" w:rsidRDefault="00431F44" w:rsidP="00431F44">
      <w:pPr>
        <w:pStyle w:val="Alg4"/>
        <w:numPr>
          <w:ilvl w:val="5"/>
          <w:numId w:val="398"/>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rsidR="00431F44" w:rsidRPr="00580040" w:rsidRDefault="00431F44" w:rsidP="00431F44">
      <w:pPr>
        <w:pStyle w:val="Alg4"/>
        <w:numPr>
          <w:ilvl w:val="0"/>
          <w:numId w:val="398"/>
        </w:numPr>
        <w:rPr>
          <w:sz w:val="18"/>
          <w:szCs w:val="18"/>
        </w:rPr>
      </w:pPr>
      <w:r w:rsidRPr="00580040">
        <w:rPr>
          <w:sz w:val="18"/>
          <w:szCs w:val="18"/>
        </w:rPr>
        <w:t>NOTE: No abnormal terminations occur after this algorithm step.</w:t>
      </w:r>
    </w:p>
    <w:p w:rsidR="00431F44" w:rsidRPr="004D1BD1" w:rsidRDefault="00431F44" w:rsidP="00431F4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functionsToInitialise</w:t>
      </w:r>
      <w:r w:rsidRPr="00E77497">
        <w:t>, do</w:t>
      </w:r>
    </w:p>
    <w:p w:rsidR="00431F44" w:rsidRPr="009C202C" w:rsidRDefault="00431F44" w:rsidP="00431F44">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rsidR="00431F44" w:rsidRPr="006B6D0A" w:rsidRDefault="00431F44" w:rsidP="00431F44">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431F44" w:rsidRPr="009C202C" w:rsidRDefault="00431F44" w:rsidP="00431F44">
      <w:pPr>
        <w:pStyle w:val="Alg4"/>
        <w:numPr>
          <w:ilvl w:val="1"/>
          <w:numId w:val="398"/>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rsidR="00431F44" w:rsidRDefault="00431F44" w:rsidP="00431F44">
      <w:pPr>
        <w:pStyle w:val="Alg4"/>
        <w:numPr>
          <w:ilvl w:val="1"/>
          <w:numId w:val="398"/>
        </w:numPr>
      </w:pPr>
      <w:r>
        <w:t>ReturnIfAbrupt(</w:t>
      </w:r>
      <w:r>
        <w:rPr>
          <w:i/>
          <w:iCs/>
        </w:rPr>
        <w:t>status</w:t>
      </w:r>
      <w:r>
        <w:t>).</w:t>
      </w:r>
    </w:p>
    <w:p w:rsidR="00431F44" w:rsidRPr="00E77497" w:rsidRDefault="00431F44" w:rsidP="00431F44">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rsidR="00431F44" w:rsidRPr="00E77497" w:rsidRDefault="00431F44" w:rsidP="00431F44">
      <w:pPr>
        <w:pStyle w:val="Alg4"/>
        <w:numPr>
          <w:ilvl w:val="1"/>
          <w:numId w:val="398"/>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rsidR="00431F44" w:rsidRDefault="00431F44" w:rsidP="00431F44">
      <w:pPr>
        <w:pStyle w:val="Alg4"/>
        <w:numPr>
          <w:ilvl w:val="1"/>
          <w:numId w:val="398"/>
        </w:numPr>
      </w:pPr>
      <w:r>
        <w:t>ReturnIfAbrupt(</w:t>
      </w:r>
      <w:r>
        <w:rPr>
          <w:i/>
          <w:iCs/>
        </w:rPr>
        <w:t>status</w:t>
      </w:r>
      <w:r>
        <w:t>).</w:t>
      </w:r>
    </w:p>
    <w:p w:rsidR="00431F44" w:rsidRDefault="00431F44" w:rsidP="00431F44">
      <w:pPr>
        <w:pStyle w:val="Alg4"/>
        <w:numPr>
          <w:ilvl w:val="0"/>
          <w:numId w:val="398"/>
        </w:numPr>
      </w:pPr>
      <w:r>
        <w:t xml:space="preserve">Let </w:t>
      </w:r>
      <w:r w:rsidRPr="005B59F9">
        <w:rPr>
          <w:i/>
        </w:rPr>
        <w:t>lexDeclarations</w:t>
      </w:r>
      <w:r>
        <w:t xml:space="preserve"> be the LexicallyScopedDeclarations of </w:t>
      </w:r>
      <w:r>
        <w:rPr>
          <w:i/>
        </w:rPr>
        <w:t>script</w:t>
      </w:r>
      <w:r>
        <w:t>.</w:t>
      </w:r>
    </w:p>
    <w:p w:rsidR="00431F44" w:rsidRPr="00E77497" w:rsidRDefault="00431F44" w:rsidP="00431F44">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431F44" w:rsidRPr="00E77497" w:rsidRDefault="00431F44" w:rsidP="00431F44">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rsidR="00431F44" w:rsidRPr="00E77497" w:rsidRDefault="00431F44" w:rsidP="00431F44">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431F44" w:rsidRPr="00E77497" w:rsidRDefault="00431F44" w:rsidP="00431F44">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rsidR="00431F44" w:rsidRPr="00E77497" w:rsidRDefault="00431F44" w:rsidP="00431F44">
      <w:pPr>
        <w:pStyle w:val="Alg4"/>
        <w:numPr>
          <w:ilvl w:val="2"/>
          <w:numId w:val="398"/>
        </w:numPr>
        <w:spacing w:after="220"/>
        <w:contextualSpacing/>
      </w:pPr>
      <w:r w:rsidRPr="00E77497">
        <w:t>Else,</w:t>
      </w:r>
    </w:p>
    <w:p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431F44" w:rsidRDefault="00431F44" w:rsidP="00431F44">
      <w:pPr>
        <w:pStyle w:val="Alg4"/>
        <w:numPr>
          <w:ilvl w:val="2"/>
          <w:numId w:val="398"/>
        </w:numPr>
        <w:spacing w:after="220"/>
        <w:contextualSpacing/>
      </w:pPr>
      <w:r>
        <w:t>Assert</w:t>
      </w:r>
      <w:ins w:id="10138" w:author="Rev 19 Allen Wirfs-Brock" w:date="2013-09-27T10:40:00Z">
        <w:r w:rsidR="00C36B1B">
          <w:t>:</w:t>
        </w:r>
      </w:ins>
      <w:r>
        <w:t xml:space="preserve"> </w:t>
      </w:r>
      <w:r>
        <w:rPr>
          <w:i/>
          <w:iCs/>
        </w:rPr>
        <w:t>status</w:t>
      </w:r>
      <w:r>
        <w:t xml:space="preserve"> is never an abrupt completion for lexically declared names.</w:t>
      </w:r>
    </w:p>
    <w:p w:rsidR="00431F44" w:rsidRDefault="00431F44" w:rsidP="00431F44">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rsidR="00431F44" w:rsidRPr="009C202C" w:rsidRDefault="00431F44" w:rsidP="00431F44">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431F44" w:rsidRPr="006B6D0A" w:rsidRDefault="00431F44" w:rsidP="00431F44">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rsidR="00431F44" w:rsidRPr="009C202C" w:rsidRDefault="00431F44" w:rsidP="00431F44">
      <w:pPr>
        <w:pStyle w:val="Alg4"/>
        <w:numPr>
          <w:ilvl w:val="2"/>
          <w:numId w:val="398"/>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431F44" w:rsidRDefault="00431F44" w:rsidP="00431F44">
      <w:pPr>
        <w:pStyle w:val="Alg4"/>
        <w:numPr>
          <w:ilvl w:val="2"/>
          <w:numId w:val="398"/>
        </w:numPr>
      </w:pPr>
      <w:r>
        <w:t>ReturnIfAbrupt(</w:t>
      </w:r>
      <w:r>
        <w:rPr>
          <w:i/>
          <w:iCs/>
        </w:rPr>
        <w:t>status</w:t>
      </w:r>
      <w:r>
        <w:t>).</w:t>
      </w:r>
    </w:p>
    <w:p w:rsidR="00431F44" w:rsidRDefault="00431F44" w:rsidP="00431F44">
      <w:pPr>
        <w:pStyle w:val="Alg4"/>
        <w:numPr>
          <w:ilvl w:val="0"/>
          <w:numId w:val="398"/>
        </w:numPr>
      </w:pPr>
      <w:r>
        <w:t>Return NormalCompletion(</w:t>
      </w:r>
      <w:r w:rsidRPr="00E77497">
        <w:rPr>
          <w:rFonts w:ascii="Arial" w:hAnsi="Arial" w:cs="Arial"/>
        </w:rPr>
        <w:t>empty</w:t>
      </w:r>
      <w:r w:rsidRPr="00E77497">
        <w:t>)</w:t>
      </w:r>
    </w:p>
    <w:p w:rsidR="00431F44" w:rsidRDefault="00431F44" w:rsidP="00431F44">
      <w:pPr>
        <w:pStyle w:val="Alg4"/>
      </w:pPr>
    </w:p>
    <w:p w:rsidR="00431F44" w:rsidRDefault="00431F44" w:rsidP="00431F44">
      <w:pPr>
        <w:pStyle w:val="Note"/>
      </w:pPr>
      <w:r>
        <w:lastRenderedPageBreak/>
        <w:t>NOTE</w:t>
      </w:r>
      <w:r>
        <w:tab/>
        <w:t xml:space="preserve">Early errors specified in </w:t>
      </w:r>
      <w:r w:rsidR="00DF732B">
        <w:fldChar w:fldCharType="begin"/>
      </w:r>
      <w:r w:rsidR="00DF732B">
        <w:instrText xml:space="preserve"> REF _Ref365637266 \r \h </w:instrText>
      </w:r>
      <w:r w:rsidR="00DF732B">
        <w:fldChar w:fldCharType="separate"/>
      </w:r>
      <w:ins w:id="10139" w:author="Rev 19 Allen Wirfs-Brock" w:date="2013-09-27T13:17:00Z">
        <w:r w:rsidR="008A78D8">
          <w:fldChar w:fldCharType="begin"/>
        </w:r>
        <w:r w:rsidR="008A78D8">
          <w:instrText xml:space="preserve"> REF _Ref368051165 \r \h </w:instrText>
        </w:r>
      </w:ins>
      <w:r w:rsidR="008A78D8">
        <w:fldChar w:fldCharType="separate"/>
      </w:r>
      <w:ins w:id="10140" w:author="Rev 19 Allen Wirfs-Brock" w:date="2013-09-27T13:17:00Z">
        <w:r w:rsidR="008A78D8">
          <w:t>15.2.1</w:t>
        </w:r>
        <w:r w:rsidR="008A78D8">
          <w:fldChar w:fldCharType="end"/>
        </w:r>
      </w:ins>
      <w:r w:rsidR="00DF732B">
        <w:fldChar w:fldCharType="end"/>
      </w:r>
      <w:r>
        <w:t xml:space="preserve"> 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w:t>
      </w:r>
      <w:del w:id="10141" w:author="Rev 19 Allen Wirfs-Brock" w:date="2013-09-27T09:26:00Z">
        <w:r w:rsidDel="00902612">
          <w:delText xml:space="preserve"> </w:delText>
        </w:r>
      </w:del>
      <w:r>
        <w:t>Declaration</w:t>
      </w:r>
      <w:del w:id="10142" w:author="Rev 19 Allen Wirfs-Brock" w:date="2013-09-27T09:26:00Z">
        <w:r w:rsidDel="00902612">
          <w:delText xml:space="preserve"> </w:delText>
        </w:r>
      </w:del>
      <w:r>
        <w:t>Instantiation. If any such errors are detected, no bindings are instantiated for the script.</w:t>
      </w:r>
    </w:p>
    <w:p w:rsidR="00431F44" w:rsidRPr="00BD789C" w:rsidRDefault="00431F44" w:rsidP="00431F44">
      <w:pPr>
        <w:pStyle w:val="Note"/>
      </w:pPr>
      <w:r>
        <w:t xml:space="preserve">Unlike explicit var or function declarations, properties that are directly created on the global object result in global bindings that may be shadowed by let, const, class, and module declarations. </w:t>
      </w:r>
    </w:p>
    <w:p w:rsidR="004C02EF" w:rsidRPr="00E77497" w:rsidRDefault="004C02EF" w:rsidP="00612FC7">
      <w:pPr>
        <w:pStyle w:val="Heading2"/>
      </w:pPr>
      <w:bookmarkStart w:id="10143" w:name="_Toc235503478"/>
      <w:bookmarkStart w:id="10144" w:name="_Toc241509253"/>
      <w:bookmarkStart w:id="10145" w:name="_Toc244416740"/>
      <w:bookmarkStart w:id="10146" w:name="_Toc276631104"/>
      <w:bookmarkStart w:id="10147" w:name="_Ref365534276"/>
      <w:bookmarkStart w:id="10148" w:name="_Ref365636601"/>
      <w:bookmarkStart w:id="10149" w:name="_Ref365636848"/>
      <w:bookmarkStart w:id="10150" w:name="_Toc393690345"/>
      <w:bookmarkStart w:id="10151" w:name="_Toc368050644"/>
      <w:bookmarkEnd w:id="10129"/>
      <w:r w:rsidRPr="00E77497">
        <w:t>Directive Prologues and the Use Strict Directive</w:t>
      </w:r>
      <w:bookmarkEnd w:id="10143"/>
      <w:bookmarkEnd w:id="10144"/>
      <w:bookmarkEnd w:id="10145"/>
      <w:bookmarkEnd w:id="10146"/>
      <w:bookmarkEnd w:id="10147"/>
      <w:bookmarkEnd w:id="10148"/>
      <w:bookmarkEnd w:id="10149"/>
      <w:bookmarkEnd w:id="10151"/>
    </w:p>
    <w:p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10152"/>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10152"/>
      <w:r w:rsidR="0087471E">
        <w:rPr>
          <w:rStyle w:val="CommentReference"/>
        </w:rPr>
        <w:commentReference w:id="10152"/>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A</w:t>
      </w:r>
      <w:ins w:id="10153" w:author="Rev 19 Allen Wirfs-Brock" w:date="2013-09-26T17:35:00Z">
        <w:r w:rsidR="00284A05">
          <w:t>n</w:t>
        </w:r>
      </w:ins>
      <w:r w:rsidRPr="00E77497">
        <w:t xml:space="preserve">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rsidR="004C02EF" w:rsidRPr="00E77497" w:rsidRDefault="004C02EF" w:rsidP="004C02EF">
      <w:r w:rsidRPr="00E77497">
        <w:t>A Directive Prologue may contain more than one Use Strict Directive. However, an implementation may issue a warning if this occurs.</w:t>
      </w:r>
    </w:p>
    <w:p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w:t>
      </w:r>
      <w:ins w:id="10154" w:author="Rev 19 Allen Wirfs-Brock" w:date="2013-09-26T17:35:00Z">
        <w:r w:rsidR="00284A05">
          <w:t>n</w:t>
        </w:r>
      </w:ins>
      <w:r w:rsidRPr="00E77497">
        <w:t xml:space="preserve">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w:t>
      </w:r>
      <w:ins w:id="10155" w:author="Rev 19 Allen Wirfs-Brock" w:date="2013-09-26T17:35:00Z">
        <w:r w:rsidR="00284A05">
          <w:t>n</w:t>
        </w:r>
      </w:ins>
      <w:r w:rsidRPr="00E77497">
        <w:t xml:space="preserve"> Use Strict Directive or which does not have a meaning defined by the implementation.</w:t>
      </w:r>
    </w:p>
    <w:p w:rsidR="00505874" w:rsidDel="00CE5E6D" w:rsidRDefault="00505874" w:rsidP="00D148E9">
      <w:pPr>
        <w:pStyle w:val="Heading2"/>
        <w:rPr>
          <w:del w:id="10156" w:author="Rev 19 Allen Wirfs-Brock" w:date="2013-09-13T09:35:00Z"/>
        </w:rPr>
      </w:pPr>
      <w:bookmarkStart w:id="10157" w:name="_Ref457704028"/>
      <w:bookmarkStart w:id="10158" w:name="_Toc472818901"/>
      <w:bookmarkStart w:id="10159" w:name="_Toc235503479"/>
      <w:bookmarkStart w:id="10160" w:name="_Toc241509254"/>
      <w:bookmarkStart w:id="10161" w:name="_Toc244416741"/>
      <w:bookmarkStart w:id="10162" w:name="_Toc276631105"/>
      <w:del w:id="10163" w:author="Rev 19 Allen Wirfs-Brock" w:date="2013-09-13T09:35:00Z">
        <w:r w:rsidDel="00CE5E6D">
          <w:delText>Modules</w:delText>
        </w:r>
        <w:bookmarkStart w:id="10164" w:name="_Toc368034645"/>
        <w:bookmarkStart w:id="10165" w:name="_Toc368049868"/>
        <w:bookmarkStart w:id="10166" w:name="_Toc368050645"/>
        <w:bookmarkEnd w:id="10164"/>
        <w:bookmarkEnd w:id="10165"/>
        <w:bookmarkEnd w:id="10166"/>
      </w:del>
    </w:p>
    <w:bookmarkEnd w:id="10090"/>
    <w:p w:rsidR="00C26E3D" w:rsidDel="00CE5E6D" w:rsidRDefault="00C26E3D" w:rsidP="00C26E3D">
      <w:pPr>
        <w:pStyle w:val="Heading3"/>
        <w:rPr>
          <w:del w:id="10167" w:author="Rev 19 Allen Wirfs-Brock" w:date="2013-09-13T09:35:00Z"/>
        </w:rPr>
      </w:pPr>
      <w:commentRangeStart w:id="10168"/>
      <w:del w:id="10169" w:author="Rev 19 Allen Wirfs-Brock" w:date="2013-09-13T09:35:00Z">
        <w:r w:rsidDel="00CE5E6D">
          <w:delText>Module Declaration Instantiation</w:delText>
        </w:r>
        <w:commentRangeEnd w:id="10168"/>
        <w:r w:rsidDel="00CE5E6D">
          <w:rPr>
            <w:rStyle w:val="CommentReference"/>
            <w:b w:val="0"/>
          </w:rPr>
          <w:commentReference w:id="10168"/>
        </w:r>
        <w:bookmarkStart w:id="10170" w:name="_Toc368034646"/>
        <w:bookmarkStart w:id="10171" w:name="_Toc368049869"/>
        <w:bookmarkStart w:id="10172" w:name="_Toc368050646"/>
        <w:bookmarkEnd w:id="10170"/>
        <w:bookmarkEnd w:id="10171"/>
        <w:bookmarkEnd w:id="10172"/>
      </w:del>
    </w:p>
    <w:p w:rsidR="00C26E3D" w:rsidDel="00CE5E6D" w:rsidRDefault="00C26E3D" w:rsidP="00C26E3D">
      <w:pPr>
        <w:rPr>
          <w:del w:id="10173" w:author="Rev 19 Allen Wirfs-Brock" w:date="2013-09-13T09:35:00Z"/>
        </w:rPr>
      </w:pPr>
      <w:bookmarkStart w:id="10174" w:name="_Toc368034647"/>
      <w:bookmarkStart w:id="10175" w:name="_Toc368049870"/>
      <w:bookmarkStart w:id="10176" w:name="_Toc368050647"/>
      <w:bookmarkEnd w:id="10174"/>
      <w:bookmarkEnd w:id="10175"/>
      <w:bookmarkEnd w:id="10176"/>
    </w:p>
    <w:p w:rsidR="0092211F" w:rsidRPr="00E77497" w:rsidRDefault="0092211F" w:rsidP="0092211F">
      <w:pPr>
        <w:pStyle w:val="Heading1"/>
      </w:pPr>
      <w:bookmarkStart w:id="10177" w:name="_Ref365480124"/>
      <w:bookmarkStart w:id="10178" w:name="_Toc368050648"/>
      <w:r w:rsidRPr="00E77497">
        <w:t>Error</w:t>
      </w:r>
      <w:r>
        <w:t xml:space="preserve"> Handling and Language Extensions</w:t>
      </w:r>
      <w:bookmarkEnd w:id="10177"/>
      <w:bookmarkEnd w:id="10178"/>
    </w:p>
    <w:p w:rsidR="0092211F" w:rsidRPr="00E77497" w:rsidRDefault="0092211F" w:rsidP="0092211F">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rsidR="0092211F" w:rsidRPr="00E77497" w:rsidRDefault="0092211F" w:rsidP="0092211F">
      <w:r w:rsidRPr="00E77497">
        <w:t xml:space="preserve">An implementation must treat </w:t>
      </w:r>
      <w:r>
        <w:t xml:space="preserve">as an early error </w:t>
      </w:r>
      <w:r w:rsidRPr="00E77497">
        <w:t xml:space="preserve">any instance </w:t>
      </w:r>
      <w:r>
        <w:t xml:space="preserve">of an early error that is specified in a static </w:t>
      </w:r>
    </w:p>
    <w:p w:rsidR="0092211F" w:rsidRPr="00E77497" w:rsidRDefault="0092211F" w:rsidP="0092211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rsidR="0092211F" w:rsidRPr="00E77497" w:rsidRDefault="0092211F" w:rsidP="0092211F">
      <w:r w:rsidRPr="00E77497">
        <w:t>An implementation shall report all errors as specified, except for the following:</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rsidR="0092211F" w:rsidRPr="00E77497" w:rsidRDefault="0092211F" w:rsidP="0092211F"/>
    <w:p w:rsidR="0092211F" w:rsidRPr="00E77497" w:rsidRDefault="0092211F" w:rsidP="0092211F">
      <w:r w:rsidRPr="00E77497">
        <w:lastRenderedPageBreak/>
        <w:br w:type="page"/>
      </w:r>
    </w:p>
    <w:p w:rsidR="004C02EF" w:rsidRPr="00E77497" w:rsidRDefault="004C02EF" w:rsidP="00D22EEE">
      <w:pPr>
        <w:pStyle w:val="Heading1"/>
      </w:pPr>
      <w:bookmarkStart w:id="10179" w:name="_Ref368042486"/>
      <w:bookmarkStart w:id="10180" w:name="_Ref368042530"/>
      <w:bookmarkStart w:id="10181" w:name="_Toc368050649"/>
      <w:r w:rsidRPr="00E77497">
        <w:lastRenderedPageBreak/>
        <w:t>Standard Built-in ECMAScript Object</w:t>
      </w:r>
      <w:bookmarkEnd w:id="10091"/>
      <w:bookmarkEnd w:id="10092"/>
      <w:bookmarkEnd w:id="10093"/>
      <w:bookmarkEnd w:id="10094"/>
      <w:bookmarkEnd w:id="10095"/>
      <w:bookmarkEnd w:id="10096"/>
      <w:bookmarkEnd w:id="10150"/>
      <w:r w:rsidRPr="00E77497">
        <w:t>s</w:t>
      </w:r>
      <w:bookmarkEnd w:id="10157"/>
      <w:bookmarkEnd w:id="10158"/>
      <w:bookmarkEnd w:id="10159"/>
      <w:bookmarkEnd w:id="10160"/>
      <w:bookmarkEnd w:id="10161"/>
      <w:bookmarkEnd w:id="10162"/>
      <w:bookmarkEnd w:id="10179"/>
      <w:bookmarkEnd w:id="10180"/>
      <w:bookmarkEnd w:id="10181"/>
    </w:p>
    <w:p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rsidR="004C02EF" w:rsidRPr="00E77497" w:rsidRDefault="004C02EF" w:rsidP="001E36B5">
      <w:r w:rsidRPr="00E77497">
        <w:t xml:space="preserve">Unless specified otherwise, a built-in object </w:t>
      </w:r>
      <w:r w:rsidR="001E36B5">
        <w:t xml:space="preserve">that is callable as a function is a </w:t>
      </w:r>
      <w:del w:id="10182" w:author="Rev 19 Allen Wirfs-Brock" w:date="2013-09-27T10:05:00Z">
        <w:r w:rsidR="001E36B5" w:rsidDel="00946A25">
          <w:delText>Build</w:delText>
        </w:r>
      </w:del>
      <w:ins w:id="10183" w:author="Rev 19 Allen Wirfs-Brock" w:date="2013-09-27T10:05:00Z">
        <w:r w:rsidR="00946A25">
          <w:t>Built</w:t>
        </w:r>
      </w:ins>
      <w:r w:rsidR="001E36B5">
        <w:t xml:space="preserve">-in Function object with the characteristics described in </w:t>
      </w:r>
      <w:r w:rsidR="00A51D25">
        <w:fldChar w:fldCharType="begin"/>
      </w:r>
      <w:r w:rsidR="00A51D25">
        <w:instrText xml:space="preserve"> REF _Ref365547031 \r \h </w:instrText>
      </w:r>
      <w:r w:rsidR="00A51D25">
        <w:fldChar w:fldCharType="separate"/>
      </w:r>
      <w:ins w:id="10184" w:author="Rev 19 Allen Wirfs-Brock" w:date="2013-09-27T13:07:00Z">
        <w:r w:rsidR="00460CAC">
          <w:t>9.2.6</w:t>
        </w:r>
      </w:ins>
      <w:del w:id="10185" w:author="Rev 19 Allen Wirfs-Brock" w:date="2013-09-27T08:39:00Z">
        <w:r w:rsidR="00083CEC" w:rsidDel="009E7E9E">
          <w:delText>9.2.7</w:delText>
        </w:r>
      </w:del>
      <w:r w:rsidR="00A51D25">
        <w:fldChar w:fldCharType="end"/>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rsidR="004C02EF" w:rsidRPr="00E77497" w:rsidRDefault="004C02EF" w:rsidP="004C02EF">
      <w:r w:rsidRPr="00E77497">
        <w:t xml:space="preserve">Unless otherwise specified in the description of a particular function, if a </w:t>
      </w:r>
      <w:ins w:id="10186" w:author="Rev 19 Allen Wirfs-Brock" w:date="2013-09-27T10:05:00Z">
        <w:r w:rsidR="00946A25">
          <w:t xml:space="preserve">built-in </w:t>
        </w:r>
      </w:ins>
      <w:r w:rsidRPr="00E77497">
        <w:t xml:space="preserve">function or constructor </w:t>
      </w:r>
      <w:del w:id="10187" w:author="Rev 19 Allen Wirfs-Brock" w:date="2013-09-27T10:06:00Z">
        <w:r w:rsidRPr="00E77497" w:rsidDel="00946A25">
          <w:delText xml:space="preserve">described in this clause </w:delText>
        </w:r>
      </w:del>
      <w:r w:rsidRPr="00E77497">
        <w:t xml:space="preserve">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rsidR="004C02EF" w:rsidRPr="00E77497" w:rsidRDefault="004C02EF" w:rsidP="004C02EF">
      <w:r w:rsidRPr="00E77497">
        <w:t xml:space="preserve">Unless otherwise specified in the description of a particular function, if a </w:t>
      </w:r>
      <w:ins w:id="10188" w:author="Rev 19 Allen Wirfs-Brock" w:date="2013-09-27T10:06:00Z">
        <w:r w:rsidR="00946A25">
          <w:t xml:space="preserve">built-in </w:t>
        </w:r>
      </w:ins>
      <w:r w:rsidRPr="00E77497">
        <w:t xml:space="preserve">function or constructor described </w:t>
      </w:r>
      <w:del w:id="10189" w:author="Rev 19 Allen Wirfs-Brock" w:date="2013-09-27T10:06:00Z">
        <w:r w:rsidRPr="00E77497" w:rsidDel="00946A25">
          <w:delText xml:space="preserve">in this clause </w:delText>
        </w:r>
      </w:del>
      <w:r w:rsidRPr="00E77497">
        <w:t xml:space="preserve">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rsidR="004C02EF" w:rsidRPr="00E77497" w:rsidRDefault="00ED234D" w:rsidP="004C02EF">
      <w:r w:rsidRPr="00E77497">
        <w:t xml:space="preserve">Unless otherwise specified </w:t>
      </w:r>
      <w:del w:id="10190" w:author="Rev 19 Allen Wirfs-Brock" w:date="2013-09-09T11:00:00Z">
        <w:r w:rsidR="004C02EF" w:rsidRPr="00E77497" w:rsidDel="009F0B29">
          <w:delText xml:space="preserve">very </w:delText>
        </w:r>
      </w:del>
      <w:ins w:id="10191" w:author="Rev 19 Allen Wirfs-Brock" w:date="2013-09-09T11:00:00Z">
        <w:r w:rsidR="009F0B29">
          <w:t>eve</w:t>
        </w:r>
        <w:r w:rsidR="009F0B29" w:rsidRPr="00E77497">
          <w:t xml:space="preserve">ry </w:t>
        </w:r>
      </w:ins>
      <w:r w:rsidR="004C02EF" w:rsidRPr="00E77497">
        <w:t xml:space="preserve">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2021D1">
        <w:fldChar w:fldCharType="begin"/>
      </w:r>
      <w:r w:rsidR="002021D1">
        <w:instrText xml:space="preserve"> REF _Ref359681817 \r \h </w:instrText>
      </w:r>
      <w:r w:rsidR="002021D1">
        <w:fldChar w:fldCharType="separate"/>
      </w:r>
      <w:r w:rsidR="00460CAC">
        <w:t>19.2.3</w:t>
      </w:r>
      <w:r w:rsidR="002021D1">
        <w:fldChar w:fldCharType="end"/>
      </w:r>
      <w:r w:rsidR="004C02EF" w:rsidRPr="00E77497">
        <w:t xml:space="preserve">), as the value of its [[Prototype]] internal </w:t>
      </w:r>
      <w:r w:rsidR="00225429">
        <w:t xml:space="preserve">data </w:t>
      </w:r>
      <w:r w:rsidR="004C02EF" w:rsidRPr="00E77497">
        <w:t>property.</w:t>
      </w:r>
    </w:p>
    <w:p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rsidR="002021D1">
        <w:fldChar w:fldCharType="begin"/>
      </w:r>
      <w:r w:rsidR="002021D1">
        <w:instrText xml:space="preserve"> REF _Ref360007187 \r \h </w:instrText>
      </w:r>
      <w:r w:rsidR="002021D1">
        <w:fldChar w:fldCharType="separate"/>
      </w:r>
      <w:r w:rsidR="00460CAC">
        <w:t>19.1.4</w:t>
      </w:r>
      <w:r w:rsidR="002021D1">
        <w:fldChar w:fldCharType="end"/>
      </w:r>
      <w:r w:rsidRPr="00E77497">
        <w:t xml:space="preserve">), as the value of its [[Prototype]] internal </w:t>
      </w:r>
      <w:r w:rsidR="00225429">
        <w:t xml:space="preserve">data </w:t>
      </w:r>
      <w:r w:rsidRPr="00E77497">
        <w:t>property, except the Object prototype object itself.</w:t>
      </w:r>
    </w:p>
    <w:p w:rsidR="004C02EF" w:rsidRPr="00A67AF2" w:rsidRDefault="004C02EF" w:rsidP="00284402">
      <w:del w:id="10192" w:author="Rev 19 Allen Wirfs-Brock" w:date="2013-09-27T10:07:00Z">
        <w:r w:rsidRPr="00E77497" w:rsidDel="00946A25">
          <w:delText>None of the b</w:delText>
        </w:r>
      </w:del>
      <w:ins w:id="10193" w:author="Rev 19 Allen Wirfs-Brock" w:date="2013-09-27T10:07:00Z">
        <w:r w:rsidR="00946A25">
          <w:t>B</w:t>
        </w:r>
      </w:ins>
      <w:r w:rsidRPr="00E77497">
        <w:t xml:space="preserve">uilt-in functions </w:t>
      </w:r>
      <w:del w:id="10194" w:author="Rev 19 Allen Wirfs-Brock" w:date="2013-09-27T10:07:00Z">
        <w:r w:rsidRPr="00E77497" w:rsidDel="00946A25">
          <w:delText xml:space="preserve">described in this clause </w:delText>
        </w:r>
      </w:del>
      <w:r w:rsidRPr="00E77497">
        <w:t xml:space="preserve">that are not </w:t>
      </w:r>
      <w:ins w:id="10195" w:author="Rev 19 Allen Wirfs-Brock" w:date="2013-09-27T10:07:00Z">
        <w:r w:rsidR="00946A25">
          <w:t xml:space="preserve">identified as </w:t>
        </w:r>
      </w:ins>
      <w:r w:rsidRPr="00E77497">
        <w:t xml:space="preserve">constructors </w:t>
      </w:r>
      <w:del w:id="10196" w:author="Rev 19 Allen Wirfs-Brock" w:date="2013-09-27T10:07:00Z">
        <w:r w:rsidRPr="00E77497" w:rsidDel="00946A25">
          <w:delText xml:space="preserve">shall </w:delText>
        </w:r>
      </w:del>
      <w:ins w:id="10197" w:author="Rev 19 Allen Wirfs-Brock" w:date="2013-09-27T10:07:00Z">
        <w:r w:rsidR="00946A25">
          <w:t>do not</w:t>
        </w:r>
        <w:r w:rsidR="00946A25" w:rsidRPr="00E77497">
          <w:t xml:space="preserve"> </w:t>
        </w:r>
      </w:ins>
      <w:r w:rsidRPr="00E77497">
        <w:t xml:space="preserve">implement the [[Construct]] internal method unless otherwise specified in the description of a particular function. </w:t>
      </w:r>
      <w:commentRangeStart w:id="10198"/>
      <w:r w:rsidR="0038160B" w:rsidRPr="00E77497">
        <w:t>The behavio</w:t>
      </w:r>
      <w:r w:rsidR="00861AE4">
        <w:t>u</w:t>
      </w:r>
      <w:r w:rsidR="0038160B" w:rsidRPr="00E77497">
        <w:t xml:space="preserve">r specified </w:t>
      </w:r>
      <w:del w:id="10199" w:author="Rev 19 Allen Wirfs-Brock" w:date="2013-09-27T10:08:00Z">
        <w:r w:rsidR="0038160B" w:rsidRPr="00E77497" w:rsidDel="00946A25">
          <w:delText xml:space="preserve">in this clause </w:delText>
        </w:r>
      </w:del>
      <w:r w:rsidR="0038160B" w:rsidRPr="00E77497">
        <w:t>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10198"/>
      <w:r w:rsidR="0038160B" w:rsidRPr="00E77497">
        <w:rPr>
          <w:rStyle w:val="CommentReference"/>
          <w:lang w:val="en-GB"/>
        </w:rPr>
        <w:commentReference w:id="10198"/>
      </w:r>
      <w:r w:rsidR="00350E07">
        <w:t xml:space="preserve">When a built-in constructor is called as part of a </w:t>
      </w:r>
      <w:r w:rsidR="00350E07" w:rsidRPr="00612FC7">
        <w:rPr>
          <w:rFonts w:ascii="Courier New" w:hAnsi="Courier New" w:cs="Courier New"/>
          <w:b/>
          <w:bCs/>
        </w:rPr>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del w:id="10200" w:author="Rev 19 Allen Wirfs-Brock" w:date="2013-09-27T10:09:00Z">
        <w:r w:rsidRPr="00E65A34" w:rsidDel="00B122FE">
          <w:delText xml:space="preserve">None of the </w:delText>
        </w:r>
      </w:del>
      <w:ins w:id="10201" w:author="Rev 19 Allen Wirfs-Brock" w:date="2013-09-27T10:09:00Z">
        <w:r w:rsidR="00B122FE">
          <w:t>B</w:t>
        </w:r>
      </w:ins>
      <w:del w:id="10202" w:author="Rev 19 Allen Wirfs-Brock" w:date="2013-09-27T10:09:00Z">
        <w:r w:rsidRPr="00E65A34" w:rsidDel="00B122FE">
          <w:delText>b</w:delText>
        </w:r>
      </w:del>
      <w:r w:rsidRPr="00E65A34">
        <w:t xml:space="preserve">uilt-in </w:t>
      </w:r>
      <w:r w:rsidRPr="00546435">
        <w:t xml:space="preserve">functions </w:t>
      </w:r>
      <w:del w:id="10203" w:author="Rev 19 Allen Wirfs-Brock" w:date="2013-09-27T10:09:00Z">
        <w:r w:rsidRPr="00546435" w:rsidDel="00B122FE">
          <w:delText>described in this clause shall</w:delText>
        </w:r>
      </w:del>
      <w:ins w:id="10204" w:author="Rev 19 Allen Wirfs-Brock" w:date="2013-09-27T10:09:00Z">
        <w:r w:rsidR="00B122FE">
          <w:t>do not</w:t>
        </w:r>
      </w:ins>
      <w:r w:rsidRPr="00546435">
        <w:t xml:space="preserve"> have a </w:t>
      </w:r>
      <w:r w:rsidRPr="00A67AF2">
        <w:rPr>
          <w:rFonts w:ascii="Courier New" w:hAnsi="Courier New"/>
          <w:b/>
        </w:rPr>
        <w:t>prototype</w:t>
      </w:r>
      <w:r w:rsidRPr="00A67AF2">
        <w:t xml:space="preserve"> property unless otherwise specified in the description of a particular function.</w:t>
      </w:r>
    </w:p>
    <w:p w:rsidR="004D5ACB" w:rsidRPr="00E77497" w:rsidRDefault="00B122FE" w:rsidP="003C404E">
      <w:ins w:id="10205" w:author="Rev 19 Allen Wirfs-Brock" w:date="2013-09-27T10:14:00Z">
        <w:r>
          <w:t>C</w:t>
        </w:r>
        <w:r w:rsidRPr="00E77497">
          <w:t>lause</w:t>
        </w:r>
        <w:r>
          <w:t>s 18 through 26</w:t>
        </w:r>
        <w:r w:rsidRPr="00E77497">
          <w:t xml:space="preserve"> </w:t>
        </w:r>
      </w:ins>
      <w:del w:id="10206" w:author="Rev 19 Allen Wirfs-Brock" w:date="2013-09-27T10:14:00Z">
        <w:r w:rsidR="004C02EF" w:rsidRPr="00A67AF2" w:rsidDel="00B122FE">
          <w:delText>This clause</w:delText>
        </w:r>
      </w:del>
      <w:r w:rsidR="004C02EF" w:rsidRPr="00A67AF2">
        <w:t xml:space="preserve"> generally describes distinct behaviours for when a constructor is “called as a function” and for when i</w:t>
      </w:r>
      <w:r w:rsidR="004C02EF" w:rsidRPr="00B820AB">
        <w:t xml:space="preserve">t is “called as part of a </w:t>
      </w:r>
      <w:r w:rsidR="004C02EF" w:rsidRPr="00675B74">
        <w:rPr>
          <w:b/>
        </w:rPr>
        <w:t>new</w:t>
      </w:r>
      <w:r w:rsidR="004C02EF"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w:t>
      </w:r>
      <w:del w:id="10207" w:author="Rev 19 Allen Wirfs-Brock" w:date="2013-09-27T10:10:00Z">
        <w:r w:rsidRPr="00E77497" w:rsidDel="00B122FE">
          <w:delText>described in this clause—</w:delText>
        </w:r>
      </w:del>
      <w:r w:rsidRPr="00E77497">
        <w:t>whether as a constructor, an ordinary function, or both—has</w:t>
      </w:r>
      <w:r w:rsidRPr="003C404E">
        <w:t xml:space="preserve"> </w:t>
      </w:r>
      <w:r>
        <w:t>the properties that are defined by performing the following step when the function object is created:</w:t>
      </w:r>
    </w:p>
    <w:p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Perform the AddRestrictedFunctionProperties (</w:t>
      </w:r>
      <w:r w:rsidR="002021D1">
        <w:rPr>
          <w:rFonts w:ascii="Times New Roman" w:hAnsi="Times New Roman"/>
        </w:rPr>
        <w:fldChar w:fldCharType="begin"/>
      </w:r>
      <w:r w:rsidR="002021D1">
        <w:rPr>
          <w:rFonts w:ascii="Times New Roman" w:hAnsi="Times New Roman"/>
        </w:rPr>
        <w:instrText xml:space="preserve"> REF _Ref365541145 \r \h </w:instrText>
      </w:r>
      <w:r w:rsidR="002021D1">
        <w:rPr>
          <w:rFonts w:ascii="Times New Roman" w:hAnsi="Times New Roman"/>
        </w:rPr>
      </w:r>
      <w:r w:rsidR="002021D1">
        <w:rPr>
          <w:rFonts w:ascii="Times New Roman" w:hAnsi="Times New Roman"/>
        </w:rPr>
        <w:fldChar w:fldCharType="separate"/>
      </w:r>
      <w:ins w:id="10208" w:author="Rev 19 Allen Wirfs-Brock" w:date="2013-09-27T13:07:00Z">
        <w:r w:rsidR="00460CAC">
          <w:rPr>
            <w:rFonts w:ascii="Times New Roman" w:hAnsi="Times New Roman"/>
          </w:rPr>
          <w:t>9.1.15.9</w:t>
        </w:r>
      </w:ins>
      <w:del w:id="10209" w:author="Rev 19 Allen Wirfs-Brock" w:date="2013-09-27T08:39:00Z">
        <w:r w:rsidR="00083CEC" w:rsidDel="009E7E9E">
          <w:rPr>
            <w:rFonts w:ascii="Times New Roman" w:hAnsi="Times New Roman"/>
          </w:rPr>
          <w:delText>9.1.16.9</w:delText>
        </w:r>
      </w:del>
      <w:r w:rsidR="002021D1">
        <w:rPr>
          <w:rFonts w:ascii="Times New Roman" w:hAnsi="Times New Roman"/>
        </w:rPr>
        <w:fldChar w:fldCharType="end"/>
      </w:r>
      <w:r w:rsidRPr="00002F60">
        <w:rPr>
          <w:rFonts w:ascii="Times New Roman" w:hAnsi="Times New Roman"/>
        </w:rPr>
        <w:t xml:space="preserve">)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rsidR="004C02EF" w:rsidRPr="00E77497" w:rsidRDefault="004C02EF" w:rsidP="004C02EF">
      <w:r w:rsidRPr="00E77497">
        <w:lastRenderedPageBreak/>
        <w:t>Every built-in Function object</w:t>
      </w:r>
      <w:del w:id="10210" w:author="Rev 19 Allen Wirfs-Brock" w:date="2013-09-27T10:11:00Z">
        <w:r w:rsidRPr="00E77497" w:rsidDel="00B122FE">
          <w:delText xml:space="preserve"> described in this clause</w:delText>
        </w:r>
      </w:del>
      <w:r w:rsidRPr="00E77497">
        <w:t xml:space="preserv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rsidR="00F61570" w:rsidRDefault="004C02EF" w:rsidP="00FD6EDD">
      <w:del w:id="10211" w:author="Rev 19 Allen Wirfs-Brock" w:date="2013-09-27T10:12:00Z">
        <w:r w:rsidRPr="00E77497" w:rsidDel="00B122FE">
          <w:delText>In every case</w:delText>
        </w:r>
      </w:del>
      <w:ins w:id="10212" w:author="Rev 19 Allen Wirfs-Brock" w:date="2013-09-27T10:12:00Z">
        <w:r w:rsidR="00B122FE">
          <w:t>Unless otherwise specified</w:t>
        </w:r>
      </w:ins>
      <w:r w:rsidRPr="00E77497">
        <w:t xml:space="preserve">, the </w:t>
      </w:r>
      <w:r w:rsidRPr="00E77497">
        <w:rPr>
          <w:rFonts w:ascii="Courier New" w:hAnsi="Courier New"/>
          <w:b/>
        </w:rPr>
        <w:t>length</w:t>
      </w:r>
      <w:r w:rsidRPr="00E77497">
        <w:t xml:space="preserve"> property of a built-in Function object described </w:t>
      </w:r>
      <w:del w:id="10213" w:author="Rev 19 Allen Wirfs-Brock" w:date="2013-09-27T10:11:00Z">
        <w:r w:rsidRPr="00E77497" w:rsidDel="00B122FE">
          <w:delText xml:space="preserve">in this clause </w:delText>
        </w:r>
      </w:del>
      <w:r w:rsidRPr="00E77497">
        <w:t xml:space="preserve">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rsidR="004C02EF" w:rsidRDefault="004C02EF" w:rsidP="00F61570">
      <w:r w:rsidRPr="00E77497">
        <w:t xml:space="preserve">Every other </w:t>
      </w:r>
      <w:r w:rsidR="00F61570">
        <w:t xml:space="preserve">data </w:t>
      </w:r>
      <w:r w:rsidRPr="00E77497">
        <w:t xml:space="preserve">property described in </w:t>
      </w:r>
      <w:del w:id="10214" w:author="Rev 19 Allen Wirfs-Brock" w:date="2013-09-27T10:12:00Z">
        <w:r w:rsidRPr="00E77497" w:rsidDel="00B122FE">
          <w:delText xml:space="preserve">this </w:delText>
        </w:r>
      </w:del>
      <w:r w:rsidRPr="00E77497">
        <w:t>clause</w:t>
      </w:r>
      <w:ins w:id="10215" w:author="Rev 19 Allen Wirfs-Brock" w:date="2013-09-27T10:12:00Z">
        <w:r w:rsidR="00B122FE">
          <w:t xml:space="preserve">s 18 through </w:t>
        </w:r>
      </w:ins>
      <w:ins w:id="10216" w:author="Rev 19 Allen Wirfs-Brock" w:date="2013-09-27T10:13:00Z">
        <w:r w:rsidR="00B122FE">
          <w:t>26</w:t>
        </w:r>
      </w:ins>
      <w:r w:rsidRPr="00E77497">
        <w:t xml:space="preserv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10217" w:name="_Toc382212248"/>
      <w:bookmarkStart w:id="10218" w:name="_Toc382212811"/>
      <w:bookmarkStart w:id="10219" w:name="_Toc382291593"/>
      <w:bookmarkStart w:id="10220" w:name="_Toc385672242"/>
      <w:bookmarkStart w:id="10221" w:name="_Toc393690346"/>
    </w:p>
    <w:p w:rsidR="00F61570" w:rsidRPr="00F61570" w:rsidRDefault="00F61570" w:rsidP="00F61570">
      <w:r w:rsidRPr="00E77497">
        <w:t xml:space="preserve">Every </w:t>
      </w:r>
      <w:r>
        <w:t xml:space="preserve">accessor </w:t>
      </w:r>
      <w:r w:rsidRPr="00E77497">
        <w:t xml:space="preserve">property described in </w:t>
      </w:r>
      <w:ins w:id="10222" w:author="Rev 19 Allen Wirfs-Brock" w:date="2013-09-27T10:13:00Z">
        <w:r w:rsidR="00B122FE" w:rsidRPr="00E77497">
          <w:t>clause</w:t>
        </w:r>
        <w:r w:rsidR="00B122FE">
          <w:t>s 18 through 26</w:t>
        </w:r>
        <w:r w:rsidR="00B122FE" w:rsidRPr="00E77497">
          <w:t xml:space="preserve"> </w:t>
        </w:r>
      </w:ins>
      <w:del w:id="10223" w:author="Rev 19 Allen Wirfs-Brock" w:date="2013-09-27T10:13:00Z">
        <w:r w:rsidRPr="00E77497" w:rsidDel="00B122FE">
          <w:delText xml:space="preserve">this clause </w:delText>
        </w:r>
      </w:del>
      <w:r w:rsidRPr="00E77497">
        <w:t xml:space="preserve">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rsidR="00F61570" w:rsidRPr="00E77497" w:rsidRDefault="00F61570" w:rsidP="00F61570"/>
    <w:p w:rsidR="004C02EF" w:rsidRPr="00E77497" w:rsidRDefault="004C02EF" w:rsidP="00E4476F">
      <w:pPr>
        <w:pStyle w:val="Heading1"/>
      </w:pPr>
      <w:bookmarkStart w:id="10224" w:name="_Ref457031693"/>
      <w:bookmarkStart w:id="10225" w:name="_Toc472818902"/>
      <w:bookmarkStart w:id="10226" w:name="_Toc235503480"/>
      <w:bookmarkStart w:id="10227" w:name="_Toc241509255"/>
      <w:bookmarkStart w:id="10228" w:name="_Toc244416742"/>
      <w:bookmarkStart w:id="10229" w:name="_Toc276631106"/>
      <w:bookmarkStart w:id="10230" w:name="_Toc368050650"/>
      <w:r w:rsidRPr="00E77497">
        <w:t>The Global Objec</w:t>
      </w:r>
      <w:bookmarkEnd w:id="10217"/>
      <w:bookmarkEnd w:id="10218"/>
      <w:bookmarkEnd w:id="10219"/>
      <w:bookmarkEnd w:id="10220"/>
      <w:bookmarkEnd w:id="10221"/>
      <w:r w:rsidRPr="00E77497">
        <w:t>t</w:t>
      </w:r>
      <w:bookmarkEnd w:id="10224"/>
      <w:bookmarkEnd w:id="10225"/>
      <w:bookmarkEnd w:id="10226"/>
      <w:bookmarkEnd w:id="10227"/>
      <w:bookmarkEnd w:id="10228"/>
      <w:bookmarkEnd w:id="10229"/>
      <w:bookmarkEnd w:id="10230"/>
    </w:p>
    <w:p w:rsidR="004C02EF" w:rsidRPr="00E77497" w:rsidRDefault="004C02EF" w:rsidP="00BA2DF2">
      <w:r w:rsidRPr="00E77497">
        <w:t xml:space="preserve">The unique </w:t>
      </w:r>
      <w:r w:rsidRPr="00E77497">
        <w:rPr>
          <w:i/>
        </w:rPr>
        <w:t>global object</w:t>
      </w:r>
      <w:r w:rsidRPr="00E77497">
        <w:t xml:space="preserve"> is created before control enters any execution context. </w:t>
      </w:r>
    </w:p>
    <w:p w:rsidR="004C02EF" w:rsidRPr="00E77497" w:rsidRDefault="004C02EF" w:rsidP="00BA2DF2">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rsidR="004C02EF" w:rsidRPr="00E77497" w:rsidRDefault="004C02EF" w:rsidP="00BA2DF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10231" w:name="_Toc382291594"/>
      <w:bookmarkStart w:id="10232" w:name="_Toc385672243"/>
    </w:p>
    <w:p w:rsidR="004C02EF" w:rsidRPr="00E77497" w:rsidRDefault="004C02EF" w:rsidP="00BA2DF2">
      <w:r w:rsidRPr="00E77497">
        <w:t xml:space="preserve">The global object does not have a [[Call]] internal </w:t>
      </w:r>
      <w:r w:rsidR="00022312">
        <w:t>method</w:t>
      </w:r>
      <w:r w:rsidRPr="00E77497">
        <w:t>; it is not possible to invoke the global object as a function.</w:t>
      </w:r>
    </w:p>
    <w:p w:rsidR="004C02EF" w:rsidRPr="00E77497" w:rsidRDefault="004C02EF" w:rsidP="00BA2DF2">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10233" w:name="_Toc393690347"/>
    </w:p>
    <w:p w:rsidR="004C02EF" w:rsidRPr="00E77497" w:rsidRDefault="004C02EF" w:rsidP="00BA2DF2">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rsidR="004C02EF" w:rsidRPr="00E77497" w:rsidRDefault="004C02EF" w:rsidP="00E4476F">
      <w:pPr>
        <w:pStyle w:val="Heading2"/>
      </w:pPr>
      <w:bookmarkStart w:id="10234" w:name="_Toc472818903"/>
      <w:bookmarkStart w:id="10235" w:name="_Toc235503481"/>
      <w:bookmarkStart w:id="10236" w:name="_Toc241509256"/>
      <w:bookmarkStart w:id="10237" w:name="_Toc244416743"/>
      <w:bookmarkStart w:id="10238" w:name="_Toc276631107"/>
      <w:bookmarkStart w:id="10239" w:name="_Toc368050651"/>
      <w:r w:rsidRPr="00E77497">
        <w:t>Value Properties of the Global Objec</w:t>
      </w:r>
      <w:bookmarkEnd w:id="10231"/>
      <w:bookmarkEnd w:id="10232"/>
      <w:bookmarkEnd w:id="10233"/>
      <w:r w:rsidRPr="00E77497">
        <w:t>t</w:t>
      </w:r>
      <w:bookmarkStart w:id="10240" w:name="_Toc385672244"/>
      <w:bookmarkStart w:id="10241" w:name="_Toc393690348"/>
      <w:bookmarkStart w:id="10242" w:name="_Toc382291595"/>
      <w:bookmarkEnd w:id="10234"/>
      <w:bookmarkEnd w:id="10235"/>
      <w:bookmarkEnd w:id="10236"/>
      <w:bookmarkEnd w:id="10237"/>
      <w:bookmarkEnd w:id="10238"/>
      <w:bookmarkEnd w:id="10239"/>
    </w:p>
    <w:p w:rsidR="00E4476F" w:rsidRPr="00E77497" w:rsidRDefault="00E4476F" w:rsidP="00E4476F">
      <w:pPr>
        <w:pStyle w:val="Heading3"/>
      </w:pPr>
      <w:bookmarkStart w:id="10243" w:name="_Ref449966769"/>
      <w:bookmarkStart w:id="10244" w:name="_Toc368050652"/>
      <w:r w:rsidRPr="00E77497">
        <w:t>Infinity</w:t>
      </w:r>
      <w:bookmarkEnd w:id="10244"/>
    </w:p>
    <w:p w:rsidR="00E4476F" w:rsidRPr="00E77497" w:rsidRDefault="00E4476F" w:rsidP="00E4476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_Ref365548383 \r \h </w:instrText>
      </w:r>
      <w:r>
        <w:fldChar w:fldCharType="separate"/>
      </w:r>
      <w:r w:rsidR="00460CAC">
        <w:t>6.1.5</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E4476F">
      <w:pPr>
        <w:pStyle w:val="Heading3"/>
      </w:pPr>
      <w:bookmarkStart w:id="10245" w:name="_Toc368050653"/>
      <w:r w:rsidRPr="00E77497">
        <w:t>Na</w:t>
      </w:r>
      <w:bookmarkEnd w:id="10240"/>
      <w:bookmarkEnd w:id="10241"/>
      <w:r w:rsidRPr="00E77497">
        <w:t>N</w:t>
      </w:r>
      <w:bookmarkEnd w:id="10243"/>
      <w:bookmarkEnd w:id="10245"/>
    </w:p>
    <w:p w:rsidR="004C02EF" w:rsidRPr="00E77497" w:rsidRDefault="004C02EF" w:rsidP="00BA2DF2">
      <w:r w:rsidRPr="00E77497">
        <w:t xml:space="preserve">The value of </w:t>
      </w:r>
      <w:r w:rsidRPr="00E77497">
        <w:rPr>
          <w:rFonts w:ascii="Courier New" w:hAnsi="Courier New"/>
          <w:b/>
        </w:rPr>
        <w:t>NaN</w:t>
      </w:r>
      <w:r w:rsidRPr="00E77497">
        <w:t xml:space="preserve"> is </w:t>
      </w:r>
      <w:r w:rsidRPr="00E77497">
        <w:rPr>
          <w:b/>
        </w:rPr>
        <w:t>NaN</w:t>
      </w:r>
      <w:bookmarkStart w:id="10246" w:name="_Toc385672245"/>
      <w:bookmarkStart w:id="10247" w:name="_Toc393690349"/>
      <w:r w:rsidRPr="00E77497">
        <w:t xml:space="preserve"> (see </w:t>
      </w:r>
      <w:r w:rsidR="00A51D25">
        <w:fldChar w:fldCharType="begin"/>
      </w:r>
      <w:r w:rsidR="00A51D25">
        <w:instrText xml:space="preserve"> REF _Ref365548370 \r \h </w:instrText>
      </w:r>
      <w:r w:rsidR="00A51D25">
        <w:fldChar w:fldCharType="separate"/>
      </w:r>
      <w:r w:rsidR="00460CAC">
        <w:t>6.1.5</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E4476F">
      <w:pPr>
        <w:pStyle w:val="Heading3"/>
      </w:pPr>
      <w:bookmarkStart w:id="10248" w:name="_Ref449966804"/>
      <w:bookmarkStart w:id="10249" w:name="_Toc385672246"/>
      <w:bookmarkStart w:id="10250" w:name="_Toc393690350"/>
      <w:bookmarkStart w:id="10251" w:name="_Toc368050654"/>
      <w:bookmarkEnd w:id="10246"/>
      <w:bookmarkEnd w:id="10247"/>
      <w:r w:rsidRPr="00E77497">
        <w:t>undefined</w:t>
      </w:r>
      <w:bookmarkEnd w:id="10248"/>
      <w:bookmarkEnd w:id="10251"/>
    </w:p>
    <w:p w:rsidR="004C02EF" w:rsidRPr="00E77497" w:rsidRDefault="004C02EF" w:rsidP="00BA2DF2">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rsidR="00A51D25">
        <w:fldChar w:fldCharType="begin"/>
      </w:r>
      <w:r w:rsidR="00A51D25">
        <w:instrText xml:space="preserve"> REF _Ref365548394 \r \h </w:instrText>
      </w:r>
      <w:r w:rsidR="00A51D25">
        <w:fldChar w:fldCharType="separate"/>
      </w:r>
      <w:r w:rsidR="00460CAC">
        <w:t>6.1.1</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E4476F">
      <w:pPr>
        <w:pStyle w:val="Heading2"/>
      </w:pPr>
      <w:bookmarkStart w:id="10252" w:name="_Toc472818904"/>
      <w:bookmarkStart w:id="10253" w:name="_Toc235503482"/>
      <w:bookmarkStart w:id="10254" w:name="_Toc241509257"/>
      <w:bookmarkStart w:id="10255" w:name="_Toc244416744"/>
      <w:bookmarkStart w:id="10256" w:name="_Toc276631108"/>
      <w:bookmarkStart w:id="10257" w:name="_Toc368050655"/>
      <w:r w:rsidRPr="00E77497">
        <w:lastRenderedPageBreak/>
        <w:t>Function Properties of the Global Objec</w:t>
      </w:r>
      <w:bookmarkEnd w:id="10242"/>
      <w:bookmarkEnd w:id="10249"/>
      <w:bookmarkEnd w:id="10250"/>
      <w:r w:rsidRPr="00E77497">
        <w:t>t</w:t>
      </w:r>
      <w:bookmarkStart w:id="10258" w:name="_Toc382291596"/>
      <w:bookmarkStart w:id="10259" w:name="_Toc385672247"/>
      <w:bookmarkStart w:id="10260" w:name="_Toc393690351"/>
      <w:bookmarkEnd w:id="10252"/>
      <w:bookmarkEnd w:id="10253"/>
      <w:bookmarkEnd w:id="10254"/>
      <w:bookmarkEnd w:id="10255"/>
      <w:bookmarkEnd w:id="10256"/>
      <w:bookmarkEnd w:id="10257"/>
    </w:p>
    <w:p w:rsidR="004C02EF" w:rsidRPr="00E77497" w:rsidRDefault="004C02EF" w:rsidP="00E4476F">
      <w:pPr>
        <w:pStyle w:val="Heading3"/>
      </w:pPr>
      <w:bookmarkStart w:id="10261" w:name="_Ref449966832"/>
      <w:bookmarkStart w:id="10262" w:name="_Toc368050656"/>
      <w:r w:rsidRPr="00E77497">
        <w:t>eval (x</w:t>
      </w:r>
      <w:bookmarkEnd w:id="10258"/>
      <w:bookmarkEnd w:id="10259"/>
      <w:bookmarkEnd w:id="10260"/>
      <w:r w:rsidRPr="00E77497">
        <w:t>)</w:t>
      </w:r>
      <w:bookmarkEnd w:id="10261"/>
      <w:bookmarkEnd w:id="10262"/>
    </w:p>
    <w:p w:rsidR="004C02EF" w:rsidRPr="00E77497" w:rsidRDefault="004C02EF" w:rsidP="00BA2DF2">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rsidR="004C02EF" w:rsidRPr="00E77497" w:rsidRDefault="004C02EF" w:rsidP="00BA2DF2">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w:t>
      </w:r>
      <w:r w:rsidR="00A51D25">
        <w:rPr>
          <w:rFonts w:ascii="Times New Roman" w:hAnsi="Times New Roman"/>
        </w:rPr>
        <w:t xml:space="preserve"> clause</w:t>
      </w:r>
      <w:r w:rsidR="00851C0B">
        <w:rPr>
          <w:rFonts w:ascii="Times New Roman" w:hAnsi="Times New Roman"/>
        </w:rPr>
        <w:t xml:space="preserve"> </w:t>
      </w:r>
      <w:r w:rsidR="00A51D25">
        <w:rPr>
          <w:rFonts w:ascii="Times New Roman" w:hAnsi="Times New Roman"/>
        </w:rPr>
        <w:fldChar w:fldCharType="begin"/>
      </w:r>
      <w:r w:rsidR="00A51D25">
        <w:rPr>
          <w:rFonts w:ascii="Times New Roman" w:hAnsi="Times New Roman"/>
        </w:rPr>
        <w:instrText xml:space="preserve"> REF _Ref365480122 \r \h </w:instrText>
      </w:r>
      <w:r w:rsidR="00A51D25">
        <w:rPr>
          <w:rFonts w:ascii="Times New Roman" w:hAnsi="Times New Roman"/>
        </w:rPr>
      </w:r>
      <w:r w:rsidR="00A51D25">
        <w:rPr>
          <w:rFonts w:ascii="Times New Roman" w:hAnsi="Times New Roman"/>
        </w:rPr>
        <w:fldChar w:fldCharType="separate"/>
      </w:r>
      <w:r w:rsidR="00460CAC">
        <w:rPr>
          <w:rFonts w:ascii="Times New Roman" w:hAnsi="Times New Roman"/>
        </w:rPr>
        <w:t>10</w:t>
      </w:r>
      <w:r w:rsidR="00A51D25">
        <w:rPr>
          <w:rFonts w:ascii="Times New Roman" w:hAnsi="Times New Roman"/>
        </w:rPr>
        <w:fldChar w:fldCharType="end"/>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rsidR="00CD38D5" w:rsidRDefault="00CD38D5" w:rsidP="00BA2DF2">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rsidR="00A7678D" w:rsidRDefault="00A7678D" w:rsidP="00BA2DF2">
      <w:pPr>
        <w:pStyle w:val="Alg4"/>
        <w:numPr>
          <w:ilvl w:val="0"/>
          <w:numId w:val="1453"/>
        </w:numPr>
      </w:pPr>
      <w:r>
        <w:t xml:space="preserve">Let </w:t>
      </w:r>
      <w:r w:rsidRPr="00A7678D">
        <w:rPr>
          <w:i/>
          <w:iCs/>
        </w:rPr>
        <w:t>strictScript</w:t>
      </w:r>
      <w:r>
        <w:t xml:space="preserve"> be IsStrict of </w:t>
      </w:r>
      <w:r w:rsidRPr="00A7678D">
        <w:rPr>
          <w:i/>
          <w:iCs/>
        </w:rPr>
        <w:t>script</w:t>
      </w:r>
      <w:r>
        <w:t>.</w:t>
      </w:r>
    </w:p>
    <w:p w:rsidR="00E81F5D" w:rsidRDefault="00E81F5D" w:rsidP="00BA2DF2">
      <w:pPr>
        <w:pStyle w:val="Alg4"/>
        <w:numPr>
          <w:ilvl w:val="0"/>
          <w:numId w:val="1453"/>
        </w:numPr>
      </w:pPr>
      <w:r>
        <w:t xml:space="preserve">If this is a direct call to eval </w:t>
      </w:r>
      <w:r w:rsidRPr="00E77497">
        <w:t>(</w:t>
      </w:r>
      <w:r w:rsidR="00A51D25">
        <w:fldChar w:fldCharType="begin"/>
      </w:r>
      <w:r w:rsidR="00A51D25">
        <w:instrText xml:space="preserve"> REF _Ref365534325 \r \h </w:instrText>
      </w:r>
      <w:r w:rsidR="00A51D25">
        <w:fldChar w:fldCharType="separate"/>
      </w:r>
      <w:r w:rsidR="00460CAC">
        <w:t>18.2.1.1</w:t>
      </w:r>
      <w:r w:rsidR="00A51D25">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rsidR="00485D66" w:rsidRDefault="00485D66" w:rsidP="00BA2DF2">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rsidR="008E7C39" w:rsidRDefault="008E7C39" w:rsidP="00BA2DF2">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rsidR="00582214" w:rsidRDefault="00582214" w:rsidP="00BA2DF2">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rsidR="008E7C39" w:rsidRDefault="008E7C39" w:rsidP="00BA2DF2">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rsidR="00A01ED4" w:rsidRDefault="00DD6EB6" w:rsidP="00BA2DF2">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rsidR="00E81F5D" w:rsidRDefault="00E81F5D" w:rsidP="00BA2DF2">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rsidR="00582214" w:rsidRDefault="00582214" w:rsidP="00BA2DF2">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rsidR="00524D15" w:rsidRDefault="00524D15" w:rsidP="00BA2DF2">
      <w:pPr>
        <w:pStyle w:val="Alg4"/>
        <w:numPr>
          <w:ilvl w:val="0"/>
          <w:numId w:val="1453"/>
        </w:numPr>
      </w:pPr>
      <w:r>
        <w:t xml:space="preserve">If </w:t>
      </w:r>
      <w:r>
        <w:rPr>
          <w:i/>
          <w:iCs/>
        </w:rPr>
        <w:t>direct</w:t>
      </w:r>
      <w:r>
        <w:t xml:space="preserve"> is </w:t>
      </w:r>
      <w:r w:rsidRPr="00524D15">
        <w:rPr>
          <w:b/>
          <w:bCs/>
        </w:rPr>
        <w:t>true</w:t>
      </w:r>
      <w:r>
        <w:t>, then</w:t>
      </w:r>
    </w:p>
    <w:p w:rsidR="00524D15" w:rsidRDefault="00524D15" w:rsidP="00BA2DF2">
      <w:pPr>
        <w:pStyle w:val="Alg4"/>
        <w:numPr>
          <w:ilvl w:val="1"/>
          <w:numId w:val="1453"/>
        </w:numPr>
      </w:pPr>
      <w:r>
        <w:t>If the code that ma</w:t>
      </w:r>
      <w:r w:rsidR="00025779">
        <w:t>d</w:t>
      </w:r>
      <w:r>
        <w:t>e the direct call to eval</w:t>
      </w:r>
      <w:r w:rsidR="00E4731D">
        <w:t xml:space="preserve"> is </w:t>
      </w:r>
      <w:commentRangeStart w:id="10263"/>
      <w:r w:rsidR="00E4731D">
        <w:t>function code</w:t>
      </w:r>
      <w:commentRangeEnd w:id="10263"/>
      <w:r w:rsidR="00874D75">
        <w:rPr>
          <w:rStyle w:val="CommentReference"/>
          <w:rFonts w:ascii="Arial" w:eastAsia="MS Mincho" w:hAnsi="Arial"/>
          <w:spacing w:val="0"/>
          <w:lang w:eastAsia="ja-JP"/>
        </w:rPr>
        <w:commentReference w:id="10263"/>
      </w:r>
      <w:r w:rsidR="00E4731D">
        <w:t xml:space="preserve"> and </w:t>
      </w:r>
      <w:commentRangeStart w:id="10264"/>
      <w:r w:rsidR="00E4731D">
        <w:t>ValidInFu</w:t>
      </w:r>
      <w:r w:rsidR="00BD5B36">
        <w:t>n</w:t>
      </w:r>
      <w:r w:rsidR="00E4731D">
        <w:t xml:space="preserve">ction </w:t>
      </w:r>
      <w:commentRangeEnd w:id="10264"/>
      <w:r w:rsidR="00847C9F">
        <w:rPr>
          <w:rStyle w:val="CommentReference"/>
          <w:rFonts w:ascii="Arial" w:eastAsia="MS Mincho" w:hAnsi="Arial"/>
          <w:spacing w:val="0"/>
          <w:lang w:eastAsia="ja-JP"/>
        </w:rPr>
        <w:commentReference w:id="10264"/>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rsidR="00E4731D" w:rsidRDefault="00E4731D" w:rsidP="00BA2DF2">
      <w:pPr>
        <w:pStyle w:val="Alg4"/>
        <w:numPr>
          <w:ilvl w:val="1"/>
          <w:numId w:val="1453"/>
        </w:numPr>
      </w:pPr>
      <w:r>
        <w:t>If the code that ma</w:t>
      </w:r>
      <w:r w:rsidR="00025779">
        <w:t>d</w:t>
      </w:r>
      <w:r>
        <w:t xml:space="preserve">e the direct call to eval is </w:t>
      </w:r>
      <w:commentRangeStart w:id="10265"/>
      <w:r>
        <w:t xml:space="preserve">module code </w:t>
      </w:r>
      <w:commentRangeEnd w:id="10265"/>
      <w:r w:rsidR="00874D75">
        <w:rPr>
          <w:rStyle w:val="CommentReference"/>
          <w:rFonts w:ascii="Arial" w:eastAsia="MS Mincho" w:hAnsi="Arial"/>
          <w:spacing w:val="0"/>
          <w:lang w:eastAsia="ja-JP"/>
        </w:rPr>
        <w:commentReference w:id="10265"/>
      </w:r>
      <w:r>
        <w:t xml:space="preserve">and </w:t>
      </w:r>
      <w:commentRangeStart w:id="10266"/>
      <w:r>
        <w:t xml:space="preserve">ValidInModule </w:t>
      </w:r>
      <w:commentRangeEnd w:id="10266"/>
      <w:r w:rsidR="00847C9F">
        <w:rPr>
          <w:rStyle w:val="CommentReference"/>
          <w:rFonts w:ascii="Arial" w:eastAsia="MS Mincho" w:hAnsi="Arial"/>
          <w:spacing w:val="0"/>
          <w:lang w:eastAsia="ja-JP"/>
        </w:rPr>
        <w:commentReference w:id="10266"/>
      </w:r>
      <w:r>
        <w:t xml:space="preserve">of </w:t>
      </w:r>
      <w:r>
        <w:rPr>
          <w:i/>
          <w:iCs/>
        </w:rPr>
        <w:t>script</w:t>
      </w:r>
      <w:r>
        <w:t xml:space="preserve"> is </w:t>
      </w:r>
      <w:r>
        <w:rPr>
          <w:b/>
          <w:bCs/>
        </w:rPr>
        <w:t>false</w:t>
      </w:r>
      <w:r>
        <w:t xml:space="preserve">, then throw a </w:t>
      </w:r>
      <w:r w:rsidRPr="003E1861">
        <w:rPr>
          <w:b/>
        </w:rPr>
        <w:t>SyntaxError</w:t>
      </w:r>
      <w:r>
        <w:t xml:space="preserve"> exception.</w:t>
      </w:r>
    </w:p>
    <w:p w:rsidR="00E56428" w:rsidRPr="00E77497" w:rsidRDefault="002021F3" w:rsidP="00BA2DF2">
      <w:pPr>
        <w:pStyle w:val="Alg4"/>
        <w:numPr>
          <w:ilvl w:val="0"/>
          <w:numId w:val="1453"/>
        </w:numPr>
      </w:pPr>
      <w:r>
        <w:t xml:space="preserve">If </w:t>
      </w:r>
      <w:r>
        <w:rPr>
          <w:i/>
          <w:iCs/>
        </w:rPr>
        <w:t>direct</w:t>
      </w:r>
      <w:r>
        <w:t xml:space="preserve"> is </w:t>
      </w:r>
      <w:r>
        <w:rPr>
          <w:b/>
          <w:bCs/>
        </w:rPr>
        <w:t>true</w:t>
      </w:r>
      <w:r>
        <w:t>, then</w:t>
      </w:r>
    </w:p>
    <w:p w:rsidR="00E56428" w:rsidRPr="00E77497" w:rsidRDefault="002021F3" w:rsidP="00BA2DF2">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rsidR="00E56428" w:rsidRPr="00E77497" w:rsidRDefault="002021F3" w:rsidP="00BA2DF2">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rsidR="002021F3" w:rsidRDefault="002021F3" w:rsidP="00BA2DF2">
      <w:pPr>
        <w:pStyle w:val="Alg4"/>
        <w:numPr>
          <w:ilvl w:val="0"/>
          <w:numId w:val="1453"/>
        </w:numPr>
      </w:pPr>
      <w:r>
        <w:t>Else,</w:t>
      </w:r>
    </w:p>
    <w:p w:rsidR="002021F3" w:rsidRPr="00E77497" w:rsidRDefault="002021F3" w:rsidP="00BA2DF2">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rsidR="002021F3" w:rsidRPr="00E77497" w:rsidRDefault="002021F3" w:rsidP="00BA2DF2">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rsidR="00E56428" w:rsidRPr="00E77497" w:rsidRDefault="00E56428" w:rsidP="00BA2DF2">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rsidR="00E56428" w:rsidRPr="00E77497" w:rsidRDefault="00E56428" w:rsidP="00BA2DF2">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rsidR="00E56428" w:rsidRPr="00E77497" w:rsidRDefault="009F5F1D" w:rsidP="00BA2DF2">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rsidR="002021F3" w:rsidRDefault="009F5F1D" w:rsidP="00BA2DF2">
      <w:pPr>
        <w:pStyle w:val="Alg4"/>
        <w:numPr>
          <w:ilvl w:val="1"/>
          <w:numId w:val="1453"/>
        </w:numPr>
      </w:pPr>
      <w:del w:id="10267" w:author="Rev 19 Allen Wirfs-Brock" w:date="2013-09-09T10:59:00Z">
        <w:r w:rsidDel="009F0B29">
          <w:delText>let</w:delText>
        </w:r>
        <w:r w:rsidR="00E56428" w:rsidRPr="00E77497" w:rsidDel="009F0B29">
          <w:delText xml:space="preserve"> </w:delText>
        </w:r>
      </w:del>
      <w:ins w:id="10268" w:author="Rev 19 Allen Wirfs-Brock" w:date="2013-09-09T10:59:00Z">
        <w:r w:rsidR="009F0B29">
          <w:t>Let</w:t>
        </w:r>
        <w:r w:rsidR="009F0B29" w:rsidRPr="00E77497">
          <w:t xml:space="preserve"> </w:t>
        </w:r>
      </w:ins>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rsidR="00E56428" w:rsidRPr="00E77497" w:rsidRDefault="0072112C" w:rsidP="00BA2DF2">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 xml:space="preserve">Declaration Instantiation as described in </w:t>
      </w:r>
      <w:r w:rsidR="00A51D25">
        <w:fldChar w:fldCharType="begin"/>
      </w:r>
      <w:r w:rsidR="00A51D25">
        <w:instrText xml:space="preserve"> REF _Ref365547301 \r \h </w:instrText>
      </w:r>
      <w:r w:rsidR="00A51D25">
        <w:fldChar w:fldCharType="separate"/>
      </w:r>
      <w:r w:rsidR="00460CAC">
        <w:t>18.2.1.2</w:t>
      </w:r>
      <w:r w:rsidR="00A51D25">
        <w:fldChar w:fldCharType="end"/>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rsidR="0072112C" w:rsidRDefault="0072112C" w:rsidP="00BA2DF2">
      <w:pPr>
        <w:pStyle w:val="Alg4"/>
        <w:numPr>
          <w:ilvl w:val="0"/>
          <w:numId w:val="1453"/>
        </w:numPr>
      </w:pPr>
      <w:r>
        <w:t>ReturnIfAbrupt(</w:t>
      </w:r>
      <w:r w:rsidRPr="005B7B04">
        <w:rPr>
          <w:i/>
          <w:iCs/>
        </w:rPr>
        <w:t>status</w:t>
      </w:r>
      <w:r>
        <w:t>).</w:t>
      </w:r>
    </w:p>
    <w:p w:rsidR="00CD38D5" w:rsidRPr="00E77497" w:rsidRDefault="00CD38D5" w:rsidP="00BA2DF2">
      <w:pPr>
        <w:pStyle w:val="Alg4"/>
        <w:numPr>
          <w:ilvl w:val="0"/>
          <w:numId w:val="1453"/>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rsidR="00CD38D5" w:rsidRDefault="00CD38D5" w:rsidP="00BA2DF2">
      <w:pPr>
        <w:pStyle w:val="Alg4"/>
        <w:numPr>
          <w:ilvl w:val="0"/>
          <w:numId w:val="1453"/>
        </w:numPr>
        <w:tabs>
          <w:tab w:val="left" w:pos="720"/>
        </w:tabs>
      </w:pPr>
      <w:r>
        <w:t>If there is a currently running execution context, suspend it.</w:t>
      </w:r>
    </w:p>
    <w:p w:rsidR="0072112C" w:rsidRDefault="00CD38D5" w:rsidP="00BA2DF2">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rsidR="00CD38D5" w:rsidRDefault="00CD38D5" w:rsidP="00BA2DF2">
      <w:pPr>
        <w:pStyle w:val="Alg4"/>
        <w:numPr>
          <w:ilvl w:val="0"/>
          <w:numId w:val="1453"/>
        </w:numPr>
      </w:pPr>
      <w:bookmarkStart w:id="10269" w:name="_Toc382291597"/>
      <w:bookmarkStart w:id="10270" w:name="_Toc385672248"/>
      <w:bookmarkStart w:id="10271" w:name="_Toc393690352"/>
      <w:r>
        <w:t xml:space="preserve">Suspend </w:t>
      </w:r>
      <w:r>
        <w:rPr>
          <w:i/>
        </w:rPr>
        <w:t>eval</w:t>
      </w:r>
      <w:r w:rsidRPr="00E77497">
        <w:rPr>
          <w:i/>
        </w:rPr>
        <w:t>Cxt</w:t>
      </w:r>
      <w:r w:rsidRPr="00E77497">
        <w:t xml:space="preserve"> </w:t>
      </w:r>
      <w:r>
        <w:t>and remove it from the execution context stack.</w:t>
      </w:r>
    </w:p>
    <w:p w:rsidR="00CD38D5" w:rsidRPr="00E77497" w:rsidRDefault="00CD38D5" w:rsidP="00BA2DF2">
      <w:pPr>
        <w:pStyle w:val="Alg4"/>
        <w:numPr>
          <w:ilvl w:val="0"/>
          <w:numId w:val="1453"/>
        </w:numPr>
      </w:pPr>
      <w:r>
        <w:t xml:space="preserve">Resume the context that is now on the top of the execution context stack as the running execution context.  </w:t>
      </w:r>
    </w:p>
    <w:p w:rsidR="004C02EF" w:rsidRPr="00E77497" w:rsidRDefault="008A28B8" w:rsidP="00BA2DF2">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rsidR="007E0164" w:rsidRPr="00250FC6" w:rsidRDefault="007E0164" w:rsidP="00BA2DF2">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rsidR="004C02EF" w:rsidRPr="00E77497" w:rsidRDefault="004C02EF" w:rsidP="00E4476F">
      <w:pPr>
        <w:pStyle w:val="Heading4"/>
      </w:pPr>
      <w:bookmarkStart w:id="10272" w:name="_Ref365534325"/>
      <w:r w:rsidRPr="00E77497">
        <w:lastRenderedPageBreak/>
        <w:t>Direct Call to Eval</w:t>
      </w:r>
      <w:bookmarkEnd w:id="10272"/>
    </w:p>
    <w:p w:rsidR="004C02EF" w:rsidRPr="00E77497" w:rsidRDefault="004C02EF" w:rsidP="00BA2DF2">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rsidR="004C02EF" w:rsidRDefault="004C02EF" w:rsidP="00BA2DF2">
      <w:pPr>
        <w:pStyle w:val="ListParagraph"/>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rsidR="001F5235" w:rsidRPr="00E77497" w:rsidRDefault="001F5235" w:rsidP="00BA2DF2">
      <w:pPr>
        <w:pStyle w:val="ListParagraph"/>
        <w:numPr>
          <w:ilvl w:val="0"/>
          <w:numId w:val="1577"/>
        </w:numPr>
      </w:pPr>
      <w:r>
        <w:t xml:space="preserve">If the base value of the Reference has </w:t>
      </w:r>
      <w:r w:rsidRPr="00CF750A">
        <w:rPr>
          <w:rFonts w:asciiTheme="majorBidi" w:hAnsiTheme="majorBidi" w:cstheme="majorBidi"/>
          <w:b/>
          <w:bCs/>
        </w:rPr>
        <w:t>true</w:t>
      </w:r>
      <w:r>
        <w:t xml:space="preserve"> as its </w:t>
      </w:r>
      <w:r w:rsidRPr="00CF750A">
        <w:rPr>
          <w:rFonts w:asciiTheme="majorBidi" w:hAnsiTheme="majorBidi" w:cstheme="majorBidi"/>
          <w:i/>
          <w:iCs/>
        </w:rPr>
        <w:t>withEnvironment</w:t>
      </w:r>
      <w:r>
        <w:t xml:space="preserve"> value, then its binding object is an object that uses the ordinary definition of the [[Invoke]] internal method (</w:t>
      </w:r>
      <w:r w:rsidR="0023289A">
        <w:fldChar w:fldCharType="begin"/>
      </w:r>
      <w:r w:rsidR="0023289A">
        <w:instrText xml:space="preserve"> REF _Ref365541201 \r \h </w:instrText>
      </w:r>
      <w:r w:rsidR="0023289A">
        <w:fldChar w:fldCharType="separate"/>
      </w:r>
      <w:ins w:id="10273" w:author="Rev 19 Allen Wirfs-Brock" w:date="2013-09-27T13:07:00Z">
        <w:r w:rsidR="00460CAC">
          <w:t>9.1.10</w:t>
        </w:r>
      </w:ins>
      <w:del w:id="10274" w:author="Rev 19 Allen Wirfs-Brock" w:date="2013-09-27T08:39:00Z">
        <w:r w:rsidR="00083CEC" w:rsidDel="009E7E9E">
          <w:delText>9.1.11</w:delText>
        </w:r>
      </w:del>
      <w:r w:rsidR="0023289A">
        <w:fldChar w:fldCharType="end"/>
      </w:r>
      <w:r>
        <w:t>)</w:t>
      </w:r>
    </w:p>
    <w:p w:rsidR="004C02EF" w:rsidRPr="00E77497" w:rsidRDefault="004C02EF" w:rsidP="00BA2DF2">
      <w:pPr>
        <w:pStyle w:val="ListParagraph"/>
        <w:numPr>
          <w:ilvl w:val="0"/>
          <w:numId w:val="1577"/>
        </w:numPr>
      </w:pPr>
      <w:r w:rsidRPr="00E77497">
        <w:t xml:space="preserve">The result of calling the abstract operation GetValue with that Reference as the argument is the standard built-in function defined in </w:t>
      </w:r>
      <w:r w:rsidR="002021D1">
        <w:fldChar w:fldCharType="begin"/>
      </w:r>
      <w:r w:rsidR="002021D1">
        <w:instrText xml:space="preserve"> REF _Ref449966832 \r \h </w:instrText>
      </w:r>
      <w:r w:rsidR="002021D1">
        <w:fldChar w:fldCharType="separate"/>
      </w:r>
      <w:r w:rsidR="00460CAC">
        <w:t>18.2.1</w:t>
      </w:r>
      <w:r w:rsidR="002021D1">
        <w:fldChar w:fldCharType="end"/>
      </w:r>
      <w:r w:rsidRPr="00E77497">
        <w:t>.</w:t>
      </w:r>
    </w:p>
    <w:p w:rsidR="00431F44" w:rsidRDefault="00431F44" w:rsidP="00E4476F">
      <w:pPr>
        <w:pStyle w:val="Heading4"/>
      </w:pPr>
      <w:bookmarkStart w:id="10275" w:name="_Ref365547301"/>
      <w:bookmarkStart w:id="10276" w:name="_Ref457709041"/>
      <w:commentRangeStart w:id="10277"/>
      <w:r>
        <w:t>Eval Declaration Instantiation</w:t>
      </w:r>
      <w:commentRangeEnd w:id="10277"/>
      <w:r>
        <w:rPr>
          <w:rStyle w:val="CommentReference"/>
          <w:b w:val="0"/>
        </w:rPr>
        <w:commentReference w:id="10277"/>
      </w:r>
      <w:bookmarkEnd w:id="10275"/>
    </w:p>
    <w:p w:rsidR="00E4476F" w:rsidRPr="00E77497" w:rsidRDefault="00E4476F" w:rsidP="00E4476F">
      <w:pPr>
        <w:pStyle w:val="Heading3"/>
      </w:pPr>
      <w:bookmarkStart w:id="10278" w:name="_Toc368050657"/>
      <w:r w:rsidRPr="00E77497">
        <w:t>isFinite (number)</w:t>
      </w:r>
      <w:bookmarkEnd w:id="10278"/>
    </w:p>
    <w:p w:rsidR="00E4476F" w:rsidRPr="00E77497" w:rsidRDefault="00E4476F" w:rsidP="00E4476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rsidR="00E4476F" w:rsidRDefault="00E4476F" w:rsidP="00E4476F">
      <w:pPr>
        <w:pStyle w:val="Alg4"/>
        <w:numPr>
          <w:ilvl w:val="0"/>
          <w:numId w:val="157"/>
        </w:numPr>
      </w:pPr>
      <w:r>
        <w:t xml:space="preserve">Let </w:t>
      </w:r>
      <w:r w:rsidRPr="005D4B87">
        <w:rPr>
          <w:i/>
        </w:rPr>
        <w:t>num</w:t>
      </w:r>
      <w:r>
        <w:t xml:space="preserve"> be ToNumber(</w:t>
      </w:r>
      <w:r w:rsidRPr="00E77497">
        <w:rPr>
          <w:i/>
        </w:rPr>
        <w:t>number</w:t>
      </w:r>
      <w:r>
        <w:t>).</w:t>
      </w:r>
    </w:p>
    <w:p w:rsidR="00E4476F" w:rsidRDefault="00E4476F" w:rsidP="00E4476F">
      <w:pPr>
        <w:pStyle w:val="M4"/>
        <w:numPr>
          <w:ilvl w:val="0"/>
          <w:numId w:val="157"/>
        </w:numPr>
        <w:tabs>
          <w:tab w:val="num" w:pos="1721"/>
        </w:tabs>
        <w:spacing w:after="0"/>
      </w:pPr>
      <w:r>
        <w:t>ReturnIfAbrupt(</w:t>
      </w:r>
      <w:r>
        <w:rPr>
          <w:i/>
        </w:rPr>
        <w:t>num</w:t>
      </w:r>
      <w:r>
        <w:t>).</w:t>
      </w:r>
    </w:p>
    <w:p w:rsidR="00E4476F" w:rsidRPr="006B6D0A" w:rsidRDefault="00E4476F" w:rsidP="00E4476F">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rsidR="00E4476F" w:rsidRPr="00E65A34" w:rsidRDefault="00E4476F" w:rsidP="00E4476F">
      <w:pPr>
        <w:pStyle w:val="Alg4"/>
        <w:numPr>
          <w:ilvl w:val="0"/>
          <w:numId w:val="157"/>
        </w:numPr>
        <w:spacing w:after="120"/>
      </w:pPr>
      <w:r w:rsidRPr="006B6D0A">
        <w:t xml:space="preserve">Otherwise, return </w:t>
      </w:r>
      <w:r w:rsidRPr="006B6D0A">
        <w:rPr>
          <w:b/>
        </w:rPr>
        <w:t>true</w:t>
      </w:r>
      <w:r w:rsidRPr="00E65A34">
        <w:t>.</w:t>
      </w:r>
    </w:p>
    <w:p w:rsidR="00E4476F" w:rsidRPr="00E77497" w:rsidRDefault="00E4476F" w:rsidP="00E4476F">
      <w:pPr>
        <w:pStyle w:val="Heading3"/>
      </w:pPr>
      <w:bookmarkStart w:id="10279" w:name="_Ref366138258"/>
      <w:bookmarkStart w:id="10280" w:name="_Ref366140633"/>
      <w:bookmarkStart w:id="10281" w:name="_Toc368050658"/>
      <w:r w:rsidRPr="00E77497">
        <w:t>isNaN (number)</w:t>
      </w:r>
      <w:bookmarkEnd w:id="10279"/>
      <w:bookmarkEnd w:id="10280"/>
      <w:bookmarkEnd w:id="10281"/>
    </w:p>
    <w:p w:rsidR="00E4476F" w:rsidRPr="00E77497" w:rsidRDefault="00E4476F" w:rsidP="00E4476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rsidR="00E4476F" w:rsidRDefault="00E4476F" w:rsidP="00E4476F">
      <w:pPr>
        <w:pStyle w:val="Alg4"/>
        <w:numPr>
          <w:ilvl w:val="0"/>
          <w:numId w:val="158"/>
        </w:numPr>
      </w:pPr>
      <w:r>
        <w:t xml:space="preserve">Let </w:t>
      </w:r>
      <w:r w:rsidRPr="005D4B87">
        <w:rPr>
          <w:i/>
        </w:rPr>
        <w:t>num</w:t>
      </w:r>
      <w:r>
        <w:t xml:space="preserve"> be ToNumber(</w:t>
      </w:r>
      <w:r w:rsidRPr="00E77497">
        <w:rPr>
          <w:i/>
        </w:rPr>
        <w:t>number</w:t>
      </w:r>
      <w:r>
        <w:t>).</w:t>
      </w:r>
    </w:p>
    <w:p w:rsidR="00E4476F" w:rsidRDefault="00E4476F" w:rsidP="00E4476F">
      <w:pPr>
        <w:pStyle w:val="M4"/>
        <w:numPr>
          <w:ilvl w:val="0"/>
          <w:numId w:val="158"/>
        </w:numPr>
        <w:tabs>
          <w:tab w:val="num" w:pos="1721"/>
        </w:tabs>
        <w:spacing w:after="0"/>
      </w:pPr>
      <w:r>
        <w:t>ReturnIfAbrupt(</w:t>
      </w:r>
      <w:r>
        <w:rPr>
          <w:i/>
        </w:rPr>
        <w:t>num</w:t>
      </w:r>
      <w:r>
        <w:t>).</w:t>
      </w:r>
    </w:p>
    <w:p w:rsidR="00E4476F" w:rsidRPr="00E77497" w:rsidRDefault="00E4476F" w:rsidP="00E4476F">
      <w:pPr>
        <w:pStyle w:val="Alg4"/>
        <w:numPr>
          <w:ilvl w:val="0"/>
          <w:numId w:val="158"/>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rsidR="00E4476F" w:rsidRPr="00E77497" w:rsidRDefault="00E4476F" w:rsidP="00E4476F">
      <w:pPr>
        <w:pStyle w:val="Alg4"/>
        <w:numPr>
          <w:ilvl w:val="0"/>
          <w:numId w:val="158"/>
        </w:numPr>
        <w:spacing w:after="120"/>
      </w:pPr>
      <w:r w:rsidRPr="00E77497">
        <w:t xml:space="preserve">Otherwise, return </w:t>
      </w:r>
      <w:r w:rsidRPr="00E77497">
        <w:rPr>
          <w:b/>
        </w:rPr>
        <w:t>false</w:t>
      </w:r>
      <w:r w:rsidRPr="00E77497">
        <w:t>.</w:t>
      </w:r>
    </w:p>
    <w:p w:rsidR="00E4476F" w:rsidRPr="00E77497" w:rsidRDefault="00E4476F" w:rsidP="00E4476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rsidR="00E4476F" w:rsidRPr="00E77497" w:rsidRDefault="00E4476F" w:rsidP="00E4476F">
      <w:pPr>
        <w:pStyle w:val="Heading3"/>
      </w:pPr>
      <w:bookmarkStart w:id="10282" w:name="_Ref366138302"/>
      <w:bookmarkStart w:id="10283" w:name="_Ref366140679"/>
      <w:bookmarkStart w:id="10284" w:name="_Toc368050659"/>
      <w:r w:rsidRPr="00E77497">
        <w:t>parseFloat (string)</w:t>
      </w:r>
      <w:bookmarkEnd w:id="10282"/>
      <w:bookmarkEnd w:id="10283"/>
      <w:bookmarkEnd w:id="10284"/>
    </w:p>
    <w:p w:rsidR="00E4476F" w:rsidRPr="00E77497" w:rsidRDefault="00E4476F" w:rsidP="00E4476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rsidR="00E4476F" w:rsidRPr="00E77497" w:rsidRDefault="00E4476F" w:rsidP="00E4476F">
      <w:r w:rsidRPr="00E77497">
        <w:t xml:space="preserve">When the </w:t>
      </w:r>
      <w:r w:rsidRPr="00E77497">
        <w:rPr>
          <w:rFonts w:ascii="Courier New" w:hAnsi="Courier New"/>
          <w:b/>
        </w:rPr>
        <w:t>parseFloat</w:t>
      </w:r>
      <w:r w:rsidRPr="00E77497">
        <w:t xml:space="preserve"> function is called, the following steps are taken:</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E4476F" w:rsidRDefault="00E4476F" w:rsidP="00E4476F">
      <w:pPr>
        <w:pStyle w:val="M4"/>
        <w:numPr>
          <w:ilvl w:val="0"/>
          <w:numId w:val="156"/>
        </w:numPr>
        <w:tabs>
          <w:tab w:val="num" w:pos="1721"/>
        </w:tabs>
        <w:spacing w:after="0"/>
      </w:pPr>
      <w:r>
        <w:t>ReturnIfAbrupt(</w:t>
      </w:r>
      <w:r w:rsidRPr="00E77497">
        <w:rPr>
          <w:i/>
        </w:rPr>
        <w:t>inputString</w:t>
      </w:r>
      <w:r>
        <w:t>).</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rsidR="00E4476F" w:rsidRPr="00E77497" w:rsidRDefault="00E4476F" w:rsidP="00E4476F">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w:instrText>
      </w:r>
      <w:r>
        <w:fldChar w:fldCharType="separate"/>
      </w:r>
      <w:r w:rsidR="00460CAC">
        <w:t>7.1.3.1</w:t>
      </w:r>
      <w:r>
        <w:fldChar w:fldCharType="end"/>
      </w:r>
      <w:r w:rsidRPr="00E77497">
        <w:t xml:space="preserve">), return </w:t>
      </w:r>
      <w:r w:rsidRPr="00E77497">
        <w:rPr>
          <w:b/>
        </w:rPr>
        <w:t>NaN</w:t>
      </w:r>
      <w:r w:rsidRPr="00E77497">
        <w:t>.</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rsidR="00E4476F" w:rsidRPr="00E77497" w:rsidRDefault="00E4476F" w:rsidP="00E4476F">
      <w:pPr>
        <w:pStyle w:val="M4"/>
        <w:numPr>
          <w:ilvl w:val="0"/>
          <w:numId w:val="156"/>
        </w:numPr>
        <w:tabs>
          <w:tab w:val="num" w:pos="1721"/>
        </w:tabs>
      </w:pPr>
      <w:r w:rsidRPr="00E77497">
        <w:t xml:space="preserve">Return the Number value for the MV of </w:t>
      </w:r>
      <w:r w:rsidRPr="00E77497">
        <w:rPr>
          <w:i/>
        </w:rPr>
        <w:t>numberString</w:t>
      </w:r>
      <w:r w:rsidRPr="00E77497">
        <w:t>.</w:t>
      </w:r>
    </w:p>
    <w:p w:rsidR="00E4476F" w:rsidRPr="00E77497" w:rsidRDefault="00E4476F" w:rsidP="00E4476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rsidR="004C02EF" w:rsidRPr="00C7794D" w:rsidRDefault="004C02EF" w:rsidP="00E4476F">
      <w:pPr>
        <w:pStyle w:val="Heading3"/>
      </w:pPr>
      <w:bookmarkStart w:id="10285" w:name="_Toc368050660"/>
      <w:r w:rsidRPr="00E77497">
        <w:lastRenderedPageBreak/>
        <w:t>parseInt (string , radix</w:t>
      </w:r>
      <w:bookmarkEnd w:id="10269"/>
      <w:bookmarkEnd w:id="10270"/>
      <w:bookmarkEnd w:id="10271"/>
      <w:r w:rsidRPr="00E77497">
        <w:t>)</w:t>
      </w:r>
      <w:bookmarkEnd w:id="10276"/>
      <w:bookmarkEnd w:id="10285"/>
    </w:p>
    <w:p w:rsidR="004C02EF" w:rsidRPr="00E77497" w:rsidRDefault="004C02EF" w:rsidP="00BA2DF2">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rsidR="004C02EF" w:rsidRPr="00E77497" w:rsidRDefault="004C02EF" w:rsidP="00BA2DF2">
      <w:r w:rsidRPr="00E77497">
        <w:t xml:space="preserve">When the </w:t>
      </w:r>
      <w:r w:rsidRPr="00E77497">
        <w:rPr>
          <w:rFonts w:ascii="Courier New" w:hAnsi="Courier New"/>
          <w:b/>
        </w:rPr>
        <w:t>parseInt</w:t>
      </w:r>
      <w:r w:rsidRPr="00E77497">
        <w:t xml:space="preserve"> function is called, the following steps are taken:</w:t>
      </w:r>
    </w:p>
    <w:p w:rsidR="004C02EF" w:rsidRPr="00E77497" w:rsidRDefault="004C02EF" w:rsidP="00BA2DF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BA2DF2">
      <w:pPr>
        <w:pStyle w:val="M4"/>
        <w:numPr>
          <w:ilvl w:val="0"/>
          <w:numId w:val="155"/>
        </w:numPr>
        <w:tabs>
          <w:tab w:val="num" w:pos="1721"/>
        </w:tabs>
        <w:spacing w:after="0"/>
      </w:pPr>
      <w:r>
        <w:t>ReturnIfAbrupt(</w:t>
      </w:r>
      <w:r w:rsidRPr="005D4B87">
        <w:rPr>
          <w:i/>
        </w:rPr>
        <w:t>string</w:t>
      </w:r>
      <w:r>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sign</w:t>
      </w:r>
      <w:r w:rsidRPr="00E77497">
        <w:t xml:space="preserve"> be 1.</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rsidR="005D4B87" w:rsidRDefault="005D4B87" w:rsidP="00BA2DF2">
      <w:pPr>
        <w:pStyle w:val="M4"/>
        <w:numPr>
          <w:ilvl w:val="0"/>
          <w:numId w:val="155"/>
        </w:numPr>
        <w:tabs>
          <w:tab w:val="num" w:pos="1721"/>
        </w:tabs>
        <w:spacing w:after="0"/>
      </w:pPr>
      <w:r>
        <w:t>ReturnIfAbrupt(</w:t>
      </w:r>
      <w:r>
        <w:rPr>
          <w:i/>
        </w:rPr>
        <w:t>R</w:t>
      </w:r>
      <w:r>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rsidR="004C02EF" w:rsidRPr="00E77497" w:rsidRDefault="004C02EF" w:rsidP="00BA2DF2">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rsidR="004C02EF" w:rsidRPr="00E77497" w:rsidRDefault="004C02EF" w:rsidP="00BA2DF2">
      <w:pPr>
        <w:pStyle w:val="M4"/>
        <w:numPr>
          <w:ilvl w:val="1"/>
          <w:numId w:val="155"/>
        </w:numPr>
        <w:spacing w:after="0"/>
      </w:pPr>
      <w:r w:rsidRPr="00E77497">
        <w:t xml:space="preserve">Let </w:t>
      </w:r>
      <w:r w:rsidRPr="00E77497">
        <w:rPr>
          <w:i/>
        </w:rPr>
        <w:t>R</w:t>
      </w:r>
      <w:r w:rsidRPr="00E77497">
        <w:t xml:space="preserve"> = 10.</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rsidR="004C02EF" w:rsidRPr="00E77497" w:rsidRDefault="004C02EF" w:rsidP="00BA2DF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rsidR="004C02EF" w:rsidRPr="00E77497" w:rsidRDefault="004C02EF" w:rsidP="00BA2DF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rsidR="004C02EF" w:rsidRPr="00E77497" w:rsidRDefault="004C02EF" w:rsidP="00BA2DF2">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rsidR="004C02EF" w:rsidRPr="00546435" w:rsidRDefault="004C02EF" w:rsidP="00E4476F">
      <w:pPr>
        <w:pStyle w:val="Heading2"/>
      </w:pPr>
      <w:bookmarkStart w:id="10286" w:name="_Ref456003831"/>
      <w:bookmarkStart w:id="10287" w:name="_Toc472818905"/>
      <w:bookmarkStart w:id="10288" w:name="_Toc235503483"/>
      <w:bookmarkStart w:id="10289" w:name="_Toc241509258"/>
      <w:bookmarkStart w:id="10290" w:name="_Toc244416745"/>
      <w:bookmarkStart w:id="10291" w:name="_Toc276631109"/>
      <w:bookmarkStart w:id="10292" w:name="_Toc393690358"/>
      <w:bookmarkStart w:id="10293" w:name="_Toc382212249"/>
      <w:bookmarkStart w:id="10294" w:name="_Toc382212812"/>
      <w:bookmarkStart w:id="10295" w:name="_Toc382291601"/>
      <w:bookmarkStart w:id="10296" w:name="_Toc385672254"/>
      <w:bookmarkStart w:id="10297" w:name="_Toc368050661"/>
      <w:r w:rsidRPr="00546435">
        <w:t>URI Handling Function Properties</w:t>
      </w:r>
      <w:bookmarkEnd w:id="10286"/>
      <w:bookmarkEnd w:id="10287"/>
      <w:bookmarkEnd w:id="10288"/>
      <w:bookmarkEnd w:id="10289"/>
      <w:bookmarkEnd w:id="10290"/>
      <w:bookmarkEnd w:id="10291"/>
      <w:bookmarkEnd w:id="10297"/>
    </w:p>
    <w:p w:rsidR="004C02EF" w:rsidRPr="00A67AF2" w:rsidRDefault="004C02EF" w:rsidP="00BA2DF2">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sidR="002021D1">
        <w:rPr>
          <w:rFonts w:ascii="Times New Roman" w:hAnsi="Times New Roman"/>
        </w:rPr>
        <w:fldChar w:fldCharType="begin"/>
      </w:r>
      <w:r w:rsidR="002021D1">
        <w:rPr>
          <w:rFonts w:ascii="Times New Roman" w:hAnsi="Times New Roman"/>
        </w:rPr>
        <w:instrText xml:space="preserve"> REF _Ref456003675 \r \h </w:instrText>
      </w:r>
      <w:r w:rsidR="002021D1">
        <w:rPr>
          <w:rFonts w:ascii="Times New Roman" w:hAnsi="Times New Roman"/>
        </w:rPr>
      </w:r>
      <w:r w:rsidR="002021D1">
        <w:rPr>
          <w:rFonts w:ascii="Times New Roman" w:hAnsi="Times New Roman"/>
        </w:rPr>
        <w:fldChar w:fldCharType="separate"/>
      </w:r>
      <w:r w:rsidR="00460CAC">
        <w:rPr>
          <w:rFonts w:ascii="Times New Roman" w:hAnsi="Times New Roman"/>
        </w:rPr>
        <w:t>18.3.1</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_Ref365541510 \r \h </w:instrText>
      </w:r>
      <w:r w:rsidR="002021D1">
        <w:rPr>
          <w:rFonts w:ascii="Times New Roman" w:hAnsi="Times New Roman"/>
        </w:rPr>
      </w:r>
      <w:r w:rsidR="002021D1">
        <w:rPr>
          <w:rFonts w:ascii="Times New Roman" w:hAnsi="Times New Roman"/>
        </w:rPr>
        <w:fldChar w:fldCharType="separate"/>
      </w:r>
      <w:r w:rsidR="00460CAC">
        <w:rPr>
          <w:rFonts w:ascii="Times New Roman" w:hAnsi="Times New Roman"/>
        </w:rPr>
        <w:t>18.3.2</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460CAC">
        <w:rPr>
          <w:rFonts w:ascii="Times New Roman" w:hAnsi="Times New Roman"/>
        </w:rPr>
        <w:t>18.3.3</w:t>
      </w:r>
      <w:r w:rsidR="002021D1">
        <w:rPr>
          <w:rFonts w:ascii="Times New Roman" w:hAnsi="Times New Roman"/>
        </w:rPr>
        <w:fldChar w:fldCharType="end"/>
      </w:r>
      <w:r w:rsidRPr="00A67AF2">
        <w:rPr>
          <w:rFonts w:ascii="Times New Roman" w:hAnsi="Times New Roman"/>
        </w:rPr>
        <w:t xml:space="preserve"> and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460CAC">
        <w:rPr>
          <w:rFonts w:ascii="Times New Roman" w:hAnsi="Times New Roman"/>
        </w:rPr>
        <w:t>18.3.3</w:t>
      </w:r>
      <w:r w:rsidR="002021D1">
        <w:rPr>
          <w:rFonts w:ascii="Times New Roman" w:hAnsi="Times New Roman"/>
        </w:rPr>
        <w:fldChar w:fldCharType="end"/>
      </w:r>
      <w:r w:rsidRPr="00A67AF2">
        <w:rPr>
          <w:rFonts w:ascii="Times New Roman" w:hAnsi="Times New Roman"/>
        </w:rPr>
        <w:t>.</w:t>
      </w:r>
    </w:p>
    <w:p w:rsidR="004C02EF" w:rsidRPr="00E77497" w:rsidRDefault="004C02EF" w:rsidP="00BA2DF2">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rsidR="004C02EF" w:rsidRPr="00E77497" w:rsidRDefault="004C02EF" w:rsidP="00BA2DF2">
      <w:r w:rsidRPr="00E77497">
        <w:t>A URI is composed of a sequence of components separated by component separators. The general form is:</w:t>
      </w:r>
    </w:p>
    <w:p w:rsidR="004C02EF" w:rsidRPr="00E77497" w:rsidRDefault="004C02EF" w:rsidP="00BA2DF2">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rsidR="004C02EF" w:rsidRPr="00E77497" w:rsidRDefault="004C02EF" w:rsidP="00BA2DF2">
      <w:r w:rsidRPr="00E77497">
        <w:lastRenderedPageBreak/>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w:t>
      </w:r>
      <w:ins w:id="10298" w:author="Rev 19 Allen Wirfs-Brock" w:date="2013-09-26T17:35:00Z">
        <w:r w:rsidR="00284A05">
          <w:t>n</w:t>
        </w:r>
      </w:ins>
      <w:r w:rsidRPr="00E77497">
        <w:t xml:space="preserve"> URI; they assume that any reserved characters represent text and so must be encoded so that they are not interpreted as reserved characters when the component is part of a complete URI.</w:t>
      </w:r>
    </w:p>
    <w:p w:rsidR="004C02EF" w:rsidRPr="00E77497" w:rsidRDefault="004C02EF" w:rsidP="00BA2DF2">
      <w:r w:rsidRPr="00E77497">
        <w:t>The following lexical grammar specifies the form of encoded URIs.</w:t>
      </w:r>
    </w:p>
    <w:p w:rsidR="004C02EF" w:rsidRPr="00E77497" w:rsidRDefault="004C02EF" w:rsidP="00BA2DF2">
      <w:pPr>
        <w:pStyle w:val="Syntax"/>
      </w:pPr>
      <w:r w:rsidRPr="00E77497">
        <w:t>Syntax</w:t>
      </w:r>
    </w:p>
    <w:p w:rsidR="004C02EF" w:rsidRPr="00E77497" w:rsidRDefault="004C02EF" w:rsidP="00BA2DF2">
      <w:pPr>
        <w:pStyle w:val="SyntaxRule"/>
      </w:pPr>
      <w:r w:rsidRPr="00E77497">
        <w:t xml:space="preserve">uri </w:t>
      </w:r>
      <w:r w:rsidRPr="00E77497">
        <w:rPr>
          <w:rFonts w:ascii="Arial" w:hAnsi="Arial"/>
          <w:b/>
          <w:i w:val="0"/>
        </w:rPr>
        <w:t>:::</w:t>
      </w:r>
    </w:p>
    <w:p w:rsidR="004C02EF" w:rsidRPr="00E77497" w:rsidRDefault="004C02EF" w:rsidP="00BA2DF2">
      <w:pPr>
        <w:pStyle w:val="SyntaxDefinition"/>
      </w:pPr>
      <w:r w:rsidRPr="00E77497">
        <w:t>uriCharacters</w:t>
      </w:r>
      <w:r w:rsidRPr="00E77497">
        <w:rPr>
          <w:rFonts w:ascii="Arial" w:hAnsi="Arial" w:cs="Arial"/>
          <w:i w:val="0"/>
          <w:vertAlign w:val="subscript"/>
        </w:rPr>
        <w:t>opt</w:t>
      </w:r>
    </w:p>
    <w:p w:rsidR="004C02EF" w:rsidRPr="00E77497" w:rsidRDefault="004C02EF" w:rsidP="00BA2DF2">
      <w:pPr>
        <w:pStyle w:val="SyntaxRule"/>
      </w:pPr>
      <w:r w:rsidRPr="00E77497">
        <w:t xml:space="preserve">uriCharacters </w:t>
      </w:r>
      <w:r w:rsidRPr="00E77497">
        <w:rPr>
          <w:rFonts w:ascii="Arial" w:hAnsi="Arial"/>
          <w:b/>
          <w:i w:val="0"/>
        </w:rPr>
        <w:t>:::</w:t>
      </w:r>
    </w:p>
    <w:p w:rsidR="004C02EF" w:rsidRPr="00E77497" w:rsidRDefault="004C02EF" w:rsidP="00BA2DF2">
      <w:pPr>
        <w:pStyle w:val="SyntaxDefinition"/>
      </w:pPr>
      <w:r w:rsidRPr="00E77497">
        <w:t>uriCharacter uriCharacters</w:t>
      </w:r>
      <w:r w:rsidRPr="00E77497">
        <w:rPr>
          <w:rFonts w:ascii="Arial" w:hAnsi="Arial" w:cs="Arial"/>
          <w:i w:val="0"/>
          <w:vertAlign w:val="subscript"/>
        </w:rPr>
        <w:t>opt</w:t>
      </w:r>
    </w:p>
    <w:p w:rsidR="004C02EF" w:rsidRPr="00E77497" w:rsidRDefault="004C02EF" w:rsidP="00BA2DF2">
      <w:pPr>
        <w:pStyle w:val="SyntaxRule"/>
      </w:pPr>
      <w:r w:rsidRPr="00E77497">
        <w:t xml:space="preserve">uriCharacter </w:t>
      </w:r>
      <w:r w:rsidRPr="00E77497">
        <w:rPr>
          <w:rFonts w:ascii="Arial" w:hAnsi="Arial"/>
          <w:b/>
          <w:i w:val="0"/>
        </w:rPr>
        <w:t>:::</w:t>
      </w:r>
    </w:p>
    <w:p w:rsidR="004C02EF" w:rsidRPr="00E77497" w:rsidRDefault="004C02EF" w:rsidP="00BA2DF2">
      <w:pPr>
        <w:pStyle w:val="SyntaxDefinition"/>
      </w:pPr>
      <w:r w:rsidRPr="00E77497">
        <w:t>uriReserved</w:t>
      </w:r>
      <w:r w:rsidRPr="00E77497">
        <w:br/>
        <w:t>uriUnescaped</w:t>
      </w:r>
      <w:r w:rsidRPr="00E77497">
        <w:br/>
        <w:t>uriEscaped</w:t>
      </w:r>
    </w:p>
    <w:p w:rsidR="004C02EF" w:rsidRPr="00E77497" w:rsidRDefault="004C02EF" w:rsidP="00BA2DF2">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  ?  :  @  &amp;  =  +  $  ,</w:t>
      </w:r>
    </w:p>
    <w:p w:rsidR="004C02EF" w:rsidRPr="00E77497" w:rsidRDefault="004C02EF" w:rsidP="00BA2DF2">
      <w:pPr>
        <w:pStyle w:val="SyntaxRule"/>
      </w:pPr>
      <w:r w:rsidRPr="00E77497">
        <w:t xml:space="preserve">uriUnescaped </w:t>
      </w:r>
      <w:r w:rsidRPr="00E77497">
        <w:rPr>
          <w:rFonts w:ascii="Arial" w:hAnsi="Arial"/>
          <w:b/>
          <w:i w:val="0"/>
        </w:rPr>
        <w:t>:::</w:t>
      </w:r>
    </w:p>
    <w:p w:rsidR="004C02EF" w:rsidRPr="00E77497" w:rsidRDefault="004C02EF" w:rsidP="00BA2DF2">
      <w:pPr>
        <w:pStyle w:val="SyntaxDefinition"/>
      </w:pPr>
      <w:r w:rsidRPr="00E77497">
        <w:t>uriAlpha</w:t>
      </w:r>
      <w:r w:rsidRPr="00E77497">
        <w:br/>
        <w:t>DecimalDigit</w:t>
      </w:r>
      <w:r w:rsidRPr="00E77497">
        <w:br/>
        <w:t>uriMark</w:t>
      </w:r>
    </w:p>
    <w:p w:rsidR="004C02EF" w:rsidRPr="00E77497" w:rsidRDefault="004C02EF" w:rsidP="00BA2DF2">
      <w:pPr>
        <w:pStyle w:val="SyntaxRule"/>
      </w:pPr>
      <w:r w:rsidRPr="00E77497">
        <w:t xml:space="preserve">uriEscaped </w:t>
      </w:r>
      <w:r w:rsidRPr="00E77497">
        <w:rPr>
          <w:rFonts w:ascii="Arial" w:hAnsi="Arial"/>
          <w:b/>
          <w:i w:val="0"/>
        </w:rPr>
        <w:t>:::</w:t>
      </w:r>
    </w:p>
    <w:p w:rsidR="004C02EF" w:rsidRPr="00E77497" w:rsidRDefault="004C02EF" w:rsidP="00BA2DF2">
      <w:pPr>
        <w:pStyle w:val="SyntaxDefinition"/>
      </w:pPr>
      <w:r w:rsidRPr="00E77497">
        <w:rPr>
          <w:rFonts w:ascii="Courier New" w:hAnsi="Courier New"/>
          <w:b/>
          <w:i w:val="0"/>
        </w:rPr>
        <w:t>%</w:t>
      </w:r>
      <w:r w:rsidRPr="00E77497">
        <w:t xml:space="preserve"> HexDigit HexDigit</w:t>
      </w:r>
    </w:p>
    <w:p w:rsidR="004C02EF" w:rsidRPr="00E77497" w:rsidRDefault="004C02EF" w:rsidP="00BA2DF2">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BA2DF2">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_  .  !  ~  *  '  (  )</w:t>
      </w:r>
    </w:p>
    <w:p w:rsidR="004C02EF" w:rsidRPr="00E77497" w:rsidRDefault="004C02EF" w:rsidP="00BA2DF2">
      <w:pPr>
        <w:pStyle w:val="Note"/>
      </w:pPr>
      <w:r w:rsidRPr="00E77497">
        <w:t>NOTE</w:t>
      </w:r>
      <w:r w:rsidRPr="00E77497">
        <w:tab/>
        <w:t xml:space="preserve">The above syntax is based upon RFC 2396 and does not reflect changes introduced by the more recent RFC 3986.  </w:t>
      </w:r>
    </w:p>
    <w:p w:rsidR="00CA30A6" w:rsidRPr="00E77497" w:rsidRDefault="00CA30A6" w:rsidP="00BA2DF2">
      <w:pPr>
        <w:keepNext/>
        <w:rPr>
          <w:rFonts w:ascii="Helvetica" w:hAnsi="Helvetica"/>
          <w:b/>
        </w:rPr>
      </w:pPr>
      <w:r w:rsidRPr="00E77497">
        <w:rPr>
          <w:rFonts w:ascii="Helvetica" w:hAnsi="Helvetica"/>
          <w:b/>
        </w:rPr>
        <w:t>Runtime Semantics</w:t>
      </w:r>
    </w:p>
    <w:p w:rsidR="004C02EF" w:rsidRPr="00E77497" w:rsidRDefault="004C02EF" w:rsidP="00BA2DF2">
      <w:r w:rsidRPr="00E77497">
        <w:t>When a character to be included in a</w:t>
      </w:r>
      <w:ins w:id="10299" w:author="Rev 19 Allen Wirfs-Brock" w:date="2013-09-26T17:35:00Z">
        <w:r w:rsidR="00284A05">
          <w:t>n</w:t>
        </w:r>
      </w:ins>
      <w:r w:rsidRPr="00E77497">
        <w:t xml:space="preserve">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rsidR="00E435B1" w:rsidRDefault="00E435B1" w:rsidP="00BA2DF2">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p>
    <w:p w:rsidR="004C02EF" w:rsidRPr="00E77497" w:rsidRDefault="004C02EF" w:rsidP="00BA2DF2">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rsidR="004C02EF" w:rsidRPr="00E77497" w:rsidRDefault="004C02EF" w:rsidP="00BA2DF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BA2DF2">
      <w:pPr>
        <w:pStyle w:val="M3"/>
        <w:numPr>
          <w:ilvl w:val="0"/>
          <w:numId w:val="159"/>
        </w:numPr>
        <w:spacing w:after="0"/>
      </w:pPr>
      <w:r w:rsidRPr="00E77497">
        <w:t xml:space="preserve">Let </w:t>
      </w:r>
      <w:r w:rsidRPr="00E77497">
        <w:rPr>
          <w:i/>
        </w:rPr>
        <w:t>R</w:t>
      </w:r>
      <w:r w:rsidRPr="00E77497">
        <w:t xml:space="preserve"> be the empty String.</w:t>
      </w:r>
    </w:p>
    <w:p w:rsidR="004C02EF" w:rsidRPr="00E77497" w:rsidRDefault="004C02EF" w:rsidP="00BA2DF2">
      <w:pPr>
        <w:pStyle w:val="M3"/>
        <w:numPr>
          <w:ilvl w:val="0"/>
          <w:numId w:val="159"/>
        </w:numPr>
        <w:spacing w:after="0"/>
      </w:pPr>
      <w:r w:rsidRPr="00E77497">
        <w:lastRenderedPageBreak/>
        <w:t xml:space="preserve">Let </w:t>
      </w:r>
      <w:r w:rsidRPr="00E77497">
        <w:rPr>
          <w:i/>
        </w:rPr>
        <w:t>k</w:t>
      </w:r>
      <w:r w:rsidRPr="00E77497">
        <w:t xml:space="preserve"> be 0.</w:t>
      </w:r>
    </w:p>
    <w:p w:rsidR="004C02EF" w:rsidRPr="00E77497" w:rsidRDefault="004C02EF" w:rsidP="00BA2DF2">
      <w:pPr>
        <w:pStyle w:val="M3"/>
        <w:numPr>
          <w:ilvl w:val="0"/>
          <w:numId w:val="159"/>
        </w:numPr>
        <w:spacing w:after="0"/>
      </w:pPr>
      <w:r w:rsidRPr="00E77497">
        <w:t>Repeat</w:t>
      </w:r>
    </w:p>
    <w:p w:rsidR="004C02EF" w:rsidRPr="00E77497" w:rsidRDefault="004C02EF" w:rsidP="00BA2DF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BA2DF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rsidR="004C02EF" w:rsidRPr="00E77497" w:rsidRDefault="004C02EF" w:rsidP="00BA2DF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rsidR="004C02EF" w:rsidRPr="00E77497" w:rsidRDefault="004C02EF" w:rsidP="00BA2DF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w:t>
      </w:r>
      <w:ins w:id="10300" w:author="Rev 19 Allen Wirfs-Brock" w:date="2013-09-26T17:35: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rsidR="004C02EF" w:rsidRPr="00E77497" w:rsidRDefault="004C02EF" w:rsidP="00BA2DF2">
      <w:pPr>
        <w:pStyle w:val="M3"/>
        <w:numPr>
          <w:ilvl w:val="2"/>
          <w:numId w:val="159"/>
        </w:numPr>
        <w:spacing w:after="0"/>
      </w:pPr>
      <w:r w:rsidRPr="00E77497">
        <w:t xml:space="preserve">Else, </w:t>
      </w:r>
    </w:p>
    <w:p w:rsidR="004C02EF" w:rsidRPr="00E77497" w:rsidRDefault="004C02EF" w:rsidP="00BA2DF2">
      <w:pPr>
        <w:pStyle w:val="M3"/>
        <w:numPr>
          <w:ilvl w:val="3"/>
          <w:numId w:val="159"/>
        </w:numPr>
        <w:spacing w:after="0"/>
      </w:pPr>
      <w:r w:rsidRPr="00E77497">
        <w:t xml:space="preserve">Increase </w:t>
      </w:r>
      <w:r w:rsidRPr="00E77497">
        <w:rPr>
          <w:i/>
        </w:rPr>
        <w:t>k</w:t>
      </w:r>
      <w:r w:rsidRPr="00E77497">
        <w:t xml:space="preserve"> by 1.</w:t>
      </w:r>
    </w:p>
    <w:p w:rsidR="004C02EF" w:rsidRPr="00E77497" w:rsidRDefault="004C02EF" w:rsidP="00BA2DF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throw a</w:t>
      </w:r>
      <w:ins w:id="10301" w:author="Rev 19 Allen Wirfs-Brock" w:date="2013-09-26T17:35: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3"/>
          <w:numId w:val="159"/>
        </w:numPr>
        <w:spacing w:after="0"/>
      </w:pPr>
      <w:r w:rsidRPr="00E77497">
        <w:t xml:space="preserve">If </w:t>
      </w:r>
      <w:r w:rsidRPr="00E77497">
        <w:rPr>
          <w:i/>
        </w:rPr>
        <w:t>kChar</w:t>
      </w:r>
      <w:r w:rsidRPr="00E77497">
        <w:t xml:space="preserve"> is less than 0xDC00 or greater than 0xDFFF, throw a</w:t>
      </w:r>
      <w:ins w:id="10302"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rsidR="004C02EF" w:rsidRPr="00E77497" w:rsidRDefault="004C02EF" w:rsidP="00BA2DF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rsidR="004C02EF" w:rsidRPr="00E77497" w:rsidRDefault="004C02EF" w:rsidP="00BA2DF2">
      <w:pPr>
        <w:pStyle w:val="M3"/>
        <w:numPr>
          <w:ilvl w:val="2"/>
          <w:numId w:val="159"/>
        </w:numPr>
        <w:spacing w:after="0"/>
      </w:pPr>
      <w:r w:rsidRPr="00E77497">
        <w:t xml:space="preserve">Let </w:t>
      </w:r>
      <w:r w:rsidRPr="00E77497">
        <w:rPr>
          <w:i/>
        </w:rPr>
        <w:t>j</w:t>
      </w:r>
      <w:r w:rsidRPr="00E77497">
        <w:t xml:space="preserve"> be 0.</w:t>
      </w:r>
    </w:p>
    <w:p w:rsidR="004C02EF" w:rsidRPr="00E77497" w:rsidRDefault="004C02EF" w:rsidP="00BA2DF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rsidR="004C02EF" w:rsidRPr="00E77497" w:rsidRDefault="004C02EF" w:rsidP="00BA2DF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rsidR="004C02EF" w:rsidRPr="00E77497" w:rsidRDefault="004C02EF" w:rsidP="00BA2DF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rsidR="004C02EF" w:rsidRPr="00E77497" w:rsidRDefault="004C02EF" w:rsidP="00BA2DF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3"/>
          <w:numId w:val="159"/>
        </w:numPr>
        <w:spacing w:after="0"/>
      </w:pPr>
      <w:r w:rsidRPr="00E77497">
        <w:t xml:space="preserve">Increase </w:t>
      </w:r>
      <w:r w:rsidRPr="00E77497">
        <w:rPr>
          <w:i/>
        </w:rPr>
        <w:t>j</w:t>
      </w:r>
      <w:r w:rsidRPr="00E77497">
        <w:t xml:space="preserve"> by 1.</w:t>
      </w:r>
    </w:p>
    <w:p w:rsidR="004C02EF" w:rsidRPr="00E77497" w:rsidRDefault="004C02EF" w:rsidP="00BA2DF2">
      <w:pPr>
        <w:pStyle w:val="M3"/>
        <w:numPr>
          <w:ilvl w:val="1"/>
          <w:numId w:val="159"/>
        </w:numPr>
        <w:spacing w:after="220"/>
      </w:pPr>
      <w:r w:rsidRPr="00E77497">
        <w:t xml:space="preserve">Increase </w:t>
      </w:r>
      <w:r w:rsidRPr="00E77497">
        <w:rPr>
          <w:i/>
        </w:rPr>
        <w:t>k</w:t>
      </w:r>
      <w:r w:rsidRPr="00E77497">
        <w:t xml:space="preserve"> by 1.</w:t>
      </w:r>
    </w:p>
    <w:p w:rsidR="00E435B1" w:rsidRDefault="00E435B1" w:rsidP="00BA2DF2">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rsidR="004C02EF" w:rsidRPr="00E77497" w:rsidRDefault="004C02EF" w:rsidP="00BA2DF2">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rsidR="004C02EF" w:rsidRPr="00E77497" w:rsidRDefault="004C02EF" w:rsidP="00BA2DF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BA2DF2">
      <w:pPr>
        <w:pStyle w:val="M3"/>
        <w:numPr>
          <w:ilvl w:val="0"/>
          <w:numId w:val="160"/>
        </w:numPr>
        <w:spacing w:after="0"/>
      </w:pPr>
      <w:r w:rsidRPr="00E77497">
        <w:t xml:space="preserve">Let </w:t>
      </w:r>
      <w:r w:rsidRPr="00E77497">
        <w:rPr>
          <w:i/>
        </w:rPr>
        <w:t>R</w:t>
      </w:r>
      <w:r w:rsidRPr="00E77497">
        <w:t xml:space="preserve"> be the empty String.</w:t>
      </w:r>
    </w:p>
    <w:p w:rsidR="004C02EF" w:rsidRPr="00E77497" w:rsidRDefault="004C02EF" w:rsidP="00BA2DF2">
      <w:pPr>
        <w:pStyle w:val="M3"/>
        <w:numPr>
          <w:ilvl w:val="0"/>
          <w:numId w:val="160"/>
        </w:numPr>
        <w:spacing w:after="0"/>
      </w:pPr>
      <w:r w:rsidRPr="00E77497">
        <w:t xml:space="preserve">Let </w:t>
      </w:r>
      <w:r w:rsidRPr="00E77497">
        <w:rPr>
          <w:i/>
        </w:rPr>
        <w:t>k</w:t>
      </w:r>
      <w:r w:rsidRPr="00E77497">
        <w:t xml:space="preserve"> be 0.</w:t>
      </w:r>
    </w:p>
    <w:p w:rsidR="004C02EF" w:rsidRPr="00E77497" w:rsidRDefault="004C02EF" w:rsidP="00BA2DF2">
      <w:pPr>
        <w:pStyle w:val="M3"/>
        <w:numPr>
          <w:ilvl w:val="0"/>
          <w:numId w:val="160"/>
        </w:numPr>
        <w:spacing w:after="0"/>
      </w:pPr>
      <w:r w:rsidRPr="00E77497">
        <w:t>Repeat</w:t>
      </w:r>
    </w:p>
    <w:p w:rsidR="004C02EF" w:rsidRPr="00E77497" w:rsidRDefault="004C02EF" w:rsidP="00BA2DF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BA2DF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rsidR="004C02EF" w:rsidRPr="00E77497" w:rsidRDefault="004C02EF" w:rsidP="00BA2DF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rsidR="004C02EF" w:rsidRPr="00E77497" w:rsidRDefault="004C02EF" w:rsidP="00BA2DF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rsidR="004C02EF" w:rsidRPr="00E77497" w:rsidRDefault="004C02EF" w:rsidP="00BA2DF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throw a</w:t>
      </w:r>
      <w:ins w:id="10303"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do not represent hexadecimal digits, throw a</w:t>
      </w:r>
      <w:ins w:id="10304"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BA2DF2">
      <w:pPr>
        <w:pStyle w:val="M3"/>
        <w:numPr>
          <w:ilvl w:val="2"/>
          <w:numId w:val="160"/>
        </w:numPr>
        <w:spacing w:after="0"/>
      </w:pPr>
      <w:r w:rsidRPr="00E77497">
        <w:t xml:space="preserve">Increment </w:t>
      </w:r>
      <w:r w:rsidRPr="00E77497">
        <w:rPr>
          <w:i/>
        </w:rPr>
        <w:t>k</w:t>
      </w:r>
      <w:r w:rsidRPr="00E77497">
        <w:t xml:space="preserve"> by 2.</w:t>
      </w:r>
    </w:p>
    <w:p w:rsidR="004C02EF" w:rsidRPr="00E77497" w:rsidRDefault="004C02EF" w:rsidP="00BA2DF2">
      <w:pPr>
        <w:pStyle w:val="M3"/>
        <w:numPr>
          <w:ilvl w:val="2"/>
          <w:numId w:val="160"/>
        </w:numPr>
        <w:spacing w:after="0"/>
      </w:pPr>
      <w:r w:rsidRPr="00E77497">
        <w:t xml:space="preserve">If the most significant bit in </w:t>
      </w:r>
      <w:r w:rsidRPr="00E77497">
        <w:rPr>
          <w:i/>
        </w:rPr>
        <w:t>B</w:t>
      </w:r>
      <w:r w:rsidRPr="00E77497">
        <w:t xml:space="preserve"> is 0, then</w:t>
      </w:r>
    </w:p>
    <w:p w:rsidR="004C02EF" w:rsidRPr="00E77497" w:rsidRDefault="004C02EF" w:rsidP="00BA2DF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rsidR="004C02EF" w:rsidRPr="00E77497" w:rsidRDefault="004C02EF" w:rsidP="00BA2DF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A2DF2">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rsidR="004C02EF" w:rsidRPr="00E77497" w:rsidRDefault="004C02EF" w:rsidP="00BA2DF2">
      <w:pPr>
        <w:pStyle w:val="M3"/>
        <w:numPr>
          <w:ilvl w:val="3"/>
          <w:numId w:val="160"/>
        </w:numPr>
        <w:spacing w:after="0"/>
      </w:pPr>
      <w:r w:rsidRPr="00E77497">
        <w:lastRenderedPageBreak/>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rsidR="004C02EF" w:rsidRPr="00E77497" w:rsidRDefault="004C02EF" w:rsidP="00BA2DF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w:t>
      </w:r>
      <w:ins w:id="10305"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rsidR="004C02EF" w:rsidRPr="00E77497" w:rsidRDefault="004C02EF" w:rsidP="00BA2DF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rsidR="004C02EF" w:rsidRPr="00E77497" w:rsidRDefault="004C02EF" w:rsidP="00BA2DF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throw a</w:t>
      </w:r>
      <w:ins w:id="10306"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Let </w:t>
      </w:r>
      <w:r w:rsidRPr="00E77497">
        <w:rPr>
          <w:i/>
        </w:rPr>
        <w:t>j</w:t>
      </w:r>
      <w:r w:rsidRPr="00E77497">
        <w:t xml:space="preserve"> be 1.</w:t>
      </w:r>
    </w:p>
    <w:p w:rsidR="004C02EF" w:rsidRPr="00E77497" w:rsidRDefault="004C02EF" w:rsidP="00BA2DF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1.</w:t>
      </w:r>
    </w:p>
    <w:p w:rsidR="004C02EF" w:rsidRPr="00E77497" w:rsidRDefault="004C02EF" w:rsidP="00BA2DF2">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throw a</w:t>
      </w:r>
      <w:ins w:id="10307"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w:t>
      </w:r>
      <w:ins w:id="10308"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BA2DF2">
      <w:pPr>
        <w:pStyle w:val="M3"/>
        <w:numPr>
          <w:ilvl w:val="4"/>
          <w:numId w:val="160"/>
        </w:numPr>
        <w:spacing w:after="0"/>
      </w:pPr>
      <w:r w:rsidRPr="00E77497">
        <w:t xml:space="preserve">If the two most significant bits in </w:t>
      </w:r>
      <w:r w:rsidRPr="00E77497">
        <w:rPr>
          <w:i/>
        </w:rPr>
        <w:t>B</w:t>
      </w:r>
      <w:r w:rsidRPr="00E77497">
        <w:t xml:space="preserve"> are not 10, throw a</w:t>
      </w:r>
      <w:ins w:id="10309"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2.</w:t>
      </w:r>
    </w:p>
    <w:p w:rsidR="004C02EF" w:rsidRPr="00E77497" w:rsidRDefault="004C02EF" w:rsidP="00BA2DF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rsidR="004C02EF" w:rsidRPr="00E77497" w:rsidRDefault="004C02EF" w:rsidP="00BA2DF2">
      <w:pPr>
        <w:pStyle w:val="M3"/>
        <w:numPr>
          <w:ilvl w:val="4"/>
          <w:numId w:val="160"/>
        </w:numPr>
        <w:spacing w:after="0"/>
      </w:pPr>
      <w:r w:rsidRPr="00E77497">
        <w:t xml:space="preserve">Increment </w:t>
      </w:r>
      <w:r w:rsidRPr="00E77497">
        <w:rPr>
          <w:i/>
        </w:rPr>
        <w:t>j</w:t>
      </w:r>
      <w:r w:rsidRPr="00E77497">
        <w:t xml:space="preserve"> by 1.</w:t>
      </w:r>
    </w:p>
    <w:p w:rsidR="004C02EF" w:rsidRPr="00E77497" w:rsidRDefault="004C02EF" w:rsidP="00BA2DF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w:t>
      </w:r>
      <w:ins w:id="10310" w:author="Rev 19 Allen Wirfs-Brock" w:date="2013-09-26T17:36:00Z">
        <w:r w:rsidR="00284A05">
          <w:t>n</w:t>
        </w:r>
      </w:ins>
      <w:r w:rsidRPr="00E77497">
        <w:t xml:space="preserve"> Unicode code point throw an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rsidR="004C02EF" w:rsidRPr="00E77497" w:rsidRDefault="004C02EF" w:rsidP="00BA2DF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rsidR="004C02EF" w:rsidRPr="00E77497" w:rsidRDefault="004C02EF" w:rsidP="00BA2DF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A2DF2">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rsidR="004C02EF" w:rsidRPr="00E77497" w:rsidRDefault="004C02EF" w:rsidP="00BA2DF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rsidR="004C02EF" w:rsidRPr="00E77497" w:rsidRDefault="004C02EF" w:rsidP="00BA2DF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rsidR="004C02EF" w:rsidRPr="00E77497" w:rsidRDefault="004C02EF" w:rsidP="00BA2DF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1"/>
          <w:numId w:val="160"/>
        </w:numPr>
      </w:pPr>
      <w:r w:rsidRPr="00E77497">
        <w:t xml:space="preserve">Increase </w:t>
      </w:r>
      <w:r w:rsidRPr="00E77497">
        <w:rPr>
          <w:i/>
        </w:rPr>
        <w:t>k</w:t>
      </w:r>
      <w:r w:rsidRPr="00E77497">
        <w:t xml:space="preserve"> by 1.</w:t>
      </w:r>
    </w:p>
    <w:p w:rsidR="004C02EF" w:rsidRPr="00E77497" w:rsidRDefault="004C02EF" w:rsidP="00BA2DF2">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rsidR="004C02EF" w:rsidRPr="00E77497" w:rsidRDefault="004C02EF" w:rsidP="00BA2DF2">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460CAC">
        <w:t xml:space="preserve">Table </w:t>
      </w:r>
      <w:r w:rsidR="00460CAC">
        <w:rPr>
          <w:noProof/>
        </w:rPr>
        <w:t>32</w:t>
      </w:r>
      <w:r w:rsidR="00071F21">
        <w:rPr>
          <w:sz w:val="18"/>
        </w:rPr>
        <w:fldChar w:fldCharType="end"/>
      </w:r>
      <w:r w:rsidRPr="00E77497">
        <w:rPr>
          <w:sz w:val="18"/>
        </w:rPr>
        <w:t>.</w:t>
      </w:r>
    </w:p>
    <w:p w:rsidR="004C02EF" w:rsidRPr="00E77497" w:rsidRDefault="00676727" w:rsidP="00BA2DF2">
      <w:pPr>
        <w:pStyle w:val="Tabletitle"/>
      </w:pPr>
      <w:bookmarkStart w:id="10311" w:name="_Ref327355453"/>
      <w:r>
        <w:t xml:space="preserve">Table </w:t>
      </w:r>
      <w:r>
        <w:fldChar w:fldCharType="begin"/>
      </w:r>
      <w:r>
        <w:instrText xml:space="preserve"> SEQ Table \* ARABIC </w:instrText>
      </w:r>
      <w:r>
        <w:fldChar w:fldCharType="separate"/>
      </w:r>
      <w:r w:rsidR="00460CAC">
        <w:rPr>
          <w:noProof/>
        </w:rPr>
        <w:t>32</w:t>
      </w:r>
      <w:r>
        <w:fldChar w:fldCharType="end"/>
      </w:r>
      <w:bookmarkEnd w:id="10311"/>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rsidR="004C02EF" w:rsidRPr="00E77497" w:rsidRDefault="004C02EF" w:rsidP="00BA2DF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rsidR="004C02EF" w:rsidRPr="00E77497" w:rsidRDefault="004C02EF" w:rsidP="00BA2DF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rsidTr="0027695A">
        <w:tc>
          <w:tcPr>
            <w:tcW w:w="2178" w:type="dxa"/>
            <w:tcBorders>
              <w:top w:val="nil"/>
            </w:tcBorders>
          </w:tcPr>
          <w:p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rsidR="004C02EF" w:rsidRPr="00E77497" w:rsidRDefault="004C02EF" w:rsidP="003E75AF">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rsidR="004C02EF" w:rsidRPr="00E77497" w:rsidRDefault="004C02EF" w:rsidP="00A95C0C">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8753E0">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052E66">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0x0080 - 0x07FF</w:t>
            </w:r>
          </w:p>
        </w:tc>
        <w:tc>
          <w:tcPr>
            <w:tcW w:w="2340" w:type="dxa"/>
          </w:tcPr>
          <w:p w:rsidR="004C02EF" w:rsidRPr="00E77497" w:rsidRDefault="004C02EF" w:rsidP="003E75AF">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8753E0">
            <w:pPr>
              <w:pStyle w:val="HTMLPreformatted"/>
              <w:keepNext/>
              <w:spacing w:after="0"/>
              <w:jc w:val="center"/>
              <w:rPr>
                <w:rFonts w:cs="Courier New"/>
                <w:sz w:val="18"/>
                <w:lang w:eastAsia="en-US"/>
              </w:rPr>
            </w:pPr>
          </w:p>
        </w:tc>
        <w:tc>
          <w:tcPr>
            <w:tcW w:w="1170" w:type="dxa"/>
          </w:tcPr>
          <w:p w:rsidR="004C02EF" w:rsidRPr="00E77497" w:rsidRDefault="004C02EF" w:rsidP="00052E66">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rsidR="004C02EF" w:rsidRPr="00E77497" w:rsidRDefault="004C02EF" w:rsidP="003E75AF">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8753E0">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052E66">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E75AF">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A95C0C">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A95C0C">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rsidR="004C02EF" w:rsidRPr="00E77497" w:rsidRDefault="004C02EF" w:rsidP="008753E0">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052E66">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rsidR="004C02EF" w:rsidRPr="00E77497" w:rsidRDefault="004C02EF" w:rsidP="00D45A1D">
            <w:pPr>
              <w:pStyle w:val="HTMLPreformatted"/>
              <w:keepNext/>
              <w:spacing w:after="0"/>
              <w:jc w:val="center"/>
              <w:rPr>
                <w:rFonts w:cs="Courier New"/>
                <w:b/>
                <w:sz w:val="18"/>
                <w:lang w:eastAsia="en-US"/>
              </w:rPr>
            </w:pPr>
          </w:p>
          <w:p w:rsidR="004C02EF" w:rsidRPr="00E77497" w:rsidRDefault="004C02EF" w:rsidP="00981659">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rsidR="004C02EF" w:rsidRPr="00E77497" w:rsidRDefault="004C02EF" w:rsidP="00981659">
            <w:pPr>
              <w:pStyle w:val="HTMLPreformatted"/>
              <w:keepNext/>
              <w:spacing w:after="0"/>
              <w:jc w:val="center"/>
              <w:rPr>
                <w:rFonts w:cs="Courier New"/>
                <w:b/>
                <w:sz w:val="18"/>
                <w:lang w:eastAsia="en-US"/>
              </w:rPr>
            </w:pPr>
          </w:p>
          <w:p w:rsidR="004C02EF" w:rsidRPr="00E77497" w:rsidRDefault="004C02EF" w:rsidP="00DA427D">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rsidR="004C02EF" w:rsidRPr="00E77497" w:rsidRDefault="004C02EF" w:rsidP="00E86857">
            <w:pPr>
              <w:pStyle w:val="HTMLPreformatted"/>
              <w:keepNext/>
              <w:spacing w:after="0"/>
              <w:jc w:val="center"/>
              <w:rPr>
                <w:rFonts w:cs="Courier New"/>
                <w:b/>
                <w:sz w:val="18"/>
                <w:lang w:eastAsia="en-US"/>
              </w:rPr>
            </w:pPr>
          </w:p>
          <w:p w:rsidR="004C02EF" w:rsidRPr="00E77497" w:rsidRDefault="004C02EF" w:rsidP="00E86857">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rsidR="004C02EF" w:rsidRPr="00E77497" w:rsidRDefault="004C02EF" w:rsidP="00C04626">
            <w:pPr>
              <w:pStyle w:val="HTMLPreformatted"/>
              <w:keepNext/>
              <w:spacing w:after="0"/>
              <w:jc w:val="center"/>
              <w:rPr>
                <w:rFonts w:cs="Courier New"/>
                <w:b/>
                <w:sz w:val="18"/>
                <w:lang w:eastAsia="en-US"/>
              </w:rPr>
            </w:pPr>
          </w:p>
          <w:p w:rsidR="004C02EF" w:rsidRPr="00E77497" w:rsidRDefault="004C02EF" w:rsidP="00C04626">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E75AF">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rsidR="004C02EF" w:rsidRPr="00E77497" w:rsidRDefault="004C02EF" w:rsidP="00A95C0C">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A95C0C">
            <w:pPr>
              <w:pStyle w:val="HTMLPreformatted"/>
              <w:keepNext/>
              <w:spacing w:after="0"/>
              <w:jc w:val="center"/>
              <w:rPr>
                <w:rFonts w:cs="Courier New"/>
                <w:i/>
                <w:sz w:val="18"/>
                <w:lang w:eastAsia="en-US"/>
              </w:rPr>
            </w:pPr>
          </w:p>
          <w:p w:rsidR="004C02EF" w:rsidRPr="00E77497" w:rsidRDefault="004C02EF" w:rsidP="008753E0">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052E66">
            <w:pPr>
              <w:pStyle w:val="HTMLPreformatted"/>
              <w:keepNext/>
              <w:spacing w:after="0"/>
              <w:jc w:val="center"/>
              <w:rPr>
                <w:rFonts w:cs="Courier New"/>
                <w:sz w:val="18"/>
                <w:lang w:eastAsia="en-US"/>
              </w:rPr>
            </w:pPr>
          </w:p>
        </w:tc>
        <w:tc>
          <w:tcPr>
            <w:tcW w:w="1260" w:type="dxa"/>
          </w:tcPr>
          <w:p w:rsidR="004C02EF" w:rsidRPr="00E77497" w:rsidRDefault="004C02EF" w:rsidP="00D45A1D">
            <w:pPr>
              <w:pStyle w:val="HTMLPreformatted"/>
              <w:keepNext/>
              <w:spacing w:after="0"/>
              <w:jc w:val="center"/>
              <w:rPr>
                <w:rFonts w:cs="Courier New"/>
                <w:sz w:val="18"/>
                <w:lang w:eastAsia="en-US"/>
              </w:rPr>
            </w:pPr>
          </w:p>
        </w:tc>
        <w:tc>
          <w:tcPr>
            <w:tcW w:w="1170" w:type="dxa"/>
          </w:tcPr>
          <w:p w:rsidR="004C02EF" w:rsidRPr="00E77497" w:rsidRDefault="004C02EF" w:rsidP="00981659">
            <w:pPr>
              <w:pStyle w:val="HTMLPreformatted"/>
              <w:keepNext/>
              <w:spacing w:after="0"/>
              <w:jc w:val="center"/>
              <w:rPr>
                <w:rFonts w:cs="Courier New"/>
                <w:sz w:val="18"/>
                <w:lang w:eastAsia="en-US"/>
              </w:rPr>
            </w:pPr>
          </w:p>
        </w:tc>
        <w:tc>
          <w:tcPr>
            <w:tcW w:w="1170" w:type="dxa"/>
          </w:tcPr>
          <w:p w:rsidR="004C02EF" w:rsidRPr="00E77497" w:rsidRDefault="004C02EF" w:rsidP="00981659">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rsidR="004C02EF" w:rsidRPr="00E77497" w:rsidRDefault="004C02EF" w:rsidP="003E75AF">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A95C0C">
            <w:pPr>
              <w:pStyle w:val="HTMLPreformatted"/>
              <w:keepNext/>
              <w:spacing w:after="0"/>
              <w:jc w:val="center"/>
              <w:rPr>
                <w:rFonts w:cs="Courier New"/>
                <w:b/>
                <w:sz w:val="18"/>
                <w:lang w:eastAsia="en-US"/>
              </w:rPr>
            </w:pPr>
          </w:p>
        </w:tc>
        <w:tc>
          <w:tcPr>
            <w:tcW w:w="1260" w:type="dxa"/>
          </w:tcPr>
          <w:p w:rsidR="004C02EF" w:rsidRPr="00E77497" w:rsidRDefault="004C02EF" w:rsidP="00A95C0C">
            <w:pPr>
              <w:pStyle w:val="HTMLPreformatted"/>
              <w:keepNext/>
              <w:spacing w:after="0"/>
              <w:jc w:val="center"/>
              <w:rPr>
                <w:rFonts w:cs="Courier New"/>
                <w:b/>
                <w:sz w:val="18"/>
                <w:lang w:eastAsia="en-US"/>
              </w:rPr>
            </w:pPr>
          </w:p>
        </w:tc>
        <w:tc>
          <w:tcPr>
            <w:tcW w:w="1170" w:type="dxa"/>
          </w:tcPr>
          <w:p w:rsidR="004C02EF" w:rsidRPr="00E77497" w:rsidRDefault="004C02EF" w:rsidP="008753E0">
            <w:pPr>
              <w:pStyle w:val="HTMLPreformatted"/>
              <w:keepNext/>
              <w:spacing w:after="0"/>
              <w:jc w:val="center"/>
              <w:rPr>
                <w:rFonts w:cs="Courier New"/>
                <w:b/>
                <w:sz w:val="18"/>
                <w:lang w:eastAsia="en-US"/>
              </w:rPr>
            </w:pPr>
          </w:p>
        </w:tc>
        <w:tc>
          <w:tcPr>
            <w:tcW w:w="1170" w:type="dxa"/>
          </w:tcPr>
          <w:p w:rsidR="004C02EF" w:rsidRPr="00E77497" w:rsidRDefault="004C02EF" w:rsidP="00052E66">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rsidR="004C02EF" w:rsidRPr="00E77497" w:rsidRDefault="004C02EF" w:rsidP="003E75AF">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A95C0C">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A95C0C">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8753E0">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052E66">
            <w:pPr>
              <w:pStyle w:val="HTMLPreformatted"/>
              <w:spacing w:after="0"/>
              <w:jc w:val="center"/>
              <w:rPr>
                <w:rFonts w:cs="Courier New"/>
                <w:b/>
                <w:sz w:val="18"/>
                <w:lang w:eastAsia="en-US"/>
              </w:rPr>
            </w:pPr>
          </w:p>
        </w:tc>
      </w:tr>
    </w:tbl>
    <w:p w:rsidR="004C02EF" w:rsidRPr="00E77497" w:rsidRDefault="004C02EF" w:rsidP="0092211F">
      <w:pPr>
        <w:pStyle w:val="HTMLPreformatted"/>
        <w:spacing w:after="0"/>
        <w:ind w:left="720"/>
      </w:pPr>
    </w:p>
    <w:p w:rsidR="004C02EF" w:rsidRPr="00E77497" w:rsidRDefault="004C02EF" w:rsidP="003E75AF">
      <w:pPr>
        <w:spacing w:after="120"/>
        <w:rPr>
          <w:sz w:val="18"/>
        </w:rPr>
      </w:pPr>
      <w:r w:rsidRPr="00E77497">
        <w:rPr>
          <w:sz w:val="18"/>
        </w:rPr>
        <w:t>Where</w:t>
      </w:r>
    </w:p>
    <w:p w:rsidR="004C02EF" w:rsidRPr="00E77497" w:rsidRDefault="004C02EF" w:rsidP="003E75A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rsidR="004C02EF" w:rsidRPr="00E77497" w:rsidRDefault="004C02EF" w:rsidP="00A95C0C">
      <w:pPr>
        <w:rPr>
          <w:sz w:val="18"/>
        </w:rPr>
      </w:pPr>
      <w:r w:rsidRPr="00E77497">
        <w:rPr>
          <w:sz w:val="18"/>
        </w:rPr>
        <w:t>to account for the addition of 0x10000 as in Surrogates, section 3.7, of the Unicode Standard.</w:t>
      </w:r>
    </w:p>
    <w:p w:rsidR="004C02EF" w:rsidRPr="00E77497" w:rsidRDefault="004C02EF" w:rsidP="00A95C0C">
      <w:pPr>
        <w:rPr>
          <w:sz w:val="18"/>
        </w:rPr>
      </w:pPr>
      <w:r w:rsidRPr="00E77497">
        <w:rPr>
          <w:sz w:val="18"/>
        </w:rPr>
        <w:t>The range of code unit values 0xD800-0xDFFF is used to encode surrogate pairs; the above transformation combines a</w:t>
      </w:r>
      <w:ins w:id="10312" w:author="Rev 19 Allen Wirfs-Brock" w:date="2013-09-26T17:37:00Z">
        <w:r w:rsidR="00284A05">
          <w:rPr>
            <w:sz w:val="18"/>
          </w:rPr>
          <w:t>n</w:t>
        </w:r>
      </w:ins>
      <w:r w:rsidRPr="00E77497">
        <w:rPr>
          <w:sz w:val="18"/>
        </w:rPr>
        <w:t xml:space="preserve"> UTF-16 surrogate pair into a</w:t>
      </w:r>
      <w:ins w:id="10313" w:author="Rev 19 Allen Wirfs-Brock" w:date="2013-09-26T17:37:00Z">
        <w:r w:rsidR="00284A05">
          <w:rPr>
            <w:sz w:val="18"/>
          </w:rPr>
          <w:t>n</w:t>
        </w:r>
      </w:ins>
      <w:r w:rsidRPr="00E77497">
        <w:rPr>
          <w:sz w:val="18"/>
        </w:rPr>
        <w:t xml:space="preserve"> UTF-32 representation and encodes the resulting 21-bit value in UTF-8. Decoding reconstructs the surrogate pair.</w:t>
      </w:r>
    </w:p>
    <w:p w:rsidR="004C02EF" w:rsidRPr="00E77497" w:rsidRDefault="004C02EF" w:rsidP="008753E0">
      <w:pPr>
        <w:rPr>
          <w:sz w:val="18"/>
        </w:rPr>
      </w:pPr>
      <w:r w:rsidRPr="00E77497">
        <w:rPr>
          <w:sz w:val="18"/>
        </w:rPr>
        <w:t>RFC 3629 prohibits the decoding of invalid UTF-8 octet sequences. For example, the invalid sequence C0 80 must not decode into the character U+0000. Implementations of the Decode algorithm are required to throw a</w:t>
      </w:r>
      <w:ins w:id="10314" w:author="Rev 19 Allen Wirfs-Brock" w:date="2013-09-26T17:37:00Z">
        <w:r w:rsidR="0072639A">
          <w:rPr>
            <w:sz w:val="18"/>
          </w:rPr>
          <w:t>n</w:t>
        </w:r>
      </w:ins>
      <w:r w:rsidRPr="00E77497">
        <w:rPr>
          <w:sz w:val="18"/>
        </w:rPr>
        <w:t xml:space="preserve"> </w:t>
      </w:r>
      <w:r w:rsidRPr="00E77497">
        <w:rPr>
          <w:b/>
          <w:sz w:val="18"/>
        </w:rPr>
        <w:t>URIError</w:t>
      </w:r>
      <w:r w:rsidRPr="00E77497">
        <w:rPr>
          <w:sz w:val="18"/>
        </w:rPr>
        <w:t xml:space="preserve"> when encountering such invalid sequences.</w:t>
      </w:r>
    </w:p>
    <w:p w:rsidR="004C02EF" w:rsidRPr="00E77497" w:rsidRDefault="004C02EF" w:rsidP="00E4476F">
      <w:pPr>
        <w:pStyle w:val="Heading3"/>
      </w:pPr>
      <w:bookmarkStart w:id="10315" w:name="_Ref456003675"/>
      <w:bookmarkStart w:id="10316" w:name="_Toc368050662"/>
      <w:r w:rsidRPr="00E77497">
        <w:t>decodeURI (encodedURI)</w:t>
      </w:r>
      <w:bookmarkEnd w:id="10315"/>
      <w:bookmarkEnd w:id="10316"/>
    </w:p>
    <w:p w:rsidR="004C02EF" w:rsidRPr="00E77497" w:rsidRDefault="004C02EF" w:rsidP="00BA2DF2">
      <w:r w:rsidRPr="00E77497">
        <w:t xml:space="preserve">The </w:t>
      </w:r>
      <w:r w:rsidRPr="00E77497">
        <w:rPr>
          <w:rFonts w:ascii="Courier New" w:hAnsi="Courier New"/>
          <w:b/>
        </w:rPr>
        <w:t>decodeURI</w:t>
      </w:r>
      <w:r w:rsidRPr="00E77497">
        <w:t xml:space="preserve"> function computes a new version of a</w:t>
      </w:r>
      <w:ins w:id="10317" w:author="Rev 19 Allen Wirfs-Brock" w:date="2013-09-26T17:37:00Z">
        <w:r w:rsidR="0072639A">
          <w:t>n</w:t>
        </w:r>
      </w:ins>
      <w:r w:rsidRPr="00E77497">
        <w:t xml:space="preserve">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rsidR="004C02EF" w:rsidRPr="00E77497" w:rsidRDefault="004C02EF" w:rsidP="00BA2DF2">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rsidR="004C02EF" w:rsidRPr="00E77497" w:rsidRDefault="004C02EF" w:rsidP="00BA2DF2">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rsidR="005D4B87" w:rsidRDefault="005D4B87" w:rsidP="00BA2DF2">
      <w:pPr>
        <w:pStyle w:val="M4"/>
        <w:numPr>
          <w:ilvl w:val="0"/>
          <w:numId w:val="161"/>
        </w:numPr>
        <w:tabs>
          <w:tab w:val="num" w:pos="1721"/>
        </w:tabs>
        <w:spacing w:after="0"/>
      </w:pPr>
      <w:r>
        <w:t>ReturnIfAbrupt(</w:t>
      </w:r>
      <w:r w:rsidRPr="00E77497">
        <w:rPr>
          <w:i/>
        </w:rPr>
        <w:t>uriString</w:t>
      </w:r>
      <w:r>
        <w:t>).</w:t>
      </w:r>
    </w:p>
    <w:p w:rsidR="004C02EF" w:rsidRPr="00E77497" w:rsidRDefault="004C02EF" w:rsidP="00BA2DF2">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rsidR="004C02EF" w:rsidRPr="00E77497" w:rsidRDefault="004C02EF" w:rsidP="00BA2DF2">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rsidR="004C02EF" w:rsidRPr="00E77497" w:rsidRDefault="004C02EF" w:rsidP="00E4476F">
      <w:pPr>
        <w:pStyle w:val="Heading3"/>
      </w:pPr>
      <w:bookmarkStart w:id="10318" w:name="_Ref456003678"/>
      <w:r w:rsidRPr="00E77497">
        <w:t xml:space="preserve"> </w:t>
      </w:r>
      <w:bookmarkStart w:id="10319" w:name="_Ref365541510"/>
      <w:bookmarkStart w:id="10320" w:name="_Toc368050663"/>
      <w:r w:rsidR="00366B37" w:rsidRPr="00366B37">
        <w:t xml:space="preserve">decodeURIComponent </w:t>
      </w:r>
      <w:r w:rsidRPr="00E77497">
        <w:t>(encodedURIComponent)</w:t>
      </w:r>
      <w:bookmarkEnd w:id="10318"/>
      <w:bookmarkEnd w:id="10319"/>
      <w:bookmarkEnd w:id="10320"/>
    </w:p>
    <w:p w:rsidR="004C02EF" w:rsidRPr="00E77497" w:rsidRDefault="004C02EF" w:rsidP="00BA2DF2">
      <w:r w:rsidRPr="00E77497">
        <w:t xml:space="preserve">The </w:t>
      </w:r>
      <w:r w:rsidRPr="00E77497">
        <w:rPr>
          <w:rFonts w:ascii="Courier New" w:hAnsi="Courier New"/>
          <w:b/>
        </w:rPr>
        <w:t>decodeURIComponent</w:t>
      </w:r>
      <w:r w:rsidRPr="00E77497">
        <w:t xml:space="preserve"> function computes a new version of a</w:t>
      </w:r>
      <w:ins w:id="10321" w:author="Rev 19 Allen Wirfs-Brock" w:date="2013-09-26T17:37:00Z">
        <w:r w:rsidR="0072639A">
          <w:t>n</w:t>
        </w:r>
      </w:ins>
      <w:r w:rsidRPr="00E77497">
        <w:t xml:space="preserve">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rsidR="004C02EF" w:rsidRPr="00E77497" w:rsidRDefault="004C02EF" w:rsidP="00BA2DF2">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rsidR="004C02EF" w:rsidRPr="00E77497" w:rsidRDefault="004C02EF" w:rsidP="00BA2DF2">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rsidR="005D4B87" w:rsidRDefault="005D4B87" w:rsidP="00BA2DF2">
      <w:pPr>
        <w:pStyle w:val="M4"/>
        <w:numPr>
          <w:ilvl w:val="0"/>
          <w:numId w:val="162"/>
        </w:numPr>
        <w:tabs>
          <w:tab w:val="num" w:pos="1721"/>
        </w:tabs>
        <w:spacing w:after="0"/>
      </w:pPr>
      <w:r>
        <w:t>ReturnIfAbrupt(</w:t>
      </w:r>
      <w:r w:rsidRPr="00E77497">
        <w:rPr>
          <w:i/>
        </w:rPr>
        <w:t>componentString</w:t>
      </w:r>
      <w:r>
        <w:t>).</w:t>
      </w:r>
    </w:p>
    <w:p w:rsidR="004C02EF" w:rsidRPr="00E77497" w:rsidRDefault="004C02EF" w:rsidP="00BA2DF2">
      <w:pPr>
        <w:pStyle w:val="Alg4"/>
        <w:numPr>
          <w:ilvl w:val="0"/>
          <w:numId w:val="162"/>
        </w:numPr>
      </w:pPr>
      <w:r w:rsidRPr="00E77497">
        <w:t xml:space="preserve">Let </w:t>
      </w:r>
      <w:r w:rsidRPr="00E77497">
        <w:rPr>
          <w:i/>
        </w:rPr>
        <w:t>reservedURIComponentSet</w:t>
      </w:r>
      <w:r w:rsidRPr="00E77497">
        <w:t xml:space="preserve"> be the empty String.</w:t>
      </w:r>
    </w:p>
    <w:p w:rsidR="004C02EF" w:rsidRPr="00E77497" w:rsidRDefault="004C02EF" w:rsidP="00BA2DF2">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rsidR="004C02EF" w:rsidRPr="00E77497" w:rsidRDefault="004C02EF" w:rsidP="00E4476F">
      <w:pPr>
        <w:pStyle w:val="Heading3"/>
      </w:pPr>
      <w:bookmarkStart w:id="10322" w:name="_Ref456003682"/>
      <w:bookmarkStart w:id="10323" w:name="_Toc368050664"/>
      <w:r w:rsidRPr="00E77497">
        <w:t>encodeURI (uri)</w:t>
      </w:r>
      <w:bookmarkEnd w:id="10322"/>
      <w:bookmarkEnd w:id="10323"/>
    </w:p>
    <w:p w:rsidR="004C02EF" w:rsidRPr="00E77497" w:rsidRDefault="004C02EF" w:rsidP="00BA2DF2">
      <w:r w:rsidRPr="00E77497">
        <w:t xml:space="preserve">The </w:t>
      </w:r>
      <w:r w:rsidRPr="00E77497">
        <w:rPr>
          <w:rFonts w:ascii="Courier New" w:hAnsi="Courier New"/>
          <w:b/>
        </w:rPr>
        <w:t>encodeURI</w:t>
      </w:r>
      <w:r w:rsidRPr="00E77497">
        <w:t xml:space="preserve"> function computes a new version of a</w:t>
      </w:r>
      <w:ins w:id="10324" w:author="Rev 19 Allen Wirfs-Brock" w:date="2013-09-26T17:37:00Z">
        <w:r w:rsidR="0072639A">
          <w:t>n</w:t>
        </w:r>
      </w:ins>
      <w:r w:rsidRPr="00E77497">
        <w:t xml:space="preserve"> URI in which each instance of certain characters is replaced by one, two, three, or four escape sequences representing the UTF-8 encoding of the character.</w:t>
      </w:r>
    </w:p>
    <w:p w:rsidR="004C02EF" w:rsidRPr="00E77497" w:rsidRDefault="004C02EF" w:rsidP="00BA2DF2">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rsidR="004C02EF" w:rsidRPr="00E77497" w:rsidRDefault="004C02EF" w:rsidP="00BA2DF2">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rsidR="005D4B87" w:rsidRDefault="005D4B87" w:rsidP="00BA2DF2">
      <w:pPr>
        <w:pStyle w:val="M4"/>
        <w:numPr>
          <w:ilvl w:val="0"/>
          <w:numId w:val="163"/>
        </w:numPr>
        <w:tabs>
          <w:tab w:val="num" w:pos="1721"/>
        </w:tabs>
        <w:spacing w:after="0"/>
      </w:pPr>
      <w:r>
        <w:t>ReturnIfAbrupt(</w:t>
      </w:r>
      <w:r w:rsidRPr="00E77497">
        <w:rPr>
          <w:i/>
        </w:rPr>
        <w:t>uriString</w:t>
      </w:r>
      <w:r>
        <w:t>).</w:t>
      </w:r>
    </w:p>
    <w:p w:rsidR="004C02EF" w:rsidRPr="00E77497" w:rsidRDefault="004C02EF" w:rsidP="00BA2DF2">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rsidR="004C02EF" w:rsidRPr="00E77497" w:rsidRDefault="004C02EF" w:rsidP="00BA2DF2">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rsidR="004C02EF" w:rsidRPr="00E77497" w:rsidRDefault="004C02EF" w:rsidP="00E4476F">
      <w:pPr>
        <w:pStyle w:val="Heading3"/>
      </w:pPr>
      <w:bookmarkStart w:id="10325" w:name="_Ref456003685"/>
      <w:bookmarkStart w:id="10326" w:name="_Toc368050665"/>
      <w:r w:rsidRPr="00E77497">
        <w:lastRenderedPageBreak/>
        <w:t>encodeURIComponent (uriComponent)</w:t>
      </w:r>
      <w:bookmarkEnd w:id="10325"/>
      <w:bookmarkEnd w:id="10326"/>
    </w:p>
    <w:p w:rsidR="004C02EF" w:rsidRPr="00E77497" w:rsidRDefault="004C02EF" w:rsidP="00BA2DF2">
      <w:r w:rsidRPr="00E77497">
        <w:t xml:space="preserve">The </w:t>
      </w:r>
      <w:r w:rsidRPr="00E77497">
        <w:rPr>
          <w:rFonts w:ascii="Courier New" w:hAnsi="Courier New"/>
          <w:b/>
        </w:rPr>
        <w:t>encodeURIComponent</w:t>
      </w:r>
      <w:r w:rsidRPr="00E77497">
        <w:t xml:space="preserve"> function computes a new version of a</w:t>
      </w:r>
      <w:ins w:id="10327" w:author="Rev 19 Allen Wirfs-Brock" w:date="2013-09-26T17:38:00Z">
        <w:r w:rsidR="0072639A">
          <w:t>n</w:t>
        </w:r>
      </w:ins>
      <w:r w:rsidRPr="00E77497">
        <w:t xml:space="preserve"> URI in which each instance of certain characters is replaced by one, two, three, or four escape sequences representing the UTF-8 encoding of the character.</w:t>
      </w:r>
    </w:p>
    <w:p w:rsidR="004C02EF" w:rsidRPr="00E77497" w:rsidRDefault="004C02EF" w:rsidP="00BA2DF2">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rsidR="004C02EF" w:rsidRPr="00E77497" w:rsidRDefault="004C02EF" w:rsidP="00BA2DF2">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rsidR="005D4B87" w:rsidRDefault="005D4B87" w:rsidP="00BA2DF2">
      <w:pPr>
        <w:pStyle w:val="M4"/>
        <w:numPr>
          <w:ilvl w:val="0"/>
          <w:numId w:val="164"/>
        </w:numPr>
        <w:tabs>
          <w:tab w:val="num" w:pos="1721"/>
        </w:tabs>
        <w:spacing w:after="0"/>
      </w:pPr>
      <w:r>
        <w:t>ReturnIfAbrupt(</w:t>
      </w:r>
      <w:r w:rsidRPr="00E77497">
        <w:rPr>
          <w:i/>
        </w:rPr>
        <w:t>componentString</w:t>
      </w:r>
      <w:r>
        <w:t>).</w:t>
      </w:r>
    </w:p>
    <w:p w:rsidR="004C02EF" w:rsidRPr="00E77497" w:rsidRDefault="004C02EF" w:rsidP="00BA2DF2">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rsidR="004C02EF" w:rsidRPr="00E77497" w:rsidRDefault="004C02EF" w:rsidP="00BA2DF2">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rsidR="004C02EF" w:rsidRPr="00E77497" w:rsidRDefault="004C02EF" w:rsidP="00E4476F">
      <w:pPr>
        <w:pStyle w:val="Heading2"/>
      </w:pPr>
      <w:bookmarkStart w:id="10328" w:name="_Ref457710538"/>
      <w:bookmarkStart w:id="10329" w:name="_Toc472818906"/>
      <w:bookmarkStart w:id="10330" w:name="_Toc235503484"/>
      <w:bookmarkStart w:id="10331" w:name="_Toc241509259"/>
      <w:bookmarkStart w:id="10332" w:name="_Toc244416746"/>
      <w:bookmarkStart w:id="10333" w:name="_Toc276631110"/>
      <w:bookmarkStart w:id="10334" w:name="_Toc368050666"/>
      <w:r w:rsidRPr="00E77497">
        <w:t>Constructor Properties of the Global Objec</w:t>
      </w:r>
      <w:bookmarkEnd w:id="10292"/>
      <w:r w:rsidRPr="00E77497">
        <w:t>t</w:t>
      </w:r>
      <w:bookmarkStart w:id="10335" w:name="_Toc393690359"/>
      <w:bookmarkEnd w:id="10328"/>
      <w:bookmarkEnd w:id="10329"/>
      <w:bookmarkEnd w:id="10330"/>
      <w:bookmarkEnd w:id="10331"/>
      <w:bookmarkEnd w:id="10332"/>
      <w:bookmarkEnd w:id="10333"/>
      <w:bookmarkEnd w:id="10334"/>
    </w:p>
    <w:p w:rsidR="00E4476F" w:rsidRPr="00E77497" w:rsidRDefault="00E4476F" w:rsidP="00E4476F">
      <w:pPr>
        <w:pStyle w:val="Heading3"/>
      </w:pPr>
      <w:bookmarkStart w:id="10336" w:name="_Toc368050667"/>
      <w:r w:rsidRPr="00E77497">
        <w:t>Array ( . . . )</w:t>
      </w:r>
      <w:bookmarkEnd w:id="10336"/>
    </w:p>
    <w:p w:rsidR="00E4476F" w:rsidRPr="00E77497" w:rsidRDefault="00E4476F" w:rsidP="00E4476F">
      <w:r w:rsidRPr="00E77497">
        <w:t xml:space="preserve">See </w:t>
      </w:r>
      <w:r>
        <w:fldChar w:fldCharType="begin"/>
      </w:r>
      <w:r>
        <w:instrText xml:space="preserve"> REF _Ref364595653 \r \h </w:instrText>
      </w:r>
      <w:r>
        <w:fldChar w:fldCharType="separate"/>
      </w:r>
      <w:r w:rsidR="00460CAC">
        <w:t>22.1.1</w:t>
      </w:r>
      <w:r>
        <w:fldChar w:fldCharType="end"/>
      </w:r>
      <w:r w:rsidRPr="00E77497">
        <w:t>.</w:t>
      </w:r>
    </w:p>
    <w:p w:rsidR="00E4476F" w:rsidRPr="00E77497" w:rsidRDefault="00E4476F" w:rsidP="00E4476F">
      <w:pPr>
        <w:pStyle w:val="Heading3"/>
      </w:pPr>
      <w:bookmarkStart w:id="10337" w:name="_Toc368050668"/>
      <w:r>
        <w:t>ArrayBuffer</w:t>
      </w:r>
      <w:r w:rsidRPr="00E77497">
        <w:t xml:space="preserve"> ( . . . )</w:t>
      </w:r>
      <w:bookmarkEnd w:id="10337"/>
    </w:p>
    <w:p w:rsidR="00E4476F" w:rsidRPr="00E77497" w:rsidRDefault="00E4476F" w:rsidP="00E4476F">
      <w:r w:rsidRPr="00E77497">
        <w:t xml:space="preserve">See </w:t>
      </w:r>
      <w:r>
        <w:fldChar w:fldCharType="begin"/>
      </w:r>
      <w:r>
        <w:instrText xml:space="preserve"> REF _Ref365542736 \r \h </w:instrText>
      </w:r>
      <w:r>
        <w:fldChar w:fldCharType="separate"/>
      </w:r>
      <w:r w:rsidR="00460CAC">
        <w:t>24.1.2</w:t>
      </w:r>
      <w:r>
        <w:fldChar w:fldCharType="end"/>
      </w:r>
      <w:r w:rsidRPr="00E77497">
        <w:t>.</w:t>
      </w:r>
    </w:p>
    <w:p w:rsidR="00E4476F" w:rsidRPr="00E77497" w:rsidRDefault="00E4476F" w:rsidP="00E4476F">
      <w:pPr>
        <w:pStyle w:val="Heading3"/>
      </w:pPr>
      <w:bookmarkStart w:id="10338" w:name="_Toc368050669"/>
      <w:r w:rsidRPr="00E77497">
        <w:t>Boolean ( . . . )</w:t>
      </w:r>
      <w:bookmarkEnd w:id="10338"/>
    </w:p>
    <w:p w:rsidR="00E4476F" w:rsidRPr="00E77497" w:rsidRDefault="00E4476F" w:rsidP="00E4476F">
      <w:r w:rsidRPr="00E77497">
        <w:t xml:space="preserve">See </w:t>
      </w:r>
      <w:r w:rsidR="0082765F">
        <w:fldChar w:fldCharType="begin"/>
      </w:r>
      <w:r w:rsidR="0082765F">
        <w:instrText xml:space="preserve"> REF _Ref365541754 \r \h </w:instrText>
      </w:r>
      <w:r w:rsidR="0082765F">
        <w:fldChar w:fldCharType="separate"/>
      </w:r>
      <w:r w:rsidR="00460CAC">
        <w:t>19.3.1</w:t>
      </w:r>
      <w:r w:rsidR="0082765F">
        <w:fldChar w:fldCharType="end"/>
      </w:r>
      <w:r w:rsidRPr="00E77497">
        <w:t>.</w:t>
      </w:r>
    </w:p>
    <w:p w:rsidR="00E4476F" w:rsidRPr="00E77497" w:rsidRDefault="00E4476F" w:rsidP="00E4476F">
      <w:pPr>
        <w:pStyle w:val="Heading3"/>
      </w:pPr>
      <w:bookmarkStart w:id="10339" w:name="_Toc368050670"/>
      <w:r>
        <w:t>DataView</w:t>
      </w:r>
      <w:r w:rsidRPr="00E77497">
        <w:t xml:space="preserve"> ( . . . )</w:t>
      </w:r>
      <w:bookmarkEnd w:id="10339"/>
    </w:p>
    <w:p w:rsidR="00E4476F" w:rsidRPr="00E77497" w:rsidRDefault="00E4476F" w:rsidP="00E4476F">
      <w:r w:rsidRPr="00E77497">
        <w:t xml:space="preserve">See </w:t>
      </w:r>
      <w:r>
        <w:fldChar w:fldCharType="begin"/>
      </w:r>
      <w:r>
        <w:instrText xml:space="preserve"> REF _Ref365542635 \r \h </w:instrText>
      </w:r>
      <w:r>
        <w:fldChar w:fldCharType="separate"/>
      </w:r>
      <w:r w:rsidR="00460CAC">
        <w:t>24.2.2</w:t>
      </w:r>
      <w:r>
        <w:fldChar w:fldCharType="end"/>
      </w:r>
      <w:r w:rsidRPr="00E77497">
        <w:t>.</w:t>
      </w:r>
    </w:p>
    <w:p w:rsidR="00E4476F" w:rsidRPr="00E77497" w:rsidRDefault="00E4476F" w:rsidP="00E4476F">
      <w:pPr>
        <w:pStyle w:val="Heading3"/>
      </w:pPr>
      <w:bookmarkStart w:id="10340" w:name="_Toc368050671"/>
      <w:r w:rsidRPr="00E77497">
        <w:t>Date ( . . . )</w:t>
      </w:r>
      <w:bookmarkEnd w:id="10340"/>
    </w:p>
    <w:p w:rsidR="00E4476F" w:rsidRPr="00E77497" w:rsidRDefault="00E4476F" w:rsidP="00E4476F">
      <w:r w:rsidRPr="00E77497">
        <w:t xml:space="preserve">See </w:t>
      </w:r>
      <w:r w:rsidR="0082765F">
        <w:fldChar w:fldCharType="begin"/>
      </w:r>
      <w:r w:rsidR="0082765F">
        <w:instrText xml:space="preserve"> REF _Ref365541944 \r \h </w:instrText>
      </w:r>
      <w:r w:rsidR="0082765F">
        <w:fldChar w:fldCharType="separate"/>
      </w:r>
      <w:r w:rsidR="00460CAC">
        <w:t>20.3.2</w:t>
      </w:r>
      <w:r w:rsidR="0082765F">
        <w:fldChar w:fldCharType="end"/>
      </w:r>
      <w:r w:rsidRPr="00E77497">
        <w:t>.</w:t>
      </w:r>
    </w:p>
    <w:p w:rsidR="00E4476F" w:rsidRPr="00E77497" w:rsidRDefault="00E4476F" w:rsidP="00E4476F">
      <w:pPr>
        <w:pStyle w:val="Heading3"/>
      </w:pPr>
      <w:bookmarkStart w:id="10341" w:name="_Toc368050672"/>
      <w:r w:rsidRPr="00E77497">
        <w:t>Error ( . . . )</w:t>
      </w:r>
      <w:bookmarkEnd w:id="10341"/>
    </w:p>
    <w:p w:rsidR="00E4476F" w:rsidRPr="00E77497" w:rsidRDefault="00E4476F" w:rsidP="00E4476F">
      <w:r w:rsidRPr="00E77497">
        <w:t xml:space="preserve">See </w:t>
      </w:r>
      <w:r w:rsidR="0082765F">
        <w:fldChar w:fldCharType="begin"/>
      </w:r>
      <w:r w:rsidR="0082765F">
        <w:instrText xml:space="preserve"> REF _Ref365541726 \r \h </w:instrText>
      </w:r>
      <w:r w:rsidR="0082765F">
        <w:fldChar w:fldCharType="separate"/>
      </w:r>
      <w:ins w:id="10342" w:author="Rev 19 Allen Wirfs-Brock" w:date="2013-09-27T13:07:00Z">
        <w:r w:rsidR="00460CAC">
          <w:t>19.5.1</w:t>
        </w:r>
      </w:ins>
      <w:del w:id="10343" w:author="Rev 19 Allen Wirfs-Brock" w:date="2013-09-27T08:39:00Z">
        <w:r w:rsidR="00083CEC" w:rsidDel="009E7E9E">
          <w:delText>19.4.1</w:delText>
        </w:r>
      </w:del>
      <w:r w:rsidR="0082765F">
        <w:fldChar w:fldCharType="end"/>
      </w:r>
      <w:r w:rsidRPr="00E77497">
        <w:t>.</w:t>
      </w:r>
    </w:p>
    <w:p w:rsidR="00E4476F" w:rsidRPr="00E77497" w:rsidRDefault="00E4476F" w:rsidP="00E4476F">
      <w:pPr>
        <w:pStyle w:val="Heading3"/>
      </w:pPr>
      <w:bookmarkStart w:id="10344" w:name="_Toc368050673"/>
      <w:r w:rsidRPr="00E77497">
        <w:t>EvalError ( . . . )</w:t>
      </w:r>
      <w:bookmarkEnd w:id="10344"/>
    </w:p>
    <w:p w:rsidR="00E4476F" w:rsidRPr="00E77497" w:rsidRDefault="00E4476F" w:rsidP="00E4476F">
      <w:r w:rsidRPr="00E77497">
        <w:t xml:space="preserve">See </w:t>
      </w:r>
      <w:r w:rsidR="0082765F">
        <w:fldChar w:fldCharType="begin"/>
      </w:r>
      <w:r w:rsidR="0082765F">
        <w:instrText xml:space="preserve"> REF _Ref365542108 \r \h </w:instrText>
      </w:r>
      <w:r w:rsidR="0082765F">
        <w:fldChar w:fldCharType="separate"/>
      </w:r>
      <w:ins w:id="10345" w:author="Rev 19 Allen Wirfs-Brock" w:date="2013-09-27T13:07:00Z">
        <w:r w:rsidR="00460CAC">
          <w:t>19.5.5.1</w:t>
        </w:r>
      </w:ins>
      <w:del w:id="10346" w:author="Rev 19 Allen Wirfs-Brock" w:date="2013-09-27T08:39:00Z">
        <w:r w:rsidR="00083CEC" w:rsidDel="009E7E9E">
          <w:delText>19.4.5.1</w:delText>
        </w:r>
      </w:del>
      <w:r w:rsidR="0082765F">
        <w:fldChar w:fldCharType="end"/>
      </w:r>
      <w:r w:rsidRPr="00E77497">
        <w:t>.</w:t>
      </w:r>
    </w:p>
    <w:p w:rsidR="00E4476F" w:rsidRPr="00E77497" w:rsidRDefault="00E4476F" w:rsidP="00E4476F">
      <w:pPr>
        <w:pStyle w:val="Heading3"/>
      </w:pPr>
      <w:bookmarkStart w:id="10347" w:name="_Toc368050674"/>
      <w:r>
        <w:t>Float32Array</w:t>
      </w:r>
      <w:r w:rsidRPr="00E77497">
        <w:t xml:space="preserve"> ( . . . )</w:t>
      </w:r>
      <w:bookmarkEnd w:id="10347"/>
    </w:p>
    <w:p w:rsidR="00E4476F" w:rsidRPr="00E77497" w:rsidRDefault="00E4476F" w:rsidP="00E4476F">
      <w:r w:rsidRPr="00E77497">
        <w:t xml:space="preserve">See </w:t>
      </w:r>
      <w:r>
        <w:fldChar w:fldCharType="begin"/>
      </w:r>
      <w:r>
        <w:instrText xml:space="preserve"> REF _Ref365542552 \r \h </w:instrText>
      </w:r>
      <w:r>
        <w:fldChar w:fldCharType="separate"/>
      </w:r>
      <w:r w:rsidR="00460CAC">
        <w:t>22.2.4</w:t>
      </w:r>
      <w:r>
        <w:fldChar w:fldCharType="end"/>
      </w:r>
      <w:r w:rsidRPr="00E77497">
        <w:t>.</w:t>
      </w:r>
    </w:p>
    <w:p w:rsidR="00E4476F" w:rsidRPr="00E77497" w:rsidRDefault="00E4476F" w:rsidP="00E4476F">
      <w:pPr>
        <w:pStyle w:val="Heading3"/>
      </w:pPr>
      <w:bookmarkStart w:id="10348" w:name="_Toc368050675"/>
      <w:r>
        <w:t>Float64Array</w:t>
      </w:r>
      <w:r w:rsidRPr="00E77497">
        <w:t xml:space="preserve"> ( . . . )</w:t>
      </w:r>
      <w:bookmarkEnd w:id="10348"/>
    </w:p>
    <w:p w:rsidR="00E4476F" w:rsidRPr="00E77497" w:rsidRDefault="00E4476F" w:rsidP="00E4476F">
      <w:r w:rsidRPr="00E77497">
        <w:t xml:space="preserve">See </w:t>
      </w:r>
      <w:r>
        <w:fldChar w:fldCharType="begin"/>
      </w:r>
      <w:r>
        <w:instrText xml:space="preserve"> REF _Ref365542565 \r \h </w:instrText>
      </w:r>
      <w:r>
        <w:fldChar w:fldCharType="separate"/>
      </w:r>
      <w:r w:rsidR="00460CAC">
        <w:t>22.2.4</w:t>
      </w:r>
      <w:r>
        <w:fldChar w:fldCharType="end"/>
      </w:r>
      <w:r w:rsidRPr="00E77497">
        <w:t>.</w:t>
      </w:r>
    </w:p>
    <w:p w:rsidR="00E4476F" w:rsidRPr="00E77497" w:rsidRDefault="00E4476F" w:rsidP="00E4476F">
      <w:pPr>
        <w:pStyle w:val="Heading3"/>
      </w:pPr>
      <w:bookmarkStart w:id="10349" w:name="_Toc368050676"/>
      <w:r w:rsidRPr="00E77497">
        <w:t>Function ( . . . )</w:t>
      </w:r>
      <w:bookmarkEnd w:id="10349"/>
    </w:p>
    <w:p w:rsidR="00E4476F" w:rsidRPr="00E77497" w:rsidRDefault="00E4476F" w:rsidP="00E4476F">
      <w:r w:rsidRPr="00E77497">
        <w:t xml:space="preserve">See </w:t>
      </w:r>
      <w:r>
        <w:fldChar w:fldCharType="begin"/>
      </w:r>
      <w:r>
        <w:instrText xml:space="preserve"> REF _Ref364595674 \r \h </w:instrText>
      </w:r>
      <w:r>
        <w:fldChar w:fldCharType="separate"/>
      </w:r>
      <w:r w:rsidR="00460CAC">
        <w:t>19.2.1</w:t>
      </w:r>
      <w:r>
        <w:fldChar w:fldCharType="end"/>
      </w:r>
      <w:r w:rsidRPr="00E77497">
        <w:t>.</w:t>
      </w:r>
    </w:p>
    <w:p w:rsidR="00E4476F" w:rsidRPr="00E77497" w:rsidRDefault="00E4476F" w:rsidP="00E4476F">
      <w:pPr>
        <w:pStyle w:val="Heading3"/>
      </w:pPr>
      <w:bookmarkStart w:id="10350" w:name="_Toc368050677"/>
      <w:r>
        <w:lastRenderedPageBreak/>
        <w:t>Int8Array</w:t>
      </w:r>
      <w:r w:rsidRPr="00E77497">
        <w:t xml:space="preserve"> ( . . . )</w:t>
      </w:r>
      <w:bookmarkEnd w:id="10350"/>
    </w:p>
    <w:p w:rsidR="00E4476F" w:rsidRPr="00E77497" w:rsidRDefault="00E4476F" w:rsidP="00E4476F">
      <w:r w:rsidRPr="00E77497">
        <w:t xml:space="preserve">See </w:t>
      </w:r>
      <w:r>
        <w:fldChar w:fldCharType="begin"/>
      </w:r>
      <w:r>
        <w:instrText xml:space="preserve"> REF _Ref365542336 \r \h </w:instrText>
      </w:r>
      <w:r>
        <w:fldChar w:fldCharType="separate"/>
      </w:r>
      <w:r w:rsidR="00460CAC">
        <w:t>22.2.4</w:t>
      </w:r>
      <w:r>
        <w:fldChar w:fldCharType="end"/>
      </w:r>
      <w:r w:rsidRPr="00E77497">
        <w:t>.</w:t>
      </w:r>
    </w:p>
    <w:p w:rsidR="00E4476F" w:rsidRPr="00E77497" w:rsidRDefault="00E4476F" w:rsidP="00E4476F">
      <w:pPr>
        <w:pStyle w:val="Heading3"/>
      </w:pPr>
      <w:bookmarkStart w:id="10351" w:name="_Toc368050678"/>
      <w:r>
        <w:t>Int16Array</w:t>
      </w:r>
      <w:r w:rsidRPr="00E77497">
        <w:t xml:space="preserve"> ( . . . )</w:t>
      </w:r>
      <w:bookmarkEnd w:id="10351"/>
    </w:p>
    <w:p w:rsidR="00E4476F" w:rsidRPr="00E77497" w:rsidRDefault="00E4476F" w:rsidP="00E4476F">
      <w:r w:rsidRPr="00E77497">
        <w:t xml:space="preserve">See </w:t>
      </w:r>
      <w:r>
        <w:fldChar w:fldCharType="begin"/>
      </w:r>
      <w:r>
        <w:instrText xml:space="preserve"> REF _Ref365542398 \r \h </w:instrText>
      </w:r>
      <w:r>
        <w:fldChar w:fldCharType="separate"/>
      </w:r>
      <w:r w:rsidR="00460CAC">
        <w:t>22.2.4</w:t>
      </w:r>
      <w:r>
        <w:fldChar w:fldCharType="end"/>
      </w:r>
      <w:r w:rsidRPr="00E77497">
        <w:t>.</w:t>
      </w:r>
    </w:p>
    <w:p w:rsidR="00E4476F" w:rsidRPr="00E77497" w:rsidRDefault="00E4476F" w:rsidP="00E4476F">
      <w:pPr>
        <w:pStyle w:val="Heading3"/>
      </w:pPr>
      <w:bookmarkStart w:id="10352" w:name="_Toc368050679"/>
      <w:r>
        <w:t>Int32Array</w:t>
      </w:r>
      <w:r w:rsidRPr="00E77497">
        <w:t xml:space="preserve"> ( . . . )</w:t>
      </w:r>
      <w:bookmarkEnd w:id="10352"/>
    </w:p>
    <w:p w:rsidR="00E4476F" w:rsidRPr="00E77497" w:rsidRDefault="00E4476F" w:rsidP="00E4476F">
      <w:r w:rsidRPr="00E77497">
        <w:t xml:space="preserve">See </w:t>
      </w:r>
      <w:r>
        <w:fldChar w:fldCharType="begin"/>
      </w:r>
      <w:r>
        <w:instrText xml:space="preserve"> REF _Ref365542508 \r \h </w:instrText>
      </w:r>
      <w:r>
        <w:fldChar w:fldCharType="separate"/>
      </w:r>
      <w:r w:rsidR="00460CAC">
        <w:t>22.2.4</w:t>
      </w:r>
      <w:r>
        <w:fldChar w:fldCharType="end"/>
      </w:r>
      <w:r w:rsidRPr="00E77497">
        <w:t>.</w:t>
      </w:r>
    </w:p>
    <w:p w:rsidR="00E4476F" w:rsidRPr="00E77497" w:rsidRDefault="00E4476F" w:rsidP="00E4476F">
      <w:pPr>
        <w:pStyle w:val="Heading3"/>
      </w:pPr>
      <w:bookmarkStart w:id="10353" w:name="_Toc368050680"/>
      <w:r>
        <w:t>Map</w:t>
      </w:r>
      <w:r w:rsidRPr="00E77497">
        <w:t xml:space="preserve"> ( . . . )</w:t>
      </w:r>
      <w:bookmarkEnd w:id="10353"/>
    </w:p>
    <w:p w:rsidR="00E4476F" w:rsidRPr="00E77497" w:rsidRDefault="00E4476F" w:rsidP="00E4476F">
      <w:r w:rsidRPr="00E77497">
        <w:t xml:space="preserve">See </w:t>
      </w:r>
      <w:r>
        <w:fldChar w:fldCharType="begin"/>
      </w:r>
      <w:r>
        <w:instrText xml:space="preserve"> REF _Ref365542800 \r \h </w:instrText>
      </w:r>
      <w:r>
        <w:fldChar w:fldCharType="separate"/>
      </w:r>
      <w:r w:rsidR="00460CAC">
        <w:t>23.1.1</w:t>
      </w:r>
      <w:r>
        <w:fldChar w:fldCharType="end"/>
      </w:r>
      <w:r w:rsidRPr="00E77497">
        <w:t>.</w:t>
      </w:r>
    </w:p>
    <w:p w:rsidR="00E4476F" w:rsidRPr="00E77497" w:rsidRDefault="00E4476F" w:rsidP="00E4476F">
      <w:pPr>
        <w:pStyle w:val="Heading3"/>
      </w:pPr>
      <w:bookmarkStart w:id="10354" w:name="_Toc368050681"/>
      <w:r w:rsidRPr="00E77497">
        <w:t>Number ( . . . )</w:t>
      </w:r>
      <w:bookmarkEnd w:id="10354"/>
    </w:p>
    <w:p w:rsidR="00E4476F" w:rsidRPr="00E77497" w:rsidRDefault="00E4476F" w:rsidP="00E4476F">
      <w:r w:rsidRPr="00E77497">
        <w:t xml:space="preserve">See </w:t>
      </w:r>
      <w:r w:rsidR="0082765F">
        <w:fldChar w:fldCharType="begin"/>
      </w:r>
      <w:r w:rsidR="0082765F">
        <w:instrText xml:space="preserve"> REF _Ref365541821 \r \h </w:instrText>
      </w:r>
      <w:r w:rsidR="0082765F">
        <w:fldChar w:fldCharType="separate"/>
      </w:r>
      <w:r w:rsidR="00460CAC">
        <w:t>20.1.1</w:t>
      </w:r>
      <w:r w:rsidR="0082765F">
        <w:fldChar w:fldCharType="end"/>
      </w:r>
      <w:r w:rsidRPr="00E77497">
        <w:t>.</w:t>
      </w:r>
    </w:p>
    <w:p w:rsidR="004C02EF" w:rsidRPr="00E77497" w:rsidRDefault="004C02EF" w:rsidP="00E4476F">
      <w:pPr>
        <w:pStyle w:val="Heading3"/>
      </w:pPr>
      <w:bookmarkStart w:id="10355" w:name="_Toc368050682"/>
      <w:r w:rsidRPr="00E77497">
        <w:t xml:space="preserve">Object ( . . . </w:t>
      </w:r>
      <w:bookmarkEnd w:id="10335"/>
      <w:r w:rsidRPr="00E77497">
        <w:t>)</w:t>
      </w:r>
      <w:bookmarkEnd w:id="10355"/>
    </w:p>
    <w:p w:rsidR="004C02EF" w:rsidRPr="00E77497" w:rsidRDefault="004C02EF" w:rsidP="00BA2DF2">
      <w:r w:rsidRPr="00E77497">
        <w:t xml:space="preserve">See </w:t>
      </w:r>
      <w:r w:rsidR="00461B60">
        <w:fldChar w:fldCharType="begin"/>
      </w:r>
      <w:r w:rsidR="00461B60">
        <w:instrText xml:space="preserve"> REF _Ref424531694 \r \h </w:instrText>
      </w:r>
      <w:r w:rsidR="00461B60">
        <w:fldChar w:fldCharType="separate"/>
      </w:r>
      <w:r w:rsidR="00460CAC">
        <w:t>19.1.1</w:t>
      </w:r>
      <w:r w:rsidR="00461B60">
        <w:fldChar w:fldCharType="end"/>
      </w:r>
      <w:bookmarkStart w:id="10356" w:name="_Toc393690360"/>
      <w:r w:rsidRPr="00E77497">
        <w:t>.</w:t>
      </w:r>
    </w:p>
    <w:p w:rsidR="00E4476F" w:rsidRPr="00E77497" w:rsidRDefault="00E4476F" w:rsidP="00E4476F">
      <w:pPr>
        <w:pStyle w:val="Heading3"/>
      </w:pPr>
      <w:bookmarkStart w:id="10357" w:name="_Toc393690362"/>
      <w:bookmarkStart w:id="10358" w:name="_Toc368050683"/>
      <w:bookmarkEnd w:id="10356"/>
      <w:r w:rsidRPr="00E77497">
        <w:t>RangeError ( . . . )</w:t>
      </w:r>
      <w:bookmarkEnd w:id="10358"/>
    </w:p>
    <w:p w:rsidR="00E4476F" w:rsidRPr="00E77497" w:rsidRDefault="00E4476F" w:rsidP="00E4476F">
      <w:r w:rsidRPr="00E77497">
        <w:t xml:space="preserve">See </w:t>
      </w:r>
      <w:r>
        <w:fldChar w:fldCharType="begin"/>
      </w:r>
      <w:r>
        <w:instrText xml:space="preserve"> REF _Ref365542119 \r \h </w:instrText>
      </w:r>
      <w:r>
        <w:fldChar w:fldCharType="separate"/>
      </w:r>
      <w:ins w:id="10359" w:author="Rev 19 Allen Wirfs-Brock" w:date="2013-09-27T13:07:00Z">
        <w:r w:rsidR="00460CAC">
          <w:t>19.5.5.2</w:t>
        </w:r>
      </w:ins>
      <w:del w:id="10360" w:author="Rev 19 Allen Wirfs-Brock" w:date="2013-09-27T08:39:00Z">
        <w:r w:rsidR="00083CEC" w:rsidDel="009E7E9E">
          <w:delText>19.4.5.2</w:delText>
        </w:r>
      </w:del>
      <w:r>
        <w:fldChar w:fldCharType="end"/>
      </w:r>
      <w:r w:rsidRPr="00E77497">
        <w:t>.</w:t>
      </w:r>
    </w:p>
    <w:p w:rsidR="00E4476F" w:rsidRPr="00E77497" w:rsidRDefault="00E4476F" w:rsidP="00E4476F">
      <w:pPr>
        <w:pStyle w:val="Heading3"/>
      </w:pPr>
      <w:bookmarkStart w:id="10361" w:name="_Toc368050684"/>
      <w:r w:rsidRPr="00E77497">
        <w:t>ReferenceError ( . . . )</w:t>
      </w:r>
      <w:bookmarkEnd w:id="10361"/>
    </w:p>
    <w:p w:rsidR="00E4476F" w:rsidRPr="00E77497" w:rsidRDefault="00E4476F" w:rsidP="00E4476F">
      <w:r w:rsidRPr="00E77497">
        <w:t xml:space="preserve">See </w:t>
      </w:r>
      <w:r w:rsidR="0082765F">
        <w:fldChar w:fldCharType="begin"/>
      </w:r>
      <w:r w:rsidR="0082765F">
        <w:instrText xml:space="preserve"> REF _Ref365542139 \r \h </w:instrText>
      </w:r>
      <w:r w:rsidR="0082765F">
        <w:fldChar w:fldCharType="separate"/>
      </w:r>
      <w:ins w:id="10362" w:author="Rev 19 Allen Wirfs-Brock" w:date="2013-09-27T13:07:00Z">
        <w:r w:rsidR="00460CAC">
          <w:t>19.5.5.3</w:t>
        </w:r>
      </w:ins>
      <w:del w:id="10363" w:author="Rev 19 Allen Wirfs-Brock" w:date="2013-09-27T08:39:00Z">
        <w:r w:rsidR="00083CEC" w:rsidDel="009E7E9E">
          <w:delText>19.4.5.3</w:delText>
        </w:r>
      </w:del>
      <w:r w:rsidR="0082765F">
        <w:fldChar w:fldCharType="end"/>
      </w:r>
      <w:r w:rsidRPr="00E77497">
        <w:t>.</w:t>
      </w:r>
    </w:p>
    <w:p w:rsidR="00E4476F" w:rsidRPr="00E77497" w:rsidRDefault="00E4476F" w:rsidP="00E4476F">
      <w:pPr>
        <w:pStyle w:val="Heading3"/>
      </w:pPr>
      <w:bookmarkStart w:id="10364" w:name="_Toc368050685"/>
      <w:r w:rsidRPr="00E77497">
        <w:t>RegExp ( . . . )</w:t>
      </w:r>
      <w:bookmarkEnd w:id="10364"/>
    </w:p>
    <w:p w:rsidR="00E4476F" w:rsidRPr="00E77497" w:rsidRDefault="00E4476F" w:rsidP="00E4476F">
      <w:r w:rsidRPr="00E77497">
        <w:t xml:space="preserve">See </w:t>
      </w:r>
      <w:r w:rsidR="0082765F">
        <w:fldChar w:fldCharType="begin"/>
      </w:r>
      <w:r w:rsidR="0082765F">
        <w:instrText xml:space="preserve"> REF _Ref365969953 \r \h </w:instrText>
      </w:r>
      <w:r w:rsidR="0082765F">
        <w:fldChar w:fldCharType="separate"/>
      </w:r>
      <w:r w:rsidR="00460CAC">
        <w:t>21.2.4</w:t>
      </w:r>
      <w:r w:rsidR="0082765F">
        <w:fldChar w:fldCharType="end"/>
      </w:r>
      <w:r w:rsidRPr="00E77497">
        <w:t>.</w:t>
      </w:r>
    </w:p>
    <w:p w:rsidR="00E4476F" w:rsidRPr="00E77497" w:rsidRDefault="00E4476F" w:rsidP="00E4476F">
      <w:pPr>
        <w:pStyle w:val="Heading3"/>
      </w:pPr>
      <w:bookmarkStart w:id="10365" w:name="_Toc368050686"/>
      <w:r>
        <w:t>Set</w:t>
      </w:r>
      <w:r w:rsidRPr="00E77497">
        <w:t xml:space="preserve"> ( . . . )</w:t>
      </w:r>
      <w:bookmarkEnd w:id="10365"/>
    </w:p>
    <w:p w:rsidR="00E4476F" w:rsidRPr="00E77497" w:rsidRDefault="00E4476F" w:rsidP="00E4476F">
      <w:r w:rsidRPr="00E77497">
        <w:t>See</w:t>
      </w:r>
      <w:r w:rsidR="0023289A">
        <w:t xml:space="preserve"> </w:t>
      </w:r>
      <w:r w:rsidR="00B6171B">
        <w:fldChar w:fldCharType="begin"/>
      </w:r>
      <w:r w:rsidR="00B6171B">
        <w:instrText xml:space="preserve"> REF _Ref366140569 \r \h </w:instrText>
      </w:r>
      <w:r w:rsidR="00B6171B">
        <w:fldChar w:fldCharType="separate"/>
      </w:r>
      <w:r w:rsidR="00460CAC">
        <w:t>23.2.1</w:t>
      </w:r>
      <w:r w:rsidR="00B6171B">
        <w:fldChar w:fldCharType="end"/>
      </w:r>
      <w:r w:rsidR="00B6171B">
        <w:t>.</w:t>
      </w:r>
    </w:p>
    <w:p w:rsidR="004C02EF" w:rsidRPr="00E77497" w:rsidRDefault="004C02EF" w:rsidP="00E4476F">
      <w:pPr>
        <w:pStyle w:val="Heading3"/>
      </w:pPr>
      <w:bookmarkStart w:id="10366" w:name="_Toc368050687"/>
      <w:r w:rsidRPr="00E77497">
        <w:t xml:space="preserve">String ( . . . </w:t>
      </w:r>
      <w:bookmarkEnd w:id="10357"/>
      <w:r w:rsidRPr="00E77497">
        <w:t>)</w:t>
      </w:r>
      <w:bookmarkEnd w:id="10366"/>
    </w:p>
    <w:p w:rsidR="004C02EF" w:rsidRPr="00E77497" w:rsidRDefault="004C02EF" w:rsidP="00BA2DF2">
      <w:r w:rsidRPr="00E77497">
        <w:t xml:space="preserve">See </w:t>
      </w:r>
      <w:r w:rsidR="0082765F">
        <w:fldChar w:fldCharType="begin"/>
      </w:r>
      <w:r w:rsidR="0082765F">
        <w:instrText xml:space="preserve"> REF _Ref365969975 \r \h </w:instrText>
      </w:r>
      <w:r w:rsidR="0082765F">
        <w:fldChar w:fldCharType="separate"/>
      </w:r>
      <w:r w:rsidR="00460CAC">
        <w:t>21.1.1</w:t>
      </w:r>
      <w:r w:rsidR="0082765F">
        <w:fldChar w:fldCharType="end"/>
      </w:r>
      <w:bookmarkStart w:id="10367" w:name="_Toc393690363"/>
      <w:r w:rsidRPr="00E77497">
        <w:t>.</w:t>
      </w:r>
    </w:p>
    <w:p w:rsidR="004C02EF" w:rsidRPr="00E77497" w:rsidRDefault="004C02EF" w:rsidP="00E4476F">
      <w:pPr>
        <w:pStyle w:val="Heading3"/>
      </w:pPr>
      <w:bookmarkStart w:id="10368" w:name="_Toc393690366"/>
      <w:bookmarkStart w:id="10369" w:name="_Toc368050688"/>
      <w:bookmarkEnd w:id="10367"/>
      <w:r w:rsidRPr="00E77497">
        <w:t>SyntaxError ( . . . )</w:t>
      </w:r>
      <w:bookmarkEnd w:id="10369"/>
    </w:p>
    <w:p w:rsidR="004C02EF" w:rsidRPr="00E77497" w:rsidRDefault="004C02EF" w:rsidP="00BA2DF2">
      <w:r w:rsidRPr="00E77497">
        <w:t xml:space="preserve">See </w:t>
      </w:r>
      <w:r w:rsidR="0082765F">
        <w:fldChar w:fldCharType="begin"/>
      </w:r>
      <w:r w:rsidR="0082765F">
        <w:instrText xml:space="preserve"> REF _Ref365542152 \r \h </w:instrText>
      </w:r>
      <w:r w:rsidR="0082765F">
        <w:fldChar w:fldCharType="separate"/>
      </w:r>
      <w:ins w:id="10370" w:author="Rev 19 Allen Wirfs-Brock" w:date="2013-09-27T13:07:00Z">
        <w:r w:rsidR="00460CAC">
          <w:t>19.5.5.4</w:t>
        </w:r>
      </w:ins>
      <w:del w:id="10371" w:author="Rev 19 Allen Wirfs-Brock" w:date="2013-09-27T08:39:00Z">
        <w:r w:rsidR="00083CEC" w:rsidDel="009E7E9E">
          <w:delText>19.4.5.4</w:delText>
        </w:r>
      </w:del>
      <w:r w:rsidR="0082765F">
        <w:fldChar w:fldCharType="end"/>
      </w:r>
      <w:r w:rsidRPr="00E77497">
        <w:t>.</w:t>
      </w:r>
    </w:p>
    <w:p w:rsidR="004C02EF" w:rsidRPr="00E77497" w:rsidRDefault="004C02EF" w:rsidP="00E4476F">
      <w:pPr>
        <w:pStyle w:val="Heading3"/>
      </w:pPr>
      <w:bookmarkStart w:id="10372" w:name="_Toc368050689"/>
      <w:r w:rsidRPr="00E77497">
        <w:t>TypeError ( . . . )</w:t>
      </w:r>
      <w:bookmarkEnd w:id="10372"/>
    </w:p>
    <w:p w:rsidR="004C02EF" w:rsidRPr="00E77497" w:rsidRDefault="004C02EF" w:rsidP="00BA2DF2">
      <w:r w:rsidRPr="00E77497">
        <w:t xml:space="preserve">See </w:t>
      </w:r>
      <w:r w:rsidR="0082765F">
        <w:fldChar w:fldCharType="begin"/>
      </w:r>
      <w:r w:rsidR="0082765F">
        <w:instrText xml:space="preserve"> REF _Ref365542167 \r \h </w:instrText>
      </w:r>
      <w:r w:rsidR="0082765F">
        <w:fldChar w:fldCharType="separate"/>
      </w:r>
      <w:ins w:id="10373" w:author="Rev 19 Allen Wirfs-Brock" w:date="2013-09-27T13:07:00Z">
        <w:r w:rsidR="00460CAC">
          <w:t>19.5.5.5</w:t>
        </w:r>
      </w:ins>
      <w:del w:id="10374" w:author="Rev 19 Allen Wirfs-Brock" w:date="2013-09-27T08:39:00Z">
        <w:r w:rsidR="00083CEC" w:rsidDel="009E7E9E">
          <w:delText>19.4.5.5</w:delText>
        </w:r>
      </w:del>
      <w:r w:rsidR="0082765F">
        <w:fldChar w:fldCharType="end"/>
      </w:r>
      <w:r w:rsidRPr="00E77497">
        <w:t>.</w:t>
      </w:r>
    </w:p>
    <w:p w:rsidR="0044224D" w:rsidRPr="00E77497" w:rsidRDefault="0044224D" w:rsidP="00E4476F">
      <w:pPr>
        <w:pStyle w:val="Heading3"/>
      </w:pPr>
      <w:bookmarkStart w:id="10375" w:name="_Toc472818907"/>
      <w:bookmarkStart w:id="10376" w:name="_Toc235503485"/>
      <w:bookmarkStart w:id="10377" w:name="_Toc241509260"/>
      <w:bookmarkStart w:id="10378" w:name="_Toc244416747"/>
      <w:bookmarkStart w:id="10379" w:name="_Toc276631111"/>
      <w:del w:id="10380" w:author="Rev 19 Allen Wirfs-Brock" w:date="2013-09-10T14:19:00Z">
        <w:r w:rsidDel="00F77DD8">
          <w:delText>UInt8Array</w:delText>
        </w:r>
        <w:r w:rsidRPr="00E77497" w:rsidDel="00F77DD8">
          <w:delText xml:space="preserve"> </w:delText>
        </w:r>
      </w:del>
      <w:bookmarkStart w:id="10381" w:name="_Toc368050690"/>
      <w:ins w:id="10382" w:author="Rev 19 Allen Wirfs-Brock" w:date="2013-09-10T14:19:00Z">
        <w:r w:rsidR="00F77DD8">
          <w:t>Uint8Array</w:t>
        </w:r>
        <w:r w:rsidR="00F77DD8" w:rsidRPr="00E77497">
          <w:t xml:space="preserve"> </w:t>
        </w:r>
      </w:ins>
      <w:r w:rsidRPr="00E77497">
        <w:t>( . . . )</w:t>
      </w:r>
      <w:bookmarkEnd w:id="10381"/>
    </w:p>
    <w:p w:rsidR="0044224D" w:rsidRPr="00E77497" w:rsidRDefault="0044224D" w:rsidP="00BA2DF2">
      <w:r w:rsidRPr="00E77497">
        <w:t xml:space="preserve">See </w:t>
      </w:r>
      <w:r w:rsidR="006D0378">
        <w:fldChar w:fldCharType="begin"/>
      </w:r>
      <w:r w:rsidR="006D0378">
        <w:instrText xml:space="preserve"> REF _Ref365542356 \r \h </w:instrText>
      </w:r>
      <w:r w:rsidR="006D0378">
        <w:fldChar w:fldCharType="separate"/>
      </w:r>
      <w:r w:rsidR="00460CAC">
        <w:t>22.2.4</w:t>
      </w:r>
      <w:r w:rsidR="006D0378">
        <w:fldChar w:fldCharType="end"/>
      </w:r>
      <w:r w:rsidRPr="00E77497">
        <w:t>.</w:t>
      </w:r>
    </w:p>
    <w:p w:rsidR="0044224D" w:rsidRPr="00E77497" w:rsidRDefault="0044224D" w:rsidP="00E4476F">
      <w:pPr>
        <w:pStyle w:val="Heading3"/>
      </w:pPr>
      <w:del w:id="10383" w:author="Rev 19 Allen Wirfs-Brock" w:date="2013-09-10T14:19:00Z">
        <w:r w:rsidDel="00F77DD8">
          <w:delText>UInt8ClampedArray</w:delText>
        </w:r>
        <w:r w:rsidRPr="00E77497" w:rsidDel="00F77DD8">
          <w:delText xml:space="preserve"> </w:delText>
        </w:r>
      </w:del>
      <w:bookmarkStart w:id="10384" w:name="_Toc368050691"/>
      <w:ins w:id="10385" w:author="Rev 19 Allen Wirfs-Brock" w:date="2013-09-10T14:19:00Z">
        <w:r w:rsidR="00F77DD8">
          <w:t>Uint8ClampedArray</w:t>
        </w:r>
        <w:r w:rsidR="00F77DD8" w:rsidRPr="00E77497">
          <w:t xml:space="preserve"> </w:t>
        </w:r>
      </w:ins>
      <w:r w:rsidRPr="00E77497">
        <w:t>( . . . )</w:t>
      </w:r>
      <w:bookmarkEnd w:id="10384"/>
    </w:p>
    <w:p w:rsidR="0044224D" w:rsidRPr="00E77497" w:rsidRDefault="0044224D" w:rsidP="00BA2DF2">
      <w:r w:rsidRPr="00E77497">
        <w:t xml:space="preserve">See </w:t>
      </w:r>
      <w:r w:rsidR="006D0378">
        <w:fldChar w:fldCharType="begin"/>
      </w:r>
      <w:r w:rsidR="006D0378">
        <w:instrText xml:space="preserve"> REF _Ref365542379 \r \h </w:instrText>
      </w:r>
      <w:r w:rsidR="006D0378">
        <w:fldChar w:fldCharType="separate"/>
      </w:r>
      <w:r w:rsidR="00460CAC">
        <w:t>22.2.4</w:t>
      </w:r>
      <w:r w:rsidR="006D0378">
        <w:fldChar w:fldCharType="end"/>
      </w:r>
      <w:r w:rsidRPr="00E77497">
        <w:t>.</w:t>
      </w:r>
    </w:p>
    <w:p w:rsidR="00E4476F" w:rsidRPr="00E77497" w:rsidRDefault="00E4476F" w:rsidP="00E4476F">
      <w:pPr>
        <w:pStyle w:val="Heading3"/>
      </w:pPr>
      <w:del w:id="10386" w:author="Rev 19 Allen Wirfs-Brock" w:date="2013-09-10T14:19:00Z">
        <w:r w:rsidDel="00F77DD8">
          <w:lastRenderedPageBreak/>
          <w:delText>UInt16Array</w:delText>
        </w:r>
        <w:r w:rsidRPr="00E77497" w:rsidDel="00F77DD8">
          <w:delText xml:space="preserve"> </w:delText>
        </w:r>
      </w:del>
      <w:bookmarkStart w:id="10387" w:name="_Toc368050692"/>
      <w:ins w:id="10388" w:author="Rev 19 Allen Wirfs-Brock" w:date="2013-09-10T14:19:00Z">
        <w:r w:rsidR="00F77DD8">
          <w:t>Uint16Array</w:t>
        </w:r>
        <w:r w:rsidR="00F77DD8" w:rsidRPr="00E77497">
          <w:t xml:space="preserve"> </w:t>
        </w:r>
      </w:ins>
      <w:r w:rsidRPr="00E77497">
        <w:t>( . . . )</w:t>
      </w:r>
      <w:bookmarkEnd w:id="10387"/>
    </w:p>
    <w:p w:rsidR="00E4476F" w:rsidRPr="00E77497" w:rsidRDefault="00E4476F" w:rsidP="00E4476F">
      <w:r w:rsidRPr="00E77497">
        <w:t xml:space="preserve">See </w:t>
      </w:r>
      <w:r>
        <w:fldChar w:fldCharType="begin"/>
      </w:r>
      <w:r>
        <w:instrText xml:space="preserve"> REF _Ref365542470 \r \h </w:instrText>
      </w:r>
      <w:r>
        <w:fldChar w:fldCharType="separate"/>
      </w:r>
      <w:r w:rsidR="00460CAC">
        <w:t>22.2.4</w:t>
      </w:r>
      <w:r>
        <w:fldChar w:fldCharType="end"/>
      </w:r>
      <w:r w:rsidRPr="00E77497">
        <w:t>.</w:t>
      </w:r>
    </w:p>
    <w:p w:rsidR="0044224D" w:rsidRPr="00E77497" w:rsidRDefault="0044224D" w:rsidP="00E4476F">
      <w:pPr>
        <w:pStyle w:val="Heading3"/>
      </w:pPr>
      <w:del w:id="10389" w:author="Rev 19 Allen Wirfs-Brock" w:date="2013-09-10T14:19:00Z">
        <w:r w:rsidDel="00F77DD8">
          <w:delText>UInt32Array</w:delText>
        </w:r>
        <w:r w:rsidRPr="00E77497" w:rsidDel="00F77DD8">
          <w:delText xml:space="preserve"> </w:delText>
        </w:r>
      </w:del>
      <w:bookmarkStart w:id="10390" w:name="_Toc368050693"/>
      <w:ins w:id="10391" w:author="Rev 19 Allen Wirfs-Brock" w:date="2013-09-10T14:19:00Z">
        <w:r w:rsidR="00F77DD8">
          <w:t>Uint32Array</w:t>
        </w:r>
        <w:r w:rsidR="00F77DD8" w:rsidRPr="00E77497">
          <w:t xml:space="preserve"> </w:t>
        </w:r>
      </w:ins>
      <w:r w:rsidRPr="00E77497">
        <w:t>( . . . )</w:t>
      </w:r>
      <w:bookmarkEnd w:id="10390"/>
    </w:p>
    <w:p w:rsidR="0044224D" w:rsidRPr="00E77497" w:rsidRDefault="0044224D" w:rsidP="00BA2DF2">
      <w:r w:rsidRPr="00E77497">
        <w:t xml:space="preserve">See </w:t>
      </w:r>
      <w:r w:rsidR="006D0378">
        <w:fldChar w:fldCharType="begin"/>
      </w:r>
      <w:r w:rsidR="006D0378">
        <w:instrText xml:space="preserve"> REF _Ref365542535 \r \h </w:instrText>
      </w:r>
      <w:r w:rsidR="006D0378">
        <w:fldChar w:fldCharType="separate"/>
      </w:r>
      <w:r w:rsidR="00460CAC">
        <w:t>22.2.4</w:t>
      </w:r>
      <w:r w:rsidR="006D0378">
        <w:fldChar w:fldCharType="end"/>
      </w:r>
      <w:r w:rsidRPr="00E77497">
        <w:t>.</w:t>
      </w:r>
    </w:p>
    <w:p w:rsidR="00E4476F" w:rsidRPr="00E77497" w:rsidRDefault="00E4476F" w:rsidP="00E4476F">
      <w:pPr>
        <w:pStyle w:val="Heading3"/>
      </w:pPr>
      <w:bookmarkStart w:id="10392" w:name="_Toc368050694"/>
      <w:r w:rsidRPr="00E77497">
        <w:t>URIError ( . . . )</w:t>
      </w:r>
      <w:bookmarkEnd w:id="10392"/>
    </w:p>
    <w:p w:rsidR="00E4476F" w:rsidRPr="00E77497" w:rsidRDefault="00E4476F" w:rsidP="00E4476F">
      <w:r w:rsidRPr="00E77497">
        <w:t xml:space="preserve">See </w:t>
      </w:r>
      <w:r w:rsidR="0082765F">
        <w:fldChar w:fldCharType="begin"/>
      </w:r>
      <w:r w:rsidR="0082765F">
        <w:instrText xml:space="preserve"> REF _Ref365542181 \r \h </w:instrText>
      </w:r>
      <w:r w:rsidR="0082765F">
        <w:fldChar w:fldCharType="separate"/>
      </w:r>
      <w:ins w:id="10393" w:author="Rev 19 Allen Wirfs-Brock" w:date="2013-09-27T13:07:00Z">
        <w:r w:rsidR="00460CAC">
          <w:t>19.5.5.6</w:t>
        </w:r>
      </w:ins>
      <w:del w:id="10394" w:author="Rev 19 Allen Wirfs-Brock" w:date="2013-09-27T08:39:00Z">
        <w:r w:rsidR="00083CEC" w:rsidDel="009E7E9E">
          <w:delText>19.4.5.6</w:delText>
        </w:r>
      </w:del>
      <w:r w:rsidR="0082765F">
        <w:fldChar w:fldCharType="end"/>
      </w:r>
      <w:r w:rsidRPr="00E77497">
        <w:t>.</w:t>
      </w:r>
    </w:p>
    <w:p w:rsidR="00E4476F" w:rsidRPr="00E77497" w:rsidRDefault="00E4476F" w:rsidP="00E4476F">
      <w:pPr>
        <w:pStyle w:val="Heading3"/>
      </w:pPr>
      <w:bookmarkStart w:id="10395" w:name="_Toc368050695"/>
      <w:r>
        <w:t>WeakMap</w:t>
      </w:r>
      <w:r w:rsidRPr="00E77497">
        <w:t xml:space="preserve"> ( . . . )</w:t>
      </w:r>
      <w:bookmarkEnd w:id="10395"/>
    </w:p>
    <w:p w:rsidR="00E4476F" w:rsidRPr="00E77497" w:rsidRDefault="00E4476F" w:rsidP="00E4476F">
      <w:r w:rsidRPr="00E77497">
        <w:t xml:space="preserve">See </w:t>
      </w:r>
      <w:r w:rsidR="0082765F">
        <w:fldChar w:fldCharType="begin"/>
      </w:r>
      <w:r w:rsidR="0082765F">
        <w:instrText xml:space="preserve"> REF _Ref365542827 \r \h </w:instrText>
      </w:r>
      <w:r w:rsidR="0082765F">
        <w:fldChar w:fldCharType="separate"/>
      </w:r>
      <w:r w:rsidR="00460CAC">
        <w:t>23.3.1</w:t>
      </w:r>
      <w:r w:rsidR="0082765F">
        <w:fldChar w:fldCharType="end"/>
      </w:r>
      <w:r w:rsidRPr="00E77497">
        <w:t>.</w:t>
      </w:r>
    </w:p>
    <w:p w:rsidR="00E4476F" w:rsidRPr="00E77497" w:rsidRDefault="00E4476F" w:rsidP="00E4476F">
      <w:pPr>
        <w:pStyle w:val="Heading3"/>
      </w:pPr>
      <w:bookmarkStart w:id="10396" w:name="_Toc368050696"/>
      <w:r>
        <w:t>WeakSet</w:t>
      </w:r>
      <w:r w:rsidRPr="00E77497">
        <w:t xml:space="preserve"> ( . . . )</w:t>
      </w:r>
      <w:bookmarkEnd w:id="10396"/>
    </w:p>
    <w:p w:rsidR="00E4476F" w:rsidRPr="00E77497" w:rsidRDefault="00E4476F" w:rsidP="00E4476F">
      <w:r w:rsidRPr="00E77497">
        <w:t xml:space="preserve">See </w:t>
      </w:r>
      <w:r>
        <w:fldChar w:fldCharType="begin"/>
      </w:r>
      <w:r>
        <w:instrText xml:space="preserve"> REF _Ref364595097 \r \h </w:instrText>
      </w:r>
      <w:r>
        <w:fldChar w:fldCharType="separate"/>
      </w:r>
      <w:r w:rsidR="00460CAC">
        <w:t>23.4</w:t>
      </w:r>
      <w:r>
        <w:fldChar w:fldCharType="end"/>
      </w:r>
      <w:r w:rsidRPr="00E77497">
        <w:t>.</w:t>
      </w:r>
    </w:p>
    <w:p w:rsidR="004C02EF" w:rsidRPr="00E77497" w:rsidRDefault="004C02EF" w:rsidP="00E4476F">
      <w:pPr>
        <w:pStyle w:val="Heading2"/>
      </w:pPr>
      <w:bookmarkStart w:id="10397" w:name="_Toc368050697"/>
      <w:r w:rsidRPr="00E77497">
        <w:t>Other Properties of the Global Objec</w:t>
      </w:r>
      <w:bookmarkEnd w:id="10368"/>
      <w:r w:rsidRPr="00E77497">
        <w:t>t</w:t>
      </w:r>
      <w:bookmarkStart w:id="10398" w:name="_Toc393690367"/>
      <w:bookmarkEnd w:id="10375"/>
      <w:bookmarkEnd w:id="10376"/>
      <w:bookmarkEnd w:id="10377"/>
      <w:bookmarkEnd w:id="10378"/>
      <w:bookmarkEnd w:id="10379"/>
      <w:bookmarkEnd w:id="10397"/>
    </w:p>
    <w:p w:rsidR="0082765F" w:rsidRPr="00E77497" w:rsidRDefault="0082765F" w:rsidP="0082765F">
      <w:pPr>
        <w:pStyle w:val="Heading3"/>
      </w:pPr>
      <w:bookmarkStart w:id="10399" w:name="_Toc368050698"/>
      <w:r w:rsidRPr="00E77497">
        <w:t>JSON</w:t>
      </w:r>
      <w:bookmarkEnd w:id="10399"/>
    </w:p>
    <w:p w:rsidR="0082765F" w:rsidRPr="00E77497" w:rsidRDefault="0082765F" w:rsidP="0082765F">
      <w:r w:rsidRPr="00E77497">
        <w:t xml:space="preserve">See </w:t>
      </w:r>
      <w:r>
        <w:fldChar w:fldCharType="begin"/>
      </w:r>
      <w:r>
        <w:instrText xml:space="preserve"> REF _Ref365542670 \r \h </w:instrText>
      </w:r>
      <w:r>
        <w:fldChar w:fldCharType="separate"/>
      </w:r>
      <w:r w:rsidR="00460CAC">
        <w:t>24.3</w:t>
      </w:r>
      <w:r>
        <w:fldChar w:fldCharType="end"/>
      </w:r>
      <w:r w:rsidRPr="00E77497">
        <w:t>.</w:t>
      </w:r>
    </w:p>
    <w:p w:rsidR="004C02EF" w:rsidRPr="00E77497" w:rsidRDefault="004C02EF" w:rsidP="00E4476F">
      <w:pPr>
        <w:pStyle w:val="Heading3"/>
      </w:pPr>
      <w:bookmarkStart w:id="10400" w:name="_Toc368050699"/>
      <w:r w:rsidRPr="00E77497">
        <w:t>Mat</w:t>
      </w:r>
      <w:bookmarkEnd w:id="10398"/>
      <w:r w:rsidRPr="00E77497">
        <w:t>h</w:t>
      </w:r>
      <w:bookmarkEnd w:id="10400"/>
    </w:p>
    <w:p w:rsidR="004C02EF" w:rsidRPr="00E77497" w:rsidRDefault="004C02EF" w:rsidP="00BA2DF2">
      <w:r w:rsidRPr="00E77497">
        <w:t xml:space="preserve">See </w:t>
      </w:r>
      <w:bookmarkStart w:id="10401" w:name="_Toc393690368"/>
      <w:r w:rsidR="002021D1">
        <w:fldChar w:fldCharType="begin"/>
      </w:r>
      <w:r w:rsidR="002021D1">
        <w:instrText xml:space="preserve"> REF _Ref365541875 \r \h </w:instrText>
      </w:r>
      <w:r w:rsidR="002021D1">
        <w:fldChar w:fldCharType="separate"/>
      </w:r>
      <w:r w:rsidR="00460CAC">
        <w:t>20.2</w:t>
      </w:r>
      <w:r w:rsidR="002021D1">
        <w:fldChar w:fldCharType="end"/>
      </w:r>
      <w:r w:rsidRPr="00E77497">
        <w:t>.</w:t>
      </w:r>
    </w:p>
    <w:p w:rsidR="0092211F" w:rsidRDefault="0092211F" w:rsidP="0082765F">
      <w:pPr>
        <w:pStyle w:val="Heading1"/>
      </w:pPr>
      <w:bookmarkStart w:id="10402" w:name="_Toc472818908"/>
      <w:bookmarkStart w:id="10403" w:name="_Toc235503486"/>
      <w:bookmarkStart w:id="10404" w:name="_Toc241509261"/>
      <w:bookmarkStart w:id="10405" w:name="_Toc244416748"/>
      <w:bookmarkStart w:id="10406" w:name="_Toc276631112"/>
      <w:bookmarkStart w:id="10407" w:name="_Toc368050700"/>
      <w:r>
        <w:t>Fundamental Objects</w:t>
      </w:r>
      <w:bookmarkEnd w:id="10407"/>
    </w:p>
    <w:p w:rsidR="004C02EF" w:rsidRDefault="004C02EF" w:rsidP="00D148E9">
      <w:pPr>
        <w:pStyle w:val="Heading2"/>
      </w:pPr>
      <w:bookmarkStart w:id="10408" w:name="_Toc368050701"/>
      <w:r w:rsidRPr="00E77497">
        <w:t>Object Objec</w:t>
      </w:r>
      <w:bookmarkEnd w:id="10293"/>
      <w:bookmarkEnd w:id="10294"/>
      <w:r w:rsidRPr="00E77497">
        <w:t>t</w:t>
      </w:r>
      <w:bookmarkEnd w:id="10295"/>
      <w:bookmarkEnd w:id="10296"/>
      <w:bookmarkEnd w:id="10401"/>
      <w:r w:rsidRPr="00E77497">
        <w:t>s</w:t>
      </w:r>
      <w:bookmarkStart w:id="10409" w:name="_Toc385672255"/>
      <w:bookmarkStart w:id="10410" w:name="_Ref393527264"/>
      <w:bookmarkStart w:id="10411" w:name="_Toc393690369"/>
      <w:bookmarkStart w:id="10412" w:name="_Ref404501382"/>
      <w:bookmarkStart w:id="10413" w:name="_Toc382291602"/>
      <w:bookmarkEnd w:id="10402"/>
      <w:bookmarkEnd w:id="10403"/>
      <w:bookmarkEnd w:id="10404"/>
      <w:bookmarkEnd w:id="10405"/>
      <w:bookmarkEnd w:id="10406"/>
      <w:bookmarkEnd w:id="10408"/>
    </w:p>
    <w:p w:rsidR="004C02EF" w:rsidRPr="00E77497" w:rsidRDefault="004C02EF" w:rsidP="00D148E9">
      <w:pPr>
        <w:pStyle w:val="Heading3"/>
      </w:pPr>
      <w:bookmarkStart w:id="10414" w:name="_Toc361663662"/>
      <w:bookmarkStart w:id="10415" w:name="_Toc361665503"/>
      <w:bookmarkStart w:id="10416" w:name="_Toc361667343"/>
      <w:bookmarkStart w:id="10417" w:name="_Toc361669172"/>
      <w:bookmarkStart w:id="10418" w:name="_Toc364935216"/>
      <w:bookmarkStart w:id="10419" w:name="_Toc365474507"/>
      <w:bookmarkStart w:id="10420" w:name="_Toc365639186"/>
      <w:bookmarkStart w:id="10421" w:name="_Toc361663663"/>
      <w:bookmarkStart w:id="10422" w:name="_Toc361665504"/>
      <w:bookmarkStart w:id="10423" w:name="_Toc361667344"/>
      <w:bookmarkStart w:id="10424" w:name="_Toc361669173"/>
      <w:bookmarkStart w:id="10425" w:name="_Toc364935217"/>
      <w:bookmarkStart w:id="10426" w:name="_Toc365474508"/>
      <w:bookmarkStart w:id="10427" w:name="_Toc365639187"/>
      <w:bookmarkStart w:id="10428" w:name="_Toc361663664"/>
      <w:bookmarkStart w:id="10429" w:name="_Toc361665505"/>
      <w:bookmarkStart w:id="10430" w:name="_Toc361667345"/>
      <w:bookmarkStart w:id="10431" w:name="_Toc361669174"/>
      <w:bookmarkStart w:id="10432" w:name="_Toc364935218"/>
      <w:bookmarkStart w:id="10433" w:name="_Toc365474509"/>
      <w:bookmarkStart w:id="10434" w:name="_Toc365639188"/>
      <w:bookmarkStart w:id="10435" w:name="_Toc361663665"/>
      <w:bookmarkStart w:id="10436" w:name="_Toc361665506"/>
      <w:bookmarkStart w:id="10437" w:name="_Toc361667346"/>
      <w:bookmarkStart w:id="10438" w:name="_Toc361669175"/>
      <w:bookmarkStart w:id="10439" w:name="_Toc364935219"/>
      <w:bookmarkStart w:id="10440" w:name="_Toc365474510"/>
      <w:bookmarkStart w:id="10441" w:name="_Toc365639189"/>
      <w:bookmarkStart w:id="10442" w:name="_Toc361663666"/>
      <w:bookmarkStart w:id="10443" w:name="_Toc361665507"/>
      <w:bookmarkStart w:id="10444" w:name="_Toc361667347"/>
      <w:bookmarkStart w:id="10445" w:name="_Toc361669176"/>
      <w:bookmarkStart w:id="10446" w:name="_Toc364935220"/>
      <w:bookmarkStart w:id="10447" w:name="_Toc365474511"/>
      <w:bookmarkStart w:id="10448" w:name="_Toc365639190"/>
      <w:bookmarkStart w:id="10449" w:name="_Toc361663667"/>
      <w:bookmarkStart w:id="10450" w:name="_Toc361665508"/>
      <w:bookmarkStart w:id="10451" w:name="_Toc361667348"/>
      <w:bookmarkStart w:id="10452" w:name="_Toc361669177"/>
      <w:bookmarkStart w:id="10453" w:name="_Toc364935221"/>
      <w:bookmarkStart w:id="10454" w:name="_Toc365474512"/>
      <w:bookmarkStart w:id="10455" w:name="_Toc365639191"/>
      <w:bookmarkStart w:id="10456" w:name="_Toc361663668"/>
      <w:bookmarkStart w:id="10457" w:name="_Toc361665509"/>
      <w:bookmarkStart w:id="10458" w:name="_Toc361667349"/>
      <w:bookmarkStart w:id="10459" w:name="_Toc361669178"/>
      <w:bookmarkStart w:id="10460" w:name="_Toc364935222"/>
      <w:bookmarkStart w:id="10461" w:name="_Toc365474513"/>
      <w:bookmarkStart w:id="10462" w:name="_Toc365639192"/>
      <w:bookmarkStart w:id="10463" w:name="_Toc361663669"/>
      <w:bookmarkStart w:id="10464" w:name="_Toc361665510"/>
      <w:bookmarkStart w:id="10465" w:name="_Toc361667350"/>
      <w:bookmarkStart w:id="10466" w:name="_Toc361669179"/>
      <w:bookmarkStart w:id="10467" w:name="_Toc364935223"/>
      <w:bookmarkStart w:id="10468" w:name="_Toc365474514"/>
      <w:bookmarkStart w:id="10469" w:name="_Toc365639193"/>
      <w:bookmarkStart w:id="10470" w:name="_Toc361663670"/>
      <w:bookmarkStart w:id="10471" w:name="_Toc361665511"/>
      <w:bookmarkStart w:id="10472" w:name="_Toc361667351"/>
      <w:bookmarkStart w:id="10473" w:name="_Toc361669180"/>
      <w:bookmarkStart w:id="10474" w:name="_Toc364935224"/>
      <w:bookmarkStart w:id="10475" w:name="_Toc365474515"/>
      <w:bookmarkStart w:id="10476" w:name="_Toc365639194"/>
      <w:bookmarkStart w:id="10477" w:name="_Ref424531694"/>
      <w:bookmarkStart w:id="10478" w:name="_Toc472818909"/>
      <w:bookmarkStart w:id="10479" w:name="_Toc235503487"/>
      <w:bookmarkStart w:id="10480" w:name="_Toc241509262"/>
      <w:bookmarkStart w:id="10481" w:name="_Toc244416749"/>
      <w:bookmarkStart w:id="10482" w:name="_Toc276631113"/>
      <w:bookmarkStart w:id="10483" w:name="_Toc368050702"/>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r w:rsidRPr="00E77497">
        <w:t>The Object Constructor Called as a Functio</w:t>
      </w:r>
      <w:bookmarkEnd w:id="10409"/>
      <w:bookmarkEnd w:id="10410"/>
      <w:bookmarkEnd w:id="10411"/>
      <w:bookmarkEnd w:id="10412"/>
      <w:r w:rsidRPr="00E77497">
        <w:t>n</w:t>
      </w:r>
      <w:bookmarkEnd w:id="10477"/>
      <w:bookmarkEnd w:id="10478"/>
      <w:bookmarkEnd w:id="10479"/>
      <w:bookmarkEnd w:id="10480"/>
      <w:bookmarkEnd w:id="10481"/>
      <w:bookmarkEnd w:id="10482"/>
      <w:bookmarkEnd w:id="10483"/>
    </w:p>
    <w:p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10484" w:name="_Ref385475928"/>
      <w:bookmarkStart w:id="10485" w:name="_Toc385672256"/>
      <w:bookmarkStart w:id="10486" w:name="_Toc393690370"/>
    </w:p>
    <w:p w:rsidR="004C02EF" w:rsidRPr="00E77497" w:rsidRDefault="004C02EF" w:rsidP="00D148E9">
      <w:pPr>
        <w:pStyle w:val="Heading4"/>
      </w:pPr>
      <w:bookmarkStart w:id="10487" w:name="_Ref424531528"/>
      <w:r w:rsidRPr="00E77497">
        <w:t>Object ( [ value</w:t>
      </w:r>
      <w:bookmarkEnd w:id="10484"/>
      <w:bookmarkEnd w:id="10485"/>
      <w:bookmarkEnd w:id="10486"/>
      <w:r w:rsidRPr="00E77497">
        <w:t xml:space="preserve"> ] )</w:t>
      </w:r>
      <w:bookmarkEnd w:id="10487"/>
    </w:p>
    <w:p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155469">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 xml:space="preserve">with the intrinsic object </w:t>
      </w:r>
      <w:r w:rsidR="006245AF" w:rsidRPr="00F75B67">
        <w:rPr>
          <w:rFonts w:ascii="Arial" w:hAnsi="Arial" w:cs="Arial"/>
        </w:rPr>
        <w:t>%ObjectPrototype%</w:t>
      </w:r>
      <w:r w:rsidR="006245AF">
        <w:t xml:space="preserve"> as its argument</w:t>
      </w:r>
      <w:r w:rsidRPr="00E77497">
        <w:t>.</w:t>
      </w:r>
    </w:p>
    <w:p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10488" w:name="_Ref385475932"/>
      <w:bookmarkStart w:id="10489" w:name="_Toc385672257"/>
      <w:bookmarkStart w:id="10490" w:name="_Toc393690371"/>
      <w:bookmarkStart w:id="10491" w:name="_Ref424531555"/>
    </w:p>
    <w:p w:rsidR="004C02EF" w:rsidRPr="00E77497" w:rsidRDefault="004C02EF" w:rsidP="00D148E9">
      <w:pPr>
        <w:pStyle w:val="Heading3"/>
      </w:pPr>
      <w:bookmarkStart w:id="10492" w:name="_Toc385672258"/>
      <w:bookmarkStart w:id="10493" w:name="_Ref393527230"/>
      <w:bookmarkStart w:id="10494" w:name="_Toc393690372"/>
      <w:bookmarkStart w:id="10495" w:name="_Ref404501393"/>
      <w:bookmarkStart w:id="10496" w:name="_Ref424531707"/>
      <w:bookmarkStart w:id="10497" w:name="_Ref449968361"/>
      <w:bookmarkStart w:id="10498" w:name="_Toc472818910"/>
      <w:bookmarkStart w:id="10499" w:name="_Toc235503488"/>
      <w:bookmarkStart w:id="10500" w:name="_Toc241509263"/>
      <w:bookmarkStart w:id="10501" w:name="_Toc244416750"/>
      <w:bookmarkStart w:id="10502" w:name="_Toc276631114"/>
      <w:bookmarkStart w:id="10503" w:name="_Toc368050703"/>
      <w:bookmarkEnd w:id="10488"/>
      <w:bookmarkEnd w:id="10489"/>
      <w:bookmarkEnd w:id="10490"/>
      <w:bookmarkEnd w:id="10491"/>
      <w:r w:rsidRPr="00E77497">
        <w:t>The Object Constructo</w:t>
      </w:r>
      <w:bookmarkEnd w:id="10413"/>
      <w:bookmarkEnd w:id="10492"/>
      <w:bookmarkEnd w:id="10493"/>
      <w:bookmarkEnd w:id="10494"/>
      <w:bookmarkEnd w:id="10495"/>
      <w:r w:rsidRPr="00E77497">
        <w:t>r</w:t>
      </w:r>
      <w:bookmarkStart w:id="10504" w:name="_Ref393527857"/>
      <w:bookmarkStart w:id="10505" w:name="_Toc382291603"/>
      <w:bookmarkEnd w:id="10496"/>
      <w:bookmarkEnd w:id="10497"/>
      <w:bookmarkEnd w:id="10498"/>
      <w:bookmarkEnd w:id="10499"/>
      <w:bookmarkEnd w:id="10500"/>
      <w:bookmarkEnd w:id="10501"/>
      <w:bookmarkEnd w:id="10502"/>
      <w:bookmarkEnd w:id="10503"/>
    </w:p>
    <w:p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10504"/>
      <w:r w:rsidRPr="00E77497">
        <w:t>.</w:t>
      </w:r>
      <w:bookmarkStart w:id="10506" w:name="_Ref385067278"/>
      <w:bookmarkStart w:id="10507" w:name="_Toc385672259"/>
      <w:bookmarkStart w:id="10508" w:name="_Toc393690373"/>
    </w:p>
    <w:p w:rsidR="004C02EF" w:rsidRPr="00E77497" w:rsidRDefault="004C02EF" w:rsidP="00D148E9">
      <w:pPr>
        <w:pStyle w:val="Heading4"/>
      </w:pPr>
      <w:bookmarkStart w:id="10509" w:name="_Hlt458482354"/>
      <w:bookmarkStart w:id="10510" w:name="_Ref424531574"/>
      <w:bookmarkEnd w:id="10509"/>
      <w:r w:rsidRPr="00E77497">
        <w:t>new Object ( [ value</w:t>
      </w:r>
      <w:bookmarkEnd w:id="10505"/>
      <w:bookmarkEnd w:id="10506"/>
      <w:bookmarkEnd w:id="10507"/>
      <w:bookmarkEnd w:id="10508"/>
      <w:r w:rsidRPr="00E77497">
        <w:t xml:space="preserve"> ] )</w:t>
      </w:r>
      <w:bookmarkEnd w:id="10510"/>
    </w:p>
    <w:p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rsidR="004C02EF" w:rsidRPr="00E77497" w:rsidRDefault="004C02EF" w:rsidP="00834A33">
      <w:pPr>
        <w:pStyle w:val="Alg4"/>
        <w:numPr>
          <w:ilvl w:val="1"/>
          <w:numId w:val="166"/>
        </w:numPr>
      </w:pPr>
      <w:r w:rsidRPr="00E77497">
        <w:lastRenderedPageBreak/>
        <w:t>If Type(</w:t>
      </w:r>
      <w:r w:rsidRPr="00E77497">
        <w:rPr>
          <w:i/>
        </w:rPr>
        <w:t>value</w:t>
      </w:r>
      <w:r w:rsidRPr="00E77497">
        <w:t>) is String,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 xml:space="preserve">with the intrinsic object </w:t>
      </w:r>
      <w:r w:rsidR="008365B2" w:rsidRPr="00F75B67">
        <w:rPr>
          <w:rFonts w:ascii="Arial" w:hAnsi="Arial" w:cs="Arial"/>
        </w:rPr>
        <w:t>%ObjectPrototype%</w:t>
      </w:r>
      <w:r w:rsidR="008365B2">
        <w:t xml:space="preserve"> as its argument</w:t>
      </w:r>
      <w:r w:rsidRPr="00E77497">
        <w:t>.</w:t>
      </w:r>
      <w:bookmarkStart w:id="10511" w:name="_Hlt424531982"/>
      <w:bookmarkStart w:id="10512" w:name="_Toc382291604"/>
      <w:bookmarkStart w:id="10513" w:name="_Ref385475937"/>
      <w:bookmarkStart w:id="10514" w:name="_Toc385672260"/>
      <w:bookmarkStart w:id="10515" w:name="_Ref393527953"/>
      <w:bookmarkStart w:id="10516" w:name="_Toc393690374"/>
      <w:bookmarkStart w:id="10517" w:name="_Ref404501344"/>
      <w:bookmarkStart w:id="10518" w:name="_Ref404501665"/>
      <w:bookmarkStart w:id="10519" w:name="_Ref424531588"/>
      <w:bookmarkEnd w:id="10511"/>
    </w:p>
    <w:p w:rsidR="003F7754" w:rsidRPr="00E77497" w:rsidRDefault="003F7754" w:rsidP="003F7754">
      <w:pPr>
        <w:pStyle w:val="Heading3"/>
      </w:pPr>
      <w:bookmarkStart w:id="10520" w:name="_Toc382291605"/>
      <w:bookmarkStart w:id="10521" w:name="_Toc385672261"/>
      <w:bookmarkStart w:id="10522" w:name="_Toc393690375"/>
      <w:bookmarkStart w:id="10523" w:name="_Ref457709042"/>
      <w:bookmarkStart w:id="10524" w:name="_Toc472818911"/>
      <w:bookmarkStart w:id="10525" w:name="_Toc235503489"/>
      <w:bookmarkStart w:id="10526" w:name="_Toc241509264"/>
      <w:bookmarkStart w:id="10527" w:name="_Toc244416751"/>
      <w:bookmarkStart w:id="10528" w:name="_Toc276631115"/>
      <w:bookmarkStart w:id="10529" w:name="_Toc368050704"/>
      <w:bookmarkEnd w:id="10512"/>
      <w:bookmarkEnd w:id="10513"/>
      <w:bookmarkEnd w:id="10514"/>
      <w:bookmarkEnd w:id="10515"/>
      <w:bookmarkEnd w:id="10516"/>
      <w:bookmarkEnd w:id="10517"/>
      <w:bookmarkEnd w:id="10518"/>
      <w:bookmarkEnd w:id="10519"/>
      <w:r w:rsidRPr="00E77497">
        <w:t>Properties of the Object Constructor</w:t>
      </w:r>
      <w:bookmarkEnd w:id="10529"/>
    </w:p>
    <w:bookmarkEnd w:id="10520"/>
    <w:bookmarkEnd w:id="10521"/>
    <w:bookmarkEnd w:id="10522"/>
    <w:bookmarkEnd w:id="10523"/>
    <w:bookmarkEnd w:id="10524"/>
    <w:bookmarkEnd w:id="10525"/>
    <w:bookmarkEnd w:id="10526"/>
    <w:bookmarkEnd w:id="10527"/>
    <w:bookmarkEnd w:id="10528"/>
    <w:p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10530" w:name="_Toc382291606"/>
      <w:bookmarkStart w:id="10531" w:name="_Toc385672262"/>
      <w:bookmarkStart w:id="10532" w:name="_Ref393522098"/>
      <w:bookmarkStart w:id="10533" w:name="_Ref393610784"/>
      <w:bookmarkStart w:id="10534" w:name="_Ref393611105"/>
      <w:bookmarkStart w:id="10535" w:name="_Toc393690376"/>
      <w:bookmarkStart w:id="10536" w:name="_Ref404493404"/>
      <w:bookmarkStart w:id="10537" w:name="_Ref404502159"/>
      <w:bookmarkStart w:id="10538" w:name="_Ref404502265"/>
      <w:bookmarkStart w:id="10539" w:name="_Ref404502515"/>
      <w:bookmarkStart w:id="10540" w:name="_Ref404502615"/>
      <w:bookmarkStart w:id="10541" w:name="_Ref404502673"/>
      <w:bookmarkStart w:id="10542" w:name="_Ref404502690"/>
      <w:bookmarkStart w:id="10543" w:name="_Ref404503028"/>
    </w:p>
    <w:p w:rsidR="0082765F" w:rsidRDefault="0082765F" w:rsidP="0082765F">
      <w:pPr>
        <w:pStyle w:val="Heading4"/>
      </w:pPr>
      <w:bookmarkStart w:id="10544" w:name="_Hlt424534273"/>
      <w:bookmarkStart w:id="10545" w:name="_Ref424531384"/>
      <w:bookmarkEnd w:id="10544"/>
      <w:r w:rsidRPr="00E77497">
        <w:t>Object.</w:t>
      </w:r>
      <w:r>
        <w:t>assign</w:t>
      </w:r>
      <w:r w:rsidRPr="00E77497">
        <w:t xml:space="preserve"> ( </w:t>
      </w:r>
      <w:r>
        <w:t>target, source</w:t>
      </w:r>
      <w:r w:rsidRPr="00E77497">
        <w:t xml:space="preserve"> )</w:t>
      </w:r>
    </w:p>
    <w:p w:rsidR="0082765F" w:rsidDel="003A30CB" w:rsidRDefault="0082765F" w:rsidP="0082765F">
      <w:pPr>
        <w:pBdr>
          <w:top w:val="single" w:sz="4" w:space="1" w:color="auto"/>
          <w:left w:val="single" w:sz="4" w:space="4" w:color="auto"/>
          <w:bottom w:val="single" w:sz="4" w:space="1" w:color="auto"/>
          <w:right w:val="single" w:sz="4" w:space="4" w:color="auto"/>
        </w:pBdr>
        <w:shd w:val="clear" w:color="auto" w:fill="FFC000"/>
        <w:rPr>
          <w:del w:id="10546" w:author="Rev 19 Allen Wirfs-Brock" w:date="2013-09-22T10:25:00Z"/>
        </w:rPr>
      </w:pPr>
      <w:del w:id="10547" w:author="Rev 19 Allen Wirfs-Brock" w:date="2013-09-22T10:25:00Z">
        <w:r w:rsidDel="003A30CB">
          <w:delText>TODO :</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48" w:author="Rev 19 Allen Wirfs-Brock" w:date="2013-09-22T10:25:00Z"/>
        </w:rPr>
      </w:pPr>
      <w:del w:id="10549" w:author="Rev 19 Allen Wirfs-Brock" w:date="2013-09-22T10:25:00Z">
        <w:r w:rsidDel="003A30CB">
          <w:delText>Only enumerable own properties of source</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0" w:author="Rev 19 Allen Wirfs-Brock" w:date="2013-09-22T10:25:00Z"/>
        </w:rPr>
      </w:pPr>
      <w:del w:id="10551" w:author="Rev 19 Allen Wirfs-Brock" w:date="2013-09-22T10:25:00Z">
        <w:r w:rsidDel="003A30CB">
          <w:delText>Invoke [[Get]] on property list derived from source, for each property in list [[Put]] on target</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2" w:author="Rev 19 Allen Wirfs-Brock" w:date="2013-09-22T10:25:00Z"/>
        </w:rPr>
      </w:pPr>
      <w:del w:id="10553" w:author="Rev 19 Allen Wirfs-Brock" w:date="2013-09-22T10:25:00Z">
        <w:r w:rsidDel="003A30CB">
          <w:delText>private names are not copied</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4" w:author="Rev 19 Allen Wirfs-Brock" w:date="2013-09-22T10:25:00Z"/>
        </w:rPr>
      </w:pPr>
      <w:del w:id="10555" w:author="Rev 19 Allen Wirfs-Brock" w:date="2013-09-22T10:25:00Z">
        <w:r w:rsidDel="003A30CB">
          <w:delText>unique names are copied</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6" w:author="Rev 19 Allen Wirfs-Brock" w:date="2013-09-22T10:25:00Z"/>
        </w:rPr>
      </w:pPr>
      <w:del w:id="10557" w:author="Rev 19 Allen Wirfs-Brock" w:date="2013-09-22T10:25:00Z">
        <w:r w:rsidDel="003A30CB">
          <w:delText>super mechanism (rebind super)</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8" w:author="Rev 19 Allen Wirfs-Brock" w:date="2013-09-22T10:25:00Z"/>
        </w:rPr>
      </w:pPr>
      <w:del w:id="10559" w:author="Rev 19 Allen Wirfs-Brock" w:date="2013-09-22T10:25:00Z">
        <w:r w:rsidDel="003A30CB">
          <w:delText>Returns modified "target"</w:delText>
        </w:r>
      </w:del>
    </w:p>
    <w:p w:rsidR="00DB3C28" w:rsidRPr="00DB3C28" w:rsidRDefault="00DB3C28" w:rsidP="00DB3C28">
      <w:pPr>
        <w:rPr>
          <w:ins w:id="10560" w:author="Rev 19 Allen Wirfs-Brock" w:date="2013-09-22T10:12:00Z"/>
        </w:rPr>
      </w:pPr>
      <w:ins w:id="10561" w:author="Rev 19 Allen Wirfs-Brock" w:date="2013-09-22T10:12:00Z">
        <w:r w:rsidRPr="00DB3C28">
          <w:t xml:space="preserve">The </w:t>
        </w:r>
        <w:r w:rsidRPr="00DB3C28">
          <w:rPr>
            <w:b/>
          </w:rPr>
          <w:t>assign</w:t>
        </w:r>
        <w:r w:rsidRPr="00DB3C28">
          <w:t xml:space="preserve"> function is used to copy the values of all of the enumerable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rsidR="003A30CB">
          <w:t xml:space="preserve"> object</w:t>
        </w:r>
        <w:r w:rsidRPr="00DB3C28">
          <w:t xml:space="preserve">. When the </w:t>
        </w:r>
      </w:ins>
      <w:ins w:id="10562" w:author="Rev 19 Allen Wirfs-Brock" w:date="2013-09-22T10:29:00Z">
        <w:r w:rsidR="003A30CB">
          <w:rPr>
            <w:b/>
          </w:rPr>
          <w:t>assign</w:t>
        </w:r>
      </w:ins>
      <w:ins w:id="10563" w:author="Rev 19 Allen Wirfs-Brock" w:date="2013-09-22T10:12:00Z">
        <w:r w:rsidRPr="00DB3C28">
          <w:t xml:space="preserve"> function is called, the following steps are taken:</w:t>
        </w:r>
      </w:ins>
    </w:p>
    <w:p w:rsidR="00DB3C28" w:rsidRPr="00DB3C28" w:rsidRDefault="00DB3C28" w:rsidP="00DB3C28">
      <w:pPr>
        <w:numPr>
          <w:ilvl w:val="0"/>
          <w:numId w:val="1183"/>
        </w:numPr>
        <w:spacing w:after="0" w:line="240" w:lineRule="auto"/>
        <w:jc w:val="left"/>
        <w:rPr>
          <w:ins w:id="10564" w:author="Rev 19 Allen Wirfs-Brock" w:date="2013-09-22T10:12:00Z"/>
          <w:rFonts w:ascii="Times New Roman" w:hAnsi="Times New Roman"/>
          <w:spacing w:val="6"/>
          <w:lang w:eastAsia="en-US"/>
        </w:rPr>
      </w:pPr>
      <w:ins w:id="10565"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to</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target</w:t>
        </w:r>
        <w:r w:rsidRPr="00DB3C28">
          <w:rPr>
            <w:rFonts w:ascii="Times New Roman" w:hAnsi="Times New Roman"/>
            <w:spacing w:val="6"/>
            <w:lang w:eastAsia="en-US"/>
          </w:rPr>
          <w:t>).</w:t>
        </w:r>
      </w:ins>
    </w:p>
    <w:p w:rsidR="00DB3C28" w:rsidRPr="00DB3C28" w:rsidRDefault="00DB3C28" w:rsidP="00DB3C28">
      <w:pPr>
        <w:numPr>
          <w:ilvl w:val="0"/>
          <w:numId w:val="1183"/>
        </w:numPr>
        <w:tabs>
          <w:tab w:val="num" w:pos="1721"/>
        </w:tabs>
        <w:spacing w:after="0" w:line="240" w:lineRule="auto"/>
        <w:rPr>
          <w:ins w:id="10566" w:author="Rev 19 Allen Wirfs-Brock" w:date="2013-09-22T10:12:00Z"/>
          <w:rFonts w:ascii="Times New Roman" w:hAnsi="Times New Roman"/>
          <w:spacing w:val="6"/>
          <w:lang w:eastAsia="en-US"/>
        </w:rPr>
      </w:pPr>
      <w:ins w:id="10567" w:author="Rev 19 Allen Wirfs-Brock" w:date="2013-09-22T10:12:00Z">
        <w:r w:rsidRPr="00DB3C28">
          <w:rPr>
            <w:rFonts w:ascii="Times New Roman" w:hAnsi="Times New Roman"/>
            <w:spacing w:val="6"/>
            <w:lang w:eastAsia="en-US"/>
          </w:rPr>
          <w:t>ReturnIfAbrupt(</w:t>
        </w:r>
        <w:r w:rsidRPr="00DB3C28">
          <w:rPr>
            <w:rFonts w:ascii="Times New Roman" w:hAnsi="Times New Roman"/>
            <w:i/>
            <w:spacing w:val="6"/>
            <w:lang w:eastAsia="en-US"/>
          </w:rPr>
          <w:t>to</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568" w:author="Rev 19 Allen Wirfs-Brock" w:date="2013-09-22T10:12:00Z"/>
          <w:rFonts w:ascii="Times New Roman" w:hAnsi="Times New Roman"/>
          <w:spacing w:val="6"/>
          <w:lang w:eastAsia="en-US"/>
        </w:rPr>
      </w:pPr>
      <w:ins w:id="10569"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source</w:t>
        </w:r>
        <w:r w:rsidRPr="00DB3C28">
          <w:rPr>
            <w:rFonts w:ascii="Times New Roman" w:hAnsi="Times New Roman"/>
            <w:spacing w:val="6"/>
            <w:lang w:eastAsia="en-US"/>
          </w:rPr>
          <w:t>).</w:t>
        </w:r>
      </w:ins>
    </w:p>
    <w:p w:rsidR="00DB3C28" w:rsidRPr="00DB3C28" w:rsidRDefault="00DB3C28" w:rsidP="00DB3C28">
      <w:pPr>
        <w:numPr>
          <w:ilvl w:val="0"/>
          <w:numId w:val="1183"/>
        </w:numPr>
        <w:tabs>
          <w:tab w:val="num" w:pos="1721"/>
        </w:tabs>
        <w:spacing w:after="0" w:line="240" w:lineRule="auto"/>
        <w:rPr>
          <w:ins w:id="10570" w:author="Rev 19 Allen Wirfs-Brock" w:date="2013-09-22T10:12:00Z"/>
          <w:rFonts w:ascii="Times New Roman" w:hAnsi="Times New Roman"/>
          <w:spacing w:val="6"/>
          <w:lang w:eastAsia="en-US"/>
        </w:rPr>
      </w:pPr>
      <w:ins w:id="10571" w:author="Rev 19 Allen Wirfs-Brock" w:date="2013-09-22T10:12:00Z">
        <w:r w:rsidRPr="00DB3C28">
          <w:rPr>
            <w:rFonts w:ascii="Times New Roman" w:hAnsi="Times New Roman"/>
            <w:spacing w:val="6"/>
            <w:lang w:eastAsia="en-US"/>
          </w:rPr>
          <w:t>ReturnIfAbrupt(</w:t>
        </w:r>
        <w:r w:rsidRPr="00DB3C28">
          <w:rPr>
            <w:rFonts w:ascii="Times New Roman" w:hAnsi="Times New Roman"/>
            <w:i/>
            <w:spacing w:val="6"/>
            <w:lang w:eastAsia="en-US"/>
          </w:rPr>
          <w:t>from</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572" w:author="Rev 19 Allen Wirfs-Brock" w:date="2013-09-22T10:12:00Z"/>
          <w:rFonts w:ascii="Times New Roman" w:hAnsi="Times New Roman"/>
          <w:spacing w:val="6"/>
          <w:lang w:eastAsia="en-US"/>
        </w:rPr>
      </w:pPr>
      <w:ins w:id="10573"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keys</w:t>
        </w:r>
        <w:r w:rsidRPr="00DB3C28">
          <w:rPr>
            <w:rFonts w:ascii="Times New Roman" w:hAnsi="Times New Roman"/>
            <w:spacing w:val="6"/>
            <w:lang w:eastAsia="en-US"/>
          </w:rPr>
          <w:t xml:space="preserve"> be the result </w:t>
        </w:r>
        <w:r w:rsidRPr="00DB3C28">
          <w:rPr>
            <w:rFonts w:ascii="Times New Roman" w:hAnsi="Times New Roman"/>
            <w:iCs/>
            <w:spacing w:val="6"/>
            <w:lang w:eastAsia="en-US"/>
          </w:rPr>
          <w:t xml:space="preserve">of calling the [[OwnPropertyKeys]] internal method of </w:t>
        </w:r>
        <w:r w:rsidRPr="00DB3C28">
          <w:rPr>
            <w:rFonts w:ascii="Times New Roman" w:hAnsi="Times New Roman"/>
            <w:i/>
            <w:spacing w:val="6"/>
            <w:lang w:eastAsia="en-US"/>
          </w:rPr>
          <w:t>soure</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574" w:author="Rev 19 Allen Wirfs-Brock" w:date="2013-09-22T10:12:00Z"/>
          <w:rFonts w:ascii="Times New Roman" w:hAnsi="Times New Roman"/>
          <w:spacing w:val="6"/>
          <w:lang w:eastAsia="en-US"/>
        </w:rPr>
      </w:pPr>
      <w:ins w:id="10575"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keys</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576" w:author="Rev 19 Allen Wirfs-Brock" w:date="2013-09-22T10:12:00Z"/>
          <w:rFonts w:ascii="Times New Roman" w:hAnsi="Times New Roman"/>
          <w:spacing w:val="6"/>
          <w:lang w:eastAsia="en-US"/>
        </w:rPr>
      </w:pPr>
      <w:ins w:id="10577"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578" w:author="Rev 19 Allen Wirfs-Brock" w:date="2013-09-22T10:12:00Z"/>
          <w:rFonts w:ascii="Times New Roman" w:hAnsi="Times New Roman"/>
          <w:spacing w:val="6"/>
          <w:lang w:eastAsia="en-US"/>
        </w:rPr>
      </w:pPr>
      <w:ins w:id="10579"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be </w:t>
        </w:r>
        <w:r w:rsidRPr="00DB3C28">
          <w:rPr>
            <w:rFonts w:ascii="Times New Roman" w:hAnsi="Times New Roman"/>
            <w:b/>
            <w:spacing w:val="6"/>
            <w:lang w:eastAsia="en-US"/>
          </w:rPr>
          <w:t>undefined</w:t>
        </w:r>
        <w:r w:rsidRPr="00DB3C28">
          <w:rPr>
            <w:rFonts w:ascii="Times New Roman" w:hAnsi="Times New Roman"/>
            <w:spacing w:val="6"/>
            <w:lang w:eastAsia="en-US"/>
          </w:rPr>
          <w:t>.</w:t>
        </w:r>
      </w:ins>
    </w:p>
    <w:p w:rsidR="00DB3C28" w:rsidRPr="00DB3C28" w:rsidRDefault="00DB3C28" w:rsidP="00DB3C28">
      <w:pPr>
        <w:numPr>
          <w:ilvl w:val="0"/>
          <w:numId w:val="1183"/>
        </w:numPr>
        <w:tabs>
          <w:tab w:val="clear" w:pos="360"/>
          <w:tab w:val="num" w:pos="450"/>
        </w:tabs>
        <w:spacing w:after="0" w:line="240" w:lineRule="auto"/>
        <w:jc w:val="left"/>
        <w:rPr>
          <w:ins w:id="10580" w:author="Rev 19 Allen Wirfs-Brock" w:date="2013-09-22T10:12:00Z"/>
          <w:rFonts w:ascii="Times New Roman" w:hAnsi="Times New Roman"/>
          <w:spacing w:val="6"/>
          <w:lang w:eastAsia="en-US"/>
        </w:rPr>
      </w:pPr>
      <w:ins w:id="10581" w:author="Rev 19 Allen Wirfs-Brock" w:date="2013-09-22T10:12:00Z">
        <w:r w:rsidRPr="00DB3C28">
          <w:rPr>
            <w:rFonts w:ascii="Times New Roman" w:hAnsi="Times New Roman"/>
            <w:spacing w:val="6"/>
            <w:lang w:eastAsia="en-US"/>
          </w:rPr>
          <w:t xml:space="preserve">Repeat while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is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582" w:author="Rev 19 Allen Wirfs-Brock" w:date="2013-09-22T10:12:00Z"/>
          <w:rFonts w:ascii="Times New Roman" w:hAnsi="Times New Roman"/>
          <w:spacing w:val="6"/>
          <w:lang w:eastAsia="en-US"/>
        </w:rPr>
      </w:pPr>
      <w:ins w:id="10583"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next</w:t>
        </w:r>
        <w:r w:rsidRPr="00DB3C28">
          <w:rPr>
            <w:rFonts w:ascii="Times New Roman" w:hAnsi="Times New Roman"/>
            <w:spacing w:val="6"/>
            <w:lang w:eastAsia="en-US"/>
          </w:rPr>
          <w:t xml:space="preserve"> be the result of IteratorStep(</w:t>
        </w:r>
        <w:r w:rsidRPr="00DB3C28">
          <w:rPr>
            <w:rFonts w:ascii="Times New Roman" w:hAnsi="Times New Roman"/>
            <w:i/>
            <w:spacing w:val="6"/>
            <w:lang w:eastAsia="en-US"/>
          </w:rPr>
          <w:t>keys</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584" w:author="Rev 19 Allen Wirfs-Brock" w:date="2013-09-22T10:12:00Z"/>
          <w:rFonts w:ascii="Times New Roman" w:hAnsi="Times New Roman"/>
          <w:spacing w:val="6"/>
          <w:lang w:eastAsia="en-US"/>
        </w:rPr>
      </w:pPr>
      <w:ins w:id="10585"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586" w:author="Rev 19 Allen Wirfs-Brock" w:date="2013-09-22T10:12:00Z"/>
          <w:rFonts w:ascii="Times New Roman" w:hAnsi="Times New Roman"/>
          <w:spacing w:val="6"/>
          <w:lang w:eastAsia="en-US"/>
        </w:rPr>
      </w:pPr>
      <w:ins w:id="10587"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next</w:t>
        </w:r>
        <w:r w:rsidRPr="00DB3C28">
          <w:rPr>
            <w:rFonts w:ascii="Times New Roman" w:hAnsi="Times New Roman"/>
            <w:spacing w:val="6"/>
            <w:lang w:eastAsia="en-US"/>
          </w:rPr>
          <w:t xml:space="preserve"> is </w:t>
        </w:r>
      </w:ins>
      <w:ins w:id="10588" w:author="Rev 19 Allen Wirfs-Brock" w:date="2013-09-22T11:16:00Z">
        <w:r w:rsidR="00F877DA">
          <w:rPr>
            <w:rFonts w:ascii="Times New Roman" w:hAnsi="Times New Roman"/>
            <w:b/>
            <w:spacing w:val="6"/>
            <w:lang w:eastAsia="en-US"/>
          </w:rPr>
          <w:t>false</w:t>
        </w:r>
      </w:ins>
      <w:ins w:id="10589" w:author="Rev 19 Allen Wirfs-Brock" w:date="2013-09-22T10:12:00Z">
        <w:r w:rsidRPr="00DB3C28">
          <w:rPr>
            <w:rFonts w:ascii="Times New Roman" w:hAnsi="Times New Roman"/>
            <w:spacing w:val="6"/>
            <w:lang w:eastAsia="en-US"/>
          </w:rPr>
          <w:t xml:space="preserve">, then 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true</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590" w:author="Rev 19 Allen Wirfs-Brock" w:date="2013-09-22T10:12:00Z"/>
          <w:rFonts w:ascii="Times New Roman" w:hAnsi="Times New Roman"/>
          <w:spacing w:val="6"/>
          <w:lang w:eastAsia="en-US"/>
        </w:rPr>
      </w:pPr>
      <w:ins w:id="10591" w:author="Rev 19 Allen Wirfs-Brock" w:date="2013-09-22T10:12:00Z">
        <w:r w:rsidRPr="00DB3C28">
          <w:rPr>
            <w:rFonts w:ascii="Times New Roman" w:hAnsi="Times New Roman"/>
            <w:spacing w:val="6"/>
            <w:lang w:eastAsia="en-US"/>
          </w:rPr>
          <w:t>Else,</w:t>
        </w:r>
      </w:ins>
    </w:p>
    <w:p w:rsidR="00DB3C28" w:rsidRPr="00DB3C28" w:rsidRDefault="00DB3C28" w:rsidP="00DB3C28">
      <w:pPr>
        <w:numPr>
          <w:ilvl w:val="2"/>
          <w:numId w:val="1183"/>
        </w:numPr>
        <w:tabs>
          <w:tab w:val="clear" w:pos="2160"/>
          <w:tab w:val="num" w:pos="990"/>
        </w:tabs>
        <w:spacing w:after="120" w:line="240" w:lineRule="auto"/>
        <w:ind w:left="990"/>
        <w:contextualSpacing/>
        <w:jc w:val="left"/>
        <w:rPr>
          <w:ins w:id="10592" w:author="Rev 19 Allen Wirfs-Brock" w:date="2013-09-22T10:12:00Z"/>
          <w:rFonts w:ascii="Times New Roman" w:hAnsi="Times New Roman"/>
          <w:spacing w:val="6"/>
          <w:lang w:eastAsia="en-US"/>
        </w:rPr>
      </w:pPr>
      <w:ins w:id="10593"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nextKey</w:t>
        </w:r>
        <w:r w:rsidRPr="00DB3C28">
          <w:rPr>
            <w:rFonts w:ascii="Times New Roman" w:hAnsi="Times New Roman"/>
            <w:spacing w:val="6"/>
            <w:lang w:eastAsia="en-US"/>
          </w:rPr>
          <w:t xml:space="preserve"> be IteratorValue(</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120" w:line="240" w:lineRule="auto"/>
        <w:ind w:left="990"/>
        <w:contextualSpacing/>
        <w:jc w:val="left"/>
        <w:rPr>
          <w:ins w:id="10594" w:author="Rev 19 Allen Wirfs-Brock" w:date="2013-09-22T10:12:00Z"/>
          <w:rFonts w:ascii="Times New Roman" w:hAnsi="Times New Roman"/>
          <w:spacing w:val="6"/>
          <w:lang w:eastAsia="en-US"/>
        </w:rPr>
      </w:pPr>
      <w:ins w:id="10595"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0" w:line="240" w:lineRule="auto"/>
        <w:ind w:left="990"/>
        <w:jc w:val="left"/>
        <w:rPr>
          <w:ins w:id="10596" w:author="Rev 19 Allen Wirfs-Brock" w:date="2013-09-22T10:12:00Z"/>
          <w:rFonts w:ascii="Times New Roman" w:hAnsi="Times New Roman"/>
          <w:spacing w:val="6"/>
          <w:lang w:eastAsia="en-US"/>
        </w:rPr>
      </w:pPr>
      <w:ins w:id="10597"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be the result of calling the [[GetOwnProperty]] internal method of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with argument </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0" w:line="240" w:lineRule="auto"/>
        <w:ind w:left="990"/>
        <w:jc w:val="left"/>
        <w:rPr>
          <w:ins w:id="10598" w:author="Rev 19 Allen Wirfs-Brock" w:date="2013-09-22T10:12:00Z"/>
          <w:rFonts w:ascii="Times New Roman" w:hAnsi="Times New Roman"/>
          <w:spacing w:val="6"/>
          <w:lang w:eastAsia="en-US"/>
        </w:rPr>
      </w:pPr>
      <w:ins w:id="10599"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an abrupt completion, then</w:t>
        </w:r>
      </w:ins>
    </w:p>
    <w:p w:rsidR="00DB3C28" w:rsidRPr="00DB3C28" w:rsidRDefault="00DB3C28" w:rsidP="003A30CB">
      <w:pPr>
        <w:numPr>
          <w:ilvl w:val="3"/>
          <w:numId w:val="1183"/>
        </w:numPr>
        <w:tabs>
          <w:tab w:val="clear" w:pos="2880"/>
          <w:tab w:val="num" w:pos="2520"/>
        </w:tabs>
        <w:spacing w:after="0" w:line="240" w:lineRule="auto"/>
        <w:ind w:left="1260"/>
        <w:jc w:val="left"/>
        <w:rPr>
          <w:ins w:id="10600" w:author="Rev 19 Allen Wirfs-Brock" w:date="2013-09-22T10:12:00Z"/>
          <w:rFonts w:ascii="Times New Roman" w:hAnsi="Times New Roman"/>
          <w:spacing w:val="6"/>
          <w:lang w:eastAsia="en-US"/>
        </w:rPr>
      </w:pPr>
      <w:ins w:id="10601"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desc</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0" w:line="240" w:lineRule="auto"/>
        <w:ind w:left="990"/>
        <w:jc w:val="left"/>
        <w:rPr>
          <w:ins w:id="10602" w:author="Rev 19 Allen Wirfs-Brock" w:date="2013-09-22T10:12:00Z"/>
          <w:rFonts w:ascii="Times New Roman" w:hAnsi="Times New Roman"/>
          <w:spacing w:val="6"/>
          <w:lang w:eastAsia="en-US"/>
        </w:rPr>
      </w:pPr>
      <w:ins w:id="10603" w:author="Rev 19 Allen Wirfs-Brock" w:date="2013-09-22T10:12:00Z">
        <w:r w:rsidRPr="00DB3C28">
          <w:rPr>
            <w:rFonts w:ascii="Times New Roman" w:hAnsi="Times New Roman"/>
            <w:spacing w:val="6"/>
            <w:lang w:eastAsia="en-US"/>
          </w:rPr>
          <w:t xml:space="preserve">Else 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and </w:t>
        </w:r>
        <w:r w:rsidRPr="00DB3C28">
          <w:rPr>
            <w:rFonts w:ascii="Times New Roman" w:hAnsi="Times New Roman"/>
            <w:i/>
            <w:spacing w:val="6"/>
            <w:lang w:eastAsia="en-US"/>
          </w:rPr>
          <w:t>desc</w:t>
        </w:r>
        <w:r w:rsidRPr="00DB3C28">
          <w:rPr>
            <w:rFonts w:ascii="Times New Roman" w:hAnsi="Times New Roman"/>
            <w:spacing w:val="6"/>
            <w:lang w:eastAsia="en-US"/>
          </w:rPr>
          <w:t xml:space="preserve">.[[Enumerable]] is </w:t>
        </w:r>
        <w:r w:rsidRPr="00DB3C28">
          <w:rPr>
            <w:rFonts w:ascii="Times New Roman" w:hAnsi="Times New Roman"/>
            <w:b/>
            <w:spacing w:val="6"/>
            <w:lang w:eastAsia="en-US"/>
          </w:rPr>
          <w:t>true</w:t>
        </w:r>
        <w:r w:rsidRPr="00DB3C28">
          <w:rPr>
            <w:rFonts w:ascii="Times New Roman" w:hAnsi="Times New Roman"/>
            <w:spacing w:val="6"/>
            <w:lang w:eastAsia="en-US"/>
          </w:rPr>
          <w:t>, then</w:t>
        </w:r>
      </w:ins>
    </w:p>
    <w:p w:rsidR="00DB3C28" w:rsidRPr="00DB3C28" w:rsidRDefault="00DB3C28" w:rsidP="00DB3C28">
      <w:pPr>
        <w:numPr>
          <w:ilvl w:val="3"/>
          <w:numId w:val="1183"/>
        </w:numPr>
        <w:tabs>
          <w:tab w:val="clear" w:pos="2880"/>
          <w:tab w:val="num" w:pos="2520"/>
        </w:tabs>
        <w:spacing w:after="0" w:line="240" w:lineRule="auto"/>
        <w:ind w:left="1260"/>
        <w:jc w:val="left"/>
        <w:rPr>
          <w:ins w:id="10604" w:author="Rev 19 Allen Wirfs-Brock" w:date="2013-09-22T10:12:00Z"/>
          <w:rFonts w:ascii="Times New Roman" w:hAnsi="Times New Roman"/>
          <w:spacing w:val="6"/>
          <w:lang w:eastAsia="en-US"/>
        </w:rPr>
      </w:pPr>
      <w:ins w:id="10605"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be Get(</w:t>
        </w:r>
        <w:r w:rsidRPr="00DB3C28">
          <w:rPr>
            <w:rFonts w:ascii="Times New Roman" w:hAnsi="Times New Roman"/>
            <w:i/>
            <w:spacing w:val="6"/>
            <w:lang w:eastAsia="en-US"/>
          </w:rPr>
          <w:t>from</w:t>
        </w:r>
        <w:r w:rsidRPr="00DB3C28">
          <w:rPr>
            <w:rFonts w:ascii="Times New Roman" w:hAnsi="Times New Roman"/>
            <w:spacing w:val="6"/>
            <w:lang w:eastAsia="en-US"/>
          </w:rPr>
          <w:t xml:space="preserve">, </w:t>
        </w:r>
        <w:r w:rsidRPr="00DB3C28">
          <w:rPr>
            <w:rFonts w:ascii="Times New Roman" w:hAnsi="Times New Roman"/>
            <w:i/>
            <w:spacing w:val="6"/>
            <w:lang w:eastAsia="en-US"/>
          </w:rPr>
          <w:t>nextKey</w:t>
        </w:r>
        <w:r w:rsidRPr="00DB3C28">
          <w:rPr>
            <w:rFonts w:ascii="Times New Roman" w:hAnsi="Times New Roman"/>
            <w:spacing w:val="6"/>
            <w:lang w:eastAsia="en-US"/>
          </w:rPr>
          <w:t>).</w:t>
        </w:r>
      </w:ins>
    </w:p>
    <w:p w:rsidR="00DB3C28" w:rsidRPr="00DB3C28" w:rsidRDefault="00DB3C28" w:rsidP="00DB3C28">
      <w:pPr>
        <w:numPr>
          <w:ilvl w:val="3"/>
          <w:numId w:val="1183"/>
        </w:numPr>
        <w:tabs>
          <w:tab w:val="clear" w:pos="2880"/>
          <w:tab w:val="num" w:pos="2520"/>
        </w:tabs>
        <w:spacing w:after="0" w:line="240" w:lineRule="auto"/>
        <w:ind w:left="1260"/>
        <w:jc w:val="left"/>
        <w:rPr>
          <w:ins w:id="10606" w:author="Rev 19 Allen Wirfs-Brock" w:date="2013-09-22T10:12:00Z"/>
          <w:rFonts w:ascii="Times New Roman" w:hAnsi="Times New Roman"/>
          <w:spacing w:val="6"/>
          <w:lang w:eastAsia="en-US"/>
        </w:rPr>
      </w:pPr>
      <w:ins w:id="10607"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is an abrupt completion, then</w:t>
        </w:r>
      </w:ins>
    </w:p>
    <w:p w:rsidR="00DB3C28" w:rsidRPr="00DB3C28" w:rsidRDefault="00DB3C28" w:rsidP="00DB3C28">
      <w:pPr>
        <w:numPr>
          <w:ilvl w:val="4"/>
          <w:numId w:val="1183"/>
        </w:numPr>
        <w:tabs>
          <w:tab w:val="clear" w:pos="3600"/>
          <w:tab w:val="num" w:pos="3240"/>
        </w:tabs>
        <w:spacing w:after="0" w:line="240" w:lineRule="auto"/>
        <w:ind w:left="1530"/>
        <w:jc w:val="left"/>
        <w:rPr>
          <w:ins w:id="10608" w:author="Rev 19 Allen Wirfs-Brock" w:date="2013-09-22T10:12:00Z"/>
          <w:rFonts w:ascii="Times New Roman" w:hAnsi="Times New Roman"/>
          <w:spacing w:val="6"/>
          <w:lang w:eastAsia="en-US"/>
        </w:rPr>
      </w:pPr>
      <w:ins w:id="10609"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spacing w:val="6"/>
            <w:lang w:eastAsia="en-US"/>
          </w:rPr>
          <w:t>propValue</w:t>
        </w:r>
        <w:r w:rsidRPr="00DB3C28">
          <w:rPr>
            <w:rFonts w:ascii="Times New Roman" w:hAnsi="Times New Roman"/>
            <w:spacing w:val="6"/>
            <w:lang w:eastAsia="en-US"/>
          </w:rPr>
          <w:t>.</w:t>
        </w:r>
      </w:ins>
    </w:p>
    <w:p w:rsidR="00DB3C28" w:rsidRPr="003A30CB" w:rsidRDefault="00DB3C28" w:rsidP="003A30CB">
      <w:pPr>
        <w:numPr>
          <w:ilvl w:val="3"/>
          <w:numId w:val="1183"/>
        </w:numPr>
        <w:tabs>
          <w:tab w:val="clear" w:pos="2880"/>
          <w:tab w:val="num" w:pos="2520"/>
        </w:tabs>
        <w:spacing w:after="0" w:line="240" w:lineRule="auto"/>
        <w:ind w:left="1260"/>
        <w:jc w:val="left"/>
        <w:rPr>
          <w:ins w:id="10610" w:author="Rev 19 Allen Wirfs-Brock" w:date="2013-09-22T10:12:00Z"/>
          <w:rFonts w:ascii="Times New Roman" w:hAnsi="Times New Roman"/>
          <w:spacing w:val="6"/>
          <w:lang w:eastAsia="en-US"/>
        </w:rPr>
      </w:pPr>
      <w:ins w:id="10611" w:author="Rev 19 Allen Wirfs-Brock" w:date="2013-09-22T10:12:00Z">
        <w:r w:rsidRPr="00DB3C28">
          <w:rPr>
            <w:rFonts w:ascii="Times New Roman" w:hAnsi="Times New Roman"/>
            <w:spacing w:val="6"/>
            <w:lang w:eastAsia="en-US"/>
          </w:rPr>
          <w:t>else</w:t>
        </w:r>
      </w:ins>
    </w:p>
    <w:p w:rsidR="00DB3C28" w:rsidRPr="00DB3C28" w:rsidRDefault="00DB3C28" w:rsidP="00DB3C28">
      <w:pPr>
        <w:numPr>
          <w:ilvl w:val="4"/>
          <w:numId w:val="1183"/>
        </w:numPr>
        <w:tabs>
          <w:tab w:val="clear" w:pos="3600"/>
          <w:tab w:val="num" w:pos="3240"/>
        </w:tabs>
        <w:spacing w:after="0" w:line="240" w:lineRule="auto"/>
        <w:ind w:left="1530"/>
        <w:jc w:val="left"/>
        <w:rPr>
          <w:ins w:id="10612" w:author="Rev 19 Allen Wirfs-Brock" w:date="2013-09-22T10:12:00Z"/>
          <w:rFonts w:ascii="Times New Roman" w:hAnsi="Times New Roman"/>
          <w:spacing w:val="6"/>
          <w:lang w:eastAsia="en-US"/>
        </w:rPr>
      </w:pPr>
      <w:ins w:id="10613"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status</w:t>
        </w:r>
        <w:r w:rsidRPr="00DB3C28">
          <w:rPr>
            <w:rFonts w:ascii="Times New Roman" w:hAnsi="Times New Roman"/>
            <w:spacing w:val="6"/>
            <w:lang w:eastAsia="en-US"/>
          </w:rPr>
          <w:t xml:space="preserve"> be Put(</w:t>
        </w:r>
        <w:r w:rsidRPr="00DB3C28">
          <w:rPr>
            <w:rFonts w:ascii="Times New Roman" w:hAnsi="Times New Roman"/>
            <w:i/>
            <w:spacing w:val="6"/>
            <w:lang w:eastAsia="en-US"/>
          </w:rPr>
          <w:t>to</w:t>
        </w:r>
        <w:r w:rsidRPr="00DB3C28">
          <w:rPr>
            <w:rFonts w:ascii="Times New Roman" w:hAnsi="Times New Roman"/>
            <w:spacing w:val="6"/>
            <w:lang w:eastAsia="en-US"/>
          </w:rPr>
          <w:t xml:space="preserve">, </w:t>
        </w:r>
        <w:r w:rsidRPr="00DB3C28">
          <w:rPr>
            <w:rFonts w:ascii="Times New Roman" w:hAnsi="Times New Roman"/>
            <w:i/>
            <w:spacing w:val="6"/>
            <w:lang w:eastAsia="en-US"/>
          </w:rPr>
          <w:t>nextKey</w:t>
        </w:r>
        <w:r w:rsidRPr="00DB3C28">
          <w:rPr>
            <w:rFonts w:ascii="Times New Roman" w:hAnsi="Times New Roman"/>
            <w:spacing w:val="6"/>
            <w:lang w:eastAsia="en-US"/>
          </w:rPr>
          <w:t xml:space="preserve">,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w:t>
        </w:r>
        <w:r w:rsidRPr="00DB3C28">
          <w:rPr>
            <w:rFonts w:ascii="Times New Roman" w:hAnsi="Times New Roman"/>
            <w:b/>
            <w:spacing w:val="6"/>
            <w:lang w:eastAsia="en-US"/>
          </w:rPr>
          <w:t>true</w:t>
        </w:r>
        <w:r w:rsidRPr="00DB3C28">
          <w:rPr>
            <w:rFonts w:ascii="Times New Roman" w:hAnsi="Times New Roman"/>
            <w:spacing w:val="6"/>
            <w:lang w:eastAsia="en-US"/>
          </w:rPr>
          <w:t>);</w:t>
        </w:r>
      </w:ins>
    </w:p>
    <w:p w:rsidR="00DB3C28" w:rsidRPr="00DB3C28" w:rsidRDefault="00DB3C28" w:rsidP="00DB3C28">
      <w:pPr>
        <w:numPr>
          <w:ilvl w:val="4"/>
          <w:numId w:val="1183"/>
        </w:numPr>
        <w:tabs>
          <w:tab w:val="clear" w:pos="3600"/>
          <w:tab w:val="num" w:pos="3240"/>
        </w:tabs>
        <w:spacing w:after="0" w:line="240" w:lineRule="auto"/>
        <w:ind w:left="1530"/>
        <w:jc w:val="left"/>
        <w:rPr>
          <w:ins w:id="10614" w:author="Rev 19 Allen Wirfs-Brock" w:date="2013-09-22T10:12:00Z"/>
          <w:rFonts w:ascii="Times New Roman" w:hAnsi="Times New Roman"/>
          <w:spacing w:val="6"/>
          <w:lang w:eastAsia="en-US"/>
        </w:rPr>
      </w:pPr>
      <w:ins w:id="10615"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status</w:t>
        </w:r>
        <w:r w:rsidRPr="00DB3C28">
          <w:rPr>
            <w:rFonts w:ascii="Times New Roman" w:hAnsi="Times New Roman"/>
            <w:spacing w:val="6"/>
            <w:lang w:eastAsia="en-US"/>
          </w:rPr>
          <w:t xml:space="preserve"> is an abrupt completion, then</w:t>
        </w:r>
      </w:ins>
    </w:p>
    <w:p w:rsidR="00DB3C28" w:rsidRPr="00DB3C28" w:rsidRDefault="00DB3C28" w:rsidP="003A30CB">
      <w:pPr>
        <w:numPr>
          <w:ilvl w:val="5"/>
          <w:numId w:val="1183"/>
        </w:numPr>
        <w:tabs>
          <w:tab w:val="clear" w:pos="4320"/>
        </w:tabs>
        <w:spacing w:after="0" w:line="240" w:lineRule="auto"/>
        <w:ind w:left="1800"/>
        <w:jc w:val="left"/>
        <w:rPr>
          <w:ins w:id="10616" w:author="Rev 19 Allen Wirfs-Brock" w:date="2013-09-22T10:12:00Z"/>
          <w:rFonts w:ascii="Times New Roman" w:hAnsi="Times New Roman"/>
          <w:spacing w:val="6"/>
          <w:lang w:eastAsia="en-US"/>
        </w:rPr>
      </w:pPr>
      <w:ins w:id="10617"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status</w:t>
        </w:r>
        <w:r w:rsidRPr="00DB3C28">
          <w:rPr>
            <w:rFonts w:ascii="Times New Roman" w:hAnsi="Times New Roman"/>
            <w:spacing w:val="6"/>
            <w:lang w:eastAsia="en-US"/>
          </w:rPr>
          <w:t>.</w:t>
        </w:r>
      </w:ins>
    </w:p>
    <w:p w:rsidR="00DB3C28" w:rsidRPr="00DB3C28" w:rsidRDefault="00DB3C28" w:rsidP="00DB3C28">
      <w:pPr>
        <w:numPr>
          <w:ilvl w:val="0"/>
          <w:numId w:val="1183"/>
        </w:numPr>
        <w:spacing w:line="240" w:lineRule="auto"/>
        <w:contextualSpacing/>
        <w:jc w:val="left"/>
        <w:rPr>
          <w:ins w:id="10618" w:author="Rev 19 Allen Wirfs-Brock" w:date="2013-09-22T10:12:00Z"/>
          <w:rFonts w:ascii="Times New Roman" w:hAnsi="Times New Roman"/>
          <w:spacing w:val="6"/>
          <w:lang w:eastAsia="en-US"/>
        </w:rPr>
      </w:pPr>
      <w:ins w:id="10619"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return </w:t>
        </w:r>
        <w:r w:rsidRPr="00DB3C28">
          <w:rPr>
            <w:rFonts w:ascii="Times New Roman" w:hAnsi="Times New Roman"/>
            <w:i/>
            <w:spacing w:val="6"/>
            <w:lang w:eastAsia="en-US"/>
          </w:rPr>
          <w:t>pendngException</w:t>
        </w:r>
        <w:r w:rsidRPr="00DB3C28">
          <w:rPr>
            <w:rFonts w:ascii="Times New Roman" w:hAnsi="Times New Roman"/>
            <w:spacing w:val="6"/>
            <w:lang w:eastAsia="en-US"/>
          </w:rPr>
          <w:t>.</w:t>
        </w:r>
      </w:ins>
    </w:p>
    <w:p w:rsidR="00DB3C28" w:rsidRPr="00DB3C28" w:rsidRDefault="00DB3C28" w:rsidP="00DB3C28">
      <w:pPr>
        <w:numPr>
          <w:ilvl w:val="0"/>
          <w:numId w:val="1183"/>
        </w:numPr>
        <w:spacing w:line="240" w:lineRule="auto"/>
        <w:jc w:val="left"/>
        <w:rPr>
          <w:ins w:id="10620" w:author="Rev 19 Allen Wirfs-Brock" w:date="2013-09-22T10:12:00Z"/>
          <w:rFonts w:ascii="Times New Roman" w:hAnsi="Times New Roman"/>
          <w:spacing w:val="6"/>
          <w:lang w:eastAsia="en-US"/>
        </w:rPr>
      </w:pPr>
      <w:ins w:id="10621" w:author="Rev 19 Allen Wirfs-Brock" w:date="2013-09-22T10:12:00Z">
        <w:r w:rsidRPr="00DB3C28">
          <w:rPr>
            <w:rFonts w:ascii="Times New Roman" w:hAnsi="Times New Roman"/>
            <w:spacing w:val="6"/>
            <w:lang w:eastAsia="en-US"/>
          </w:rPr>
          <w:t xml:space="preserve">Return </w:t>
        </w:r>
        <w:r w:rsidRPr="00DB3C28">
          <w:rPr>
            <w:rFonts w:ascii="Times New Roman" w:hAnsi="Times New Roman"/>
            <w:i/>
            <w:iCs/>
            <w:spacing w:val="6"/>
            <w:lang w:eastAsia="en-US"/>
          </w:rPr>
          <w:t>to</w:t>
        </w:r>
        <w:r w:rsidRPr="00DB3C28">
          <w:rPr>
            <w:rFonts w:ascii="Times New Roman" w:hAnsi="Times New Roman"/>
            <w:spacing w:val="6"/>
            <w:lang w:eastAsia="en-US"/>
          </w:rPr>
          <w:t>.</w:t>
        </w:r>
      </w:ins>
    </w:p>
    <w:p w:rsidR="0082765F" w:rsidRPr="00390C82" w:rsidRDefault="0082765F" w:rsidP="0082765F"/>
    <w:p w:rsidR="0082765F" w:rsidRPr="00E77497" w:rsidRDefault="0082765F" w:rsidP="0082765F">
      <w:pPr>
        <w:pStyle w:val="Heading4"/>
      </w:pPr>
      <w:bookmarkStart w:id="10622" w:name="_Ref366135594"/>
      <w:r w:rsidRPr="00E77497">
        <w:t>Object.create ( O [, Properties] )</w:t>
      </w:r>
      <w:bookmarkEnd w:id="10622"/>
    </w:p>
    <w:p w:rsidR="0082765F" w:rsidRPr="00E77497" w:rsidRDefault="0082765F" w:rsidP="0082765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rsidR="0082765F" w:rsidRPr="00E77497" w:rsidRDefault="0082765F" w:rsidP="0082765F">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rsidR="0082765F" w:rsidRPr="00E77497" w:rsidRDefault="0082765F" w:rsidP="0082765F">
      <w:pPr>
        <w:pStyle w:val="Alg4"/>
        <w:numPr>
          <w:ilvl w:val="0"/>
          <w:numId w:val="170"/>
        </w:numPr>
      </w:pPr>
      <w:r w:rsidRPr="00E77497">
        <w:t xml:space="preserve">Let </w:t>
      </w:r>
      <w:r w:rsidRPr="00E77497">
        <w:rPr>
          <w:i/>
        </w:rPr>
        <w:t xml:space="preserve">obj </w:t>
      </w:r>
      <w:r w:rsidRPr="00E77497">
        <w:t xml:space="preserve">be </w:t>
      </w:r>
      <w:r>
        <w:t xml:space="preserve">the result of the abstract operation ObjectCreate with argument </w:t>
      </w:r>
      <w:r w:rsidRPr="000A2242">
        <w:rPr>
          <w:i/>
        </w:rPr>
        <w:t>O</w:t>
      </w:r>
      <w:r>
        <w:t>.</w:t>
      </w:r>
    </w:p>
    <w:p w:rsidR="0082765F" w:rsidRDefault="0082765F" w:rsidP="0082765F">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t>then</w:t>
      </w:r>
    </w:p>
    <w:p w:rsidR="0082765F" w:rsidRPr="00E77497" w:rsidRDefault="0082765F" w:rsidP="0082765F">
      <w:pPr>
        <w:pStyle w:val="Alg4"/>
        <w:numPr>
          <w:ilvl w:val="1"/>
          <w:numId w:val="170"/>
        </w:numPr>
      </w:pPr>
      <w:r>
        <w:lastRenderedPageBreak/>
        <w:t>Return the result of the abstract operation ObjectDefineProperties(</w:t>
      </w:r>
      <w:r w:rsidRPr="00E77497">
        <w:rPr>
          <w:i/>
        </w:rPr>
        <w:t>obj</w:t>
      </w:r>
      <w:r>
        <w:rPr>
          <w:iCs/>
        </w:rPr>
        <w:t>,</w:t>
      </w:r>
      <w:r w:rsidRPr="00E77497">
        <w:rPr>
          <w:i/>
        </w:rPr>
        <w:t xml:space="preserve"> Properties</w:t>
      </w:r>
      <w:r>
        <w:rPr>
          <w:iCs/>
        </w:rPr>
        <w:t>)</w:t>
      </w:r>
      <w:r w:rsidRPr="00E77497">
        <w:t>.</w:t>
      </w:r>
    </w:p>
    <w:p w:rsidR="0082765F" w:rsidRPr="00E77497" w:rsidRDefault="0082765F" w:rsidP="0082765F">
      <w:pPr>
        <w:pStyle w:val="Alg4"/>
        <w:numPr>
          <w:ilvl w:val="0"/>
          <w:numId w:val="170"/>
        </w:numPr>
        <w:spacing w:after="120"/>
      </w:pPr>
      <w:r w:rsidRPr="00E77497">
        <w:t xml:space="preserve">Return </w:t>
      </w:r>
      <w:r w:rsidRPr="00E77497">
        <w:rPr>
          <w:i/>
        </w:rPr>
        <w:t>obj</w:t>
      </w:r>
      <w:r w:rsidRPr="00E77497">
        <w:t>.</w:t>
      </w:r>
    </w:p>
    <w:p w:rsidR="0082765F" w:rsidRPr="00E77497" w:rsidRDefault="0082765F" w:rsidP="0082765F">
      <w:pPr>
        <w:pStyle w:val="Heading4"/>
      </w:pPr>
      <w:bookmarkStart w:id="10623" w:name="_Ref366135563"/>
      <w:r w:rsidRPr="00E77497">
        <w:t>Object.defineProperties ( O, Properties )</w:t>
      </w:r>
      <w:bookmarkEnd w:id="10623"/>
    </w:p>
    <w:p w:rsidR="0082765F" w:rsidRDefault="0082765F" w:rsidP="0082765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rsidR="0082765F" w:rsidRPr="00E77497" w:rsidRDefault="0082765F" w:rsidP="0082765F">
      <w:pPr>
        <w:pStyle w:val="Alg4"/>
        <w:numPr>
          <w:ilvl w:val="0"/>
          <w:numId w:val="708"/>
        </w:numPr>
        <w:spacing w:after="120"/>
      </w:pPr>
      <w:r>
        <w:t xml:space="preserve">Return the result of the abstract operation ObjectDefineProperties with arguments </w:t>
      </w:r>
      <w:r w:rsidRPr="00E77497">
        <w:rPr>
          <w:i/>
        </w:rPr>
        <w:t>O</w:t>
      </w:r>
      <w:r>
        <w:t xml:space="preserve"> and </w:t>
      </w:r>
      <w:r w:rsidRPr="00B33292">
        <w:rPr>
          <w:i/>
        </w:rPr>
        <w:t>Properties</w:t>
      </w:r>
      <w:r>
        <w:t>.</w:t>
      </w:r>
    </w:p>
    <w:p w:rsidR="0082765F" w:rsidRDefault="0082765F" w:rsidP="0082765F">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rsidR="0082765F" w:rsidRPr="00E77497" w:rsidRDefault="0082765F" w:rsidP="0082765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rsidR="0082765F" w:rsidRPr="00E77497" w:rsidRDefault="0082765F" w:rsidP="0082765F">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rsidR="0082765F" w:rsidRPr="00E77497" w:rsidRDefault="0082765F" w:rsidP="0082765F">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rsidR="0082765F" w:rsidRPr="00E77497" w:rsidRDefault="0082765F" w:rsidP="0082765F">
      <w:pPr>
        <w:pStyle w:val="Alg4"/>
        <w:numPr>
          <w:ilvl w:val="0"/>
          <w:numId w:val="172"/>
        </w:numPr>
      </w:pPr>
      <w:r w:rsidRPr="00E77497">
        <w:t xml:space="preserve">Let </w:t>
      </w:r>
      <w:r w:rsidRPr="00E77497">
        <w:rPr>
          <w:i/>
        </w:rPr>
        <w:t>names</w:t>
      </w:r>
      <w:r w:rsidRPr="00E77497">
        <w:t xml:space="preserve"> be an internal list containing the </w:t>
      </w:r>
      <w:r>
        <w:t>keys</w:t>
      </w:r>
      <w:r w:rsidRPr="00E77497">
        <w:t xml:space="preserve"> of each enumerable own property of </w:t>
      </w:r>
      <w:r w:rsidRPr="00E77497">
        <w:rPr>
          <w:i/>
        </w:rPr>
        <w:t>props</w:t>
      </w:r>
      <w:r w:rsidRPr="00C979D9">
        <w:rPr>
          <w:i/>
        </w:rPr>
        <w:t>.</w:t>
      </w:r>
    </w:p>
    <w:p w:rsidR="0082765F" w:rsidRPr="00E77497" w:rsidRDefault="0082765F" w:rsidP="0082765F">
      <w:pPr>
        <w:pStyle w:val="Alg4"/>
        <w:numPr>
          <w:ilvl w:val="0"/>
          <w:numId w:val="172"/>
        </w:numPr>
      </w:pPr>
      <w:r w:rsidRPr="00E77497">
        <w:t xml:space="preserve">Let </w:t>
      </w:r>
      <w:r w:rsidRPr="00E77497">
        <w:rPr>
          <w:i/>
        </w:rPr>
        <w:t>descriptors</w:t>
      </w:r>
      <w:r w:rsidRPr="00E77497">
        <w:t xml:space="preserve"> be an empty internal List.</w:t>
      </w:r>
    </w:p>
    <w:p w:rsidR="0082765F" w:rsidRPr="00E77497" w:rsidRDefault="0082765F" w:rsidP="0082765F">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rsidR="0082765F" w:rsidRPr="00E77497" w:rsidRDefault="0082765F" w:rsidP="0082765F">
      <w:pPr>
        <w:pStyle w:val="Alg4"/>
        <w:numPr>
          <w:ilvl w:val="1"/>
          <w:numId w:val="172"/>
        </w:numPr>
      </w:pPr>
      <w:r w:rsidRPr="00E77497">
        <w:t xml:space="preserve">Let </w:t>
      </w:r>
      <w:r w:rsidRPr="00E77497">
        <w:rPr>
          <w:i/>
        </w:rPr>
        <w:t>descObj</w:t>
      </w:r>
      <w:r w:rsidRPr="00E77497">
        <w:t xml:space="preserve"> be the result of Get</w:t>
      </w:r>
      <w:r>
        <w:t>(</w:t>
      </w:r>
      <w:r w:rsidRPr="00E77497">
        <w:t xml:space="preserve"> </w:t>
      </w:r>
      <w:r w:rsidRPr="00E77497">
        <w:rPr>
          <w:i/>
        </w:rPr>
        <w:t>props</w:t>
      </w:r>
      <w:r>
        <w:t>,</w:t>
      </w:r>
      <w:r w:rsidRPr="00E77497">
        <w:t xml:space="preserve"> </w:t>
      </w:r>
      <w:r w:rsidRPr="00E77497">
        <w:rPr>
          <w:i/>
        </w:rPr>
        <w:t>P</w:t>
      </w:r>
      <w:r>
        <w:t>)</w:t>
      </w:r>
      <w:r w:rsidRPr="00E77497">
        <w:t>.</w:t>
      </w:r>
    </w:p>
    <w:p w:rsidR="0082765F" w:rsidRDefault="0082765F" w:rsidP="0082765F">
      <w:pPr>
        <w:pStyle w:val="Alg4"/>
        <w:numPr>
          <w:ilvl w:val="1"/>
          <w:numId w:val="172"/>
        </w:numPr>
      </w:pPr>
      <w:r>
        <w:t>ReturnIfAbrupt(</w:t>
      </w:r>
      <w:r>
        <w:rPr>
          <w:i/>
        </w:rPr>
        <w:t>descObj</w:t>
      </w:r>
      <w:r>
        <w:t>).</w:t>
      </w:r>
    </w:p>
    <w:p w:rsidR="0082765F" w:rsidRPr="00E77497" w:rsidRDefault="0082765F" w:rsidP="0082765F">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rsidR="0082765F" w:rsidRDefault="0082765F" w:rsidP="0082765F">
      <w:pPr>
        <w:pStyle w:val="Alg4"/>
        <w:numPr>
          <w:ilvl w:val="1"/>
          <w:numId w:val="172"/>
        </w:numPr>
      </w:pPr>
      <w:r>
        <w:t>ReturnIfAbrupt(</w:t>
      </w:r>
      <w:r>
        <w:rPr>
          <w:i/>
        </w:rPr>
        <w:t>desc</w:t>
      </w:r>
      <w:r>
        <w:t>).</w:t>
      </w:r>
    </w:p>
    <w:p w:rsidR="0082765F" w:rsidRPr="00E77497" w:rsidRDefault="0082765F" w:rsidP="0082765F">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rsidR="0082765F" w:rsidRDefault="0082765F" w:rsidP="0082765F">
      <w:pPr>
        <w:pStyle w:val="Alg4"/>
        <w:numPr>
          <w:ilvl w:val="0"/>
          <w:numId w:val="172"/>
        </w:numPr>
      </w:pPr>
      <w:r>
        <w:t xml:space="preserve">Let </w:t>
      </w:r>
      <w:r w:rsidRPr="00375E9F">
        <w:rPr>
          <w:i/>
          <w:iCs/>
        </w:rPr>
        <w:t>pendingException</w:t>
      </w:r>
      <w:r>
        <w:t xml:space="preserve"> be </w:t>
      </w:r>
      <w:r>
        <w:rPr>
          <w:b/>
          <w:bCs/>
        </w:rPr>
        <w:t>undefined</w:t>
      </w:r>
      <w:r>
        <w:t>.</w:t>
      </w:r>
    </w:p>
    <w:p w:rsidR="0082765F" w:rsidRPr="00E77497" w:rsidRDefault="0082765F" w:rsidP="0082765F">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rsidR="0082765F" w:rsidRPr="00E77497" w:rsidRDefault="0082765F" w:rsidP="0082765F">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rsidR="0082765F" w:rsidRPr="00E77497" w:rsidRDefault="0082765F" w:rsidP="0082765F">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rsidR="0082765F" w:rsidRPr="00E77497" w:rsidRDefault="0082765F" w:rsidP="0082765F">
      <w:pPr>
        <w:pStyle w:val="Alg4"/>
        <w:numPr>
          <w:ilvl w:val="1"/>
          <w:numId w:val="172"/>
        </w:numPr>
      </w:pPr>
      <w:r>
        <w:t xml:space="preserve">Let </w:t>
      </w:r>
      <w:r w:rsidRPr="00112290">
        <w:rPr>
          <w:i/>
        </w:rPr>
        <w:t>status</w:t>
      </w:r>
      <w:r>
        <w:t xml:space="preserve"> be the result of </w:t>
      </w:r>
      <w:r w:rsidRPr="00E77497">
        <w:t>DefineProperty</w:t>
      </w:r>
      <w:r>
        <w:t>OrThrow(</w:t>
      </w:r>
      <w:r w:rsidRPr="00E77497">
        <w:rPr>
          <w:i/>
        </w:rPr>
        <w:t>O</w:t>
      </w:r>
      <w:r>
        <w:t>,</w:t>
      </w:r>
      <w:r w:rsidRPr="00E77497">
        <w:rPr>
          <w:i/>
        </w:rPr>
        <w:t>P</w:t>
      </w:r>
      <w:r w:rsidRPr="00E77497">
        <w:t xml:space="preserve">, </w:t>
      </w:r>
      <w:r w:rsidRPr="00E77497">
        <w:rPr>
          <w:i/>
        </w:rPr>
        <w:t>desc</w:t>
      </w:r>
      <w:r>
        <w:t>)</w:t>
      </w:r>
      <w:r w:rsidRPr="00E77497">
        <w:t>.</w:t>
      </w:r>
    </w:p>
    <w:p w:rsidR="0082765F" w:rsidRDefault="0082765F" w:rsidP="0082765F">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Pr>
          <w:rFonts w:ascii="Times New Roman" w:eastAsia="Times New Roman" w:hAnsi="Times New Roman"/>
          <w:spacing w:val="6"/>
          <w:lang w:eastAsia="en-US"/>
        </w:rPr>
        <w:t xml:space="preserve">an abrupt completion </w:t>
      </w:r>
      <w:r w:rsidRPr="007620B1">
        <w:rPr>
          <w:rFonts w:ascii="Times New Roman" w:eastAsia="Times New Roman" w:hAnsi="Times New Roman"/>
          <w:spacing w:val="6"/>
          <w:lang w:eastAsia="en-US"/>
        </w:rPr>
        <w:t>then</w:t>
      </w:r>
      <w:r>
        <w:rPr>
          <w:rFonts w:ascii="Times New Roman" w:eastAsia="Times New Roman" w:hAnsi="Times New Roman"/>
          <w:spacing w:val="6"/>
          <w:lang w:eastAsia="en-US"/>
        </w:rPr>
        <w:t>,</w:t>
      </w:r>
    </w:p>
    <w:p w:rsidR="0082765F" w:rsidRPr="00E732A6" w:rsidRDefault="0082765F" w:rsidP="0082765F">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pendingException</w:t>
      </w:r>
      <w:r>
        <w:rPr>
          <w:rFonts w:ascii="Times New Roman" w:eastAsia="Times New Roman" w:hAnsi="Times New Roman"/>
          <w:spacing w:val="6"/>
          <w:lang w:eastAsia="en-US"/>
        </w:rPr>
        <w:t xml:space="preserve"> is </w:t>
      </w:r>
      <w:r w:rsidRPr="00C332EF">
        <w:rPr>
          <w:rFonts w:ascii="Times New Roman" w:eastAsia="Times New Roman" w:hAnsi="Times New Roman"/>
          <w:b/>
          <w:spacing w:val="6"/>
          <w:lang w:eastAsia="en-US"/>
        </w:rPr>
        <w:t>undefined</w:t>
      </w:r>
      <w:r>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rsidR="0082765F" w:rsidRDefault="0082765F" w:rsidP="0082765F">
      <w:pPr>
        <w:pStyle w:val="Alg4"/>
        <w:numPr>
          <w:ilvl w:val="0"/>
          <w:numId w:val="172"/>
        </w:numPr>
        <w:spacing w:after="120"/>
        <w:contextualSpacing/>
      </w:pPr>
      <w:r>
        <w:t>ReturnIfAbrupt(</w:t>
      </w:r>
      <w:r w:rsidRPr="00375E9F">
        <w:rPr>
          <w:i/>
          <w:iCs/>
        </w:rPr>
        <w:t>pendingException</w:t>
      </w:r>
      <w:r>
        <w:t>).</w:t>
      </w:r>
    </w:p>
    <w:p w:rsidR="0082765F" w:rsidRPr="00E77497" w:rsidRDefault="0082765F" w:rsidP="0082765F">
      <w:pPr>
        <w:pStyle w:val="Alg4"/>
        <w:numPr>
          <w:ilvl w:val="0"/>
          <w:numId w:val="172"/>
        </w:numPr>
        <w:spacing w:after="120"/>
      </w:pPr>
      <w:r w:rsidRPr="00E77497">
        <w:t xml:space="preserve">Return </w:t>
      </w:r>
      <w:r w:rsidRPr="00E77497">
        <w:rPr>
          <w:i/>
        </w:rPr>
        <w:t>O</w:t>
      </w:r>
      <w:r w:rsidRPr="00E77497">
        <w:t>.</w:t>
      </w:r>
    </w:p>
    <w:p w:rsidR="0082765F" w:rsidRDefault="0082765F" w:rsidP="0082765F">
      <w:r w:rsidRPr="00E77497">
        <w:t>If an implementation defines a specific order of enumeration for the for-in statement, that same enumeration order must be used to order the list elements in step 3 of this algorithm.</w:t>
      </w:r>
    </w:p>
    <w:p w:rsidR="0082765F" w:rsidRPr="00E77497" w:rsidRDefault="0082765F" w:rsidP="0082765F">
      <w:pPr>
        <w:pStyle w:val="Note"/>
      </w:pPr>
      <w:r>
        <w:t>NOTE</w:t>
      </w:r>
      <w:r>
        <w:tab/>
        <w:t xml:space="preserve">An exception in defining an individual property in step 7 does not terminate the process of defining other properties. All valid property definitions are processed. </w:t>
      </w:r>
    </w:p>
    <w:p w:rsidR="0082765F" w:rsidRPr="00E77497" w:rsidRDefault="0082765F" w:rsidP="0082765F">
      <w:pPr>
        <w:pStyle w:val="Heading4"/>
      </w:pPr>
      <w:r w:rsidRPr="00E77497">
        <w:t>Object.defineProperty ( O, P, Attributes )</w:t>
      </w:r>
    </w:p>
    <w:p w:rsidR="0082765F" w:rsidRPr="00E77497" w:rsidRDefault="0082765F" w:rsidP="0082765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rsidR="0082765F" w:rsidRPr="00E77497" w:rsidRDefault="0082765F" w:rsidP="0082765F">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rsidR="0082765F" w:rsidRPr="00E77497" w:rsidRDefault="0082765F" w:rsidP="0082765F">
      <w:pPr>
        <w:pStyle w:val="Alg4"/>
        <w:numPr>
          <w:ilvl w:val="0"/>
          <w:numId w:val="171"/>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rsidR="0082765F" w:rsidRDefault="0082765F" w:rsidP="0082765F">
      <w:pPr>
        <w:pStyle w:val="M4"/>
        <w:numPr>
          <w:ilvl w:val="0"/>
          <w:numId w:val="171"/>
        </w:numPr>
        <w:tabs>
          <w:tab w:val="num" w:pos="1721"/>
        </w:tabs>
        <w:spacing w:after="0"/>
      </w:pPr>
      <w:r>
        <w:t>ReturnIfAbrupt(</w:t>
      </w:r>
      <w:r>
        <w:rPr>
          <w:i/>
        </w:rPr>
        <w:t>key</w:t>
      </w:r>
      <w:r>
        <w:t>).</w:t>
      </w:r>
    </w:p>
    <w:p w:rsidR="0082765F" w:rsidRPr="00E77497" w:rsidRDefault="0082765F" w:rsidP="0082765F">
      <w:pPr>
        <w:pStyle w:val="Alg4"/>
        <w:numPr>
          <w:ilvl w:val="0"/>
          <w:numId w:val="171"/>
        </w:numPr>
      </w:pPr>
      <w:r w:rsidRPr="00E77497">
        <w:t xml:space="preserve">Let </w:t>
      </w:r>
      <w:r w:rsidRPr="00E77497">
        <w:rPr>
          <w:i/>
        </w:rPr>
        <w:t xml:space="preserve">desc </w:t>
      </w:r>
      <w:r w:rsidRPr="00E77497">
        <w:t>be the result of calling ToPropertyDescriptor</w:t>
      </w:r>
      <w:r>
        <w:t>(</w:t>
      </w:r>
      <w:r w:rsidRPr="00E77497">
        <w:rPr>
          <w:i/>
        </w:rPr>
        <w:t>Attributes</w:t>
      </w:r>
      <w:r>
        <w:t>)</w:t>
      </w:r>
      <w:r w:rsidRPr="00E77497">
        <w:t>.</w:t>
      </w:r>
    </w:p>
    <w:p w:rsidR="0082765F" w:rsidRDefault="0082765F" w:rsidP="0082765F">
      <w:pPr>
        <w:pStyle w:val="Alg4"/>
        <w:numPr>
          <w:ilvl w:val="0"/>
          <w:numId w:val="171"/>
        </w:numPr>
        <w:spacing w:after="240"/>
        <w:contextualSpacing/>
      </w:pPr>
      <w:r>
        <w:t>ReturnIfAbrupt(</w:t>
      </w:r>
      <w:r w:rsidRPr="00E77497">
        <w:rPr>
          <w:i/>
        </w:rPr>
        <w:t>desc</w:t>
      </w:r>
      <w:r>
        <w:t>).</w:t>
      </w:r>
    </w:p>
    <w:p w:rsidR="0082765F" w:rsidRPr="00E77497" w:rsidRDefault="0082765F" w:rsidP="0082765F">
      <w:pPr>
        <w:pStyle w:val="Alg4"/>
        <w:numPr>
          <w:ilvl w:val="0"/>
          <w:numId w:val="171"/>
        </w:numPr>
      </w:pPr>
      <w:r>
        <w:t xml:space="preserve">Let </w:t>
      </w:r>
      <w:r w:rsidRPr="00C83217">
        <w:rPr>
          <w:i/>
          <w:iCs/>
        </w:rPr>
        <w:t>success</w:t>
      </w:r>
      <w:r>
        <w:t xml:space="preserve"> be the result of</w:t>
      </w:r>
      <w:r w:rsidRPr="00E77497">
        <w:t xml:space="preserve"> DefineProperty</w:t>
      </w:r>
      <w:r>
        <w:t>OrThrow(</w:t>
      </w:r>
      <w:r w:rsidRPr="00E77497">
        <w:rPr>
          <w:i/>
        </w:rPr>
        <w:t>O</w:t>
      </w:r>
      <w:r>
        <w:rPr>
          <w:i/>
        </w:rPr>
        <w:t>,key</w:t>
      </w:r>
      <w:r w:rsidRPr="00E77497">
        <w:t xml:space="preserve">, </w:t>
      </w:r>
      <w:r w:rsidRPr="00E77497">
        <w:rPr>
          <w:i/>
        </w:rPr>
        <w:t>desc</w:t>
      </w:r>
      <w:r>
        <w:t>)</w:t>
      </w:r>
      <w:r w:rsidRPr="00E77497">
        <w:t>.</w:t>
      </w:r>
    </w:p>
    <w:p w:rsidR="0082765F" w:rsidRDefault="0082765F" w:rsidP="0082765F">
      <w:pPr>
        <w:pStyle w:val="Alg4"/>
        <w:numPr>
          <w:ilvl w:val="0"/>
          <w:numId w:val="171"/>
        </w:numPr>
        <w:spacing w:after="240"/>
        <w:contextualSpacing/>
      </w:pPr>
      <w:r>
        <w:t>ReturnIfAbrupt(</w:t>
      </w:r>
      <w:r w:rsidRPr="00C83217">
        <w:rPr>
          <w:i/>
          <w:iCs/>
        </w:rPr>
        <w:t>success</w:t>
      </w:r>
      <w:r>
        <w:t>).</w:t>
      </w:r>
    </w:p>
    <w:p w:rsidR="0082765F" w:rsidRPr="00E77497" w:rsidRDefault="0082765F" w:rsidP="0082765F">
      <w:pPr>
        <w:pStyle w:val="Alg4"/>
        <w:numPr>
          <w:ilvl w:val="0"/>
          <w:numId w:val="171"/>
        </w:numPr>
        <w:spacing w:after="120"/>
      </w:pPr>
      <w:r w:rsidRPr="00E77497">
        <w:t xml:space="preserve">Return </w:t>
      </w:r>
      <w:r w:rsidRPr="00E77497">
        <w:rPr>
          <w:i/>
        </w:rPr>
        <w:t>O</w:t>
      </w:r>
      <w:r w:rsidRPr="00E77497">
        <w:t>.</w:t>
      </w:r>
    </w:p>
    <w:p w:rsidR="0082765F" w:rsidRPr="00E77497" w:rsidRDefault="0082765F" w:rsidP="0082765F">
      <w:pPr>
        <w:pStyle w:val="Heading4"/>
      </w:pPr>
      <w:bookmarkStart w:id="10624" w:name="_Ref366135639"/>
      <w:r w:rsidRPr="00E77497">
        <w:t>Object.freeze ( O )</w:t>
      </w:r>
      <w:bookmarkEnd w:id="10624"/>
    </w:p>
    <w:p w:rsidR="0082765F" w:rsidRPr="00E77497" w:rsidRDefault="0082765F" w:rsidP="0082765F">
      <w:r w:rsidRPr="00E77497">
        <w:t xml:space="preserve">When the </w:t>
      </w:r>
      <w:r w:rsidRPr="00E77497">
        <w:rPr>
          <w:b/>
        </w:rPr>
        <w:t>freeze</w:t>
      </w:r>
      <w:r w:rsidRPr="00E77497">
        <w:t xml:space="preserve"> function is called, the following steps are taken:</w:t>
      </w:r>
    </w:p>
    <w:p w:rsidR="0082765F" w:rsidRPr="00E77497" w:rsidRDefault="0082765F" w:rsidP="0082765F">
      <w:pPr>
        <w:pStyle w:val="Alg4"/>
        <w:numPr>
          <w:ilvl w:val="0"/>
          <w:numId w:val="174"/>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rsidR="0082765F" w:rsidRPr="00E77497" w:rsidRDefault="0082765F" w:rsidP="0082765F">
      <w:pPr>
        <w:pStyle w:val="Alg4"/>
        <w:numPr>
          <w:ilvl w:val="0"/>
          <w:numId w:val="174"/>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rsidR="0082765F" w:rsidRPr="00E77497" w:rsidRDefault="0082765F" w:rsidP="0082765F">
      <w:pPr>
        <w:pStyle w:val="Alg4"/>
        <w:numPr>
          <w:ilvl w:val="0"/>
          <w:numId w:val="174"/>
        </w:numPr>
      </w:pPr>
      <w:r>
        <w:t>ReturnIfAbrupt(</w:t>
      </w:r>
      <w:r>
        <w:rPr>
          <w:i/>
        </w:rPr>
        <w:t>status</w:t>
      </w:r>
      <w:r>
        <w:t>)</w:t>
      </w:r>
      <w:r w:rsidRPr="00E77497">
        <w:t>.</w:t>
      </w:r>
    </w:p>
    <w:p w:rsidR="0082765F" w:rsidRDefault="0082765F" w:rsidP="0082765F">
      <w:pPr>
        <w:pStyle w:val="Alg4"/>
        <w:numPr>
          <w:ilvl w:val="0"/>
          <w:numId w:val="174"/>
        </w:numPr>
      </w:pPr>
      <w:r>
        <w:lastRenderedPageBreak/>
        <w:t xml:space="preserve">If </w:t>
      </w:r>
      <w:r>
        <w:rPr>
          <w:i/>
          <w:iCs/>
        </w:rPr>
        <w:t>status</w:t>
      </w:r>
      <w:r>
        <w:t xml:space="preserve"> is </w:t>
      </w:r>
      <w:r>
        <w:rPr>
          <w:b/>
          <w:bCs/>
        </w:rPr>
        <w:t>false</w:t>
      </w:r>
      <w:r>
        <w:t xml:space="preserve">, throw a </w:t>
      </w:r>
      <w:r w:rsidRPr="00E147AB">
        <w:rPr>
          <w:b/>
          <w:bCs/>
        </w:rPr>
        <w:t>TypeError</w:t>
      </w:r>
      <w:r>
        <w:t xml:space="preserve"> exception.</w:t>
      </w:r>
    </w:p>
    <w:p w:rsidR="0082765F" w:rsidRPr="00E77497" w:rsidRDefault="0082765F" w:rsidP="0082765F">
      <w:pPr>
        <w:pStyle w:val="Alg4"/>
        <w:numPr>
          <w:ilvl w:val="0"/>
          <w:numId w:val="174"/>
        </w:numPr>
        <w:spacing w:after="120"/>
      </w:pPr>
      <w:r w:rsidRPr="00E77497">
        <w:t xml:space="preserve">Return </w:t>
      </w:r>
      <w:r w:rsidRPr="00E77497">
        <w:rPr>
          <w:i/>
        </w:rPr>
        <w:t>O</w:t>
      </w:r>
      <w:r w:rsidRPr="00E77497">
        <w:t>.</w:t>
      </w:r>
    </w:p>
    <w:p w:rsidR="0082765F" w:rsidRPr="00E77497" w:rsidRDefault="0082765F" w:rsidP="0082765F">
      <w:pPr>
        <w:pStyle w:val="Heading4"/>
      </w:pPr>
      <w:bookmarkStart w:id="10625" w:name="_Ref366135517"/>
      <w:r w:rsidRPr="00E77497">
        <w:t>Object.getOwnPropertyDescriptor ( O, P )</w:t>
      </w:r>
      <w:bookmarkEnd w:id="10625"/>
      <w:r w:rsidRPr="00E77497">
        <w:t xml:space="preserve"> </w:t>
      </w:r>
    </w:p>
    <w:p w:rsidR="0082765F" w:rsidRPr="00E77497" w:rsidRDefault="0082765F" w:rsidP="0082765F">
      <w:r w:rsidRPr="00E77497">
        <w:t xml:space="preserve">When the </w:t>
      </w:r>
      <w:r w:rsidRPr="007447EE">
        <w:rPr>
          <w:rFonts w:ascii="Courier New" w:hAnsi="Courier New"/>
          <w:b/>
        </w:rPr>
        <w:t>getOwnPropertyDescriptor</w:t>
      </w:r>
      <w:r w:rsidRPr="00E77497">
        <w:t xml:space="preserve"> function is called, the following steps are taken:</w:t>
      </w:r>
    </w:p>
    <w:p w:rsidR="0082765F" w:rsidRDefault="0082765F" w:rsidP="0082765F">
      <w:pPr>
        <w:pStyle w:val="Alg4"/>
        <w:numPr>
          <w:ilvl w:val="0"/>
          <w:numId w:val="168"/>
        </w:numPr>
      </w:pPr>
      <w:r>
        <w:t xml:space="preserve">Let </w:t>
      </w:r>
      <w:r>
        <w:rPr>
          <w:i/>
          <w:iCs/>
        </w:rPr>
        <w:t>obj</w:t>
      </w:r>
      <w:r>
        <w:t xml:space="preserve"> be ToObject(</w:t>
      </w:r>
      <w:r>
        <w:rPr>
          <w:i/>
          <w:iCs/>
        </w:rPr>
        <w:t>O</w:t>
      </w:r>
      <w:r>
        <w:t>).</w:t>
      </w:r>
    </w:p>
    <w:p w:rsidR="0082765F" w:rsidRDefault="0082765F" w:rsidP="0082765F">
      <w:pPr>
        <w:pStyle w:val="M4"/>
        <w:numPr>
          <w:ilvl w:val="0"/>
          <w:numId w:val="168"/>
        </w:numPr>
        <w:tabs>
          <w:tab w:val="num" w:pos="1721"/>
        </w:tabs>
        <w:spacing w:after="0"/>
      </w:pPr>
      <w:r>
        <w:t>ReturnIfAbrupt(</w:t>
      </w:r>
      <w:r>
        <w:rPr>
          <w:i/>
        </w:rPr>
        <w:t>obj</w:t>
      </w:r>
      <w:r>
        <w:t>).</w:t>
      </w:r>
    </w:p>
    <w:p w:rsidR="0082765F" w:rsidRPr="00E77497" w:rsidRDefault="0082765F" w:rsidP="0082765F">
      <w:pPr>
        <w:pStyle w:val="Alg4"/>
        <w:numPr>
          <w:ilvl w:val="0"/>
          <w:numId w:val="168"/>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rsidR="0082765F" w:rsidRDefault="0082765F" w:rsidP="0082765F">
      <w:pPr>
        <w:pStyle w:val="M4"/>
        <w:numPr>
          <w:ilvl w:val="0"/>
          <w:numId w:val="168"/>
        </w:numPr>
        <w:tabs>
          <w:tab w:val="num" w:pos="1721"/>
        </w:tabs>
        <w:spacing w:after="0"/>
      </w:pPr>
      <w:r>
        <w:t>ReturnIfAbrupt(</w:t>
      </w:r>
      <w:r>
        <w:rPr>
          <w:i/>
        </w:rPr>
        <w:t>key</w:t>
      </w:r>
      <w:r>
        <w:t>).</w:t>
      </w:r>
    </w:p>
    <w:p w:rsidR="0082765F" w:rsidRPr="00E77497" w:rsidRDefault="0082765F" w:rsidP="0082765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rsidR="0082765F" w:rsidRDefault="0082765F" w:rsidP="0082765F">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82765F" w:rsidRPr="00E77497" w:rsidRDefault="0082765F" w:rsidP="0082765F">
      <w:pPr>
        <w:pStyle w:val="Alg4"/>
        <w:numPr>
          <w:ilvl w:val="0"/>
          <w:numId w:val="168"/>
        </w:numPr>
        <w:spacing w:after="120"/>
      </w:pPr>
      <w:r w:rsidRPr="00E77497">
        <w:t>Return the result of calling FromPropertyDescriptor(</w:t>
      </w:r>
      <w:r w:rsidRPr="00E77497">
        <w:rPr>
          <w:i/>
        </w:rPr>
        <w:t>desc</w:t>
      </w:r>
      <w:r w:rsidRPr="00E77497">
        <w:t xml:space="preserve">). </w:t>
      </w:r>
    </w:p>
    <w:p w:rsidR="004531B1" w:rsidRPr="00E77497" w:rsidRDefault="004531B1" w:rsidP="004531B1">
      <w:pPr>
        <w:pStyle w:val="Heading4"/>
      </w:pPr>
      <w:bookmarkStart w:id="10626" w:name="_Ref368051256"/>
      <w:moveToRangeStart w:id="10627" w:author="Rev 19 Allen Wirfs-Brock" w:date="2013-09-26T22:13:00Z" w:name="move367996698"/>
      <w:moveTo w:id="10628" w:author="Rev 19 Allen Wirfs-Brock" w:date="2013-09-26T22:13:00Z">
        <w:r w:rsidRPr="00E77497">
          <w:t>Object.getOwnPropertyNames ( O )</w:t>
        </w:r>
        <w:bookmarkEnd w:id="10626"/>
      </w:moveTo>
    </w:p>
    <w:p w:rsidR="004531B1" w:rsidRPr="00E77497" w:rsidRDefault="004531B1" w:rsidP="004531B1">
      <w:moveTo w:id="10629" w:author="Rev 19 Allen Wirfs-Brock" w:date="2013-09-26T22:13:00Z">
        <w:r w:rsidRPr="00E77497">
          <w:t xml:space="preserve">When the </w:t>
        </w:r>
        <w:r w:rsidRPr="00E77497">
          <w:rPr>
            <w:b/>
          </w:rPr>
          <w:t>getOwnPropertyNames</w:t>
        </w:r>
        <w:r w:rsidRPr="00E77497">
          <w:t xml:space="preserve"> function is called, the following steps are taken:</w:t>
        </w:r>
      </w:moveTo>
    </w:p>
    <w:moveToRangeEnd w:id="10627"/>
    <w:p w:rsidR="004531B1" w:rsidRDefault="004531B1" w:rsidP="004531B1">
      <w:pPr>
        <w:pStyle w:val="Alg4"/>
        <w:numPr>
          <w:ilvl w:val="0"/>
          <w:numId w:val="1361"/>
        </w:numPr>
        <w:spacing w:after="240"/>
        <w:rPr>
          <w:ins w:id="10630" w:author="Rev 19 Allen Wirfs-Brock" w:date="2013-09-26T22:13:00Z"/>
        </w:rPr>
      </w:pPr>
      <w:ins w:id="10631" w:author="Rev 19 Allen Wirfs-Brock" w:date="2013-09-26T22:13:00Z">
        <w:r>
          <w:t>Return GetOwnPropertyKeys(</w:t>
        </w:r>
        <w:r>
          <w:rPr>
            <w:i/>
            <w:iCs/>
          </w:rPr>
          <w:t>O</w:t>
        </w:r>
        <w:r>
          <w:rPr>
            <w:iCs/>
          </w:rPr>
          <w:t>, String)</w:t>
        </w:r>
        <w:r>
          <w:t>.</w:t>
        </w:r>
      </w:ins>
    </w:p>
    <w:p w:rsidR="0082765F" w:rsidRDefault="0082765F" w:rsidP="0082765F">
      <w:pPr>
        <w:pStyle w:val="Heading4"/>
      </w:pPr>
      <w:r w:rsidRPr="00E77497">
        <w:t>Object.</w:t>
      </w:r>
      <w:del w:id="10632" w:author="Rev 19 Allen Wirfs-Brock" w:date="2013-09-26T22:06:00Z">
        <w:r w:rsidDel="004531B1">
          <w:delText>getOwnPropertyKeys</w:delText>
        </w:r>
        <w:r w:rsidRPr="00E77497" w:rsidDel="004531B1">
          <w:delText xml:space="preserve"> </w:delText>
        </w:r>
      </w:del>
      <w:ins w:id="10633" w:author="Rev 19 Allen Wirfs-Brock" w:date="2013-09-26T22:06:00Z">
        <w:r w:rsidR="004531B1">
          <w:t>getOwnPropertySymbols</w:t>
        </w:r>
        <w:r w:rsidR="004531B1" w:rsidRPr="00E77497">
          <w:t xml:space="preserve"> </w:t>
        </w:r>
      </w:ins>
      <w:r w:rsidRPr="00E77497">
        <w:t xml:space="preserve">( </w:t>
      </w:r>
      <w:r>
        <w:t>O</w:t>
      </w:r>
      <w:r w:rsidRPr="00E77497">
        <w:t xml:space="preserve"> )</w:t>
      </w:r>
    </w:p>
    <w:p w:rsidR="0082765F" w:rsidRPr="00E77497" w:rsidRDefault="0082765F" w:rsidP="0082765F">
      <w:r w:rsidRPr="00E77497">
        <w:t xml:space="preserve">When the </w:t>
      </w:r>
      <w:del w:id="10634" w:author="Rev 19 Allen Wirfs-Brock" w:date="2013-09-26T22:12:00Z">
        <w:r w:rsidRPr="00E77497" w:rsidDel="004531B1">
          <w:rPr>
            <w:b/>
          </w:rPr>
          <w:delText>getOwnProperty</w:delText>
        </w:r>
        <w:r w:rsidDel="004531B1">
          <w:rPr>
            <w:b/>
          </w:rPr>
          <w:delText>Keys</w:delText>
        </w:r>
        <w:r w:rsidRPr="00E77497" w:rsidDel="004531B1">
          <w:delText xml:space="preserve"> </w:delText>
        </w:r>
      </w:del>
      <w:ins w:id="10635" w:author="Rev 19 Allen Wirfs-Brock" w:date="2013-09-26T22:12:00Z">
        <w:r w:rsidR="004531B1" w:rsidRPr="00E77497">
          <w:rPr>
            <w:b/>
          </w:rPr>
          <w:t>getOwnProperty</w:t>
        </w:r>
        <w:r w:rsidR="004531B1">
          <w:rPr>
            <w:b/>
          </w:rPr>
          <w:t>Symbols</w:t>
        </w:r>
        <w:r w:rsidR="004531B1" w:rsidRPr="00E77497">
          <w:t xml:space="preserve"> </w:t>
        </w:r>
      </w:ins>
      <w:r w:rsidRPr="00E77497">
        <w:t>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rsidR="0082765F" w:rsidDel="004531B1" w:rsidRDefault="0082765F" w:rsidP="0082765F">
      <w:pPr>
        <w:pStyle w:val="Alg4"/>
        <w:numPr>
          <w:ilvl w:val="0"/>
          <w:numId w:val="1361"/>
        </w:numPr>
        <w:rPr>
          <w:del w:id="10636" w:author="Rev 19 Allen Wirfs-Brock" w:date="2013-09-26T22:11:00Z"/>
        </w:rPr>
      </w:pPr>
      <w:del w:id="10637" w:author="Rev 19 Allen Wirfs-Brock" w:date="2013-09-26T22:11:00Z">
        <w:r w:rsidDel="004531B1">
          <w:delText xml:space="preserve">Let </w:delText>
        </w:r>
        <w:r w:rsidDel="004531B1">
          <w:rPr>
            <w:i/>
            <w:iCs/>
          </w:rPr>
          <w:delText>obj</w:delText>
        </w:r>
        <w:r w:rsidDel="004531B1">
          <w:delText xml:space="preserve"> be ToObject(</w:delText>
        </w:r>
        <w:r w:rsidDel="004531B1">
          <w:rPr>
            <w:i/>
            <w:iCs/>
          </w:rPr>
          <w:delText>O</w:delText>
        </w:r>
        <w:r w:rsidDel="004531B1">
          <w:delText>).</w:delText>
        </w:r>
      </w:del>
    </w:p>
    <w:p w:rsidR="0082765F" w:rsidDel="004531B1" w:rsidRDefault="0082765F" w:rsidP="0082765F">
      <w:pPr>
        <w:pStyle w:val="M4"/>
        <w:numPr>
          <w:ilvl w:val="0"/>
          <w:numId w:val="1361"/>
        </w:numPr>
        <w:tabs>
          <w:tab w:val="num" w:pos="1721"/>
        </w:tabs>
        <w:spacing w:after="0"/>
        <w:rPr>
          <w:del w:id="10638" w:author="Rev 19 Allen Wirfs-Brock" w:date="2013-09-26T22:11:00Z"/>
        </w:rPr>
      </w:pPr>
      <w:del w:id="10639" w:author="Rev 19 Allen Wirfs-Brock" w:date="2013-09-26T22:11:00Z">
        <w:r w:rsidDel="004531B1">
          <w:delText>ReturnIfAbrupt(</w:delText>
        </w:r>
        <w:r w:rsidDel="004531B1">
          <w:rPr>
            <w:i/>
          </w:rPr>
          <w:delText>obj</w:delText>
        </w:r>
        <w:r w:rsidDel="004531B1">
          <w:delText>).</w:delText>
        </w:r>
      </w:del>
    </w:p>
    <w:p w:rsidR="0082765F" w:rsidDel="004531B1" w:rsidRDefault="0082765F" w:rsidP="0082765F">
      <w:pPr>
        <w:pStyle w:val="Alg4"/>
        <w:numPr>
          <w:ilvl w:val="0"/>
          <w:numId w:val="1361"/>
        </w:numPr>
        <w:rPr>
          <w:del w:id="10640" w:author="Rev 19 Allen Wirfs-Brock" w:date="2013-09-26T22:11:00Z"/>
        </w:rPr>
      </w:pPr>
      <w:del w:id="10641" w:author="Rev 19 Allen Wirfs-Brock" w:date="2013-09-26T22:11:00Z">
        <w:r w:rsidDel="004531B1">
          <w:delText xml:space="preserve">Let </w:delText>
        </w:r>
        <w:r w:rsidDel="004531B1">
          <w:rPr>
            <w:i/>
            <w:iCs/>
          </w:rPr>
          <w:delText>keys</w:delText>
        </w:r>
        <w:r w:rsidDel="004531B1">
          <w:delText xml:space="preserve"> be the result </w:delText>
        </w:r>
        <w:r w:rsidDel="004531B1">
          <w:rPr>
            <w:iCs/>
          </w:rPr>
          <w:delText xml:space="preserve">of calling the [[OwnPropertyKeys]] internal method of </w:delText>
        </w:r>
        <w:r w:rsidDel="004531B1">
          <w:rPr>
            <w:i/>
          </w:rPr>
          <w:delText>obj</w:delText>
        </w:r>
        <w:r w:rsidRPr="00E77497" w:rsidDel="004531B1">
          <w:delText>.</w:delText>
        </w:r>
      </w:del>
    </w:p>
    <w:p w:rsidR="0082765F" w:rsidRDefault="0082765F" w:rsidP="0082765F">
      <w:pPr>
        <w:pStyle w:val="Alg4"/>
        <w:numPr>
          <w:ilvl w:val="0"/>
          <w:numId w:val="1361"/>
        </w:numPr>
        <w:spacing w:after="240"/>
      </w:pPr>
      <w:r>
        <w:t xml:space="preserve">Return </w:t>
      </w:r>
      <w:ins w:id="10642" w:author="Rev 19 Allen Wirfs-Brock" w:date="2013-09-26T22:11:00Z">
        <w:r w:rsidR="004531B1">
          <w:t>GetOwnPropertyKeys(</w:t>
        </w:r>
      </w:ins>
      <w:del w:id="10643" w:author="Rev 19 Allen Wirfs-Brock" w:date="2013-09-26T22:11:00Z">
        <w:r w:rsidDel="004531B1">
          <w:rPr>
            <w:i/>
            <w:iCs/>
          </w:rPr>
          <w:delText>keys</w:delText>
        </w:r>
      </w:del>
      <w:ins w:id="10644" w:author="Rev 19 Allen Wirfs-Brock" w:date="2013-09-26T22:11:00Z">
        <w:r w:rsidR="004531B1">
          <w:rPr>
            <w:i/>
            <w:iCs/>
          </w:rPr>
          <w:t>O</w:t>
        </w:r>
        <w:r w:rsidR="004531B1">
          <w:rPr>
            <w:iCs/>
          </w:rPr>
          <w:t>, Symbol)</w:t>
        </w:r>
      </w:ins>
      <w:r>
        <w:t>.</w:t>
      </w:r>
    </w:p>
    <w:p w:rsidR="0082765F" w:rsidDel="004531B1" w:rsidRDefault="0082765F" w:rsidP="0082765F">
      <w:pPr>
        <w:pBdr>
          <w:top w:val="single" w:sz="4" w:space="1" w:color="auto"/>
          <w:left w:val="single" w:sz="4" w:space="4" w:color="auto"/>
          <w:bottom w:val="single" w:sz="4" w:space="1" w:color="auto"/>
          <w:right w:val="single" w:sz="4" w:space="4" w:color="auto"/>
        </w:pBdr>
        <w:shd w:val="clear" w:color="auto" w:fill="FFC000"/>
        <w:rPr>
          <w:del w:id="10645" w:author="Rev 19 Allen Wirfs-Brock" w:date="2013-09-26T22:12:00Z"/>
        </w:rPr>
      </w:pPr>
      <w:del w:id="10646" w:author="Rev 19 Allen Wirfs-Brock" w:date="2013-09-26T22:12:00Z">
        <w:r w:rsidDel="004531B1">
          <w:delText>TODO :</w:delText>
        </w:r>
      </w:del>
    </w:p>
    <w:p w:rsidR="0082765F" w:rsidDel="004531B1"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647" w:author="Rev 19 Allen Wirfs-Brock" w:date="2013-09-26T22:12:00Z"/>
        </w:rPr>
      </w:pPr>
      <w:del w:id="10648" w:author="Rev 19 Allen Wirfs-Brock" w:date="2013-09-26T22:12:00Z">
        <w:r w:rsidDel="004531B1">
          <w:delText>May need to say something about order of enumeration and post call property additions and deletions</w:delText>
        </w:r>
      </w:del>
    </w:p>
    <w:p w:rsidR="0082765F" w:rsidRPr="00E77497" w:rsidDel="004531B1" w:rsidRDefault="0082765F" w:rsidP="0082765F">
      <w:pPr>
        <w:pStyle w:val="Heading4"/>
      </w:pPr>
      <w:bookmarkStart w:id="10649" w:name="_Ref366135534"/>
      <w:moveFromRangeStart w:id="10650" w:author="Rev 19 Allen Wirfs-Brock" w:date="2013-09-26T22:13:00Z" w:name="move367996698"/>
      <w:moveFrom w:id="10651" w:author="Rev 19 Allen Wirfs-Brock" w:date="2013-09-26T22:13:00Z">
        <w:r w:rsidRPr="00E77497" w:rsidDel="004531B1">
          <w:t>Object.getOwnPropertyNames ( O )</w:t>
        </w:r>
        <w:bookmarkEnd w:id="10649"/>
      </w:moveFrom>
    </w:p>
    <w:p w:rsidR="0082765F" w:rsidRPr="00E77497" w:rsidDel="004531B1" w:rsidRDefault="0082765F" w:rsidP="0082765F">
      <w:moveFrom w:id="10652" w:author="Rev 19 Allen Wirfs-Brock" w:date="2013-09-26T22:13:00Z">
        <w:r w:rsidRPr="00E77497" w:rsidDel="004531B1">
          <w:t xml:space="preserve">When the </w:t>
        </w:r>
        <w:r w:rsidRPr="00E77497" w:rsidDel="004531B1">
          <w:rPr>
            <w:b/>
          </w:rPr>
          <w:t>getOwnPropertyNames</w:t>
        </w:r>
        <w:r w:rsidRPr="00E77497" w:rsidDel="004531B1">
          <w:t xml:space="preserve"> function is called, the following steps are taken:</w:t>
        </w:r>
      </w:moveFrom>
    </w:p>
    <w:moveFromRangeEnd w:id="10650"/>
    <w:p w:rsidR="004531B1" w:rsidRPr="00E77497" w:rsidRDefault="004531B1" w:rsidP="004531B1">
      <w:pPr>
        <w:pStyle w:val="Heading5"/>
        <w:rPr>
          <w:ins w:id="10653" w:author="Rev 19 Allen Wirfs-Brock" w:date="2013-09-26T22:09:00Z"/>
        </w:rPr>
      </w:pPr>
      <w:ins w:id="10654" w:author="Rev 19 Allen Wirfs-Brock" w:date="2013-09-26T22:09:00Z">
        <w:r>
          <w:t>G</w:t>
        </w:r>
        <w:r w:rsidRPr="00E77497">
          <w:t>etOwnProperty</w:t>
        </w:r>
      </w:ins>
      <w:ins w:id="10655" w:author="Rev 19 Allen Wirfs-Brock" w:date="2013-09-26T22:10:00Z">
        <w:r>
          <w:t>Key</w:t>
        </w:r>
      </w:ins>
      <w:ins w:id="10656" w:author="Rev 19 Allen Wirfs-Brock" w:date="2013-09-26T22:09:00Z">
        <w:r w:rsidRPr="00E77497">
          <w:t xml:space="preserve"> ( O</w:t>
        </w:r>
      </w:ins>
      <w:ins w:id="10657" w:author="Rev 19 Allen Wirfs-Brock" w:date="2013-09-26T22:10:00Z">
        <w:r>
          <w:t>, Type</w:t>
        </w:r>
      </w:ins>
      <w:ins w:id="10658" w:author="Rev 19 Allen Wirfs-Brock" w:date="2013-09-26T22:09:00Z">
        <w:r w:rsidRPr="00E77497">
          <w:t xml:space="preserve"> )</w:t>
        </w:r>
      </w:ins>
      <w:ins w:id="10659" w:author="Rev 19 Allen Wirfs-Brock" w:date="2013-09-26T22:14:00Z">
        <w:r>
          <w:t xml:space="preserve"> Abstract Operation</w:t>
        </w:r>
      </w:ins>
    </w:p>
    <w:p w:rsidR="004531B1" w:rsidRPr="00E77497" w:rsidRDefault="004531B1" w:rsidP="004531B1">
      <w:pPr>
        <w:rPr>
          <w:ins w:id="10660" w:author="Rev 19 Allen Wirfs-Brock" w:date="2013-09-26T22:14:00Z"/>
        </w:rPr>
      </w:pPr>
      <w:ins w:id="10661" w:author="Rev 19 Allen Wirfs-Brock" w:date="2013-09-26T22:15:00Z">
        <w:r>
          <w:t>T</w:t>
        </w:r>
      </w:ins>
      <w:ins w:id="10662" w:author="Rev 19 Allen Wirfs-Brock" w:date="2013-09-26T22:14:00Z">
        <w:r w:rsidRPr="00E77497">
          <w:t xml:space="preserve">he </w:t>
        </w:r>
      </w:ins>
      <w:ins w:id="10663" w:author="Rev 19 Allen Wirfs-Brock" w:date="2013-09-26T22:15:00Z">
        <w:r>
          <w:rPr>
            <w:b/>
          </w:rPr>
          <w:t>abstract</w:t>
        </w:r>
        <w:r w:rsidRPr="00E77497">
          <w:t xml:space="preserve"> </w:t>
        </w:r>
        <w:r>
          <w:t>operation</w:t>
        </w:r>
        <w:r w:rsidRPr="00E77497">
          <w:t xml:space="preserve"> </w:t>
        </w:r>
      </w:ins>
      <w:ins w:id="10664" w:author="Rev 19 Allen Wirfs-Brock" w:date="2013-09-26T22:14:00Z">
        <w:r w:rsidRPr="00E77497">
          <w:rPr>
            <w:b/>
          </w:rPr>
          <w:t>getOwnProperty</w:t>
        </w:r>
      </w:ins>
      <w:ins w:id="10665" w:author="Rev 19 Allen Wirfs-Brock" w:date="2013-09-26T22:15:00Z">
        <w:r>
          <w:rPr>
            <w:b/>
          </w:rPr>
          <w:t xml:space="preserve">Keys </w:t>
        </w:r>
      </w:ins>
      <w:ins w:id="10666" w:author="Rev 19 Allen Wirfs-Brock" w:date="2013-09-26T22:14:00Z">
        <w:r w:rsidRPr="00E77497">
          <w:t>is called</w:t>
        </w:r>
        <w:r w:rsidRPr="00D92A51">
          <w:t xml:space="preserve"> </w:t>
        </w:r>
        <w:r w:rsidRPr="00E77497">
          <w:t>with argument</w:t>
        </w:r>
      </w:ins>
      <w:ins w:id="10667" w:author="Rev 19 Allen Wirfs-Brock" w:date="2013-09-26T22:15:00Z">
        <w:r>
          <w:t>s</w:t>
        </w:r>
      </w:ins>
      <w:ins w:id="10668" w:author="Rev 19 Allen Wirfs-Brock" w:date="2013-09-26T22:14:00Z">
        <w:r w:rsidRPr="00E77497">
          <w:t xml:space="preserve"> </w:t>
        </w:r>
        <w:r w:rsidRPr="004531B1">
          <w:rPr>
            <w:rFonts w:ascii="Times New Roman" w:eastAsia="Times New Roman" w:hAnsi="Times New Roman"/>
            <w:i/>
            <w:iCs/>
            <w:spacing w:val="6"/>
            <w:lang w:eastAsia="en-US"/>
          </w:rPr>
          <w:t>O</w:t>
        </w:r>
      </w:ins>
      <w:ins w:id="10669" w:author="Rev 19 Allen Wirfs-Brock" w:date="2013-09-26T22:16:00Z">
        <w:r>
          <w:t xml:space="preserve"> and </w:t>
        </w:r>
        <w:r w:rsidRPr="004531B1">
          <w:rPr>
            <w:rFonts w:ascii="Times New Roman" w:eastAsia="Times New Roman" w:hAnsi="Times New Roman"/>
            <w:i/>
            <w:iCs/>
            <w:spacing w:val="6"/>
            <w:lang w:eastAsia="en-US"/>
          </w:rPr>
          <w:t>Type</w:t>
        </w:r>
        <w:r>
          <w:rPr>
            <w:i/>
          </w:rPr>
          <w:t xml:space="preserve"> where </w:t>
        </w:r>
        <w:r w:rsidRPr="004531B1">
          <w:rPr>
            <w:rFonts w:ascii="Times New Roman" w:eastAsia="Times New Roman" w:hAnsi="Times New Roman"/>
            <w:i/>
            <w:iCs/>
            <w:spacing w:val="6"/>
            <w:lang w:eastAsia="en-US"/>
          </w:rPr>
          <w:t>O</w:t>
        </w:r>
        <w:r>
          <w:t xml:space="preserve"> is an Object and </w:t>
        </w:r>
        <w:r w:rsidRPr="004531B1">
          <w:rPr>
            <w:rFonts w:ascii="Times New Roman" w:eastAsia="Times New Roman" w:hAnsi="Times New Roman"/>
            <w:i/>
            <w:iCs/>
            <w:spacing w:val="6"/>
            <w:lang w:eastAsia="en-US"/>
          </w:rPr>
          <w:t>Type</w:t>
        </w:r>
        <w:r>
          <w:t xml:space="preserve"> is </w:t>
        </w:r>
      </w:ins>
      <w:ins w:id="10670" w:author="Rev 19 Allen Wirfs-Brock" w:date="2013-09-26T22:17:00Z">
        <w:r>
          <w:t>one of the ECMAScript specification types String or Symbol.</w:t>
        </w:r>
      </w:ins>
      <w:ins w:id="10671" w:author="Rev 19 Allen Wirfs-Brock" w:date="2013-09-26T22:14:00Z">
        <w:r w:rsidRPr="00E77497">
          <w:t xml:space="preserve"> </w:t>
        </w:r>
      </w:ins>
      <w:ins w:id="10672" w:author="Rev 19 Allen Wirfs-Brock" w:date="2013-09-26T22:17:00Z">
        <w:r>
          <w:t>T</w:t>
        </w:r>
      </w:ins>
      <w:ins w:id="10673" w:author="Rev 19 Allen Wirfs-Brock" w:date="2013-09-26T22:14:00Z">
        <w:r w:rsidRPr="00E77497">
          <w:t>he following steps are taken:</w:t>
        </w:r>
      </w:ins>
    </w:p>
    <w:p w:rsidR="0082765F" w:rsidRDefault="0082765F" w:rsidP="004531B1">
      <w:pPr>
        <w:pStyle w:val="Alg4"/>
        <w:numPr>
          <w:ilvl w:val="0"/>
          <w:numId w:val="1648"/>
        </w:numPr>
      </w:pPr>
      <w:r>
        <w:t xml:space="preserve">Let </w:t>
      </w:r>
      <w:r>
        <w:rPr>
          <w:i/>
          <w:iCs/>
        </w:rPr>
        <w:t>obj</w:t>
      </w:r>
      <w:r>
        <w:t xml:space="preserve"> be ToObject(</w:t>
      </w:r>
      <w:r>
        <w:rPr>
          <w:i/>
          <w:iCs/>
        </w:rPr>
        <w:t>O</w:t>
      </w:r>
      <w:r>
        <w:t>).</w:t>
      </w:r>
    </w:p>
    <w:p w:rsidR="0082765F" w:rsidRDefault="0082765F" w:rsidP="004531B1">
      <w:pPr>
        <w:pStyle w:val="M4"/>
        <w:numPr>
          <w:ilvl w:val="0"/>
          <w:numId w:val="1648"/>
        </w:numPr>
        <w:tabs>
          <w:tab w:val="num" w:pos="1721"/>
        </w:tabs>
        <w:spacing w:after="0"/>
      </w:pPr>
      <w:r>
        <w:t>ReturnIfAbrupt(</w:t>
      </w:r>
      <w:r>
        <w:rPr>
          <w:i/>
        </w:rPr>
        <w:t>obj</w:t>
      </w:r>
      <w:r>
        <w:t>).</w:t>
      </w:r>
    </w:p>
    <w:p w:rsidR="0082765F" w:rsidRDefault="0082765F" w:rsidP="004531B1">
      <w:pPr>
        <w:pStyle w:val="Alg4"/>
        <w:numPr>
          <w:ilvl w:val="0"/>
          <w:numId w:val="1648"/>
        </w:numPr>
      </w:pPr>
      <w:r>
        <w:t xml:space="preserve">Let </w:t>
      </w:r>
      <w:r>
        <w:rPr>
          <w:i/>
          <w:iCs/>
        </w:rPr>
        <w:t>keys</w:t>
      </w:r>
      <w:r>
        <w:t xml:space="preserve"> be the result </w:t>
      </w:r>
      <w:r>
        <w:rPr>
          <w:iCs/>
        </w:rPr>
        <w:t xml:space="preserve">of calling the [[OwnPropertyKeys]] internal method of </w:t>
      </w:r>
      <w:r>
        <w:rPr>
          <w:i/>
        </w:rPr>
        <w:t>obj</w:t>
      </w:r>
      <w:r w:rsidRPr="00E77497">
        <w:t>.</w:t>
      </w:r>
    </w:p>
    <w:p w:rsidR="0082765F" w:rsidRDefault="0082765F" w:rsidP="004531B1">
      <w:pPr>
        <w:pStyle w:val="Alg4"/>
        <w:numPr>
          <w:ilvl w:val="0"/>
          <w:numId w:val="1648"/>
        </w:numPr>
      </w:pPr>
      <w:r>
        <w:t>ReturnIfAbrupt(</w:t>
      </w:r>
      <w:r>
        <w:rPr>
          <w:i/>
          <w:iCs/>
        </w:rPr>
        <w:t>keys</w:t>
      </w:r>
      <w:r>
        <w:t>).</w:t>
      </w:r>
    </w:p>
    <w:p w:rsidR="0082765F" w:rsidRPr="00E77497" w:rsidRDefault="0082765F" w:rsidP="004531B1">
      <w:pPr>
        <w:pStyle w:val="Alg4"/>
        <w:numPr>
          <w:ilvl w:val="0"/>
          <w:numId w:val="1648"/>
        </w:numPr>
      </w:pPr>
      <w:r w:rsidRPr="00E77497">
        <w:t xml:space="preserve">Let </w:t>
      </w:r>
      <w:r>
        <w:rPr>
          <w:i/>
        </w:rPr>
        <w:t>nameList</w:t>
      </w:r>
      <w:r w:rsidRPr="00E77497">
        <w:rPr>
          <w:i/>
        </w:rPr>
        <w:t xml:space="preserve"> </w:t>
      </w:r>
      <w:r w:rsidRPr="00E77497">
        <w:t xml:space="preserve">be </w:t>
      </w:r>
      <w:r>
        <w:t>a new empty List</w:t>
      </w:r>
      <w:r w:rsidRPr="00E77497">
        <w:t>.</w:t>
      </w:r>
    </w:p>
    <w:p w:rsidR="0082765F" w:rsidRDefault="0082765F" w:rsidP="004531B1">
      <w:pPr>
        <w:pStyle w:val="Alg3"/>
        <w:numPr>
          <w:ilvl w:val="0"/>
          <w:numId w:val="1648"/>
        </w:numPr>
      </w:pPr>
      <w:r>
        <w:t xml:space="preserve">Let </w:t>
      </w:r>
      <w:r w:rsidRPr="00074D83">
        <w:rPr>
          <w:i/>
          <w:iCs/>
        </w:rPr>
        <w:t>gotAllNames</w:t>
      </w:r>
      <w:r>
        <w:t xml:space="preserve"> be </w:t>
      </w:r>
      <w:r>
        <w:rPr>
          <w:b/>
          <w:bCs/>
        </w:rPr>
        <w:t>false</w:t>
      </w:r>
      <w:r>
        <w:t>.</w:t>
      </w:r>
    </w:p>
    <w:p w:rsidR="0082765F" w:rsidRPr="00E77497" w:rsidRDefault="0082765F" w:rsidP="004531B1">
      <w:pPr>
        <w:pStyle w:val="Alg3"/>
        <w:numPr>
          <w:ilvl w:val="0"/>
          <w:numId w:val="1648"/>
        </w:numPr>
      </w:pPr>
      <w:r w:rsidRPr="00E77497">
        <w:t>Repeat</w:t>
      </w:r>
      <w:r>
        <w:t xml:space="preserve"> while </w:t>
      </w:r>
      <w:r w:rsidRPr="002763F2">
        <w:rPr>
          <w:i/>
          <w:iCs/>
        </w:rPr>
        <w:t>gotAllNames</w:t>
      </w:r>
      <w:r w:rsidRPr="00903613">
        <w:t xml:space="preserve"> </w:t>
      </w:r>
      <w:r>
        <w:t xml:space="preserve">is </w:t>
      </w:r>
      <w:r>
        <w:rPr>
          <w:b/>
          <w:bCs/>
        </w:rPr>
        <w:t>false</w:t>
      </w:r>
      <w:r>
        <w:t>,</w:t>
      </w:r>
    </w:p>
    <w:p w:rsidR="0082765F" w:rsidRDefault="0082765F" w:rsidP="004531B1">
      <w:pPr>
        <w:pStyle w:val="Alg3"/>
        <w:numPr>
          <w:ilvl w:val="1"/>
          <w:numId w:val="1648"/>
        </w:numPr>
      </w:pPr>
      <w:r>
        <w:t xml:space="preserve">Let </w:t>
      </w:r>
      <w:r w:rsidRPr="004848CA">
        <w:rPr>
          <w:i/>
        </w:rPr>
        <w:t>next</w:t>
      </w:r>
      <w:r>
        <w:t xml:space="preserve"> be the result of </w:t>
      </w:r>
      <w:del w:id="10674" w:author="Rev 19 Allen Wirfs-Brock" w:date="2013-09-22T11:21:00Z">
        <w:r w:rsidDel="00F877DA">
          <w:delText>IteratorNext</w:delText>
        </w:r>
      </w:del>
      <w:ins w:id="10675" w:author="Rev 19 Allen Wirfs-Brock" w:date="2013-09-22T11:21:00Z">
        <w:r w:rsidR="00F877DA">
          <w:t>IteratorStep</w:t>
        </w:r>
      </w:ins>
      <w:r>
        <w:t>(</w:t>
      </w:r>
      <w:r>
        <w:rPr>
          <w:i/>
        </w:rPr>
        <w:t>keys</w:t>
      </w:r>
      <w:r>
        <w:t>).</w:t>
      </w:r>
    </w:p>
    <w:p w:rsidR="0082765F" w:rsidRDefault="0082765F" w:rsidP="004531B1">
      <w:pPr>
        <w:pStyle w:val="Alg4"/>
        <w:numPr>
          <w:ilvl w:val="1"/>
          <w:numId w:val="1648"/>
        </w:numPr>
        <w:contextualSpacing/>
      </w:pPr>
      <w:r>
        <w:t>ReturnIfAbrupt(</w:t>
      </w:r>
      <w:r>
        <w:rPr>
          <w:i/>
          <w:iCs/>
        </w:rPr>
        <w:t>next</w:t>
      </w:r>
      <w:r>
        <w:t>).</w:t>
      </w:r>
    </w:p>
    <w:p w:rsidR="0082765F" w:rsidDel="00F877DA" w:rsidRDefault="0082765F" w:rsidP="004531B1">
      <w:pPr>
        <w:numPr>
          <w:ilvl w:val="1"/>
          <w:numId w:val="1648"/>
        </w:numPr>
        <w:contextualSpacing/>
        <w:rPr>
          <w:del w:id="10676" w:author="Rev 19 Allen Wirfs-Brock" w:date="2013-09-22T11:21:00Z"/>
          <w:rFonts w:ascii="Times New Roman" w:hAnsi="Times New Roman"/>
        </w:rPr>
      </w:pPr>
      <w:del w:id="10677" w:author="Rev 19 Allen Wirfs-Brock" w:date="2013-09-22T11:21: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82765F" w:rsidDel="00F877DA" w:rsidRDefault="0082765F" w:rsidP="004531B1">
      <w:pPr>
        <w:numPr>
          <w:ilvl w:val="1"/>
          <w:numId w:val="1648"/>
        </w:numPr>
        <w:spacing w:after="0"/>
        <w:contextualSpacing/>
        <w:rPr>
          <w:del w:id="10678" w:author="Rev 19 Allen Wirfs-Brock" w:date="2013-09-22T11:21:00Z"/>
          <w:rFonts w:ascii="Times New Roman" w:hAnsi="Times New Roman"/>
        </w:rPr>
      </w:pPr>
      <w:del w:id="10679" w:author="Rev 19 Allen Wirfs-Brock" w:date="2013-09-22T11:21: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82765F" w:rsidRDefault="0082765F" w:rsidP="004531B1">
      <w:pPr>
        <w:pStyle w:val="Alg3"/>
        <w:numPr>
          <w:ilvl w:val="1"/>
          <w:numId w:val="1648"/>
        </w:numPr>
      </w:pPr>
      <w:r>
        <w:t xml:space="preserve">If </w:t>
      </w:r>
      <w:ins w:id="10680" w:author="Rev 19 Allen Wirfs-Brock" w:date="2013-09-22T11:21:00Z">
        <w:r w:rsidR="00F877DA" w:rsidRPr="004848CA">
          <w:rPr>
            <w:i/>
          </w:rPr>
          <w:t>next</w:t>
        </w:r>
        <w:r w:rsidR="00F877DA">
          <w:t xml:space="preserve"> </w:t>
        </w:r>
      </w:ins>
      <w:del w:id="10681" w:author="Rev 19 Allen Wirfs-Brock" w:date="2013-09-22T11:21:00Z">
        <w:r w:rsidDel="00F877DA">
          <w:rPr>
            <w:i/>
            <w:iCs/>
          </w:rPr>
          <w:delText>done</w:delText>
        </w:r>
        <w:r w:rsidDel="00F877DA">
          <w:delText xml:space="preserve"> </w:delText>
        </w:r>
      </w:del>
      <w:r>
        <w:t xml:space="preserve">is </w:t>
      </w:r>
      <w:del w:id="10682" w:author="Rev 19 Allen Wirfs-Brock" w:date="2013-09-22T11:21:00Z">
        <w:r w:rsidRPr="00BC2562" w:rsidDel="00F877DA">
          <w:rPr>
            <w:b/>
          </w:rPr>
          <w:delText>true</w:delText>
        </w:r>
      </w:del>
      <w:ins w:id="10683" w:author="Rev 19 Allen Wirfs-Brock" w:date="2013-09-22T11:21:00Z">
        <w:r w:rsidR="00F877DA">
          <w:rPr>
            <w:b/>
          </w:rPr>
          <w:t>false</w:t>
        </w:r>
      </w:ins>
      <w:r>
        <w:t xml:space="preserve">, then let </w:t>
      </w:r>
      <w:r w:rsidRPr="002763F2">
        <w:rPr>
          <w:i/>
          <w:iCs/>
        </w:rPr>
        <w:t>gotAllNames</w:t>
      </w:r>
      <w:r>
        <w:t xml:space="preserve"> be </w:t>
      </w:r>
      <w:r>
        <w:rPr>
          <w:b/>
          <w:bCs/>
        </w:rPr>
        <w:t>true</w:t>
      </w:r>
      <w:r>
        <w:t>.</w:t>
      </w:r>
    </w:p>
    <w:p w:rsidR="0082765F" w:rsidRDefault="0082765F" w:rsidP="004531B1">
      <w:pPr>
        <w:pStyle w:val="Alg3"/>
        <w:numPr>
          <w:ilvl w:val="1"/>
          <w:numId w:val="1648"/>
        </w:numPr>
      </w:pPr>
      <w:r>
        <w:t>Else,</w:t>
      </w:r>
    </w:p>
    <w:p w:rsidR="0082765F" w:rsidRDefault="0082765F" w:rsidP="004531B1">
      <w:pPr>
        <w:pStyle w:val="Alg4"/>
        <w:numPr>
          <w:ilvl w:val="2"/>
          <w:numId w:val="1648"/>
        </w:numPr>
        <w:spacing w:after="120"/>
        <w:contextualSpacing/>
      </w:pPr>
      <w:r>
        <w:t xml:space="preserve">Let </w:t>
      </w:r>
      <w:r>
        <w:rPr>
          <w:i/>
          <w:iCs/>
        </w:rPr>
        <w:t>nextKey</w:t>
      </w:r>
      <w:r>
        <w:t xml:space="preserve"> be IteratorValue(</w:t>
      </w:r>
      <w:r>
        <w:rPr>
          <w:i/>
          <w:iCs/>
        </w:rPr>
        <w:t>next</w:t>
      </w:r>
      <w:r>
        <w:t>).</w:t>
      </w:r>
    </w:p>
    <w:p w:rsidR="0082765F" w:rsidRDefault="0082765F" w:rsidP="004531B1">
      <w:pPr>
        <w:pStyle w:val="Alg4"/>
        <w:numPr>
          <w:ilvl w:val="2"/>
          <w:numId w:val="1648"/>
        </w:numPr>
        <w:spacing w:after="120"/>
        <w:contextualSpacing/>
      </w:pPr>
      <w:r>
        <w:t>ReturnIfAbrupt(</w:t>
      </w:r>
      <w:r>
        <w:rPr>
          <w:i/>
          <w:iCs/>
        </w:rPr>
        <w:t>nextKey</w:t>
      </w:r>
      <w:r>
        <w:t>).</w:t>
      </w:r>
    </w:p>
    <w:p w:rsidR="0082765F" w:rsidRDefault="0082765F" w:rsidP="004531B1">
      <w:pPr>
        <w:pStyle w:val="Alg4"/>
        <w:numPr>
          <w:ilvl w:val="2"/>
          <w:numId w:val="1648"/>
        </w:numPr>
      </w:pPr>
      <w:r>
        <w:t>If Type(</w:t>
      </w:r>
      <w:r w:rsidRPr="0079389E">
        <w:rPr>
          <w:i/>
        </w:rPr>
        <w:t>next</w:t>
      </w:r>
      <w:r>
        <w:rPr>
          <w:i/>
        </w:rPr>
        <w:t>Key</w:t>
      </w:r>
      <w:r>
        <w:t xml:space="preserve">) is </w:t>
      </w:r>
      <w:del w:id="10684" w:author="Rev 19 Allen Wirfs-Brock" w:date="2013-09-26T22:14:00Z">
        <w:r w:rsidRPr="004531B1" w:rsidDel="004531B1">
          <w:rPr>
            <w:i/>
          </w:rPr>
          <w:delText>String</w:delText>
        </w:r>
      </w:del>
      <w:ins w:id="10685" w:author="Rev 19 Allen Wirfs-Brock" w:date="2013-09-26T22:14:00Z">
        <w:r w:rsidR="004531B1">
          <w:rPr>
            <w:i/>
          </w:rPr>
          <w:t>Type</w:t>
        </w:r>
      </w:ins>
      <w:r>
        <w:t>, then</w:t>
      </w:r>
    </w:p>
    <w:p w:rsidR="0082765F" w:rsidRDefault="0082765F" w:rsidP="004531B1">
      <w:pPr>
        <w:pStyle w:val="Alg4"/>
        <w:numPr>
          <w:ilvl w:val="3"/>
          <w:numId w:val="1648"/>
        </w:numPr>
      </w:pPr>
      <w:r>
        <w:t xml:space="preserve">Append </w:t>
      </w:r>
      <w:r>
        <w:rPr>
          <w:i/>
          <w:iCs/>
        </w:rPr>
        <w:t>nextKey</w:t>
      </w:r>
      <w:r>
        <w:t xml:space="preserve"> as the last element of </w:t>
      </w:r>
      <w:r>
        <w:rPr>
          <w:i/>
        </w:rPr>
        <w:t>nameList</w:t>
      </w:r>
      <w:r>
        <w:rPr>
          <w:iCs/>
        </w:rPr>
        <w:t>.</w:t>
      </w:r>
    </w:p>
    <w:p w:rsidR="0082765F" w:rsidRPr="00E77497" w:rsidRDefault="0082765F" w:rsidP="004531B1">
      <w:pPr>
        <w:pStyle w:val="Alg4"/>
        <w:numPr>
          <w:ilvl w:val="0"/>
          <w:numId w:val="1648"/>
        </w:numPr>
        <w:spacing w:after="240"/>
      </w:pPr>
      <w:r w:rsidRPr="00E77497">
        <w:t xml:space="preserve">Return </w:t>
      </w:r>
      <w:r>
        <w:rPr>
          <w:iCs/>
        </w:rPr>
        <w:t>CreateArrayFromList(</w:t>
      </w:r>
      <w:r>
        <w:rPr>
          <w:i/>
        </w:rPr>
        <w:t>nameList</w:t>
      </w:r>
      <w:r>
        <w:rPr>
          <w:iCs/>
        </w:rPr>
        <w:t>)</w:t>
      </w:r>
      <w:r w:rsidRPr="00E77497">
        <w:t>.</w:t>
      </w:r>
    </w:p>
    <w:p w:rsidR="0082765F" w:rsidRPr="00E77497" w:rsidRDefault="0082765F" w:rsidP="0082765F">
      <w:pPr>
        <w:pStyle w:val="Heading4"/>
      </w:pPr>
      <w:bookmarkStart w:id="10686" w:name="_Ref366135492"/>
      <w:r w:rsidRPr="00E77497">
        <w:t>Object.getPrototypeOf ( O )</w:t>
      </w:r>
      <w:bookmarkEnd w:id="10686"/>
    </w:p>
    <w:p w:rsidR="0082765F" w:rsidRPr="00E77497" w:rsidRDefault="0082765F" w:rsidP="0082765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67"/>
        </w:numPr>
      </w:pPr>
      <w:r>
        <w:t xml:space="preserve">Let </w:t>
      </w:r>
      <w:r>
        <w:rPr>
          <w:i/>
          <w:iCs/>
        </w:rPr>
        <w:t>obj</w:t>
      </w:r>
      <w:r>
        <w:t xml:space="preserve"> be ToObject(</w:t>
      </w:r>
      <w:r>
        <w:rPr>
          <w:i/>
          <w:iCs/>
        </w:rPr>
        <w:t>O</w:t>
      </w:r>
      <w:r>
        <w:t>).</w:t>
      </w:r>
    </w:p>
    <w:p w:rsidR="0082765F" w:rsidRDefault="0082765F" w:rsidP="0082765F">
      <w:pPr>
        <w:pStyle w:val="M4"/>
        <w:numPr>
          <w:ilvl w:val="0"/>
          <w:numId w:val="167"/>
        </w:numPr>
        <w:tabs>
          <w:tab w:val="num" w:pos="1721"/>
        </w:tabs>
        <w:spacing w:after="0"/>
      </w:pPr>
      <w:r>
        <w:t>ReturnIfAbrupt(</w:t>
      </w:r>
      <w:r>
        <w:rPr>
          <w:i/>
        </w:rPr>
        <w:t>obj</w:t>
      </w:r>
      <w:r>
        <w:t>).</w:t>
      </w:r>
    </w:p>
    <w:p w:rsidR="0082765F" w:rsidRPr="00E77497" w:rsidRDefault="0082765F" w:rsidP="00F16CCB">
      <w:pPr>
        <w:pStyle w:val="M4"/>
        <w:numPr>
          <w:ilvl w:val="0"/>
          <w:numId w:val="167"/>
        </w:numPr>
      </w:pPr>
      <w:r w:rsidRPr="00E77497">
        <w:t xml:space="preserve">Return the </w:t>
      </w:r>
      <w:r>
        <w:t>result</w:t>
      </w:r>
      <w:r w:rsidRPr="00E77497">
        <w:t xml:space="preserve"> of </w:t>
      </w:r>
      <w:r>
        <w:t>calling the</w:t>
      </w:r>
      <w:r w:rsidRPr="00E77497">
        <w:t xml:space="preserve"> [[</w:t>
      </w:r>
      <w:r>
        <w:t>Get</w:t>
      </w:r>
      <w:ins w:id="10687" w:author="Rev 19 Allen Wirfs-Brock" w:date="2013-09-12T08:58:00Z">
        <w:r w:rsidR="00F16CCB" w:rsidRPr="00F16CCB">
          <w:t>PrototypeOf</w:t>
        </w:r>
      </w:ins>
      <w:del w:id="10688" w:author="Rev 19 Allen Wirfs-Brock" w:date="2013-09-12T08:58:00Z">
        <w:r w:rsidDel="00F16CCB">
          <w:delText>Inheritance</w:delText>
        </w:r>
      </w:del>
      <w:r w:rsidRPr="00E77497">
        <w:t xml:space="preserve">]] internal </w:t>
      </w:r>
      <w:r>
        <w:t>method</w:t>
      </w:r>
      <w:r w:rsidRPr="00E77497">
        <w:t xml:space="preserve"> of </w:t>
      </w:r>
      <w:r>
        <w:rPr>
          <w:i/>
        </w:rPr>
        <w:t>obj</w:t>
      </w:r>
      <w:r w:rsidRPr="00E77497">
        <w:t>.</w:t>
      </w:r>
    </w:p>
    <w:p w:rsidR="0082765F" w:rsidRDefault="0082765F" w:rsidP="0082765F">
      <w:pPr>
        <w:pStyle w:val="Heading4"/>
      </w:pPr>
      <w:r w:rsidRPr="00E77497">
        <w:t>Object.</w:t>
      </w:r>
      <w:r>
        <w:t>is</w:t>
      </w:r>
      <w:r w:rsidRPr="00E77497">
        <w:t xml:space="preserve"> ( </w:t>
      </w:r>
      <w:r>
        <w:t>value1, value2</w:t>
      </w:r>
      <w:r w:rsidRPr="00E77497">
        <w:t xml:space="preserve"> )</w:t>
      </w:r>
    </w:p>
    <w:p w:rsidR="0082765F" w:rsidRPr="00E77497" w:rsidRDefault="0082765F" w:rsidP="0082765F">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rsidR="0082765F" w:rsidRPr="00E77497" w:rsidRDefault="0082765F" w:rsidP="0082765F">
      <w:pPr>
        <w:pStyle w:val="Alg4"/>
        <w:numPr>
          <w:ilvl w:val="0"/>
          <w:numId w:val="1357"/>
        </w:numPr>
        <w:spacing w:before="240" w:after="240"/>
      </w:pPr>
      <w:r w:rsidRPr="00E77497">
        <w:lastRenderedPageBreak/>
        <w:t xml:space="preserve">Return </w:t>
      </w:r>
      <w:r>
        <w:t>SameValue(</w:t>
      </w:r>
      <w:r>
        <w:rPr>
          <w:i/>
          <w:iCs/>
        </w:rPr>
        <w:t>value1</w:t>
      </w:r>
      <w:r>
        <w:t xml:space="preserve">, </w:t>
      </w:r>
      <w:r>
        <w:rPr>
          <w:i/>
          <w:iCs/>
        </w:rPr>
        <w:t>value2</w:t>
      </w:r>
      <w:r>
        <w:t>)</w:t>
      </w:r>
      <w:r w:rsidRPr="00E77497">
        <w:t>.</w:t>
      </w:r>
    </w:p>
    <w:p w:rsidR="0082765F" w:rsidRPr="00E77497" w:rsidRDefault="0082765F" w:rsidP="0082765F">
      <w:pPr>
        <w:pStyle w:val="Heading4"/>
      </w:pPr>
      <w:bookmarkStart w:id="10689" w:name="_Ref366135699"/>
      <w:r w:rsidRPr="00E77497">
        <w:t>Object.isExtensible ( O )</w:t>
      </w:r>
      <w:bookmarkEnd w:id="10689"/>
    </w:p>
    <w:p w:rsidR="0082765F" w:rsidRPr="00E77497" w:rsidRDefault="0082765F" w:rsidP="0082765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8"/>
        </w:numPr>
      </w:pPr>
      <w:r w:rsidRPr="00E77497">
        <w:t>If Type(</w:t>
      </w:r>
      <w:r w:rsidRPr="00E77497">
        <w:rPr>
          <w:i/>
        </w:rPr>
        <w:t>O</w:t>
      </w:r>
      <w:r w:rsidRPr="00E77497">
        <w:t>) is not Object</w:t>
      </w:r>
      <w:r>
        <w:t>,</w:t>
      </w:r>
      <w:r w:rsidRPr="00E77497">
        <w:t xml:space="preserve"> </w:t>
      </w:r>
      <w:r>
        <w:t xml:space="preserve">return </w:t>
      </w:r>
      <w:r>
        <w:rPr>
          <w:b/>
          <w:bCs/>
        </w:rPr>
        <w:t>false</w:t>
      </w:r>
      <w:r w:rsidRPr="00E77497">
        <w:t>.</w:t>
      </w:r>
    </w:p>
    <w:p w:rsidR="0082765F" w:rsidRPr="00E77497" w:rsidRDefault="0082765F" w:rsidP="0082765F">
      <w:pPr>
        <w:pStyle w:val="Alg4"/>
        <w:numPr>
          <w:ilvl w:val="0"/>
          <w:numId w:val="178"/>
        </w:numPr>
        <w:spacing w:after="120"/>
      </w:pPr>
      <w:r w:rsidRPr="00E77497">
        <w:t xml:space="preserve">Return the </w:t>
      </w:r>
      <w:r>
        <w:t>result of Is</w:t>
      </w:r>
      <w:r w:rsidRPr="00E77497">
        <w:t>Extensible</w:t>
      </w:r>
      <w:r>
        <w:t>(</w:t>
      </w:r>
      <w:r w:rsidRPr="00E77497">
        <w:rPr>
          <w:i/>
        </w:rPr>
        <w:t>O</w:t>
      </w:r>
      <w:r w:rsidRPr="00366B37">
        <w:rPr>
          <w:rFonts w:asciiTheme="majorBidi" w:hAnsiTheme="majorBidi" w:cstheme="majorBidi"/>
          <w:bCs/>
        </w:rPr>
        <w:t>)</w:t>
      </w:r>
      <w:r w:rsidRPr="00E77497">
        <w:t>.</w:t>
      </w:r>
    </w:p>
    <w:p w:rsidR="0082765F" w:rsidRPr="00E77497" w:rsidRDefault="0082765F" w:rsidP="0082765F">
      <w:pPr>
        <w:pStyle w:val="Heading4"/>
      </w:pPr>
      <w:bookmarkStart w:id="10690" w:name="_Ref366135689"/>
      <w:r w:rsidRPr="00E77497">
        <w:t>Object.isFrozen ( O )</w:t>
      </w:r>
      <w:bookmarkEnd w:id="10690"/>
    </w:p>
    <w:p w:rsidR="0082765F" w:rsidRPr="00E77497" w:rsidRDefault="0082765F" w:rsidP="0082765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rsidR="0082765F" w:rsidRPr="00E77497" w:rsidRDefault="0082765F" w:rsidP="0082765F">
      <w:pPr>
        <w:pStyle w:val="M4"/>
        <w:numPr>
          <w:ilvl w:val="0"/>
          <w:numId w:val="17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rsidR="0082765F" w:rsidRPr="00E77497" w:rsidRDefault="0082765F" w:rsidP="0082765F">
      <w:pPr>
        <w:pStyle w:val="Heading4"/>
      </w:pPr>
      <w:bookmarkStart w:id="10691" w:name="_Ref366135675"/>
      <w:r w:rsidRPr="00E77497">
        <w:t>Object.isSealed ( O )</w:t>
      </w:r>
      <w:bookmarkEnd w:id="10691"/>
    </w:p>
    <w:p w:rsidR="0082765F" w:rsidRPr="00E77497" w:rsidRDefault="0082765F" w:rsidP="0082765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rsidR="0082765F" w:rsidRPr="00E77497" w:rsidRDefault="0082765F" w:rsidP="0082765F">
      <w:pPr>
        <w:pStyle w:val="M4"/>
        <w:numPr>
          <w:ilvl w:val="0"/>
          <w:numId w:val="176"/>
        </w:numPr>
        <w:contextualSpacing/>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rsidR="0082765F" w:rsidRPr="00E77497" w:rsidRDefault="0082765F" w:rsidP="0082765F">
      <w:pPr>
        <w:pStyle w:val="Heading4"/>
      </w:pPr>
      <w:bookmarkStart w:id="10692" w:name="_Ref366135713"/>
      <w:r w:rsidRPr="00E77497">
        <w:t>Object.keys ( O )</w:t>
      </w:r>
      <w:bookmarkEnd w:id="10692"/>
    </w:p>
    <w:p w:rsidR="0082765F" w:rsidRPr="00E77497" w:rsidRDefault="0082765F" w:rsidP="0082765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454"/>
        </w:numPr>
      </w:pPr>
      <w:r>
        <w:t xml:space="preserve">Let </w:t>
      </w:r>
      <w:r>
        <w:rPr>
          <w:i/>
          <w:iCs/>
        </w:rPr>
        <w:t>obj</w:t>
      </w:r>
      <w:r>
        <w:t xml:space="preserve"> be ToObject(</w:t>
      </w:r>
      <w:r>
        <w:rPr>
          <w:i/>
          <w:iCs/>
        </w:rPr>
        <w:t>O</w:t>
      </w:r>
      <w:r>
        <w:t>).</w:t>
      </w:r>
    </w:p>
    <w:p w:rsidR="0082765F" w:rsidRDefault="0082765F" w:rsidP="0082765F">
      <w:pPr>
        <w:pStyle w:val="M4"/>
        <w:numPr>
          <w:ilvl w:val="0"/>
          <w:numId w:val="1454"/>
        </w:numPr>
        <w:tabs>
          <w:tab w:val="num" w:pos="1721"/>
        </w:tabs>
        <w:spacing w:after="0"/>
      </w:pPr>
      <w:r>
        <w:t>ReturnIfAbrupt(</w:t>
      </w:r>
      <w:r>
        <w:rPr>
          <w:i/>
        </w:rPr>
        <w:t>obj</w:t>
      </w:r>
      <w:r>
        <w:t>).</w:t>
      </w:r>
    </w:p>
    <w:p w:rsidR="0082765F" w:rsidRDefault="0082765F" w:rsidP="0082765F">
      <w:pPr>
        <w:pStyle w:val="Alg4"/>
        <w:numPr>
          <w:ilvl w:val="0"/>
          <w:numId w:val="1454"/>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rsidR="0082765F" w:rsidRDefault="0082765F" w:rsidP="0082765F">
      <w:pPr>
        <w:pStyle w:val="Alg4"/>
        <w:numPr>
          <w:ilvl w:val="0"/>
          <w:numId w:val="1454"/>
        </w:numPr>
      </w:pPr>
      <w:r>
        <w:t>ReturnIfAbrupt(</w:t>
      </w:r>
      <w:r>
        <w:rPr>
          <w:i/>
          <w:iCs/>
        </w:rPr>
        <w:t>keys</w:t>
      </w:r>
      <w:r>
        <w:t>).</w:t>
      </w:r>
    </w:p>
    <w:p w:rsidR="0082765F" w:rsidRPr="00E77497" w:rsidRDefault="0082765F" w:rsidP="0082765F">
      <w:pPr>
        <w:pStyle w:val="Alg4"/>
        <w:numPr>
          <w:ilvl w:val="0"/>
          <w:numId w:val="1454"/>
        </w:numPr>
      </w:pPr>
      <w:r w:rsidRPr="00E77497">
        <w:t xml:space="preserve">Let </w:t>
      </w:r>
      <w:r>
        <w:rPr>
          <w:i/>
        </w:rPr>
        <w:t>nameList</w:t>
      </w:r>
      <w:r w:rsidRPr="00E77497">
        <w:rPr>
          <w:i/>
        </w:rPr>
        <w:t xml:space="preserve"> </w:t>
      </w:r>
      <w:r w:rsidRPr="00E77497">
        <w:t xml:space="preserve">be </w:t>
      </w:r>
      <w:r>
        <w:t>a new empty List</w:t>
      </w:r>
      <w:r w:rsidRPr="00E77497">
        <w:t>.</w:t>
      </w:r>
    </w:p>
    <w:p w:rsidR="0082765F" w:rsidRDefault="0082765F" w:rsidP="0082765F">
      <w:pPr>
        <w:pStyle w:val="Alg3"/>
        <w:numPr>
          <w:ilvl w:val="0"/>
          <w:numId w:val="1454"/>
        </w:numPr>
      </w:pPr>
      <w:r>
        <w:t xml:space="preserve">Let </w:t>
      </w:r>
      <w:r w:rsidRPr="00074D83">
        <w:rPr>
          <w:i/>
          <w:iCs/>
        </w:rPr>
        <w:t>gotAllNames</w:t>
      </w:r>
      <w:r>
        <w:t xml:space="preserve"> be </w:t>
      </w:r>
      <w:r>
        <w:rPr>
          <w:b/>
          <w:bCs/>
        </w:rPr>
        <w:t>false</w:t>
      </w:r>
      <w:r>
        <w:t>.</w:t>
      </w:r>
    </w:p>
    <w:p w:rsidR="0082765F" w:rsidRPr="00E77497" w:rsidRDefault="0082765F" w:rsidP="0082765F">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rsidR="0082765F" w:rsidRDefault="0082765F" w:rsidP="0082765F">
      <w:pPr>
        <w:pStyle w:val="Alg3"/>
        <w:numPr>
          <w:ilvl w:val="1"/>
          <w:numId w:val="1454"/>
        </w:numPr>
      </w:pPr>
      <w:r>
        <w:t xml:space="preserve">Let </w:t>
      </w:r>
      <w:r w:rsidRPr="004848CA">
        <w:rPr>
          <w:i/>
        </w:rPr>
        <w:t>next</w:t>
      </w:r>
      <w:r>
        <w:t xml:space="preserve"> be the result of </w:t>
      </w:r>
      <w:del w:id="10693" w:author="Rev 19 Allen Wirfs-Brock" w:date="2013-09-22T11:22:00Z">
        <w:r w:rsidDel="00F877DA">
          <w:delText>IteratorNext</w:delText>
        </w:r>
      </w:del>
      <w:ins w:id="10694" w:author="Rev 19 Allen Wirfs-Brock" w:date="2013-09-22T11:22:00Z">
        <w:r w:rsidR="00F877DA">
          <w:t>IteratorStep</w:t>
        </w:r>
      </w:ins>
      <w:r>
        <w:t>(</w:t>
      </w:r>
      <w:r>
        <w:rPr>
          <w:i/>
        </w:rPr>
        <w:t>keys</w:t>
      </w:r>
      <w:r>
        <w:t>).</w:t>
      </w:r>
    </w:p>
    <w:p w:rsidR="0082765F" w:rsidRDefault="0082765F" w:rsidP="0082765F">
      <w:pPr>
        <w:pStyle w:val="Alg4"/>
        <w:numPr>
          <w:ilvl w:val="1"/>
          <w:numId w:val="1454"/>
        </w:numPr>
        <w:contextualSpacing/>
      </w:pPr>
      <w:r>
        <w:t>ReturnIfAbrupt(</w:t>
      </w:r>
      <w:r>
        <w:rPr>
          <w:i/>
          <w:iCs/>
        </w:rPr>
        <w:t>next</w:t>
      </w:r>
      <w:r>
        <w:t>).</w:t>
      </w:r>
    </w:p>
    <w:p w:rsidR="0082765F" w:rsidDel="00F877DA" w:rsidRDefault="0082765F" w:rsidP="0082765F">
      <w:pPr>
        <w:numPr>
          <w:ilvl w:val="1"/>
          <w:numId w:val="1454"/>
        </w:numPr>
        <w:contextualSpacing/>
        <w:rPr>
          <w:del w:id="10695" w:author="Rev 19 Allen Wirfs-Brock" w:date="2013-09-22T11:22:00Z"/>
          <w:rFonts w:ascii="Times New Roman" w:hAnsi="Times New Roman"/>
        </w:rPr>
      </w:pPr>
      <w:del w:id="10696" w:author="Rev 19 Allen Wirfs-Brock" w:date="2013-09-22T11:22: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82765F" w:rsidDel="00F877DA" w:rsidRDefault="0082765F" w:rsidP="0082765F">
      <w:pPr>
        <w:numPr>
          <w:ilvl w:val="1"/>
          <w:numId w:val="1454"/>
        </w:numPr>
        <w:spacing w:after="0"/>
        <w:contextualSpacing/>
        <w:rPr>
          <w:del w:id="10697" w:author="Rev 19 Allen Wirfs-Brock" w:date="2013-09-22T11:22:00Z"/>
          <w:rFonts w:ascii="Times New Roman" w:hAnsi="Times New Roman"/>
        </w:rPr>
      </w:pPr>
      <w:del w:id="10698" w:author="Rev 19 Allen Wirfs-Brock" w:date="2013-09-22T11:22: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82765F" w:rsidRDefault="0082765F" w:rsidP="0082765F">
      <w:pPr>
        <w:pStyle w:val="Alg3"/>
        <w:numPr>
          <w:ilvl w:val="1"/>
          <w:numId w:val="1454"/>
        </w:numPr>
      </w:pPr>
      <w:r>
        <w:t xml:space="preserve">If </w:t>
      </w:r>
      <w:ins w:id="10699" w:author="Rev 19 Allen Wirfs-Brock" w:date="2013-09-22T11:22:00Z">
        <w:r w:rsidR="00F877DA" w:rsidRPr="004848CA">
          <w:rPr>
            <w:i/>
          </w:rPr>
          <w:t>next</w:t>
        </w:r>
        <w:r w:rsidR="00F877DA">
          <w:t xml:space="preserve"> </w:t>
        </w:r>
      </w:ins>
      <w:del w:id="10700" w:author="Rev 19 Allen Wirfs-Brock" w:date="2013-09-22T11:22:00Z">
        <w:r w:rsidDel="00F877DA">
          <w:rPr>
            <w:i/>
            <w:iCs/>
          </w:rPr>
          <w:delText>done</w:delText>
        </w:r>
        <w:r w:rsidDel="00F877DA">
          <w:delText xml:space="preserve"> </w:delText>
        </w:r>
      </w:del>
      <w:r>
        <w:t xml:space="preserve">is </w:t>
      </w:r>
      <w:del w:id="10701" w:author="Rev 19 Allen Wirfs-Brock" w:date="2013-09-22T11:22:00Z">
        <w:r w:rsidRPr="00BC2562" w:rsidDel="00F877DA">
          <w:rPr>
            <w:b/>
          </w:rPr>
          <w:delText>true</w:delText>
        </w:r>
      </w:del>
      <w:ins w:id="10702" w:author="Rev 19 Allen Wirfs-Brock" w:date="2013-09-22T11:22:00Z">
        <w:r w:rsidR="00F877DA">
          <w:rPr>
            <w:b/>
          </w:rPr>
          <w:t>false</w:t>
        </w:r>
      </w:ins>
      <w:r>
        <w:t xml:space="preserve">, then let </w:t>
      </w:r>
      <w:r w:rsidRPr="002763F2">
        <w:rPr>
          <w:i/>
          <w:iCs/>
        </w:rPr>
        <w:t>gotAllNames</w:t>
      </w:r>
      <w:r>
        <w:t xml:space="preserve"> be </w:t>
      </w:r>
      <w:r>
        <w:rPr>
          <w:b/>
          <w:bCs/>
        </w:rPr>
        <w:t>true</w:t>
      </w:r>
      <w:r>
        <w:t>.</w:t>
      </w:r>
    </w:p>
    <w:p w:rsidR="0082765F" w:rsidRDefault="0082765F" w:rsidP="0082765F">
      <w:pPr>
        <w:pStyle w:val="Alg3"/>
        <w:numPr>
          <w:ilvl w:val="1"/>
          <w:numId w:val="1454"/>
        </w:numPr>
      </w:pPr>
      <w:r>
        <w:t>Else,</w:t>
      </w:r>
    </w:p>
    <w:p w:rsidR="0082765F" w:rsidRDefault="0082765F" w:rsidP="0082765F">
      <w:pPr>
        <w:pStyle w:val="Alg4"/>
        <w:numPr>
          <w:ilvl w:val="2"/>
          <w:numId w:val="1454"/>
        </w:numPr>
        <w:spacing w:after="120"/>
        <w:contextualSpacing/>
      </w:pPr>
      <w:r>
        <w:t xml:space="preserve">Let </w:t>
      </w:r>
      <w:r>
        <w:rPr>
          <w:i/>
          <w:iCs/>
        </w:rPr>
        <w:t>nextKey</w:t>
      </w:r>
      <w:r>
        <w:t xml:space="preserve"> be IteratorValue(</w:t>
      </w:r>
      <w:r>
        <w:rPr>
          <w:i/>
          <w:iCs/>
        </w:rPr>
        <w:t>next</w:t>
      </w:r>
      <w:r>
        <w:t>).</w:t>
      </w:r>
    </w:p>
    <w:p w:rsidR="0082765F" w:rsidRDefault="0082765F" w:rsidP="0082765F">
      <w:pPr>
        <w:pStyle w:val="Alg4"/>
        <w:numPr>
          <w:ilvl w:val="2"/>
          <w:numId w:val="1454"/>
        </w:numPr>
        <w:spacing w:after="120"/>
        <w:contextualSpacing/>
      </w:pPr>
      <w:r>
        <w:t>ReturnIfAbrupt(</w:t>
      </w:r>
      <w:r>
        <w:rPr>
          <w:i/>
          <w:iCs/>
        </w:rPr>
        <w:t>nextKey</w:t>
      </w:r>
      <w:r>
        <w:t>).</w:t>
      </w:r>
    </w:p>
    <w:p w:rsidR="0082765F" w:rsidRDefault="0082765F" w:rsidP="0082765F">
      <w:pPr>
        <w:pStyle w:val="Alg4"/>
        <w:numPr>
          <w:ilvl w:val="2"/>
          <w:numId w:val="1454"/>
        </w:numPr>
      </w:pPr>
      <w:r>
        <w:t>If Type(</w:t>
      </w:r>
      <w:r w:rsidRPr="0079389E">
        <w:rPr>
          <w:i/>
        </w:rPr>
        <w:t>next</w:t>
      </w:r>
      <w:r>
        <w:rPr>
          <w:i/>
        </w:rPr>
        <w:t>Key</w:t>
      </w:r>
      <w:r>
        <w:t>) is String, then</w:t>
      </w:r>
    </w:p>
    <w:p w:rsidR="0082765F" w:rsidRDefault="0082765F" w:rsidP="0082765F">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rsidR="0082765F" w:rsidRDefault="0082765F" w:rsidP="0082765F">
      <w:pPr>
        <w:pStyle w:val="Alg4"/>
        <w:numPr>
          <w:ilvl w:val="3"/>
          <w:numId w:val="1454"/>
        </w:numPr>
      </w:pPr>
      <w:r>
        <w:t>ReturnIfAbrupt(</w:t>
      </w:r>
      <w:r>
        <w:rPr>
          <w:i/>
          <w:iCs/>
        </w:rPr>
        <w:t>desc</w:t>
      </w:r>
      <w:r>
        <w:t>).</w:t>
      </w:r>
    </w:p>
    <w:p w:rsidR="0082765F" w:rsidRDefault="0082765F" w:rsidP="0082765F">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rsidR="0082765F" w:rsidRDefault="0082765F" w:rsidP="0082765F">
      <w:pPr>
        <w:pStyle w:val="Alg4"/>
        <w:numPr>
          <w:ilvl w:val="4"/>
          <w:numId w:val="1454"/>
        </w:numPr>
      </w:pPr>
      <w:r>
        <w:t xml:space="preserve">Append </w:t>
      </w:r>
      <w:r>
        <w:rPr>
          <w:i/>
          <w:iCs/>
        </w:rPr>
        <w:t>nextKey</w:t>
      </w:r>
      <w:r>
        <w:t xml:space="preserve"> as the last element of </w:t>
      </w:r>
      <w:r>
        <w:rPr>
          <w:i/>
        </w:rPr>
        <w:t>nameList</w:t>
      </w:r>
      <w:r>
        <w:rPr>
          <w:iCs/>
        </w:rPr>
        <w:t>.</w:t>
      </w:r>
    </w:p>
    <w:p w:rsidR="0082765F" w:rsidRPr="00E77497" w:rsidRDefault="0082765F" w:rsidP="0082765F">
      <w:pPr>
        <w:pStyle w:val="Alg4"/>
        <w:numPr>
          <w:ilvl w:val="0"/>
          <w:numId w:val="1454"/>
        </w:numPr>
        <w:spacing w:after="240"/>
      </w:pPr>
      <w:r w:rsidRPr="00E77497">
        <w:t xml:space="preserve">Return </w:t>
      </w:r>
      <w:r>
        <w:rPr>
          <w:iCs/>
        </w:rPr>
        <w:t>CreateArrayFromList(</w:t>
      </w:r>
      <w:r>
        <w:rPr>
          <w:i/>
        </w:rPr>
        <w:t>nameList</w:t>
      </w:r>
      <w:r>
        <w:rPr>
          <w:iCs/>
        </w:rPr>
        <w:t>)</w:t>
      </w:r>
      <w:r w:rsidRPr="00E77497">
        <w:t>.</w:t>
      </w:r>
    </w:p>
    <w:p w:rsidR="0082765F" w:rsidRPr="00E77497" w:rsidRDefault="0082765F" w:rsidP="0082765F">
      <w:r w:rsidRPr="00E77497">
        <w:t>If an implementation defines a specific order of enumeratio</w:t>
      </w:r>
      <w:r>
        <w:t>n for the for-in statement, the same order must be used for the elements of the array returned in step 7</w:t>
      </w:r>
      <w:r w:rsidRPr="00E77497">
        <w:t>.</w:t>
      </w:r>
    </w:p>
    <w:p w:rsidR="00844F19" w:rsidRDefault="00844F19" w:rsidP="00844F19">
      <w:pPr>
        <w:pStyle w:val="Heading4"/>
      </w:pPr>
      <w:r w:rsidRPr="00E77497">
        <w:t>Object.</w:t>
      </w:r>
      <w:r>
        <w:t>mixin</w:t>
      </w:r>
      <w:r w:rsidRPr="00E77497">
        <w:t xml:space="preserve"> ( </w:t>
      </w:r>
      <w:r>
        <w:t>target, source</w:t>
      </w:r>
      <w:r w:rsidRPr="00E77497">
        <w:t xml:space="preserve"> )</w:t>
      </w:r>
    </w:p>
    <w:p w:rsidR="00844F19" w:rsidDel="00CB621C" w:rsidRDefault="00844F19" w:rsidP="00844F19">
      <w:pPr>
        <w:pBdr>
          <w:top w:val="single" w:sz="4" w:space="1" w:color="auto"/>
          <w:left w:val="single" w:sz="4" w:space="4" w:color="auto"/>
          <w:bottom w:val="single" w:sz="4" w:space="1" w:color="auto"/>
          <w:right w:val="single" w:sz="4" w:space="4" w:color="auto"/>
        </w:pBdr>
        <w:shd w:val="clear" w:color="auto" w:fill="FFC000"/>
        <w:rPr>
          <w:del w:id="10703" w:author="Rev 19 Allen Wirfs-Brock" w:date="2013-09-22T10:35:00Z"/>
        </w:rPr>
      </w:pPr>
      <w:del w:id="10704" w:author="Rev 19 Allen Wirfs-Brock" w:date="2013-09-22T10:35:00Z">
        <w:r w:rsidDel="00CB621C">
          <w:delTex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delText>
        </w:r>
      </w:del>
    </w:p>
    <w:p w:rsidR="00844F19" w:rsidDel="00CB621C" w:rsidRDefault="00844F19">
      <w:pPr>
        <w:pBdr>
          <w:top w:val="single" w:sz="4" w:space="1" w:color="auto"/>
          <w:left w:val="single" w:sz="4" w:space="4" w:color="auto"/>
          <w:bottom w:val="single" w:sz="4" w:space="1" w:color="auto"/>
          <w:right w:val="single" w:sz="4" w:space="4" w:color="auto"/>
        </w:pBdr>
        <w:shd w:val="clear" w:color="auto" w:fill="FFC000"/>
        <w:tabs>
          <w:tab w:val="left" w:pos="1312"/>
        </w:tabs>
        <w:rPr>
          <w:del w:id="10705" w:author="Rev 19 Allen Wirfs-Brock" w:date="2013-09-22T10:35:00Z"/>
        </w:rPr>
        <w:pPrChange w:id="10706" w:author="Rev 19 Allen Wirfs-Brock" w:date="2013-09-22T10:35:00Z">
          <w:pPr>
            <w:pBdr>
              <w:top w:val="single" w:sz="4" w:space="1" w:color="auto"/>
              <w:left w:val="single" w:sz="4" w:space="4" w:color="auto"/>
              <w:bottom w:val="single" w:sz="4" w:space="1" w:color="auto"/>
              <w:right w:val="single" w:sz="4" w:space="4" w:color="auto"/>
            </w:pBdr>
            <w:shd w:val="clear" w:color="auto" w:fill="FFC000"/>
          </w:pPr>
        </w:pPrChange>
      </w:pPr>
      <w:del w:id="10707" w:author="Rev 19 Allen Wirfs-Brock" w:date="2013-09-22T10:35:00Z">
        <w:r w:rsidDel="00CB621C">
          <w:delText>TODO :</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08" w:author="Rev 19 Allen Wirfs-Brock" w:date="2013-09-22T10:35:00Z"/>
        </w:rPr>
      </w:pPr>
      <w:del w:id="10709" w:author="Rev 19 Allen Wirfs-Brock" w:date="2013-09-22T10:35:00Z">
        <w:r w:rsidDel="00CB621C">
          <w:delText>All non-private properties of source</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0" w:author="Rev 19 Allen Wirfs-Brock" w:date="2013-09-22T10:35:00Z"/>
        </w:rPr>
      </w:pPr>
      <w:del w:id="10711" w:author="Rev 19 Allen Wirfs-Brock" w:date="2013-09-22T10:35:00Z">
        <w:r w:rsidDel="00CB621C">
          <w:delText>Uses [[GetOwnProperty]]/[[DefineOwnProperty]]</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2" w:author="Rev 19 Allen Wirfs-Brock" w:date="2013-09-22T10:35:00Z"/>
        </w:rPr>
      </w:pPr>
      <w:del w:id="10713" w:author="Rev 19 Allen Wirfs-Brock" w:date="2013-09-22T10:35:00Z">
        <w:r w:rsidDel="00CB621C">
          <w:delText>private symbols are not copied</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4" w:author="Rev 19 Allen Wirfs-Brock" w:date="2013-09-22T10:35:00Z"/>
        </w:rPr>
      </w:pPr>
      <w:del w:id="10715" w:author="Rev 19 Allen Wirfs-Brock" w:date="2013-09-22T10:35:00Z">
        <w:r w:rsidDel="00CB621C">
          <w:delText>non-symbols are copied</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6" w:author="Rev 19 Allen Wirfs-Brock" w:date="2013-09-22T10:35:00Z"/>
        </w:rPr>
      </w:pPr>
      <w:del w:id="10717" w:author="Rev 19 Allen Wirfs-Brock" w:date="2013-09-22T10:35:00Z">
        <w:r w:rsidDel="00CB621C">
          <w:delText>super mechanism (rebind super)</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8" w:author="Rev 19 Allen Wirfs-Brock" w:date="2013-09-22T10:35:00Z"/>
        </w:rPr>
      </w:pPr>
      <w:del w:id="10719" w:author="Rev 19 Allen Wirfs-Brock" w:date="2013-09-22T10:35:00Z">
        <w:r w:rsidDel="00CB621C">
          <w:delText>Returns modified "target"</w:delText>
        </w:r>
      </w:del>
    </w:p>
    <w:p w:rsidR="003A30CB" w:rsidRPr="00DB3C28" w:rsidRDefault="003A30CB" w:rsidP="003A30CB">
      <w:pPr>
        <w:rPr>
          <w:ins w:id="10720" w:author="Rev 19 Allen Wirfs-Brock" w:date="2013-09-22T10:29:00Z"/>
        </w:rPr>
      </w:pPr>
      <w:ins w:id="10721" w:author="Rev 19 Allen Wirfs-Brock" w:date="2013-09-22T10:29:00Z">
        <w:r w:rsidRPr="00DB3C28">
          <w:t xml:space="preserve">The </w:t>
        </w:r>
      </w:ins>
      <w:ins w:id="10722" w:author="Rev 19 Allen Wirfs-Brock" w:date="2013-09-22T10:30:00Z">
        <w:r>
          <w:rPr>
            <w:b/>
          </w:rPr>
          <w:t>mixin</w:t>
        </w:r>
      </w:ins>
      <w:ins w:id="10723" w:author="Rev 19 Allen Wirfs-Brock" w:date="2013-09-22T10:29:00Z">
        <w:r w:rsidRPr="00DB3C28">
          <w:t xml:space="preserve"> function is used to copy the </w:t>
        </w:r>
      </w:ins>
      <w:ins w:id="10724" w:author="Rev 19 Allen Wirfs-Brock" w:date="2013-09-22T10:30:00Z">
        <w:r>
          <w:t>definitions</w:t>
        </w:r>
      </w:ins>
      <w:ins w:id="10725" w:author="Rev 19 Allen Wirfs-Brock" w:date="2013-09-22T10:29:00Z">
        <w:r w:rsidRPr="00DB3C28">
          <w:t xml:space="preserve"> of all of the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When the </w:t>
        </w:r>
      </w:ins>
      <w:ins w:id="10726" w:author="Rev 19 Allen Wirfs-Brock" w:date="2013-09-22T10:31:00Z">
        <w:r>
          <w:rPr>
            <w:b/>
          </w:rPr>
          <w:t>mixin</w:t>
        </w:r>
      </w:ins>
      <w:ins w:id="10727" w:author="Rev 19 Allen Wirfs-Brock" w:date="2013-09-22T10:29:00Z">
        <w:r w:rsidRPr="00DB3C28">
          <w:t xml:space="preserve"> function is called, the following steps are taken:</w:t>
        </w:r>
      </w:ins>
    </w:p>
    <w:p w:rsidR="003A30CB" w:rsidRPr="00DB3C28" w:rsidRDefault="003A30CB" w:rsidP="003A30CB">
      <w:pPr>
        <w:numPr>
          <w:ilvl w:val="0"/>
          <w:numId w:val="1607"/>
        </w:numPr>
        <w:spacing w:after="0" w:line="240" w:lineRule="auto"/>
        <w:jc w:val="left"/>
        <w:rPr>
          <w:ins w:id="10728" w:author="Rev 19 Allen Wirfs-Brock" w:date="2013-09-22T10:29:00Z"/>
          <w:rFonts w:ascii="Times New Roman" w:hAnsi="Times New Roman"/>
          <w:spacing w:val="6"/>
          <w:lang w:eastAsia="en-US"/>
        </w:rPr>
      </w:pPr>
      <w:ins w:id="10729"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to</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target</w:t>
        </w:r>
        <w:r w:rsidRPr="00DB3C28">
          <w:rPr>
            <w:rFonts w:ascii="Times New Roman" w:hAnsi="Times New Roman"/>
            <w:spacing w:val="6"/>
            <w:lang w:eastAsia="en-US"/>
          </w:rPr>
          <w:t>).</w:t>
        </w:r>
      </w:ins>
    </w:p>
    <w:p w:rsidR="003A30CB" w:rsidRPr="00DB3C28" w:rsidRDefault="003A30CB" w:rsidP="003A30CB">
      <w:pPr>
        <w:numPr>
          <w:ilvl w:val="0"/>
          <w:numId w:val="1607"/>
        </w:numPr>
        <w:tabs>
          <w:tab w:val="num" w:pos="1721"/>
        </w:tabs>
        <w:spacing w:after="0" w:line="240" w:lineRule="auto"/>
        <w:rPr>
          <w:ins w:id="10730" w:author="Rev 19 Allen Wirfs-Brock" w:date="2013-09-22T10:29:00Z"/>
          <w:rFonts w:ascii="Times New Roman" w:hAnsi="Times New Roman"/>
          <w:spacing w:val="6"/>
          <w:lang w:eastAsia="en-US"/>
        </w:rPr>
      </w:pPr>
      <w:ins w:id="10731" w:author="Rev 19 Allen Wirfs-Brock" w:date="2013-09-22T10:29:00Z">
        <w:r w:rsidRPr="00DB3C28">
          <w:rPr>
            <w:rFonts w:ascii="Times New Roman" w:hAnsi="Times New Roman"/>
            <w:spacing w:val="6"/>
            <w:lang w:eastAsia="en-US"/>
          </w:rPr>
          <w:t>ReturnIfAbrupt(</w:t>
        </w:r>
        <w:r w:rsidRPr="00DB3C28">
          <w:rPr>
            <w:rFonts w:ascii="Times New Roman" w:hAnsi="Times New Roman"/>
            <w:i/>
            <w:spacing w:val="6"/>
            <w:lang w:eastAsia="en-US"/>
          </w:rPr>
          <w:t>to</w:t>
        </w:r>
        <w:r w:rsidRPr="00DB3C28">
          <w:rPr>
            <w:rFonts w:ascii="Times New Roman" w:hAnsi="Times New Roman"/>
            <w:spacing w:val="6"/>
            <w:lang w:eastAsia="en-US"/>
          </w:rPr>
          <w:t>).</w:t>
        </w:r>
      </w:ins>
    </w:p>
    <w:p w:rsidR="003A30CB" w:rsidRPr="00DB3C28" w:rsidRDefault="003A30CB" w:rsidP="003A30CB">
      <w:pPr>
        <w:numPr>
          <w:ilvl w:val="0"/>
          <w:numId w:val="1607"/>
        </w:numPr>
        <w:spacing w:after="0" w:line="240" w:lineRule="auto"/>
        <w:jc w:val="left"/>
        <w:rPr>
          <w:ins w:id="10732" w:author="Rev 19 Allen Wirfs-Brock" w:date="2013-09-22T10:29:00Z"/>
          <w:rFonts w:ascii="Times New Roman" w:hAnsi="Times New Roman"/>
          <w:spacing w:val="6"/>
          <w:lang w:eastAsia="en-US"/>
        </w:rPr>
      </w:pPr>
      <w:ins w:id="10733"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source</w:t>
        </w:r>
        <w:r w:rsidRPr="00DB3C28">
          <w:rPr>
            <w:rFonts w:ascii="Times New Roman" w:hAnsi="Times New Roman"/>
            <w:spacing w:val="6"/>
            <w:lang w:eastAsia="en-US"/>
          </w:rPr>
          <w:t>).</w:t>
        </w:r>
      </w:ins>
    </w:p>
    <w:p w:rsidR="0045197C" w:rsidRPr="00A36A99" w:rsidRDefault="003A30CB" w:rsidP="00A36A99">
      <w:pPr>
        <w:numPr>
          <w:ilvl w:val="0"/>
          <w:numId w:val="1607"/>
        </w:numPr>
        <w:tabs>
          <w:tab w:val="num" w:pos="1721"/>
        </w:tabs>
        <w:spacing w:after="0" w:line="240" w:lineRule="auto"/>
        <w:rPr>
          <w:ins w:id="10734" w:author="Rev 19 Allen Wirfs-Brock" w:date="2013-09-26T10:16:00Z"/>
          <w:lang w:eastAsia="en-US"/>
        </w:rPr>
      </w:pPr>
      <w:ins w:id="10735" w:author="Rev 19 Allen Wirfs-Brock" w:date="2013-09-22T10:29:00Z">
        <w:r w:rsidRPr="00DB3C28">
          <w:rPr>
            <w:rFonts w:ascii="Times New Roman" w:hAnsi="Times New Roman"/>
            <w:spacing w:val="6"/>
            <w:lang w:eastAsia="en-US"/>
          </w:rPr>
          <w:t>ReturnIfAbrupt(</w:t>
        </w:r>
        <w:r w:rsidRPr="00DB3C28">
          <w:rPr>
            <w:rFonts w:ascii="Times New Roman" w:hAnsi="Times New Roman"/>
            <w:i/>
            <w:spacing w:val="6"/>
            <w:lang w:eastAsia="en-US"/>
          </w:rPr>
          <w:t>from</w:t>
        </w:r>
        <w:r w:rsidRPr="00DB3C28">
          <w:rPr>
            <w:rFonts w:ascii="Times New Roman" w:hAnsi="Times New Roman"/>
            <w:spacing w:val="6"/>
            <w:lang w:eastAsia="en-US"/>
          </w:rPr>
          <w:t>).</w:t>
        </w:r>
      </w:ins>
    </w:p>
    <w:p w:rsidR="00A36A99" w:rsidRPr="003A30CB" w:rsidRDefault="00A36A99" w:rsidP="00A36A99">
      <w:pPr>
        <w:numPr>
          <w:ilvl w:val="0"/>
          <w:numId w:val="1607"/>
        </w:numPr>
        <w:spacing w:line="240" w:lineRule="auto"/>
        <w:jc w:val="left"/>
        <w:rPr>
          <w:ins w:id="10736" w:author="Rev 19 Allen Wirfs-Brock" w:date="2013-09-26T10:23:00Z"/>
          <w:rFonts w:ascii="Times New Roman" w:hAnsi="Times New Roman"/>
          <w:spacing w:val="6"/>
          <w:lang w:eastAsia="en-US"/>
        </w:rPr>
      </w:pPr>
      <w:ins w:id="10737" w:author="Rev 19 Allen Wirfs-Brock" w:date="2013-09-26T10:23:00Z">
        <w:r w:rsidRPr="00DB3C28">
          <w:rPr>
            <w:rFonts w:ascii="Times New Roman" w:hAnsi="Times New Roman"/>
            <w:spacing w:val="6"/>
            <w:lang w:eastAsia="en-US"/>
          </w:rPr>
          <w:t xml:space="preserve">Return </w:t>
        </w:r>
      </w:ins>
      <w:ins w:id="10738" w:author="Rev 19 Allen Wirfs-Brock" w:date="2013-09-26T10:24:00Z">
        <w:r>
          <w:rPr>
            <w:rFonts w:ascii="Times New Roman" w:hAnsi="Times New Roman"/>
            <w:spacing w:val="6"/>
            <w:lang w:eastAsia="en-US"/>
          </w:rPr>
          <w:t>the result of MixinProperties(</w:t>
        </w:r>
      </w:ins>
      <w:ins w:id="10739" w:author="Rev 19 Allen Wirfs-Brock" w:date="2013-09-26T10:23:00Z">
        <w:r w:rsidRPr="00DB3C28">
          <w:rPr>
            <w:rFonts w:ascii="Times New Roman" w:hAnsi="Times New Roman"/>
            <w:i/>
            <w:iCs/>
            <w:spacing w:val="6"/>
            <w:lang w:eastAsia="en-US"/>
          </w:rPr>
          <w:t>to</w:t>
        </w:r>
      </w:ins>
      <w:ins w:id="10740" w:author="Rev 19 Allen Wirfs-Brock" w:date="2013-09-26T10:24:00Z">
        <w:r>
          <w:rPr>
            <w:rFonts w:ascii="Times New Roman" w:hAnsi="Times New Roman"/>
            <w:iCs/>
            <w:spacing w:val="6"/>
            <w:lang w:eastAsia="en-US"/>
          </w:rPr>
          <w:t xml:space="preserve">, </w:t>
        </w:r>
        <w:r>
          <w:rPr>
            <w:rFonts w:ascii="Times New Roman" w:hAnsi="Times New Roman"/>
            <w:i/>
            <w:iCs/>
            <w:spacing w:val="6"/>
            <w:lang w:eastAsia="en-US"/>
          </w:rPr>
          <w:t>from</w:t>
        </w:r>
        <w:r>
          <w:rPr>
            <w:rFonts w:ascii="Times New Roman" w:hAnsi="Times New Roman"/>
            <w:iCs/>
            <w:spacing w:val="6"/>
            <w:lang w:eastAsia="en-US"/>
          </w:rPr>
          <w:t>)</w:t>
        </w:r>
      </w:ins>
      <w:ins w:id="10741" w:author="Rev 19 Allen Wirfs-Brock" w:date="2013-09-26T10:23:00Z">
        <w:r w:rsidRPr="00DB3C28">
          <w:rPr>
            <w:rFonts w:ascii="Times New Roman" w:hAnsi="Times New Roman"/>
            <w:spacing w:val="6"/>
            <w:lang w:eastAsia="en-US"/>
          </w:rPr>
          <w:t>.</w:t>
        </w:r>
      </w:ins>
    </w:p>
    <w:p w:rsidR="0045197C" w:rsidRDefault="0045197C" w:rsidP="00A36A99">
      <w:pPr>
        <w:pStyle w:val="Heading5"/>
        <w:rPr>
          <w:ins w:id="10742" w:author="Rev 19 Allen Wirfs-Brock" w:date="2013-09-26T10:17:00Z"/>
          <w:lang w:eastAsia="en-US"/>
        </w:rPr>
      </w:pPr>
      <w:ins w:id="10743" w:author="Rev 19 Allen Wirfs-Brock" w:date="2013-09-26T10:16:00Z">
        <w:r>
          <w:rPr>
            <w:lang w:eastAsia="en-US"/>
          </w:rPr>
          <w:lastRenderedPageBreak/>
          <w:t xml:space="preserve">MixinProperties( </w:t>
        </w:r>
      </w:ins>
      <w:ins w:id="10744" w:author="Rev 19 Allen Wirfs-Brock" w:date="2013-09-26T10:17:00Z">
        <w:r>
          <w:rPr>
            <w:lang w:eastAsia="en-US"/>
          </w:rPr>
          <w:t>target, source</w:t>
        </w:r>
      </w:ins>
      <w:ins w:id="10745" w:author="Rev 19 Allen Wirfs-Brock" w:date="2013-09-26T10:24:00Z">
        <w:r w:rsidR="00A36A99">
          <w:rPr>
            <w:lang w:eastAsia="en-US"/>
          </w:rPr>
          <w:t xml:space="preserve"> </w:t>
        </w:r>
      </w:ins>
      <w:ins w:id="10746" w:author="Rev 19 Allen Wirfs-Brock" w:date="2013-09-26T10:17:00Z">
        <w:r>
          <w:rPr>
            <w:lang w:eastAsia="en-US"/>
          </w:rPr>
          <w:t>)</w:t>
        </w:r>
      </w:ins>
    </w:p>
    <w:p w:rsidR="0045197C" w:rsidRPr="0045197C" w:rsidRDefault="0045197C" w:rsidP="00A36A99">
      <w:pPr>
        <w:rPr>
          <w:ins w:id="10747" w:author="Rev 19 Allen Wirfs-Brock" w:date="2013-09-22T10:29:00Z"/>
          <w:lang w:eastAsia="en-US"/>
        </w:rPr>
      </w:pPr>
      <w:ins w:id="10748" w:author="Rev 19 Allen Wirfs-Brock" w:date="2013-09-26T10:17:00Z">
        <w:r>
          <w:rPr>
            <w:lang w:eastAsia="en-US"/>
          </w:rPr>
          <w:t>The abstract operation MixinProperties</w:t>
        </w:r>
      </w:ins>
      <w:ins w:id="10749" w:author="Rev 19 Allen Wirfs-Brock" w:date="2013-09-26T10:18:00Z">
        <w:r>
          <w:rPr>
            <w:lang w:eastAsia="en-US"/>
          </w:rPr>
          <w:t xml:space="preserve"> </w:t>
        </w:r>
        <w:r w:rsidRPr="00DB3C28">
          <w:t xml:space="preserve">copy the </w:t>
        </w:r>
        <w:r>
          <w:t>definitions</w:t>
        </w:r>
        <w:r w:rsidRPr="00DB3C28">
          <w:t xml:space="preserve"> of all of the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t>
        </w:r>
      </w:ins>
      <w:ins w:id="10750" w:author="Rev 19 Allen Wirfs-Brock" w:date="2013-09-26T10:42:00Z">
        <w:r w:rsidR="00BE6B09">
          <w:t xml:space="preserve">If a property value is a function that is super bound to </w:t>
        </w:r>
      </w:ins>
      <w:ins w:id="10751" w:author="Rev 19 Allen Wirfs-Brock" w:date="2013-09-26T10:43:00Z">
        <w:r w:rsidR="00BE6B09" w:rsidRPr="00BE6B09">
          <w:rPr>
            <w:rFonts w:ascii="Times New Roman" w:hAnsi="Times New Roman"/>
            <w:i/>
          </w:rPr>
          <w:t>source</w:t>
        </w:r>
        <w:r w:rsidR="003442C2">
          <w:t>, a</w:t>
        </w:r>
        <w:r w:rsidR="00BE6B09">
          <w:t xml:space="preserve"> new function is created that is super bound to </w:t>
        </w:r>
        <w:r w:rsidR="00BE6B09" w:rsidRPr="00BE6B09">
          <w:rPr>
            <w:rFonts w:ascii="Times New Roman" w:hAnsi="Times New Roman"/>
            <w:i/>
          </w:rPr>
          <w:t>target</w:t>
        </w:r>
        <w:r w:rsidR="00BE6B09">
          <w:t xml:space="preserve"> and the MixinProperties is recursively applied to </w:t>
        </w:r>
      </w:ins>
      <w:ins w:id="10752" w:author="Rev 19 Allen Wirfs-Brock" w:date="2013-09-26T10:45:00Z">
        <w:r w:rsidR="00BE6B09">
          <w:t>the functions.</w:t>
        </w:r>
      </w:ins>
      <w:ins w:id="10753" w:author="Rev 19 Allen Wirfs-Brock" w:date="2013-09-26T10:43:00Z">
        <w:r w:rsidR="00BE6B09">
          <w:t xml:space="preserve"> </w:t>
        </w:r>
      </w:ins>
      <w:ins w:id="10754" w:author="Rev 19 Allen Wirfs-Brock" w:date="2013-09-26T10:18:00Z">
        <w:r w:rsidRPr="00BE6B09">
          <w:t>When</w:t>
        </w:r>
        <w:r w:rsidRPr="00DB3C28">
          <w:t xml:space="preserve"> the </w:t>
        </w:r>
      </w:ins>
      <w:ins w:id="10755" w:author="Rev 19 Allen Wirfs-Brock" w:date="2013-09-26T10:19:00Z">
        <w:r w:rsidR="00A36A99">
          <w:rPr>
            <w:lang w:eastAsia="en-US"/>
          </w:rPr>
          <w:t>MixinProperties abstract operation</w:t>
        </w:r>
      </w:ins>
      <w:ins w:id="10756" w:author="Rev 19 Allen Wirfs-Brock" w:date="2013-09-26T10:18:00Z">
        <w:r w:rsidRPr="00DB3C28">
          <w:t>s called, the following steps are taken</w:t>
        </w:r>
      </w:ins>
    </w:p>
    <w:p w:rsidR="00A36A99" w:rsidRDefault="00A36A99" w:rsidP="00A36A99">
      <w:pPr>
        <w:numPr>
          <w:ilvl w:val="0"/>
          <w:numId w:val="1645"/>
        </w:numPr>
        <w:spacing w:after="0" w:line="240" w:lineRule="auto"/>
        <w:jc w:val="left"/>
        <w:rPr>
          <w:ins w:id="10757" w:author="Rev 19 Allen Wirfs-Brock" w:date="2013-09-26T10:20:00Z"/>
          <w:rFonts w:ascii="Times New Roman" w:hAnsi="Times New Roman"/>
          <w:spacing w:val="6"/>
          <w:lang w:eastAsia="en-US"/>
        </w:rPr>
      </w:pPr>
      <w:ins w:id="10758" w:author="Rev 19 Allen Wirfs-Brock" w:date="2013-09-26T10:20:00Z">
        <w:r>
          <w:rPr>
            <w:rFonts w:ascii="Times New Roman" w:hAnsi="Times New Roman"/>
            <w:spacing w:val="6"/>
            <w:lang w:eastAsia="en-US"/>
          </w:rPr>
          <w:t>Assert: Type(</w:t>
        </w:r>
        <w:r>
          <w:rPr>
            <w:rFonts w:ascii="Times New Roman" w:hAnsi="Times New Roman"/>
            <w:i/>
            <w:spacing w:val="6"/>
            <w:lang w:eastAsia="en-US"/>
          </w:rPr>
          <w:t>target</w:t>
        </w:r>
        <w:r>
          <w:rPr>
            <w:rFonts w:ascii="Times New Roman" w:hAnsi="Times New Roman"/>
            <w:spacing w:val="6"/>
            <w:lang w:eastAsia="en-US"/>
          </w:rPr>
          <w:t>) is Object.</w:t>
        </w:r>
      </w:ins>
    </w:p>
    <w:p w:rsidR="00A36A99" w:rsidRDefault="00A36A99" w:rsidP="00A36A99">
      <w:pPr>
        <w:numPr>
          <w:ilvl w:val="0"/>
          <w:numId w:val="1645"/>
        </w:numPr>
        <w:spacing w:after="0" w:line="240" w:lineRule="auto"/>
        <w:jc w:val="left"/>
        <w:rPr>
          <w:ins w:id="10759" w:author="Rev 19 Allen Wirfs-Brock" w:date="2013-09-26T10:21:00Z"/>
          <w:rFonts w:ascii="Times New Roman" w:hAnsi="Times New Roman"/>
          <w:spacing w:val="6"/>
          <w:lang w:eastAsia="en-US"/>
        </w:rPr>
      </w:pPr>
      <w:ins w:id="10760" w:author="Rev 19 Allen Wirfs-Brock" w:date="2013-09-26T10:21:00Z">
        <w:r>
          <w:rPr>
            <w:rFonts w:ascii="Times New Roman" w:hAnsi="Times New Roman"/>
            <w:spacing w:val="6"/>
            <w:lang w:eastAsia="en-US"/>
          </w:rPr>
          <w:t>Assert: Type(</w:t>
        </w:r>
        <w:r>
          <w:rPr>
            <w:rFonts w:ascii="Times New Roman" w:hAnsi="Times New Roman"/>
            <w:i/>
            <w:spacing w:val="6"/>
            <w:lang w:eastAsia="en-US"/>
          </w:rPr>
          <w:t>target</w:t>
        </w:r>
        <w:r>
          <w:rPr>
            <w:rFonts w:ascii="Times New Roman" w:hAnsi="Times New Roman"/>
            <w:spacing w:val="6"/>
            <w:lang w:eastAsia="en-US"/>
          </w:rPr>
          <w:t>) is Object.</w:t>
        </w:r>
      </w:ins>
    </w:p>
    <w:p w:rsidR="003A30CB" w:rsidRPr="00DB3C28" w:rsidRDefault="003A30CB" w:rsidP="00A36A99">
      <w:pPr>
        <w:numPr>
          <w:ilvl w:val="0"/>
          <w:numId w:val="1645"/>
        </w:numPr>
        <w:spacing w:after="0" w:line="240" w:lineRule="auto"/>
        <w:jc w:val="left"/>
        <w:rPr>
          <w:ins w:id="10761" w:author="Rev 19 Allen Wirfs-Brock" w:date="2013-09-22T10:29:00Z"/>
          <w:rFonts w:ascii="Times New Roman" w:hAnsi="Times New Roman"/>
          <w:spacing w:val="6"/>
          <w:lang w:eastAsia="en-US"/>
        </w:rPr>
      </w:pPr>
      <w:ins w:id="10762"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keys</w:t>
        </w:r>
        <w:r w:rsidRPr="00DB3C28">
          <w:rPr>
            <w:rFonts w:ascii="Times New Roman" w:hAnsi="Times New Roman"/>
            <w:spacing w:val="6"/>
            <w:lang w:eastAsia="en-US"/>
          </w:rPr>
          <w:t xml:space="preserve"> be the result </w:t>
        </w:r>
        <w:r w:rsidRPr="00DB3C28">
          <w:rPr>
            <w:rFonts w:ascii="Times New Roman" w:hAnsi="Times New Roman"/>
            <w:iCs/>
            <w:spacing w:val="6"/>
            <w:lang w:eastAsia="en-US"/>
          </w:rPr>
          <w:t xml:space="preserve">of calling the [[OwnPropertyKeys]] internal method of </w:t>
        </w:r>
        <w:r w:rsidRPr="00DB3C28">
          <w:rPr>
            <w:rFonts w:ascii="Times New Roman" w:hAnsi="Times New Roman"/>
            <w:i/>
            <w:spacing w:val="6"/>
            <w:lang w:eastAsia="en-US"/>
          </w:rPr>
          <w:t>soure</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763" w:author="Rev 19 Allen Wirfs-Brock" w:date="2013-09-22T10:29:00Z"/>
          <w:rFonts w:ascii="Times New Roman" w:hAnsi="Times New Roman"/>
          <w:spacing w:val="6"/>
          <w:lang w:eastAsia="en-US"/>
        </w:rPr>
      </w:pPr>
      <w:ins w:id="10764"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keys</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765" w:author="Rev 19 Allen Wirfs-Brock" w:date="2013-09-22T10:29:00Z"/>
          <w:rFonts w:ascii="Times New Roman" w:hAnsi="Times New Roman"/>
          <w:spacing w:val="6"/>
          <w:lang w:eastAsia="en-US"/>
        </w:rPr>
      </w:pPr>
      <w:ins w:id="10766"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767" w:author="Rev 19 Allen Wirfs-Brock" w:date="2013-09-22T10:29:00Z"/>
          <w:rFonts w:ascii="Times New Roman" w:hAnsi="Times New Roman"/>
          <w:spacing w:val="6"/>
          <w:lang w:eastAsia="en-US"/>
        </w:rPr>
      </w:pPr>
      <w:ins w:id="10768"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be </w:t>
        </w:r>
        <w:r w:rsidRPr="00DB3C28">
          <w:rPr>
            <w:rFonts w:ascii="Times New Roman" w:hAnsi="Times New Roman"/>
            <w:b/>
            <w:spacing w:val="6"/>
            <w:lang w:eastAsia="en-US"/>
          </w:rPr>
          <w:t>undefined</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769" w:author="Rev 19 Allen Wirfs-Brock" w:date="2013-09-22T10:29:00Z"/>
          <w:rFonts w:ascii="Times New Roman" w:hAnsi="Times New Roman"/>
          <w:spacing w:val="6"/>
          <w:lang w:eastAsia="en-US"/>
        </w:rPr>
      </w:pPr>
      <w:ins w:id="10770" w:author="Rev 19 Allen Wirfs-Brock" w:date="2013-09-22T10:29:00Z">
        <w:r w:rsidRPr="00DB3C28">
          <w:rPr>
            <w:rFonts w:ascii="Times New Roman" w:hAnsi="Times New Roman"/>
            <w:spacing w:val="6"/>
            <w:lang w:eastAsia="en-US"/>
          </w:rPr>
          <w:t xml:space="preserve">Repeat while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is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771" w:author="Rev 19 Allen Wirfs-Brock" w:date="2013-09-22T10:29:00Z"/>
          <w:rFonts w:ascii="Times New Roman" w:hAnsi="Times New Roman"/>
          <w:spacing w:val="6"/>
          <w:lang w:eastAsia="en-US"/>
        </w:rPr>
      </w:pPr>
      <w:ins w:id="10772"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spacing w:val="6"/>
            <w:lang w:eastAsia="en-US"/>
          </w:rPr>
          <w:t>next</w:t>
        </w:r>
        <w:r w:rsidRPr="00DB3C28">
          <w:rPr>
            <w:rFonts w:ascii="Times New Roman" w:hAnsi="Times New Roman"/>
            <w:spacing w:val="6"/>
            <w:lang w:eastAsia="en-US"/>
          </w:rPr>
          <w:t xml:space="preserve"> be the result of IteratorStep(</w:t>
        </w:r>
        <w:r w:rsidRPr="00DB3C28">
          <w:rPr>
            <w:rFonts w:ascii="Times New Roman" w:hAnsi="Times New Roman"/>
            <w:i/>
            <w:spacing w:val="6"/>
            <w:lang w:eastAsia="en-US"/>
          </w:rPr>
          <w:t>keys</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773" w:author="Rev 19 Allen Wirfs-Brock" w:date="2013-09-22T10:29:00Z"/>
          <w:rFonts w:ascii="Times New Roman" w:hAnsi="Times New Roman"/>
          <w:spacing w:val="6"/>
          <w:lang w:eastAsia="en-US"/>
        </w:rPr>
      </w:pPr>
      <w:ins w:id="10774"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775" w:author="Rev 19 Allen Wirfs-Brock" w:date="2013-09-22T10:29:00Z"/>
          <w:rFonts w:ascii="Times New Roman" w:hAnsi="Times New Roman"/>
          <w:spacing w:val="6"/>
          <w:lang w:eastAsia="en-US"/>
        </w:rPr>
      </w:pPr>
      <w:ins w:id="10776"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next</w:t>
        </w:r>
        <w:r w:rsidRPr="00DB3C28">
          <w:rPr>
            <w:rFonts w:ascii="Times New Roman" w:hAnsi="Times New Roman"/>
            <w:spacing w:val="6"/>
            <w:lang w:eastAsia="en-US"/>
          </w:rPr>
          <w:t xml:space="preserve"> is </w:t>
        </w:r>
      </w:ins>
      <w:ins w:id="10777" w:author="Rev 19 Allen Wirfs-Brock" w:date="2013-09-22T11:16:00Z">
        <w:r w:rsidR="00F877DA">
          <w:rPr>
            <w:rFonts w:ascii="Times New Roman" w:hAnsi="Times New Roman"/>
            <w:b/>
            <w:spacing w:val="6"/>
            <w:lang w:eastAsia="en-US"/>
          </w:rPr>
          <w:t>false</w:t>
        </w:r>
      </w:ins>
      <w:ins w:id="10778" w:author="Rev 19 Allen Wirfs-Brock" w:date="2013-09-22T10:29:00Z">
        <w:r w:rsidRPr="00DB3C28">
          <w:rPr>
            <w:rFonts w:ascii="Times New Roman" w:hAnsi="Times New Roman"/>
            <w:spacing w:val="6"/>
            <w:lang w:eastAsia="en-US"/>
          </w:rPr>
          <w:t xml:space="preserve">, then 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true</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779" w:author="Rev 19 Allen Wirfs-Brock" w:date="2013-09-22T10:29:00Z"/>
          <w:rFonts w:ascii="Times New Roman" w:hAnsi="Times New Roman"/>
          <w:spacing w:val="6"/>
          <w:lang w:eastAsia="en-US"/>
        </w:rPr>
      </w:pPr>
      <w:ins w:id="10780" w:author="Rev 19 Allen Wirfs-Brock" w:date="2013-09-22T10:29:00Z">
        <w:r w:rsidRPr="00DB3C28">
          <w:rPr>
            <w:rFonts w:ascii="Times New Roman" w:hAnsi="Times New Roman"/>
            <w:spacing w:val="6"/>
            <w:lang w:eastAsia="en-US"/>
          </w:rPr>
          <w:t>Else,</w:t>
        </w:r>
      </w:ins>
    </w:p>
    <w:p w:rsidR="003A30CB" w:rsidRPr="00DB3C28" w:rsidRDefault="003A30CB" w:rsidP="00A36A99">
      <w:pPr>
        <w:numPr>
          <w:ilvl w:val="2"/>
          <w:numId w:val="1607"/>
        </w:numPr>
        <w:tabs>
          <w:tab w:val="clear" w:pos="2160"/>
          <w:tab w:val="num" w:pos="990"/>
        </w:tabs>
        <w:spacing w:after="120" w:line="240" w:lineRule="auto"/>
        <w:ind w:left="990"/>
        <w:contextualSpacing/>
        <w:jc w:val="left"/>
        <w:rPr>
          <w:ins w:id="10781" w:author="Rev 19 Allen Wirfs-Brock" w:date="2013-09-22T10:29:00Z"/>
          <w:rFonts w:ascii="Times New Roman" w:hAnsi="Times New Roman"/>
          <w:spacing w:val="6"/>
          <w:lang w:eastAsia="en-US"/>
        </w:rPr>
      </w:pPr>
      <w:ins w:id="10782"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nextKey</w:t>
        </w:r>
        <w:r w:rsidRPr="00DB3C28">
          <w:rPr>
            <w:rFonts w:ascii="Times New Roman" w:hAnsi="Times New Roman"/>
            <w:spacing w:val="6"/>
            <w:lang w:eastAsia="en-US"/>
          </w:rPr>
          <w:t xml:space="preserve"> be IteratorValue(</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3A30CB" w:rsidRPr="00DB3C28" w:rsidRDefault="003A30CB" w:rsidP="00A36A99">
      <w:pPr>
        <w:numPr>
          <w:ilvl w:val="2"/>
          <w:numId w:val="1607"/>
        </w:numPr>
        <w:tabs>
          <w:tab w:val="clear" w:pos="2160"/>
          <w:tab w:val="num" w:pos="990"/>
        </w:tabs>
        <w:spacing w:after="120" w:line="240" w:lineRule="auto"/>
        <w:ind w:left="990"/>
        <w:contextualSpacing/>
        <w:jc w:val="left"/>
        <w:rPr>
          <w:ins w:id="10783" w:author="Rev 19 Allen Wirfs-Brock" w:date="2013-09-22T10:29:00Z"/>
          <w:rFonts w:ascii="Times New Roman" w:hAnsi="Times New Roman"/>
          <w:spacing w:val="6"/>
          <w:lang w:eastAsia="en-US"/>
        </w:rPr>
      </w:pPr>
      <w:ins w:id="10784"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3A30CB" w:rsidRPr="00DB3C28" w:rsidRDefault="003A30CB" w:rsidP="00A36A99">
      <w:pPr>
        <w:numPr>
          <w:ilvl w:val="2"/>
          <w:numId w:val="1607"/>
        </w:numPr>
        <w:tabs>
          <w:tab w:val="clear" w:pos="2160"/>
          <w:tab w:val="num" w:pos="990"/>
        </w:tabs>
        <w:spacing w:after="0" w:line="240" w:lineRule="auto"/>
        <w:ind w:left="990"/>
        <w:jc w:val="left"/>
        <w:rPr>
          <w:ins w:id="10785" w:author="Rev 19 Allen Wirfs-Brock" w:date="2013-09-22T10:29:00Z"/>
          <w:rFonts w:ascii="Times New Roman" w:hAnsi="Times New Roman"/>
          <w:spacing w:val="6"/>
          <w:lang w:eastAsia="en-US"/>
        </w:rPr>
      </w:pPr>
      <w:ins w:id="10786"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be the result of calling the [[GetOwnProperty]] internal method of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with argument </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3A30CB" w:rsidRPr="00DB3C28" w:rsidRDefault="003A30CB" w:rsidP="00A36A99">
      <w:pPr>
        <w:numPr>
          <w:ilvl w:val="2"/>
          <w:numId w:val="1607"/>
        </w:numPr>
        <w:tabs>
          <w:tab w:val="clear" w:pos="2160"/>
          <w:tab w:val="num" w:pos="990"/>
        </w:tabs>
        <w:spacing w:after="0" w:line="240" w:lineRule="auto"/>
        <w:ind w:left="990"/>
        <w:jc w:val="left"/>
        <w:rPr>
          <w:ins w:id="10787" w:author="Rev 19 Allen Wirfs-Brock" w:date="2013-09-22T10:29:00Z"/>
          <w:rFonts w:ascii="Times New Roman" w:hAnsi="Times New Roman"/>
          <w:spacing w:val="6"/>
          <w:lang w:eastAsia="en-US"/>
        </w:rPr>
      </w:pPr>
      <w:ins w:id="10788"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an abrupt completion, then</w:t>
        </w:r>
      </w:ins>
    </w:p>
    <w:p w:rsidR="003A30CB" w:rsidRPr="00DB3C28" w:rsidRDefault="003A30CB" w:rsidP="00A36A99">
      <w:pPr>
        <w:numPr>
          <w:ilvl w:val="3"/>
          <w:numId w:val="1645"/>
        </w:numPr>
        <w:spacing w:after="0" w:line="240" w:lineRule="auto"/>
        <w:ind w:left="1260"/>
        <w:jc w:val="left"/>
        <w:rPr>
          <w:ins w:id="10789" w:author="Rev 19 Allen Wirfs-Brock" w:date="2013-09-22T10:29:00Z"/>
          <w:rFonts w:ascii="Times New Roman" w:hAnsi="Times New Roman"/>
          <w:spacing w:val="6"/>
          <w:lang w:eastAsia="en-US"/>
        </w:rPr>
      </w:pPr>
      <w:ins w:id="10790"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desc</w:t>
        </w:r>
        <w:r w:rsidRPr="00DB3C28">
          <w:rPr>
            <w:rFonts w:ascii="Times New Roman" w:hAnsi="Times New Roman"/>
            <w:spacing w:val="6"/>
            <w:lang w:eastAsia="en-US"/>
          </w:rPr>
          <w:t>.</w:t>
        </w:r>
      </w:ins>
    </w:p>
    <w:p w:rsidR="003A30CB" w:rsidRPr="00DB3C28" w:rsidRDefault="003A30CB" w:rsidP="00A36A99">
      <w:pPr>
        <w:numPr>
          <w:ilvl w:val="2"/>
          <w:numId w:val="1645"/>
        </w:numPr>
        <w:spacing w:after="0" w:line="240" w:lineRule="auto"/>
        <w:ind w:left="990"/>
        <w:jc w:val="left"/>
        <w:rPr>
          <w:ins w:id="10791" w:author="Rev 19 Allen Wirfs-Brock" w:date="2013-09-22T10:29:00Z"/>
          <w:rFonts w:ascii="Times New Roman" w:hAnsi="Times New Roman"/>
          <w:spacing w:val="6"/>
          <w:lang w:eastAsia="en-US"/>
        </w:rPr>
      </w:pPr>
      <w:ins w:id="10792" w:author="Rev 19 Allen Wirfs-Brock" w:date="2013-09-22T10:29:00Z">
        <w:r w:rsidRPr="00DB3C28">
          <w:rPr>
            <w:rFonts w:ascii="Times New Roman" w:hAnsi="Times New Roman"/>
            <w:spacing w:val="6"/>
            <w:lang w:eastAsia="en-US"/>
          </w:rPr>
          <w:t xml:space="preserve">Else 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and </w:t>
        </w:r>
        <w:r w:rsidRPr="00DB3C28">
          <w:rPr>
            <w:rFonts w:ascii="Times New Roman" w:hAnsi="Times New Roman"/>
            <w:i/>
            <w:spacing w:val="6"/>
            <w:lang w:eastAsia="en-US"/>
          </w:rPr>
          <w:t>desc</w:t>
        </w:r>
        <w:r w:rsidRPr="00DB3C28">
          <w:rPr>
            <w:rFonts w:ascii="Times New Roman" w:hAnsi="Times New Roman"/>
            <w:spacing w:val="6"/>
            <w:lang w:eastAsia="en-US"/>
          </w:rPr>
          <w:t xml:space="preserve">.[[Enumerable]] is </w:t>
        </w:r>
        <w:r w:rsidRPr="00DB3C28">
          <w:rPr>
            <w:rFonts w:ascii="Times New Roman" w:hAnsi="Times New Roman"/>
            <w:b/>
            <w:spacing w:val="6"/>
            <w:lang w:eastAsia="en-US"/>
          </w:rPr>
          <w:t>true</w:t>
        </w:r>
        <w:r w:rsidRPr="00DB3C28">
          <w:rPr>
            <w:rFonts w:ascii="Times New Roman" w:hAnsi="Times New Roman"/>
            <w:spacing w:val="6"/>
            <w:lang w:eastAsia="en-US"/>
          </w:rPr>
          <w:t>, then</w:t>
        </w:r>
      </w:ins>
    </w:p>
    <w:p w:rsidR="00CB621C" w:rsidRPr="00CB621C" w:rsidRDefault="00CB621C" w:rsidP="00A36A99">
      <w:pPr>
        <w:numPr>
          <w:ilvl w:val="3"/>
          <w:numId w:val="1645"/>
        </w:numPr>
        <w:spacing w:after="0" w:line="240" w:lineRule="auto"/>
        <w:ind w:left="1260"/>
        <w:jc w:val="left"/>
        <w:rPr>
          <w:ins w:id="10793" w:author="Rev 19 Allen Wirfs-Brock" w:date="2013-09-22T10:39:00Z"/>
          <w:rFonts w:ascii="Times New Roman" w:hAnsi="Times New Roman"/>
          <w:spacing w:val="6"/>
          <w:lang w:eastAsia="en-US"/>
        </w:rPr>
      </w:pPr>
      <w:ins w:id="10794" w:author="Rev 19 Allen Wirfs-Brock" w:date="2013-09-22T10:39:00Z">
        <w:r w:rsidRPr="00CB621C">
          <w:rPr>
            <w:rFonts w:ascii="Times New Roman" w:hAnsi="Times New Roman"/>
            <w:spacing w:val="6"/>
            <w:lang w:eastAsia="en-US"/>
          </w:rPr>
          <w:t>If IsDataDescriptor(</w:t>
        </w:r>
        <w:r w:rsidRPr="00CB621C">
          <w:rPr>
            <w:rFonts w:ascii="Times New Roman" w:hAnsi="Times New Roman"/>
            <w:i/>
            <w:spacing w:val="6"/>
            <w:lang w:eastAsia="en-US"/>
          </w:rPr>
          <w:t>desc</w:t>
        </w:r>
        <w:r w:rsidRPr="00CB621C">
          <w:rPr>
            <w:rFonts w:ascii="Times New Roman" w:hAnsi="Times New Roman"/>
            <w:spacing w:val="6"/>
            <w:lang w:eastAsia="en-US"/>
          </w:rPr>
          <w:t>), then</w:t>
        </w:r>
      </w:ins>
    </w:p>
    <w:p w:rsidR="00CB621C" w:rsidRPr="00CB621C" w:rsidRDefault="00CB621C" w:rsidP="00A36A99">
      <w:pPr>
        <w:numPr>
          <w:ilvl w:val="4"/>
          <w:numId w:val="1607"/>
        </w:numPr>
        <w:spacing w:after="0" w:line="240" w:lineRule="auto"/>
        <w:ind w:left="1530"/>
        <w:jc w:val="left"/>
        <w:rPr>
          <w:ins w:id="10795" w:author="Rev 19 Allen Wirfs-Brock" w:date="2013-09-22T10:39:00Z"/>
          <w:rFonts w:ascii="Times New Roman" w:hAnsi="Times New Roman"/>
          <w:spacing w:val="6"/>
          <w:lang w:eastAsia="en-US"/>
        </w:rPr>
      </w:pPr>
      <w:ins w:id="10796"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.[[Value]].</w:t>
        </w:r>
      </w:ins>
    </w:p>
    <w:p w:rsidR="00CB621C" w:rsidRPr="00CB621C" w:rsidRDefault="00CB621C" w:rsidP="00A36A99">
      <w:pPr>
        <w:numPr>
          <w:ilvl w:val="4"/>
          <w:numId w:val="1607"/>
        </w:numPr>
        <w:spacing w:after="0" w:line="240" w:lineRule="auto"/>
        <w:ind w:left="1530"/>
        <w:jc w:val="left"/>
        <w:rPr>
          <w:ins w:id="10797" w:author="Rev 19 Allen Wirfs-Brock" w:date="2013-09-22T10:39:00Z"/>
          <w:rFonts w:ascii="Times New Roman" w:hAnsi="Times New Roman"/>
          <w:spacing w:val="6"/>
          <w:lang w:eastAsia="en-US"/>
        </w:rPr>
      </w:pPr>
      <w:ins w:id="10798"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rsidR="00A36A99" w:rsidRDefault="00A36A99" w:rsidP="00A36A99">
      <w:pPr>
        <w:numPr>
          <w:ilvl w:val="5"/>
          <w:numId w:val="1607"/>
        </w:numPr>
        <w:spacing w:after="0" w:line="240" w:lineRule="auto"/>
        <w:ind w:left="1800"/>
        <w:jc w:val="left"/>
        <w:rPr>
          <w:ins w:id="10799" w:author="Rev 19 Allen Wirfs-Brock" w:date="2013-09-26T10:26:00Z"/>
          <w:rFonts w:ascii="Times New Roman" w:hAnsi="Times New Roman"/>
          <w:spacing w:val="6"/>
          <w:lang w:eastAsia="en-US"/>
        </w:rPr>
      </w:pPr>
      <w:ins w:id="10800" w:author="Rev 19 Allen Wirfs-Brock" w:date="2013-09-26T10:26:00Z">
        <w:r>
          <w:rPr>
            <w:rFonts w:ascii="Times New Roman" w:hAnsi="Times New Roman"/>
            <w:spacing w:val="6"/>
            <w:lang w:eastAsia="en-US"/>
          </w:rPr>
          <w:t xml:space="preserve">Let </w:t>
        </w:r>
      </w:ins>
      <w:ins w:id="10801" w:author="Rev 19 Allen Wirfs-Brock" w:date="2013-09-26T10:27:00Z">
        <w:r>
          <w:rPr>
            <w:rFonts w:ascii="Times New Roman" w:hAnsi="Times New Roman"/>
            <w:i/>
            <w:spacing w:val="6"/>
            <w:lang w:eastAsia="en-US"/>
          </w:rPr>
          <w:t>newFunc</w:t>
        </w:r>
        <w:r>
          <w:rPr>
            <w:rFonts w:ascii="Times New Roman" w:hAnsi="Times New Roman"/>
            <w:spacing w:val="6"/>
            <w:lang w:eastAsia="en-US"/>
          </w:rPr>
          <w:t xml:space="preserve"> be </w:t>
        </w:r>
      </w:ins>
      <w:ins w:id="10802" w:author="Rev 19 Allen Wirfs-Brock" w:date="2013-09-26T10:29:00Z">
        <w:r w:rsidR="0019755B">
          <w:rPr>
            <w:rFonts w:ascii="Times New Roman" w:hAnsi="Times New Roman"/>
            <w:spacing w:val="6"/>
            <w:lang w:eastAsia="en-US"/>
          </w:rPr>
          <w:t>MixinProperties(</w:t>
        </w:r>
      </w:ins>
      <w:ins w:id="10803" w:author="Rev 19 Allen Wirfs-Brock" w:date="2013-09-26T10:27:00Z">
        <w:r w:rsidRPr="00CB621C">
          <w:rPr>
            <w:rFonts w:ascii="Times New Roman" w:hAnsi="Times New Roman"/>
            <w:spacing w:val="6"/>
            <w:lang w:eastAsia="en-US"/>
          </w:rPr>
          <w:t>RebindSuper(</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ins>
      <w:ins w:id="10804" w:author="Rev 19 Allen Wirfs-Brock" w:date="2013-09-26T10:29:00Z">
        <w:r w:rsidR="0019755B">
          <w:rPr>
            <w:rFonts w:ascii="Times New Roman" w:hAnsi="Times New Roman"/>
            <w:spacing w:val="6"/>
            <w:lang w:eastAsia="en-US"/>
          </w:rPr>
          <w:t>,</w:t>
        </w:r>
      </w:ins>
      <w:ins w:id="10805" w:author="Rev 19 Allen Wirfs-Brock" w:date="2013-09-26T10:30:00Z">
        <w:r w:rsidR="0019755B">
          <w:rPr>
            <w:rFonts w:ascii="Times New Roman" w:hAnsi="Times New Roman"/>
            <w:spacing w:val="6"/>
            <w:lang w:eastAsia="en-US"/>
          </w:rPr>
          <w:t xml:space="preserve"> </w:t>
        </w:r>
      </w:ins>
      <w:ins w:id="10806" w:author="Rev 19 Allen Wirfs-Brock" w:date="2013-09-26T10:29:00Z">
        <w:r w:rsidR="0019755B">
          <w:rPr>
            <w:rFonts w:ascii="Times New Roman" w:hAnsi="Times New Roman"/>
            <w:spacing w:val="6"/>
            <w:lang w:eastAsia="en-US"/>
          </w:rPr>
          <w:t xml:space="preserve"> </w:t>
        </w:r>
      </w:ins>
      <w:ins w:id="10807" w:author="Rev 19 Allen Wirfs-Brock" w:date="2013-09-26T10:30:00Z">
        <w:r w:rsidR="0019755B" w:rsidRPr="007435A4">
          <w:rPr>
            <w:rFonts w:ascii="Times New Roman" w:hAnsi="Times New Roman"/>
            <w:i/>
            <w:spacing w:val="6"/>
            <w:lang w:eastAsia="en-US"/>
          </w:rPr>
          <w:t>propValue</w:t>
        </w:r>
        <w:r w:rsidR="0019755B" w:rsidRPr="00CB621C">
          <w:rPr>
            <w:rFonts w:ascii="Times New Roman" w:hAnsi="Times New Roman"/>
            <w:spacing w:val="6"/>
            <w:lang w:eastAsia="en-US"/>
          </w:rPr>
          <w:t>)</w:t>
        </w:r>
      </w:ins>
      <w:ins w:id="10808" w:author="Rev 19 Allen Wirfs-Brock" w:date="2013-09-26T10:27:00Z">
        <w:r w:rsidRPr="007435A4">
          <w:rPr>
            <w:rFonts w:ascii="Times New Roman" w:hAnsi="Times New Roman"/>
            <w:spacing w:val="6"/>
            <w:lang w:eastAsia="en-US"/>
          </w:rPr>
          <w:t>.</w:t>
        </w:r>
      </w:ins>
    </w:p>
    <w:p w:rsidR="0019755B" w:rsidRDefault="0019755B" w:rsidP="00A36A99">
      <w:pPr>
        <w:numPr>
          <w:ilvl w:val="5"/>
          <w:numId w:val="1607"/>
        </w:numPr>
        <w:spacing w:after="0" w:line="240" w:lineRule="auto"/>
        <w:ind w:left="1800"/>
        <w:jc w:val="left"/>
        <w:rPr>
          <w:ins w:id="10809" w:author="Rev 19 Allen Wirfs-Brock" w:date="2013-09-26T10:30:00Z"/>
          <w:rFonts w:ascii="Times New Roman" w:hAnsi="Times New Roman"/>
          <w:spacing w:val="6"/>
          <w:lang w:eastAsia="en-US"/>
        </w:rPr>
      </w:pPr>
      <w:ins w:id="10810" w:author="Rev 19 Allen Wirfs-Brock" w:date="2013-09-26T10:32:00Z">
        <w:r w:rsidRPr="00DB3C28">
          <w:rPr>
            <w:rFonts w:ascii="Times New Roman" w:hAnsi="Times New Roman"/>
            <w:spacing w:val="6"/>
            <w:lang w:eastAsia="en-US"/>
          </w:rPr>
          <w:t xml:space="preserve">If </w:t>
        </w:r>
      </w:ins>
      <w:ins w:id="10811" w:author="Rev 19 Allen Wirfs-Brock" w:date="2013-09-26T10:37:00Z">
        <w:r>
          <w:rPr>
            <w:rFonts w:ascii="Times New Roman" w:hAnsi="Times New Roman"/>
            <w:i/>
            <w:spacing w:val="6"/>
            <w:lang w:eastAsia="en-US"/>
          </w:rPr>
          <w:t>newFunc</w:t>
        </w:r>
        <w:r>
          <w:rPr>
            <w:rFonts w:ascii="Times New Roman" w:hAnsi="Times New Roman"/>
            <w:spacing w:val="6"/>
            <w:lang w:eastAsia="en-US"/>
          </w:rPr>
          <w:t xml:space="preserve"> </w:t>
        </w:r>
      </w:ins>
      <w:ins w:id="10812" w:author="Rev 19 Allen Wirfs-Brock" w:date="2013-09-26T10:32:00Z">
        <w:r w:rsidRPr="00DB3C28">
          <w:rPr>
            <w:rFonts w:ascii="Times New Roman" w:hAnsi="Times New Roman"/>
            <w:spacing w:val="6"/>
            <w:lang w:eastAsia="en-US"/>
          </w:rPr>
          <w:t>is an abrupt completion, then</w:t>
        </w:r>
      </w:ins>
    </w:p>
    <w:p w:rsidR="0019755B" w:rsidRDefault="0019755B" w:rsidP="0019755B">
      <w:pPr>
        <w:numPr>
          <w:ilvl w:val="6"/>
          <w:numId w:val="1607"/>
        </w:numPr>
        <w:tabs>
          <w:tab w:val="clear" w:pos="5040"/>
        </w:tabs>
        <w:spacing w:after="0" w:line="240" w:lineRule="auto"/>
        <w:ind w:left="2160"/>
        <w:jc w:val="left"/>
        <w:rPr>
          <w:ins w:id="10813" w:author="Rev 19 Allen Wirfs-Brock" w:date="2013-09-26T10:32:00Z"/>
          <w:rFonts w:ascii="Times New Roman" w:hAnsi="Times New Roman"/>
          <w:spacing w:val="6"/>
          <w:lang w:eastAsia="en-US"/>
        </w:rPr>
      </w:pPr>
      <w:ins w:id="10814" w:author="Rev 19 Allen Wirfs-Brock" w:date="2013-09-26T10:3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ins>
      <w:ins w:id="10815" w:author="Rev 19 Allen Wirfs-Brock" w:date="2013-09-26T10:38:00Z">
        <w:r>
          <w:rPr>
            <w:rFonts w:ascii="Times New Roman" w:hAnsi="Times New Roman"/>
            <w:i/>
            <w:spacing w:val="6"/>
            <w:lang w:eastAsia="en-US"/>
          </w:rPr>
          <w:t>newFunc</w:t>
        </w:r>
      </w:ins>
      <w:ins w:id="10816" w:author="Rev 19 Allen Wirfs-Brock" w:date="2013-09-26T10:32:00Z">
        <w:r w:rsidRPr="00DB3C28">
          <w:rPr>
            <w:rFonts w:ascii="Times New Roman" w:hAnsi="Times New Roman"/>
            <w:spacing w:val="6"/>
            <w:lang w:eastAsia="en-US"/>
          </w:rPr>
          <w:t>.</w:t>
        </w:r>
      </w:ins>
    </w:p>
    <w:p w:rsidR="00CB621C" w:rsidRPr="00CB621C" w:rsidRDefault="0019755B" w:rsidP="00A36A99">
      <w:pPr>
        <w:numPr>
          <w:ilvl w:val="5"/>
          <w:numId w:val="1607"/>
        </w:numPr>
        <w:spacing w:after="0" w:line="240" w:lineRule="auto"/>
        <w:ind w:left="1800"/>
        <w:jc w:val="left"/>
        <w:rPr>
          <w:ins w:id="10817" w:author="Rev 19 Allen Wirfs-Brock" w:date="2013-09-22T10:39:00Z"/>
          <w:rFonts w:ascii="Times New Roman" w:hAnsi="Times New Roman"/>
          <w:spacing w:val="6"/>
          <w:lang w:eastAsia="en-US"/>
        </w:rPr>
      </w:pPr>
      <w:ins w:id="10818" w:author="Rev 19 Allen Wirfs-Brock" w:date="2013-09-26T10:33:00Z">
        <w:r>
          <w:rPr>
            <w:rFonts w:ascii="Times New Roman" w:hAnsi="Times New Roman"/>
            <w:spacing w:val="6"/>
            <w:lang w:eastAsia="en-US"/>
          </w:rPr>
          <w:t>Else, s</w:t>
        </w:r>
      </w:ins>
      <w:ins w:id="10819" w:author="Rev 19 Allen Wirfs-Brock" w:date="2013-09-22T10:39:00Z">
        <w:r w:rsidR="00CB621C" w:rsidRPr="00CB621C">
          <w:rPr>
            <w:rFonts w:ascii="Times New Roman" w:hAnsi="Times New Roman"/>
            <w:spacing w:val="6"/>
            <w:lang w:eastAsia="en-US"/>
          </w:rPr>
          <w:t xml:space="preserve">et </w:t>
        </w:r>
        <w:r w:rsidR="00CB621C" w:rsidRPr="007435A4">
          <w:rPr>
            <w:rFonts w:ascii="Times New Roman" w:hAnsi="Times New Roman"/>
            <w:i/>
            <w:spacing w:val="6"/>
            <w:lang w:eastAsia="en-US"/>
          </w:rPr>
          <w:t>desc</w:t>
        </w:r>
        <w:r w:rsidR="00CB621C" w:rsidRPr="00CB621C">
          <w:rPr>
            <w:rFonts w:ascii="Times New Roman" w:hAnsi="Times New Roman"/>
            <w:spacing w:val="6"/>
            <w:lang w:eastAsia="en-US"/>
          </w:rPr>
          <w:t xml:space="preserve">.[[Value]] to </w:t>
        </w:r>
      </w:ins>
      <w:ins w:id="10820" w:author="Rev 19 Allen Wirfs-Brock" w:date="2013-09-26T10:38:00Z">
        <w:r>
          <w:rPr>
            <w:rFonts w:ascii="Times New Roman" w:hAnsi="Times New Roman"/>
            <w:i/>
            <w:spacing w:val="6"/>
            <w:lang w:eastAsia="en-US"/>
          </w:rPr>
          <w:t>newFunc</w:t>
        </w:r>
      </w:ins>
      <w:ins w:id="10821" w:author="Rev 19 Allen Wirfs-Brock" w:date="2013-09-22T10:39:00Z">
        <w:r w:rsidR="00CB621C" w:rsidRPr="007435A4">
          <w:rPr>
            <w:rFonts w:ascii="Times New Roman" w:hAnsi="Times New Roman"/>
            <w:spacing w:val="6"/>
            <w:lang w:eastAsia="en-US"/>
          </w:rPr>
          <w:t>.</w:t>
        </w:r>
      </w:ins>
    </w:p>
    <w:p w:rsidR="00CB621C" w:rsidRPr="00CB621C" w:rsidRDefault="00CB621C" w:rsidP="00A36A99">
      <w:pPr>
        <w:numPr>
          <w:ilvl w:val="3"/>
          <w:numId w:val="1607"/>
        </w:numPr>
        <w:tabs>
          <w:tab w:val="clear" w:pos="2880"/>
          <w:tab w:val="num" w:pos="2520"/>
        </w:tabs>
        <w:spacing w:after="0" w:line="240" w:lineRule="auto"/>
        <w:ind w:left="1260"/>
        <w:jc w:val="left"/>
        <w:rPr>
          <w:ins w:id="10822" w:author="Rev 19 Allen Wirfs-Brock" w:date="2013-09-22T10:39:00Z"/>
          <w:rFonts w:ascii="Times New Roman" w:hAnsi="Times New Roman"/>
          <w:spacing w:val="6"/>
          <w:lang w:eastAsia="en-US"/>
        </w:rPr>
      </w:pPr>
      <w:ins w:id="10823" w:author="Rev 19 Allen Wirfs-Brock" w:date="2013-09-22T10:39:00Z">
        <w:r w:rsidRPr="00CB621C">
          <w:rPr>
            <w:rFonts w:ascii="Times New Roman" w:hAnsi="Times New Roman"/>
            <w:spacing w:val="6"/>
            <w:lang w:eastAsia="en-US"/>
          </w:rPr>
          <w:t xml:space="preserve">Else, </w:t>
        </w:r>
        <w:r w:rsidRPr="00CB621C">
          <w:rPr>
            <w:rFonts w:ascii="Times New Roman" w:hAnsi="Times New Roman"/>
            <w:i/>
            <w:spacing w:val="6"/>
            <w:lang w:eastAsia="en-US"/>
          </w:rPr>
          <w:t>desc</w:t>
        </w:r>
        <w:r w:rsidRPr="00CB621C">
          <w:rPr>
            <w:rFonts w:ascii="Times New Roman" w:hAnsi="Times New Roman"/>
            <w:spacing w:val="6"/>
            <w:lang w:eastAsia="en-US"/>
          </w:rPr>
          <w:t xml:space="preserve"> is an accessor descriptor</w:t>
        </w:r>
      </w:ins>
    </w:p>
    <w:p w:rsidR="00CB621C" w:rsidRPr="00CB621C" w:rsidRDefault="00CB621C" w:rsidP="00A36A99">
      <w:pPr>
        <w:numPr>
          <w:ilvl w:val="4"/>
          <w:numId w:val="1607"/>
        </w:numPr>
        <w:spacing w:after="0" w:line="240" w:lineRule="auto"/>
        <w:ind w:left="1530"/>
        <w:jc w:val="left"/>
        <w:rPr>
          <w:ins w:id="10824" w:author="Rev 19 Allen Wirfs-Brock" w:date="2013-09-22T10:39:00Z"/>
          <w:rFonts w:ascii="Times New Roman" w:hAnsi="Times New Roman"/>
          <w:spacing w:val="6"/>
          <w:lang w:eastAsia="en-US"/>
        </w:rPr>
      </w:pPr>
      <w:ins w:id="10825"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getter</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.[[Get]].</w:t>
        </w:r>
      </w:ins>
    </w:p>
    <w:p w:rsidR="00CB621C" w:rsidRPr="00CB621C" w:rsidRDefault="00CB621C" w:rsidP="00A36A99">
      <w:pPr>
        <w:numPr>
          <w:ilvl w:val="4"/>
          <w:numId w:val="1607"/>
        </w:numPr>
        <w:spacing w:after="0" w:line="240" w:lineRule="auto"/>
        <w:ind w:left="1530"/>
        <w:jc w:val="left"/>
        <w:rPr>
          <w:ins w:id="10826" w:author="Rev 19 Allen Wirfs-Brock" w:date="2013-09-22T10:39:00Z"/>
          <w:rFonts w:ascii="Times New Roman" w:hAnsi="Times New Roman"/>
          <w:spacing w:val="6"/>
          <w:lang w:eastAsia="en-US"/>
        </w:rPr>
      </w:pPr>
      <w:ins w:id="10827"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getter</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rsidR="0019755B" w:rsidRDefault="0019755B" w:rsidP="0019755B">
      <w:pPr>
        <w:numPr>
          <w:ilvl w:val="5"/>
          <w:numId w:val="1607"/>
        </w:numPr>
        <w:spacing w:after="0" w:line="240" w:lineRule="auto"/>
        <w:ind w:left="1800"/>
        <w:jc w:val="left"/>
        <w:rPr>
          <w:ins w:id="10828" w:author="Rev 19 Allen Wirfs-Brock" w:date="2013-09-26T10:35:00Z"/>
          <w:rFonts w:ascii="Times New Roman" w:hAnsi="Times New Roman"/>
          <w:spacing w:val="6"/>
          <w:lang w:eastAsia="en-US"/>
        </w:rPr>
      </w:pPr>
      <w:ins w:id="10829" w:author="Rev 19 Allen Wirfs-Brock" w:date="2013-09-26T10:35:00Z">
        <w:r>
          <w:rPr>
            <w:rFonts w:ascii="Times New Roman" w:hAnsi="Times New Roman"/>
            <w:spacing w:val="6"/>
            <w:lang w:eastAsia="en-US"/>
          </w:rPr>
          <w:t xml:space="preserve">Let </w:t>
        </w:r>
        <w:r>
          <w:rPr>
            <w:rFonts w:ascii="Times New Roman" w:hAnsi="Times New Roman"/>
            <w:i/>
            <w:spacing w:val="6"/>
            <w:lang w:eastAsia="en-US"/>
          </w:rPr>
          <w:t>newFunc</w:t>
        </w:r>
        <w:r>
          <w:rPr>
            <w:rFonts w:ascii="Times New Roman" w:hAnsi="Times New Roman"/>
            <w:spacing w:val="6"/>
            <w:lang w:eastAsia="en-US"/>
          </w:rPr>
          <w:t xml:space="preserve"> be MixinProperties(</w:t>
        </w:r>
        <w:r w:rsidRPr="00CB621C">
          <w:rPr>
            <w:rFonts w:ascii="Times New Roman" w:hAnsi="Times New Roman"/>
            <w:spacing w:val="6"/>
            <w:lang w:eastAsia="en-US"/>
          </w:rPr>
          <w:t>RebindSuper(</w:t>
        </w:r>
      </w:ins>
      <w:ins w:id="10830" w:author="Rev 19 Allen Wirfs-Brock" w:date="2013-09-26T10:37:00Z">
        <w:r w:rsidRPr="007435A4">
          <w:rPr>
            <w:rFonts w:ascii="Times New Roman" w:hAnsi="Times New Roman"/>
            <w:i/>
            <w:spacing w:val="6"/>
            <w:lang w:eastAsia="en-US"/>
          </w:rPr>
          <w:t>getter</w:t>
        </w:r>
      </w:ins>
      <w:ins w:id="10831" w:author="Rev 19 Allen Wirfs-Brock" w:date="2013-09-26T10:35:00Z">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r>
          <w:rPr>
            <w:rFonts w:ascii="Times New Roman" w:hAnsi="Times New Roman"/>
            <w:spacing w:val="6"/>
            <w:lang w:eastAsia="en-US"/>
          </w:rPr>
          <w:t xml:space="preserve">,  </w:t>
        </w:r>
      </w:ins>
      <w:ins w:id="10832" w:author="Rev 19 Allen Wirfs-Brock" w:date="2013-09-26T10:37:00Z">
        <w:r w:rsidRPr="007435A4">
          <w:rPr>
            <w:rFonts w:ascii="Times New Roman" w:hAnsi="Times New Roman"/>
            <w:i/>
            <w:spacing w:val="6"/>
            <w:lang w:eastAsia="en-US"/>
          </w:rPr>
          <w:t>getter</w:t>
        </w:r>
      </w:ins>
      <w:ins w:id="10833" w:author="Rev 19 Allen Wirfs-Brock" w:date="2013-09-26T10:35:00Z">
        <w:r w:rsidRPr="00CB621C">
          <w:rPr>
            <w:rFonts w:ascii="Times New Roman" w:hAnsi="Times New Roman"/>
            <w:spacing w:val="6"/>
            <w:lang w:eastAsia="en-US"/>
          </w:rPr>
          <w:t>)</w:t>
        </w:r>
        <w:r w:rsidRPr="007435A4">
          <w:rPr>
            <w:rFonts w:ascii="Times New Roman" w:hAnsi="Times New Roman"/>
            <w:spacing w:val="6"/>
            <w:lang w:eastAsia="en-US"/>
          </w:rPr>
          <w:t>.</w:t>
        </w:r>
      </w:ins>
    </w:p>
    <w:p w:rsidR="0019755B" w:rsidRDefault="0019755B" w:rsidP="0019755B">
      <w:pPr>
        <w:numPr>
          <w:ilvl w:val="5"/>
          <w:numId w:val="1607"/>
        </w:numPr>
        <w:spacing w:after="0" w:line="240" w:lineRule="auto"/>
        <w:ind w:left="1800"/>
        <w:jc w:val="left"/>
        <w:rPr>
          <w:ins w:id="10834" w:author="Rev 19 Allen Wirfs-Brock" w:date="2013-09-26T10:35:00Z"/>
          <w:rFonts w:ascii="Times New Roman" w:hAnsi="Times New Roman"/>
          <w:spacing w:val="6"/>
          <w:lang w:eastAsia="en-US"/>
        </w:rPr>
      </w:pPr>
      <w:ins w:id="10835" w:author="Rev 19 Allen Wirfs-Brock" w:date="2013-09-26T10:35:00Z">
        <w:r w:rsidRPr="00DB3C28">
          <w:rPr>
            <w:rFonts w:ascii="Times New Roman" w:hAnsi="Times New Roman"/>
            <w:spacing w:val="6"/>
            <w:lang w:eastAsia="en-US"/>
          </w:rPr>
          <w:t xml:space="preserve">If </w:t>
        </w:r>
      </w:ins>
      <w:ins w:id="10836" w:author="Rev 19 Allen Wirfs-Brock" w:date="2013-09-26T10:39:00Z">
        <w:r>
          <w:rPr>
            <w:rFonts w:ascii="Times New Roman" w:hAnsi="Times New Roman"/>
            <w:i/>
            <w:spacing w:val="6"/>
            <w:lang w:eastAsia="en-US"/>
          </w:rPr>
          <w:t>newFunc</w:t>
        </w:r>
        <w:r w:rsidRPr="00DB3C28">
          <w:rPr>
            <w:rFonts w:ascii="Times New Roman" w:hAnsi="Times New Roman"/>
            <w:spacing w:val="6"/>
            <w:lang w:eastAsia="en-US"/>
          </w:rPr>
          <w:t xml:space="preserve"> </w:t>
        </w:r>
      </w:ins>
      <w:ins w:id="10837" w:author="Rev 19 Allen Wirfs-Brock" w:date="2013-09-26T10:35:00Z">
        <w:r w:rsidRPr="00DB3C28">
          <w:rPr>
            <w:rFonts w:ascii="Times New Roman" w:hAnsi="Times New Roman"/>
            <w:spacing w:val="6"/>
            <w:lang w:eastAsia="en-US"/>
          </w:rPr>
          <w:t>is an abrupt completion, then</w:t>
        </w:r>
      </w:ins>
    </w:p>
    <w:p w:rsidR="0019755B" w:rsidRDefault="0019755B" w:rsidP="0019755B">
      <w:pPr>
        <w:numPr>
          <w:ilvl w:val="6"/>
          <w:numId w:val="1607"/>
        </w:numPr>
        <w:tabs>
          <w:tab w:val="clear" w:pos="5040"/>
        </w:tabs>
        <w:spacing w:after="0" w:line="240" w:lineRule="auto"/>
        <w:ind w:left="2160"/>
        <w:jc w:val="left"/>
        <w:rPr>
          <w:ins w:id="10838" w:author="Rev 19 Allen Wirfs-Brock" w:date="2013-09-26T10:35:00Z"/>
          <w:rFonts w:ascii="Times New Roman" w:hAnsi="Times New Roman"/>
          <w:spacing w:val="6"/>
          <w:lang w:eastAsia="en-US"/>
        </w:rPr>
      </w:pPr>
      <w:ins w:id="10839" w:author="Rev 19 Allen Wirfs-Brock" w:date="2013-09-26T10:35: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ins>
      <w:ins w:id="10840" w:author="Rev 19 Allen Wirfs-Brock" w:date="2013-09-26T10:38:00Z">
        <w:r>
          <w:rPr>
            <w:rFonts w:ascii="Times New Roman" w:hAnsi="Times New Roman"/>
            <w:i/>
            <w:spacing w:val="6"/>
            <w:lang w:eastAsia="en-US"/>
          </w:rPr>
          <w:t>newFunc</w:t>
        </w:r>
      </w:ins>
      <w:ins w:id="10841" w:author="Rev 19 Allen Wirfs-Brock" w:date="2013-09-26T10:35:00Z">
        <w:r w:rsidRPr="00DB3C28">
          <w:rPr>
            <w:rFonts w:ascii="Times New Roman" w:hAnsi="Times New Roman"/>
            <w:spacing w:val="6"/>
            <w:lang w:eastAsia="en-US"/>
          </w:rPr>
          <w:t>.</w:t>
        </w:r>
      </w:ins>
    </w:p>
    <w:p w:rsidR="0019755B" w:rsidRPr="00CB621C" w:rsidRDefault="0019755B" w:rsidP="0019755B">
      <w:pPr>
        <w:numPr>
          <w:ilvl w:val="5"/>
          <w:numId w:val="1607"/>
        </w:numPr>
        <w:spacing w:after="0" w:line="240" w:lineRule="auto"/>
        <w:ind w:left="1800"/>
        <w:jc w:val="left"/>
        <w:rPr>
          <w:ins w:id="10842" w:author="Rev 19 Allen Wirfs-Brock" w:date="2013-09-26T10:35:00Z"/>
          <w:rFonts w:ascii="Times New Roman" w:hAnsi="Times New Roman"/>
          <w:spacing w:val="6"/>
          <w:lang w:eastAsia="en-US"/>
        </w:rPr>
      </w:pPr>
      <w:ins w:id="10843" w:author="Rev 19 Allen Wirfs-Brock" w:date="2013-09-26T10:35:00Z">
        <w:r>
          <w:rPr>
            <w:rFonts w:ascii="Times New Roman" w:hAnsi="Times New Roman"/>
            <w:spacing w:val="6"/>
            <w:lang w:eastAsia="en-US"/>
          </w:rPr>
          <w:t>Else, s</w:t>
        </w:r>
        <w:r w:rsidRPr="00CB621C">
          <w:rPr>
            <w:rFonts w:ascii="Times New Roman" w:hAnsi="Times New Roman"/>
            <w:spacing w:val="6"/>
            <w:lang w:eastAsia="en-US"/>
          </w:rPr>
          <w:t xml:space="preserve">et </w:t>
        </w:r>
        <w:r w:rsidRPr="007435A4">
          <w:rPr>
            <w:rFonts w:ascii="Times New Roman" w:hAnsi="Times New Roman"/>
            <w:i/>
            <w:spacing w:val="6"/>
            <w:lang w:eastAsia="en-US"/>
          </w:rPr>
          <w:t>desc</w:t>
        </w:r>
        <w:r w:rsidRPr="00CB621C">
          <w:rPr>
            <w:rFonts w:ascii="Times New Roman" w:hAnsi="Times New Roman"/>
            <w:spacing w:val="6"/>
            <w:lang w:eastAsia="en-US"/>
          </w:rPr>
          <w:t>.[[</w:t>
        </w:r>
      </w:ins>
      <w:ins w:id="10844" w:author="Rev 19 Allen Wirfs-Brock" w:date="2013-09-26T10:39:00Z">
        <w:r w:rsidR="00BE6B09" w:rsidRPr="00CB621C">
          <w:rPr>
            <w:rFonts w:ascii="Times New Roman" w:hAnsi="Times New Roman"/>
            <w:spacing w:val="6"/>
            <w:lang w:eastAsia="en-US"/>
          </w:rPr>
          <w:t>Get</w:t>
        </w:r>
      </w:ins>
      <w:ins w:id="10845" w:author="Rev 19 Allen Wirfs-Brock" w:date="2013-09-26T10:35:00Z">
        <w:r w:rsidRPr="00CB621C">
          <w:rPr>
            <w:rFonts w:ascii="Times New Roman" w:hAnsi="Times New Roman"/>
            <w:spacing w:val="6"/>
            <w:lang w:eastAsia="en-US"/>
          </w:rPr>
          <w:t xml:space="preserve">]] to </w:t>
        </w:r>
      </w:ins>
      <w:ins w:id="10846" w:author="Rev 19 Allen Wirfs-Brock" w:date="2013-09-26T10:38:00Z">
        <w:r>
          <w:rPr>
            <w:rFonts w:ascii="Times New Roman" w:hAnsi="Times New Roman"/>
            <w:i/>
            <w:spacing w:val="6"/>
            <w:lang w:eastAsia="en-US"/>
          </w:rPr>
          <w:t>newFunc</w:t>
        </w:r>
      </w:ins>
      <w:ins w:id="10847" w:author="Rev 19 Allen Wirfs-Brock" w:date="2013-09-26T10:35:00Z">
        <w:r w:rsidRPr="007435A4">
          <w:rPr>
            <w:rFonts w:ascii="Times New Roman" w:hAnsi="Times New Roman"/>
            <w:spacing w:val="6"/>
            <w:lang w:eastAsia="en-US"/>
          </w:rPr>
          <w:t>.</w:t>
        </w:r>
      </w:ins>
    </w:p>
    <w:p w:rsidR="00CB621C" w:rsidRPr="00CB621C" w:rsidRDefault="00CB621C" w:rsidP="00A36A99">
      <w:pPr>
        <w:numPr>
          <w:ilvl w:val="4"/>
          <w:numId w:val="1607"/>
        </w:numPr>
        <w:spacing w:after="0" w:line="240" w:lineRule="auto"/>
        <w:ind w:left="1530"/>
        <w:jc w:val="left"/>
        <w:rPr>
          <w:ins w:id="10848" w:author="Rev 19 Allen Wirfs-Brock" w:date="2013-09-22T10:39:00Z"/>
          <w:rFonts w:ascii="Times New Roman" w:hAnsi="Times New Roman"/>
          <w:spacing w:val="6"/>
          <w:lang w:eastAsia="en-US"/>
        </w:rPr>
      </w:pPr>
      <w:ins w:id="10849"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setter</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.[[Set]].</w:t>
        </w:r>
      </w:ins>
    </w:p>
    <w:p w:rsidR="00CB621C" w:rsidRPr="00CB621C" w:rsidRDefault="00CB621C" w:rsidP="00A36A99">
      <w:pPr>
        <w:numPr>
          <w:ilvl w:val="4"/>
          <w:numId w:val="1607"/>
        </w:numPr>
        <w:spacing w:after="0" w:line="240" w:lineRule="auto"/>
        <w:ind w:left="1530"/>
        <w:jc w:val="left"/>
        <w:rPr>
          <w:ins w:id="10850" w:author="Rev 19 Allen Wirfs-Brock" w:date="2013-09-22T10:39:00Z"/>
          <w:rFonts w:ascii="Times New Roman" w:hAnsi="Times New Roman"/>
          <w:spacing w:val="6"/>
          <w:lang w:eastAsia="en-US"/>
        </w:rPr>
      </w:pPr>
      <w:ins w:id="10851"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setter</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rsidR="00BE6B09" w:rsidRDefault="00BE6B09" w:rsidP="00BE6B09">
      <w:pPr>
        <w:numPr>
          <w:ilvl w:val="5"/>
          <w:numId w:val="1607"/>
        </w:numPr>
        <w:spacing w:after="0" w:line="240" w:lineRule="auto"/>
        <w:ind w:left="1800"/>
        <w:jc w:val="left"/>
        <w:rPr>
          <w:ins w:id="10852" w:author="Rev 19 Allen Wirfs-Brock" w:date="2013-09-26T10:40:00Z"/>
          <w:rFonts w:ascii="Times New Roman" w:hAnsi="Times New Roman"/>
          <w:spacing w:val="6"/>
          <w:lang w:eastAsia="en-US"/>
        </w:rPr>
      </w:pPr>
      <w:ins w:id="10853" w:author="Rev 19 Allen Wirfs-Brock" w:date="2013-09-26T10:40:00Z">
        <w:r>
          <w:rPr>
            <w:rFonts w:ascii="Times New Roman" w:hAnsi="Times New Roman"/>
            <w:spacing w:val="6"/>
            <w:lang w:eastAsia="en-US"/>
          </w:rPr>
          <w:t xml:space="preserve">Let </w:t>
        </w:r>
        <w:r>
          <w:rPr>
            <w:rFonts w:ascii="Times New Roman" w:hAnsi="Times New Roman"/>
            <w:i/>
            <w:spacing w:val="6"/>
            <w:lang w:eastAsia="en-US"/>
          </w:rPr>
          <w:t>newFunc</w:t>
        </w:r>
        <w:r>
          <w:rPr>
            <w:rFonts w:ascii="Times New Roman" w:hAnsi="Times New Roman"/>
            <w:spacing w:val="6"/>
            <w:lang w:eastAsia="en-US"/>
          </w:rPr>
          <w:t xml:space="preserve"> be MixinProperties(</w:t>
        </w:r>
        <w:r w:rsidRPr="00CB621C">
          <w:rPr>
            <w:rFonts w:ascii="Times New Roman" w:hAnsi="Times New Roman"/>
            <w:spacing w:val="6"/>
            <w:lang w:eastAsia="en-US"/>
          </w:rPr>
          <w:t>RebindSuper(</w:t>
        </w:r>
      </w:ins>
      <w:ins w:id="10854" w:author="Rev 19 Allen Wirfs-Brock" w:date="2013-09-26T10:41:00Z">
        <w:r w:rsidRPr="007435A4">
          <w:rPr>
            <w:rFonts w:ascii="Times New Roman" w:hAnsi="Times New Roman"/>
            <w:i/>
            <w:spacing w:val="6"/>
            <w:lang w:eastAsia="en-US"/>
          </w:rPr>
          <w:t>setter</w:t>
        </w:r>
      </w:ins>
      <w:ins w:id="10855" w:author="Rev 19 Allen Wirfs-Brock" w:date="2013-09-26T10:40:00Z">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r>
          <w:rPr>
            <w:rFonts w:ascii="Times New Roman" w:hAnsi="Times New Roman"/>
            <w:spacing w:val="6"/>
            <w:lang w:eastAsia="en-US"/>
          </w:rPr>
          <w:t xml:space="preserve">,  </w:t>
        </w:r>
      </w:ins>
      <w:ins w:id="10856" w:author="Rev 19 Allen Wirfs-Brock" w:date="2013-09-26T10:41:00Z">
        <w:r w:rsidRPr="007435A4">
          <w:rPr>
            <w:rFonts w:ascii="Times New Roman" w:hAnsi="Times New Roman"/>
            <w:i/>
            <w:spacing w:val="6"/>
            <w:lang w:eastAsia="en-US"/>
          </w:rPr>
          <w:t>setter</w:t>
        </w:r>
      </w:ins>
      <w:ins w:id="10857" w:author="Rev 19 Allen Wirfs-Brock" w:date="2013-09-26T10:40:00Z">
        <w:r w:rsidRPr="00CB621C">
          <w:rPr>
            <w:rFonts w:ascii="Times New Roman" w:hAnsi="Times New Roman"/>
            <w:spacing w:val="6"/>
            <w:lang w:eastAsia="en-US"/>
          </w:rPr>
          <w:t>)</w:t>
        </w:r>
        <w:r w:rsidRPr="007435A4">
          <w:rPr>
            <w:rFonts w:ascii="Times New Roman" w:hAnsi="Times New Roman"/>
            <w:spacing w:val="6"/>
            <w:lang w:eastAsia="en-US"/>
          </w:rPr>
          <w:t>.</w:t>
        </w:r>
      </w:ins>
    </w:p>
    <w:p w:rsidR="00BE6B09" w:rsidRDefault="00BE6B09" w:rsidP="00BE6B09">
      <w:pPr>
        <w:numPr>
          <w:ilvl w:val="5"/>
          <w:numId w:val="1607"/>
        </w:numPr>
        <w:spacing w:after="0" w:line="240" w:lineRule="auto"/>
        <w:ind w:left="1800"/>
        <w:jc w:val="left"/>
        <w:rPr>
          <w:ins w:id="10858" w:author="Rev 19 Allen Wirfs-Brock" w:date="2013-09-26T10:40:00Z"/>
          <w:rFonts w:ascii="Times New Roman" w:hAnsi="Times New Roman"/>
          <w:spacing w:val="6"/>
          <w:lang w:eastAsia="en-US"/>
        </w:rPr>
      </w:pPr>
      <w:ins w:id="10859" w:author="Rev 19 Allen Wirfs-Brock" w:date="2013-09-26T10:40:00Z">
        <w:r w:rsidRPr="00DB3C28">
          <w:rPr>
            <w:rFonts w:ascii="Times New Roman" w:hAnsi="Times New Roman"/>
            <w:spacing w:val="6"/>
            <w:lang w:eastAsia="en-US"/>
          </w:rPr>
          <w:t xml:space="preserve">If </w:t>
        </w:r>
        <w:r>
          <w:rPr>
            <w:rFonts w:ascii="Times New Roman" w:hAnsi="Times New Roman"/>
            <w:i/>
            <w:spacing w:val="6"/>
            <w:lang w:eastAsia="en-US"/>
          </w:rPr>
          <w:t>newFunc</w:t>
        </w:r>
        <w:r w:rsidRPr="00DB3C28">
          <w:rPr>
            <w:rFonts w:ascii="Times New Roman" w:hAnsi="Times New Roman"/>
            <w:spacing w:val="6"/>
            <w:lang w:eastAsia="en-US"/>
          </w:rPr>
          <w:t xml:space="preserve"> is an abrupt completion, then</w:t>
        </w:r>
      </w:ins>
    </w:p>
    <w:p w:rsidR="00BE6B09" w:rsidRDefault="00BE6B09" w:rsidP="00BE6B09">
      <w:pPr>
        <w:numPr>
          <w:ilvl w:val="6"/>
          <w:numId w:val="1607"/>
        </w:numPr>
        <w:tabs>
          <w:tab w:val="clear" w:pos="5040"/>
        </w:tabs>
        <w:spacing w:after="0" w:line="240" w:lineRule="auto"/>
        <w:ind w:left="2160"/>
        <w:jc w:val="left"/>
        <w:rPr>
          <w:ins w:id="10860" w:author="Rev 19 Allen Wirfs-Brock" w:date="2013-09-26T10:40:00Z"/>
          <w:rFonts w:ascii="Times New Roman" w:hAnsi="Times New Roman"/>
          <w:spacing w:val="6"/>
          <w:lang w:eastAsia="en-US"/>
        </w:rPr>
      </w:pPr>
      <w:ins w:id="10861" w:author="Rev 19 Allen Wirfs-Brock" w:date="2013-09-26T10:40: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Pr>
            <w:rFonts w:ascii="Times New Roman" w:hAnsi="Times New Roman"/>
            <w:i/>
            <w:spacing w:val="6"/>
            <w:lang w:eastAsia="en-US"/>
          </w:rPr>
          <w:t>newFunc</w:t>
        </w:r>
        <w:r w:rsidRPr="00DB3C28">
          <w:rPr>
            <w:rFonts w:ascii="Times New Roman" w:hAnsi="Times New Roman"/>
            <w:spacing w:val="6"/>
            <w:lang w:eastAsia="en-US"/>
          </w:rPr>
          <w:t>.</w:t>
        </w:r>
      </w:ins>
    </w:p>
    <w:p w:rsidR="00BE6B09" w:rsidRPr="00CB621C" w:rsidRDefault="00BE6B09" w:rsidP="00BE6B09">
      <w:pPr>
        <w:numPr>
          <w:ilvl w:val="5"/>
          <w:numId w:val="1607"/>
        </w:numPr>
        <w:spacing w:after="0" w:line="240" w:lineRule="auto"/>
        <w:ind w:left="1800"/>
        <w:jc w:val="left"/>
        <w:rPr>
          <w:ins w:id="10862" w:author="Rev 19 Allen Wirfs-Brock" w:date="2013-09-26T10:40:00Z"/>
          <w:rFonts w:ascii="Times New Roman" w:hAnsi="Times New Roman"/>
          <w:spacing w:val="6"/>
          <w:lang w:eastAsia="en-US"/>
        </w:rPr>
      </w:pPr>
      <w:ins w:id="10863" w:author="Rev 19 Allen Wirfs-Brock" w:date="2013-09-26T10:40:00Z">
        <w:r>
          <w:rPr>
            <w:rFonts w:ascii="Times New Roman" w:hAnsi="Times New Roman"/>
            <w:spacing w:val="6"/>
            <w:lang w:eastAsia="en-US"/>
          </w:rPr>
          <w:t>Else, s</w:t>
        </w:r>
        <w:r w:rsidRPr="00CB621C">
          <w:rPr>
            <w:rFonts w:ascii="Times New Roman" w:hAnsi="Times New Roman"/>
            <w:spacing w:val="6"/>
            <w:lang w:eastAsia="en-US"/>
          </w:rPr>
          <w:t xml:space="preserve">et </w:t>
        </w:r>
        <w:r w:rsidRPr="007435A4">
          <w:rPr>
            <w:rFonts w:ascii="Times New Roman" w:hAnsi="Times New Roman"/>
            <w:i/>
            <w:spacing w:val="6"/>
            <w:lang w:eastAsia="en-US"/>
          </w:rPr>
          <w:t>desc</w:t>
        </w:r>
        <w:r w:rsidRPr="00CB621C">
          <w:rPr>
            <w:rFonts w:ascii="Times New Roman" w:hAnsi="Times New Roman"/>
            <w:spacing w:val="6"/>
            <w:lang w:eastAsia="en-US"/>
          </w:rPr>
          <w:t>.[[</w:t>
        </w:r>
      </w:ins>
      <w:ins w:id="10864" w:author="Rev 19 Allen Wirfs-Brock" w:date="2013-09-26T10:41:00Z">
        <w:r>
          <w:rPr>
            <w:rFonts w:ascii="Times New Roman" w:hAnsi="Times New Roman"/>
            <w:spacing w:val="6"/>
            <w:lang w:eastAsia="en-US"/>
          </w:rPr>
          <w:t>S</w:t>
        </w:r>
      </w:ins>
      <w:ins w:id="10865" w:author="Rev 19 Allen Wirfs-Brock" w:date="2013-09-26T10:40:00Z">
        <w:r w:rsidRPr="00CB621C">
          <w:rPr>
            <w:rFonts w:ascii="Times New Roman" w:hAnsi="Times New Roman"/>
            <w:spacing w:val="6"/>
            <w:lang w:eastAsia="en-US"/>
          </w:rPr>
          <w:t xml:space="preserve">et]] to </w:t>
        </w:r>
        <w:r>
          <w:rPr>
            <w:rFonts w:ascii="Times New Roman" w:hAnsi="Times New Roman"/>
            <w:i/>
            <w:spacing w:val="6"/>
            <w:lang w:eastAsia="en-US"/>
          </w:rPr>
          <w:t>newFunc</w:t>
        </w:r>
        <w:r w:rsidRPr="007435A4">
          <w:rPr>
            <w:rFonts w:ascii="Times New Roman" w:hAnsi="Times New Roman"/>
            <w:spacing w:val="6"/>
            <w:lang w:eastAsia="en-US"/>
          </w:rPr>
          <w:t>.</w:t>
        </w:r>
      </w:ins>
    </w:p>
    <w:p w:rsidR="00CB621C" w:rsidRPr="00CB621C" w:rsidRDefault="00CB621C" w:rsidP="00A36A99">
      <w:pPr>
        <w:numPr>
          <w:ilvl w:val="3"/>
          <w:numId w:val="1607"/>
        </w:numPr>
        <w:tabs>
          <w:tab w:val="clear" w:pos="2880"/>
          <w:tab w:val="num" w:pos="2520"/>
        </w:tabs>
        <w:spacing w:after="0" w:line="240" w:lineRule="auto"/>
        <w:ind w:left="1260"/>
        <w:jc w:val="left"/>
        <w:rPr>
          <w:ins w:id="10866" w:author="Rev 19 Allen Wirfs-Brock" w:date="2013-09-22T10:39:00Z"/>
          <w:rFonts w:ascii="Times New Roman" w:hAnsi="Times New Roman"/>
          <w:spacing w:val="6"/>
          <w:lang w:eastAsia="en-US"/>
        </w:rPr>
      </w:pPr>
      <w:ins w:id="10867" w:author="Rev 19 Allen Wirfs-Brock" w:date="2013-09-22T10:39:00Z">
        <w:r w:rsidRPr="00CB621C">
          <w:rPr>
            <w:rFonts w:ascii="Times New Roman" w:hAnsi="Times New Roman"/>
            <w:spacing w:val="6"/>
            <w:lang w:eastAsia="en-US"/>
          </w:rPr>
          <w:t xml:space="preserve">Let </w:t>
        </w:r>
        <w:r w:rsidRPr="00CB621C">
          <w:rPr>
            <w:rFonts w:ascii="Times New Roman" w:hAnsi="Times New Roman"/>
            <w:i/>
            <w:spacing w:val="6"/>
            <w:lang w:eastAsia="en-US"/>
          </w:rPr>
          <w:t>status</w:t>
        </w:r>
        <w:r w:rsidRPr="00CB621C">
          <w:rPr>
            <w:rFonts w:ascii="Times New Roman" w:hAnsi="Times New Roman"/>
            <w:spacing w:val="6"/>
            <w:lang w:eastAsia="en-US"/>
          </w:rPr>
          <w:t xml:space="preserve"> be DefinePropertyOrThrow(</w:t>
        </w:r>
        <w:r w:rsidRPr="00CB621C">
          <w:rPr>
            <w:rFonts w:ascii="Times New Roman" w:hAnsi="Times New Roman"/>
            <w:i/>
            <w:spacing w:val="6"/>
            <w:lang w:eastAsia="en-US"/>
          </w:rPr>
          <w:t>to</w:t>
        </w:r>
        <w:r w:rsidRPr="00CB621C">
          <w:rPr>
            <w:rFonts w:ascii="Times New Roman" w:hAnsi="Times New Roman"/>
            <w:spacing w:val="6"/>
            <w:lang w:eastAsia="en-US"/>
          </w:rPr>
          <w:t xml:space="preserve">, </w:t>
        </w:r>
        <w:r w:rsidRPr="00CB621C">
          <w:rPr>
            <w:rFonts w:ascii="Times New Roman" w:hAnsi="Times New Roman"/>
            <w:i/>
            <w:spacing w:val="6"/>
            <w:lang w:eastAsia="en-US"/>
          </w:rPr>
          <w:t>nextKey</w:t>
        </w:r>
        <w:r w:rsidRPr="00CB621C">
          <w:rPr>
            <w:rFonts w:ascii="Times New Roman" w:hAnsi="Times New Roman"/>
            <w:spacing w:val="6"/>
            <w:lang w:eastAsia="en-US"/>
          </w:rPr>
          <w:t xml:space="preserve">, </w:t>
        </w:r>
        <w:r w:rsidRPr="00CB621C">
          <w:rPr>
            <w:rFonts w:ascii="Times New Roman" w:hAnsi="Times New Roman"/>
            <w:i/>
            <w:spacing w:val="6"/>
            <w:lang w:eastAsia="en-US"/>
          </w:rPr>
          <w:t>desc</w:t>
        </w:r>
        <w:r w:rsidRPr="00CB621C">
          <w:rPr>
            <w:rFonts w:ascii="Times New Roman" w:hAnsi="Times New Roman"/>
            <w:spacing w:val="6"/>
            <w:lang w:eastAsia="en-US"/>
          </w:rPr>
          <w:t>)</w:t>
        </w:r>
      </w:ins>
      <w:ins w:id="10868" w:author="Rev 19 Allen Wirfs-Brock" w:date="2013-09-22T10:46:00Z">
        <w:r w:rsidR="007435A4">
          <w:rPr>
            <w:rFonts w:ascii="Times New Roman" w:hAnsi="Times New Roman"/>
            <w:spacing w:val="6"/>
            <w:lang w:eastAsia="en-US"/>
          </w:rPr>
          <w:t>.</w:t>
        </w:r>
      </w:ins>
    </w:p>
    <w:p w:rsidR="003A30CB" w:rsidRPr="00DB3C28" w:rsidRDefault="003A30CB" w:rsidP="00A36A99">
      <w:pPr>
        <w:numPr>
          <w:ilvl w:val="4"/>
          <w:numId w:val="1607"/>
        </w:numPr>
        <w:spacing w:after="0" w:line="240" w:lineRule="auto"/>
        <w:ind w:left="1530"/>
        <w:jc w:val="left"/>
        <w:rPr>
          <w:ins w:id="10869" w:author="Rev 19 Allen Wirfs-Brock" w:date="2013-09-22T10:29:00Z"/>
          <w:rFonts w:ascii="Times New Roman" w:hAnsi="Times New Roman"/>
          <w:spacing w:val="6"/>
          <w:lang w:eastAsia="en-US"/>
        </w:rPr>
      </w:pPr>
      <w:ins w:id="10870"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status</w:t>
        </w:r>
        <w:r w:rsidRPr="00DB3C28">
          <w:rPr>
            <w:rFonts w:ascii="Times New Roman" w:hAnsi="Times New Roman"/>
            <w:spacing w:val="6"/>
            <w:lang w:eastAsia="en-US"/>
          </w:rPr>
          <w:t xml:space="preserve"> is an abrupt completion, then</w:t>
        </w:r>
      </w:ins>
    </w:p>
    <w:p w:rsidR="003A30CB" w:rsidRPr="00DB3C28" w:rsidRDefault="003A30CB" w:rsidP="00A36A99">
      <w:pPr>
        <w:numPr>
          <w:ilvl w:val="5"/>
          <w:numId w:val="1607"/>
        </w:numPr>
        <w:spacing w:after="0" w:line="240" w:lineRule="auto"/>
        <w:ind w:left="1800"/>
        <w:jc w:val="left"/>
        <w:rPr>
          <w:ins w:id="10871" w:author="Rev 19 Allen Wirfs-Brock" w:date="2013-09-22T10:29:00Z"/>
          <w:rFonts w:ascii="Times New Roman" w:hAnsi="Times New Roman"/>
          <w:spacing w:val="6"/>
          <w:lang w:eastAsia="en-US"/>
        </w:rPr>
      </w:pPr>
      <w:ins w:id="10872"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status</w:t>
        </w:r>
        <w:r w:rsidRPr="00DB3C28">
          <w:rPr>
            <w:rFonts w:ascii="Times New Roman" w:hAnsi="Times New Roman"/>
            <w:spacing w:val="6"/>
            <w:lang w:eastAsia="en-US"/>
          </w:rPr>
          <w:t>.</w:t>
        </w:r>
      </w:ins>
    </w:p>
    <w:p w:rsidR="003A30CB" w:rsidRPr="00DB3C28" w:rsidRDefault="003A30CB" w:rsidP="00A36A99">
      <w:pPr>
        <w:numPr>
          <w:ilvl w:val="0"/>
          <w:numId w:val="1607"/>
        </w:numPr>
        <w:spacing w:line="240" w:lineRule="auto"/>
        <w:contextualSpacing/>
        <w:jc w:val="left"/>
        <w:rPr>
          <w:ins w:id="10873" w:author="Rev 19 Allen Wirfs-Brock" w:date="2013-09-22T10:29:00Z"/>
          <w:rFonts w:ascii="Times New Roman" w:hAnsi="Times New Roman"/>
          <w:spacing w:val="6"/>
          <w:lang w:eastAsia="en-US"/>
        </w:rPr>
      </w:pPr>
      <w:ins w:id="10874"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return </w:t>
        </w:r>
        <w:r w:rsidRPr="00DB3C28">
          <w:rPr>
            <w:rFonts w:ascii="Times New Roman" w:hAnsi="Times New Roman"/>
            <w:i/>
            <w:spacing w:val="6"/>
            <w:lang w:eastAsia="en-US"/>
          </w:rPr>
          <w:t>pendngException</w:t>
        </w:r>
        <w:r w:rsidRPr="00DB3C28">
          <w:rPr>
            <w:rFonts w:ascii="Times New Roman" w:hAnsi="Times New Roman"/>
            <w:spacing w:val="6"/>
            <w:lang w:eastAsia="en-US"/>
          </w:rPr>
          <w:t>.</w:t>
        </w:r>
      </w:ins>
    </w:p>
    <w:p w:rsidR="00844F19" w:rsidRPr="003A30CB" w:rsidRDefault="003A30CB" w:rsidP="00A36A99">
      <w:pPr>
        <w:numPr>
          <w:ilvl w:val="0"/>
          <w:numId w:val="1607"/>
        </w:numPr>
        <w:spacing w:line="240" w:lineRule="auto"/>
        <w:jc w:val="left"/>
        <w:rPr>
          <w:rFonts w:ascii="Times New Roman" w:hAnsi="Times New Roman"/>
          <w:spacing w:val="6"/>
          <w:lang w:eastAsia="en-US"/>
        </w:rPr>
      </w:pPr>
      <w:ins w:id="10875" w:author="Rev 19 Allen Wirfs-Brock" w:date="2013-09-22T10:29:00Z">
        <w:r w:rsidRPr="00DB3C28">
          <w:rPr>
            <w:rFonts w:ascii="Times New Roman" w:hAnsi="Times New Roman"/>
            <w:spacing w:val="6"/>
            <w:lang w:eastAsia="en-US"/>
          </w:rPr>
          <w:t xml:space="preserve">Return </w:t>
        </w:r>
        <w:r w:rsidRPr="00DB3C28">
          <w:rPr>
            <w:rFonts w:ascii="Times New Roman" w:hAnsi="Times New Roman"/>
            <w:i/>
            <w:iCs/>
            <w:spacing w:val="6"/>
            <w:lang w:eastAsia="en-US"/>
          </w:rPr>
          <w:t>to</w:t>
        </w:r>
        <w:r w:rsidRPr="00DB3C28">
          <w:rPr>
            <w:rFonts w:ascii="Times New Roman" w:hAnsi="Times New Roman"/>
            <w:spacing w:val="6"/>
            <w:lang w:eastAsia="en-US"/>
          </w:rPr>
          <w:t>.</w:t>
        </w:r>
      </w:ins>
    </w:p>
    <w:p w:rsidR="00844F19" w:rsidRPr="00E77497" w:rsidRDefault="00844F19" w:rsidP="00844F19">
      <w:pPr>
        <w:pStyle w:val="Heading4"/>
      </w:pPr>
      <w:bookmarkStart w:id="10876" w:name="_Ref366135660"/>
      <w:r w:rsidRPr="00E77497">
        <w:t>Object.preventExtensions ( O )</w:t>
      </w:r>
      <w:bookmarkEnd w:id="10876"/>
    </w:p>
    <w:p w:rsidR="00844F19" w:rsidRPr="00E77497" w:rsidRDefault="00844F19" w:rsidP="00844F19">
      <w:r w:rsidRPr="00E77497">
        <w:t xml:space="preserve">When the </w:t>
      </w:r>
      <w:r w:rsidRPr="00E77497">
        <w:rPr>
          <w:b/>
        </w:rPr>
        <w:t>preventExtensions</w:t>
      </w:r>
      <w:r w:rsidRPr="00E77497">
        <w:t xml:space="preserve"> function is called, the following steps are taken:</w:t>
      </w:r>
    </w:p>
    <w:p w:rsidR="00844F19" w:rsidRPr="00E77497" w:rsidRDefault="00844F19" w:rsidP="00844F19">
      <w:pPr>
        <w:pStyle w:val="Alg4"/>
        <w:numPr>
          <w:ilvl w:val="0"/>
          <w:numId w:val="175"/>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rsidR="00844F19" w:rsidRPr="00E77497" w:rsidRDefault="00844F19" w:rsidP="00844F19">
      <w:pPr>
        <w:pStyle w:val="Alg4"/>
        <w:numPr>
          <w:ilvl w:val="0"/>
          <w:numId w:val="175"/>
        </w:numPr>
      </w:pPr>
      <w:r>
        <w:t xml:space="preserve">Let </w:t>
      </w:r>
      <w:r>
        <w:rPr>
          <w:i/>
          <w:iCs/>
        </w:rPr>
        <w:t>status</w:t>
      </w:r>
      <w:r>
        <w:t xml:space="preserve"> be the result of calling </w:t>
      </w:r>
      <w:r w:rsidRPr="00E77497">
        <w:t>the [[</w:t>
      </w:r>
      <w:r>
        <w:t>PreventExtensions</w:t>
      </w:r>
      <w:r w:rsidRPr="00E77497">
        <w:t xml:space="preserve">]] internal </w:t>
      </w:r>
      <w:r>
        <w:t>method</w:t>
      </w:r>
      <w:r w:rsidRPr="00E77497">
        <w:t xml:space="preserve"> of </w:t>
      </w:r>
      <w:r>
        <w:rPr>
          <w:i/>
          <w:iCs/>
        </w:rPr>
        <w:t>O</w:t>
      </w:r>
      <w:r w:rsidRPr="00E77497">
        <w:t>.</w:t>
      </w:r>
    </w:p>
    <w:p w:rsidR="00844F19" w:rsidRDefault="00844F19" w:rsidP="00844F19">
      <w:pPr>
        <w:pStyle w:val="Alg4"/>
        <w:numPr>
          <w:ilvl w:val="0"/>
          <w:numId w:val="175"/>
        </w:numPr>
      </w:pPr>
      <w:r>
        <w:t>ReturnIfAbrupt(</w:t>
      </w:r>
      <w:r>
        <w:rPr>
          <w:i/>
          <w:iCs/>
        </w:rPr>
        <w:t>status</w:t>
      </w:r>
      <w:r>
        <w:t>).</w:t>
      </w:r>
    </w:p>
    <w:p w:rsidR="00844F19" w:rsidRDefault="00844F19" w:rsidP="00844F19">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844F19" w:rsidRPr="00E77497" w:rsidRDefault="00844F19" w:rsidP="00844F19">
      <w:pPr>
        <w:pStyle w:val="Alg4"/>
        <w:numPr>
          <w:ilvl w:val="0"/>
          <w:numId w:val="175"/>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lastRenderedPageBreak/>
        <w:t>Object.prototyp</w:t>
      </w:r>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r w:rsidRPr="00E77497">
        <w:t>e</w:t>
      </w:r>
      <w:bookmarkEnd w:id="10545"/>
    </w:p>
    <w:p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w:t>
      </w:r>
      <w:r w:rsidR="003A1B18">
        <w:fldChar w:fldCharType="begin"/>
      </w:r>
      <w:r w:rsidR="003A1B18">
        <w:instrText xml:space="preserve"> REF _Ref360007187 \r \h </w:instrText>
      </w:r>
      <w:r w:rsidR="003A1B18">
        <w:fldChar w:fldCharType="separate"/>
      </w:r>
      <w:r w:rsidR="00460CAC">
        <w:t>19.1.4</w:t>
      </w:r>
      <w:r w:rsidR="003A1B18">
        <w:fldChar w:fldCharType="end"/>
      </w:r>
      <w:r w:rsidRPr="00E77497">
        <w:t>).</w:t>
      </w:r>
      <w:bookmarkStart w:id="10877" w:name="_Toc382291607"/>
      <w:bookmarkStart w:id="10878" w:name="_Toc385672263"/>
    </w:p>
    <w:p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10879" w:name="_Ref393609257"/>
      <w:bookmarkStart w:id="10880" w:name="_Toc393690377"/>
    </w:p>
    <w:p w:rsidR="004C02EF" w:rsidRPr="00E77497" w:rsidRDefault="004C02EF" w:rsidP="00D148E9">
      <w:pPr>
        <w:pStyle w:val="Heading4"/>
      </w:pPr>
      <w:bookmarkStart w:id="10881" w:name="_Ref366135622"/>
      <w:r w:rsidRPr="00E77497">
        <w:t>Object.seal ( O )</w:t>
      </w:r>
      <w:bookmarkEnd w:id="10881"/>
    </w:p>
    <w:p w:rsidR="004C02EF" w:rsidRPr="00E77497" w:rsidRDefault="004C02EF" w:rsidP="004C02EF">
      <w:r w:rsidRPr="00E77497">
        <w:t xml:space="preserve">When the </w:t>
      </w:r>
      <w:r w:rsidRPr="00E77497">
        <w:rPr>
          <w:b/>
        </w:rPr>
        <w:t>seal</w:t>
      </w:r>
      <w:r w:rsidRPr="00E77497">
        <w:t xml:space="preserve"> function is called, the following steps are taken:</w:t>
      </w:r>
    </w:p>
    <w:p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rsidR="004C02EF" w:rsidRPr="00E77497" w:rsidRDefault="00B33292" w:rsidP="00A20F40">
      <w:pPr>
        <w:pStyle w:val="Alg4"/>
        <w:numPr>
          <w:ilvl w:val="0"/>
          <w:numId w:val="173"/>
        </w:numPr>
      </w:pPr>
      <w:r>
        <w:t>ReturnIfAbrupt(</w:t>
      </w:r>
      <w:r>
        <w:rPr>
          <w:i/>
        </w:rPr>
        <w:t>status</w:t>
      </w:r>
      <w:r>
        <w:t>)</w:t>
      </w:r>
      <w:r w:rsidR="004C02EF" w:rsidRPr="00E77497">
        <w:t>.</w:t>
      </w:r>
    </w:p>
    <w:p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rsidR="00B81C77" w:rsidRPr="00E77497" w:rsidRDefault="00B81C77" w:rsidP="00B81C77">
      <w:pPr>
        <w:pStyle w:val="Heading4"/>
      </w:pPr>
      <w:bookmarkStart w:id="10882" w:name="_Ref424534029"/>
      <w:bookmarkStart w:id="10883" w:name="_Toc472818912"/>
      <w:bookmarkStart w:id="10884" w:name="_Toc235503490"/>
      <w:bookmarkStart w:id="10885" w:name="_Toc241509265"/>
      <w:bookmarkStart w:id="10886" w:name="_Toc244416752"/>
      <w:bookmarkStart w:id="10887" w:name="_Toc276631116"/>
      <w:r w:rsidRPr="00E77497">
        <w:t>Object.</w:t>
      </w:r>
      <w:r>
        <w:t>s</w:t>
      </w:r>
      <w:r w:rsidRPr="00E77497">
        <w:t>etPrototypeOf ( O</w:t>
      </w:r>
      <w:r>
        <w:t>, proto</w:t>
      </w:r>
      <w:r w:rsidRPr="00E77497">
        <w:t xml:space="preserve"> )</w:t>
      </w:r>
    </w:p>
    <w:p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rsidR="006B10DA" w:rsidRDefault="006B10DA" w:rsidP="006B10DA">
      <w:pPr>
        <w:pStyle w:val="Alg4"/>
        <w:numPr>
          <w:ilvl w:val="0"/>
          <w:numId w:val="1429"/>
        </w:numPr>
      </w:pPr>
      <w:r>
        <w:t>ReturnIfAbrupt(</w:t>
      </w:r>
      <w:r>
        <w:rPr>
          <w:i/>
          <w:iCs/>
        </w:rPr>
        <w:t>O</w:t>
      </w:r>
      <w:r>
        <w:t>).</w:t>
      </w:r>
    </w:p>
    <w:p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rsidR="00B81C77" w:rsidRDefault="007207FC" w:rsidP="00F16CCB">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w:t>
      </w:r>
      <w:ins w:id="10888" w:author="Rev 19 Allen Wirfs-Brock" w:date="2013-09-12T08:58:00Z">
        <w:r w:rsidR="00F16CCB" w:rsidRPr="00F16CCB">
          <w:t>PrototypeOf</w:t>
        </w:r>
      </w:ins>
      <w:del w:id="10889" w:author="Rev 19 Allen Wirfs-Brock" w:date="2013-09-12T08:58:00Z">
        <w:r w:rsidR="00B81C77" w:rsidDel="00F16CCB">
          <w:delText>Inheritance</w:delText>
        </w:r>
      </w:del>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rsidR="007207FC" w:rsidRDefault="007207FC" w:rsidP="007207FC">
      <w:pPr>
        <w:pStyle w:val="M4"/>
        <w:numPr>
          <w:ilvl w:val="0"/>
          <w:numId w:val="1429"/>
        </w:numPr>
        <w:contextualSpacing/>
      </w:pPr>
      <w:r>
        <w:t>ReturnIfAbrupt(</w:t>
      </w:r>
      <w:r w:rsidRPr="00CA3B59">
        <w:rPr>
          <w:i/>
          <w:iCs/>
        </w:rPr>
        <w:t>status</w:t>
      </w:r>
      <w:r>
        <w:t>).</w:t>
      </w:r>
    </w:p>
    <w:p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7207FC" w:rsidRPr="00E77497" w:rsidRDefault="007207FC" w:rsidP="007207FC">
      <w:pPr>
        <w:pStyle w:val="M4"/>
        <w:numPr>
          <w:ilvl w:val="0"/>
          <w:numId w:val="1429"/>
        </w:numPr>
        <w:contextualSpacing/>
      </w:pPr>
      <w:r>
        <w:t xml:space="preserve">Return </w:t>
      </w:r>
      <w:r>
        <w:rPr>
          <w:i/>
          <w:iCs/>
        </w:rPr>
        <w:t>O</w:t>
      </w:r>
      <w:r>
        <w:t>.</w:t>
      </w:r>
    </w:p>
    <w:p w:rsidR="003F7754" w:rsidRPr="00E77497" w:rsidRDefault="003F7754" w:rsidP="003F7754">
      <w:pPr>
        <w:pStyle w:val="Heading3"/>
      </w:pPr>
      <w:bookmarkStart w:id="10890" w:name="_Ref360007187"/>
      <w:bookmarkStart w:id="10891" w:name="_Toc368050705"/>
      <w:r w:rsidRPr="00E77497">
        <w:t>Properties of the Object Prototype Object</w:t>
      </w:r>
      <w:bookmarkEnd w:id="10890"/>
      <w:bookmarkEnd w:id="10891"/>
    </w:p>
    <w:bookmarkEnd w:id="10877"/>
    <w:bookmarkEnd w:id="10878"/>
    <w:bookmarkEnd w:id="10879"/>
    <w:bookmarkEnd w:id="10880"/>
    <w:bookmarkEnd w:id="10882"/>
    <w:bookmarkEnd w:id="10883"/>
    <w:bookmarkEnd w:id="10884"/>
    <w:bookmarkEnd w:id="10885"/>
    <w:bookmarkEnd w:id="10886"/>
    <w:bookmarkEnd w:id="10887"/>
    <w:p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rsidR="004C02EF" w:rsidRPr="00E77497" w:rsidRDefault="004C02EF" w:rsidP="004C02EF">
      <w:r w:rsidRPr="00E77497">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10892" w:name="_Toc385672264"/>
      <w:bookmarkStart w:id="10893" w:name="_Toc393690378"/>
    </w:p>
    <w:p w:rsidR="004C02EF" w:rsidRPr="00E77497" w:rsidRDefault="004C02EF" w:rsidP="00D148E9">
      <w:pPr>
        <w:pStyle w:val="Heading4"/>
      </w:pPr>
      <w:r w:rsidRPr="00E77497">
        <w:t>Object.prototype.constructo</w:t>
      </w:r>
      <w:bookmarkEnd w:id="10892"/>
      <w:bookmarkEnd w:id="10893"/>
      <w:r w:rsidRPr="00E77497">
        <w:t>r</w:t>
      </w:r>
    </w:p>
    <w:p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10894" w:name="_Toc385672265"/>
      <w:bookmarkStart w:id="10895" w:name="_Toc393690379"/>
    </w:p>
    <w:p w:rsidR="00844F19" w:rsidRPr="00E77497" w:rsidRDefault="00844F19" w:rsidP="00844F19">
      <w:pPr>
        <w:pStyle w:val="Heading4"/>
      </w:pPr>
      <w:bookmarkStart w:id="10896" w:name="_Ref455974300"/>
      <w:r w:rsidRPr="00E77497">
        <w:t>Object.prototype.hasOwnProperty (V)</w:t>
      </w:r>
    </w:p>
    <w:p w:rsidR="00844F19" w:rsidRPr="00E77497" w:rsidRDefault="00844F19" w:rsidP="00844F19">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3"/>
        </w:numPr>
      </w:pPr>
      <w:r w:rsidRPr="00E77497">
        <w:t xml:space="preserve">Let </w:t>
      </w:r>
      <w:r w:rsidRPr="00E77497">
        <w:rPr>
          <w:i/>
        </w:rPr>
        <w:t>P</w:t>
      </w:r>
      <w:r w:rsidRPr="00E77497">
        <w:t xml:space="preserve"> be To</w:t>
      </w:r>
      <w:r>
        <w:t>PropertyKey</w:t>
      </w:r>
      <w:r w:rsidRPr="00E77497">
        <w:t>(</w:t>
      </w:r>
      <w:r w:rsidRPr="00E77497">
        <w:rPr>
          <w:i/>
        </w:rPr>
        <w:t>V</w:t>
      </w:r>
      <w:r w:rsidRPr="00E77497">
        <w:t>).</w:t>
      </w:r>
    </w:p>
    <w:p w:rsidR="00844F19" w:rsidRDefault="00844F19" w:rsidP="00844F19">
      <w:pPr>
        <w:pStyle w:val="M4"/>
        <w:numPr>
          <w:ilvl w:val="0"/>
          <w:numId w:val="183"/>
        </w:numPr>
        <w:tabs>
          <w:tab w:val="num" w:pos="1721"/>
        </w:tabs>
        <w:spacing w:after="0"/>
      </w:pPr>
      <w:r>
        <w:t>ReturnIfAbrupt(</w:t>
      </w:r>
      <w:r>
        <w:rPr>
          <w:i/>
        </w:rPr>
        <w:t>P</w:t>
      </w:r>
      <w:r>
        <w:t>).</w:t>
      </w:r>
    </w:p>
    <w:p w:rsidR="00844F19" w:rsidRPr="00E77497" w:rsidRDefault="00844F19" w:rsidP="00844F19">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3"/>
        </w:numPr>
        <w:tabs>
          <w:tab w:val="num" w:pos="1721"/>
        </w:tabs>
        <w:spacing w:after="0"/>
      </w:pPr>
      <w:r>
        <w:t>ReturnIfAbrupt(</w:t>
      </w:r>
      <w:r>
        <w:rPr>
          <w:i/>
        </w:rPr>
        <w:t>O</w:t>
      </w:r>
      <w:r>
        <w:t>).</w:t>
      </w:r>
    </w:p>
    <w:p w:rsidR="00844F19" w:rsidRPr="00E77497" w:rsidRDefault="00844F19" w:rsidP="00844F19">
      <w:pPr>
        <w:pStyle w:val="Alg4"/>
        <w:numPr>
          <w:ilvl w:val="0"/>
          <w:numId w:val="183"/>
        </w:numPr>
        <w:spacing w:after="240"/>
      </w:pPr>
      <w:r>
        <w:t>Return</w:t>
      </w:r>
      <w:r w:rsidRPr="00E77497">
        <w:t xml:space="preserve"> the result of </w:t>
      </w:r>
      <w:del w:id="10897" w:author="Rev 19 Allen Wirfs-Brock" w:date="2013-09-26T09:55:00Z">
        <w:r w:rsidRPr="00E77497" w:rsidDel="00873DB1">
          <w:delText>calling the [[</w:delText>
        </w:r>
      </w:del>
      <w:r>
        <w:t>HasOwn</w:t>
      </w:r>
      <w:r w:rsidRPr="00E77497">
        <w:t>Property</w:t>
      </w:r>
      <w:del w:id="10898" w:author="Rev 19 Allen Wirfs-Brock" w:date="2013-09-26T09:56:00Z">
        <w:r w:rsidRPr="00E77497" w:rsidDel="00873DB1">
          <w:delText>]] internal method of</w:delText>
        </w:r>
      </w:del>
      <w:ins w:id="10899" w:author="Rev 19 Allen Wirfs-Brock" w:date="2013-09-26T09:56:00Z">
        <w:r w:rsidR="00873DB1">
          <w:t>(</w:t>
        </w:r>
      </w:ins>
      <w:del w:id="10900" w:author="Rev 19 Allen Wirfs-Brock" w:date="2013-09-26T09:56:00Z">
        <w:r w:rsidRPr="00E77497" w:rsidDel="00873DB1">
          <w:delText xml:space="preserve"> </w:delText>
        </w:r>
      </w:del>
      <w:r w:rsidRPr="00E77497">
        <w:rPr>
          <w:i/>
        </w:rPr>
        <w:t>O</w:t>
      </w:r>
      <w:ins w:id="10901" w:author="Rev 19 Allen Wirfs-Brock" w:date="2013-09-26T09:56:00Z">
        <w:r w:rsidR="00873DB1">
          <w:t>,</w:t>
        </w:r>
      </w:ins>
      <w:r w:rsidRPr="00E77497">
        <w:t xml:space="preserve"> </w:t>
      </w:r>
      <w:del w:id="10902" w:author="Rev 19 Allen Wirfs-Brock" w:date="2013-09-26T09:57:00Z">
        <w:r w:rsidRPr="00E77497" w:rsidDel="00873DB1">
          <w:delText xml:space="preserve">passing </w:delText>
        </w:r>
      </w:del>
      <w:r w:rsidRPr="00E77497">
        <w:rPr>
          <w:i/>
        </w:rPr>
        <w:t>P</w:t>
      </w:r>
      <w:del w:id="10903" w:author="Rev 19 Allen Wirfs-Brock" w:date="2013-09-26T09:57:00Z">
        <w:r w:rsidRPr="00E77497" w:rsidDel="00873DB1">
          <w:delText xml:space="preserve"> </w:delText>
        </w:r>
      </w:del>
      <w:ins w:id="10904" w:author="Rev 19 Allen Wirfs-Brock" w:date="2013-09-26T09:57:00Z">
        <w:r w:rsidR="00873DB1">
          <w:t>)</w:t>
        </w:r>
      </w:ins>
      <w:del w:id="10905" w:author="Rev 19 Allen Wirfs-Brock" w:date="2013-09-26T09:57:00Z">
        <w:r w:rsidRPr="00E77497" w:rsidDel="00873DB1">
          <w:delText>as the argument</w:delText>
        </w:r>
      </w:del>
      <w:r w:rsidRPr="00E77497">
        <w:t>.</w:t>
      </w:r>
    </w:p>
    <w:p w:rsidR="00844F19" w:rsidRPr="00E77497" w:rsidRDefault="00844F19" w:rsidP="00844F19">
      <w:pPr>
        <w:pStyle w:val="Note"/>
      </w:pPr>
      <w:r w:rsidRPr="00E77497">
        <w:t>NOTE</w:t>
      </w:r>
      <w:r w:rsidRPr="00E77497">
        <w:tab/>
        <w:t xml:space="preserve">The ordering of steps 1 and </w:t>
      </w:r>
      <w:r>
        <w:t>3</w:t>
      </w:r>
      <w:r w:rsidRPr="00E77497">
        <w:t xml:space="preserve">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844F19" w:rsidRPr="00E77497" w:rsidRDefault="00844F19" w:rsidP="00844F19">
      <w:pPr>
        <w:pStyle w:val="Heading4"/>
      </w:pPr>
      <w:r w:rsidRPr="00E77497">
        <w:t>Object.prototype.isPrototypeOf (V)</w:t>
      </w:r>
    </w:p>
    <w:p w:rsidR="00844F19" w:rsidRPr="00E77497" w:rsidRDefault="00844F19" w:rsidP="00844F19">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rsidR="00844F19" w:rsidRPr="00E77497" w:rsidRDefault="00844F19" w:rsidP="00844F19">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4"/>
        </w:numPr>
        <w:tabs>
          <w:tab w:val="num" w:pos="1721"/>
        </w:tabs>
        <w:spacing w:after="0"/>
      </w:pPr>
      <w:r>
        <w:lastRenderedPageBreak/>
        <w:t>ReturnIfAbrupt(</w:t>
      </w:r>
      <w:r>
        <w:rPr>
          <w:i/>
        </w:rPr>
        <w:t>O</w:t>
      </w:r>
      <w:r>
        <w:t>).</w:t>
      </w:r>
    </w:p>
    <w:p w:rsidR="00844F19" w:rsidRPr="00E77497" w:rsidRDefault="00844F19" w:rsidP="00844F19">
      <w:pPr>
        <w:pStyle w:val="Alg4"/>
        <w:numPr>
          <w:ilvl w:val="0"/>
          <w:numId w:val="184"/>
        </w:numPr>
      </w:pPr>
      <w:r w:rsidRPr="00E77497">
        <w:t>Repeat</w:t>
      </w:r>
    </w:p>
    <w:p w:rsidR="00844F19" w:rsidRPr="00E77497" w:rsidRDefault="00844F19" w:rsidP="00F16CCB">
      <w:pPr>
        <w:pStyle w:val="Alg4"/>
        <w:numPr>
          <w:ilvl w:val="1"/>
          <w:numId w:val="184"/>
        </w:numPr>
      </w:pPr>
      <w:r w:rsidRPr="00E77497">
        <w:t xml:space="preserve">Let </w:t>
      </w:r>
      <w:r w:rsidRPr="00E77497">
        <w:rPr>
          <w:i/>
        </w:rPr>
        <w:t>V</w:t>
      </w:r>
      <w:r w:rsidRPr="00E77497">
        <w:t xml:space="preserve"> be the </w:t>
      </w:r>
      <w:r>
        <w:t>result of calling</w:t>
      </w:r>
      <w:r w:rsidRPr="00E77497">
        <w:t xml:space="preserve"> the [[</w:t>
      </w:r>
      <w:r>
        <w:t>Get</w:t>
      </w:r>
      <w:ins w:id="10906" w:author="Rev 19 Allen Wirfs-Brock" w:date="2013-09-12T08:59:00Z">
        <w:r w:rsidR="00F16CCB" w:rsidRPr="00F16CCB">
          <w:t>PrototypeOf</w:t>
        </w:r>
      </w:ins>
      <w:del w:id="10907" w:author="Rev 19 Allen Wirfs-Brock" w:date="2013-09-12T08:59:00Z">
        <w:r w:rsidDel="00F16CCB">
          <w:delText>Inheritance</w:delText>
        </w:r>
      </w:del>
      <w:r w:rsidRPr="00E77497">
        <w:t xml:space="preserve">]] internal </w:t>
      </w:r>
      <w:r>
        <w:t>method</w:t>
      </w:r>
      <w:r w:rsidRPr="00E77497">
        <w:t xml:space="preserve"> of </w:t>
      </w:r>
      <w:r w:rsidRPr="00E77497">
        <w:rPr>
          <w:i/>
        </w:rPr>
        <w:t>V</w:t>
      </w:r>
      <w:r>
        <w:rPr>
          <w:iCs/>
        </w:rPr>
        <w:t xml:space="preserve"> with no arguments</w:t>
      </w:r>
      <w:r w:rsidRPr="00E77497">
        <w:t>.</w:t>
      </w:r>
    </w:p>
    <w:p w:rsidR="00844F19" w:rsidRPr="00E77497" w:rsidRDefault="00844F19" w:rsidP="00844F19">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rsidR="00844F19" w:rsidRPr="00E77497" w:rsidRDefault="00844F19" w:rsidP="00844F19">
      <w:pPr>
        <w:pStyle w:val="Alg4"/>
        <w:numPr>
          <w:ilvl w:val="1"/>
          <w:numId w:val="184"/>
        </w:numPr>
        <w:spacing w:after="220"/>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rsidR="00844F19" w:rsidRPr="00E77497" w:rsidRDefault="00844F19" w:rsidP="00844F19">
      <w:pPr>
        <w:pStyle w:val="Note"/>
      </w:pPr>
      <w:r w:rsidRPr="00E77497">
        <w:t>NOTE</w:t>
      </w:r>
      <w:r w:rsidRPr="00E77497">
        <w:tab/>
        <w:t xml:space="preserve">The ordering of steps 1 and 2 </w:t>
      </w:r>
      <w:del w:id="10908" w:author="Rev 19 Allen Wirfs-Brock" w:date="2013-09-26T09:58:00Z">
        <w:r w:rsidRPr="00E77497" w:rsidDel="00A12109">
          <w:delText xml:space="preserve">is chosen to </w:delText>
        </w:r>
      </w:del>
      <w:r w:rsidRPr="00E77497">
        <w:t>preserve</w:t>
      </w:r>
      <w:ins w:id="10909" w:author="Rev 19 Allen Wirfs-Brock" w:date="2013-09-26T09:58:00Z">
        <w:r w:rsidR="00A12109">
          <w:t>s</w:t>
        </w:r>
      </w:ins>
      <w:r w:rsidRPr="00E77497">
        <w:t xml:space="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rsidR="00844F19" w:rsidRPr="00E77497" w:rsidRDefault="00844F19" w:rsidP="00844F19">
      <w:pPr>
        <w:pStyle w:val="Heading4"/>
      </w:pPr>
      <w:r w:rsidRPr="00E77497">
        <w:t>Object.prototype.propertyIsEnumerable (V)</w:t>
      </w:r>
    </w:p>
    <w:p w:rsidR="00844F19" w:rsidRPr="00E77497" w:rsidRDefault="00844F19" w:rsidP="00844F19">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rsidR="00844F19" w:rsidRDefault="00844F19" w:rsidP="00844F19">
      <w:pPr>
        <w:pStyle w:val="M4"/>
        <w:numPr>
          <w:ilvl w:val="0"/>
          <w:numId w:val="185"/>
        </w:numPr>
        <w:tabs>
          <w:tab w:val="num" w:pos="1721"/>
        </w:tabs>
        <w:spacing w:after="0"/>
      </w:pPr>
      <w:r>
        <w:t>ReturnIfAbrupt(</w:t>
      </w:r>
      <w:r>
        <w:rPr>
          <w:i/>
        </w:rPr>
        <w:t>P</w:t>
      </w:r>
      <w:r>
        <w:t>).</w:t>
      </w:r>
    </w:p>
    <w:p w:rsidR="00844F19" w:rsidRPr="00E77497" w:rsidRDefault="00844F19" w:rsidP="00844F19">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5"/>
        </w:numPr>
        <w:tabs>
          <w:tab w:val="num" w:pos="1721"/>
        </w:tabs>
        <w:spacing w:after="0"/>
      </w:pPr>
      <w:r>
        <w:t>ReturnIfAbrupt(</w:t>
      </w:r>
      <w:r>
        <w:rPr>
          <w:i/>
        </w:rPr>
        <w:t>O</w:t>
      </w:r>
      <w:r>
        <w:t>).</w:t>
      </w:r>
    </w:p>
    <w:p w:rsidR="00844F19" w:rsidRPr="00E77497" w:rsidRDefault="00844F19" w:rsidP="00844F19">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844F19" w:rsidRPr="00E77497" w:rsidRDefault="00844F19" w:rsidP="00844F19">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844F19" w:rsidRPr="00E77497" w:rsidRDefault="00844F19" w:rsidP="00844F19">
      <w:pPr>
        <w:pStyle w:val="Alg4"/>
        <w:numPr>
          <w:ilvl w:val="0"/>
          <w:numId w:val="185"/>
        </w:numPr>
        <w:spacing w:after="220"/>
      </w:pPr>
      <w:r w:rsidRPr="00E77497">
        <w:t xml:space="preserve">Return the value of </w:t>
      </w:r>
      <w:r w:rsidRPr="00E77497">
        <w:rPr>
          <w:i/>
        </w:rPr>
        <w:t>desc</w:t>
      </w:r>
      <w:r w:rsidRPr="00E77497">
        <w:t>.[[Enumerable]].</w:t>
      </w:r>
    </w:p>
    <w:p w:rsidR="00844F19" w:rsidRPr="00E77497" w:rsidRDefault="00844F19" w:rsidP="00844F19">
      <w:pPr>
        <w:pStyle w:val="Note"/>
      </w:pPr>
      <w:r w:rsidRPr="00E77497">
        <w:t>NOTE 1</w:t>
      </w:r>
      <w:r w:rsidRPr="00E77497">
        <w:tab/>
        <w:t>This method does not consider objects in the prototype chain.</w:t>
      </w:r>
    </w:p>
    <w:p w:rsidR="00844F19" w:rsidRPr="00E77497" w:rsidRDefault="00844F19" w:rsidP="00844F19">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844F19" w:rsidRPr="00E77497" w:rsidRDefault="00844F19" w:rsidP="00844F19">
      <w:pPr>
        <w:pStyle w:val="Heading4"/>
      </w:pPr>
      <w:r w:rsidRPr="00E77497">
        <w:t>Object.prototype.toLocaleString ( )</w:t>
      </w:r>
    </w:p>
    <w:p w:rsidR="00844F19" w:rsidRPr="00E77497" w:rsidRDefault="00844F19" w:rsidP="00844F19">
      <w:r w:rsidRPr="00E77497">
        <w:t xml:space="preserve">When the </w:t>
      </w:r>
      <w:r w:rsidRPr="00E77497">
        <w:rPr>
          <w:b/>
        </w:rPr>
        <w:t xml:space="preserve">toLocaleString </w:t>
      </w:r>
      <w:r w:rsidRPr="00E77497">
        <w:t>method is called, the following steps are taken:</w:t>
      </w:r>
    </w:p>
    <w:p w:rsidR="00844F19" w:rsidRPr="00E77497" w:rsidRDefault="00844F19" w:rsidP="00844F19">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rsidR="00844F19" w:rsidRPr="00E77497" w:rsidRDefault="00844F19" w:rsidP="00844F19">
      <w:pPr>
        <w:pStyle w:val="Alg4"/>
        <w:numPr>
          <w:ilvl w:val="0"/>
          <w:numId w:val="673"/>
        </w:numPr>
        <w:spacing w:after="120"/>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rsidR="00844F19" w:rsidRPr="00E77497" w:rsidRDefault="00844F19" w:rsidP="00844F19">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rsidR="00844F19" w:rsidRPr="00E77497" w:rsidRDefault="00844F19" w:rsidP="00844F19">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10910" w:name="_Ref366080108"/>
      <w:r w:rsidRPr="00E77497">
        <w:t>Object.prototype.toString</w:t>
      </w:r>
      <w:bookmarkEnd w:id="10894"/>
      <w:bookmarkEnd w:id="10895"/>
      <w:r w:rsidRPr="00E77497">
        <w:t xml:space="preserve"> ( )</w:t>
      </w:r>
      <w:bookmarkEnd w:id="10896"/>
      <w:bookmarkEnd w:id="10910"/>
    </w:p>
    <w:p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rsidR="000374D3" w:rsidRDefault="004C02EF" w:rsidP="00834A33">
      <w:pPr>
        <w:pStyle w:val="Alg4"/>
        <w:numPr>
          <w:ilvl w:val="0"/>
          <w:numId w:val="180"/>
        </w:numPr>
        <w:rPr>
          <w:ins w:id="10911" w:author="Rev 19 Allen Wirfs-Brock" w:date="2013-09-10T13:48:00Z"/>
        </w:r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D10E81" w:rsidDel="00682C77" w:rsidRDefault="00D10E81" w:rsidP="00D10E81">
      <w:pPr>
        <w:pStyle w:val="Alg4"/>
        <w:numPr>
          <w:ilvl w:val="0"/>
          <w:numId w:val="180"/>
        </w:numPr>
        <w:spacing w:after="240"/>
        <w:contextualSpacing/>
        <w:rPr>
          <w:del w:id="10912" w:author="Rev 19 Allen Wirfs-Brock" w:date="2013-09-24T16:38:00Z"/>
        </w:rPr>
      </w:pPr>
      <w:del w:id="10913" w:author="Rev 19 Allen Wirfs-Brock" w:date="2013-09-24T16:38:00Z">
        <w:r w:rsidDel="00682C77">
          <w:delText xml:space="preserve">If </w:delText>
        </w:r>
        <w:r w:rsidDel="00682C77">
          <w:rPr>
            <w:i/>
            <w:iCs/>
          </w:rPr>
          <w:delText>O</w:delText>
        </w:r>
        <w:r w:rsidDel="00682C77">
          <w:delText xml:space="preserve"> is an exotic Symbol object, then </w:delText>
        </w:r>
        <w:r w:rsidRPr="00E77497" w:rsidDel="00682C77">
          <w:delText xml:space="preserve">return </w:delText>
        </w:r>
        <w:r w:rsidRPr="00E77497" w:rsidDel="00682C77">
          <w:rPr>
            <w:rFonts w:ascii="Courier New" w:hAnsi="Courier New"/>
            <w:b/>
          </w:rPr>
          <w:delText xml:space="preserve">"[object </w:delText>
        </w:r>
        <w:r w:rsidDel="00682C77">
          <w:rPr>
            <w:rFonts w:ascii="Courier New" w:hAnsi="Courier New"/>
            <w:b/>
          </w:rPr>
          <w:delText>Symbol]</w:delText>
        </w:r>
        <w:r w:rsidRPr="00E77497" w:rsidDel="00682C77">
          <w:rPr>
            <w:rFonts w:ascii="Courier New" w:hAnsi="Courier New"/>
            <w:b/>
          </w:rPr>
          <w:delText>"</w:delText>
        </w:r>
        <w:r w:rsidRPr="00E77497" w:rsidDel="00682C77">
          <w:delText>.</w:delText>
        </w:r>
      </w:del>
    </w:p>
    <w:p w:rsidR="001661B2" w:rsidRDefault="00D10E81" w:rsidP="001661B2">
      <w:pPr>
        <w:pStyle w:val="Alg4"/>
        <w:numPr>
          <w:ilvl w:val="0"/>
          <w:numId w:val="180"/>
        </w:numPr>
        <w:spacing w:after="240"/>
        <w:contextualSpacing/>
      </w:pPr>
      <w:del w:id="10914" w:author="Rev 19 Allen Wirfs-Brock" w:date="2013-09-24T16:38:00Z">
        <w:r w:rsidDel="00682C77">
          <w:delText>Else, i</w:delText>
        </w:r>
      </w:del>
      <w:ins w:id="10915" w:author="Rev 19 Allen Wirfs-Brock" w:date="2013-09-24T16:38:00Z">
        <w:r w:rsidR="00682C77">
          <w:t>I</w:t>
        </w:r>
      </w:ins>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rsidR="00823645" w:rsidRDefault="00823645" w:rsidP="00823645">
      <w:pPr>
        <w:pStyle w:val="Alg4"/>
        <w:numPr>
          <w:ilvl w:val="0"/>
          <w:numId w:val="180"/>
        </w:numPr>
        <w:spacing w:after="240"/>
        <w:contextualSpacing/>
      </w:pPr>
      <w:commentRangeStart w:id="10916"/>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commentRangeEnd w:id="10916"/>
      <w:r w:rsidR="006A55CE">
        <w:rPr>
          <w:rStyle w:val="CommentReference"/>
          <w:rFonts w:ascii="Arial" w:eastAsia="MS Mincho" w:hAnsi="Arial"/>
          <w:spacing w:val="0"/>
          <w:lang w:eastAsia="ja-JP"/>
        </w:rPr>
        <w:commentReference w:id="10916"/>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rsidR="00A7569A" w:rsidRDefault="00A7569A" w:rsidP="00E63E9E">
      <w:pPr>
        <w:pStyle w:val="Alg4"/>
        <w:numPr>
          <w:ilvl w:val="0"/>
          <w:numId w:val="180"/>
        </w:numPr>
        <w:spacing w:after="240"/>
        <w:contextualSpacing/>
      </w:pPr>
      <w:r>
        <w:t xml:space="preserve">Else, if </w:t>
      </w:r>
      <w:r>
        <w:rPr>
          <w:i/>
          <w:iCs/>
        </w:rPr>
        <w:t>O</w:t>
      </w:r>
      <w:r>
        <w:t xml:space="preserve"> has a</w:t>
      </w:r>
      <w:ins w:id="10917" w:author="Rev 19 Allen Wirfs-Brock" w:date="2013-09-26T17:41:00Z">
        <w:r w:rsidR="0072639A">
          <w:t>n</w:t>
        </w:r>
      </w:ins>
      <w:r>
        <w:t xml:space="preserve">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rsidR="00A7569A" w:rsidDel="00682C77" w:rsidRDefault="00A7569A" w:rsidP="001C386D">
      <w:pPr>
        <w:pStyle w:val="Alg4"/>
        <w:numPr>
          <w:ilvl w:val="0"/>
          <w:numId w:val="180"/>
        </w:numPr>
        <w:spacing w:after="240"/>
        <w:contextualSpacing/>
        <w:rPr>
          <w:del w:id="10918" w:author="Rev 19 Allen Wirfs-Brock" w:date="2013-09-24T16:50:00Z"/>
        </w:rPr>
      </w:pPr>
      <w:del w:id="10919" w:author="Rev 19 Allen Wirfs-Brock" w:date="2013-09-24T16:50:00Z">
        <w:r w:rsidDel="00682C77">
          <w:delText xml:space="preserve">Else, if </w:delText>
        </w:r>
        <w:r w:rsidDel="00682C77">
          <w:rPr>
            <w:i/>
            <w:iCs/>
          </w:rPr>
          <w:delText>O</w:delText>
        </w:r>
        <w:r w:rsidDel="00682C77">
          <w:delText xml:space="preserve"> has a [[</w:delText>
        </w:r>
        <w:r w:rsidR="001C386D" w:rsidDel="00682C77">
          <w:delText>MathTag</w:delText>
        </w:r>
        <w:r w:rsidDel="00682C77">
          <w:delText xml:space="preserve">]] internal data property, then let </w:delText>
        </w:r>
        <w:r w:rsidDel="00682C77">
          <w:rPr>
            <w:i/>
            <w:iCs/>
          </w:rPr>
          <w:delText>builtinT</w:delText>
        </w:r>
        <w:r w:rsidRPr="009C5E83" w:rsidDel="00682C77">
          <w:rPr>
            <w:i/>
            <w:iCs/>
          </w:rPr>
          <w:delText>ag</w:delText>
        </w:r>
        <w:r w:rsidDel="00682C77">
          <w:delText xml:space="preserve"> be </w:delText>
        </w:r>
        <w:r w:rsidRPr="00E77497" w:rsidDel="00682C77">
          <w:rPr>
            <w:rFonts w:ascii="Courier New" w:hAnsi="Courier New"/>
            <w:b/>
          </w:rPr>
          <w:delText>"</w:delText>
        </w:r>
        <w:r w:rsidDel="00682C77">
          <w:rPr>
            <w:rFonts w:ascii="Courier New" w:hAnsi="Courier New"/>
            <w:b/>
          </w:rPr>
          <w:delText>Math</w:delText>
        </w:r>
        <w:r w:rsidRPr="00E77497" w:rsidDel="00682C77">
          <w:rPr>
            <w:rFonts w:ascii="Courier New" w:hAnsi="Courier New"/>
            <w:b/>
          </w:rPr>
          <w:delText>"</w:delText>
        </w:r>
        <w:r w:rsidRPr="00E77497" w:rsidDel="00682C77">
          <w:delText>.</w:delText>
        </w:r>
      </w:del>
    </w:p>
    <w:p w:rsidR="00A7569A" w:rsidDel="00682C77" w:rsidRDefault="00A7569A" w:rsidP="001C386D">
      <w:pPr>
        <w:pStyle w:val="Alg4"/>
        <w:numPr>
          <w:ilvl w:val="0"/>
          <w:numId w:val="180"/>
        </w:numPr>
        <w:spacing w:after="240"/>
        <w:contextualSpacing/>
        <w:rPr>
          <w:del w:id="10920" w:author="Rev 19 Allen Wirfs-Brock" w:date="2013-09-24T16:50:00Z"/>
        </w:rPr>
      </w:pPr>
      <w:del w:id="10921" w:author="Rev 19 Allen Wirfs-Brock" w:date="2013-09-24T16:50:00Z">
        <w:r w:rsidDel="00682C77">
          <w:delText xml:space="preserve">Else, if </w:delText>
        </w:r>
        <w:r w:rsidDel="00682C77">
          <w:rPr>
            <w:i/>
            <w:iCs/>
          </w:rPr>
          <w:delText>O</w:delText>
        </w:r>
        <w:r w:rsidDel="00682C77">
          <w:delText xml:space="preserve"> has a [[</w:delText>
        </w:r>
        <w:r w:rsidR="001C386D" w:rsidDel="00682C77">
          <w:delText>JSONTag</w:delText>
        </w:r>
        <w:r w:rsidDel="00682C77">
          <w:delText xml:space="preserve">]] internal data property, then let </w:delText>
        </w:r>
        <w:r w:rsidDel="00682C77">
          <w:rPr>
            <w:i/>
            <w:iCs/>
          </w:rPr>
          <w:delText>builtinT</w:delText>
        </w:r>
        <w:r w:rsidRPr="009C5E83" w:rsidDel="00682C77">
          <w:rPr>
            <w:i/>
            <w:iCs/>
          </w:rPr>
          <w:delText>ag</w:delText>
        </w:r>
        <w:r w:rsidDel="00682C77">
          <w:delText xml:space="preserve"> be </w:delText>
        </w:r>
        <w:r w:rsidRPr="00E77497" w:rsidDel="00682C77">
          <w:rPr>
            <w:rFonts w:ascii="Courier New" w:hAnsi="Courier New"/>
            <w:b/>
          </w:rPr>
          <w:delText>"</w:delText>
        </w:r>
        <w:r w:rsidDel="00682C77">
          <w:rPr>
            <w:rFonts w:ascii="Courier New" w:hAnsi="Courier New"/>
            <w:b/>
          </w:rPr>
          <w:delText>JSON</w:delText>
        </w:r>
        <w:r w:rsidRPr="00E77497" w:rsidDel="00682C77">
          <w:rPr>
            <w:rFonts w:ascii="Courier New" w:hAnsi="Courier New"/>
            <w:b/>
          </w:rPr>
          <w:delText>"</w:delText>
        </w:r>
        <w:r w:rsidRPr="00E77497" w:rsidDel="00682C77">
          <w:delText>.</w:delText>
        </w:r>
      </w:del>
    </w:p>
    <w:p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rsidR="000950D9" w:rsidRDefault="000950D9" w:rsidP="002E00DD">
      <w:pPr>
        <w:pStyle w:val="Alg3"/>
        <w:numPr>
          <w:ilvl w:val="0"/>
          <w:numId w:val="180"/>
        </w:numPr>
        <w:tabs>
          <w:tab w:val="left" w:pos="720"/>
        </w:tabs>
      </w:pPr>
      <w:r>
        <w:lastRenderedPageBreak/>
        <w:t>ReturnIfAbrupt(</w:t>
      </w:r>
      <w:r>
        <w:rPr>
          <w:i/>
          <w:iCs/>
        </w:rPr>
        <w:t>hasTag</w:t>
      </w:r>
      <w:r>
        <w:t>).</w:t>
      </w:r>
    </w:p>
    <w:p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rsidR="0013044F" w:rsidRDefault="0013044F" w:rsidP="002E00DD">
      <w:pPr>
        <w:pStyle w:val="Alg4"/>
        <w:numPr>
          <w:ilvl w:val="0"/>
          <w:numId w:val="180"/>
        </w:numPr>
      </w:pPr>
      <w:r>
        <w:t xml:space="preserve">Else, </w:t>
      </w:r>
    </w:p>
    <w:p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10922" w:name="_Ref327355520"/>
    </w:p>
    <w:bookmarkEnd w:id="10922"/>
    <w:p w:rsidR="00EE5B27" w:rsidRDefault="00EE5B27" w:rsidP="00EE5B27">
      <w:pPr>
        <w:pStyle w:val="Note"/>
      </w:pPr>
    </w:p>
    <w:p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rsidR="004C02EF" w:rsidRPr="00E77497" w:rsidRDefault="004C02EF" w:rsidP="00D148E9">
      <w:pPr>
        <w:pStyle w:val="Heading4"/>
      </w:pPr>
      <w:bookmarkStart w:id="10923" w:name="_Hlt458484290"/>
      <w:bookmarkStart w:id="10924" w:name="_Toc385672266"/>
      <w:bookmarkStart w:id="10925" w:name="_Toc393690380"/>
      <w:bookmarkStart w:id="10926" w:name="_Ref458484169"/>
      <w:bookmarkEnd w:id="10923"/>
      <w:r w:rsidRPr="00E77497">
        <w:t>Object.prototype.valueOf</w:t>
      </w:r>
      <w:bookmarkEnd w:id="10924"/>
      <w:bookmarkEnd w:id="10925"/>
      <w:r w:rsidRPr="00E77497">
        <w:t xml:space="preserve"> ( )</w:t>
      </w:r>
      <w:bookmarkEnd w:id="10926"/>
    </w:p>
    <w:p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10927" w:name="_Toc382291608"/>
      <w:bookmarkStart w:id="10928" w:name="_Toc385672267"/>
      <w:bookmarkStart w:id="10929" w:name="_Toc393690381"/>
    </w:p>
    <w:p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rsidR="004C02EF" w:rsidRPr="00E77497" w:rsidRDefault="004C02EF" w:rsidP="00D148E9">
      <w:pPr>
        <w:pStyle w:val="Heading3"/>
      </w:pPr>
      <w:bookmarkStart w:id="10930" w:name="_Toc472818913"/>
      <w:bookmarkStart w:id="10931" w:name="_Toc235503491"/>
      <w:bookmarkStart w:id="10932" w:name="_Toc241509266"/>
      <w:bookmarkStart w:id="10933" w:name="_Toc244416753"/>
      <w:bookmarkStart w:id="10934" w:name="_Toc276631117"/>
      <w:bookmarkStart w:id="10935" w:name="_Toc368050706"/>
      <w:r w:rsidRPr="00E77497">
        <w:t>Properties of Object Instance</w:t>
      </w:r>
      <w:bookmarkEnd w:id="10927"/>
      <w:bookmarkEnd w:id="10928"/>
      <w:bookmarkEnd w:id="10929"/>
      <w:r w:rsidRPr="00E77497">
        <w:t>s</w:t>
      </w:r>
      <w:bookmarkStart w:id="10936" w:name="_Toc382212261"/>
      <w:bookmarkStart w:id="10937" w:name="_Toc382212824"/>
      <w:bookmarkStart w:id="10938" w:name="_Toc382291609"/>
      <w:bookmarkEnd w:id="10930"/>
      <w:bookmarkEnd w:id="10931"/>
      <w:bookmarkEnd w:id="10932"/>
      <w:bookmarkEnd w:id="10933"/>
      <w:bookmarkEnd w:id="10934"/>
      <w:bookmarkEnd w:id="10935"/>
    </w:p>
    <w:p w:rsidR="004C02EF" w:rsidRPr="00E77497" w:rsidRDefault="004C02EF" w:rsidP="004C02EF">
      <w:r w:rsidRPr="00E77497">
        <w:t>Object instances have no special properties beyond those inherited from the Object prototype object.</w:t>
      </w:r>
      <w:bookmarkStart w:id="10939" w:name="_Toc385672268"/>
      <w:bookmarkStart w:id="10940" w:name="_Toc393690382"/>
    </w:p>
    <w:p w:rsidR="004C02EF" w:rsidRPr="00E77497" w:rsidRDefault="004C02EF" w:rsidP="00D148E9">
      <w:pPr>
        <w:pStyle w:val="Heading2"/>
      </w:pPr>
      <w:bookmarkStart w:id="10941" w:name="_Toc472818914"/>
      <w:bookmarkStart w:id="10942" w:name="_Toc235503492"/>
      <w:bookmarkStart w:id="10943" w:name="_Toc241509267"/>
      <w:bookmarkStart w:id="10944" w:name="_Toc244416754"/>
      <w:bookmarkStart w:id="10945" w:name="_Toc276631118"/>
      <w:bookmarkStart w:id="10946" w:name="_Toc368050707"/>
      <w:r w:rsidRPr="00E77497">
        <w:t>Function</w:t>
      </w:r>
      <w:bookmarkEnd w:id="10936"/>
      <w:bookmarkEnd w:id="10937"/>
      <w:r w:rsidRPr="00E77497">
        <w:t xml:space="preserve"> Object</w:t>
      </w:r>
      <w:bookmarkEnd w:id="10938"/>
      <w:bookmarkEnd w:id="10939"/>
      <w:bookmarkEnd w:id="10940"/>
      <w:r w:rsidRPr="00E77497">
        <w:t>s</w:t>
      </w:r>
      <w:bookmarkStart w:id="10947" w:name="_Toc385672269"/>
      <w:bookmarkStart w:id="10948" w:name="_Ref393527385"/>
      <w:bookmarkStart w:id="10949" w:name="_Ref393527457"/>
      <w:bookmarkStart w:id="10950" w:name="_Toc393690383"/>
      <w:bookmarkStart w:id="10951" w:name="_Ref404501411"/>
      <w:bookmarkStart w:id="10952" w:name="_Toc382291610"/>
      <w:bookmarkEnd w:id="10941"/>
      <w:bookmarkEnd w:id="10942"/>
      <w:bookmarkEnd w:id="10943"/>
      <w:bookmarkEnd w:id="10944"/>
      <w:bookmarkEnd w:id="10945"/>
      <w:bookmarkEnd w:id="10946"/>
    </w:p>
    <w:p w:rsidR="004C02EF" w:rsidRPr="00E77497" w:rsidRDefault="004C02EF" w:rsidP="009F7037">
      <w:pPr>
        <w:pStyle w:val="Heading3"/>
      </w:pPr>
      <w:bookmarkStart w:id="10953" w:name="_Ref364595674"/>
      <w:bookmarkStart w:id="10954" w:name="_Ref424531728"/>
      <w:bookmarkStart w:id="10955" w:name="_Toc472818915"/>
      <w:bookmarkStart w:id="10956" w:name="_Toc235503493"/>
      <w:bookmarkStart w:id="10957" w:name="_Toc241509268"/>
      <w:bookmarkStart w:id="10958" w:name="_Toc244416755"/>
      <w:bookmarkStart w:id="10959" w:name="_Toc276631119"/>
      <w:bookmarkStart w:id="10960" w:name="_Toc368050708"/>
      <w:r w:rsidRPr="00E77497">
        <w:t>The Function Constructor</w:t>
      </w:r>
      <w:bookmarkEnd w:id="10947"/>
      <w:bookmarkEnd w:id="10948"/>
      <w:bookmarkEnd w:id="10949"/>
      <w:bookmarkEnd w:id="10950"/>
      <w:bookmarkEnd w:id="10951"/>
      <w:bookmarkEnd w:id="10953"/>
      <w:bookmarkEnd w:id="10954"/>
      <w:bookmarkEnd w:id="10955"/>
      <w:bookmarkEnd w:id="10956"/>
      <w:bookmarkEnd w:id="10957"/>
      <w:bookmarkEnd w:id="10958"/>
      <w:bookmarkEnd w:id="10959"/>
      <w:bookmarkEnd w:id="10960"/>
    </w:p>
    <w:p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10961" w:name="_Toc385672270"/>
      <w:bookmarkStart w:id="10962" w:name="_Toc393690384"/>
      <w:bookmarkStart w:id="10963" w:name="_Ref404501403"/>
      <w:r w:rsidR="00F659A8">
        <w:t xml:space="preserve"> However, if the </w:t>
      </w:r>
      <w:r w:rsidR="00F659A8" w:rsidRPr="00C255C0">
        <w:rPr>
          <w:b/>
          <w:bCs/>
        </w:rPr>
        <w:t>this</w:t>
      </w:r>
      <w:r w:rsidR="00F659A8">
        <w:t xml:space="preserve"> value value passed in the call is an Object with a</w:t>
      </w:r>
      <w:del w:id="10964" w:author="Rev 19 Allen Wirfs-Brock" w:date="2013-09-26T17:45:00Z">
        <w:r w:rsidR="00F659A8" w:rsidDel="0072639A">
          <w:delText>n</w:delText>
        </w:r>
      </w:del>
      <w:r w:rsidR="00F659A8">
        <w:t xml:space="preserve">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 xml:space="preserve">to perform constructor instance </w:t>
      </w:r>
      <w:del w:id="10965" w:author="Rev 19 Allen Wirfs-Brock" w:date="2013-09-27T10:27:00Z">
        <w:r w:rsidR="00F659A8" w:rsidDel="00D20BD7">
          <w:delText>initialization</w:delText>
        </w:r>
      </w:del>
      <w:ins w:id="10966" w:author="Rev 19 Allen Wirfs-Brock" w:date="2013-09-27T10:27:00Z">
        <w:r w:rsidR="00D20BD7">
          <w:t>initialisation</w:t>
        </w:r>
      </w:ins>
      <w:r w:rsidR="00F659A8">
        <w:t>.</w:t>
      </w:r>
    </w:p>
    <w:p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rsidR="004C02EF" w:rsidRPr="00E77497" w:rsidRDefault="004C02EF" w:rsidP="00D148E9">
      <w:pPr>
        <w:pStyle w:val="Heading4"/>
      </w:pPr>
      <w:bookmarkStart w:id="10967" w:name="_Ref365534017"/>
      <w:r w:rsidRPr="00E77497">
        <w:t xml:space="preserve">Function (p1, p2, </w:t>
      </w:r>
      <w:r w:rsidRPr="00E77497">
        <w:rPr>
          <w:snapToGrid w:val="0"/>
        </w:rPr>
        <w:t>…</w:t>
      </w:r>
      <w:r w:rsidRPr="00E77497">
        <w:t xml:space="preserve"> , pn, body</w:t>
      </w:r>
      <w:bookmarkEnd w:id="10961"/>
      <w:bookmarkEnd w:id="10962"/>
      <w:bookmarkEnd w:id="10963"/>
      <w:r w:rsidRPr="00E77497">
        <w:t>)</w:t>
      </w:r>
      <w:bookmarkEnd w:id="10967"/>
    </w:p>
    <w:p w:rsidR="004C02EF" w:rsidRPr="00E77497" w:rsidRDefault="004C02EF" w:rsidP="004C02EF">
      <w:bookmarkStart w:id="10968" w:name="_Toc382291611"/>
      <w:bookmarkEnd w:id="10952"/>
      <w:r w:rsidRPr="00E77497">
        <w:t>The last argument specifies the body (executable code) of a function; any preceding arguments specify formal parameters.</w:t>
      </w:r>
    </w:p>
    <w:p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rsidR="004C02EF" w:rsidRPr="00E77497" w:rsidRDefault="004C02EF" w:rsidP="00BE1C30">
      <w:pPr>
        <w:pStyle w:val="Alg4"/>
        <w:numPr>
          <w:ilvl w:val="0"/>
          <w:numId w:val="187"/>
        </w:numPr>
      </w:pPr>
      <w:r w:rsidRPr="00E77497">
        <w:lastRenderedPageBreak/>
        <w:t xml:space="preserve">Else </w:t>
      </w:r>
      <w:r w:rsidRPr="00E77497">
        <w:rPr>
          <w:i/>
        </w:rPr>
        <w:t>argCount</w:t>
      </w:r>
      <w:r w:rsidRPr="00E77497">
        <w:t xml:space="preserve"> &gt; 1</w:t>
      </w:r>
      <w:r w:rsidR="00BE1C30" w:rsidRPr="00E77497">
        <w:t>,</w:t>
      </w:r>
    </w:p>
    <w:p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rsidR="00296EE6" w:rsidRDefault="00296EE6" w:rsidP="00834A33">
      <w:pPr>
        <w:pStyle w:val="Alg4"/>
        <w:numPr>
          <w:ilvl w:val="1"/>
          <w:numId w:val="187"/>
        </w:numPr>
      </w:pPr>
      <w:r>
        <w:t>ReturnIfAbrupt(</w:t>
      </w:r>
      <w:r>
        <w:rPr>
          <w:i/>
        </w:rPr>
        <w:t>P</w:t>
      </w:r>
      <w:r>
        <w:t>).</w:t>
      </w:r>
    </w:p>
    <w:p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rsidR="00296EE6" w:rsidRDefault="00296EE6" w:rsidP="00834A33">
      <w:pPr>
        <w:pStyle w:val="Alg4"/>
        <w:numPr>
          <w:ilvl w:val="2"/>
          <w:numId w:val="187"/>
        </w:numPr>
      </w:pPr>
      <w:r>
        <w:t>ReturnIfAbrupt(</w:t>
      </w:r>
      <w:r w:rsidRPr="00B54236">
        <w:rPr>
          <w:i/>
        </w:rPr>
        <w:t>nextArgString</w:t>
      </w:r>
      <w:r>
        <w:t>).</w:t>
      </w:r>
    </w:p>
    <w:p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rsidR="00296EE6" w:rsidRDefault="00296EE6" w:rsidP="00296EE6">
      <w:pPr>
        <w:pStyle w:val="M4"/>
        <w:numPr>
          <w:ilvl w:val="0"/>
          <w:numId w:val="187"/>
        </w:numPr>
        <w:tabs>
          <w:tab w:val="num" w:pos="1721"/>
        </w:tabs>
        <w:spacing w:after="0"/>
      </w:pPr>
      <w:r>
        <w:t>ReturnIfAbrupt(</w:t>
      </w:r>
      <w:r>
        <w:rPr>
          <w:i/>
        </w:rPr>
        <w:t>bodyText</w:t>
      </w:r>
      <w:r>
        <w:t>).</w:t>
      </w:r>
    </w:p>
    <w:p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w:t>
      </w:r>
      <w:r w:rsidR="00A51D25">
        <w:t xml:space="preserve"> clause</w:t>
      </w:r>
      <w:r w:rsidR="00053DB6">
        <w:t xml:space="preserve"> </w:t>
      </w:r>
      <w:r w:rsidR="00A51D25">
        <w:fldChar w:fldCharType="begin"/>
      </w:r>
      <w:r w:rsidR="00A51D25">
        <w:instrText xml:space="preserve"> REF _Ref365480122 \r \h </w:instrText>
      </w:r>
      <w:r w:rsidR="00A51D25">
        <w:fldChar w:fldCharType="separate"/>
      </w:r>
      <w:r w:rsidR="00460CAC">
        <w:t>10</w:t>
      </w:r>
      <w:r w:rsidR="00A51D25">
        <w:fldChar w:fldCharType="end"/>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w:t>
      </w:r>
      <w:r w:rsidR="00A51D25">
        <w:t xml:space="preserve"> clause</w:t>
      </w:r>
      <w:r w:rsidR="00053DB6">
        <w:t xml:space="preserve"> </w:t>
      </w:r>
      <w:ins w:id="10969" w:author="Rev 19 Allen Wirfs-Brock" w:date="2013-09-27T10:51:00Z">
        <w:r w:rsidR="00C36B1B">
          <w:fldChar w:fldCharType="begin"/>
        </w:r>
        <w:r w:rsidR="00C36B1B">
          <w:instrText xml:space="preserve"> REF _Ref365480122 \r \h </w:instrText>
        </w:r>
      </w:ins>
      <w:r w:rsidR="00C36B1B">
        <w:fldChar w:fldCharType="separate"/>
      </w:r>
      <w:ins w:id="10970" w:author="Rev 19 Allen Wirfs-Brock" w:date="2013-09-27T13:07:00Z">
        <w:r w:rsidR="00460CAC">
          <w:t>10</w:t>
        </w:r>
      </w:ins>
      <w:ins w:id="10971" w:author="Rev 19 Allen Wirfs-Brock" w:date="2013-09-27T10:51:00Z">
        <w:r w:rsidR="00C36B1B">
          <w:fldChar w:fldCharType="end"/>
        </w:r>
      </w:ins>
      <w:del w:id="10972" w:author="Rev 19 Allen Wirfs-Brock" w:date="2013-09-27T10:51: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w:t>
      </w:r>
      <w:r w:rsidR="00A51D25">
        <w:fldChar w:fldCharType="begin"/>
      </w:r>
      <w:r w:rsidR="00A51D25">
        <w:instrText xml:space="preserve"> REF _Ref365547491 \r \h </w:instrText>
      </w:r>
      <w:r w:rsidR="00A51D25">
        <w:fldChar w:fldCharType="separate"/>
      </w:r>
      <w:ins w:id="10973" w:author="Rev 19 Allen Wirfs-Brock" w:date="2013-09-27T13:07:00Z">
        <w:r w:rsidR="00460CAC">
          <w:t>10.2.1</w:t>
        </w:r>
      </w:ins>
      <w:del w:id="10974" w:author="Rev 19 Allen Wirfs-Brock" w:date="2013-09-27T08:39:00Z">
        <w:r w:rsidR="00083CEC" w:rsidDel="009E7E9E">
          <w:delText>10.1.1</w:delText>
        </w:r>
      </w:del>
      <w:r w:rsidR="00A51D25">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rsidR="00120469" w:rsidRPr="001200B3" w:rsidRDefault="00120469" w:rsidP="001200B3">
      <w:pPr>
        <w:numPr>
          <w:ilvl w:val="1"/>
          <w:numId w:val="187"/>
        </w:numPr>
        <w:contextualSpacing/>
        <w:rPr>
          <w:rFonts w:ascii="Times New Roman" w:hAnsi="Times New Roman"/>
        </w:rPr>
      </w:pPr>
      <w:r>
        <w:rPr>
          <w:rFonts w:ascii="Times New Roman" w:hAnsi="Times New Roman"/>
        </w:rPr>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sidRPr="00F75B67">
        <w:rPr>
          <w:rFonts w:cs="Arial"/>
          <w:bCs/>
          <w:sz w:val="18"/>
        </w:rPr>
        <w:t>%</w:t>
      </w:r>
      <w:r w:rsidR="001200B3" w:rsidRPr="00F75B67">
        <w:rPr>
          <w:rFonts w:cs="Arial"/>
        </w:rPr>
        <w:t>FunctionPrototype%</w:t>
      </w:r>
      <w:r w:rsidR="001200B3">
        <w:rPr>
          <w:rFonts w:ascii="Times New Roman" w:hAnsi="Times New Roman"/>
        </w:rPr>
        <w:t>.</w:t>
      </w:r>
    </w:p>
    <w:p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Function("a,b", "c", "return a+b+c")</w:t>
      </w:r>
    </w:p>
    <w:p w:rsidR="00ED1E92" w:rsidRPr="00E77497" w:rsidRDefault="009F7037" w:rsidP="00211D41">
      <w:pPr>
        <w:pStyle w:val="Heading4"/>
      </w:pPr>
      <w:bookmarkStart w:id="10975" w:name="_Toc385672273"/>
      <w:bookmarkStart w:id="10976" w:name="_Toc393690387"/>
      <w:bookmarkStart w:id="10977" w:name="_Ref457709043"/>
      <w:bookmarkStart w:id="10978" w:name="_Toc472818917"/>
      <w:bookmarkStart w:id="10979" w:name="_Toc235503495"/>
      <w:bookmarkStart w:id="10980" w:name="_Toc241509270"/>
      <w:bookmarkStart w:id="10981" w:name="_Toc244416757"/>
      <w:bookmarkStart w:id="10982" w:name="_Toc276631121"/>
      <w:r>
        <w:t xml:space="preserve">new </w:t>
      </w:r>
      <w:r w:rsidRPr="00E77497">
        <w:t xml:space="preserve"> </w:t>
      </w:r>
      <w:r w:rsidR="00ED1E92" w:rsidRPr="00E77497">
        <w:t xml:space="preserve">Function </w:t>
      </w:r>
      <w:r>
        <w:t>( ... argumentsList)</w:t>
      </w:r>
    </w:p>
    <w:p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the newly created object.</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rsidR="00217B91" w:rsidRPr="00E77497" w:rsidRDefault="00217B91" w:rsidP="00217B91">
      <w:pPr>
        <w:pStyle w:val="Heading3"/>
      </w:pPr>
      <w:bookmarkStart w:id="10983" w:name="_Toc368050709"/>
      <w:r w:rsidRPr="00E77497">
        <w:lastRenderedPageBreak/>
        <w:t>Properties of the Function Constructor</w:t>
      </w:r>
      <w:bookmarkEnd w:id="10983"/>
    </w:p>
    <w:p w:rsidR="004C02EF" w:rsidRPr="00E77497" w:rsidRDefault="004C02EF" w:rsidP="006D4E23">
      <w:bookmarkStart w:id="10984" w:name="_Toc385672274"/>
      <w:bookmarkStart w:id="10985" w:name="_Ref393610728"/>
      <w:bookmarkStart w:id="10986" w:name="_Ref393614246"/>
      <w:bookmarkStart w:id="10987" w:name="_Toc393690388"/>
      <w:bookmarkStart w:id="10988" w:name="_Ref404501752"/>
      <w:bookmarkStart w:id="10989" w:name="_Ref404502250"/>
      <w:bookmarkStart w:id="10990" w:name="_Toc382291612"/>
      <w:bookmarkEnd w:id="10968"/>
      <w:bookmarkEnd w:id="10975"/>
      <w:bookmarkEnd w:id="10976"/>
      <w:bookmarkEnd w:id="10977"/>
      <w:bookmarkEnd w:id="10978"/>
      <w:bookmarkEnd w:id="10979"/>
      <w:bookmarkEnd w:id="10980"/>
      <w:bookmarkEnd w:id="10981"/>
      <w:bookmarkEnd w:id="10982"/>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3A1B18">
        <w:fldChar w:fldCharType="begin"/>
      </w:r>
      <w:r w:rsidR="003A1B18">
        <w:instrText xml:space="preserve"> REF _Ref359681817 \r \h </w:instrText>
      </w:r>
      <w:r w:rsidR="003A1B18">
        <w:fldChar w:fldCharType="separate"/>
      </w:r>
      <w:r w:rsidR="00460CAC">
        <w:t>19.2.3</w:t>
      </w:r>
      <w:r w:rsidR="003A1B18">
        <w:fldChar w:fldCharType="end"/>
      </w:r>
      <w:r w:rsidRPr="00E77497">
        <w:t>).</w:t>
      </w:r>
    </w:p>
    <w:p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rsidR="004C02EF" w:rsidRPr="00E77497" w:rsidRDefault="004C02EF" w:rsidP="004C02EF">
      <w:r w:rsidRPr="00E77497">
        <w:t>The Function constructor has the following properties:</w:t>
      </w:r>
    </w:p>
    <w:p w:rsidR="00844F19" w:rsidRPr="00E77497" w:rsidRDefault="00844F19" w:rsidP="00844F19">
      <w:pPr>
        <w:pStyle w:val="Heading4"/>
      </w:pPr>
      <w:bookmarkStart w:id="10991" w:name="_Ref424535839"/>
      <w:r w:rsidRPr="00E77497">
        <w:t>Function.length</w:t>
      </w:r>
    </w:p>
    <w:p w:rsidR="00844F19" w:rsidRPr="00E77497" w:rsidRDefault="00844F19" w:rsidP="00844F19">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4C02EF" w:rsidRPr="00E77497" w:rsidRDefault="004C02EF" w:rsidP="00D148E9">
      <w:pPr>
        <w:pStyle w:val="Heading4"/>
      </w:pPr>
      <w:r w:rsidRPr="00E77497">
        <w:t>Function.prototyp</w:t>
      </w:r>
      <w:bookmarkEnd w:id="10984"/>
      <w:bookmarkEnd w:id="10985"/>
      <w:bookmarkEnd w:id="10986"/>
      <w:bookmarkEnd w:id="10987"/>
      <w:bookmarkEnd w:id="10988"/>
      <w:bookmarkEnd w:id="10989"/>
      <w:r w:rsidRPr="00E77497">
        <w:t>e</w:t>
      </w:r>
      <w:bookmarkEnd w:id="10991"/>
    </w:p>
    <w:p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3A1B18">
        <w:fldChar w:fldCharType="begin"/>
      </w:r>
      <w:r w:rsidR="003A1B18">
        <w:instrText xml:space="preserve"> REF _Ref359681817 \r \h </w:instrText>
      </w:r>
      <w:r w:rsidR="003A1B18">
        <w:fldChar w:fldCharType="separate"/>
      </w:r>
      <w:r w:rsidR="00460CAC">
        <w:t>19.2.3</w:t>
      </w:r>
      <w:r w:rsidR="003A1B18">
        <w:fldChar w:fldCharType="end"/>
      </w:r>
      <w:r w:rsidRPr="00E77497">
        <w:t>).</w:t>
      </w:r>
      <w:bookmarkStart w:id="10992" w:name="_Toc385672275"/>
    </w:p>
    <w:p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10993" w:name="_Toc393690389"/>
    </w:p>
    <w:p w:rsidR="00EE16BD" w:rsidRPr="00A67AF2" w:rsidRDefault="00EE16BD" w:rsidP="00C84736">
      <w:pPr>
        <w:pStyle w:val="Heading4"/>
      </w:pPr>
      <w:bookmarkStart w:id="10994" w:name="_Toc385672276"/>
      <w:bookmarkStart w:id="10995" w:name="_Ref393609190"/>
      <w:bookmarkStart w:id="10996" w:name="_Toc393690390"/>
      <w:bookmarkStart w:id="10997" w:name="_Ref404501768"/>
      <w:bookmarkStart w:id="10998" w:name="_Ref424534100"/>
      <w:bookmarkStart w:id="10999" w:name="_Toc472818918"/>
      <w:bookmarkStart w:id="11000" w:name="_Toc235503496"/>
      <w:bookmarkStart w:id="11001" w:name="_Toc241509271"/>
      <w:bookmarkStart w:id="11002" w:name="_Toc244416758"/>
      <w:bookmarkStart w:id="11003" w:name="_Toc276631122"/>
      <w:bookmarkEnd w:id="10992"/>
      <w:bookmarkEnd w:id="10993"/>
      <w:r>
        <w:t>Function[ @@create ]</w:t>
      </w:r>
      <w:r w:rsidRPr="00A67AF2">
        <w:t xml:space="preserve"> (</w:t>
      </w:r>
      <w:r>
        <w:t xml:space="preserve"> </w:t>
      </w:r>
      <w:r w:rsidRPr="00A67AF2">
        <w:t>)</w:t>
      </w:r>
    </w:p>
    <w:p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EE16BD" w:rsidRDefault="00EE16BD"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rsidR="00217B91" w:rsidRPr="00E77497" w:rsidRDefault="00217B91" w:rsidP="00217B91">
      <w:pPr>
        <w:pStyle w:val="Heading3"/>
      </w:pPr>
      <w:bookmarkStart w:id="11004" w:name="_Ref359681817"/>
      <w:bookmarkStart w:id="11005" w:name="_Toc368050710"/>
      <w:r w:rsidRPr="00E77497">
        <w:t>Properties of the Function Prototype Object</w:t>
      </w:r>
      <w:bookmarkEnd w:id="11004"/>
      <w:bookmarkEnd w:id="11005"/>
    </w:p>
    <w:bookmarkEnd w:id="10990"/>
    <w:bookmarkEnd w:id="10994"/>
    <w:bookmarkEnd w:id="10995"/>
    <w:bookmarkEnd w:id="10996"/>
    <w:bookmarkEnd w:id="10997"/>
    <w:bookmarkEnd w:id="10998"/>
    <w:bookmarkEnd w:id="10999"/>
    <w:bookmarkEnd w:id="11000"/>
    <w:bookmarkEnd w:id="11001"/>
    <w:bookmarkEnd w:id="11002"/>
    <w:bookmarkEnd w:id="11003"/>
    <w:p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rsidR="00350D8E" w:rsidRDefault="00350D8E" w:rsidP="0082765F">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object %</w:t>
      </w:r>
      <w:r w:rsidRPr="00E77497">
        <w:t>Object</w:t>
      </w:r>
      <w:r w:rsidR="006D4E23">
        <w:t>P</w:t>
      </w:r>
      <w:r w:rsidRPr="00E77497">
        <w:t>rototype</w:t>
      </w:r>
      <w:r w:rsidR="006D4E23">
        <w:t>%</w:t>
      </w:r>
      <w:r w:rsidRPr="00E77497">
        <w:t xml:space="preserve"> (</w:t>
      </w:r>
      <w:r w:rsidR="003A1B18">
        <w:fldChar w:fldCharType="begin"/>
      </w:r>
      <w:r w:rsidR="003A1B18">
        <w:instrText xml:space="preserve"> REF _Ref360007187 \r \h </w:instrText>
      </w:r>
      <w:r w:rsidR="003A1B18">
        <w:fldChar w:fldCharType="separate"/>
      </w:r>
      <w:r w:rsidR="00460CAC">
        <w:t>19.1.4</w:t>
      </w:r>
      <w:r w:rsidR="003A1B18">
        <w:fldChar w:fldCharType="end"/>
      </w:r>
      <w:r w:rsidRPr="00E77497">
        <w:t xml:space="preserve">). The initial value of the [[Extensible]] internal </w:t>
      </w:r>
      <w:r w:rsidR="00B77A5C">
        <w:t xml:space="preserve">data </w:t>
      </w:r>
      <w:r w:rsidRPr="00E77497">
        <w:t xml:space="preserve">property of the Function prototype object is </w:t>
      </w:r>
      <w:r w:rsidRPr="00E77497">
        <w:rPr>
          <w:b/>
        </w:rPr>
        <w:t>true</w:t>
      </w:r>
      <w:r w:rsidRPr="00E77497">
        <w:t>.</w:t>
      </w:r>
    </w:p>
    <w:p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rsidR="004C02EF" w:rsidRPr="00E77497" w:rsidRDefault="004C02EF" w:rsidP="004C02EF">
      <w:bookmarkStart w:id="11006" w:name="_Toc385672277"/>
      <w:bookmarkStart w:id="11007" w:name="_Toc393690391"/>
      <w:bookmarkStart w:id="11008"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rsidR="00844F19" w:rsidRPr="00E77497" w:rsidRDefault="00844F19" w:rsidP="00844F19">
      <w:pPr>
        <w:pStyle w:val="Heading4"/>
        <w:rPr>
          <w:snapToGrid w:val="0"/>
        </w:rPr>
      </w:pPr>
      <w:bookmarkStart w:id="11009" w:name="_Ref366133712"/>
      <w:r w:rsidRPr="00E77497">
        <w:rPr>
          <w:snapToGrid w:val="0"/>
        </w:rPr>
        <w:t>Function.prototype.apply (thisArg, argArray)</w:t>
      </w:r>
      <w:bookmarkEnd w:id="11009"/>
    </w:p>
    <w:p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rsidR="00844F19" w:rsidRPr="00E77497" w:rsidRDefault="00844F19" w:rsidP="00844F19">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844F19" w:rsidRPr="00E77497" w:rsidRDefault="00844F19" w:rsidP="00844F19">
      <w:pPr>
        <w:pStyle w:val="Alg4"/>
        <w:numPr>
          <w:ilvl w:val="0"/>
          <w:numId w:val="1525"/>
        </w:numPr>
      </w:pPr>
      <w:r w:rsidRPr="00E77497">
        <w:lastRenderedPageBreak/>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rsidR="00844F19" w:rsidRPr="00E77497" w:rsidRDefault="00844F19" w:rsidP="00844F19">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rsidR="00844F19" w:rsidRPr="00E77497" w:rsidRDefault="00844F19" w:rsidP="00844F19">
      <w:pPr>
        <w:pStyle w:val="Alg4"/>
        <w:numPr>
          <w:ilvl w:val="0"/>
          <w:numId w:val="152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rsidR="00844F19" w:rsidRPr="00E77497" w:rsidRDefault="00844F19" w:rsidP="00844F19">
      <w:pPr>
        <w:pStyle w:val="Alg4"/>
        <w:numPr>
          <w:ilvl w:val="0"/>
          <w:numId w:val="1525"/>
        </w:numPr>
      </w:pPr>
      <w:r>
        <w:t>ReturnIfAbrupt(</w:t>
      </w:r>
      <w:r w:rsidRPr="00E77497">
        <w:rPr>
          <w:i/>
        </w:rPr>
        <w:t>argList</w:t>
      </w:r>
      <w:r>
        <w:t xml:space="preserve"> ).</w:t>
      </w:r>
    </w:p>
    <w:p w:rsidR="00844F19" w:rsidRPr="00E77497" w:rsidRDefault="00844F19" w:rsidP="00844F19">
      <w:pPr>
        <w:pStyle w:val="Alg4"/>
        <w:numPr>
          <w:ilvl w:val="0"/>
          <w:numId w:val="1525"/>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ins w:id="11010" w:author="Rev 19 Allen Wirfs-Brock" w:date="2013-09-26T17:38:00Z">
        <w:r w:rsidR="0072639A">
          <w:t>n</w:t>
        </w:r>
      </w:ins>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844F19" w:rsidRPr="00E77497" w:rsidRDefault="00844F19" w:rsidP="00844F19">
      <w:pPr>
        <w:pStyle w:val="Heading4"/>
      </w:pPr>
      <w:bookmarkStart w:id="11011" w:name="_Ref366066682"/>
      <w:r w:rsidRPr="00E77497">
        <w:t>Function.prototype.bind (thisArg [, arg1 [, arg2, …]])</w:t>
      </w:r>
      <w:bookmarkEnd w:id="11011"/>
    </w:p>
    <w:p w:rsidR="00844F19" w:rsidRPr="00E77497" w:rsidRDefault="00844F19" w:rsidP="00844F19">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rsidR="00844F19" w:rsidRPr="00E77497" w:rsidRDefault="00844F19" w:rsidP="00844F19">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rsidR="00844F19" w:rsidRPr="00E77497" w:rsidRDefault="00844F19" w:rsidP="00844F19">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rsidR="00844F19" w:rsidRPr="00E77497" w:rsidRDefault="00844F19" w:rsidP="00844F19">
      <w:pPr>
        <w:pStyle w:val="Alg4"/>
        <w:numPr>
          <w:ilvl w:val="0"/>
          <w:numId w:val="190"/>
        </w:numPr>
      </w:pPr>
      <w:r w:rsidRPr="00E77497">
        <w:t xml:space="preserve">Let </w:t>
      </w:r>
      <w:r w:rsidRPr="00E77497">
        <w:rPr>
          <w:i/>
        </w:rPr>
        <w:t xml:space="preserve">A </w:t>
      </w:r>
      <w:r w:rsidRPr="00E77497">
        <w:t xml:space="preserve">be a new (possibly empty) internal list </w:t>
      </w:r>
      <w:r>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rsidR="00844F19" w:rsidRPr="00E77497" w:rsidRDefault="00844F19" w:rsidP="00844F19">
      <w:pPr>
        <w:pStyle w:val="Alg4"/>
        <w:numPr>
          <w:ilvl w:val="0"/>
          <w:numId w:val="190"/>
        </w:numPr>
      </w:pPr>
      <w:r w:rsidRPr="00E77497">
        <w:t xml:space="preserve">Let </w:t>
      </w:r>
      <w:r w:rsidRPr="00E77497">
        <w:rPr>
          <w:i/>
        </w:rPr>
        <w:t>F</w:t>
      </w:r>
      <w:r w:rsidRPr="00E77497">
        <w:t xml:space="preserve"> be </w:t>
      </w:r>
      <w:r>
        <w:t xml:space="preserve">the result of the abstract operation BoundFunctionCreate with arguments </w:t>
      </w:r>
      <w:r w:rsidRPr="00E77497">
        <w:rPr>
          <w:i/>
        </w:rPr>
        <w:t>Target</w:t>
      </w:r>
      <w:r>
        <w:rPr>
          <w:iCs/>
        </w:rPr>
        <w:t xml:space="preserve">, </w:t>
      </w:r>
      <w:r w:rsidRPr="00E77497">
        <w:rPr>
          <w:i/>
        </w:rPr>
        <w:t>thisArg</w:t>
      </w:r>
      <w:r>
        <w:rPr>
          <w:iCs/>
        </w:rPr>
        <w:t xml:space="preserve">, and </w:t>
      </w:r>
      <w:r w:rsidRPr="00E77497">
        <w:t xml:space="preserve"> </w:t>
      </w:r>
      <w:r w:rsidRPr="00E77497">
        <w:rPr>
          <w:i/>
        </w:rPr>
        <w:t>A</w:t>
      </w:r>
      <w:r w:rsidRPr="00E77497">
        <w:t>.</w:t>
      </w:r>
    </w:p>
    <w:p w:rsidR="00844F19" w:rsidRPr="00E77497" w:rsidRDefault="00844F19" w:rsidP="00844F19">
      <w:pPr>
        <w:pStyle w:val="Alg4"/>
        <w:numPr>
          <w:ilvl w:val="0"/>
          <w:numId w:val="190"/>
        </w:numPr>
      </w:pPr>
      <w:commentRangeStart w:id="11012"/>
      <w:r w:rsidRPr="00E77497">
        <w:t xml:space="preserve">If </w:t>
      </w:r>
      <w:r w:rsidRPr="00E77497">
        <w:rPr>
          <w:i/>
        </w:rPr>
        <w:t xml:space="preserve">Target </w:t>
      </w:r>
      <w:r w:rsidRPr="00E77497">
        <w:t xml:space="preserve">has </w:t>
      </w:r>
      <w:r>
        <w:t>a</w:t>
      </w:r>
      <w:r w:rsidRPr="00E77497">
        <w:t xml:space="preserve"> </w:t>
      </w:r>
      <w:r>
        <w:t>[[BoundTargetFunction]]</w:t>
      </w:r>
      <w:r w:rsidRPr="00E77497">
        <w:t xml:space="preserve"> internal </w:t>
      </w:r>
      <w:r>
        <w:t xml:space="preserve">data </w:t>
      </w:r>
      <w:r w:rsidRPr="00E77497">
        <w:t>property, then</w:t>
      </w:r>
    </w:p>
    <w:p w:rsidR="00844F19" w:rsidRDefault="00844F19" w:rsidP="00844F19">
      <w:pPr>
        <w:pStyle w:val="Alg4"/>
        <w:numPr>
          <w:ilvl w:val="1"/>
          <w:numId w:val="190"/>
        </w:numPr>
      </w:pPr>
      <w:r>
        <w:t xml:space="preserve">Let </w:t>
      </w:r>
      <w:r w:rsidRPr="009C14D5">
        <w:rPr>
          <w:i/>
        </w:rPr>
        <w:t>targetLen</w:t>
      </w:r>
      <w:r>
        <w:t xml:space="preserve"> be the result of Get(</w:t>
      </w:r>
      <w:r w:rsidRPr="009C14D5">
        <w:rPr>
          <w:i/>
        </w:rPr>
        <w:t>Target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844B9F">
        <w:rPr>
          <w:bCs/>
        </w:rPr>
        <w:t>)</w:t>
      </w:r>
      <w:r>
        <w:t>.</w:t>
      </w:r>
    </w:p>
    <w:p w:rsidR="00844F19" w:rsidRDefault="00844F19" w:rsidP="00844F19">
      <w:pPr>
        <w:pStyle w:val="Alg4"/>
        <w:numPr>
          <w:ilvl w:val="1"/>
          <w:numId w:val="190"/>
        </w:numPr>
      </w:pPr>
      <w:r>
        <w:t>ReturnIfAbrupt(</w:t>
      </w:r>
      <w:r>
        <w:rPr>
          <w:i/>
        </w:rPr>
        <w:t>targetLen</w:t>
      </w:r>
      <w:r>
        <w:t>).</w:t>
      </w:r>
    </w:p>
    <w:p w:rsidR="00844F19" w:rsidRPr="00E77497" w:rsidRDefault="00844F19" w:rsidP="00844F19">
      <w:pPr>
        <w:pStyle w:val="Alg4"/>
        <w:numPr>
          <w:ilvl w:val="1"/>
          <w:numId w:val="190"/>
        </w:numPr>
      </w:pPr>
      <w:r w:rsidRPr="00E77497">
        <w:t xml:space="preserve">Let </w:t>
      </w:r>
      <w:r w:rsidRPr="00E77497">
        <w:rPr>
          <w:i/>
        </w:rPr>
        <w:t xml:space="preserve">L </w:t>
      </w:r>
      <w:r w:rsidRPr="00E77497">
        <w:t>be</w:t>
      </w:r>
      <w:r>
        <w:t xml:space="preserve"> the larger of 0 and the result of</w:t>
      </w:r>
      <w:r w:rsidRPr="00E77497">
        <w:t xml:space="preserve"> </w:t>
      </w:r>
      <w:r w:rsidRPr="009C14D5">
        <w:rPr>
          <w:i/>
        </w:rPr>
        <w:t>targetLen</w:t>
      </w:r>
      <w:r w:rsidRPr="00E77497">
        <w:rPr>
          <w:i/>
        </w:rPr>
        <w:t xml:space="preserve"> </w:t>
      </w:r>
      <w:r w:rsidRPr="00E77497">
        <w:t xml:space="preserve">minus the </w:t>
      </w:r>
      <w:r>
        <w:t>number of elements</w:t>
      </w:r>
      <w:r w:rsidRPr="00E77497">
        <w:t xml:space="preserve"> of </w:t>
      </w:r>
      <w:r w:rsidRPr="00E77497">
        <w:rPr>
          <w:i/>
        </w:rPr>
        <w:t>A</w:t>
      </w:r>
      <w:r w:rsidRPr="00E77497">
        <w:t>.</w:t>
      </w:r>
    </w:p>
    <w:p w:rsidR="00844F19" w:rsidRPr="00E77497" w:rsidRDefault="00844F19" w:rsidP="00844F19">
      <w:pPr>
        <w:pStyle w:val="Alg4"/>
        <w:numPr>
          <w:ilvl w:val="0"/>
          <w:numId w:val="190"/>
        </w:numPr>
      </w:pPr>
      <w:r w:rsidRPr="00E77497">
        <w:t xml:space="preserve">Else </w:t>
      </w:r>
      <w:r>
        <w:t>l</w:t>
      </w:r>
      <w:r w:rsidRPr="00E77497">
        <w:t>et</w:t>
      </w:r>
      <w:r w:rsidRPr="0075737E">
        <w:rPr>
          <w:i/>
        </w:rPr>
        <w:t xml:space="preserve"> </w:t>
      </w:r>
      <w:r w:rsidRPr="00E77497">
        <w:rPr>
          <w:i/>
        </w:rPr>
        <w:t>L</w:t>
      </w:r>
      <w:r w:rsidRPr="00E77497">
        <w:t xml:space="preserve"> </w:t>
      </w:r>
      <w:r>
        <w:t>be</w:t>
      </w:r>
      <w:r w:rsidRPr="00E77497">
        <w:t xml:space="preserve"> 0.</w:t>
      </w:r>
      <w:commentRangeEnd w:id="11012"/>
      <w:r>
        <w:rPr>
          <w:rStyle w:val="CommentReference"/>
          <w:rFonts w:ascii="Arial" w:eastAsia="MS Mincho" w:hAnsi="Arial"/>
          <w:spacing w:val="0"/>
          <w:lang w:eastAsia="ja-JP"/>
        </w:rPr>
        <w:commentReference w:id="11012"/>
      </w:r>
    </w:p>
    <w:p w:rsidR="00844F19" w:rsidRDefault="00844F19" w:rsidP="00844F19">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rsidR="00844F19" w:rsidRDefault="00844F19" w:rsidP="00844F19">
      <w:pPr>
        <w:pStyle w:val="Alg4"/>
        <w:numPr>
          <w:ilvl w:val="0"/>
          <w:numId w:val="190"/>
        </w:numPr>
      </w:pPr>
      <w:r>
        <w:t xml:space="preserve">Perform the </w:t>
      </w:r>
      <w:r w:rsidRPr="003C404E">
        <w:rPr>
          <w:bCs/>
        </w:rPr>
        <w:t>AddRestrictedFunctionProperties abstract operat</w:t>
      </w:r>
      <w:r>
        <w:rPr>
          <w:bCs/>
        </w:rPr>
        <w:t>ion</w:t>
      </w:r>
      <w:r w:rsidRPr="003C404E">
        <w:rPr>
          <w:bCs/>
        </w:rPr>
        <w:t xml:space="preserve"> with argument </w:t>
      </w:r>
      <w:r w:rsidRPr="003C404E">
        <w:rPr>
          <w:bCs/>
          <w:i/>
          <w:iCs/>
        </w:rPr>
        <w:t>F</w:t>
      </w:r>
      <w:r w:rsidRPr="003C404E">
        <w:rPr>
          <w:bCs/>
        </w:rPr>
        <w:t>.</w:t>
      </w:r>
    </w:p>
    <w:p w:rsidR="00844F19" w:rsidRPr="00E77497" w:rsidRDefault="00844F19" w:rsidP="00844F19">
      <w:pPr>
        <w:pStyle w:val="Alg4"/>
        <w:numPr>
          <w:ilvl w:val="0"/>
          <w:numId w:val="190"/>
        </w:numPr>
        <w:spacing w:after="120"/>
      </w:pPr>
      <w:r w:rsidRPr="00E77497">
        <w:t xml:space="preserve">Return </w:t>
      </w:r>
      <w:r w:rsidRPr="00E77497">
        <w:rPr>
          <w:i/>
        </w:rPr>
        <w:t>F</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rsidR="00844F19" w:rsidRPr="00E77497" w:rsidRDefault="00844F19" w:rsidP="00844F19">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rsidR="00844F19" w:rsidRPr="00E77497" w:rsidRDefault="00844F19" w:rsidP="00844F19">
      <w:pPr>
        <w:pStyle w:val="Heading4"/>
        <w:rPr>
          <w:snapToGrid w:val="0"/>
        </w:rPr>
      </w:pPr>
      <w:bookmarkStart w:id="11013" w:name="_Ref366133695"/>
      <w:r w:rsidRPr="00E77497">
        <w:rPr>
          <w:snapToGrid w:val="0"/>
        </w:rPr>
        <w:t>Function.prototype.call (thisArg [ , arg1 [ , arg2, … ] ] )</w:t>
      </w:r>
      <w:bookmarkEnd w:id="11013"/>
    </w:p>
    <w:p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rsidR="00844F19" w:rsidRPr="00E77497" w:rsidRDefault="00844F19" w:rsidP="00844F19">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844F19" w:rsidRPr="00E77497" w:rsidRDefault="00844F19" w:rsidP="00844F19">
      <w:pPr>
        <w:pStyle w:val="Alg4"/>
        <w:numPr>
          <w:ilvl w:val="0"/>
          <w:numId w:val="189"/>
        </w:numPr>
      </w:pPr>
      <w:r w:rsidRPr="00E77497">
        <w:t xml:space="preserve">Let </w:t>
      </w:r>
      <w:r w:rsidRPr="00E77497">
        <w:rPr>
          <w:i/>
        </w:rPr>
        <w:t>argList</w:t>
      </w:r>
      <w:r w:rsidRPr="00E77497">
        <w:t xml:space="preserve"> be an empty List.</w:t>
      </w:r>
    </w:p>
    <w:p w:rsidR="00844F19" w:rsidRPr="00E77497" w:rsidRDefault="00844F19" w:rsidP="00844F19">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rsidR="00844F19" w:rsidRPr="00E77497" w:rsidRDefault="00844F19" w:rsidP="00844F19">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ins w:id="11014" w:author="Rev 19 Allen Wirfs-Brock" w:date="2013-09-26T17:38:00Z">
        <w:r w:rsidR="0072639A">
          <w:t>n</w:t>
        </w:r>
      </w:ins>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pPr>
      <w:r w:rsidRPr="00E77497">
        <w:t>Function.prototype.constructo</w:t>
      </w:r>
      <w:bookmarkEnd w:id="11006"/>
      <w:bookmarkEnd w:id="11007"/>
      <w:r w:rsidRPr="00E77497">
        <w:t>r</w:t>
      </w:r>
    </w:p>
    <w:p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11015" w:name="_Toc385672278"/>
      <w:bookmarkStart w:id="11016" w:name="_Toc393690392"/>
    </w:p>
    <w:p w:rsidR="004C02EF" w:rsidRPr="00E77497" w:rsidRDefault="004C02EF" w:rsidP="00D148E9">
      <w:pPr>
        <w:pStyle w:val="Heading4"/>
      </w:pPr>
      <w:bookmarkStart w:id="11017" w:name="_Ref455972201"/>
      <w:r w:rsidRPr="00E77497">
        <w:lastRenderedPageBreak/>
        <w:tab/>
        <w:t>Function.prototype.toString</w:t>
      </w:r>
      <w:bookmarkEnd w:id="11015"/>
      <w:bookmarkEnd w:id="11016"/>
      <w:r w:rsidRPr="00E77497">
        <w:t xml:space="preserve"> ( )</w:t>
      </w:r>
      <w:bookmarkEnd w:id="11017"/>
    </w:p>
    <w:p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11018" w:name="_Toc385672279"/>
      <w:r w:rsidR="00D60B5E">
        <w:t xml:space="preserve"> </w:t>
      </w:r>
    </w:p>
    <w:p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E74C84">
        <w:rPr>
          <w:rFonts w:asciiTheme="majorBidi" w:hAnsiTheme="majorBidi" w:cstheme="majorBidi"/>
          <w:b/>
          <w:bCs/>
        </w:rPr>
        <w:t>SyntaxError</w:t>
      </w:r>
      <w:r w:rsidR="00767169">
        <w:t xml:space="preserve"> exception.</w:t>
      </w:r>
    </w:p>
    <w:p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w:t>
      </w:r>
      <w:del w:id="11019" w:author="Rev 19 Allen Wirfs-Brock" w:date="2013-09-27T10:36:00Z">
        <w:r w:rsidRPr="00E77497" w:rsidDel="00540AE6">
          <w:delText xml:space="preserve">is not a </w:delText>
        </w:r>
      </w:del>
      <w:r w:rsidR="00D60B5E">
        <w:t>does not have a [[Call]] internal method.</w:t>
      </w:r>
      <w:r w:rsidRPr="00E77497">
        <w:t xml:space="preserve"> Therefore, it cannot be transferred to other kinds of objects for use as a method.</w:t>
      </w:r>
      <w:bookmarkStart w:id="11020" w:name="_Toc385672280"/>
      <w:bookmarkStart w:id="11021" w:name="_Toc393690393"/>
      <w:bookmarkEnd w:id="11018"/>
    </w:p>
    <w:p w:rsidR="00AF41E6" w:rsidRPr="00A67AF2" w:rsidRDefault="00616106" w:rsidP="00AF41E6">
      <w:pPr>
        <w:pStyle w:val="Heading4"/>
      </w:pPr>
      <w:bookmarkStart w:id="11022" w:name="_Ref457710564"/>
      <w:bookmarkStart w:id="11023" w:name="_Toc472818919"/>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A34FFC" w:rsidRDefault="00A34FFC" w:rsidP="000430FA">
      <w:pPr>
        <w:pStyle w:val="Note"/>
      </w:pPr>
      <w:r>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rsidR="00762D1A" w:rsidRPr="00A67AF2" w:rsidRDefault="00616106" w:rsidP="00AF41E6">
      <w:pPr>
        <w:pStyle w:val="Heading4"/>
      </w:pPr>
      <w:r>
        <w:t>Function.prototype[</w:t>
      </w:r>
      <w:r w:rsidR="00762D1A">
        <w:t>@@h</w:t>
      </w:r>
      <w:r w:rsidR="00762D1A" w:rsidRPr="00A67AF2">
        <w:t>asInstance</w:t>
      </w:r>
      <w:r>
        <w:t>]</w:t>
      </w:r>
      <w:r w:rsidR="00762D1A" w:rsidRPr="00A67AF2">
        <w:t xml:space="preserve"> (V)</w:t>
      </w:r>
    </w:p>
    <w:p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rsidR="007C7373" w:rsidRDefault="007C7373" w:rsidP="001B2656">
      <w:r w:rsidRPr="00E77497">
        <w:t xml:space="preserve">This property has the attributes { [[Writable]]: </w:t>
      </w:r>
      <w:r w:rsidR="001B2656" w:rsidRPr="00E74C84">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del w:id="11024" w:author="Rev 19 Allen Wirfs-Brock" w:date="2013-09-12T17:18:00Z">
        <w:r w:rsidR="001B2656" w:rsidDel="007E4291">
          <w:rPr>
            <w:rFonts w:ascii="Times New Roman" w:eastAsia="Times New Roman" w:hAnsi="Times New Roman"/>
            <w:b/>
            <w:spacing w:val="6"/>
            <w:lang w:eastAsia="en-US"/>
          </w:rPr>
          <w:delText>true</w:delText>
        </w:r>
        <w:r w:rsidRPr="00E77497" w:rsidDel="007E4291">
          <w:delText xml:space="preserve"> </w:delText>
        </w:r>
      </w:del>
      <w:ins w:id="11025" w:author="Rev 19 Allen Wirfs-Brock" w:date="2013-09-12T17:18:00Z">
        <w:r w:rsidR="007E4291">
          <w:rPr>
            <w:rFonts w:ascii="Times New Roman" w:eastAsia="Times New Roman" w:hAnsi="Times New Roman"/>
            <w:b/>
            <w:spacing w:val="6"/>
            <w:lang w:eastAsia="en-US"/>
          </w:rPr>
          <w:t>false</w:t>
        </w:r>
        <w:r w:rsidR="007E4291" w:rsidRPr="00E77497">
          <w:t xml:space="preserve"> </w:t>
        </w:r>
      </w:ins>
      <w:r w:rsidRPr="00E77497">
        <w:t>}.</w:t>
      </w:r>
    </w:p>
    <w:p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rsidR="006264BA" w:rsidRDefault="006264BA" w:rsidP="0060375B">
      <w:pPr>
        <w:pStyle w:val="Note"/>
        <w:contextualSpacing/>
      </w:pPr>
      <w:r>
        <w:tab/>
      </w:r>
      <w:r w:rsidRPr="0060375B">
        <w:rPr>
          <w:rFonts w:ascii="Courier New" w:hAnsi="Courier New" w:cs="Courier New"/>
          <w:b/>
          <w:bCs/>
        </w:rPr>
        <w:t>v instanceof F</w:t>
      </w:r>
      <w:r>
        <w:t xml:space="preserve"> </w:t>
      </w:r>
    </w:p>
    <w:p w:rsidR="006264BA" w:rsidRDefault="006264BA" w:rsidP="0060375B">
      <w:pPr>
        <w:pStyle w:val="Note"/>
        <w:contextualSpacing/>
      </w:pPr>
      <w:r>
        <w:t>evaluates as</w:t>
      </w:r>
    </w:p>
    <w:p w:rsidR="006264BA" w:rsidRDefault="006264BA" w:rsidP="0060375B">
      <w:pPr>
        <w:pStyle w:val="Note"/>
        <w:contextualSpacing/>
      </w:pPr>
      <w:r>
        <w:tab/>
      </w:r>
      <w:r w:rsidRPr="0060375B">
        <w:rPr>
          <w:rFonts w:ascii="Courier New" w:hAnsi="Courier New" w:cs="Courier New"/>
          <w:b/>
          <w:bCs/>
        </w:rPr>
        <w:t>F[@@hasInstance](v)</w:t>
      </w:r>
    </w:p>
    <w:p w:rsidR="006264BA" w:rsidRDefault="006264BA" w:rsidP="0060375B">
      <w:pPr>
        <w:pStyle w:val="Note"/>
        <w:contextualSpacing/>
      </w:pPr>
      <w:r>
        <w:t xml:space="preserve">A constructor function can control which objects are </w:t>
      </w:r>
      <w:del w:id="11026" w:author="Rev 19 Allen Wirfs-Brock" w:date="2013-09-27T10:37:00Z">
        <w:r w:rsidDel="00540AE6">
          <w:delText xml:space="preserve">recoginze </w:delText>
        </w:r>
      </w:del>
      <w:ins w:id="11027" w:author="Rev 19 Allen Wirfs-Brock" w:date="2013-09-27T10:37:00Z">
        <w:r w:rsidR="00540AE6">
          <w:t xml:space="preserve">recognized </w:t>
        </w:r>
      </w:ins>
      <w:r w:rsidR="0060375B">
        <w:t xml:space="preserve">as its instances </w:t>
      </w:r>
      <w:r>
        <w:t>b</w:t>
      </w:r>
      <w:r w:rsidR="0060375B">
        <w:t>y</w:t>
      </w:r>
      <w:r>
        <w:t xml:space="preserve"> </w:t>
      </w:r>
      <w:r w:rsidRPr="0060375B">
        <w:rPr>
          <w:rFonts w:ascii="Courier New" w:hAnsi="Courier New" w:cs="Courier New"/>
          <w:b/>
          <w:bCs/>
        </w:rPr>
        <w:t>instanceof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rsidR="007C7373" w:rsidRDefault="007C7373" w:rsidP="007C7373">
      <w:pPr>
        <w:pStyle w:val="Note"/>
        <w:contextualSpacing/>
      </w:pPr>
    </w:p>
    <w:p w:rsidR="007C7373" w:rsidRPr="007C7373" w:rsidRDefault="007C7373" w:rsidP="00197BED">
      <w:pPr>
        <w:pStyle w:val="Note"/>
      </w:pPr>
      <w:r>
        <w:t>This property is non-writable and non-configurable to prevent tampering that could be used to globally expose the target function of a bound function.</w:t>
      </w:r>
    </w:p>
    <w:p w:rsidR="004C02EF" w:rsidRPr="00E77497" w:rsidRDefault="004C02EF" w:rsidP="00701FF4">
      <w:pPr>
        <w:pStyle w:val="Heading3"/>
      </w:pPr>
      <w:bookmarkStart w:id="11028" w:name="_Toc361663680"/>
      <w:bookmarkStart w:id="11029" w:name="_Toc361665521"/>
      <w:bookmarkStart w:id="11030" w:name="_Toc361667361"/>
      <w:bookmarkStart w:id="11031" w:name="_Toc361669190"/>
      <w:bookmarkStart w:id="11032" w:name="_Toc364935234"/>
      <w:bookmarkStart w:id="11033" w:name="_Toc365474525"/>
      <w:bookmarkStart w:id="11034" w:name="_Toc365639204"/>
      <w:bookmarkStart w:id="11035" w:name="_Toc361663681"/>
      <w:bookmarkStart w:id="11036" w:name="_Toc361665522"/>
      <w:bookmarkStart w:id="11037" w:name="_Toc361667362"/>
      <w:bookmarkStart w:id="11038" w:name="_Toc361669191"/>
      <w:bookmarkStart w:id="11039" w:name="_Toc364935235"/>
      <w:bookmarkStart w:id="11040" w:name="_Toc365474526"/>
      <w:bookmarkStart w:id="11041" w:name="_Toc365639205"/>
      <w:bookmarkStart w:id="11042" w:name="_Toc361663682"/>
      <w:bookmarkStart w:id="11043" w:name="_Toc361665523"/>
      <w:bookmarkStart w:id="11044" w:name="_Toc361667363"/>
      <w:bookmarkStart w:id="11045" w:name="_Toc361669192"/>
      <w:bookmarkStart w:id="11046" w:name="_Toc364935236"/>
      <w:bookmarkStart w:id="11047" w:name="_Toc365474527"/>
      <w:bookmarkStart w:id="11048" w:name="_Toc365639206"/>
      <w:bookmarkStart w:id="11049" w:name="_Toc361663683"/>
      <w:bookmarkStart w:id="11050" w:name="_Toc361665524"/>
      <w:bookmarkStart w:id="11051" w:name="_Toc361667364"/>
      <w:bookmarkStart w:id="11052" w:name="_Toc361669193"/>
      <w:bookmarkStart w:id="11053" w:name="_Toc364935237"/>
      <w:bookmarkStart w:id="11054" w:name="_Toc365474528"/>
      <w:bookmarkStart w:id="11055" w:name="_Toc365639207"/>
      <w:bookmarkStart w:id="11056" w:name="_Toc361663684"/>
      <w:bookmarkStart w:id="11057" w:name="_Toc361665525"/>
      <w:bookmarkStart w:id="11058" w:name="_Toc361667365"/>
      <w:bookmarkStart w:id="11059" w:name="_Toc361669194"/>
      <w:bookmarkStart w:id="11060" w:name="_Toc364935238"/>
      <w:bookmarkStart w:id="11061" w:name="_Toc365474529"/>
      <w:bookmarkStart w:id="11062" w:name="_Toc365639208"/>
      <w:bookmarkStart w:id="11063" w:name="_Toc235503497"/>
      <w:bookmarkStart w:id="11064" w:name="_Toc241509272"/>
      <w:bookmarkStart w:id="11065" w:name="_Toc244416759"/>
      <w:bookmarkStart w:id="11066" w:name="_Toc276631123"/>
      <w:bookmarkStart w:id="11067" w:name="_Toc368050711"/>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r w:rsidRPr="00E77497">
        <w:t>Function Instance</w:t>
      </w:r>
      <w:bookmarkEnd w:id="11008"/>
      <w:bookmarkEnd w:id="11020"/>
      <w:bookmarkEnd w:id="11021"/>
      <w:r w:rsidRPr="00E77497">
        <w:t>s</w:t>
      </w:r>
      <w:bookmarkEnd w:id="11022"/>
      <w:bookmarkEnd w:id="11023"/>
      <w:bookmarkEnd w:id="11063"/>
      <w:bookmarkEnd w:id="11064"/>
      <w:bookmarkEnd w:id="11065"/>
      <w:bookmarkEnd w:id="11066"/>
      <w:bookmarkEnd w:id="11067"/>
    </w:p>
    <w:p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11068" w:name="_Toc385672281"/>
      <w:bookmarkStart w:id="11069" w:name="_Toc393690394"/>
      <w:r w:rsidRPr="00E77497">
        <w:t>propert</w:t>
      </w:r>
      <w:r>
        <w:t>ies list</w:t>
      </w:r>
      <w:r w:rsidR="00AE5A4B">
        <w:t>ed</w:t>
      </w:r>
      <w:r>
        <w:t xml:space="preserve"> in</w:t>
      </w:r>
      <w:r w:rsidR="0023289A">
        <w:t xml:space="preserve"> </w:t>
      </w:r>
      <w:r w:rsidR="0023289A">
        <w:fldChar w:fldCharType="begin"/>
      </w:r>
      <w:r w:rsidR="0023289A">
        <w:instrText xml:space="preserve"> REF _Ref365644826 \h </w:instrText>
      </w:r>
      <w:r w:rsidR="0023289A">
        <w:fldChar w:fldCharType="separate"/>
      </w:r>
      <w:r w:rsidR="00460CAC">
        <w:t xml:space="preserve">Table </w:t>
      </w:r>
      <w:r w:rsidR="00460CAC">
        <w:rPr>
          <w:noProof/>
        </w:rPr>
        <w:t>25</w:t>
      </w:r>
      <w:r w:rsidR="0023289A">
        <w:fldChar w:fldCharType="end"/>
      </w:r>
      <w:r w:rsidR="004C02EF" w:rsidRPr="00E77497">
        <w:t>.</w:t>
      </w:r>
    </w:p>
    <w:p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3A1B18">
        <w:fldChar w:fldCharType="begin"/>
      </w:r>
      <w:r w:rsidR="003A1B18">
        <w:instrText xml:space="preserve"> REF _Ref366066682 \r \h </w:instrText>
      </w:r>
      <w:r w:rsidR="003A1B18">
        <w:fldChar w:fldCharType="separate"/>
      </w:r>
      <w:r w:rsidR="00460CAC">
        <w:t>19.2.3.2</w:t>
      </w:r>
      <w:r w:rsidR="003A1B18">
        <w:fldChar w:fldCharType="end"/>
      </w:r>
      <w:r w:rsidRPr="00E77497">
        <w:t xml:space="preserve">)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rsidR="00701FF4" w:rsidRPr="00E77497" w:rsidRDefault="00701FF4" w:rsidP="00701FF4">
      <w:bookmarkStart w:id="11070" w:name="_Ref449944243"/>
      <w:r w:rsidRPr="00E77497">
        <w:lastRenderedPageBreak/>
        <w:t xml:space="preserve">The Function </w:t>
      </w:r>
      <w:r>
        <w:t>instances</w:t>
      </w:r>
      <w:r w:rsidRPr="00E77497">
        <w:t xml:space="preserve"> </w:t>
      </w:r>
      <w:r>
        <w:t>have</w:t>
      </w:r>
      <w:r w:rsidRPr="00E77497">
        <w:t xml:space="preserve"> the following properties:</w:t>
      </w:r>
    </w:p>
    <w:p w:rsidR="004C02EF" w:rsidRPr="00E77497" w:rsidRDefault="004C02EF" w:rsidP="00D148E9">
      <w:pPr>
        <w:pStyle w:val="Heading4"/>
      </w:pPr>
      <w:bookmarkStart w:id="11071" w:name="_Ref366135751"/>
      <w:r w:rsidRPr="00E77497">
        <w:t>lengt</w:t>
      </w:r>
      <w:bookmarkEnd w:id="11068"/>
      <w:bookmarkEnd w:id="11069"/>
      <w:r w:rsidRPr="00E77497">
        <w:t>h</w:t>
      </w:r>
      <w:bookmarkEnd w:id="11070"/>
      <w:bookmarkEnd w:id="11071"/>
    </w:p>
    <w:p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11072" w:name="_Toc385672282"/>
      <w:bookmarkStart w:id="11073"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rsidR="004C02EF" w:rsidRPr="003B4312" w:rsidRDefault="004C02EF" w:rsidP="00D148E9">
      <w:pPr>
        <w:pStyle w:val="Heading4"/>
      </w:pPr>
      <w:bookmarkStart w:id="11074" w:name="_Ref449944260"/>
      <w:r w:rsidRPr="003B4312">
        <w:t>prototyp</w:t>
      </w:r>
      <w:bookmarkEnd w:id="11072"/>
      <w:bookmarkEnd w:id="11073"/>
      <w:r w:rsidRPr="003B4312">
        <w:t>e</w:t>
      </w:r>
      <w:bookmarkEnd w:id="11074"/>
    </w:p>
    <w:p w:rsidR="00B61CA6" w:rsidRDefault="00B61CA6" w:rsidP="00B61CA6">
      <w:r>
        <w:t xml:space="preserve">Function instances that can be used </w:t>
      </w:r>
      <w:del w:id="11075" w:author="Rev 19 Allen Wirfs-Brock" w:date="2013-09-27T10:38:00Z">
        <w:r w:rsidDel="00540AE6">
          <w:delText xml:space="preserve">used </w:delText>
        </w:r>
      </w:del>
      <w:r>
        <w:t xml:space="preserve">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ordina</w:t>
      </w:r>
      <w:ins w:id="11076" w:author="Rev 19 Allen Wirfs-Brock" w:date="2013-09-27T10:38:00Z">
        <w:r w:rsidR="00540AE6">
          <w:t>r</w:t>
        </w:r>
      </w:ins>
      <w:r w:rsidR="00A14F8E">
        <w:t xml:space="preserve">y </w:t>
      </w:r>
      <w:r w:rsidR="004C02EF" w:rsidRPr="006B6D0A">
        <w:t>object before the Function object is invoked as a constructor for that newly created object</w:t>
      </w:r>
      <w:bookmarkStart w:id="11077" w:name="_Toc382291614"/>
      <w:bookmarkStart w:id="11078" w:name="_Toc385672284"/>
      <w:bookmarkStart w:id="11079" w:name="_Toc393690397"/>
      <w:r w:rsidRPr="006B6D0A">
        <w:t>.</w:t>
      </w:r>
    </w:p>
    <w:p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del w:id="11080" w:author="Rev 19 Allen Wirfs-Brock" w:date="2013-09-12T16:10:00Z">
        <w:r w:rsidR="00FD6EDD" w:rsidDel="005F5EA0">
          <w:rPr>
            <w:b/>
          </w:rPr>
          <w:delText>true</w:delText>
        </w:r>
        <w:r w:rsidR="00FD6EDD" w:rsidRPr="004D1BD1" w:rsidDel="005F5EA0">
          <w:delText xml:space="preserve"> </w:delText>
        </w:r>
      </w:del>
      <w:ins w:id="11081" w:author="Rev 19 Allen Wirfs-Brock" w:date="2013-09-12T16:10:00Z">
        <w:r w:rsidR="005F5EA0">
          <w:rPr>
            <w:b/>
          </w:rPr>
          <w:t>false</w:t>
        </w:r>
        <w:r w:rsidR="005F5EA0" w:rsidRPr="004D1BD1" w:rsidDel="00602F71">
          <w:t xml:space="preserve"> </w:t>
        </w:r>
      </w:ins>
      <w:r w:rsidRPr="003B4312">
        <w:t>}.</w:t>
      </w:r>
    </w:p>
    <w:p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rsidR="0092211F" w:rsidRPr="00E77497" w:rsidRDefault="0092211F" w:rsidP="0092211F">
      <w:pPr>
        <w:pStyle w:val="Heading2"/>
      </w:pPr>
      <w:bookmarkStart w:id="11082" w:name="_Ref365547985"/>
      <w:bookmarkStart w:id="11083" w:name="_Ref440446281"/>
      <w:bookmarkStart w:id="11084" w:name="_Ref449966920"/>
      <w:bookmarkStart w:id="11085" w:name="_Toc368050712"/>
      <w:r w:rsidRPr="00E77497">
        <w:t>Boolean Objects</w:t>
      </w:r>
      <w:bookmarkEnd w:id="11082"/>
      <w:bookmarkEnd w:id="11085"/>
    </w:p>
    <w:p w:rsidR="0092211F" w:rsidRPr="00E77497" w:rsidRDefault="0092211F" w:rsidP="0092211F">
      <w:pPr>
        <w:pStyle w:val="Heading3"/>
      </w:pPr>
      <w:bookmarkStart w:id="11086" w:name="_Ref365541754"/>
      <w:bookmarkStart w:id="11087" w:name="_Toc368050713"/>
      <w:r w:rsidRPr="00E77497">
        <w:t>The Boolean Constructor</w:t>
      </w:r>
      <w:bookmarkEnd w:id="11086"/>
      <w:bookmarkEnd w:id="11087"/>
      <w:r w:rsidRPr="00E77497">
        <w:t xml:space="preserve"> </w:t>
      </w:r>
    </w:p>
    <w:p w:rsidR="0092211F" w:rsidRDefault="0092211F" w:rsidP="0092211F">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uninitialised [[BooleanData]]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 xml:space="preserve">to perform constructor instance </w:t>
      </w:r>
      <w:del w:id="11088" w:author="Rev 19 Allen Wirfs-Brock" w:date="2013-09-27T10:27:00Z">
        <w:r w:rsidDel="00D20BD7">
          <w:delText>initialization</w:delText>
        </w:r>
      </w:del>
      <w:ins w:id="11089" w:author="Rev 19 Allen Wirfs-Brock" w:date="2013-09-27T10:27:00Z">
        <w:r w:rsidR="00D20BD7">
          <w:t>initialisation</w:t>
        </w:r>
      </w:ins>
      <w:r>
        <w:t>.</w:t>
      </w:r>
    </w:p>
    <w:p w:rsidR="0092211F" w:rsidRPr="00E77497" w:rsidRDefault="0092211F" w:rsidP="0092211F">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initialise the [[BooleanData]] state of subclass instances. </w:t>
      </w:r>
    </w:p>
    <w:p w:rsidR="0092211F" w:rsidRPr="00E77497" w:rsidRDefault="0092211F" w:rsidP="0092211F">
      <w:pPr>
        <w:pStyle w:val="Heading4"/>
      </w:pPr>
      <w:r w:rsidRPr="00E77497">
        <w:tab/>
        <w:t>Boolean (value)</w:t>
      </w:r>
    </w:p>
    <w:p w:rsidR="0092211F" w:rsidRPr="00E77497" w:rsidRDefault="0092211F" w:rsidP="0092211F">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rsidR="0092211F" w:rsidRDefault="0092211F" w:rsidP="0092211F">
      <w:pPr>
        <w:pStyle w:val="Alg4"/>
        <w:numPr>
          <w:ilvl w:val="0"/>
          <w:numId w:val="992"/>
        </w:numPr>
      </w:pPr>
      <w:r>
        <w:t xml:space="preserve">Let </w:t>
      </w:r>
      <w:r>
        <w:rPr>
          <w:i/>
        </w:rPr>
        <w:t>O</w:t>
      </w:r>
      <w:r>
        <w:t xml:space="preserve"> be the </w:t>
      </w:r>
      <w:r w:rsidRPr="00F94F77">
        <w:rPr>
          <w:b/>
        </w:rPr>
        <w:t>this</w:t>
      </w:r>
      <w:r>
        <w:t xml:space="preserve"> value.</w:t>
      </w:r>
    </w:p>
    <w:p w:rsidR="0092211F" w:rsidRDefault="0092211F" w:rsidP="0092211F">
      <w:pPr>
        <w:pStyle w:val="Alg4"/>
        <w:numPr>
          <w:ilvl w:val="0"/>
          <w:numId w:val="992"/>
        </w:numPr>
      </w:pPr>
      <w:r>
        <w:t xml:space="preserve">Let </w:t>
      </w:r>
      <w:r>
        <w:rPr>
          <w:i/>
          <w:iCs/>
        </w:rPr>
        <w:t>b</w:t>
      </w:r>
      <w:r>
        <w:t xml:space="preserve"> be ToBoolean(</w:t>
      </w:r>
      <w:r>
        <w:rPr>
          <w:i/>
          <w:iCs/>
        </w:rPr>
        <w:t>value</w:t>
      </w:r>
      <w:r>
        <w:t>).</w:t>
      </w:r>
    </w:p>
    <w:p w:rsidR="0092211F" w:rsidRDefault="0092211F" w:rsidP="0092211F">
      <w:pPr>
        <w:pStyle w:val="Alg4"/>
        <w:numPr>
          <w:ilvl w:val="0"/>
          <w:numId w:val="992"/>
        </w:numPr>
      </w:pPr>
      <w:r>
        <w:t>If Type(</w:t>
      </w:r>
      <w:r>
        <w:rPr>
          <w:i/>
          <w:iCs/>
        </w:rPr>
        <w:t>O</w:t>
      </w:r>
      <w:r>
        <w:t xml:space="preserve">) is Object and </w:t>
      </w:r>
      <w:r>
        <w:rPr>
          <w:i/>
          <w:iCs/>
        </w:rPr>
        <w:t>O</w:t>
      </w:r>
      <w:r>
        <w:t xml:space="preserve"> has a [[BooleanData]] internal data property and the value of [[BooleanData]] is </w:t>
      </w:r>
      <w:r>
        <w:rPr>
          <w:b/>
          <w:bCs/>
        </w:rPr>
        <w:t>undefined</w:t>
      </w:r>
      <w:r>
        <w:t>, then</w:t>
      </w:r>
    </w:p>
    <w:p w:rsidR="0092211F" w:rsidRDefault="0092211F" w:rsidP="0092211F">
      <w:pPr>
        <w:pStyle w:val="Alg4"/>
        <w:numPr>
          <w:ilvl w:val="1"/>
          <w:numId w:val="992"/>
        </w:numPr>
      </w:pPr>
      <w:r>
        <w:t xml:space="preserve">Set the value of </w:t>
      </w:r>
      <w:r>
        <w:rPr>
          <w:i/>
          <w:iCs/>
        </w:rPr>
        <w:t>O’s</w:t>
      </w:r>
      <w:r>
        <w:t xml:space="preserve"> [[BooleanData]] internal data property to </w:t>
      </w:r>
      <w:r>
        <w:rPr>
          <w:i/>
          <w:iCs/>
        </w:rPr>
        <w:t>b</w:t>
      </w:r>
      <w:r>
        <w:t>.</w:t>
      </w:r>
    </w:p>
    <w:p w:rsidR="0092211F" w:rsidRDefault="0092211F" w:rsidP="0092211F">
      <w:pPr>
        <w:pStyle w:val="Alg4"/>
        <w:numPr>
          <w:ilvl w:val="1"/>
          <w:numId w:val="992"/>
        </w:numPr>
      </w:pPr>
      <w:r>
        <w:t xml:space="preserve">Return </w:t>
      </w:r>
      <w:r>
        <w:rPr>
          <w:i/>
          <w:iCs/>
        </w:rPr>
        <w:t>O</w:t>
      </w:r>
      <w:r>
        <w:t>.</w:t>
      </w:r>
    </w:p>
    <w:p w:rsidR="0092211F" w:rsidRPr="00E77497" w:rsidRDefault="0092211F" w:rsidP="0092211F">
      <w:pPr>
        <w:pStyle w:val="Alg4"/>
        <w:numPr>
          <w:ilvl w:val="0"/>
          <w:numId w:val="992"/>
        </w:numPr>
        <w:spacing w:after="120"/>
      </w:pPr>
      <w:r w:rsidRPr="00E77497">
        <w:t xml:space="preserve">Return </w:t>
      </w:r>
      <w:r>
        <w:rPr>
          <w:i/>
        </w:rPr>
        <w:t>b</w:t>
      </w:r>
      <w:r w:rsidRPr="00E77497">
        <w:t>.</w:t>
      </w:r>
    </w:p>
    <w:p w:rsidR="0092211F" w:rsidRPr="00E77497" w:rsidRDefault="0092211F" w:rsidP="0092211F">
      <w:pPr>
        <w:pStyle w:val="Heading4"/>
      </w:pPr>
      <w:r w:rsidRPr="00E77497">
        <w:t>new Boolean (</w:t>
      </w:r>
      <w:r>
        <w:t>... argumentsList</w:t>
      </w:r>
      <w:r w:rsidRPr="00E77497">
        <w:t>)</w:t>
      </w:r>
    </w:p>
    <w:p w:rsidR="0092211F" w:rsidRDefault="0092211F" w:rsidP="0092211F">
      <w:r>
        <w:rPr>
          <w:rFonts w:ascii="Courier New" w:hAnsi="Courier New"/>
          <w:b/>
        </w:rPr>
        <w:t>Boolean</w:t>
      </w:r>
      <w:r w:rsidRPr="00E77497">
        <w:t xml:space="preserve"> </w:t>
      </w:r>
      <w:r>
        <w:t xml:space="preserve">called as part of a new expression </w:t>
      </w:r>
      <w:r w:rsidRPr="00E77497">
        <w:t xml:space="preserve">, it initialises </w:t>
      </w:r>
      <w:r>
        <w:t>a</w:t>
      </w:r>
      <w:r w:rsidRPr="00E77497">
        <w:t xml:space="preserve"> newly created object</w:t>
      </w:r>
      <w:r>
        <w:t>:</w:t>
      </w:r>
    </w:p>
    <w:p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92211F" w:rsidRPr="00E4780A" w:rsidRDefault="0092211F" w:rsidP="0092211F">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92211F" w:rsidRPr="00E77497" w:rsidRDefault="0092211F" w:rsidP="0092211F">
      <w:r>
        <w:lastRenderedPageBreak/>
        <w:t xml:space="preserve">If </w:t>
      </w:r>
      <w:r>
        <w:rPr>
          <w:rFonts w:ascii="Courier New" w:hAnsi="Courier New"/>
          <w:b/>
        </w:rPr>
        <w:t>Boolean</w:t>
      </w:r>
      <w:r w:rsidRPr="00E77497">
        <w:t xml:space="preserve"> </w:t>
      </w:r>
      <w:r>
        <w:t>is implemented as an ordinary function object, its [[Construct]] internal method will perform the above steps.</w:t>
      </w:r>
    </w:p>
    <w:p w:rsidR="0092211F" w:rsidRPr="00E77497" w:rsidRDefault="0092211F" w:rsidP="0092211F">
      <w:pPr>
        <w:pStyle w:val="Heading3"/>
      </w:pPr>
      <w:bookmarkStart w:id="11090" w:name="_Toc368050714"/>
      <w:r w:rsidRPr="00E77497">
        <w:t>Properties of the Boolean Constructor</w:t>
      </w:r>
      <w:bookmarkEnd w:id="11090"/>
    </w:p>
    <w:p w:rsidR="0092211F" w:rsidRPr="00E77497" w:rsidRDefault="0092211F" w:rsidP="0092211F">
      <w:r w:rsidRPr="00E77497">
        <w:t xml:space="preserve">The value of the [[Prototype]] internal </w:t>
      </w:r>
      <w:r>
        <w:t xml:space="preserve">data </w:t>
      </w:r>
      <w:r w:rsidRPr="00E77497">
        <w:t>property of the Boolean constructor is the Function prototype object (</w:t>
      </w:r>
      <w:r>
        <w:fldChar w:fldCharType="begin"/>
      </w:r>
      <w:r>
        <w:instrText xml:space="preserve"> REF _Ref359681817 \r \h </w:instrText>
      </w:r>
      <w:r>
        <w:fldChar w:fldCharType="separate"/>
      </w:r>
      <w:r w:rsidR="00460CAC">
        <w:t>19.2.3</w:t>
      </w:r>
      <w:r>
        <w:fldChar w:fldCharType="end"/>
      </w:r>
      <w:r w:rsidRPr="00E77497">
        <w:t>).</w:t>
      </w:r>
    </w:p>
    <w:p w:rsidR="0092211F" w:rsidRPr="00E77497" w:rsidRDefault="0092211F" w:rsidP="0092211F">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the Boolean constructor has the following </w:t>
      </w:r>
      <w:del w:id="11091" w:author="Rev 19 Allen Wirfs-Brock" w:date="2013-09-27T10:23:00Z">
        <w:r w:rsidRPr="00E77497" w:rsidDel="00D20BD7">
          <w:delText>property</w:delText>
        </w:r>
      </w:del>
      <w:ins w:id="11092" w:author="Rev 19 Allen Wirfs-Brock" w:date="2013-09-27T10:23:00Z">
        <w:r w:rsidR="00D20BD7" w:rsidRPr="00E77497">
          <w:t>propert</w:t>
        </w:r>
        <w:r w:rsidR="00D20BD7">
          <w:t>ies</w:t>
        </w:r>
      </w:ins>
      <w:r w:rsidRPr="00E77497">
        <w:t>:</w:t>
      </w:r>
    </w:p>
    <w:p w:rsidR="0092211F" w:rsidRPr="00E77497" w:rsidRDefault="0092211F" w:rsidP="0092211F">
      <w:pPr>
        <w:pStyle w:val="Heading4"/>
      </w:pPr>
      <w:r w:rsidRPr="00E77497">
        <w:t>Boolean.prototype</w:t>
      </w:r>
    </w:p>
    <w:p w:rsidR="0092211F" w:rsidRPr="00E77497" w:rsidRDefault="0092211F" w:rsidP="0092211F">
      <w:r w:rsidRPr="00E77497">
        <w:t xml:space="preserve">The initial value of </w:t>
      </w:r>
      <w:r w:rsidRPr="00E77497">
        <w:rPr>
          <w:rFonts w:ascii="Courier New" w:hAnsi="Courier New"/>
          <w:b/>
        </w:rPr>
        <w:t>Boolean.prototype</w:t>
      </w:r>
      <w:r w:rsidRPr="00E77497">
        <w:t xml:space="preserve"> is the Boolean prototype object (</w:t>
      </w:r>
      <w:r w:rsidR="003A1B18">
        <w:fldChar w:fldCharType="begin"/>
      </w:r>
      <w:r w:rsidR="003A1B18">
        <w:instrText xml:space="preserve"> REF _Ref366066727 \r \h </w:instrText>
      </w:r>
      <w:r w:rsidR="003A1B18">
        <w:fldChar w:fldCharType="separate"/>
      </w:r>
      <w:r w:rsidR="00460CAC">
        <w:t>19.3.3</w:t>
      </w:r>
      <w:r w:rsidR="003A1B18">
        <w:fldChar w:fldCharType="end"/>
      </w:r>
      <w:r w:rsidRPr="00E77497">
        <w:t>).</w:t>
      </w:r>
    </w:p>
    <w:p w:rsidR="0092211F" w:rsidRPr="00E77497"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92211F" w:rsidRPr="00A67AF2" w:rsidRDefault="0092211F" w:rsidP="0092211F">
      <w:pPr>
        <w:pStyle w:val="Heading4"/>
      </w:pPr>
      <w:r>
        <w:t>Boolean[ @@create ]</w:t>
      </w:r>
      <w:r w:rsidRPr="00A67AF2">
        <w:t xml:space="preserve"> (</w:t>
      </w:r>
      <w:r>
        <w:t xml:space="preserve"> </w:t>
      </w:r>
      <w:r w:rsidRPr="00A67AF2">
        <w:t>)</w:t>
      </w:r>
    </w:p>
    <w:p w:rsidR="0092211F" w:rsidRPr="00E77497" w:rsidRDefault="0092211F" w:rsidP="0092211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92211F"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2211F" w:rsidRPr="00E77497"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rsidR="0092211F" w:rsidRPr="00E77497" w:rsidRDefault="0092211F" w:rsidP="0092211F">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2211F"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92211F" w:rsidRPr="00E77497" w:rsidRDefault="0092211F" w:rsidP="0092211F">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w:t>
      </w:r>
      <w:ins w:id="11093" w:author="Rev 19 Allen Wirfs-Brock" w:date="2013-09-27T10:17:00Z">
        <w:r w:rsidR="00B122FE">
          <w:t>s</w:t>
        </w:r>
      </w:ins>
      <w:r>
        <w:t xml:space="preserve"> may choose to encode the flag in some other manner. </w:t>
      </w:r>
    </w:p>
    <w:p w:rsidR="0092211F" w:rsidRPr="00E77497" w:rsidRDefault="0092211F" w:rsidP="0092211F">
      <w:pPr>
        <w:pStyle w:val="Heading3"/>
      </w:pPr>
      <w:bookmarkStart w:id="11094" w:name="_Ref366066727"/>
      <w:bookmarkStart w:id="11095" w:name="_Ref366136067"/>
      <w:bookmarkStart w:id="11096" w:name="_Toc368050715"/>
      <w:r w:rsidRPr="00E77497">
        <w:t>Properties of the Boolean Prototype Object</w:t>
      </w:r>
      <w:bookmarkEnd w:id="11094"/>
      <w:bookmarkEnd w:id="11095"/>
      <w:bookmarkEnd w:id="11096"/>
    </w:p>
    <w:p w:rsidR="0092211F" w:rsidRPr="00E77497" w:rsidRDefault="0092211F" w:rsidP="0092211F">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data property</w:t>
      </w:r>
      <w:r w:rsidRPr="00E77497">
        <w:t>.</w:t>
      </w:r>
    </w:p>
    <w:p w:rsidR="0092211F" w:rsidRPr="00E77497" w:rsidRDefault="0092211F" w:rsidP="0092211F">
      <w:r w:rsidRPr="00E77497">
        <w:t xml:space="preserve">The value of the [[Prototype]] internal </w:t>
      </w:r>
      <w:r>
        <w:t xml:space="preserve">data </w:t>
      </w:r>
      <w:r w:rsidRPr="00E77497">
        <w:t>property of the Boolean prototype object is the standard built-in Object prototype object (</w:t>
      </w:r>
      <w:r w:rsidR="003A1B18">
        <w:fldChar w:fldCharType="begin"/>
      </w:r>
      <w:r w:rsidR="003A1B18">
        <w:instrText xml:space="preserve"> REF _Ref360007187 \r \h </w:instrText>
      </w:r>
      <w:r w:rsidR="003A1B18">
        <w:fldChar w:fldCharType="separate"/>
      </w:r>
      <w:r w:rsidR="00460CAC">
        <w:t>19.1.4</w:t>
      </w:r>
      <w:r w:rsidR="003A1B18">
        <w:fldChar w:fldCharType="end"/>
      </w:r>
      <w:r w:rsidRPr="00E77497">
        <w:t>).</w:t>
      </w:r>
    </w:p>
    <w:p w:rsidR="0092211F" w:rsidRDefault="0092211F" w:rsidP="0092211F">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92211F" w:rsidRPr="00E77497" w:rsidRDefault="0092211F" w:rsidP="0092211F">
      <w:pPr>
        <w:pStyle w:val="Alg4"/>
        <w:numPr>
          <w:ilvl w:val="0"/>
          <w:numId w:val="1368"/>
        </w:numPr>
      </w:pPr>
      <w:r>
        <w:t>If Type(</w:t>
      </w:r>
      <w:r w:rsidRPr="00A316EF">
        <w:rPr>
          <w:i/>
          <w:iCs/>
        </w:rPr>
        <w:t>value</w:t>
      </w:r>
      <w:r>
        <w:t xml:space="preserve">) is Boolean, return </w:t>
      </w:r>
      <w:r>
        <w:rPr>
          <w:i/>
          <w:iCs/>
        </w:rPr>
        <w:t>value</w:t>
      </w:r>
      <w:r w:rsidRPr="00E77497">
        <w:t>.</w:t>
      </w:r>
    </w:p>
    <w:p w:rsidR="0092211F" w:rsidRPr="00E77497" w:rsidRDefault="0092211F" w:rsidP="0092211F">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rsidR="0092211F" w:rsidRDefault="0092211F" w:rsidP="0092211F">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rsidR="0092211F" w:rsidRDefault="0092211F" w:rsidP="0092211F">
      <w:pPr>
        <w:pStyle w:val="Alg4"/>
        <w:numPr>
          <w:ilvl w:val="1"/>
          <w:numId w:val="1368"/>
        </w:numPr>
      </w:pPr>
      <w:r>
        <w:t xml:space="preserve">If </w:t>
      </w:r>
      <w:r>
        <w:rPr>
          <w:i/>
          <w:iCs/>
        </w:rPr>
        <w:t>b</w:t>
      </w:r>
      <w:r>
        <w:t xml:space="preserve"> is not </w:t>
      </w:r>
      <w:r>
        <w:rPr>
          <w:b/>
          <w:bCs/>
        </w:rPr>
        <w:t>undefined</w:t>
      </w:r>
      <w:r>
        <w:t xml:space="preserve">, then return </w:t>
      </w:r>
      <w:r>
        <w:rPr>
          <w:i/>
          <w:iCs/>
        </w:rPr>
        <w:t>b</w:t>
      </w:r>
      <w:r>
        <w:t>.</w:t>
      </w:r>
    </w:p>
    <w:p w:rsidR="0092211F" w:rsidRPr="00B07A13" w:rsidRDefault="0092211F" w:rsidP="0092211F">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92211F" w:rsidRPr="00E77497" w:rsidRDefault="0092211F" w:rsidP="0092211F">
      <w:pPr>
        <w:pStyle w:val="Heading4"/>
      </w:pPr>
      <w:r w:rsidRPr="00E77497">
        <w:t>Boolean.prototype.constructor</w:t>
      </w:r>
    </w:p>
    <w:p w:rsidR="0092211F" w:rsidRPr="00E77497" w:rsidRDefault="0092211F" w:rsidP="0092211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p>
    <w:p w:rsidR="0092211F" w:rsidRPr="00E77497" w:rsidRDefault="0092211F" w:rsidP="0092211F">
      <w:pPr>
        <w:pStyle w:val="Heading4"/>
      </w:pPr>
      <w:r w:rsidRPr="00E77497">
        <w:t>Boolean.prototype.toString ( )</w:t>
      </w:r>
    </w:p>
    <w:p w:rsidR="0092211F" w:rsidRPr="00E77497" w:rsidRDefault="0092211F" w:rsidP="0092211F">
      <w:r w:rsidRPr="00E77497">
        <w:t>The following steps are taken:</w:t>
      </w:r>
    </w:p>
    <w:p w:rsidR="0092211F" w:rsidRPr="00E77497" w:rsidRDefault="0092211F" w:rsidP="0092211F">
      <w:pPr>
        <w:pStyle w:val="Alg4"/>
        <w:numPr>
          <w:ilvl w:val="0"/>
          <w:numId w:val="237"/>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rsidR="0092211F" w:rsidRDefault="0092211F" w:rsidP="0092211F">
      <w:pPr>
        <w:pStyle w:val="Alg4"/>
        <w:numPr>
          <w:ilvl w:val="0"/>
          <w:numId w:val="237"/>
        </w:numPr>
      </w:pPr>
      <w:r>
        <w:t>ReturnIfAbrupt(</w:t>
      </w:r>
      <w:r>
        <w:rPr>
          <w:i/>
        </w:rPr>
        <w:t>b</w:t>
      </w:r>
      <w:r>
        <w:t>).</w:t>
      </w:r>
    </w:p>
    <w:p w:rsidR="0092211F" w:rsidRPr="00E77497" w:rsidRDefault="0092211F" w:rsidP="0092211F">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rsidR="0092211F" w:rsidRPr="00E77497" w:rsidRDefault="0092211F" w:rsidP="0092211F">
      <w:pPr>
        <w:pStyle w:val="Heading4"/>
      </w:pPr>
      <w:r w:rsidRPr="00E77497">
        <w:lastRenderedPageBreak/>
        <w:t>Boolean.prototype.valueOf ( )</w:t>
      </w:r>
    </w:p>
    <w:p w:rsidR="0092211F" w:rsidRPr="00E77497" w:rsidRDefault="0092211F" w:rsidP="0092211F">
      <w:r w:rsidRPr="00E77497">
        <w:t>The following steps are taken:</w:t>
      </w:r>
    </w:p>
    <w:p w:rsidR="0092211F" w:rsidRPr="00E77497" w:rsidRDefault="0092211F" w:rsidP="0092211F">
      <w:pPr>
        <w:pStyle w:val="Alg4"/>
        <w:numPr>
          <w:ilvl w:val="0"/>
          <w:numId w:val="238"/>
        </w:numPr>
        <w:spacing w:after="220"/>
      </w:pPr>
      <w:r w:rsidRPr="00E77497">
        <w:t>Return this</w:t>
      </w:r>
      <w:r>
        <w:t>BooleanV</w:t>
      </w:r>
      <w:r w:rsidRPr="00E77497">
        <w:t>alue</w:t>
      </w:r>
      <w:r>
        <w:t>(</w:t>
      </w:r>
      <w:r w:rsidRPr="004A18C2">
        <w:rPr>
          <w:b/>
          <w:bCs/>
        </w:rPr>
        <w:t>this</w:t>
      </w:r>
      <w:r>
        <w:t xml:space="preserve"> value)</w:t>
      </w:r>
      <w:r w:rsidRPr="00E77497">
        <w:t>.</w:t>
      </w:r>
    </w:p>
    <w:p w:rsidR="0092211F" w:rsidRPr="00E77497" w:rsidRDefault="0092211F" w:rsidP="0092211F">
      <w:pPr>
        <w:pStyle w:val="Heading3"/>
      </w:pPr>
      <w:bookmarkStart w:id="11097" w:name="_Toc368050716"/>
      <w:r w:rsidRPr="00E77497">
        <w:t>Properties of Boolean Instances</w:t>
      </w:r>
      <w:bookmarkEnd w:id="11097"/>
    </w:p>
    <w:p w:rsidR="0092211F" w:rsidRPr="00E77497" w:rsidRDefault="0092211F" w:rsidP="0092211F">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internal </w:t>
      </w:r>
      <w:r>
        <w:t xml:space="preserve">data </w:t>
      </w:r>
      <w:r w:rsidRPr="00E77497">
        <w:t>property.</w:t>
      </w:r>
      <w:r>
        <w:t xml:space="preserve"> </w:t>
      </w:r>
      <w:r w:rsidRPr="00E77497">
        <w:t>The [[</w:t>
      </w:r>
      <w:r>
        <w:t>BooleanData</w:t>
      </w:r>
      <w:r w:rsidRPr="00E77497">
        <w:t xml:space="preserve">]] internal </w:t>
      </w:r>
      <w:r>
        <w:t xml:space="preserve">data </w:t>
      </w:r>
      <w:r w:rsidRPr="00E77497">
        <w:t>property is the Boolean value represented by this Boolean object.</w:t>
      </w:r>
    </w:p>
    <w:p w:rsidR="00CA269D" w:rsidRDefault="00CA269D" w:rsidP="005D7F2D">
      <w:pPr>
        <w:pStyle w:val="Heading2"/>
        <w:rPr>
          <w:ins w:id="11098" w:author="Rev 19 Allen Wirfs-Brock" w:date="2013-09-24T14:59:00Z"/>
        </w:rPr>
      </w:pPr>
      <w:bookmarkStart w:id="11099" w:name="_Ref367805013"/>
      <w:bookmarkStart w:id="11100" w:name="_Toc368050717"/>
      <w:ins w:id="11101" w:author="Rev 19 Allen Wirfs-Brock" w:date="2013-09-24T14:59:00Z">
        <w:r>
          <w:t>Symbol Objects</w:t>
        </w:r>
        <w:bookmarkEnd w:id="11099"/>
        <w:bookmarkEnd w:id="11100"/>
      </w:ins>
    </w:p>
    <w:p w:rsidR="00CA269D" w:rsidRPr="00E77497" w:rsidRDefault="00CA269D" w:rsidP="00CA269D">
      <w:pPr>
        <w:pStyle w:val="Heading3"/>
        <w:rPr>
          <w:ins w:id="11102" w:author="Rev 19 Allen Wirfs-Brock" w:date="2013-09-24T15:01:00Z"/>
        </w:rPr>
      </w:pPr>
      <w:bookmarkStart w:id="11103" w:name="_Toc368050718"/>
      <w:ins w:id="11104" w:author="Rev 19 Allen Wirfs-Brock" w:date="2013-09-24T15:01:00Z">
        <w:r w:rsidRPr="00E77497">
          <w:t xml:space="preserve">The </w:t>
        </w:r>
        <w:r>
          <w:t>Symbol</w:t>
        </w:r>
        <w:r w:rsidRPr="00E77497">
          <w:t xml:space="preserve"> Constructor</w:t>
        </w:r>
        <w:bookmarkEnd w:id="11103"/>
        <w:r w:rsidRPr="00E77497">
          <w:t xml:space="preserve"> </w:t>
        </w:r>
      </w:ins>
    </w:p>
    <w:p w:rsidR="00CA269D" w:rsidRDefault="00CA269D" w:rsidP="00CA269D">
      <w:pPr>
        <w:rPr>
          <w:ins w:id="11105" w:author="Rev 19 Allen Wirfs-Brock" w:date="2013-09-24T15:01:00Z"/>
        </w:rPr>
      </w:pPr>
      <w:ins w:id="11106" w:author="Rev 19 Allen Wirfs-Brock" w:date="2013-09-24T15:01:00Z">
        <w:r>
          <w:t>The Symbol</w:t>
        </w:r>
        <w:r w:rsidRPr="005E793B">
          <w:t xml:space="preserve"> </w:t>
        </w:r>
        <w:r>
          <w:t xml:space="preserve">constructor is the %Symbol% intrinsic object and the initial value of the </w:t>
        </w:r>
        <w:r>
          <w:rPr>
            <w:rFonts w:ascii="Courier New" w:eastAsia="Times New Roman" w:hAnsi="Courier New" w:cs="Courier New"/>
            <w:b/>
            <w:spacing w:val="6"/>
            <w:lang w:eastAsia="en-US"/>
          </w:rPr>
          <w:t>Symbol</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w:t>
        </w:r>
      </w:ins>
      <w:ins w:id="11107" w:author="Rev 19 Allen Wirfs-Brock" w:date="2013-09-25T10:14:00Z">
        <w:r w:rsidR="0043641D">
          <w:t>returns a new Symbol value.</w:t>
        </w:r>
      </w:ins>
    </w:p>
    <w:p w:rsidR="00CA269D" w:rsidRPr="00E77497" w:rsidRDefault="00CA269D" w:rsidP="00CA269D">
      <w:pPr>
        <w:rPr>
          <w:ins w:id="11108" w:author="Rev 19 Allen Wirfs-Brock" w:date="2013-09-24T15:01:00Z"/>
        </w:rPr>
      </w:pPr>
      <w:ins w:id="11109" w:author="Rev 19 Allen Wirfs-Brock" w:date="2013-09-24T15:01:00Z">
        <w:r>
          <w:t xml:space="preserve">The </w:t>
        </w:r>
      </w:ins>
      <w:ins w:id="11110" w:author="Rev 19 Allen Wirfs-Brock" w:date="2013-09-25T10:20:00Z">
        <w:r w:rsidR="0043641D">
          <w:rPr>
            <w:rFonts w:ascii="Courier New" w:hAnsi="Courier New"/>
            <w:b/>
          </w:rPr>
          <w:t>Symbol</w:t>
        </w:r>
      </w:ins>
      <w:ins w:id="11111" w:author="Rev 19 Allen Wirfs-Brock" w:date="2013-09-24T15:01:00Z">
        <w:r w:rsidRPr="00192F0E">
          <w:rPr>
            <w:rFonts w:ascii="Courier New" w:hAnsi="Courier New"/>
            <w:b/>
          </w:rPr>
          <w:t xml:space="preserve"> </w:t>
        </w:r>
        <w:r>
          <w:t xml:space="preserve">constructor is </w:t>
        </w:r>
      </w:ins>
      <w:ins w:id="11112" w:author="Rev 19 Allen Wirfs-Brock" w:date="2013-09-25T10:15:00Z">
        <w:r w:rsidR="0043641D">
          <w:t xml:space="preserve">not intended to be used with the </w:t>
        </w:r>
        <w:r w:rsidR="0043641D" w:rsidRPr="0043641D">
          <w:rPr>
            <w:rFonts w:ascii="Courier New" w:hAnsi="Courier New" w:cs="Courier New"/>
            <w:b/>
          </w:rPr>
          <w:t>new</w:t>
        </w:r>
        <w:r w:rsidR="0043641D">
          <w:t xml:space="preserve"> operator or</w:t>
        </w:r>
      </w:ins>
      <w:ins w:id="11113" w:author="Rev 19 Allen Wirfs-Brock" w:date="2013-09-24T15:01:00Z">
        <w:r>
          <w:t xml:space="preserve"> to be subclass</w:t>
        </w:r>
      </w:ins>
      <w:ins w:id="11114" w:author="Rev 19 Allen Wirfs-Brock" w:date="2013-09-25T10:16:00Z">
        <w:r w:rsidR="0043641D">
          <w:t>ed</w:t>
        </w:r>
      </w:ins>
      <w:ins w:id="11115" w:author="Rev 19 Allen Wirfs-Brock" w:date="2013-09-24T15:01:00Z">
        <w:r>
          <w:t xml:space="preserve">. It may be used as the value of an </w:t>
        </w:r>
        <w:r w:rsidRPr="00E775BC">
          <w:rPr>
            <w:rFonts w:ascii="Courier New" w:hAnsi="Courier New" w:cs="Courier New"/>
            <w:b/>
            <w:bCs/>
          </w:rPr>
          <w:t>extends</w:t>
        </w:r>
        <w:r>
          <w:t xml:space="preserve"> clause of a class declaration</w:t>
        </w:r>
      </w:ins>
      <w:ins w:id="11116" w:author="Rev 19 Allen Wirfs-Brock" w:date="2013-09-25T10:18:00Z">
        <w:r w:rsidR="0043641D">
          <w:t xml:space="preserve"> but </w:t>
        </w:r>
      </w:ins>
      <w:ins w:id="11117" w:author="Rev 19 Allen Wirfs-Brock" w:date="2013-09-24T15:01:00Z">
        <w:r>
          <w:t xml:space="preserve">a </w:t>
        </w:r>
        <w:r w:rsidRPr="00E775BC">
          <w:rPr>
            <w:rFonts w:ascii="Courier New" w:hAnsi="Courier New" w:cs="Courier New"/>
            <w:b/>
            <w:bCs/>
          </w:rPr>
          <w:t>super</w:t>
        </w:r>
        <w:r>
          <w:t xml:space="preserve"> call to the </w:t>
        </w:r>
      </w:ins>
      <w:ins w:id="11118" w:author="Rev 19 Allen Wirfs-Brock" w:date="2013-09-25T10:19:00Z">
        <w:r w:rsidR="0043641D">
          <w:rPr>
            <w:rFonts w:ascii="Courier New" w:hAnsi="Courier New"/>
            <w:b/>
          </w:rPr>
          <w:t>Symbol</w:t>
        </w:r>
      </w:ins>
      <w:ins w:id="11119" w:author="Rev 19 Allen Wirfs-Brock" w:date="2013-09-24T15:01:00Z">
        <w:r w:rsidRPr="00E77497">
          <w:t xml:space="preserve"> </w:t>
        </w:r>
        <w:r>
          <w:t xml:space="preserve">constructor </w:t>
        </w:r>
      </w:ins>
      <w:ins w:id="11120" w:author="Rev 19 Allen Wirfs-Brock" w:date="2013-09-25T10:19:00Z">
        <w:r w:rsidR="0043641D">
          <w:t>will not</w:t>
        </w:r>
      </w:ins>
      <w:ins w:id="11121" w:author="Rev 19 Allen Wirfs-Brock" w:date="2013-09-24T15:01:00Z">
        <w:r>
          <w:t xml:space="preserve"> initialise the state of subclass instances. </w:t>
        </w:r>
      </w:ins>
    </w:p>
    <w:p w:rsidR="00CA269D" w:rsidRPr="00E77497" w:rsidRDefault="00CA269D" w:rsidP="00CA269D">
      <w:pPr>
        <w:pStyle w:val="Heading4"/>
        <w:rPr>
          <w:ins w:id="11122" w:author="Rev 19 Allen Wirfs-Brock" w:date="2013-09-24T15:01:00Z"/>
        </w:rPr>
      </w:pPr>
      <w:ins w:id="11123" w:author="Rev 19 Allen Wirfs-Brock" w:date="2013-09-24T15:01:00Z">
        <w:r w:rsidRPr="00E77497">
          <w:tab/>
        </w:r>
      </w:ins>
      <w:ins w:id="11124" w:author="Rev 19 Allen Wirfs-Brock" w:date="2013-09-24T15:03:00Z">
        <w:r>
          <w:t>Symbol</w:t>
        </w:r>
      </w:ins>
      <w:ins w:id="11125" w:author="Rev 19 Allen Wirfs-Brock" w:date="2013-09-24T15:01:00Z">
        <w:r w:rsidRPr="00E77497">
          <w:t xml:space="preserve"> (</w:t>
        </w:r>
      </w:ins>
      <w:ins w:id="11126" w:author="Rev 19 Allen Wirfs-Brock" w:date="2013-09-24T15:03:00Z">
        <w:r>
          <w:t xml:space="preserve"> description=undefined</w:t>
        </w:r>
      </w:ins>
      <w:ins w:id="11127" w:author="Rev 19 Allen Wirfs-Brock" w:date="2013-09-24T15:04:00Z">
        <w:r>
          <w:t xml:space="preserve"> </w:t>
        </w:r>
      </w:ins>
      <w:ins w:id="11128" w:author="Rev 19 Allen Wirfs-Brock" w:date="2013-09-24T15:01:00Z">
        <w:r w:rsidRPr="00E77497">
          <w:t>)</w:t>
        </w:r>
      </w:ins>
    </w:p>
    <w:p w:rsidR="00CA269D" w:rsidRPr="00E77497" w:rsidRDefault="00CA269D" w:rsidP="00CA269D">
      <w:pPr>
        <w:rPr>
          <w:ins w:id="11129" w:author="Rev 19 Allen Wirfs-Brock" w:date="2013-09-24T15:01:00Z"/>
        </w:rPr>
      </w:pPr>
      <w:ins w:id="11130" w:author="Rev 19 Allen Wirfs-Brock" w:date="2013-09-24T15:01:00Z">
        <w:r w:rsidRPr="00E77497">
          <w:t xml:space="preserve">When </w:t>
        </w:r>
      </w:ins>
      <w:ins w:id="11131" w:author="Rev 19 Allen Wirfs-Brock" w:date="2013-09-24T15:02:00Z">
        <w:r>
          <w:rPr>
            <w:rFonts w:ascii="Courier New" w:hAnsi="Courier New"/>
            <w:b/>
          </w:rPr>
          <w:t>Symbol</w:t>
        </w:r>
      </w:ins>
      <w:ins w:id="11132" w:author="Rev 19 Allen Wirfs-Brock" w:date="2013-09-24T15:01:00Z">
        <w:r w:rsidRPr="00E77497">
          <w:t xml:space="preserve"> is called with argument </w:t>
        </w:r>
      </w:ins>
      <w:ins w:id="11133" w:author="Rev 19 Allen Wirfs-Brock" w:date="2013-09-24T15:03:00Z">
        <w:r>
          <w:rPr>
            <w:rFonts w:ascii="Times New Roman" w:hAnsi="Times New Roman"/>
            <w:i/>
          </w:rPr>
          <w:t>description</w:t>
        </w:r>
      </w:ins>
      <w:ins w:id="11134" w:author="Rev 19 Allen Wirfs-Brock" w:date="2013-09-24T15:01:00Z">
        <w:r w:rsidRPr="00E77497">
          <w:t>,</w:t>
        </w:r>
        <w:r>
          <w:t xml:space="preserve"> the following steps are taken:</w:t>
        </w:r>
      </w:ins>
    </w:p>
    <w:p w:rsidR="00CA269D" w:rsidRDefault="00CA269D" w:rsidP="00CA269D">
      <w:pPr>
        <w:pStyle w:val="Alg4"/>
        <w:numPr>
          <w:ilvl w:val="0"/>
          <w:numId w:val="1636"/>
        </w:numPr>
        <w:rPr>
          <w:ins w:id="11135" w:author="Rev 19 Allen Wirfs-Brock" w:date="2013-09-24T15:01:00Z"/>
        </w:rPr>
      </w:pPr>
      <w:ins w:id="11136" w:author="Rev 19 Allen Wirfs-Brock" w:date="2013-09-24T15:09:00Z">
        <w:r>
          <w:t xml:space="preserve">If </w:t>
        </w:r>
        <w:r>
          <w:rPr>
            <w:i/>
          </w:rPr>
          <w:t>description</w:t>
        </w:r>
        <w:r>
          <w:t xml:space="preserve"> is </w:t>
        </w:r>
        <w:r>
          <w:rPr>
            <w:b/>
          </w:rPr>
          <w:t>undefined</w:t>
        </w:r>
        <w:r>
          <w:t xml:space="preserve">, then let </w:t>
        </w:r>
      </w:ins>
      <w:ins w:id="11137" w:author="Rev 19 Allen Wirfs-Brock" w:date="2013-09-24T15:10:00Z">
        <w:r>
          <w:rPr>
            <w:i/>
          </w:rPr>
          <w:t>descString</w:t>
        </w:r>
        <w:r>
          <w:t xml:space="preserve"> be </w:t>
        </w:r>
        <w:r w:rsidRPr="00CA269D">
          <w:rPr>
            <w:b/>
          </w:rPr>
          <w:t>undefined</w:t>
        </w:r>
        <w:r>
          <w:t>.</w:t>
        </w:r>
      </w:ins>
    </w:p>
    <w:p w:rsidR="00CA269D" w:rsidRDefault="00CA269D" w:rsidP="00CA269D">
      <w:pPr>
        <w:pStyle w:val="Alg4"/>
        <w:numPr>
          <w:ilvl w:val="0"/>
          <w:numId w:val="1636"/>
        </w:numPr>
        <w:rPr>
          <w:ins w:id="11138" w:author="Rev 19 Allen Wirfs-Brock" w:date="2013-09-24T15:01:00Z"/>
        </w:rPr>
      </w:pPr>
      <w:ins w:id="11139" w:author="Rev 19 Allen Wirfs-Brock" w:date="2013-09-24T15:10:00Z">
        <w:r>
          <w:t xml:space="preserve">Else, let </w:t>
        </w:r>
      </w:ins>
      <w:ins w:id="11140" w:author="Rev 19 Allen Wirfs-Brock" w:date="2013-09-24T15:11:00Z">
        <w:r>
          <w:rPr>
            <w:i/>
          </w:rPr>
          <w:t>descString</w:t>
        </w:r>
        <w:r>
          <w:t xml:space="preserve"> be </w:t>
        </w:r>
      </w:ins>
      <w:ins w:id="11141" w:author="Rev 19 Allen Wirfs-Brock" w:date="2013-09-24T15:01:00Z">
        <w:r>
          <w:t>To</w:t>
        </w:r>
      </w:ins>
      <w:ins w:id="11142" w:author="Rev 19 Allen Wirfs-Brock" w:date="2013-09-24T15:11:00Z">
        <w:r>
          <w:t>String</w:t>
        </w:r>
      </w:ins>
      <w:ins w:id="11143" w:author="Rev 19 Allen Wirfs-Brock" w:date="2013-09-24T15:01:00Z">
        <w:r>
          <w:t>(</w:t>
        </w:r>
      </w:ins>
      <w:ins w:id="11144" w:author="Rev 19 Allen Wirfs-Brock" w:date="2013-09-24T15:11:00Z">
        <w:r>
          <w:rPr>
            <w:i/>
          </w:rPr>
          <w:t>description</w:t>
        </w:r>
      </w:ins>
      <w:ins w:id="11145" w:author="Rev 19 Allen Wirfs-Brock" w:date="2013-09-24T15:01:00Z">
        <w:r>
          <w:t>).</w:t>
        </w:r>
      </w:ins>
    </w:p>
    <w:p w:rsidR="00CA269D" w:rsidRDefault="00CA269D" w:rsidP="00CA269D">
      <w:pPr>
        <w:pStyle w:val="Alg4"/>
        <w:numPr>
          <w:ilvl w:val="0"/>
          <w:numId w:val="1636"/>
        </w:numPr>
        <w:rPr>
          <w:ins w:id="11146" w:author="Rev 19 Allen Wirfs-Brock" w:date="2013-09-24T15:11:00Z"/>
        </w:rPr>
      </w:pPr>
      <w:ins w:id="11147" w:author="Rev 19 Allen Wirfs-Brock" w:date="2013-09-24T15:11:00Z">
        <w:r>
          <w:t>ReturnIfAbrupt(</w:t>
        </w:r>
      </w:ins>
      <w:ins w:id="11148" w:author="Rev 19 Allen Wirfs-Brock" w:date="2013-09-24T15:12:00Z">
        <w:r>
          <w:rPr>
            <w:i/>
          </w:rPr>
          <w:t>descString</w:t>
        </w:r>
      </w:ins>
      <w:ins w:id="11149" w:author="Rev 19 Allen Wirfs-Brock" w:date="2013-09-24T15:11:00Z">
        <w:r>
          <w:t>).</w:t>
        </w:r>
      </w:ins>
    </w:p>
    <w:p w:rsidR="00CA269D" w:rsidRPr="00E77497" w:rsidRDefault="00CA269D" w:rsidP="00CA269D">
      <w:pPr>
        <w:pStyle w:val="Alg4"/>
        <w:numPr>
          <w:ilvl w:val="0"/>
          <w:numId w:val="1636"/>
        </w:numPr>
        <w:spacing w:after="120"/>
        <w:rPr>
          <w:ins w:id="11150" w:author="Rev 19 Allen Wirfs-Brock" w:date="2013-09-24T15:01:00Z"/>
        </w:rPr>
      </w:pPr>
      <w:ins w:id="11151" w:author="Rev 19 Allen Wirfs-Brock" w:date="2013-09-24T15:01:00Z">
        <w:r w:rsidRPr="00E77497">
          <w:t>Return</w:t>
        </w:r>
      </w:ins>
      <w:ins w:id="11152" w:author="Rev 19 Allen Wirfs-Brock" w:date="2013-09-24T15:12:00Z">
        <w:r>
          <w:t xml:space="preserve"> a new unique Symbol value whose [[Description]] is</w:t>
        </w:r>
      </w:ins>
      <w:ins w:id="11153" w:author="Rev 19 Allen Wirfs-Brock" w:date="2013-09-24T15:01:00Z">
        <w:r w:rsidRPr="00E77497">
          <w:t xml:space="preserve"> </w:t>
        </w:r>
      </w:ins>
      <w:ins w:id="11154" w:author="Rev 19 Allen Wirfs-Brock" w:date="2013-09-24T15:13:00Z">
        <w:r>
          <w:rPr>
            <w:i/>
          </w:rPr>
          <w:t>descString</w:t>
        </w:r>
      </w:ins>
      <w:ins w:id="11155" w:author="Rev 19 Allen Wirfs-Brock" w:date="2013-09-24T15:01:00Z">
        <w:r w:rsidRPr="00E77497">
          <w:t>.</w:t>
        </w:r>
      </w:ins>
    </w:p>
    <w:p w:rsidR="00CA269D" w:rsidRPr="00E77497" w:rsidRDefault="00CA269D" w:rsidP="00CA269D">
      <w:pPr>
        <w:pStyle w:val="Heading4"/>
        <w:rPr>
          <w:ins w:id="11156" w:author="Rev 19 Allen Wirfs-Brock" w:date="2013-09-24T15:01:00Z"/>
        </w:rPr>
      </w:pPr>
      <w:ins w:id="11157" w:author="Rev 19 Allen Wirfs-Brock" w:date="2013-09-24T15:01:00Z">
        <w:r w:rsidRPr="00E77497">
          <w:t xml:space="preserve">new </w:t>
        </w:r>
      </w:ins>
      <w:ins w:id="11158" w:author="Rev 19 Allen Wirfs-Brock" w:date="2013-09-24T15:15:00Z">
        <w:r>
          <w:t xml:space="preserve">Symbol </w:t>
        </w:r>
      </w:ins>
      <w:ins w:id="11159" w:author="Rev 19 Allen Wirfs-Brock" w:date="2013-09-24T15:01:00Z">
        <w:r w:rsidRPr="00E77497">
          <w:t xml:space="preserve"> (</w:t>
        </w:r>
        <w:r>
          <w:t>... argumentsList</w:t>
        </w:r>
        <w:r w:rsidRPr="00E77497">
          <w:t>)</w:t>
        </w:r>
      </w:ins>
    </w:p>
    <w:p w:rsidR="00CA269D" w:rsidRDefault="00CA269D" w:rsidP="00CA269D">
      <w:pPr>
        <w:rPr>
          <w:ins w:id="11160" w:author="Rev 19 Allen Wirfs-Brock" w:date="2013-09-24T15:01:00Z"/>
        </w:rPr>
      </w:pPr>
      <w:ins w:id="11161" w:author="Rev 19 Allen Wirfs-Brock" w:date="2013-09-24T15:15:00Z">
        <w:r>
          <w:rPr>
            <w:rFonts w:ascii="Courier New" w:hAnsi="Courier New"/>
            <w:b/>
          </w:rPr>
          <w:t>Symbol</w:t>
        </w:r>
      </w:ins>
      <w:ins w:id="11162" w:author="Rev 19 Allen Wirfs-Brock" w:date="2013-09-24T15:01:00Z">
        <w:r w:rsidRPr="00E77497">
          <w:t xml:space="preserve"> </w:t>
        </w:r>
        <w:r>
          <w:t xml:space="preserve">called as part of a new expression </w:t>
        </w:r>
        <w:r w:rsidRPr="00E77497">
          <w:t xml:space="preserve">, it initialises </w:t>
        </w:r>
        <w:r>
          <w:t>a</w:t>
        </w:r>
        <w:r w:rsidRPr="00E77497">
          <w:t xml:space="preserve"> newly created object</w:t>
        </w:r>
        <w:r>
          <w:t>:</w:t>
        </w:r>
      </w:ins>
    </w:p>
    <w:p w:rsidR="00CA269D" w:rsidRDefault="00CA269D" w:rsidP="00CA269D">
      <w:pPr>
        <w:numPr>
          <w:ilvl w:val="0"/>
          <w:numId w:val="1637"/>
        </w:numPr>
        <w:spacing w:after="120" w:line="240" w:lineRule="auto"/>
        <w:contextualSpacing/>
        <w:jc w:val="left"/>
        <w:rPr>
          <w:ins w:id="11163" w:author="Rev 19 Allen Wirfs-Brock" w:date="2013-09-24T15:01:00Z"/>
          <w:rFonts w:ascii="Times New Roman" w:eastAsia="Times New Roman" w:hAnsi="Times New Roman"/>
          <w:spacing w:val="6"/>
          <w:lang w:eastAsia="en-US"/>
        </w:rPr>
      </w:pPr>
      <w:ins w:id="11164" w:author="Rev 19 Allen Wirfs-Brock" w:date="2013-09-24T15:01: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ins>
      <w:ins w:id="11165" w:author="Rev 19 Allen Wirfs-Brock" w:date="2013-09-24T15:15:00Z">
        <w:r>
          <w:rPr>
            <w:rFonts w:ascii="Courier New" w:hAnsi="Courier New"/>
            <w:b/>
          </w:rPr>
          <w:t>Symbol</w:t>
        </w:r>
      </w:ins>
      <w:ins w:id="11166" w:author="Rev 19 Allen Wirfs-Brock" w:date="2013-09-24T15:01:00Z">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ins>
    </w:p>
    <w:p w:rsidR="00CA269D" w:rsidRDefault="00CA269D" w:rsidP="00CA269D">
      <w:pPr>
        <w:numPr>
          <w:ilvl w:val="0"/>
          <w:numId w:val="1637"/>
        </w:numPr>
        <w:spacing w:after="120" w:line="240" w:lineRule="auto"/>
        <w:contextualSpacing/>
        <w:jc w:val="left"/>
        <w:rPr>
          <w:ins w:id="11167" w:author="Rev 19 Allen Wirfs-Brock" w:date="2013-09-24T15:01:00Z"/>
          <w:rFonts w:ascii="Times New Roman" w:eastAsia="Times New Roman" w:hAnsi="Times New Roman"/>
          <w:spacing w:val="6"/>
          <w:lang w:eastAsia="en-US"/>
        </w:rPr>
      </w:pPr>
      <w:ins w:id="11168" w:author="Rev 19 Allen Wirfs-Brock" w:date="2013-09-24T15:01:00Z">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ins>
    </w:p>
    <w:p w:rsidR="00CA269D" w:rsidRPr="00E4780A" w:rsidRDefault="00CA269D" w:rsidP="00CA269D">
      <w:pPr>
        <w:numPr>
          <w:ilvl w:val="0"/>
          <w:numId w:val="1637"/>
        </w:numPr>
        <w:spacing w:line="240" w:lineRule="auto"/>
        <w:jc w:val="left"/>
        <w:rPr>
          <w:ins w:id="11169" w:author="Rev 19 Allen Wirfs-Brock" w:date="2013-09-24T15:01:00Z"/>
          <w:rFonts w:ascii="Times New Roman" w:eastAsia="Times New Roman" w:hAnsi="Times New Roman"/>
          <w:spacing w:val="6"/>
          <w:lang w:eastAsia="en-US"/>
        </w:rPr>
      </w:pPr>
      <w:ins w:id="11170" w:author="Rev 19 Allen Wirfs-Brock" w:date="2013-09-24T15:01:00Z">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ins>
    </w:p>
    <w:p w:rsidR="00CA269D" w:rsidRDefault="00CA269D" w:rsidP="00CA269D">
      <w:pPr>
        <w:rPr>
          <w:ins w:id="11171" w:author="Rev 19 Allen Wirfs-Brock" w:date="2013-09-24T15:15:00Z"/>
        </w:rPr>
      </w:pPr>
      <w:ins w:id="11172" w:author="Rev 19 Allen Wirfs-Brock" w:date="2013-09-24T15:01:00Z">
        <w:r>
          <w:t xml:space="preserve">If </w:t>
        </w:r>
      </w:ins>
      <w:ins w:id="11173" w:author="Rev 19 Allen Wirfs-Brock" w:date="2013-09-24T15:15:00Z">
        <w:r>
          <w:rPr>
            <w:rFonts w:ascii="Courier New" w:hAnsi="Courier New"/>
            <w:b/>
          </w:rPr>
          <w:t>Symbol</w:t>
        </w:r>
      </w:ins>
      <w:ins w:id="11174" w:author="Rev 19 Allen Wirfs-Brock" w:date="2013-09-24T15:01:00Z">
        <w:r w:rsidRPr="00E77497">
          <w:t xml:space="preserve"> </w:t>
        </w:r>
        <w:r>
          <w:t>is implemented as an ordinary function object, its [[Construct]] internal method will perform the above steps.</w:t>
        </w:r>
      </w:ins>
    </w:p>
    <w:p w:rsidR="00CA269D" w:rsidRPr="00E77497" w:rsidRDefault="00CA269D" w:rsidP="00CA269D">
      <w:pPr>
        <w:pStyle w:val="Note"/>
        <w:rPr>
          <w:ins w:id="11175" w:author="Rev 19 Allen Wirfs-Brock" w:date="2013-09-24T15:01:00Z"/>
        </w:rPr>
      </w:pPr>
      <w:ins w:id="11176" w:author="Rev 19 Allen Wirfs-Brock" w:date="2013-09-24T15:16:00Z">
        <w:r>
          <w:t>NOTE</w:t>
        </w:r>
        <w:r>
          <w:tab/>
        </w:r>
      </w:ins>
      <w:ins w:id="11177" w:author="Rev 19 Allen Wirfs-Brock" w:date="2013-09-24T15:18:00Z">
        <w:r>
          <w:t xml:space="preserve">Symbol </w:t>
        </w:r>
      </w:ins>
      <w:ins w:id="11178" w:author="Rev 19 Allen Wirfs-Brock" w:date="2013-09-24T15:19:00Z">
        <w:r>
          <w:t>h</w:t>
        </w:r>
      </w:ins>
      <w:ins w:id="11179" w:author="Rev 19 Allen Wirfs-Brock" w:date="2013-09-24T15:18:00Z">
        <w:r>
          <w:t>as ordinary [[Construct]] behavor</w:t>
        </w:r>
      </w:ins>
      <w:ins w:id="11180" w:author="Rev 19 Allen Wirfs-Brock" w:date="2013-09-24T15:19:00Z">
        <w:r>
          <w:t xml:space="preserve"> but the</w:t>
        </w:r>
      </w:ins>
      <w:ins w:id="11181" w:author="Rev 19 Allen Wirfs-Brock" w:date="2013-09-24T15:16:00Z">
        <w:r>
          <w:t xml:space="preserve"> definition of </w:t>
        </w:r>
      </w:ins>
      <w:ins w:id="11182" w:author="Rev 19 Allen Wirfs-Brock" w:date="2013-09-24T15:20:00Z">
        <w:r>
          <w:t>its</w:t>
        </w:r>
      </w:ins>
      <w:ins w:id="11183" w:author="Rev 19 Allen Wirfs-Brock" w:date="2013-09-24T15:16:00Z">
        <w:r>
          <w:t xml:space="preserve"> @@create method causes </w:t>
        </w:r>
        <w:r w:rsidRPr="00CA269D">
          <w:rPr>
            <w:rFonts w:ascii="Courier New" w:hAnsi="Courier New" w:cs="Courier New"/>
            <w:b/>
          </w:rPr>
          <w:t>new Symbol</w:t>
        </w:r>
        <w:r>
          <w:t xml:space="preserve"> to throw a </w:t>
        </w:r>
        <w:r w:rsidRPr="00CA269D">
          <w:rPr>
            <w:rFonts w:ascii="Times New Roman" w:hAnsi="Times New Roman"/>
            <w:b/>
          </w:rPr>
          <w:t>TypeError</w:t>
        </w:r>
        <w:r>
          <w:t xml:space="preserve"> exception.  </w:t>
        </w:r>
      </w:ins>
    </w:p>
    <w:p w:rsidR="00CA269D" w:rsidRPr="00E77497" w:rsidRDefault="00CA269D" w:rsidP="00CA269D">
      <w:pPr>
        <w:pStyle w:val="Heading3"/>
        <w:rPr>
          <w:ins w:id="11184" w:author="Rev 19 Allen Wirfs-Brock" w:date="2013-09-24T15:01:00Z"/>
        </w:rPr>
      </w:pPr>
      <w:bookmarkStart w:id="11185" w:name="_Toc368050719"/>
      <w:ins w:id="11186" w:author="Rev 19 Allen Wirfs-Brock" w:date="2013-09-24T15:01:00Z">
        <w:r w:rsidRPr="00E77497">
          <w:t xml:space="preserve">Properties of the </w:t>
        </w:r>
      </w:ins>
      <w:ins w:id="11187" w:author="Rev 19 Allen Wirfs-Brock" w:date="2013-09-24T15:21:00Z">
        <w:r>
          <w:t>Symbol</w:t>
        </w:r>
      </w:ins>
      <w:ins w:id="11188" w:author="Rev 19 Allen Wirfs-Brock" w:date="2013-09-24T15:01:00Z">
        <w:r w:rsidRPr="00E77497">
          <w:t xml:space="preserve"> Constructor</w:t>
        </w:r>
        <w:bookmarkEnd w:id="11185"/>
      </w:ins>
    </w:p>
    <w:p w:rsidR="00CA269D" w:rsidRPr="00E77497" w:rsidRDefault="00CA269D" w:rsidP="00CA269D">
      <w:pPr>
        <w:rPr>
          <w:ins w:id="11189" w:author="Rev 19 Allen Wirfs-Brock" w:date="2013-09-24T15:01:00Z"/>
        </w:rPr>
      </w:pPr>
      <w:ins w:id="11190" w:author="Rev 19 Allen Wirfs-Brock" w:date="2013-09-24T15:01:00Z">
        <w:r w:rsidRPr="00E77497">
          <w:t xml:space="preserve">The value of the [[Prototype]] internal </w:t>
        </w:r>
        <w:r>
          <w:t xml:space="preserve">data </w:t>
        </w:r>
        <w:r w:rsidRPr="00E77497">
          <w:t xml:space="preserve">property of the </w:t>
        </w:r>
      </w:ins>
      <w:ins w:id="11191" w:author="Rev 19 Allen Wirfs-Brock" w:date="2013-09-24T15:21:00Z">
        <w:r>
          <w:t>Symbol</w:t>
        </w:r>
      </w:ins>
      <w:ins w:id="11192" w:author="Rev 19 Allen Wirfs-Brock" w:date="2013-09-24T15:01:00Z">
        <w:r w:rsidRPr="00E77497">
          <w:t xml:space="preserve"> constructor is the Function prototype object (</w:t>
        </w:r>
        <w:r>
          <w:fldChar w:fldCharType="begin"/>
        </w:r>
        <w:r>
          <w:instrText xml:space="preserve"> REF _Ref359681817 \r \h </w:instrText>
        </w:r>
      </w:ins>
      <w:ins w:id="11193" w:author="Rev 19 Allen Wirfs-Brock" w:date="2013-09-24T15:01:00Z">
        <w:r>
          <w:fldChar w:fldCharType="separate"/>
        </w:r>
      </w:ins>
      <w:ins w:id="11194" w:author="Rev 19 Allen Wirfs-Brock" w:date="2013-09-27T13:07:00Z">
        <w:r w:rsidR="00460CAC">
          <w:t>19.2.3</w:t>
        </w:r>
      </w:ins>
      <w:ins w:id="11195" w:author="Rev 19 Allen Wirfs-Brock" w:date="2013-09-24T15:01:00Z">
        <w:r>
          <w:fldChar w:fldCharType="end"/>
        </w:r>
        <w:r w:rsidRPr="00E77497">
          <w:t>).</w:t>
        </w:r>
      </w:ins>
    </w:p>
    <w:p w:rsidR="00CA269D" w:rsidRPr="00E77497" w:rsidRDefault="00CA269D" w:rsidP="00CA269D">
      <w:pPr>
        <w:rPr>
          <w:ins w:id="11196" w:author="Rev 19 Allen Wirfs-Brock" w:date="2013-09-24T15:01:00Z"/>
        </w:rPr>
      </w:pPr>
      <w:ins w:id="11197" w:author="Rev 19 Allen Wirfs-Brock" w:date="2013-09-24T15:01:00Z">
        <w:r w:rsidRPr="00E77497">
          <w:t xml:space="preserve">Besides the </w:t>
        </w:r>
        <w:r w:rsidRPr="00E77497">
          <w:rPr>
            <w:rFonts w:ascii="Courier New" w:hAnsi="Courier New"/>
            <w:b/>
          </w:rPr>
          <w:t>length</w:t>
        </w:r>
        <w:r w:rsidRPr="00E77497">
          <w:t xml:space="preserve"> property (whose value is </w:t>
        </w:r>
      </w:ins>
      <w:ins w:id="11198" w:author="Rev 19 Allen Wirfs-Brock" w:date="2013-09-24T15:21:00Z">
        <w:r>
          <w:rPr>
            <w:b/>
          </w:rPr>
          <w:t>0</w:t>
        </w:r>
      </w:ins>
      <w:ins w:id="11199" w:author="Rev 19 Allen Wirfs-Brock" w:date="2013-09-24T15:01:00Z">
        <w:r w:rsidRPr="00E77497">
          <w:t xml:space="preserve">), the </w:t>
        </w:r>
      </w:ins>
      <w:ins w:id="11200" w:author="Rev 19 Allen Wirfs-Brock" w:date="2013-09-24T15:21:00Z">
        <w:r>
          <w:t>Symbol</w:t>
        </w:r>
      </w:ins>
      <w:ins w:id="11201" w:author="Rev 19 Allen Wirfs-Brock" w:date="2013-09-24T15:01:00Z">
        <w:r w:rsidRPr="00E77497">
          <w:t xml:space="preserve"> constructor has the following propert</w:t>
        </w:r>
      </w:ins>
      <w:ins w:id="11202" w:author="Rev 19 Allen Wirfs-Brock" w:date="2013-09-27T10:23:00Z">
        <w:r w:rsidR="00D20BD7">
          <w:t>ies</w:t>
        </w:r>
      </w:ins>
      <w:ins w:id="11203" w:author="Rev 19 Allen Wirfs-Brock" w:date="2013-09-24T15:01:00Z">
        <w:r w:rsidRPr="00E77497">
          <w:t>:</w:t>
        </w:r>
      </w:ins>
    </w:p>
    <w:p w:rsidR="00E167CD" w:rsidRPr="00E77497" w:rsidRDefault="00E167CD" w:rsidP="00E167CD">
      <w:pPr>
        <w:pStyle w:val="Heading4"/>
        <w:numPr>
          <w:ilvl w:val="3"/>
          <w:numId w:val="1642"/>
        </w:numPr>
        <w:rPr>
          <w:ins w:id="11204" w:author="Rev 19 Allen Wirfs-Brock" w:date="2013-09-24T16:18:00Z"/>
        </w:rPr>
      </w:pPr>
      <w:ins w:id="11205" w:author="Rev 19 Allen Wirfs-Brock" w:date="2013-09-24T16:18:00Z">
        <w:r>
          <w:t>Symbol</w:t>
        </w:r>
        <w:r w:rsidRPr="00E77497">
          <w:t>.</w:t>
        </w:r>
        <w:r>
          <w:t>create</w:t>
        </w:r>
      </w:ins>
    </w:p>
    <w:p w:rsidR="00E167CD" w:rsidRPr="00E77497" w:rsidRDefault="00E167CD" w:rsidP="00E167CD">
      <w:pPr>
        <w:rPr>
          <w:ins w:id="11206" w:author="Rev 19 Allen Wirfs-Brock" w:date="2013-09-24T16:18:00Z"/>
        </w:rPr>
      </w:pPr>
      <w:ins w:id="11207" w:author="Rev 19 Allen Wirfs-Brock" w:date="2013-09-24T16:18:00Z">
        <w:r w:rsidRPr="00E77497">
          <w:t xml:space="preserve">The initial value of </w:t>
        </w:r>
        <w:r>
          <w:rPr>
            <w:rFonts w:ascii="Courier New" w:hAnsi="Courier New"/>
            <w:b/>
          </w:rPr>
          <w:t>Symbol</w:t>
        </w:r>
        <w:r w:rsidRPr="00E77497">
          <w:rPr>
            <w:rFonts w:ascii="Courier New" w:hAnsi="Courier New"/>
            <w:b/>
          </w:rPr>
          <w:t>.</w:t>
        </w:r>
      </w:ins>
      <w:ins w:id="11208" w:author="Rev 19 Allen Wirfs-Brock" w:date="2013-09-24T16:30:00Z">
        <w:r w:rsidR="00682C77">
          <w:rPr>
            <w:rFonts w:ascii="Courier New" w:hAnsi="Courier New"/>
            <w:b/>
          </w:rPr>
          <w:t>create</w:t>
        </w:r>
      </w:ins>
      <w:ins w:id="11209" w:author="Rev 19 Allen Wirfs-Brock" w:date="2013-09-24T16:18:00Z">
        <w:r w:rsidRPr="00E77497">
          <w:t xml:space="preserve"> is the </w:t>
        </w:r>
      </w:ins>
      <w:ins w:id="11210" w:author="Rev 19 Allen Wirfs-Brock" w:date="2013-09-24T16:19:00Z">
        <w:r>
          <w:t>well known symbol @@create</w:t>
        </w:r>
      </w:ins>
      <w:ins w:id="11211" w:author="Rev 19 Allen Wirfs-Brock" w:date="2013-09-24T16:18:00Z">
        <w:r w:rsidRPr="00E77497">
          <w:t xml:space="preserve"> (</w:t>
        </w:r>
      </w:ins>
      <w:ins w:id="11212" w:author="Rev 19 Allen Wirfs-Brock" w:date="2013-09-24T16:19:00Z">
        <w:r>
          <w:fldChar w:fldCharType="begin"/>
        </w:r>
        <w:r>
          <w:instrText xml:space="preserve"> REF _Ref365644804 \h </w:instrText>
        </w:r>
      </w:ins>
      <w:r>
        <w:fldChar w:fldCharType="separate"/>
      </w:r>
      <w:ins w:id="11213" w:author="Rev 19 Allen Wirfs-Brock" w:date="2013-09-27T13:07:00Z">
        <w:r w:rsidR="00460CAC">
          <w:t xml:space="preserve">Table </w:t>
        </w:r>
        <w:r w:rsidR="00460CAC">
          <w:rPr>
            <w:noProof/>
          </w:rPr>
          <w:t>6</w:t>
        </w:r>
      </w:ins>
      <w:ins w:id="11214" w:author="Rev 19 Allen Wirfs-Brock" w:date="2013-09-24T16:19:00Z">
        <w:r>
          <w:fldChar w:fldCharType="end"/>
        </w:r>
      </w:ins>
      <w:ins w:id="11215" w:author="Rev 19 Allen Wirfs-Brock" w:date="2013-09-24T16:18:00Z">
        <w:r w:rsidRPr="00E77497">
          <w:t>).</w:t>
        </w:r>
      </w:ins>
    </w:p>
    <w:p w:rsidR="00E167CD" w:rsidRPr="00E77497" w:rsidRDefault="00E167CD" w:rsidP="00E167CD">
      <w:pPr>
        <w:tabs>
          <w:tab w:val="left" w:pos="9034"/>
        </w:tabs>
        <w:rPr>
          <w:ins w:id="11216" w:author="Rev 19 Allen Wirfs-Brock" w:date="2013-09-24T16:18:00Z"/>
        </w:rPr>
      </w:pPr>
      <w:ins w:id="11217" w:author="Rev 19 Allen Wirfs-Brock" w:date="2013-09-24T16:18:00Z">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E167CD" w:rsidRPr="00E77497" w:rsidRDefault="00E167CD" w:rsidP="00E167CD">
      <w:pPr>
        <w:pStyle w:val="Heading4"/>
        <w:rPr>
          <w:ins w:id="11218" w:author="Rev 19 Allen Wirfs-Brock" w:date="2013-09-24T16:21:00Z"/>
        </w:rPr>
      </w:pPr>
      <w:ins w:id="11219" w:author="Rev 19 Allen Wirfs-Brock" w:date="2013-09-24T16:21:00Z">
        <w:r>
          <w:t>Symbol</w:t>
        </w:r>
        <w:r w:rsidRPr="00E77497">
          <w:t>.</w:t>
        </w:r>
      </w:ins>
      <w:ins w:id="11220" w:author="Rev 19 Allen Wirfs-Brock" w:date="2013-09-24T16:22:00Z">
        <w:r>
          <w:t>hasInstance</w:t>
        </w:r>
      </w:ins>
    </w:p>
    <w:p w:rsidR="00E167CD" w:rsidRPr="00E77497" w:rsidRDefault="00E167CD" w:rsidP="00E167CD">
      <w:pPr>
        <w:rPr>
          <w:ins w:id="11221" w:author="Rev 19 Allen Wirfs-Brock" w:date="2013-09-24T16:21:00Z"/>
        </w:rPr>
      </w:pPr>
      <w:ins w:id="11222" w:author="Rev 19 Allen Wirfs-Brock" w:date="2013-09-24T16:21:00Z">
        <w:r w:rsidRPr="00E77497">
          <w:t xml:space="preserve">The initial value of </w:t>
        </w:r>
        <w:r>
          <w:rPr>
            <w:rFonts w:ascii="Courier New" w:hAnsi="Courier New"/>
            <w:b/>
          </w:rPr>
          <w:t>Symbol</w:t>
        </w:r>
        <w:r w:rsidRPr="00E77497">
          <w:rPr>
            <w:rFonts w:ascii="Courier New" w:hAnsi="Courier New"/>
            <w:b/>
          </w:rPr>
          <w:t>.</w:t>
        </w:r>
      </w:ins>
      <w:ins w:id="11223" w:author="Rev 19 Allen Wirfs-Brock" w:date="2013-09-24T16:30:00Z">
        <w:r w:rsidR="00682C77">
          <w:rPr>
            <w:rFonts w:ascii="Courier New" w:hAnsi="Courier New"/>
            <w:b/>
          </w:rPr>
          <w:t>hasInstance</w:t>
        </w:r>
      </w:ins>
      <w:ins w:id="11224" w:author="Rev 19 Allen Wirfs-Brock" w:date="2013-09-24T16:21:00Z">
        <w:r w:rsidRPr="00E77497">
          <w:t xml:space="preserve"> is the </w:t>
        </w:r>
        <w:r>
          <w:t>well known symbol @@</w:t>
        </w:r>
      </w:ins>
      <w:ins w:id="11225" w:author="Rev 19 Allen Wirfs-Brock" w:date="2013-09-24T16:22:00Z">
        <w:r>
          <w:t>hasInstance</w:t>
        </w:r>
      </w:ins>
      <w:ins w:id="11226" w:author="Rev 19 Allen Wirfs-Brock" w:date="2013-09-24T16:21:00Z">
        <w:r w:rsidRPr="00E77497">
          <w:t xml:space="preserve"> (</w:t>
        </w:r>
        <w:r>
          <w:fldChar w:fldCharType="begin"/>
        </w:r>
        <w:r>
          <w:instrText xml:space="preserve"> REF _Ref365644804 \h </w:instrText>
        </w:r>
      </w:ins>
      <w:ins w:id="11227" w:author="Rev 19 Allen Wirfs-Brock" w:date="2013-09-24T16:21:00Z">
        <w:r>
          <w:fldChar w:fldCharType="separate"/>
        </w:r>
      </w:ins>
      <w:ins w:id="11228" w:author="Rev 19 Allen Wirfs-Brock" w:date="2013-09-27T13:07:00Z">
        <w:r w:rsidR="00460CAC">
          <w:t xml:space="preserve">Table </w:t>
        </w:r>
        <w:r w:rsidR="00460CAC">
          <w:rPr>
            <w:noProof/>
          </w:rPr>
          <w:t>6</w:t>
        </w:r>
      </w:ins>
      <w:ins w:id="11229" w:author="Rev 19 Allen Wirfs-Brock" w:date="2013-09-24T16:21:00Z">
        <w:r>
          <w:fldChar w:fldCharType="end"/>
        </w:r>
        <w:r w:rsidRPr="00E77497">
          <w:t>).</w:t>
        </w:r>
      </w:ins>
    </w:p>
    <w:p w:rsidR="00E167CD" w:rsidRPr="00E77497" w:rsidRDefault="00E167CD" w:rsidP="00E167CD">
      <w:pPr>
        <w:tabs>
          <w:tab w:val="left" w:pos="9034"/>
        </w:tabs>
        <w:rPr>
          <w:ins w:id="11230" w:author="Rev 19 Allen Wirfs-Brock" w:date="2013-09-24T16:21:00Z"/>
        </w:rPr>
      </w:pPr>
      <w:ins w:id="11231" w:author="Rev 19 Allen Wirfs-Brock" w:date="2013-09-24T16:2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E167CD" w:rsidRPr="00E77497" w:rsidRDefault="00E167CD" w:rsidP="00E167CD">
      <w:pPr>
        <w:pStyle w:val="Heading4"/>
        <w:numPr>
          <w:ilvl w:val="3"/>
          <w:numId w:val="1642"/>
        </w:numPr>
        <w:rPr>
          <w:ins w:id="11232" w:author="Rev 19 Allen Wirfs-Brock" w:date="2013-09-24T16:24:00Z"/>
        </w:rPr>
      </w:pPr>
      <w:ins w:id="11233" w:author="Rev 19 Allen Wirfs-Brock" w:date="2013-09-24T16:24:00Z">
        <w:r>
          <w:t>Symbol</w:t>
        </w:r>
        <w:r w:rsidRPr="00E77497">
          <w:t>.</w:t>
        </w:r>
      </w:ins>
      <w:ins w:id="11234" w:author="Rev 19 Allen Wirfs-Brock" w:date="2013-09-24T16:25:00Z">
        <w:r w:rsidRPr="00E167CD">
          <w:t>isRegExp</w:t>
        </w:r>
      </w:ins>
    </w:p>
    <w:p w:rsidR="00E167CD" w:rsidRPr="00E77497" w:rsidRDefault="00E167CD" w:rsidP="00E167CD">
      <w:pPr>
        <w:rPr>
          <w:ins w:id="11235" w:author="Rev 19 Allen Wirfs-Brock" w:date="2013-09-24T16:24:00Z"/>
        </w:rPr>
      </w:pPr>
      <w:ins w:id="11236" w:author="Rev 19 Allen Wirfs-Brock" w:date="2013-09-24T16:24:00Z">
        <w:r w:rsidRPr="00E77497">
          <w:t xml:space="preserve">The initial value of </w:t>
        </w:r>
        <w:r>
          <w:rPr>
            <w:rFonts w:ascii="Courier New" w:hAnsi="Courier New"/>
            <w:b/>
          </w:rPr>
          <w:t>Symbol</w:t>
        </w:r>
        <w:r w:rsidRPr="00E77497">
          <w:rPr>
            <w:rFonts w:ascii="Courier New" w:hAnsi="Courier New"/>
            <w:b/>
          </w:rPr>
          <w:t>.</w:t>
        </w:r>
      </w:ins>
      <w:ins w:id="11237" w:author="Rev 19 Allen Wirfs-Brock" w:date="2013-09-24T16:25:00Z">
        <w:r w:rsidRPr="00E167CD">
          <w:rPr>
            <w:rFonts w:ascii="Courier New" w:hAnsi="Courier New"/>
            <w:b/>
          </w:rPr>
          <w:t>isRegExp</w:t>
        </w:r>
      </w:ins>
      <w:ins w:id="11238" w:author="Rev 19 Allen Wirfs-Brock" w:date="2013-09-24T16:24:00Z">
        <w:r w:rsidRPr="00E77497">
          <w:t xml:space="preserve"> is the </w:t>
        </w:r>
        <w:r>
          <w:t>well known symbol @@</w:t>
        </w:r>
      </w:ins>
      <w:ins w:id="11239" w:author="Rev 19 Allen Wirfs-Brock" w:date="2013-09-24T16:26:00Z">
        <w:r w:rsidRPr="00E167CD">
          <w:t>isRegExp</w:t>
        </w:r>
      </w:ins>
      <w:ins w:id="11240" w:author="Rev 19 Allen Wirfs-Brock" w:date="2013-09-24T16:24:00Z">
        <w:r w:rsidRPr="00E77497">
          <w:t xml:space="preserve"> (</w:t>
        </w:r>
        <w:r>
          <w:fldChar w:fldCharType="begin"/>
        </w:r>
        <w:r>
          <w:instrText xml:space="preserve"> REF _Ref365644804 \h </w:instrText>
        </w:r>
      </w:ins>
      <w:ins w:id="11241" w:author="Rev 19 Allen Wirfs-Brock" w:date="2013-09-24T16:24:00Z">
        <w:r>
          <w:fldChar w:fldCharType="separate"/>
        </w:r>
      </w:ins>
      <w:ins w:id="11242" w:author="Rev 19 Allen Wirfs-Brock" w:date="2013-09-27T13:07:00Z">
        <w:r w:rsidR="00460CAC">
          <w:t xml:space="preserve">Table </w:t>
        </w:r>
        <w:r w:rsidR="00460CAC">
          <w:rPr>
            <w:noProof/>
          </w:rPr>
          <w:t>6</w:t>
        </w:r>
      </w:ins>
      <w:ins w:id="11243" w:author="Rev 19 Allen Wirfs-Brock" w:date="2013-09-24T16:24:00Z">
        <w:r>
          <w:fldChar w:fldCharType="end"/>
        </w:r>
        <w:r w:rsidRPr="00E77497">
          <w:t>).</w:t>
        </w:r>
      </w:ins>
    </w:p>
    <w:p w:rsidR="00E167CD" w:rsidRPr="00E77497" w:rsidRDefault="00E167CD" w:rsidP="00E167CD">
      <w:pPr>
        <w:tabs>
          <w:tab w:val="left" w:pos="9034"/>
        </w:tabs>
        <w:rPr>
          <w:ins w:id="11244" w:author="Rev 19 Allen Wirfs-Brock" w:date="2013-09-24T16:24:00Z"/>
        </w:rPr>
      </w:pPr>
      <w:ins w:id="11245" w:author="Rev 19 Allen Wirfs-Brock" w:date="2013-09-24T16:24: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E167CD" w:rsidRPr="00E77497" w:rsidRDefault="00E167CD" w:rsidP="00E167CD">
      <w:pPr>
        <w:pStyle w:val="Heading4"/>
        <w:rPr>
          <w:ins w:id="11246" w:author="Rev 19 Allen Wirfs-Brock" w:date="2013-09-24T16:24:00Z"/>
        </w:rPr>
      </w:pPr>
      <w:ins w:id="11247" w:author="Rev 19 Allen Wirfs-Brock" w:date="2013-09-24T16:24:00Z">
        <w:r>
          <w:t>Symbol</w:t>
        </w:r>
        <w:r w:rsidRPr="00E77497">
          <w:t>.</w:t>
        </w:r>
      </w:ins>
      <w:ins w:id="11248" w:author="Rev 19 Allen Wirfs-Brock" w:date="2013-09-24T16:29:00Z">
        <w:r w:rsidRPr="00E167CD">
          <w:t>iterator</w:t>
        </w:r>
      </w:ins>
    </w:p>
    <w:p w:rsidR="00E167CD" w:rsidRPr="00E77497" w:rsidRDefault="00E167CD" w:rsidP="00E167CD">
      <w:pPr>
        <w:rPr>
          <w:ins w:id="11249" w:author="Rev 19 Allen Wirfs-Brock" w:date="2013-09-24T16:24:00Z"/>
        </w:rPr>
      </w:pPr>
      <w:ins w:id="11250" w:author="Rev 19 Allen Wirfs-Brock" w:date="2013-09-24T16:24:00Z">
        <w:r w:rsidRPr="00E77497">
          <w:t xml:space="preserve">The initial value of </w:t>
        </w:r>
        <w:r>
          <w:rPr>
            <w:rFonts w:ascii="Courier New" w:hAnsi="Courier New"/>
            <w:b/>
          </w:rPr>
          <w:t>Symbol</w:t>
        </w:r>
        <w:r w:rsidRPr="00E77497">
          <w:rPr>
            <w:rFonts w:ascii="Courier New" w:hAnsi="Courier New"/>
            <w:b/>
          </w:rPr>
          <w:t>.</w:t>
        </w:r>
      </w:ins>
      <w:ins w:id="11251" w:author="Rev 19 Allen Wirfs-Brock" w:date="2013-09-24T16:29:00Z">
        <w:r w:rsidRPr="00E167CD">
          <w:rPr>
            <w:rFonts w:ascii="Courier New" w:hAnsi="Courier New"/>
            <w:b/>
          </w:rPr>
          <w:t>iterator</w:t>
        </w:r>
      </w:ins>
      <w:ins w:id="11252" w:author="Rev 19 Allen Wirfs-Brock" w:date="2013-09-24T16:24:00Z">
        <w:r w:rsidRPr="00E77497">
          <w:t xml:space="preserve"> is the </w:t>
        </w:r>
        <w:r>
          <w:t>well known symbol @@</w:t>
        </w:r>
      </w:ins>
      <w:ins w:id="11253" w:author="Rev 19 Allen Wirfs-Brock" w:date="2013-09-24T16:29:00Z">
        <w:r w:rsidRPr="00E167CD">
          <w:t>iterator</w:t>
        </w:r>
      </w:ins>
      <w:ins w:id="11254" w:author="Rev 19 Allen Wirfs-Brock" w:date="2013-09-24T16:24:00Z">
        <w:r w:rsidRPr="00E77497">
          <w:t xml:space="preserve"> (</w:t>
        </w:r>
        <w:r>
          <w:fldChar w:fldCharType="begin"/>
        </w:r>
        <w:r>
          <w:instrText xml:space="preserve"> REF _Ref365644804 \h </w:instrText>
        </w:r>
      </w:ins>
      <w:ins w:id="11255" w:author="Rev 19 Allen Wirfs-Brock" w:date="2013-09-24T16:24:00Z">
        <w:r>
          <w:fldChar w:fldCharType="separate"/>
        </w:r>
      </w:ins>
      <w:ins w:id="11256" w:author="Rev 19 Allen Wirfs-Brock" w:date="2013-09-27T13:07:00Z">
        <w:r w:rsidR="00460CAC">
          <w:t xml:space="preserve">Table </w:t>
        </w:r>
        <w:r w:rsidR="00460CAC">
          <w:rPr>
            <w:noProof/>
          </w:rPr>
          <w:t>6</w:t>
        </w:r>
      </w:ins>
      <w:ins w:id="11257" w:author="Rev 19 Allen Wirfs-Brock" w:date="2013-09-24T16:24:00Z">
        <w:r>
          <w:fldChar w:fldCharType="end"/>
        </w:r>
        <w:r w:rsidRPr="00E77497">
          <w:t>).</w:t>
        </w:r>
      </w:ins>
    </w:p>
    <w:p w:rsidR="00E167CD" w:rsidRPr="00E77497" w:rsidRDefault="00E167CD" w:rsidP="00E167CD">
      <w:pPr>
        <w:tabs>
          <w:tab w:val="left" w:pos="9034"/>
        </w:tabs>
        <w:rPr>
          <w:ins w:id="11258" w:author="Rev 19 Allen Wirfs-Brock" w:date="2013-09-24T16:24:00Z"/>
        </w:rPr>
      </w:pPr>
      <w:ins w:id="11259" w:author="Rev 19 Allen Wirfs-Brock" w:date="2013-09-24T16:24: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CA269D" w:rsidRPr="00E77497" w:rsidRDefault="00CA269D" w:rsidP="00E167CD">
      <w:pPr>
        <w:pStyle w:val="Heading4"/>
        <w:rPr>
          <w:ins w:id="11260" w:author="Rev 19 Allen Wirfs-Brock" w:date="2013-09-24T15:01:00Z"/>
        </w:rPr>
      </w:pPr>
      <w:ins w:id="11261" w:author="Rev 19 Allen Wirfs-Brock" w:date="2013-09-24T15:21:00Z">
        <w:r>
          <w:t>Symbol</w:t>
        </w:r>
      </w:ins>
      <w:ins w:id="11262" w:author="Rev 19 Allen Wirfs-Brock" w:date="2013-09-24T15:01:00Z">
        <w:r w:rsidRPr="00E77497">
          <w:t>.prototype</w:t>
        </w:r>
      </w:ins>
    </w:p>
    <w:p w:rsidR="00CA269D" w:rsidRPr="00E77497" w:rsidRDefault="00CA269D" w:rsidP="00CA269D">
      <w:pPr>
        <w:rPr>
          <w:ins w:id="11263" w:author="Rev 19 Allen Wirfs-Brock" w:date="2013-09-24T15:01:00Z"/>
        </w:rPr>
      </w:pPr>
      <w:ins w:id="11264" w:author="Rev 19 Allen Wirfs-Brock" w:date="2013-09-24T15:01:00Z">
        <w:r w:rsidRPr="00E77497">
          <w:t xml:space="preserve">The initial value of </w:t>
        </w:r>
      </w:ins>
      <w:ins w:id="11265" w:author="Rev 19 Allen Wirfs-Brock" w:date="2013-09-24T15:21:00Z">
        <w:r>
          <w:rPr>
            <w:rFonts w:ascii="Courier New" w:hAnsi="Courier New"/>
            <w:b/>
          </w:rPr>
          <w:t>Symbol</w:t>
        </w:r>
      </w:ins>
      <w:ins w:id="11266" w:author="Rev 19 Allen Wirfs-Brock" w:date="2013-09-24T15:01:00Z">
        <w:r w:rsidRPr="00E77497">
          <w:rPr>
            <w:rFonts w:ascii="Courier New" w:hAnsi="Courier New"/>
            <w:b/>
          </w:rPr>
          <w:t>.prototype</w:t>
        </w:r>
        <w:r w:rsidRPr="00E77497">
          <w:t xml:space="preserve"> is the </w:t>
        </w:r>
      </w:ins>
      <w:ins w:id="11267" w:author="Rev 19 Allen Wirfs-Brock" w:date="2013-09-24T15:22:00Z">
        <w:r>
          <w:t>Symbol</w:t>
        </w:r>
      </w:ins>
      <w:ins w:id="11268" w:author="Rev 19 Allen Wirfs-Brock" w:date="2013-09-24T15:01:00Z">
        <w:r w:rsidRPr="00E77497">
          <w:t xml:space="preserve"> prototype object (</w:t>
        </w:r>
      </w:ins>
      <w:ins w:id="11269" w:author="Rev 19 Allen Wirfs-Brock" w:date="2013-09-24T15:22:00Z">
        <w:r w:rsidR="00667FF6">
          <w:fldChar w:fldCharType="begin"/>
        </w:r>
        <w:r w:rsidR="00667FF6">
          <w:instrText xml:space="preserve"> REF _Ref367799485 \r \h </w:instrText>
        </w:r>
      </w:ins>
      <w:r w:rsidR="00667FF6">
        <w:fldChar w:fldCharType="separate"/>
      </w:r>
      <w:ins w:id="11270" w:author="Rev 19 Allen Wirfs-Brock" w:date="2013-09-27T13:07:00Z">
        <w:r w:rsidR="00460CAC">
          <w:t>19.4.3</w:t>
        </w:r>
      </w:ins>
      <w:ins w:id="11271" w:author="Rev 19 Allen Wirfs-Brock" w:date="2013-09-24T15:22:00Z">
        <w:r w:rsidR="00667FF6">
          <w:fldChar w:fldCharType="end"/>
        </w:r>
      </w:ins>
      <w:ins w:id="11272" w:author="Rev 19 Allen Wirfs-Brock" w:date="2013-09-24T15:01:00Z">
        <w:r w:rsidRPr="00E77497">
          <w:t>).</w:t>
        </w:r>
      </w:ins>
    </w:p>
    <w:p w:rsidR="00CA269D" w:rsidRPr="00E77497" w:rsidRDefault="00CA269D" w:rsidP="00682C77">
      <w:pPr>
        <w:tabs>
          <w:tab w:val="left" w:pos="9034"/>
        </w:tabs>
        <w:rPr>
          <w:ins w:id="11273" w:author="Rev 19 Allen Wirfs-Brock" w:date="2013-09-24T15:01:00Z"/>
        </w:rPr>
      </w:pPr>
      <w:ins w:id="11274" w:author="Rev 19 Allen Wirfs-Brock" w:date="2013-09-24T15:0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ins w:id="11275" w:author="Rev 19 Allen Wirfs-Brock" w:date="2013-09-24T16:17:00Z">
        <w:r w:rsidR="00E167CD">
          <w:tab/>
        </w:r>
      </w:ins>
    </w:p>
    <w:p w:rsidR="00682C77" w:rsidRPr="00E77497" w:rsidRDefault="00682C77" w:rsidP="00682C77">
      <w:pPr>
        <w:pStyle w:val="Heading4"/>
        <w:rPr>
          <w:ins w:id="11276" w:author="Rev 19 Allen Wirfs-Brock" w:date="2013-09-24T16:31:00Z"/>
        </w:rPr>
      </w:pPr>
      <w:ins w:id="11277" w:author="Rev 19 Allen Wirfs-Brock" w:date="2013-09-24T16:31:00Z">
        <w:r>
          <w:t>Symbol</w:t>
        </w:r>
        <w:r w:rsidRPr="00E77497">
          <w:t>.</w:t>
        </w:r>
      </w:ins>
      <w:ins w:id="11278" w:author="Rev 19 Allen Wirfs-Brock" w:date="2013-09-24T16:32:00Z">
        <w:r w:rsidRPr="00682C77">
          <w:t>toPrimitive</w:t>
        </w:r>
      </w:ins>
    </w:p>
    <w:p w:rsidR="00682C77" w:rsidRPr="00E77497" w:rsidRDefault="00682C77" w:rsidP="00682C77">
      <w:pPr>
        <w:rPr>
          <w:ins w:id="11279" w:author="Rev 19 Allen Wirfs-Brock" w:date="2013-09-24T16:31:00Z"/>
        </w:rPr>
      </w:pPr>
      <w:ins w:id="11280" w:author="Rev 19 Allen Wirfs-Brock" w:date="2013-09-24T16:31:00Z">
        <w:r w:rsidRPr="00E77497">
          <w:t xml:space="preserve">The initial value of </w:t>
        </w:r>
        <w:r>
          <w:rPr>
            <w:rFonts w:ascii="Courier New" w:hAnsi="Courier New"/>
            <w:b/>
          </w:rPr>
          <w:t>Symbol</w:t>
        </w:r>
        <w:r w:rsidRPr="00E77497">
          <w:rPr>
            <w:rFonts w:ascii="Courier New" w:hAnsi="Courier New"/>
            <w:b/>
          </w:rPr>
          <w:t>.</w:t>
        </w:r>
      </w:ins>
      <w:ins w:id="11281" w:author="Rev 19 Allen Wirfs-Brock" w:date="2013-09-24T16:33:00Z">
        <w:r w:rsidRPr="00682C77">
          <w:rPr>
            <w:rFonts w:ascii="Courier New" w:hAnsi="Courier New"/>
            <w:b/>
          </w:rPr>
          <w:t>toPrimitive</w:t>
        </w:r>
      </w:ins>
      <w:ins w:id="11282" w:author="Rev 19 Allen Wirfs-Brock" w:date="2013-09-24T16:31:00Z">
        <w:r w:rsidRPr="00E77497">
          <w:t xml:space="preserve"> is the </w:t>
        </w:r>
        <w:r>
          <w:t>well known symbol @@</w:t>
        </w:r>
      </w:ins>
      <w:ins w:id="11283" w:author="Rev 19 Allen Wirfs-Brock" w:date="2013-09-24T16:33:00Z">
        <w:r w:rsidRPr="00682C77">
          <w:t>toPrimitive</w:t>
        </w:r>
      </w:ins>
      <w:ins w:id="11284" w:author="Rev 19 Allen Wirfs-Brock" w:date="2013-09-24T16:31:00Z">
        <w:r w:rsidRPr="00E77497">
          <w:t xml:space="preserve"> (</w:t>
        </w:r>
        <w:r>
          <w:fldChar w:fldCharType="begin"/>
        </w:r>
        <w:r>
          <w:instrText xml:space="preserve"> REF _Ref365644804 \h </w:instrText>
        </w:r>
      </w:ins>
      <w:ins w:id="11285" w:author="Rev 19 Allen Wirfs-Brock" w:date="2013-09-24T16:31:00Z">
        <w:r>
          <w:fldChar w:fldCharType="separate"/>
        </w:r>
      </w:ins>
      <w:ins w:id="11286" w:author="Rev 19 Allen Wirfs-Brock" w:date="2013-09-27T13:07:00Z">
        <w:r w:rsidR="00460CAC">
          <w:t xml:space="preserve">Table </w:t>
        </w:r>
        <w:r w:rsidR="00460CAC">
          <w:rPr>
            <w:noProof/>
          </w:rPr>
          <w:t>6</w:t>
        </w:r>
      </w:ins>
      <w:ins w:id="11287" w:author="Rev 19 Allen Wirfs-Brock" w:date="2013-09-24T16:31:00Z">
        <w:r>
          <w:fldChar w:fldCharType="end"/>
        </w:r>
        <w:r w:rsidRPr="00E77497">
          <w:t>).</w:t>
        </w:r>
      </w:ins>
    </w:p>
    <w:p w:rsidR="00682C77" w:rsidRPr="00E77497" w:rsidRDefault="00682C77" w:rsidP="00682C77">
      <w:pPr>
        <w:tabs>
          <w:tab w:val="left" w:pos="9034"/>
        </w:tabs>
        <w:rPr>
          <w:ins w:id="11288" w:author="Rev 19 Allen Wirfs-Brock" w:date="2013-09-24T16:31:00Z"/>
        </w:rPr>
      </w:pPr>
      <w:ins w:id="11289"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682C77" w:rsidRPr="00E77497" w:rsidRDefault="00682C77" w:rsidP="00682C77">
      <w:pPr>
        <w:pStyle w:val="Heading4"/>
        <w:numPr>
          <w:ilvl w:val="3"/>
          <w:numId w:val="1642"/>
        </w:numPr>
        <w:rPr>
          <w:ins w:id="11290" w:author="Rev 19 Allen Wirfs-Brock" w:date="2013-09-24T16:31:00Z"/>
        </w:rPr>
      </w:pPr>
      <w:ins w:id="11291" w:author="Rev 19 Allen Wirfs-Brock" w:date="2013-09-24T16:31:00Z">
        <w:r>
          <w:t>Symbol</w:t>
        </w:r>
        <w:r w:rsidRPr="00E77497">
          <w:t>.</w:t>
        </w:r>
      </w:ins>
      <w:ins w:id="11292" w:author="Rev 19 Allen Wirfs-Brock" w:date="2013-09-24T16:34:00Z">
        <w:r w:rsidRPr="00682C77">
          <w:t>toStringTag</w:t>
        </w:r>
      </w:ins>
    </w:p>
    <w:p w:rsidR="00682C77" w:rsidRPr="00E77497" w:rsidRDefault="00682C77" w:rsidP="00682C77">
      <w:pPr>
        <w:rPr>
          <w:ins w:id="11293" w:author="Rev 19 Allen Wirfs-Brock" w:date="2013-09-24T16:31:00Z"/>
        </w:rPr>
      </w:pPr>
      <w:ins w:id="11294" w:author="Rev 19 Allen Wirfs-Brock" w:date="2013-09-24T16:31:00Z">
        <w:r w:rsidRPr="00E77497">
          <w:t>The initial value of</w:t>
        </w:r>
        <w:r w:rsidRPr="006A78DC">
          <w:t xml:space="preserve"> </w:t>
        </w:r>
        <w:r>
          <w:rPr>
            <w:rFonts w:ascii="Courier New" w:hAnsi="Courier New"/>
            <w:b/>
          </w:rPr>
          <w:t>Symbol</w:t>
        </w:r>
        <w:r w:rsidRPr="00E77497">
          <w:rPr>
            <w:rFonts w:ascii="Courier New" w:hAnsi="Courier New"/>
            <w:b/>
          </w:rPr>
          <w:t>.</w:t>
        </w:r>
      </w:ins>
      <w:ins w:id="11295" w:author="Rev 19 Allen Wirfs-Brock" w:date="2013-09-24T16:34:00Z">
        <w:r w:rsidRPr="00682C77">
          <w:rPr>
            <w:rFonts w:ascii="Courier New" w:hAnsi="Courier New"/>
            <w:b/>
          </w:rPr>
          <w:t>toStringTag</w:t>
        </w:r>
      </w:ins>
      <w:ins w:id="11296" w:author="Rev 19 Allen Wirfs-Brock" w:date="2013-09-24T16:31:00Z">
        <w:r w:rsidRPr="00E77497">
          <w:t xml:space="preserve"> is the </w:t>
        </w:r>
        <w:r>
          <w:t>well known symbol @@</w:t>
        </w:r>
      </w:ins>
      <w:ins w:id="11297" w:author="Rev 19 Allen Wirfs-Brock" w:date="2013-09-24T16:34:00Z">
        <w:r w:rsidRPr="00682C77">
          <w:t>toStringTag</w:t>
        </w:r>
      </w:ins>
      <w:ins w:id="11298" w:author="Rev 19 Allen Wirfs-Brock" w:date="2013-09-24T16:31:00Z">
        <w:r w:rsidRPr="00E77497">
          <w:t xml:space="preserve"> (</w:t>
        </w:r>
        <w:r>
          <w:fldChar w:fldCharType="begin"/>
        </w:r>
        <w:r>
          <w:instrText xml:space="preserve"> REF _Ref365644804 \h </w:instrText>
        </w:r>
      </w:ins>
      <w:ins w:id="11299" w:author="Rev 19 Allen Wirfs-Brock" w:date="2013-09-24T16:31:00Z">
        <w:r>
          <w:fldChar w:fldCharType="separate"/>
        </w:r>
      </w:ins>
      <w:ins w:id="11300" w:author="Rev 19 Allen Wirfs-Brock" w:date="2013-09-27T13:07:00Z">
        <w:r w:rsidR="00460CAC">
          <w:t xml:space="preserve">Table </w:t>
        </w:r>
        <w:r w:rsidR="00460CAC">
          <w:rPr>
            <w:noProof/>
          </w:rPr>
          <w:t>6</w:t>
        </w:r>
      </w:ins>
      <w:ins w:id="11301" w:author="Rev 19 Allen Wirfs-Brock" w:date="2013-09-24T16:31:00Z">
        <w:r>
          <w:fldChar w:fldCharType="end"/>
        </w:r>
        <w:r w:rsidRPr="00E77497">
          <w:t>).</w:t>
        </w:r>
      </w:ins>
    </w:p>
    <w:p w:rsidR="00682C77" w:rsidRPr="00E77497" w:rsidRDefault="00682C77" w:rsidP="00682C77">
      <w:pPr>
        <w:tabs>
          <w:tab w:val="left" w:pos="9034"/>
        </w:tabs>
        <w:rPr>
          <w:ins w:id="11302" w:author="Rev 19 Allen Wirfs-Brock" w:date="2013-09-24T16:31:00Z"/>
        </w:rPr>
      </w:pPr>
      <w:ins w:id="11303"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682C77" w:rsidRPr="00E77497" w:rsidRDefault="00682C77" w:rsidP="00682C77">
      <w:pPr>
        <w:pStyle w:val="Heading4"/>
        <w:rPr>
          <w:ins w:id="11304" w:author="Rev 19 Allen Wirfs-Brock" w:date="2013-09-24T16:31:00Z"/>
        </w:rPr>
      </w:pPr>
      <w:ins w:id="11305" w:author="Rev 19 Allen Wirfs-Brock" w:date="2013-09-24T16:31:00Z">
        <w:r>
          <w:t>Symbol</w:t>
        </w:r>
        <w:r w:rsidRPr="00E77497">
          <w:t>.</w:t>
        </w:r>
      </w:ins>
      <w:ins w:id="11306" w:author="Rev 19 Allen Wirfs-Brock" w:date="2013-09-24T16:35:00Z">
        <w:r>
          <w:t>unscopables</w:t>
        </w:r>
      </w:ins>
    </w:p>
    <w:p w:rsidR="00682C77" w:rsidRPr="00E77497" w:rsidRDefault="00682C77" w:rsidP="00682C77">
      <w:pPr>
        <w:rPr>
          <w:ins w:id="11307" w:author="Rev 19 Allen Wirfs-Brock" w:date="2013-09-24T16:31:00Z"/>
        </w:rPr>
      </w:pPr>
      <w:ins w:id="11308" w:author="Rev 19 Allen Wirfs-Brock" w:date="2013-09-24T16:31:00Z">
        <w:r w:rsidRPr="00E77497">
          <w:t xml:space="preserve">The initial value of </w:t>
        </w:r>
        <w:r>
          <w:rPr>
            <w:rFonts w:ascii="Courier New" w:hAnsi="Courier New"/>
            <w:b/>
          </w:rPr>
          <w:t>Symbol</w:t>
        </w:r>
        <w:r w:rsidRPr="00E77497">
          <w:rPr>
            <w:rFonts w:ascii="Courier New" w:hAnsi="Courier New"/>
            <w:b/>
          </w:rPr>
          <w:t>.</w:t>
        </w:r>
      </w:ins>
      <w:ins w:id="11309" w:author="Rev 19 Allen Wirfs-Brock" w:date="2013-09-24T16:35:00Z">
        <w:r>
          <w:t>unscopables</w:t>
        </w:r>
      </w:ins>
      <w:ins w:id="11310" w:author="Rev 19 Allen Wirfs-Brock" w:date="2013-09-24T16:31:00Z">
        <w:r w:rsidRPr="00E77497">
          <w:t xml:space="preserve"> is the </w:t>
        </w:r>
        <w:r>
          <w:t>well known symbol @@</w:t>
        </w:r>
      </w:ins>
      <w:ins w:id="11311" w:author="Rev 19 Allen Wirfs-Brock" w:date="2013-09-24T16:35:00Z">
        <w:r>
          <w:t>unscopables</w:t>
        </w:r>
      </w:ins>
      <w:ins w:id="11312" w:author="Rev 19 Allen Wirfs-Brock" w:date="2013-09-24T16:31:00Z">
        <w:r w:rsidRPr="00E77497">
          <w:t xml:space="preserve"> (</w:t>
        </w:r>
        <w:r>
          <w:fldChar w:fldCharType="begin"/>
        </w:r>
        <w:r>
          <w:instrText xml:space="preserve"> REF _Ref365644804 \h </w:instrText>
        </w:r>
      </w:ins>
      <w:ins w:id="11313" w:author="Rev 19 Allen Wirfs-Brock" w:date="2013-09-24T16:31:00Z">
        <w:r>
          <w:fldChar w:fldCharType="separate"/>
        </w:r>
      </w:ins>
      <w:ins w:id="11314" w:author="Rev 19 Allen Wirfs-Brock" w:date="2013-09-27T13:07:00Z">
        <w:r w:rsidR="00460CAC">
          <w:t xml:space="preserve">Table </w:t>
        </w:r>
        <w:r w:rsidR="00460CAC">
          <w:rPr>
            <w:noProof/>
          </w:rPr>
          <w:t>6</w:t>
        </w:r>
      </w:ins>
      <w:ins w:id="11315" w:author="Rev 19 Allen Wirfs-Brock" w:date="2013-09-24T16:31:00Z">
        <w:r>
          <w:fldChar w:fldCharType="end"/>
        </w:r>
        <w:r w:rsidRPr="00E77497">
          <w:t>).</w:t>
        </w:r>
      </w:ins>
    </w:p>
    <w:p w:rsidR="00682C77" w:rsidRPr="00E77497" w:rsidRDefault="00682C77" w:rsidP="00682C77">
      <w:pPr>
        <w:tabs>
          <w:tab w:val="left" w:pos="9034"/>
        </w:tabs>
        <w:rPr>
          <w:ins w:id="11316" w:author="Rev 19 Allen Wirfs-Brock" w:date="2013-09-24T16:31:00Z"/>
        </w:rPr>
      </w:pPr>
      <w:ins w:id="11317"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CA269D" w:rsidRPr="00A67AF2" w:rsidRDefault="00667FF6" w:rsidP="00CA269D">
      <w:pPr>
        <w:pStyle w:val="Heading4"/>
        <w:rPr>
          <w:ins w:id="11318" w:author="Rev 19 Allen Wirfs-Brock" w:date="2013-09-24T15:01:00Z"/>
        </w:rPr>
      </w:pPr>
      <w:ins w:id="11319" w:author="Rev 19 Allen Wirfs-Brock" w:date="2013-09-24T15:22:00Z">
        <w:r>
          <w:t>Symbol</w:t>
        </w:r>
      </w:ins>
      <w:ins w:id="11320" w:author="Rev 19 Allen Wirfs-Brock" w:date="2013-09-24T15:01:00Z">
        <w:r w:rsidR="00CA269D">
          <w:t>[ @@create ]</w:t>
        </w:r>
        <w:r w:rsidR="00CA269D" w:rsidRPr="00A67AF2">
          <w:t xml:space="preserve"> (</w:t>
        </w:r>
        <w:r w:rsidR="00CA269D">
          <w:t xml:space="preserve"> </w:t>
        </w:r>
        <w:r w:rsidR="00CA269D" w:rsidRPr="00A67AF2">
          <w:t>)</w:t>
        </w:r>
      </w:ins>
    </w:p>
    <w:p w:rsidR="00CA269D" w:rsidRPr="00E77497" w:rsidRDefault="00CA269D" w:rsidP="00CA269D">
      <w:pPr>
        <w:rPr>
          <w:ins w:id="11321" w:author="Rev 19 Allen Wirfs-Brock" w:date="2013-09-24T15:01:00Z"/>
        </w:rPr>
      </w:pPr>
      <w:ins w:id="11322" w:author="Rev 19 Allen Wirfs-Brock" w:date="2013-09-24T15:01:00Z">
        <w:r>
          <w:t>T</w:t>
        </w:r>
        <w:r w:rsidRPr="00675B74">
          <w:t>he</w:t>
        </w:r>
        <w:r>
          <w:t xml:space="preserve"> @@create</w:t>
        </w:r>
        <w:r w:rsidRPr="00675B74">
          <w:t xml:space="preserve"> method of</w:t>
        </w:r>
        <w:r>
          <w:t xml:space="preserve"> a</w:t>
        </w:r>
      </w:ins>
      <w:ins w:id="11323" w:author="Rev 19 Allen Wirfs-Brock" w:date="2013-09-24T15:23:00Z">
        <w:r w:rsidR="00667FF6">
          <w:t xml:space="preserve"> Symbol</w:t>
        </w:r>
      </w:ins>
      <w:ins w:id="11324" w:author="Rev 19 Allen Wirfs-Brock" w:date="2013-09-24T15:01:00Z">
        <w:r>
          <w:t xml:space="preserve">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ins>
    </w:p>
    <w:p w:rsidR="00CA269D" w:rsidRPr="00E77497" w:rsidRDefault="00667FF6" w:rsidP="00667FF6">
      <w:pPr>
        <w:numPr>
          <w:ilvl w:val="0"/>
          <w:numId w:val="1638"/>
        </w:numPr>
        <w:rPr>
          <w:ins w:id="11325" w:author="Rev 19 Allen Wirfs-Brock" w:date="2013-09-24T15:01:00Z"/>
          <w:rFonts w:ascii="Times New Roman" w:hAnsi="Times New Roman"/>
        </w:rPr>
      </w:pPr>
      <w:ins w:id="11326" w:author="Rev 19 Allen Wirfs-Brock" w:date="2013-09-24T15:23:00Z">
        <w:r>
          <w:rPr>
            <w:rFonts w:ascii="Times New Roman" w:hAnsi="Times New Roman"/>
          </w:rPr>
          <w:t xml:space="preserve">Throw a </w:t>
        </w:r>
        <w:r w:rsidRPr="00667FF6">
          <w:rPr>
            <w:rFonts w:ascii="Times New Roman" w:hAnsi="Times New Roman"/>
            <w:b/>
          </w:rPr>
          <w:t>TypeError</w:t>
        </w:r>
        <w:r>
          <w:rPr>
            <w:rFonts w:ascii="Times New Roman" w:hAnsi="Times New Roman"/>
          </w:rPr>
          <w:t xml:space="preserve"> exception</w:t>
        </w:r>
      </w:ins>
      <w:ins w:id="11327" w:author="Rev 19 Allen Wirfs-Brock" w:date="2013-09-24T15:01:00Z">
        <w:r w:rsidR="00CA269D" w:rsidRPr="00E77497">
          <w:rPr>
            <w:rFonts w:ascii="Times New Roman" w:hAnsi="Times New Roman"/>
          </w:rPr>
          <w:t>.</w:t>
        </w:r>
      </w:ins>
    </w:p>
    <w:p w:rsidR="00CA269D" w:rsidRDefault="00CA269D" w:rsidP="00CA269D">
      <w:pPr>
        <w:rPr>
          <w:ins w:id="11328" w:author="Rev 19 Allen Wirfs-Brock" w:date="2013-09-24T15:01:00Z"/>
        </w:rPr>
      </w:pPr>
      <w:ins w:id="11329" w:author="Rev 19 Allen Wirfs-Brock" w:date="2013-09-24T15:0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ins>
    </w:p>
    <w:p w:rsidR="00CA269D" w:rsidRPr="00E77497" w:rsidRDefault="00CA269D" w:rsidP="00CA269D">
      <w:pPr>
        <w:pStyle w:val="Heading3"/>
        <w:rPr>
          <w:ins w:id="11330" w:author="Rev 19 Allen Wirfs-Brock" w:date="2013-09-24T15:01:00Z"/>
        </w:rPr>
      </w:pPr>
      <w:bookmarkStart w:id="11331" w:name="_Ref367799485"/>
      <w:bookmarkStart w:id="11332" w:name="_Toc368050720"/>
      <w:ins w:id="11333" w:author="Rev 19 Allen Wirfs-Brock" w:date="2013-09-24T15:01:00Z">
        <w:r w:rsidRPr="00E77497">
          <w:t xml:space="preserve">Properties of the </w:t>
        </w:r>
      </w:ins>
      <w:ins w:id="11334" w:author="Rev 19 Allen Wirfs-Brock" w:date="2013-09-24T15:25:00Z">
        <w:r w:rsidR="00667FF6">
          <w:t>Symbol</w:t>
        </w:r>
      </w:ins>
      <w:ins w:id="11335" w:author="Rev 19 Allen Wirfs-Brock" w:date="2013-09-24T15:01:00Z">
        <w:r w:rsidRPr="00E77497">
          <w:t xml:space="preserve"> Prototype Object</w:t>
        </w:r>
        <w:bookmarkEnd w:id="11331"/>
        <w:bookmarkEnd w:id="11332"/>
      </w:ins>
    </w:p>
    <w:p w:rsidR="00CA269D" w:rsidRPr="00E77497" w:rsidRDefault="00CA269D" w:rsidP="00CA269D">
      <w:pPr>
        <w:rPr>
          <w:ins w:id="11336" w:author="Rev 19 Allen Wirfs-Brock" w:date="2013-09-24T15:01:00Z"/>
        </w:rPr>
      </w:pPr>
      <w:ins w:id="11337" w:author="Rev 19 Allen Wirfs-Brock" w:date="2013-09-24T15:01:00Z">
        <w:r w:rsidRPr="00E77497">
          <w:t xml:space="preserve">The </w:t>
        </w:r>
      </w:ins>
      <w:ins w:id="11338" w:author="Rev 19 Allen Wirfs-Brock" w:date="2013-09-24T15:25:00Z">
        <w:r w:rsidR="00667FF6">
          <w:t>Symbol</w:t>
        </w:r>
      </w:ins>
      <w:ins w:id="11339" w:author="Rev 19 Allen Wirfs-Brock" w:date="2013-09-24T15:01:00Z">
        <w:r w:rsidRPr="00E77497">
          <w:t xml:space="preserve"> prototype object is a</w:t>
        </w:r>
        <w:r>
          <w:t>n ordinary</w:t>
        </w:r>
        <w:r w:rsidRPr="00E77497">
          <w:t xml:space="preserve"> object</w:t>
        </w:r>
        <w:r>
          <w:t>.</w:t>
        </w:r>
        <w:r w:rsidRPr="00E77497">
          <w:t xml:space="preserve"> </w:t>
        </w:r>
        <w:r>
          <w:t xml:space="preserve">It is not a </w:t>
        </w:r>
      </w:ins>
      <w:ins w:id="11340" w:author="Rev 19 Allen Wirfs-Brock" w:date="2013-09-24T15:29:00Z">
        <w:r w:rsidR="00667FF6">
          <w:t>Symbol</w:t>
        </w:r>
      </w:ins>
      <w:ins w:id="11341" w:author="Rev 19 Allen Wirfs-Brock" w:date="2013-09-24T15:01:00Z">
        <w:r>
          <w:t xml:space="preserve"> instance and does not have</w:t>
        </w:r>
        <w:r w:rsidRPr="00E77497">
          <w:t xml:space="preserve"> a </w:t>
        </w:r>
        <w:r>
          <w:t>[[</w:t>
        </w:r>
      </w:ins>
      <w:ins w:id="11342" w:author="Rev 19 Allen Wirfs-Brock" w:date="2013-09-24T15:29:00Z">
        <w:r w:rsidR="00667FF6">
          <w:t>Symbol</w:t>
        </w:r>
      </w:ins>
      <w:ins w:id="11343" w:author="Rev 19 Allen Wirfs-Brock" w:date="2013-09-24T15:01:00Z">
        <w:r>
          <w:t>Data]] internal data property</w:t>
        </w:r>
        <w:r w:rsidRPr="00E77497">
          <w:t>.</w:t>
        </w:r>
      </w:ins>
    </w:p>
    <w:p w:rsidR="00CA269D" w:rsidRPr="00E77497" w:rsidRDefault="00CA269D" w:rsidP="00CA269D">
      <w:pPr>
        <w:rPr>
          <w:ins w:id="11344" w:author="Rev 19 Allen Wirfs-Brock" w:date="2013-09-24T15:01:00Z"/>
        </w:rPr>
      </w:pPr>
      <w:ins w:id="11345" w:author="Rev 19 Allen Wirfs-Brock" w:date="2013-09-24T15:01:00Z">
        <w:r w:rsidRPr="00E77497">
          <w:lastRenderedPageBreak/>
          <w:t xml:space="preserve">The value of the [[Prototype]] internal </w:t>
        </w:r>
        <w:r>
          <w:t xml:space="preserve">data </w:t>
        </w:r>
        <w:r w:rsidRPr="00E77497">
          <w:t xml:space="preserve">property of the </w:t>
        </w:r>
      </w:ins>
      <w:ins w:id="11346" w:author="Rev 19 Allen Wirfs-Brock" w:date="2013-09-24T15:29:00Z">
        <w:r w:rsidR="00667FF6">
          <w:t>Symbol</w:t>
        </w:r>
      </w:ins>
      <w:ins w:id="11347" w:author="Rev 19 Allen Wirfs-Brock" w:date="2013-09-24T15:01:00Z">
        <w:r w:rsidRPr="00E77497">
          <w:t xml:space="preserve"> prototype object is the standard built-in Object prototype object (</w:t>
        </w:r>
        <w:r>
          <w:fldChar w:fldCharType="begin"/>
        </w:r>
        <w:r>
          <w:instrText xml:space="preserve"> REF _Ref360007187 \r \h </w:instrText>
        </w:r>
      </w:ins>
      <w:ins w:id="11348" w:author="Rev 19 Allen Wirfs-Brock" w:date="2013-09-24T15:01:00Z">
        <w:r>
          <w:fldChar w:fldCharType="separate"/>
        </w:r>
      </w:ins>
      <w:ins w:id="11349" w:author="Rev 19 Allen Wirfs-Brock" w:date="2013-09-27T13:07:00Z">
        <w:r w:rsidR="00460CAC">
          <w:t>19.1.4</w:t>
        </w:r>
      </w:ins>
      <w:ins w:id="11350" w:author="Rev 19 Allen Wirfs-Brock" w:date="2013-09-24T15:01:00Z">
        <w:r>
          <w:fldChar w:fldCharType="end"/>
        </w:r>
        <w:r w:rsidRPr="00E77497">
          <w:t>).</w:t>
        </w:r>
      </w:ins>
    </w:p>
    <w:p w:rsidR="00CA269D" w:rsidRPr="00E77497" w:rsidRDefault="00667FF6" w:rsidP="00CA269D">
      <w:pPr>
        <w:pStyle w:val="Heading4"/>
        <w:rPr>
          <w:ins w:id="11351" w:author="Rev 19 Allen Wirfs-Brock" w:date="2013-09-24T15:01:00Z"/>
        </w:rPr>
      </w:pPr>
      <w:ins w:id="11352" w:author="Rev 19 Allen Wirfs-Brock" w:date="2013-09-24T15:29:00Z">
        <w:r>
          <w:t>Symbol</w:t>
        </w:r>
      </w:ins>
      <w:ins w:id="11353" w:author="Rev 19 Allen Wirfs-Brock" w:date="2013-09-24T15:01:00Z">
        <w:r w:rsidR="00CA269D" w:rsidRPr="00E77497">
          <w:t>.prototype.constructor</w:t>
        </w:r>
      </w:ins>
    </w:p>
    <w:p w:rsidR="00CA269D" w:rsidRPr="00E77497" w:rsidRDefault="00CA269D" w:rsidP="00CA269D">
      <w:pPr>
        <w:rPr>
          <w:ins w:id="11354" w:author="Rev 19 Allen Wirfs-Brock" w:date="2013-09-24T15:01:00Z"/>
        </w:rPr>
      </w:pPr>
      <w:ins w:id="11355" w:author="Rev 19 Allen Wirfs-Brock" w:date="2013-09-24T15:01:00Z">
        <w:r w:rsidRPr="00E77497">
          <w:t xml:space="preserve">The initial value of </w:t>
        </w:r>
      </w:ins>
      <w:ins w:id="11356" w:author="Rev 19 Allen Wirfs-Brock" w:date="2013-09-24T15:30:00Z">
        <w:r w:rsidR="00667FF6">
          <w:rPr>
            <w:rFonts w:ascii="Courier New" w:hAnsi="Courier New"/>
            <w:b/>
          </w:rPr>
          <w:t>Symbol</w:t>
        </w:r>
      </w:ins>
      <w:ins w:id="11357" w:author="Rev 19 Allen Wirfs-Brock" w:date="2013-09-24T15:01:00Z">
        <w:r w:rsidRPr="00E77497">
          <w:rPr>
            <w:rFonts w:ascii="Courier New" w:hAnsi="Courier New"/>
            <w:b/>
          </w:rPr>
          <w:t>.prototype.constructor</w:t>
        </w:r>
        <w:r w:rsidRPr="00E77497">
          <w:t xml:space="preserve"> is the built-in </w:t>
        </w:r>
      </w:ins>
      <w:ins w:id="11358" w:author="Rev 19 Allen Wirfs-Brock" w:date="2013-09-24T15:30:00Z">
        <w:r w:rsidR="00667FF6">
          <w:rPr>
            <w:rFonts w:ascii="Courier New" w:hAnsi="Courier New"/>
            <w:b/>
          </w:rPr>
          <w:t>Symbol</w:t>
        </w:r>
      </w:ins>
      <w:ins w:id="11359" w:author="Rev 19 Allen Wirfs-Brock" w:date="2013-09-24T15:01:00Z">
        <w:r w:rsidRPr="00E77497">
          <w:t xml:space="preserve"> constructor.</w:t>
        </w:r>
      </w:ins>
    </w:p>
    <w:p w:rsidR="00CA269D" w:rsidRPr="00E77497" w:rsidRDefault="00667FF6" w:rsidP="00CA269D">
      <w:pPr>
        <w:pStyle w:val="Heading4"/>
        <w:rPr>
          <w:ins w:id="11360" w:author="Rev 19 Allen Wirfs-Brock" w:date="2013-09-24T15:01:00Z"/>
        </w:rPr>
      </w:pPr>
      <w:ins w:id="11361" w:author="Rev 19 Allen Wirfs-Brock" w:date="2013-09-24T15:30:00Z">
        <w:r>
          <w:t>Symbol.</w:t>
        </w:r>
      </w:ins>
      <w:ins w:id="11362" w:author="Rev 19 Allen Wirfs-Brock" w:date="2013-09-24T15:01:00Z">
        <w:r w:rsidR="00CA269D" w:rsidRPr="00E77497">
          <w:t>prototype.toString ( )</w:t>
        </w:r>
      </w:ins>
    </w:p>
    <w:p w:rsidR="00CA269D" w:rsidRPr="00E77497" w:rsidRDefault="00CA269D" w:rsidP="00CA269D">
      <w:pPr>
        <w:rPr>
          <w:ins w:id="11363" w:author="Rev 19 Allen Wirfs-Brock" w:date="2013-09-24T15:01:00Z"/>
        </w:rPr>
      </w:pPr>
      <w:ins w:id="11364" w:author="Rev 19 Allen Wirfs-Brock" w:date="2013-09-24T15:01:00Z">
        <w:r w:rsidRPr="00E77497">
          <w:t>The following steps are taken:</w:t>
        </w:r>
      </w:ins>
    </w:p>
    <w:p w:rsidR="00E167CD" w:rsidRDefault="00E167CD" w:rsidP="00E167CD">
      <w:pPr>
        <w:pStyle w:val="Alg4"/>
        <w:numPr>
          <w:ilvl w:val="0"/>
          <w:numId w:val="1639"/>
        </w:numPr>
        <w:spacing w:after="220"/>
        <w:contextualSpacing/>
        <w:rPr>
          <w:ins w:id="11365" w:author="Rev 19 Allen Wirfs-Brock" w:date="2013-09-24T16:05:00Z"/>
        </w:rPr>
      </w:pPr>
      <w:ins w:id="11366" w:author="Rev 19 Allen Wirfs-Brock" w:date="2013-09-24T16:05:00Z">
        <w:r>
          <w:t xml:space="preserve">Let </w:t>
        </w:r>
        <w:r>
          <w:rPr>
            <w:i/>
          </w:rPr>
          <w:t>s</w:t>
        </w:r>
        <w:r>
          <w:t xml:space="preserve"> be the </w:t>
        </w:r>
        <w:r w:rsidRPr="00E167CD">
          <w:rPr>
            <w:b/>
          </w:rPr>
          <w:t>this</w:t>
        </w:r>
        <w:r>
          <w:t xml:space="preserve"> value.</w:t>
        </w:r>
      </w:ins>
    </w:p>
    <w:p w:rsidR="00E167CD" w:rsidRDefault="00E167CD" w:rsidP="00E167CD">
      <w:pPr>
        <w:pStyle w:val="Alg4"/>
        <w:numPr>
          <w:ilvl w:val="0"/>
          <w:numId w:val="1639"/>
        </w:numPr>
        <w:spacing w:after="220"/>
        <w:contextualSpacing/>
        <w:rPr>
          <w:ins w:id="11367" w:author="Rev 19 Allen Wirfs-Brock" w:date="2013-09-24T16:05:00Z"/>
        </w:rPr>
      </w:pPr>
      <w:ins w:id="11368" w:author="Rev 19 Allen Wirfs-Brock" w:date="2013-09-24T16:05:00Z">
        <w:r>
          <w:t xml:space="preserve">If </w:t>
        </w:r>
        <w:r>
          <w:rPr>
            <w:i/>
          </w:rPr>
          <w:t>s</w:t>
        </w:r>
        <w:r>
          <w:t xml:space="preserve"> does not have a [[SymbolData]] internal data property, then throw a </w:t>
        </w:r>
        <w:r w:rsidRPr="00E167CD">
          <w:rPr>
            <w:b/>
          </w:rPr>
          <w:t>TypeError</w:t>
        </w:r>
        <w:r>
          <w:t xml:space="preserve"> exception.</w:t>
        </w:r>
      </w:ins>
    </w:p>
    <w:p w:rsidR="00E167CD" w:rsidRDefault="00E167CD" w:rsidP="00E167CD">
      <w:pPr>
        <w:pStyle w:val="Alg4"/>
        <w:numPr>
          <w:ilvl w:val="0"/>
          <w:numId w:val="1639"/>
        </w:numPr>
        <w:rPr>
          <w:ins w:id="11369" w:author="Rev 19 Allen Wirfs-Brock" w:date="2013-09-24T16:07:00Z"/>
        </w:rPr>
      </w:pPr>
      <w:ins w:id="11370" w:author="Rev 19 Allen Wirfs-Brock" w:date="2013-09-24T16:07:00Z">
        <w:r>
          <w:t xml:space="preserve">Let </w:t>
        </w:r>
        <w:r>
          <w:rPr>
            <w:i/>
          </w:rPr>
          <w:t>sym</w:t>
        </w:r>
        <w:r>
          <w:t xml:space="preserve"> be the value of </w:t>
        </w:r>
        <w:r>
          <w:rPr>
            <w:i/>
          </w:rPr>
          <w:t>s’s</w:t>
        </w:r>
        <w:r>
          <w:t xml:space="preserve"> [[SymbolData]] internal data property</w:t>
        </w:r>
        <w:r w:rsidRPr="00E77497">
          <w:t>.</w:t>
        </w:r>
      </w:ins>
    </w:p>
    <w:p w:rsidR="00CA269D" w:rsidRPr="00E77497" w:rsidRDefault="00E167CD" w:rsidP="00E167CD">
      <w:pPr>
        <w:pStyle w:val="Alg4"/>
        <w:numPr>
          <w:ilvl w:val="0"/>
          <w:numId w:val="1639"/>
        </w:numPr>
        <w:rPr>
          <w:ins w:id="11371" w:author="Rev 19 Allen Wirfs-Brock" w:date="2013-09-24T15:01:00Z"/>
        </w:rPr>
      </w:pPr>
      <w:ins w:id="11372" w:author="Rev 19 Allen Wirfs-Brock" w:date="2013-09-24T16:06:00Z">
        <w:r>
          <w:t xml:space="preserve">Let </w:t>
        </w:r>
        <w:r>
          <w:rPr>
            <w:i/>
          </w:rPr>
          <w:t>desc</w:t>
        </w:r>
        <w:r>
          <w:t xml:space="preserve"> be </w:t>
        </w:r>
      </w:ins>
      <w:ins w:id="11373" w:author="Rev 19 Allen Wirfs-Brock" w:date="2013-09-24T16:08:00Z">
        <w:r>
          <w:t xml:space="preserve">the value of </w:t>
        </w:r>
        <w:r>
          <w:rPr>
            <w:i/>
          </w:rPr>
          <w:t>sym’s</w:t>
        </w:r>
        <w:r>
          <w:t xml:space="preserve"> [[</w:t>
        </w:r>
      </w:ins>
      <w:ins w:id="11374" w:author="Rev 19 Allen Wirfs-Brock" w:date="2013-09-24T16:09:00Z">
        <w:r>
          <w:t>Description</w:t>
        </w:r>
      </w:ins>
      <w:ins w:id="11375" w:author="Rev 19 Allen Wirfs-Brock" w:date="2013-09-24T16:08:00Z">
        <w:r>
          <w:t xml:space="preserve">]] </w:t>
        </w:r>
      </w:ins>
      <w:ins w:id="11376" w:author="Rev 19 Allen Wirfs-Brock" w:date="2013-09-24T16:09:00Z">
        <w:r>
          <w:t>atribute</w:t>
        </w:r>
      </w:ins>
      <w:ins w:id="11377" w:author="Rev 19 Allen Wirfs-Brock" w:date="2013-09-24T15:01:00Z">
        <w:r w:rsidR="00CA269D" w:rsidRPr="00E77497">
          <w:t>.</w:t>
        </w:r>
      </w:ins>
    </w:p>
    <w:p w:rsidR="00E167CD" w:rsidRDefault="00E167CD" w:rsidP="00E167CD">
      <w:pPr>
        <w:pStyle w:val="Alg4"/>
        <w:numPr>
          <w:ilvl w:val="0"/>
          <w:numId w:val="1639"/>
        </w:numPr>
        <w:rPr>
          <w:ins w:id="11378" w:author="Rev 19 Allen Wirfs-Brock" w:date="2013-09-24T16:09:00Z"/>
        </w:rPr>
      </w:pPr>
      <w:ins w:id="11379" w:author="Rev 19 Allen Wirfs-Brock" w:date="2013-09-24T16:09:00Z">
        <w:r>
          <w:t xml:space="preserve">If </w:t>
        </w:r>
        <w:r>
          <w:rPr>
            <w:i/>
          </w:rPr>
          <w:t>desc</w:t>
        </w:r>
        <w:r>
          <w:t xml:space="preserve"> is</w:t>
        </w:r>
      </w:ins>
      <w:ins w:id="11380" w:author="Rev 19 Allen Wirfs-Brock" w:date="2013-09-24T16:10:00Z">
        <w:r>
          <w:t xml:space="preserve"> </w:t>
        </w:r>
        <w:r>
          <w:rPr>
            <w:b/>
          </w:rPr>
          <w:t>undefined</w:t>
        </w:r>
        <w:r>
          <w:t xml:space="preserve">, then let </w:t>
        </w:r>
        <w:r>
          <w:rPr>
            <w:i/>
          </w:rPr>
          <w:t>desc</w:t>
        </w:r>
        <w:r>
          <w:t xml:space="preserve"> be the empty string.</w:t>
        </w:r>
      </w:ins>
    </w:p>
    <w:p w:rsidR="00E167CD" w:rsidRDefault="00E167CD" w:rsidP="00E167CD">
      <w:pPr>
        <w:pStyle w:val="Alg4"/>
        <w:numPr>
          <w:ilvl w:val="0"/>
          <w:numId w:val="1639"/>
        </w:numPr>
        <w:rPr>
          <w:ins w:id="11381" w:author="Rev 19 Allen Wirfs-Brock" w:date="2013-09-24T16:10:00Z"/>
        </w:rPr>
      </w:pPr>
      <w:ins w:id="11382" w:author="Rev 19 Allen Wirfs-Brock" w:date="2013-09-24T16:10:00Z">
        <w:r>
          <w:t>Assert:  Type(</w:t>
        </w:r>
        <w:r w:rsidRPr="00E167CD">
          <w:rPr>
            <w:i/>
          </w:rPr>
          <w:t>desc</w:t>
        </w:r>
        <w:r>
          <w:t>) is String.</w:t>
        </w:r>
      </w:ins>
    </w:p>
    <w:p w:rsidR="00CA269D" w:rsidRDefault="00E167CD" w:rsidP="00E167CD">
      <w:pPr>
        <w:pStyle w:val="Alg4"/>
        <w:numPr>
          <w:ilvl w:val="0"/>
          <w:numId w:val="1639"/>
        </w:numPr>
        <w:rPr>
          <w:ins w:id="11383" w:author="Rev 19 Allen Wirfs-Brock" w:date="2013-09-24T15:01:00Z"/>
        </w:rPr>
      </w:pPr>
      <w:ins w:id="11384" w:author="Rev 19 Allen Wirfs-Brock" w:date="2013-09-24T16:11:00Z">
        <w:r>
          <w:t xml:space="preserve">Let </w:t>
        </w:r>
        <w:r w:rsidRPr="00E167CD">
          <w:rPr>
            <w:i/>
          </w:rPr>
          <w:t>result</w:t>
        </w:r>
        <w:r>
          <w:t xml:space="preserve"> be the result of concatenating the strings </w:t>
        </w:r>
      </w:ins>
      <w:ins w:id="11385" w:author="Rev 19 Allen Wirfs-Brock" w:date="2013-09-24T16:12:00Z">
        <w:r w:rsidRPr="00E77497">
          <w:rPr>
            <w:rFonts w:ascii="Courier New" w:hAnsi="Courier New"/>
            <w:b/>
          </w:rPr>
          <w:t>"</w:t>
        </w:r>
        <w:r>
          <w:rPr>
            <w:rFonts w:ascii="Courier New" w:hAnsi="Courier New"/>
            <w:b/>
          </w:rPr>
          <w:t>Symbol</w:t>
        </w:r>
        <w:r w:rsidRPr="00E77497">
          <w:rPr>
            <w:rFonts w:ascii="Courier New" w:hAnsi="Courier New"/>
            <w:b/>
          </w:rPr>
          <w:t>"</w:t>
        </w:r>
        <w:r>
          <w:t>,</w:t>
        </w:r>
        <w:r w:rsidRPr="00E77497">
          <w:t xml:space="preserve"> </w:t>
        </w:r>
      </w:ins>
      <w:ins w:id="11386" w:author="Rev 19 Allen Wirfs-Brock" w:date="2013-09-24T16:13:00Z">
        <w:r w:rsidRPr="00E167CD">
          <w:rPr>
            <w:i/>
          </w:rPr>
          <w:t>desc</w:t>
        </w:r>
        <w:r>
          <w:t xml:space="preserve">, </w:t>
        </w:r>
      </w:ins>
      <w:ins w:id="11387" w:author="Rev 19 Allen Wirfs-Brock" w:date="2013-09-24T16:12:00Z">
        <w:r>
          <w:t>and</w:t>
        </w:r>
        <w:r w:rsidRPr="00E77497">
          <w:t xml:space="preserve"> </w:t>
        </w:r>
        <w:r w:rsidRPr="00E77497">
          <w:rPr>
            <w:rFonts w:ascii="Courier New" w:hAnsi="Courier New"/>
            <w:b/>
          </w:rPr>
          <w:t>"</w:t>
        </w:r>
        <w:r>
          <w:rPr>
            <w:rFonts w:ascii="Courier New" w:hAnsi="Courier New"/>
            <w:b/>
          </w:rPr>
          <w:t>)</w:t>
        </w:r>
        <w:r w:rsidRPr="00E77497">
          <w:rPr>
            <w:rFonts w:ascii="Courier New" w:hAnsi="Courier New"/>
            <w:b/>
          </w:rPr>
          <w:t>"</w:t>
        </w:r>
        <w:r w:rsidRPr="00E77497">
          <w:t>.</w:t>
        </w:r>
      </w:ins>
    </w:p>
    <w:p w:rsidR="00CA269D" w:rsidRPr="00E77497" w:rsidRDefault="00E167CD" w:rsidP="00E167CD">
      <w:pPr>
        <w:pStyle w:val="Alg4"/>
        <w:numPr>
          <w:ilvl w:val="0"/>
          <w:numId w:val="1639"/>
        </w:numPr>
        <w:spacing w:after="220"/>
        <w:rPr>
          <w:ins w:id="11388" w:author="Rev 19 Allen Wirfs-Brock" w:date="2013-09-24T15:01:00Z"/>
        </w:rPr>
      </w:pPr>
      <w:ins w:id="11389" w:author="Rev 19 Allen Wirfs-Brock" w:date="2013-09-24T16:13:00Z">
        <w:r>
          <w:t xml:space="preserve">Return </w:t>
        </w:r>
      </w:ins>
      <w:ins w:id="11390" w:author="Rev 19 Allen Wirfs-Brock" w:date="2013-09-24T16:14:00Z">
        <w:r w:rsidRPr="00E167CD">
          <w:rPr>
            <w:i/>
          </w:rPr>
          <w:t>result</w:t>
        </w:r>
      </w:ins>
      <w:ins w:id="11391" w:author="Rev 19 Allen Wirfs-Brock" w:date="2013-09-24T15:01:00Z">
        <w:r w:rsidR="00CA269D" w:rsidRPr="00E77497">
          <w:t>.</w:t>
        </w:r>
      </w:ins>
    </w:p>
    <w:p w:rsidR="00CA269D" w:rsidRPr="00E77497" w:rsidRDefault="00E167CD" w:rsidP="00CA269D">
      <w:pPr>
        <w:pStyle w:val="Heading4"/>
        <w:rPr>
          <w:ins w:id="11392" w:author="Rev 19 Allen Wirfs-Brock" w:date="2013-09-24T15:01:00Z"/>
        </w:rPr>
      </w:pPr>
      <w:ins w:id="11393" w:author="Rev 19 Allen Wirfs-Brock" w:date="2013-09-24T16:00:00Z">
        <w:r>
          <w:t>Symbol</w:t>
        </w:r>
      </w:ins>
      <w:ins w:id="11394" w:author="Rev 19 Allen Wirfs-Brock" w:date="2013-09-24T15:01:00Z">
        <w:r w:rsidR="00CA269D" w:rsidRPr="00E77497">
          <w:t>.prototype.valueOf ( )</w:t>
        </w:r>
      </w:ins>
    </w:p>
    <w:p w:rsidR="00CA269D" w:rsidRPr="00E77497" w:rsidRDefault="00CA269D" w:rsidP="00CA269D">
      <w:pPr>
        <w:rPr>
          <w:ins w:id="11395" w:author="Rev 19 Allen Wirfs-Brock" w:date="2013-09-24T15:01:00Z"/>
        </w:rPr>
      </w:pPr>
      <w:ins w:id="11396" w:author="Rev 19 Allen Wirfs-Brock" w:date="2013-09-24T15:01:00Z">
        <w:r w:rsidRPr="00E77497">
          <w:t>The following steps are taken:</w:t>
        </w:r>
      </w:ins>
    </w:p>
    <w:p w:rsidR="00E167CD" w:rsidRDefault="00E167CD" w:rsidP="00E167CD">
      <w:pPr>
        <w:pStyle w:val="Alg4"/>
        <w:numPr>
          <w:ilvl w:val="0"/>
          <w:numId w:val="1641"/>
        </w:numPr>
        <w:spacing w:after="220"/>
        <w:contextualSpacing/>
        <w:rPr>
          <w:ins w:id="11397" w:author="Rev 19 Allen Wirfs-Brock" w:date="2013-09-24T16:03:00Z"/>
        </w:rPr>
      </w:pPr>
      <w:ins w:id="11398" w:author="Rev 19 Allen Wirfs-Brock" w:date="2013-09-24T16:03:00Z">
        <w:r>
          <w:t xml:space="preserve">Let </w:t>
        </w:r>
        <w:r>
          <w:rPr>
            <w:i/>
          </w:rPr>
          <w:t>s</w:t>
        </w:r>
        <w:r>
          <w:t xml:space="preserve"> be the </w:t>
        </w:r>
        <w:r w:rsidRPr="00E167CD">
          <w:rPr>
            <w:b/>
          </w:rPr>
          <w:t>this</w:t>
        </w:r>
        <w:r>
          <w:t xml:space="preserve"> value.</w:t>
        </w:r>
      </w:ins>
    </w:p>
    <w:p w:rsidR="00E167CD" w:rsidRDefault="00E167CD" w:rsidP="00E167CD">
      <w:pPr>
        <w:pStyle w:val="Alg4"/>
        <w:numPr>
          <w:ilvl w:val="0"/>
          <w:numId w:val="1641"/>
        </w:numPr>
        <w:spacing w:after="220"/>
        <w:contextualSpacing/>
        <w:rPr>
          <w:ins w:id="11399" w:author="Rev 19 Allen Wirfs-Brock" w:date="2013-09-24T16:01:00Z"/>
        </w:rPr>
      </w:pPr>
      <w:ins w:id="11400" w:author="Rev 19 Allen Wirfs-Brock" w:date="2013-09-24T16:01:00Z">
        <w:r>
          <w:t xml:space="preserve">If </w:t>
        </w:r>
        <w:r>
          <w:rPr>
            <w:i/>
          </w:rPr>
          <w:t>s</w:t>
        </w:r>
      </w:ins>
      <w:ins w:id="11401" w:author="Rev 19 Allen Wirfs-Brock" w:date="2013-09-24T16:02:00Z">
        <w:r>
          <w:t xml:space="preserve"> does not have a [[SymbolData]] internal data property, then throw a </w:t>
        </w:r>
        <w:r w:rsidRPr="00E167CD">
          <w:rPr>
            <w:b/>
          </w:rPr>
          <w:t>TypeError</w:t>
        </w:r>
        <w:r>
          <w:t xml:space="preserve"> exception.</w:t>
        </w:r>
      </w:ins>
    </w:p>
    <w:p w:rsidR="00CA269D" w:rsidRPr="00E77497" w:rsidRDefault="00CA269D" w:rsidP="00E167CD">
      <w:pPr>
        <w:pStyle w:val="Alg4"/>
        <w:numPr>
          <w:ilvl w:val="0"/>
          <w:numId w:val="1641"/>
        </w:numPr>
        <w:spacing w:after="220"/>
        <w:rPr>
          <w:ins w:id="11402" w:author="Rev 19 Allen Wirfs-Brock" w:date="2013-09-24T15:01:00Z"/>
        </w:rPr>
      </w:pPr>
      <w:ins w:id="11403" w:author="Rev 19 Allen Wirfs-Brock" w:date="2013-09-24T15:01:00Z">
        <w:r w:rsidRPr="00E77497">
          <w:t xml:space="preserve">Return </w:t>
        </w:r>
      </w:ins>
      <w:ins w:id="11404" w:author="Rev 19 Allen Wirfs-Brock" w:date="2013-09-24T16:04:00Z">
        <w:r w:rsidR="00E167CD">
          <w:t xml:space="preserve">the value of </w:t>
        </w:r>
        <w:r w:rsidR="00E167CD">
          <w:rPr>
            <w:i/>
          </w:rPr>
          <w:t>s’s</w:t>
        </w:r>
        <w:r w:rsidR="00E167CD">
          <w:t xml:space="preserve"> [[SymbolData]] internal data property</w:t>
        </w:r>
      </w:ins>
      <w:ins w:id="11405" w:author="Rev 19 Allen Wirfs-Brock" w:date="2013-09-24T15:01:00Z">
        <w:r w:rsidRPr="00E77497">
          <w:t>.</w:t>
        </w:r>
      </w:ins>
    </w:p>
    <w:p w:rsidR="00682C77" w:rsidRPr="00E77497" w:rsidRDefault="00682C77" w:rsidP="00682C77">
      <w:pPr>
        <w:pStyle w:val="Heading4"/>
        <w:rPr>
          <w:ins w:id="11406" w:author="Rev 19 Allen Wirfs-Brock" w:date="2013-09-24T16:41:00Z"/>
        </w:rPr>
      </w:pPr>
      <w:ins w:id="11407" w:author="Rev 19 Allen Wirfs-Brock" w:date="2013-09-24T16:41:00Z">
        <w:r>
          <w:t>Symbol</w:t>
        </w:r>
        <w:r w:rsidRPr="00E77497">
          <w:t>.prototype</w:t>
        </w:r>
        <w:r>
          <w:t xml:space="preserve"> [ @@toStringTag</w:t>
        </w:r>
        <w:r w:rsidRPr="00E77497">
          <w:t xml:space="preserve"> </w:t>
        </w:r>
        <w:r>
          <w:t>]</w:t>
        </w:r>
      </w:ins>
    </w:p>
    <w:p w:rsidR="00682C77" w:rsidRPr="00097A4C" w:rsidRDefault="00682C77" w:rsidP="00682C77">
      <w:pPr>
        <w:rPr>
          <w:ins w:id="11408" w:author="Rev 19 Allen Wirfs-Brock" w:date="2013-09-24T16:41:00Z"/>
        </w:rPr>
      </w:pPr>
      <w:ins w:id="11409" w:author="Rev 19 Allen Wirfs-Brock" w:date="2013-09-24T16:41:00Z">
        <w:r w:rsidRPr="00E77497">
          <w:t xml:space="preserve">The </w:t>
        </w:r>
        <w:r>
          <w:t xml:space="preserve">initial value of the @@toStringTag property is the string value </w:t>
        </w:r>
        <w:r w:rsidRPr="00E77497">
          <w:rPr>
            <w:b/>
          </w:rPr>
          <w:t>"</w:t>
        </w:r>
      </w:ins>
      <w:ins w:id="11410" w:author="Rev 19 Allen Wirfs-Brock" w:date="2013-09-24T16:42:00Z">
        <w:r>
          <w:rPr>
            <w:rFonts w:ascii="Courier New" w:hAnsi="Courier New" w:cs="Courier New"/>
            <w:b/>
          </w:rPr>
          <w:t>Symbol</w:t>
        </w:r>
      </w:ins>
      <w:ins w:id="11411" w:author="Rev 19 Allen Wirfs-Brock" w:date="2013-09-24T16:41:00Z">
        <w:r w:rsidRPr="00E77497">
          <w:rPr>
            <w:b/>
          </w:rPr>
          <w:t>"</w:t>
        </w:r>
        <w:r>
          <w:t>.</w:t>
        </w:r>
      </w:ins>
    </w:p>
    <w:p w:rsidR="00682C77" w:rsidRPr="00E77497" w:rsidRDefault="00682C77" w:rsidP="00682C77">
      <w:pPr>
        <w:rPr>
          <w:ins w:id="11412" w:author="Rev 19 Allen Wirfs-Brock" w:date="2013-09-24T16:41:00Z"/>
        </w:rPr>
      </w:pPr>
      <w:ins w:id="11413" w:author="Rev 19 Allen Wirfs-Brock" w:date="2013-09-24T16:41: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rsidR="00CA269D" w:rsidRPr="00E77497" w:rsidRDefault="00CA269D" w:rsidP="00CA269D">
      <w:pPr>
        <w:pStyle w:val="Heading3"/>
        <w:rPr>
          <w:ins w:id="11414" w:author="Rev 19 Allen Wirfs-Brock" w:date="2013-09-24T15:01:00Z"/>
        </w:rPr>
      </w:pPr>
      <w:bookmarkStart w:id="11415" w:name="_Toc368050721"/>
      <w:ins w:id="11416" w:author="Rev 19 Allen Wirfs-Brock" w:date="2013-09-24T15:01:00Z">
        <w:r w:rsidRPr="00E77497">
          <w:t xml:space="preserve">Properties of </w:t>
        </w:r>
      </w:ins>
      <w:ins w:id="11417" w:author="Rev 19 Allen Wirfs-Brock" w:date="2013-09-24T15:31:00Z">
        <w:r w:rsidR="00667FF6">
          <w:t>Symbol</w:t>
        </w:r>
      </w:ins>
      <w:ins w:id="11418" w:author="Rev 19 Allen Wirfs-Brock" w:date="2013-09-24T15:01:00Z">
        <w:r w:rsidRPr="00E77497">
          <w:t xml:space="preserve"> Instances</w:t>
        </w:r>
        <w:bookmarkEnd w:id="11415"/>
      </w:ins>
    </w:p>
    <w:p w:rsidR="00CA269D" w:rsidRPr="00E77497" w:rsidRDefault="00E167CD" w:rsidP="00CA269D">
      <w:pPr>
        <w:rPr>
          <w:ins w:id="11419" w:author="Rev 19 Allen Wirfs-Brock" w:date="2013-09-24T15:01:00Z"/>
        </w:rPr>
      </w:pPr>
      <w:ins w:id="11420" w:author="Rev 19 Allen Wirfs-Brock" w:date="2013-09-24T15:59:00Z">
        <w:r>
          <w:t>Symbol</w:t>
        </w:r>
      </w:ins>
      <w:ins w:id="11421" w:author="Rev 19 Allen Wirfs-Brock" w:date="2013-09-24T15:01:00Z">
        <w:r w:rsidR="00CA269D" w:rsidRPr="00E77497">
          <w:t xml:space="preserve"> instances</w:t>
        </w:r>
        <w:r w:rsidR="00CA269D">
          <w:t xml:space="preserve"> are ordinary objects that</w:t>
        </w:r>
        <w:r w:rsidR="00CA269D" w:rsidRPr="00E77497">
          <w:t xml:space="preserve"> inherit properties from the </w:t>
        </w:r>
      </w:ins>
      <w:ins w:id="11422" w:author="Rev 19 Allen Wirfs-Brock" w:date="2013-09-24T15:31:00Z">
        <w:r w:rsidR="00667FF6">
          <w:t>Symbol</w:t>
        </w:r>
      </w:ins>
      <w:ins w:id="11423" w:author="Rev 19 Allen Wirfs-Brock" w:date="2013-09-24T15:01:00Z">
        <w:r w:rsidR="00CA269D" w:rsidRPr="00E77497">
          <w:t xml:space="preserve"> prototype object</w:t>
        </w:r>
        <w:r w:rsidR="00CA269D">
          <w:t>.</w:t>
        </w:r>
        <w:r w:rsidR="00CA269D" w:rsidRPr="00E77497">
          <w:t xml:space="preserve"> </w:t>
        </w:r>
      </w:ins>
      <w:ins w:id="11424" w:author="Rev 19 Allen Wirfs-Brock" w:date="2013-09-24T15:31:00Z">
        <w:r w:rsidR="00667FF6">
          <w:t>Symbol</w:t>
        </w:r>
      </w:ins>
      <w:ins w:id="11425" w:author="Rev 19 Allen Wirfs-Brock" w:date="2013-09-24T15:01:00Z">
        <w:r w:rsidR="00CA269D" w:rsidRPr="00E77497">
          <w:t xml:space="preserve"> instances have a [[</w:t>
        </w:r>
      </w:ins>
      <w:ins w:id="11426" w:author="Rev 19 Allen Wirfs-Brock" w:date="2013-09-24T15:31:00Z">
        <w:r w:rsidR="00667FF6">
          <w:t>Symbol</w:t>
        </w:r>
      </w:ins>
      <w:ins w:id="11427" w:author="Rev 19 Allen Wirfs-Brock" w:date="2013-09-24T15:01:00Z">
        <w:r w:rsidR="00CA269D">
          <w:t>Data</w:t>
        </w:r>
        <w:r w:rsidR="00CA269D" w:rsidRPr="00E77497">
          <w:t xml:space="preserve">]] internal </w:t>
        </w:r>
        <w:r w:rsidR="00CA269D">
          <w:t xml:space="preserve">data </w:t>
        </w:r>
        <w:r w:rsidR="00CA269D" w:rsidRPr="00E77497">
          <w:t>property.</w:t>
        </w:r>
        <w:r w:rsidR="00CA269D">
          <w:t xml:space="preserve"> </w:t>
        </w:r>
        <w:r w:rsidR="00CA269D" w:rsidRPr="00E77497">
          <w:t>The [[</w:t>
        </w:r>
      </w:ins>
      <w:ins w:id="11428" w:author="Rev 19 Allen Wirfs-Brock" w:date="2013-09-24T15:31:00Z">
        <w:r w:rsidR="00667FF6">
          <w:t>Symbol</w:t>
        </w:r>
      </w:ins>
      <w:ins w:id="11429" w:author="Rev 19 Allen Wirfs-Brock" w:date="2013-09-24T15:01:00Z">
        <w:r w:rsidR="00CA269D">
          <w:t>Data</w:t>
        </w:r>
        <w:r w:rsidR="00CA269D" w:rsidRPr="00E77497">
          <w:t xml:space="preserve">]] internal </w:t>
        </w:r>
        <w:r w:rsidR="00CA269D">
          <w:t xml:space="preserve">data </w:t>
        </w:r>
        <w:r w:rsidR="00CA269D" w:rsidRPr="00E77497">
          <w:t xml:space="preserve">property is the </w:t>
        </w:r>
      </w:ins>
      <w:ins w:id="11430" w:author="Rev 19 Allen Wirfs-Brock" w:date="2013-09-24T15:32:00Z">
        <w:r w:rsidR="00667FF6">
          <w:t>Symbol</w:t>
        </w:r>
      </w:ins>
      <w:ins w:id="11431" w:author="Rev 19 Allen Wirfs-Brock" w:date="2013-09-24T15:01:00Z">
        <w:r w:rsidR="00CA269D" w:rsidRPr="00E77497">
          <w:t xml:space="preserve"> value represented by this </w:t>
        </w:r>
      </w:ins>
      <w:ins w:id="11432" w:author="Rev 19 Allen Wirfs-Brock" w:date="2013-09-24T15:32:00Z">
        <w:r w:rsidR="00667FF6">
          <w:t>Symbol</w:t>
        </w:r>
      </w:ins>
      <w:ins w:id="11433" w:author="Rev 19 Allen Wirfs-Brock" w:date="2013-09-24T15:01:00Z">
        <w:r w:rsidR="00CA269D" w:rsidRPr="00E77497">
          <w:t xml:space="preserve"> object.</w:t>
        </w:r>
      </w:ins>
    </w:p>
    <w:p w:rsidR="005D7F2D" w:rsidRPr="00675B74" w:rsidRDefault="005D7F2D" w:rsidP="005D7F2D">
      <w:pPr>
        <w:pStyle w:val="Heading2"/>
      </w:pPr>
      <w:bookmarkStart w:id="11434" w:name="_Toc368050722"/>
      <w:r w:rsidRPr="00675B74">
        <w:t>Error Objects</w:t>
      </w:r>
      <w:bookmarkEnd w:id="11434"/>
    </w:p>
    <w:p w:rsidR="005D7F2D" w:rsidRPr="00E77497" w:rsidRDefault="005D7F2D" w:rsidP="005D7F2D">
      <w:r w:rsidRPr="00E77497">
        <w:t>Instances of Error objects are thrown as exceptions when runtime errors occur. The Error objects may also serve as base objects for user-defined exception classes.</w:t>
      </w:r>
    </w:p>
    <w:p w:rsidR="005D7F2D" w:rsidRPr="00E77497" w:rsidRDefault="005D7F2D" w:rsidP="005D7F2D">
      <w:pPr>
        <w:pStyle w:val="Heading3"/>
      </w:pPr>
      <w:bookmarkStart w:id="11435" w:name="_Ref365541726"/>
      <w:bookmarkStart w:id="11436" w:name="_Toc368050723"/>
      <w:r w:rsidRPr="00E77497">
        <w:t>The Error Constructor</w:t>
      </w:r>
      <w:bookmarkEnd w:id="11435"/>
      <w:bookmarkEnd w:id="11436"/>
      <w:r w:rsidRPr="00E77497">
        <w:t xml:space="preserve"> </w:t>
      </w:r>
    </w:p>
    <w:p w:rsidR="005D7F2D" w:rsidRPr="00E77497" w:rsidRDefault="005D7F2D" w:rsidP="005D7F2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437" w:author="Rev 19 Allen Wirfs-Brock" w:date="2013-09-27T10:27:00Z">
        <w:r w:rsidDel="00D20BD7">
          <w:delText>initialization</w:delText>
        </w:r>
      </w:del>
      <w:ins w:id="11438" w:author="Rev 19 Allen Wirfs-Brock" w:date="2013-09-27T10:27:00Z">
        <w:r w:rsidR="00D20BD7">
          <w:t>initialisation</w:t>
        </w:r>
      </w:ins>
      <w:r>
        <w:t>.</w:t>
      </w:r>
    </w:p>
    <w:p w:rsidR="005D7F2D" w:rsidRPr="00E77497" w:rsidRDefault="005D7F2D" w:rsidP="005D7F2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initialise subclass instances. </w:t>
      </w:r>
    </w:p>
    <w:p w:rsidR="005D7F2D" w:rsidRPr="00E77497" w:rsidRDefault="005D7F2D" w:rsidP="005D7F2D">
      <w:pPr>
        <w:pStyle w:val="Heading4"/>
      </w:pPr>
      <w:r w:rsidRPr="00E77497">
        <w:lastRenderedPageBreak/>
        <w:t>Error (message)</w:t>
      </w:r>
    </w:p>
    <w:p w:rsidR="005D7F2D" w:rsidRDefault="005D7F2D" w:rsidP="005D7F2D">
      <w:r w:rsidRPr="00E77497">
        <w:t xml:space="preserve">When the </w:t>
      </w:r>
      <w:r>
        <w:rPr>
          <w:rFonts w:ascii="Courier New" w:hAnsi="Courier New"/>
          <w:b/>
        </w:rPr>
        <w:t>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5D7F2D" w:rsidRDefault="005D7F2D" w:rsidP="005D7F2D">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1370"/>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70"/>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11439"/>
      <w:r>
        <w:t>then</w:t>
      </w:r>
      <w:commentRangeEnd w:id="11439"/>
      <w:r>
        <w:rPr>
          <w:rStyle w:val="CommentReference"/>
          <w:rFonts w:ascii="Arial" w:eastAsia="MS Mincho" w:hAnsi="Arial"/>
          <w:spacing w:val="0"/>
          <w:lang w:eastAsia="ja-JP"/>
        </w:rPr>
        <w:commentReference w:id="11439"/>
      </w:r>
    </w:p>
    <w:p w:rsidR="005D7F2D" w:rsidRDefault="005D7F2D" w:rsidP="005D7F2D">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rsidR="005D7F2D" w:rsidRDefault="005D7F2D" w:rsidP="005D7F2D">
      <w:pPr>
        <w:pStyle w:val="Alg4"/>
        <w:numPr>
          <w:ilvl w:val="1"/>
          <w:numId w:val="1370"/>
        </w:numPr>
      </w:pPr>
      <w:r>
        <w:t>ReturnIfAbrupt(</w:t>
      </w:r>
      <w:r>
        <w:rPr>
          <w:i/>
          <w:iCs/>
        </w:rPr>
        <w:t>O</w:t>
      </w:r>
      <w:r>
        <w:t>).</w:t>
      </w:r>
    </w:p>
    <w:p w:rsidR="005D7F2D" w:rsidRDefault="005D7F2D" w:rsidP="005D7F2D">
      <w:pPr>
        <w:pStyle w:val="Alg4"/>
        <w:numPr>
          <w:ilvl w:val="0"/>
          <w:numId w:val="1370"/>
        </w:numPr>
      </w:pPr>
      <w:r>
        <w:t>Assert: Type(</w:t>
      </w:r>
      <w:r>
        <w:rPr>
          <w:i/>
          <w:iCs/>
        </w:rPr>
        <w:t>O</w:t>
      </w:r>
      <w:r>
        <w:t>) is Object.</w:t>
      </w:r>
    </w:p>
    <w:p w:rsidR="005D7F2D" w:rsidRDefault="005D7F2D" w:rsidP="005D7F2D">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rsidR="005D7F2D" w:rsidRDefault="005D7F2D" w:rsidP="005D7F2D">
      <w:pPr>
        <w:numPr>
          <w:ilvl w:val="0"/>
          <w:numId w:val="1370"/>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msg</w:t>
      </w:r>
      <w:r>
        <w:rPr>
          <w:rFonts w:ascii="Times New Roman" w:hAnsi="Times New Roman"/>
          <w:iCs/>
        </w:rPr>
        <w:t>)</w:t>
      </w:r>
      <w:r>
        <w:rPr>
          <w:rFonts w:ascii="Times New Roman" w:hAnsi="Times New Roman"/>
        </w:rPr>
        <w:t>.</w:t>
      </w:r>
    </w:p>
    <w:p w:rsidR="005D7F2D" w:rsidRPr="00E77497" w:rsidRDefault="005D7F2D" w:rsidP="005D7F2D">
      <w:pPr>
        <w:pStyle w:val="Alg4"/>
        <w:numPr>
          <w:ilvl w:val="1"/>
          <w:numId w:val="1370"/>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230880">
        <w:rPr>
          <w:rFonts w:ascii="Times New Roman" w:hAnsi="Times New Roman"/>
        </w:rPr>
        <w:t>.</w:t>
      </w:r>
    </w:p>
    <w:p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5D7F2D" w:rsidRDefault="005D7F2D" w:rsidP="005D7F2D">
      <w:pPr>
        <w:pStyle w:val="Alg4"/>
        <w:numPr>
          <w:ilvl w:val="0"/>
          <w:numId w:val="1370"/>
        </w:numPr>
        <w:spacing w:after="220"/>
      </w:pPr>
      <w:r>
        <w:t xml:space="preserve">Return </w:t>
      </w:r>
      <w:r>
        <w:rPr>
          <w:i/>
        </w:rPr>
        <w:t>O</w:t>
      </w:r>
      <w:r w:rsidRPr="00E77497">
        <w:t>.</w:t>
      </w:r>
    </w:p>
    <w:p w:rsidR="005D7F2D" w:rsidRPr="00E77497" w:rsidRDefault="005D7F2D" w:rsidP="005D7F2D">
      <w:pPr>
        <w:pStyle w:val="Heading4"/>
      </w:pPr>
      <w:r w:rsidRPr="00E77497">
        <w:t xml:space="preserve">new </w:t>
      </w:r>
      <w:r>
        <w:t>Error</w:t>
      </w:r>
      <w:r w:rsidRPr="00E77497">
        <w:t>(</w:t>
      </w:r>
      <w:r>
        <w:t xml:space="preserve">... </w:t>
      </w:r>
      <w:r w:rsidRPr="003F159A">
        <w:t>argumentsList</w:t>
      </w:r>
      <w:r w:rsidRPr="00E77497">
        <w:t>)</w:t>
      </w:r>
    </w:p>
    <w:p w:rsidR="005D7F2D" w:rsidRDefault="005D7F2D" w:rsidP="005D7F2D">
      <w:r w:rsidRPr="00E77497">
        <w:t xml:space="preserve">When </w:t>
      </w:r>
      <w:r>
        <w:rPr>
          <w:rFonts w:ascii="Courier New" w:hAnsi="Courier New"/>
          <w:b/>
        </w:rPr>
        <w:t>Error</w:t>
      </w:r>
      <w:r w:rsidRPr="00E77497">
        <w:t xml:space="preserve"> </w:t>
      </w:r>
      <w:r>
        <w:t xml:space="preserve">called as part of a new expression with argument list </w:t>
      </w:r>
      <w:r w:rsidRPr="003F159A">
        <w:rPr>
          <w:rFonts w:asciiTheme="majorBidi" w:hAnsiTheme="majorBidi" w:cstheme="majorBidi"/>
          <w:i/>
          <w:iCs/>
        </w:rPr>
        <w:t>argumentsList</w:t>
      </w:r>
      <w:r w:rsidRPr="003F159A" w:rsidDel="003F159A">
        <w:rPr>
          <w:i/>
          <w:iCs/>
        </w:rPr>
        <w:t xml:space="preserve"> </w:t>
      </w:r>
      <w:r>
        <w:t>it performs the following steps:</w:t>
      </w:r>
    </w:p>
    <w:p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Error</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11440" w:name="_Toc368050724"/>
      <w:r w:rsidRPr="00E77497">
        <w:t>Properties of the Error Constructor</w:t>
      </w:r>
      <w:bookmarkEnd w:id="11440"/>
    </w:p>
    <w:p w:rsidR="005D7F2D" w:rsidRPr="00E77497" w:rsidRDefault="005D7F2D" w:rsidP="005D7F2D">
      <w:r w:rsidRPr="00E77497">
        <w:t xml:space="preserve">The value of the [[Prototype]] internal </w:t>
      </w:r>
      <w:r>
        <w:t xml:space="preserve">data </w:t>
      </w:r>
      <w:r w:rsidRPr="00E77497">
        <w:t>property of the Error constructor is the Function prototype object (</w:t>
      </w:r>
      <w:r w:rsidR="003A1B18">
        <w:fldChar w:fldCharType="begin"/>
      </w:r>
      <w:r w:rsidR="003A1B18">
        <w:instrText xml:space="preserve"> REF _Ref359681817 \r \h </w:instrText>
      </w:r>
      <w:r w:rsidR="003A1B18">
        <w:fldChar w:fldCharType="separate"/>
      </w:r>
      <w:r w:rsidR="00460CAC">
        <w:t>19.2.3</w:t>
      </w:r>
      <w:r w:rsidR="003A1B18">
        <w:fldChar w:fldCharType="end"/>
      </w:r>
      <w:r w:rsidRPr="00E77497">
        <w:t>).</w:t>
      </w:r>
    </w:p>
    <w:p w:rsidR="005D7F2D" w:rsidRPr="00E77497" w:rsidRDefault="005D7F2D" w:rsidP="005D7F2D">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the Error constructor has the following </w:t>
      </w:r>
      <w:del w:id="11441" w:author="Rev 19 Allen Wirfs-Brock" w:date="2013-09-27T10:23:00Z">
        <w:r w:rsidRPr="00E77497" w:rsidDel="00D20BD7">
          <w:delText>property</w:delText>
        </w:r>
      </w:del>
      <w:ins w:id="11442" w:author="Rev 19 Allen Wirfs-Brock" w:date="2013-09-27T10:23:00Z">
        <w:r w:rsidR="00D20BD7" w:rsidRPr="00E77497">
          <w:t>propert</w:t>
        </w:r>
        <w:r w:rsidR="00D20BD7">
          <w:t>ies</w:t>
        </w:r>
      </w:ins>
      <w:r w:rsidRPr="00E77497">
        <w:t>:</w:t>
      </w:r>
    </w:p>
    <w:p w:rsidR="005D7F2D" w:rsidRPr="00E77497" w:rsidRDefault="005D7F2D" w:rsidP="005D7F2D">
      <w:pPr>
        <w:pStyle w:val="Heading4"/>
      </w:pPr>
      <w:r w:rsidRPr="00E77497">
        <w:t>Error.prototype</w:t>
      </w:r>
    </w:p>
    <w:p w:rsidR="005D7F2D" w:rsidRPr="00E77497" w:rsidRDefault="005D7F2D" w:rsidP="005D7F2D">
      <w:r w:rsidRPr="00E77497">
        <w:t xml:space="preserve">The initial value of </w:t>
      </w:r>
      <w:r w:rsidRPr="00E77497">
        <w:rPr>
          <w:rFonts w:ascii="Courier New" w:hAnsi="Courier New"/>
          <w:b/>
        </w:rPr>
        <w:t>Error.prototype</w:t>
      </w:r>
      <w:r w:rsidRPr="00E77497">
        <w:t xml:space="preserve"> is the Error prototype object (</w:t>
      </w:r>
      <w:r w:rsidR="003A1B18">
        <w:fldChar w:fldCharType="begin"/>
      </w:r>
      <w:r w:rsidR="003A1B18">
        <w:instrText xml:space="preserve"> REF _Ref366066836 \r \h </w:instrText>
      </w:r>
      <w:r w:rsidR="003A1B18">
        <w:fldChar w:fldCharType="separate"/>
      </w:r>
      <w:ins w:id="11443" w:author="Rev 19 Allen Wirfs-Brock" w:date="2013-09-27T13:07:00Z">
        <w:r w:rsidR="00460CAC">
          <w:t>19.5.3</w:t>
        </w:r>
      </w:ins>
      <w:del w:id="11444" w:author="Rev 19 Allen Wirfs-Brock" w:date="2013-09-27T08:39:00Z">
        <w:r w:rsidR="00083CEC" w:rsidDel="009E7E9E">
          <w:delText>19.4.3</w:delText>
        </w:r>
      </w:del>
      <w:r w:rsidR="003A1B18">
        <w:fldChar w:fldCharType="end"/>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4"/>
      </w:pPr>
      <w:r>
        <w:t>Error[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lastRenderedPageBreak/>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Error constructor. This flag value is never directly exposed to ECMAScript code; hence implementation</w:t>
      </w:r>
      <w:ins w:id="11445" w:author="Rev 19 Allen Wirfs-Brock" w:date="2013-09-27T10:17:00Z">
        <w:r w:rsidR="00B122FE">
          <w:t>s</w:t>
        </w:r>
      </w:ins>
      <w:r>
        <w:t xml:space="preserve"> may choose to encode the flag in some other manner. </w:t>
      </w:r>
    </w:p>
    <w:p w:rsidR="005D7F2D" w:rsidRPr="00E77497" w:rsidRDefault="005D7F2D" w:rsidP="005D7F2D">
      <w:pPr>
        <w:pStyle w:val="Heading3"/>
      </w:pPr>
      <w:bookmarkStart w:id="11446" w:name="_Ref366066836"/>
      <w:bookmarkStart w:id="11447" w:name="_Ref366067299"/>
      <w:bookmarkStart w:id="11448" w:name="_Toc368050725"/>
      <w:r w:rsidRPr="00E77497">
        <w:t>Properties of the Error Prototype Object</w:t>
      </w:r>
      <w:bookmarkEnd w:id="11446"/>
      <w:bookmarkEnd w:id="11447"/>
      <w:bookmarkEnd w:id="11448"/>
    </w:p>
    <w:p w:rsidR="005D7F2D" w:rsidRPr="00E77497" w:rsidRDefault="005D7F2D" w:rsidP="005D7F2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rsidR="005D7F2D" w:rsidRPr="00E77497" w:rsidRDefault="005D7F2D" w:rsidP="005D7F2D">
      <w:r w:rsidRPr="00E77497">
        <w:t xml:space="preserve">The value of the [[Prototype]] internal </w:t>
      </w:r>
      <w:r>
        <w:t xml:space="preserve">data </w:t>
      </w:r>
      <w:r w:rsidRPr="00E77497">
        <w:t>property of the Error prototype object is the standard built-in Object prototype object (</w:t>
      </w:r>
      <w:r w:rsidR="003A1B18">
        <w:fldChar w:fldCharType="begin"/>
      </w:r>
      <w:r w:rsidR="003A1B18">
        <w:instrText xml:space="preserve"> REF _Ref360007187 \r \h </w:instrText>
      </w:r>
      <w:r w:rsidR="003A1B18">
        <w:fldChar w:fldCharType="separate"/>
      </w:r>
      <w:r w:rsidR="00460CAC">
        <w:t>19.1.4</w:t>
      </w:r>
      <w:r w:rsidR="003A1B18">
        <w:fldChar w:fldCharType="end"/>
      </w:r>
      <w:r w:rsidRPr="00E77497">
        <w:t>).</w:t>
      </w:r>
    </w:p>
    <w:p w:rsidR="005D7F2D" w:rsidRPr="00E77497" w:rsidRDefault="005D7F2D" w:rsidP="005D7F2D">
      <w:pPr>
        <w:pStyle w:val="Heading4"/>
      </w:pPr>
      <w:r w:rsidRPr="00E77497">
        <w:t>Error.prototype.constructor</w:t>
      </w:r>
    </w:p>
    <w:p w:rsidR="005D7F2D" w:rsidRPr="00E77497" w:rsidRDefault="005D7F2D" w:rsidP="005D7F2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rsidR="00C756F4" w:rsidRPr="00E77497" w:rsidRDefault="00C756F4" w:rsidP="00C756F4">
      <w:pPr>
        <w:pStyle w:val="Heading4"/>
      </w:pPr>
      <w:r w:rsidRPr="00E77497">
        <w:t>Error.prototype.message</w:t>
      </w:r>
    </w:p>
    <w:p w:rsidR="00C756F4" w:rsidRPr="00E77497" w:rsidRDefault="00C756F4" w:rsidP="00C756F4">
      <w:r w:rsidRPr="00E77497">
        <w:t xml:space="preserve">The initial value of </w:t>
      </w:r>
      <w:r w:rsidRPr="00E77497">
        <w:rPr>
          <w:rFonts w:ascii="Courier New" w:hAnsi="Courier New"/>
          <w:b/>
        </w:rPr>
        <w:t>Error.prototype.message</w:t>
      </w:r>
      <w:r w:rsidRPr="00E77497">
        <w:t xml:space="preserve"> is the empty String.</w:t>
      </w:r>
    </w:p>
    <w:p w:rsidR="005D7F2D" w:rsidRPr="00E77497" w:rsidRDefault="005D7F2D" w:rsidP="005D7F2D">
      <w:pPr>
        <w:pStyle w:val="Heading4"/>
      </w:pPr>
      <w:r w:rsidRPr="00E77497">
        <w:t>Error.prototype.name</w:t>
      </w:r>
    </w:p>
    <w:p w:rsidR="005D7F2D" w:rsidRPr="00E77497" w:rsidRDefault="005D7F2D" w:rsidP="005D7F2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rsidR="005D7F2D" w:rsidRPr="00E77497" w:rsidRDefault="005D7F2D" w:rsidP="005D7F2D">
      <w:pPr>
        <w:pStyle w:val="Heading4"/>
      </w:pPr>
      <w:r w:rsidRPr="00E77497">
        <w:t>Error.prototype.toString ( )</w:t>
      </w:r>
    </w:p>
    <w:p w:rsidR="005D7F2D" w:rsidRPr="00E77497" w:rsidRDefault="005D7F2D" w:rsidP="005D7F2D">
      <w:r w:rsidRPr="00E77497">
        <w:t>The following steps are taken:</w:t>
      </w:r>
    </w:p>
    <w:p w:rsidR="005D7F2D" w:rsidRPr="00E77497" w:rsidRDefault="005D7F2D" w:rsidP="005D7F2D">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rsidR="005D7F2D" w:rsidRPr="00E77497" w:rsidRDefault="005D7F2D" w:rsidP="005D7F2D">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rsidR="005D7F2D" w:rsidRPr="00E77497" w:rsidRDefault="005D7F2D" w:rsidP="005D7F2D">
      <w:pPr>
        <w:pStyle w:val="Alg4"/>
        <w:numPr>
          <w:ilvl w:val="0"/>
          <w:numId w:val="325"/>
        </w:numPr>
      </w:pPr>
      <w:r w:rsidRPr="00E77497">
        <w:t xml:space="preserve">Let </w:t>
      </w:r>
      <w:r w:rsidRPr="00E77497">
        <w:rPr>
          <w:i/>
        </w:rPr>
        <w:t>name</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Pr="00844B9F">
        <w:t>)</w:t>
      </w:r>
      <w:r w:rsidRPr="00E77497">
        <w:t>.</w:t>
      </w:r>
    </w:p>
    <w:p w:rsidR="005D7F2D" w:rsidRDefault="005D7F2D" w:rsidP="005D7F2D">
      <w:pPr>
        <w:pStyle w:val="Alg4"/>
        <w:numPr>
          <w:ilvl w:val="0"/>
          <w:numId w:val="325"/>
        </w:numPr>
      </w:pPr>
      <w:r>
        <w:t>ReturnIfAbrupt(</w:t>
      </w:r>
      <w:r w:rsidRPr="00175461">
        <w:rPr>
          <w:i/>
        </w:rPr>
        <w:t>name</w:t>
      </w:r>
      <w:r>
        <w:t>).</w:t>
      </w:r>
    </w:p>
    <w:p w:rsidR="005D7F2D" w:rsidRPr="00E77497" w:rsidRDefault="005D7F2D" w:rsidP="005D7F2D">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rsidR="005D7F2D" w:rsidRPr="00E77497" w:rsidRDefault="005D7F2D" w:rsidP="005D7F2D">
      <w:pPr>
        <w:pStyle w:val="Alg4"/>
        <w:numPr>
          <w:ilvl w:val="0"/>
          <w:numId w:val="325"/>
        </w:numPr>
      </w:pPr>
      <w:r w:rsidRPr="00E77497">
        <w:t xml:space="preserve">Let </w:t>
      </w:r>
      <w:r w:rsidRPr="00E77497">
        <w:rPr>
          <w:i/>
        </w:rPr>
        <w:t>msg</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Pr="00844B9F">
        <w:t>)</w:t>
      </w:r>
      <w:r w:rsidRPr="00E77497">
        <w:t>.</w:t>
      </w:r>
    </w:p>
    <w:p w:rsidR="005D7F2D" w:rsidRDefault="005D7F2D" w:rsidP="005D7F2D">
      <w:pPr>
        <w:pStyle w:val="Alg4"/>
        <w:numPr>
          <w:ilvl w:val="0"/>
          <w:numId w:val="325"/>
        </w:numPr>
      </w:pPr>
      <w:r>
        <w:t>ReturnIfAbrupt(</w:t>
      </w:r>
      <w:r>
        <w:rPr>
          <w:i/>
        </w:rPr>
        <w:t>msg</w:t>
      </w:r>
      <w:r>
        <w:t>).</w:t>
      </w:r>
    </w:p>
    <w:p w:rsidR="005D7F2D" w:rsidRPr="004D1BD1" w:rsidRDefault="005D7F2D" w:rsidP="005D7F2D">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rsidR="005D7F2D" w:rsidRPr="004D1BD1" w:rsidRDefault="005D7F2D" w:rsidP="005D7F2D">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rsidR="005D7F2D" w:rsidRPr="008B7F6F" w:rsidRDefault="005D7F2D" w:rsidP="005D7F2D">
      <w:pPr>
        <w:pStyle w:val="Heading3"/>
      </w:pPr>
      <w:bookmarkStart w:id="11449" w:name="_Toc368050726"/>
      <w:r w:rsidRPr="008B7F6F">
        <w:t>Properties of Error Instances</w:t>
      </w:r>
      <w:bookmarkEnd w:id="11449"/>
    </w:p>
    <w:p w:rsidR="005D7F2D" w:rsidRPr="00E77497" w:rsidRDefault="005D7F2D" w:rsidP="005D7F2D">
      <w:r w:rsidRPr="006B6D0A">
        <w:t>Error instances</w:t>
      </w:r>
      <w:r>
        <w:t xml:space="preserve"> are ordinary objects that</w:t>
      </w:r>
      <w:r w:rsidRPr="006B6D0A">
        <w:t xml:space="preserve"> inherit properties from the Error prototype object and have a</w:t>
      </w:r>
      <w:ins w:id="11450" w:author="Rev 19 Allen Wirfs-Brock" w:date="2013-09-26T17:41:00Z">
        <w:r w:rsidR="0072639A">
          <w:t>n</w:t>
        </w:r>
      </w:ins>
      <w:r w:rsidRPr="00E65A34">
        <w:t xml:space="preserve"> [[</w:t>
      </w:r>
      <w:r>
        <w:t>ErrorData</w:t>
      </w:r>
      <w:r w:rsidRPr="00A67AF2">
        <w:t xml:space="preserve">]] internal </w:t>
      </w:r>
      <w:r>
        <w:t xml:space="preserve">data </w:t>
      </w:r>
      <w:r w:rsidRPr="00A67AF2">
        <w:t xml:space="preserve">property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initialised by the Error constructor and to identify them as Error objects within </w:t>
      </w:r>
      <w:r w:rsidRPr="00197BED">
        <w:rPr>
          <w:rFonts w:ascii="Courier New" w:hAnsi="Courier New" w:cs="Courier New"/>
          <w:b/>
          <w:bCs/>
        </w:rPr>
        <w:t>Object.prototype.toString</w:t>
      </w:r>
      <w:r>
        <w:t>.</w:t>
      </w:r>
    </w:p>
    <w:p w:rsidR="005D7F2D" w:rsidRPr="00E77497" w:rsidRDefault="005D7F2D" w:rsidP="005D7F2D">
      <w:pPr>
        <w:pStyle w:val="Heading3"/>
      </w:pPr>
      <w:bookmarkStart w:id="11451" w:name="_Ref366067117"/>
      <w:bookmarkStart w:id="11452" w:name="_Ref366067180"/>
      <w:bookmarkStart w:id="11453" w:name="_Toc368050727"/>
      <w:r w:rsidRPr="00E77497">
        <w:t>Native Error Types Used in This Standard</w:t>
      </w:r>
      <w:bookmarkEnd w:id="11451"/>
      <w:bookmarkEnd w:id="11452"/>
      <w:bookmarkEnd w:id="11453"/>
    </w:p>
    <w:p w:rsidR="005D7F2D" w:rsidRPr="00E77497" w:rsidRDefault="005D7F2D" w:rsidP="005D7F2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rsidR="003A1B18">
        <w:fldChar w:fldCharType="begin"/>
      </w:r>
      <w:r w:rsidR="003A1B18">
        <w:instrText xml:space="preserve"> REF _Ref366066956 \r \h </w:instrText>
      </w:r>
      <w:r w:rsidR="003A1B18">
        <w:fldChar w:fldCharType="separate"/>
      </w:r>
      <w:ins w:id="11454" w:author="Rev 19 Allen Wirfs-Brock" w:date="2013-09-27T13:07:00Z">
        <w:r w:rsidR="00460CAC">
          <w:t>19.5.6</w:t>
        </w:r>
      </w:ins>
      <w:del w:id="11455" w:author="Rev 19 Allen Wirfs-Brock" w:date="2013-09-27T08:39:00Z">
        <w:r w:rsidR="00083CEC" w:rsidDel="009E7E9E">
          <w:delText>19.4.6</w:delText>
        </w:r>
      </w:del>
      <w:r w:rsidR="003A1B18">
        <w:fldChar w:fldCharType="end"/>
      </w:r>
      <w:r w:rsidRPr="00E77497">
        <w:t>.</w:t>
      </w:r>
    </w:p>
    <w:p w:rsidR="005D7F2D" w:rsidRPr="00E77497" w:rsidRDefault="005D7F2D" w:rsidP="005D7F2D">
      <w:pPr>
        <w:pStyle w:val="Heading4"/>
      </w:pPr>
      <w:bookmarkStart w:id="11456" w:name="_Ref365542108"/>
      <w:r w:rsidRPr="00E77497">
        <w:t>EvalError</w:t>
      </w:r>
      <w:bookmarkEnd w:id="11456"/>
    </w:p>
    <w:p w:rsidR="005D7F2D" w:rsidRPr="00E77497" w:rsidRDefault="005D7F2D" w:rsidP="005D7F2D">
      <w:r w:rsidRPr="00E77497">
        <w:t>This exception is not currently used within this specification. This object remains for compatibility with previous editions of this specification.</w:t>
      </w:r>
    </w:p>
    <w:p w:rsidR="005D7F2D" w:rsidRPr="00E77497" w:rsidRDefault="005D7F2D" w:rsidP="005D7F2D">
      <w:pPr>
        <w:pStyle w:val="Heading4"/>
      </w:pPr>
      <w:bookmarkStart w:id="11457" w:name="_Ref365542119"/>
      <w:commentRangeStart w:id="11458"/>
      <w:r w:rsidRPr="00E77497">
        <w:lastRenderedPageBreak/>
        <w:t>RangeError</w:t>
      </w:r>
      <w:bookmarkEnd w:id="11457"/>
    </w:p>
    <w:p w:rsidR="005D7F2D" w:rsidRPr="00E77497" w:rsidRDefault="005D7F2D" w:rsidP="005D7F2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rsidR="005D7F2D" w:rsidRPr="00E77497" w:rsidRDefault="005D7F2D" w:rsidP="005D7F2D">
      <w:pPr>
        <w:pStyle w:val="Heading4"/>
      </w:pPr>
      <w:bookmarkStart w:id="11459" w:name="_Ref365542139"/>
      <w:r w:rsidRPr="00E77497">
        <w:t>ReferenceError</w:t>
      </w:r>
      <w:bookmarkEnd w:id="11459"/>
    </w:p>
    <w:p w:rsidR="005D7F2D" w:rsidRPr="00E77497" w:rsidRDefault="005D7F2D" w:rsidP="005D7F2D">
      <w:r w:rsidRPr="00E77497">
        <w:t>Indicate that an invalid reference value has been detected. See 8.</w:t>
      </w:r>
      <w:r>
        <w:t>9</w:t>
      </w:r>
      <w:r w:rsidRPr="00E77497">
        <w:t>.1, 8.</w:t>
      </w:r>
      <w:r>
        <w:t>9</w:t>
      </w:r>
      <w:r w:rsidRPr="00E77497">
        <w:t>.2, 10.2.1, 10.2.1.1.4, 10.2.1.2.4, and 11.13.1.</w:t>
      </w:r>
    </w:p>
    <w:p w:rsidR="005D7F2D" w:rsidRPr="00E77497" w:rsidRDefault="005D7F2D" w:rsidP="005D7F2D">
      <w:pPr>
        <w:pStyle w:val="Heading4"/>
      </w:pPr>
      <w:bookmarkStart w:id="11460" w:name="_Ref365542152"/>
      <w:r w:rsidRPr="00E77497">
        <w:t>SyntaxError</w:t>
      </w:r>
      <w:bookmarkEnd w:id="11460"/>
    </w:p>
    <w:p w:rsidR="005D7F2D" w:rsidRPr="00E77497" w:rsidRDefault="005D7F2D" w:rsidP="005D7F2D">
      <w:r w:rsidRPr="00E77497">
        <w:t>Indicates that a parsing error has occurred. See 11.1.5, 11.3.1, 11.3.2, 11.4.1, 11.4.4, 11.4.5, 11.13.1, 11.13.2, 12.2.1, 12.10.1, 12.14.1, 13.1, 15.1.2.1, 15.3.2.1, 15.10.2.2, 15.10.2.5, 15.10.2.9, 15.10.2.15, 15.10.2.19, 15.10.4.1, and 15.12.2.</w:t>
      </w:r>
    </w:p>
    <w:p w:rsidR="005D7F2D" w:rsidRPr="00E77497" w:rsidRDefault="005D7F2D" w:rsidP="005D7F2D">
      <w:pPr>
        <w:pStyle w:val="Heading4"/>
      </w:pPr>
      <w:bookmarkStart w:id="11461" w:name="_Ref365542167"/>
      <w:r w:rsidRPr="00E77497">
        <w:t>TypeError</w:t>
      </w:r>
      <w:bookmarkEnd w:id="11461"/>
    </w:p>
    <w:p w:rsidR="005D7F2D" w:rsidRPr="00E77497" w:rsidRDefault="005D7F2D" w:rsidP="005D7F2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rsidR="005D7F2D" w:rsidRPr="00E77497" w:rsidRDefault="005D7F2D" w:rsidP="005D7F2D">
      <w:pPr>
        <w:pStyle w:val="Heading4"/>
      </w:pPr>
      <w:bookmarkStart w:id="11462" w:name="_Ref365542181"/>
      <w:r w:rsidRPr="00E77497">
        <w:t>URIError</w:t>
      </w:r>
      <w:bookmarkEnd w:id="11462"/>
    </w:p>
    <w:p w:rsidR="005D7F2D" w:rsidRPr="00E77497" w:rsidRDefault="005D7F2D" w:rsidP="005D7F2D">
      <w:r w:rsidRPr="00E77497">
        <w:t>Indicates that one of the global URI handling functions was used in a way that is incompatible with its definition. See 15.1.3.</w:t>
      </w:r>
      <w:commentRangeEnd w:id="11458"/>
      <w:r>
        <w:rPr>
          <w:rStyle w:val="CommentReference"/>
        </w:rPr>
        <w:commentReference w:id="11458"/>
      </w:r>
    </w:p>
    <w:p w:rsidR="005D7F2D" w:rsidRPr="00E77497" w:rsidRDefault="005D7F2D" w:rsidP="005D7F2D">
      <w:pPr>
        <w:pStyle w:val="Heading3"/>
      </w:pPr>
      <w:bookmarkStart w:id="11463" w:name="_Ref366066956"/>
      <w:bookmarkStart w:id="11464" w:name="_Toc368050728"/>
      <w:r w:rsidRPr="00E77497">
        <w:rPr>
          <w:i/>
        </w:rPr>
        <w:t>NativeError</w:t>
      </w:r>
      <w:r w:rsidRPr="00E77497">
        <w:t xml:space="preserve"> Object Structure</w:t>
      </w:r>
      <w:bookmarkEnd w:id="11463"/>
      <w:bookmarkEnd w:id="11464"/>
    </w:p>
    <w:p w:rsidR="005D7F2D" w:rsidRPr="00E77497" w:rsidRDefault="005D7F2D" w:rsidP="005D7F2D">
      <w:r w:rsidRPr="00E77497">
        <w:t>When an ECMAScript implementation detects a runtime error, it throws a</w:t>
      </w:r>
      <w:del w:id="11465" w:author="Rev 19 Allen Wirfs-Brock" w:date="2013-09-26T17:50:00Z">
        <w:r w:rsidRPr="00E77497" w:rsidDel="003442C2">
          <w:delText>n</w:delText>
        </w:r>
      </w:del>
      <w:r w:rsidRPr="00E77497">
        <w:t xml:space="preserve"> </w:t>
      </w:r>
      <w:r>
        <w:t xml:space="preserve">new </w:t>
      </w:r>
      <w:r w:rsidRPr="00E77497">
        <w:t xml:space="preserve">instance of one of the </w:t>
      </w:r>
      <w:r w:rsidRPr="00E77497">
        <w:rPr>
          <w:i/>
        </w:rPr>
        <w:t>NativeError</w:t>
      </w:r>
      <w:r w:rsidRPr="00E77497">
        <w:t xml:space="preserve"> objects defined in</w:t>
      </w:r>
      <w:r w:rsidR="003A1B18">
        <w:t xml:space="preserve"> </w:t>
      </w:r>
      <w:r w:rsidR="003A1B18">
        <w:fldChar w:fldCharType="begin"/>
      </w:r>
      <w:r w:rsidR="003A1B18">
        <w:instrText xml:space="preserve"> REF _Ref366067117 \r \h </w:instrText>
      </w:r>
      <w:r w:rsidR="003A1B18">
        <w:fldChar w:fldCharType="separate"/>
      </w:r>
      <w:ins w:id="11466" w:author="Rev 19 Allen Wirfs-Brock" w:date="2013-09-27T13:07:00Z">
        <w:r w:rsidR="00460CAC">
          <w:t>19.5.5</w:t>
        </w:r>
      </w:ins>
      <w:del w:id="11467" w:author="Rev 19 Allen Wirfs-Brock" w:date="2013-09-27T08:39:00Z">
        <w:r w:rsidR="00083CEC" w:rsidDel="009E7E9E">
          <w:delText>19.4.5</w:delText>
        </w:r>
      </w:del>
      <w:r w:rsidR="003A1B18">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rsidR="005D7F2D" w:rsidRPr="00E77497" w:rsidRDefault="005D7F2D" w:rsidP="005D7F2D">
      <w:r w:rsidRPr="00E77497">
        <w:t xml:space="preserve">For each error object, references to </w:t>
      </w:r>
      <w:r w:rsidRPr="00E77497">
        <w:rPr>
          <w:i/>
        </w:rPr>
        <w:t>NativeError</w:t>
      </w:r>
      <w:r w:rsidRPr="00E77497">
        <w:t xml:space="preserve"> in the definition should be replaced with the appropriate error object name from </w:t>
      </w:r>
      <w:r w:rsidR="003A1B18">
        <w:fldChar w:fldCharType="begin"/>
      </w:r>
      <w:r w:rsidR="003A1B18">
        <w:instrText xml:space="preserve"> REF _Ref366067180 \r \h </w:instrText>
      </w:r>
      <w:r w:rsidR="003A1B18">
        <w:fldChar w:fldCharType="separate"/>
      </w:r>
      <w:ins w:id="11468" w:author="Rev 19 Allen Wirfs-Brock" w:date="2013-09-27T13:07:00Z">
        <w:r w:rsidR="00460CAC">
          <w:t>19.5.5</w:t>
        </w:r>
      </w:ins>
      <w:del w:id="11469" w:author="Rev 19 Allen Wirfs-Brock" w:date="2013-09-27T08:39:00Z">
        <w:r w:rsidR="00083CEC" w:rsidDel="009E7E9E">
          <w:delText>19.4.5</w:delText>
        </w:r>
      </w:del>
      <w:r w:rsidR="003A1B18">
        <w:fldChar w:fldCharType="end"/>
      </w:r>
      <w:r w:rsidRPr="00E77497">
        <w:t>.</w:t>
      </w:r>
    </w:p>
    <w:p w:rsidR="005D7F2D" w:rsidRPr="00E77497" w:rsidRDefault="005D7F2D" w:rsidP="005D7F2D">
      <w:pPr>
        <w:pStyle w:val="Heading4"/>
      </w:pPr>
      <w:bookmarkStart w:id="11470" w:name="_Ref366067546"/>
      <w:r w:rsidRPr="00E77497">
        <w:rPr>
          <w:i/>
        </w:rPr>
        <w:t>NativeError</w:t>
      </w:r>
      <w:r w:rsidRPr="00E77497">
        <w:t xml:space="preserve"> Constructors</w:t>
      </w:r>
      <w:bookmarkEnd w:id="11470"/>
      <w:r w:rsidRPr="00E77497">
        <w:t xml:space="preserve"> </w:t>
      </w:r>
    </w:p>
    <w:p w:rsidR="005D7F2D" w:rsidRPr="00E77497" w:rsidRDefault="005D7F2D" w:rsidP="005D7F2D">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t xml:space="preserve"> 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471" w:author="Rev 19 Allen Wirfs-Brock" w:date="2013-09-27T10:28:00Z">
        <w:r w:rsidDel="00D20BD7">
          <w:delText>initialization</w:delText>
        </w:r>
      </w:del>
      <w:ins w:id="11472" w:author="Rev 19 Allen Wirfs-Brock" w:date="2013-09-27T10:28:00Z">
        <w:r w:rsidR="00D20BD7">
          <w:t>initialisation</w:t>
        </w:r>
      </w:ins>
      <w:r>
        <w:t>.</w:t>
      </w:r>
    </w:p>
    <w:p w:rsidR="005D7F2D" w:rsidRPr="00E77497" w:rsidRDefault="005D7F2D" w:rsidP="005D7F2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initialise subclass instances. </w:t>
      </w:r>
    </w:p>
    <w:p w:rsidR="005D7F2D" w:rsidRPr="00E77497" w:rsidRDefault="005D7F2D" w:rsidP="005D7F2D">
      <w:pPr>
        <w:pStyle w:val="Heading5"/>
      </w:pPr>
      <w:r w:rsidRPr="00E77497">
        <w:rPr>
          <w:i/>
        </w:rPr>
        <w:t>NativeError</w:t>
      </w:r>
      <w:r w:rsidRPr="00E77497">
        <w:t xml:space="preserve"> (message)</w:t>
      </w:r>
    </w:p>
    <w:p w:rsidR="005D7F2D" w:rsidRDefault="005D7F2D" w:rsidP="005D7F2D">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5D7F2D" w:rsidRDefault="005D7F2D" w:rsidP="005D7F2D">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1374"/>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74"/>
        </w:numPr>
      </w:pPr>
      <w:r>
        <w:lastRenderedPageBreak/>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11473"/>
      <w:r>
        <w:t>then</w:t>
      </w:r>
      <w:commentRangeEnd w:id="11473"/>
      <w:r>
        <w:rPr>
          <w:rStyle w:val="CommentReference"/>
          <w:rFonts w:ascii="Arial" w:eastAsia="MS Mincho" w:hAnsi="Arial"/>
          <w:spacing w:val="0"/>
          <w:lang w:eastAsia="ja-JP"/>
        </w:rPr>
        <w:commentReference w:id="11473"/>
      </w:r>
    </w:p>
    <w:p w:rsidR="005D7F2D" w:rsidRDefault="005D7F2D" w:rsidP="005D7F2D">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rsidR="005D7F2D" w:rsidRDefault="005D7F2D" w:rsidP="005D7F2D">
      <w:pPr>
        <w:pStyle w:val="Alg4"/>
        <w:numPr>
          <w:ilvl w:val="1"/>
          <w:numId w:val="1374"/>
        </w:numPr>
      </w:pPr>
      <w:r>
        <w:t>ReturnIfAbrupt(</w:t>
      </w:r>
      <w:r>
        <w:rPr>
          <w:i/>
          <w:iCs/>
        </w:rPr>
        <w:t>O</w:t>
      </w:r>
      <w:r>
        <w:t>).</w:t>
      </w:r>
    </w:p>
    <w:p w:rsidR="005D7F2D" w:rsidRDefault="005D7F2D" w:rsidP="005D7F2D">
      <w:pPr>
        <w:pStyle w:val="Alg4"/>
        <w:numPr>
          <w:ilvl w:val="0"/>
          <w:numId w:val="1374"/>
        </w:numPr>
      </w:pPr>
      <w:r>
        <w:t>Assert: Type(</w:t>
      </w:r>
      <w:r>
        <w:rPr>
          <w:i/>
          <w:iCs/>
        </w:rPr>
        <w:t>O</w:t>
      </w:r>
      <w:r>
        <w:t>) is Object.</w:t>
      </w:r>
    </w:p>
    <w:p w:rsidR="005D7F2D" w:rsidRDefault="005D7F2D" w:rsidP="005D7F2D">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rsidR="005D7F2D" w:rsidRDefault="005D7F2D" w:rsidP="005D7F2D">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5D7F2D" w:rsidRPr="00E77497" w:rsidRDefault="005D7F2D" w:rsidP="005D7F2D">
      <w:pPr>
        <w:pStyle w:val="Alg4"/>
        <w:numPr>
          <w:ilvl w:val="1"/>
          <w:numId w:val="1374"/>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3E2A66">
        <w:rPr>
          <w:rFonts w:ascii="Times New Roman" w:hAnsi="Times New Roman"/>
        </w:rPr>
        <w:t>.</w:t>
      </w:r>
    </w:p>
    <w:p w:rsidR="005D7F2D" w:rsidRDefault="005D7F2D" w:rsidP="005D7F2D">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5D7F2D" w:rsidRDefault="005D7F2D" w:rsidP="005D7F2D">
      <w:pPr>
        <w:pStyle w:val="Alg4"/>
        <w:numPr>
          <w:ilvl w:val="0"/>
          <w:numId w:val="1374"/>
        </w:numPr>
        <w:spacing w:after="220"/>
      </w:pPr>
      <w:r>
        <w:t xml:space="preserve">Return </w:t>
      </w:r>
      <w:r>
        <w:rPr>
          <w:i/>
        </w:rPr>
        <w:t>O</w:t>
      </w:r>
      <w:r w:rsidRPr="00E77497">
        <w:t>.</w:t>
      </w:r>
    </w:p>
    <w:p w:rsidR="005D7F2D" w:rsidRDefault="005D7F2D" w:rsidP="005D7F2D">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rsidR="005D7F2D" w:rsidRPr="00E77497" w:rsidRDefault="005D7F2D" w:rsidP="005D7F2D">
      <w:pPr>
        <w:pStyle w:val="Heading5"/>
      </w:pPr>
      <w:r w:rsidRPr="00E77497">
        <w:t xml:space="preserve">new </w:t>
      </w:r>
      <w:r w:rsidRPr="00E77497">
        <w:rPr>
          <w:i/>
        </w:rPr>
        <w:t>NativeError</w:t>
      </w:r>
      <w:r w:rsidRPr="00E77497">
        <w:t xml:space="preserve"> (</w:t>
      </w:r>
      <w:r>
        <w:t xml:space="preserve">... </w:t>
      </w:r>
      <w:r w:rsidRPr="003F159A">
        <w:t xml:space="preserve">argumentsList </w:t>
      </w:r>
      <w:r w:rsidRPr="00E77497">
        <w:t>)</w:t>
      </w:r>
    </w:p>
    <w:p w:rsidR="005D7F2D" w:rsidRDefault="005D7F2D" w:rsidP="005D7F2D">
      <w:r w:rsidRPr="00E77497">
        <w:t xml:space="preserve">When a </w:t>
      </w:r>
      <w:r w:rsidRPr="00E77497">
        <w:rPr>
          <w:i/>
        </w:rPr>
        <w:t>NativeError</w:t>
      </w:r>
      <w:r w:rsidRPr="00E77497">
        <w:t xml:space="preserve"> constructor is </w:t>
      </w:r>
      <w:r>
        <w:t xml:space="preserve">called as part of a new expression with argument list </w:t>
      </w:r>
      <w:r w:rsidRPr="00E74C84">
        <w:rPr>
          <w:rFonts w:asciiTheme="majorBidi" w:hAnsiTheme="majorBidi" w:cstheme="majorBidi"/>
          <w:i/>
          <w:iCs/>
        </w:rPr>
        <w:t>argumentsList</w:t>
      </w:r>
      <w:r w:rsidRPr="003F159A">
        <w:rPr>
          <w:i/>
          <w:iCs/>
        </w:rPr>
        <w:t xml:space="preserve"> </w:t>
      </w:r>
      <w:r>
        <w:t>it performs the following steps:</w:t>
      </w:r>
    </w:p>
    <w:p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rsidR="005D7F2D" w:rsidRPr="00E77497" w:rsidRDefault="005D7F2D" w:rsidP="005D7F2D">
      <w:pPr>
        <w:pStyle w:val="Heading4"/>
      </w:pPr>
      <w:r w:rsidRPr="00E77497">
        <w:t xml:space="preserve">Properties of the </w:t>
      </w:r>
      <w:r w:rsidRPr="00E77497">
        <w:rPr>
          <w:i/>
        </w:rPr>
        <w:t>NativeError</w:t>
      </w:r>
      <w:r w:rsidRPr="00E77497">
        <w:t xml:space="preserve"> Constructors</w:t>
      </w:r>
    </w:p>
    <w:p w:rsidR="005D7F2D" w:rsidRPr="00E77497" w:rsidRDefault="005D7F2D" w:rsidP="005D7F2D">
      <w:r w:rsidRPr="00E77497">
        <w:t xml:space="preserve">The value of the [[Prototype]] internal </w:t>
      </w:r>
      <w:r>
        <w:t xml:space="preserve">data </w:t>
      </w:r>
      <w:r w:rsidRPr="00E77497">
        <w:t xml:space="preserve">property of a </w:t>
      </w:r>
      <w:r w:rsidRPr="00E77497">
        <w:rPr>
          <w:i/>
        </w:rPr>
        <w:t>NativeError</w:t>
      </w:r>
      <w:r w:rsidRPr="00E77497">
        <w:t xml:space="preserve"> constructor is the </w:t>
      </w:r>
      <w:r>
        <w:t>Error</w:t>
      </w:r>
      <w:r w:rsidRPr="00E77497">
        <w:t xml:space="preserve"> </w:t>
      </w:r>
      <w:r>
        <w:t>constructor</w:t>
      </w:r>
      <w:r w:rsidRPr="00E77497">
        <w:t xml:space="preserve"> object (</w:t>
      </w:r>
      <w:r w:rsidR="003A1B18">
        <w:fldChar w:fldCharType="begin"/>
      </w:r>
      <w:r w:rsidR="003A1B18">
        <w:instrText xml:space="preserve"> REF _Ref365541726 \r \h </w:instrText>
      </w:r>
      <w:r w:rsidR="003A1B18">
        <w:fldChar w:fldCharType="separate"/>
      </w:r>
      <w:ins w:id="11474" w:author="Rev 19 Allen Wirfs-Brock" w:date="2013-09-27T13:07:00Z">
        <w:r w:rsidR="00460CAC">
          <w:t>19.5.1</w:t>
        </w:r>
      </w:ins>
      <w:del w:id="11475" w:author="Rev 19 Allen Wirfs-Brock" w:date="2013-09-27T08:39:00Z">
        <w:r w:rsidR="00083CEC" w:rsidDel="009E7E9E">
          <w:delText>19.4.1</w:delText>
        </w:r>
      </w:del>
      <w:r w:rsidR="003A1B18">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w:t>
      </w:r>
      <w:del w:id="11476" w:author="Rev 19 Allen Wirfs-Brock" w:date="2013-09-27T10:23:00Z">
        <w:r w:rsidRPr="00E77497" w:rsidDel="00D20BD7">
          <w:delText>property</w:delText>
        </w:r>
      </w:del>
      <w:ins w:id="11477" w:author="Rev 19 Allen Wirfs-Brock" w:date="2013-09-27T10:23:00Z">
        <w:r w:rsidR="00D20BD7" w:rsidRPr="00E77497">
          <w:t>propert</w:t>
        </w:r>
        <w:r w:rsidR="00D20BD7">
          <w:t>ies</w:t>
        </w:r>
      </w:ins>
      <w:r w:rsidRPr="00E77497">
        <w:t>:</w:t>
      </w:r>
    </w:p>
    <w:p w:rsidR="005D7F2D" w:rsidRPr="00E77497" w:rsidRDefault="005D7F2D" w:rsidP="005D7F2D">
      <w:pPr>
        <w:pStyle w:val="Heading5"/>
      </w:pPr>
      <w:r w:rsidRPr="00E77497">
        <w:rPr>
          <w:i/>
        </w:rPr>
        <w:t>NativeError</w:t>
      </w:r>
      <w:r w:rsidRPr="00E77497">
        <w:t>.prototype</w:t>
      </w:r>
    </w:p>
    <w:p w:rsidR="005D7F2D" w:rsidRPr="00E77497" w:rsidRDefault="005D7F2D" w:rsidP="005D7F2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rsidR="003A1B18">
        <w:fldChar w:fldCharType="begin"/>
      </w:r>
      <w:r w:rsidR="003A1B18">
        <w:instrText xml:space="preserve"> REF _Ref366067258 \r \h </w:instrText>
      </w:r>
      <w:r w:rsidR="003A1B18">
        <w:fldChar w:fldCharType="separate"/>
      </w:r>
      <w:ins w:id="11478" w:author="Rev 19 Allen Wirfs-Brock" w:date="2013-09-27T13:07:00Z">
        <w:r w:rsidR="00460CAC">
          <w:t>19.5.6.3</w:t>
        </w:r>
      </w:ins>
      <w:del w:id="11479" w:author="Rev 19 Allen Wirfs-Brock" w:date="2013-09-27T08:39:00Z">
        <w:r w:rsidR="00083CEC" w:rsidDel="009E7E9E">
          <w:delText>19.4.6.3</w:delText>
        </w:r>
      </w:del>
      <w:r w:rsidR="003A1B18">
        <w:fldChar w:fldCharType="end"/>
      </w:r>
      <w:r w:rsidRPr="00E77497">
        <w:t xml:space="preserve">). Each </w:t>
      </w:r>
      <w:r w:rsidRPr="00E77497">
        <w:rPr>
          <w:i/>
        </w:rPr>
        <w:t>NativeError</w:t>
      </w:r>
      <w:r w:rsidRPr="00E77497">
        <w:t xml:space="preserve"> constructor has a separate prototype object.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5"/>
      </w:pPr>
      <w:r w:rsidRPr="00E77497">
        <w:rPr>
          <w:i/>
        </w:rPr>
        <w:t>NativeError</w:t>
      </w:r>
      <w:r>
        <w:t xml:space="preserve"> [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pPr>
        <w:jc w:val="left"/>
      </w:pPr>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lastRenderedPageBreak/>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w:t>
      </w:r>
      <w:del w:id="11480" w:author="Rev 19 Allen Wirfs-Brock" w:date="2013-09-27T10:03:00Z">
        <w:r w:rsidRPr="00946A25" w:rsidDel="00946A25">
          <w:rPr>
            <w:i/>
          </w:rPr>
          <w:delText xml:space="preserve">Boolean </w:delText>
        </w:r>
      </w:del>
      <w:ins w:id="11481" w:author="Rev 19 Allen Wirfs-Brock" w:date="2013-09-27T10:03:00Z">
        <w:r w:rsidR="00946A25" w:rsidRPr="00946A25">
          <w:rPr>
            <w:i/>
          </w:rPr>
          <w:t>NativeError</w:t>
        </w:r>
        <w:r w:rsidR="00946A25">
          <w:t xml:space="preserve"> </w:t>
        </w:r>
      </w:ins>
      <w:r>
        <w:t>constructor. This flag value is never directly exposed to ECMAScript code; hence implementation</w:t>
      </w:r>
      <w:ins w:id="11482" w:author="Rev 19 Allen Wirfs-Brock" w:date="2013-09-27T10:17:00Z">
        <w:r w:rsidR="00B122FE">
          <w:t>s</w:t>
        </w:r>
      </w:ins>
      <w:r>
        <w:t xml:space="preserve"> may choose to encode the flag in some other manner. </w:t>
      </w:r>
    </w:p>
    <w:p w:rsidR="005D7F2D" w:rsidRPr="00E77497" w:rsidRDefault="005D7F2D" w:rsidP="005D7F2D">
      <w:pPr>
        <w:pStyle w:val="Heading4"/>
      </w:pPr>
      <w:bookmarkStart w:id="11483" w:name="_Ref366067258"/>
      <w:r w:rsidRPr="00E77497">
        <w:t xml:space="preserve">Properties of the </w:t>
      </w:r>
      <w:r w:rsidRPr="00E77497">
        <w:rPr>
          <w:i/>
        </w:rPr>
        <w:t>NativeError</w:t>
      </w:r>
      <w:r w:rsidRPr="00E77497">
        <w:t xml:space="preserve"> Prototype Objects</w:t>
      </w:r>
      <w:bookmarkEnd w:id="11483"/>
    </w:p>
    <w:p w:rsidR="005D7F2D" w:rsidRPr="00E77497" w:rsidRDefault="005D7F2D" w:rsidP="005D7F2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rsidR="005D7F2D" w:rsidRPr="00E77497" w:rsidRDefault="005D7F2D" w:rsidP="005D7F2D">
      <w:r w:rsidRPr="00E77497">
        <w:t xml:space="preserve">The value of the [[Prototype]] internal </w:t>
      </w:r>
      <w:r>
        <w:t xml:space="preserve">data </w:t>
      </w:r>
      <w:r w:rsidRPr="00E77497">
        <w:t xml:space="preserve">property of each </w:t>
      </w:r>
      <w:r w:rsidRPr="00E77497">
        <w:rPr>
          <w:i/>
        </w:rPr>
        <w:t>NativeError</w:t>
      </w:r>
      <w:r w:rsidRPr="00E77497">
        <w:t xml:space="preserve"> prototype object is the standard built-in Error prototype object (</w:t>
      </w:r>
      <w:r w:rsidR="003A1B18">
        <w:fldChar w:fldCharType="begin"/>
      </w:r>
      <w:r w:rsidR="003A1B18">
        <w:instrText xml:space="preserve"> REF _Ref366067299 \r \h </w:instrText>
      </w:r>
      <w:r w:rsidR="003A1B18">
        <w:fldChar w:fldCharType="separate"/>
      </w:r>
      <w:ins w:id="11484" w:author="Rev 19 Allen Wirfs-Brock" w:date="2013-09-27T13:07:00Z">
        <w:r w:rsidR="00460CAC">
          <w:t>19.5.3</w:t>
        </w:r>
      </w:ins>
      <w:del w:id="11485" w:author="Rev 19 Allen Wirfs-Brock" w:date="2013-09-27T08:39:00Z">
        <w:r w:rsidR="00083CEC" w:rsidDel="009E7E9E">
          <w:delText>19.4.3</w:delText>
        </w:r>
      </w:del>
      <w:r w:rsidR="003A1B18">
        <w:fldChar w:fldCharType="end"/>
      </w:r>
      <w:r w:rsidRPr="00E77497">
        <w:t>).</w:t>
      </w:r>
    </w:p>
    <w:p w:rsidR="005D7F2D" w:rsidRPr="00E77497" w:rsidRDefault="005D7F2D" w:rsidP="005D7F2D">
      <w:pPr>
        <w:pStyle w:val="Heading5"/>
      </w:pPr>
      <w:r w:rsidRPr="00E77497">
        <w:rPr>
          <w:i/>
        </w:rPr>
        <w:t>NativeError</w:t>
      </w:r>
      <w:r w:rsidRPr="00E77497">
        <w:t>.prototype.constructor</w:t>
      </w:r>
    </w:p>
    <w:p w:rsidR="005D7F2D" w:rsidRPr="00E77497" w:rsidRDefault="005D7F2D" w:rsidP="005D7F2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rsidR="003A1B18">
        <w:fldChar w:fldCharType="begin"/>
      </w:r>
      <w:r w:rsidR="003A1B18">
        <w:instrText xml:space="preserve"> REF _Ref366067546 \r \h </w:instrText>
      </w:r>
      <w:r w:rsidR="003A1B18">
        <w:fldChar w:fldCharType="separate"/>
      </w:r>
      <w:ins w:id="11486" w:author="Rev 19 Allen Wirfs-Brock" w:date="2013-09-27T13:07:00Z">
        <w:r w:rsidR="00460CAC">
          <w:t>19.5.6.1</w:t>
        </w:r>
      </w:ins>
      <w:del w:id="11487" w:author="Rev 19 Allen Wirfs-Brock" w:date="2013-09-27T08:39:00Z">
        <w:r w:rsidR="00083CEC" w:rsidDel="009E7E9E">
          <w:delText>19.4.6.1</w:delText>
        </w:r>
      </w:del>
      <w:r w:rsidR="003A1B18">
        <w:fldChar w:fldCharType="end"/>
      </w:r>
      <w:r w:rsidRPr="00E77497">
        <w:t>).</w:t>
      </w:r>
    </w:p>
    <w:p w:rsidR="00C756F4" w:rsidRPr="00E77497" w:rsidRDefault="00C756F4" w:rsidP="00C756F4">
      <w:pPr>
        <w:pStyle w:val="Heading5"/>
      </w:pPr>
      <w:r w:rsidRPr="00E77497">
        <w:rPr>
          <w:i/>
        </w:rPr>
        <w:tab/>
        <w:t>NativeError</w:t>
      </w:r>
      <w:r w:rsidRPr="00E77497">
        <w:t>.prototype.message</w:t>
      </w:r>
    </w:p>
    <w:p w:rsidR="00C756F4" w:rsidRPr="00E77497" w:rsidRDefault="00C756F4" w:rsidP="00C756F4">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rsidR="005D7F2D" w:rsidRPr="00E77497" w:rsidRDefault="005D7F2D" w:rsidP="005D7F2D">
      <w:pPr>
        <w:pStyle w:val="Heading5"/>
      </w:pPr>
      <w:r w:rsidRPr="00E77497">
        <w:rPr>
          <w:i/>
        </w:rPr>
        <w:tab/>
        <w:t>NativeError</w:t>
      </w:r>
      <w:r w:rsidRPr="00E77497">
        <w:t>.prototype.name</w:t>
      </w:r>
    </w:p>
    <w:p w:rsidR="005D7F2D" w:rsidRPr="00E77497" w:rsidRDefault="005D7F2D" w:rsidP="005D7F2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rsidR="005D7F2D" w:rsidRPr="00E77497" w:rsidRDefault="005D7F2D" w:rsidP="005D7F2D">
      <w:pPr>
        <w:pStyle w:val="Heading4"/>
      </w:pPr>
      <w:r w:rsidRPr="00E77497">
        <w:t xml:space="preserve">Properties of </w:t>
      </w:r>
      <w:r w:rsidRPr="00E77497">
        <w:rPr>
          <w:i/>
        </w:rPr>
        <w:t>NativeError</w:t>
      </w:r>
      <w:r w:rsidRPr="00E77497">
        <w:t xml:space="preserve"> Instances</w:t>
      </w:r>
    </w:p>
    <w:p w:rsidR="005D7F2D" w:rsidRPr="00E77497" w:rsidRDefault="005D7F2D" w:rsidP="005D7F2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w:t>
      </w:r>
      <w:ins w:id="11488" w:author="Rev 19 Allen Wirfs-Brock" w:date="2013-09-26T17:41:00Z">
        <w:r w:rsidR="0072639A">
          <w:t>n</w:t>
        </w:r>
      </w:ins>
      <w:r w:rsidRPr="00E77497">
        <w:t xml:space="preserve"> [[</w:t>
      </w:r>
      <w:r>
        <w:t>ErrorData</w:t>
      </w:r>
      <w:r w:rsidRPr="00E77497">
        <w:t xml:space="preserve">]] internal </w:t>
      </w:r>
      <w:r>
        <w:t xml:space="preserve">data </w:t>
      </w:r>
      <w:r w:rsidRPr="00E77497">
        <w:t xml:space="preserve">property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initialised by its constructor</w:t>
      </w:r>
      <w:r w:rsidRPr="00E77497">
        <w:t>.</w:t>
      </w:r>
    </w:p>
    <w:p w:rsidR="005D7F2D" w:rsidRDefault="005D7F2D" w:rsidP="00BE54F3">
      <w:pPr>
        <w:pStyle w:val="Heading1"/>
      </w:pPr>
      <w:bookmarkStart w:id="11489" w:name="_Toc368050729"/>
      <w:r>
        <w:t>Num</w:t>
      </w:r>
      <w:r w:rsidR="00BE54F3">
        <w:t xml:space="preserve">bers </w:t>
      </w:r>
      <w:r w:rsidR="003E75AF">
        <w:t xml:space="preserve">and </w:t>
      </w:r>
      <w:r w:rsidR="00BE54F3">
        <w:t>Dates</w:t>
      </w:r>
      <w:bookmarkEnd w:id="11489"/>
    </w:p>
    <w:p w:rsidR="005D7F2D" w:rsidRPr="00E77497" w:rsidRDefault="005D7F2D" w:rsidP="005D7F2D">
      <w:pPr>
        <w:pStyle w:val="Heading2"/>
      </w:pPr>
      <w:bookmarkStart w:id="11490" w:name="_Ref365547958"/>
      <w:bookmarkStart w:id="11491" w:name="_Toc368050730"/>
      <w:r w:rsidRPr="00E77497">
        <w:t>Number Objects</w:t>
      </w:r>
      <w:bookmarkEnd w:id="11490"/>
      <w:bookmarkEnd w:id="11491"/>
    </w:p>
    <w:p w:rsidR="005D7F2D" w:rsidRPr="00E77497" w:rsidRDefault="005D7F2D" w:rsidP="005D7F2D">
      <w:pPr>
        <w:pStyle w:val="Heading3"/>
      </w:pPr>
      <w:bookmarkStart w:id="11492" w:name="_Ref365541821"/>
      <w:bookmarkStart w:id="11493" w:name="_Toc368050731"/>
      <w:r w:rsidRPr="00E77497">
        <w:t>The Number Constructor</w:t>
      </w:r>
      <w:bookmarkEnd w:id="11492"/>
      <w:bookmarkEnd w:id="11493"/>
      <w:r w:rsidRPr="00E77497">
        <w:t xml:space="preserve"> </w:t>
      </w:r>
    </w:p>
    <w:p w:rsidR="005D7F2D" w:rsidRDefault="005D7F2D" w:rsidP="005D7F2D">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value passed in the call is an Object with an uninitialised [[NumberData]]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 xml:space="preserve">to perform constructor instance </w:t>
      </w:r>
      <w:del w:id="11494" w:author="Rev 19 Allen Wirfs-Brock" w:date="2013-09-27T10:28:00Z">
        <w:r w:rsidDel="00D20BD7">
          <w:delText>initialization</w:delText>
        </w:r>
      </w:del>
      <w:ins w:id="11495" w:author="Rev 19 Allen Wirfs-Brock" w:date="2013-09-27T10:28:00Z">
        <w:r w:rsidR="00D20BD7">
          <w:t>initialisation</w:t>
        </w:r>
      </w:ins>
      <w:r>
        <w:t>.</w:t>
      </w:r>
    </w:p>
    <w:p w:rsidR="005D7F2D" w:rsidRPr="00E77497" w:rsidRDefault="005D7F2D" w:rsidP="005D7F2D">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initialise the [[NumberData]] state of subclass instances. </w:t>
      </w:r>
    </w:p>
    <w:p w:rsidR="005D7F2D" w:rsidRPr="00E77497" w:rsidRDefault="005D7F2D" w:rsidP="005D7F2D">
      <w:pPr>
        <w:pStyle w:val="Heading4"/>
      </w:pPr>
      <w:bookmarkStart w:id="11496" w:name="_Ref365529801"/>
      <w:r w:rsidRPr="00E77497">
        <w:t>Number (</w:t>
      </w:r>
      <w:r>
        <w:t xml:space="preserve"> </w:t>
      </w:r>
      <w:r w:rsidRPr="00E77497">
        <w:t>[ value</w:t>
      </w:r>
      <w:r>
        <w:t xml:space="preserve"> </w:t>
      </w:r>
      <w:r w:rsidRPr="00E77497">
        <w:t>] )</w:t>
      </w:r>
      <w:bookmarkEnd w:id="11496"/>
    </w:p>
    <w:p w:rsidR="005D7F2D" w:rsidRPr="00E77497" w:rsidRDefault="005D7F2D" w:rsidP="005D7F2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rsidR="005D7F2D" w:rsidRDefault="005D7F2D" w:rsidP="005D7F2D">
      <w:pPr>
        <w:pStyle w:val="Alg4"/>
        <w:numPr>
          <w:ilvl w:val="0"/>
          <w:numId w:val="1413"/>
        </w:numPr>
      </w:pPr>
      <w:r>
        <w:lastRenderedPageBreak/>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413"/>
        </w:numPr>
      </w:pPr>
      <w:r>
        <w:t xml:space="preserve">If no arguments were passed to this function invocation, then let </w:t>
      </w:r>
      <w:r>
        <w:rPr>
          <w:i/>
          <w:iCs/>
        </w:rPr>
        <w:t>n</w:t>
      </w:r>
      <w:r>
        <w:t xml:space="preserve"> be +0.</w:t>
      </w:r>
    </w:p>
    <w:p w:rsidR="005D7F2D" w:rsidRDefault="005D7F2D" w:rsidP="005D7F2D">
      <w:pPr>
        <w:pStyle w:val="Alg4"/>
        <w:numPr>
          <w:ilvl w:val="0"/>
          <w:numId w:val="1413"/>
        </w:numPr>
      </w:pPr>
      <w:r>
        <w:t xml:space="preserve">Else, let </w:t>
      </w:r>
      <w:r>
        <w:rPr>
          <w:i/>
          <w:iCs/>
        </w:rPr>
        <w:t>n</w:t>
      </w:r>
      <w:r>
        <w:t xml:space="preserve"> be ToNumber(</w:t>
      </w:r>
      <w:r>
        <w:rPr>
          <w:i/>
          <w:iCs/>
        </w:rPr>
        <w:t>value</w:t>
      </w:r>
      <w:r>
        <w:t>).</w:t>
      </w:r>
    </w:p>
    <w:p w:rsidR="005D7F2D" w:rsidRDefault="005D7F2D" w:rsidP="005D7F2D">
      <w:pPr>
        <w:pStyle w:val="Alg4"/>
        <w:numPr>
          <w:ilvl w:val="0"/>
          <w:numId w:val="1413"/>
        </w:numPr>
      </w:pPr>
      <w:r>
        <w:t>ReturnIfAbrupt(</w:t>
      </w:r>
      <w:r>
        <w:rPr>
          <w:i/>
          <w:iCs/>
        </w:rPr>
        <w:t>n</w:t>
      </w:r>
      <w:r>
        <w:t>).</w:t>
      </w:r>
    </w:p>
    <w:p w:rsidR="005D7F2D" w:rsidRDefault="005D7F2D" w:rsidP="005D7F2D">
      <w:pPr>
        <w:pStyle w:val="Alg4"/>
        <w:numPr>
          <w:ilvl w:val="0"/>
          <w:numId w:val="1413"/>
        </w:numPr>
      </w:pPr>
      <w:r>
        <w:t>If Type(</w:t>
      </w:r>
      <w:r>
        <w:rPr>
          <w:i/>
          <w:iCs/>
        </w:rPr>
        <w:t>O</w:t>
      </w:r>
      <w:r>
        <w:t xml:space="preserve">) is Object and </w:t>
      </w:r>
      <w:r>
        <w:rPr>
          <w:i/>
          <w:iCs/>
        </w:rPr>
        <w:t>O</w:t>
      </w:r>
      <w:r>
        <w:t xml:space="preserve"> has a [[NumberData]] internal data property and the value of [[NumberData]] is </w:t>
      </w:r>
      <w:r>
        <w:rPr>
          <w:b/>
          <w:bCs/>
        </w:rPr>
        <w:t>undefined</w:t>
      </w:r>
      <w:r>
        <w:t>, then</w:t>
      </w:r>
    </w:p>
    <w:p w:rsidR="005D7F2D" w:rsidRDefault="005D7F2D" w:rsidP="005D7F2D">
      <w:pPr>
        <w:pStyle w:val="Alg4"/>
        <w:numPr>
          <w:ilvl w:val="1"/>
          <w:numId w:val="1413"/>
        </w:numPr>
      </w:pPr>
      <w:r>
        <w:t xml:space="preserve">Set the value of </w:t>
      </w:r>
      <w:r>
        <w:rPr>
          <w:i/>
          <w:iCs/>
        </w:rPr>
        <w:t>O’s</w:t>
      </w:r>
      <w:r>
        <w:t xml:space="preserve"> [[NumberData]] internal data property to </w:t>
      </w:r>
      <w:r>
        <w:rPr>
          <w:i/>
          <w:iCs/>
        </w:rPr>
        <w:t>n</w:t>
      </w:r>
      <w:r>
        <w:t>.</w:t>
      </w:r>
    </w:p>
    <w:p w:rsidR="005D7F2D" w:rsidRDefault="005D7F2D" w:rsidP="005D7F2D">
      <w:pPr>
        <w:pStyle w:val="Alg4"/>
        <w:numPr>
          <w:ilvl w:val="1"/>
          <w:numId w:val="1413"/>
        </w:numPr>
      </w:pPr>
      <w:r>
        <w:t xml:space="preserve">Return </w:t>
      </w:r>
      <w:r>
        <w:rPr>
          <w:i/>
          <w:iCs/>
        </w:rPr>
        <w:t>O</w:t>
      </w:r>
      <w:r>
        <w:t>.</w:t>
      </w:r>
    </w:p>
    <w:p w:rsidR="005D7F2D" w:rsidRPr="00E77497" w:rsidRDefault="005D7F2D" w:rsidP="005D7F2D">
      <w:pPr>
        <w:pStyle w:val="Alg4"/>
        <w:numPr>
          <w:ilvl w:val="0"/>
          <w:numId w:val="1413"/>
        </w:numPr>
        <w:spacing w:after="120"/>
      </w:pPr>
      <w:r w:rsidRPr="00E77497">
        <w:t xml:space="preserve">Return </w:t>
      </w:r>
      <w:r>
        <w:rPr>
          <w:i/>
        </w:rPr>
        <w:t>n</w:t>
      </w:r>
      <w:r w:rsidRPr="00E77497">
        <w:t>.</w:t>
      </w:r>
    </w:p>
    <w:p w:rsidR="005D7F2D" w:rsidRPr="00E77497" w:rsidRDefault="005D7F2D" w:rsidP="005D7F2D">
      <w:pPr>
        <w:pStyle w:val="Heading4"/>
      </w:pPr>
      <w:r w:rsidRPr="00E77497">
        <w:t>new Number (</w:t>
      </w:r>
      <w:r>
        <w:t xml:space="preserve"> ...argumentsList</w:t>
      </w:r>
      <w:r w:rsidRPr="00E77497">
        <w:t>)</w:t>
      </w:r>
    </w:p>
    <w:p w:rsidR="005D7F2D" w:rsidRDefault="005D7F2D" w:rsidP="005D7F2D">
      <w:r w:rsidRPr="00E77497">
        <w:rPr>
          <w:rFonts w:ascii="Courier New" w:hAnsi="Courier New"/>
          <w:b/>
        </w:rPr>
        <w:t>Number</w:t>
      </w:r>
      <w:r w:rsidRPr="00E77497">
        <w:t xml:space="preserve"> </w:t>
      </w:r>
      <w:r>
        <w:t xml:space="preserve">called as part of a new expression with argument list </w:t>
      </w:r>
      <w:r w:rsidRPr="005C1BC0">
        <w:rPr>
          <w:i/>
          <w:iCs/>
        </w:rPr>
        <w:t>argumentsList</w:t>
      </w:r>
      <w:r>
        <w:t>it performs the following steps:</w:t>
      </w:r>
    </w:p>
    <w:p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11497" w:name="_Toc368050732"/>
      <w:r w:rsidRPr="00E77497">
        <w:t>Properties of the Number Constructor</w:t>
      </w:r>
      <w:bookmarkEnd w:id="11497"/>
    </w:p>
    <w:p w:rsidR="005D7F2D" w:rsidRPr="00E77497" w:rsidRDefault="005D7F2D" w:rsidP="005D7F2D">
      <w:r w:rsidRPr="00E77497">
        <w:t xml:space="preserve">The value of the [[Prototype]] internal </w:t>
      </w:r>
      <w:r>
        <w:t xml:space="preserve">data </w:t>
      </w:r>
      <w:r w:rsidRPr="00E77497">
        <w:t>property of the Number constructor is the Function prototype object (</w:t>
      </w:r>
      <w:r>
        <w:fldChar w:fldCharType="begin"/>
      </w:r>
      <w:r>
        <w:instrText xml:space="preserve"> REF _Ref359681817 \r \h </w:instrText>
      </w:r>
      <w:r>
        <w:fldChar w:fldCharType="separate"/>
      </w:r>
      <w:r w:rsidR="00460CAC">
        <w:t>19.2.3</w:t>
      </w:r>
      <w:r>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rsidR="0079362C" w:rsidRPr="00640BCB" w:rsidRDefault="0079362C" w:rsidP="0079362C">
      <w:pPr>
        <w:pStyle w:val="Heading4"/>
      </w:pPr>
      <w:r w:rsidRPr="00640BCB">
        <w:t>Number.EPSILON</w:t>
      </w:r>
    </w:p>
    <w:p w:rsidR="0079362C" w:rsidRPr="00640BCB" w:rsidRDefault="0079362C" w:rsidP="0079362C">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79362C" w:rsidRPr="00640BCB" w:rsidRDefault="0079362C" w:rsidP="0079362C">
      <w:pPr>
        <w:pStyle w:val="Heading4"/>
      </w:pPr>
      <w:r w:rsidRPr="00640BCB">
        <w:t>Number.isFinite (number)</w:t>
      </w:r>
    </w:p>
    <w:p w:rsidR="0079362C" w:rsidRPr="00E77497" w:rsidRDefault="0079362C" w:rsidP="0079362C">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Number.isInteger (number)</w:t>
      </w:r>
    </w:p>
    <w:p w:rsidR="0079362C" w:rsidRPr="00E77497" w:rsidRDefault="0079362C" w:rsidP="0079362C">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Number.isNaN (number)</w:t>
      </w:r>
    </w:p>
    <w:p w:rsidR="0079362C" w:rsidRPr="00E77497" w:rsidRDefault="0079362C" w:rsidP="0079362C">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lastRenderedPageBreak/>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79362C" w:rsidRPr="001A0D83" w:rsidRDefault="0079362C" w:rsidP="0079362C">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Default="0079362C" w:rsidP="0079362C">
      <w:pPr>
        <w:pStyle w:val="Note"/>
      </w:pPr>
      <w:r>
        <w:t>NOTE</w:t>
      </w:r>
      <w:r>
        <w:tab/>
        <w:t xml:space="preserve">This function differs from the global isNaN function </w:t>
      </w:r>
      <w:r w:rsidR="00B6171B">
        <w:t>(</w:t>
      </w:r>
      <w:r w:rsidR="00B6171B">
        <w:fldChar w:fldCharType="begin"/>
      </w:r>
      <w:r w:rsidR="00B6171B">
        <w:instrText xml:space="preserve"> REF _Ref366140633 \r \h </w:instrText>
      </w:r>
      <w:r w:rsidR="00B6171B">
        <w:fldChar w:fldCharType="separate"/>
      </w:r>
      <w:r w:rsidR="00460CAC">
        <w:t>18.2.3</w:t>
      </w:r>
      <w:r w:rsidR="00B6171B">
        <w:fldChar w:fldCharType="end"/>
      </w:r>
      <w:r w:rsidR="00B6171B">
        <w:t>)</w:t>
      </w:r>
      <w:r>
        <w:t xml:space="preserve"> is that it does not convert its argument to a Number before determining whether it is NaN.</w:t>
      </w:r>
    </w:p>
    <w:p w:rsidR="0079362C" w:rsidRPr="00640BCB" w:rsidRDefault="0079362C" w:rsidP="0079362C">
      <w:pPr>
        <w:pStyle w:val="Heading4"/>
      </w:pPr>
      <w:r w:rsidRPr="00640BCB">
        <w:t>Number.is</w:t>
      </w:r>
      <w:r>
        <w:t>Safe</w:t>
      </w:r>
      <w:r w:rsidRPr="00640BCB">
        <w:t>Integer (number)</w:t>
      </w:r>
    </w:p>
    <w:p w:rsidR="0079362C" w:rsidRPr="00E77497" w:rsidRDefault="0079362C" w:rsidP="0079362C">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Default="0079362C" w:rsidP="0079362C">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79362C" w:rsidRPr="001A0D83" w:rsidRDefault="0079362C" w:rsidP="0079362C">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Number.MAX_</w:t>
      </w:r>
      <w:r>
        <w:t>SAFE_</w:t>
      </w:r>
      <w:r w:rsidRPr="00640BCB">
        <w:t>INTEGER</w:t>
      </w:r>
    </w:p>
    <w:p w:rsidR="0079362C" w:rsidRPr="00640BCB" w:rsidRDefault="0079362C" w:rsidP="0079362C">
      <w:pPr>
        <w:autoSpaceDE w:val="0"/>
        <w:autoSpaceDN w:val="0"/>
        <w:adjustRightInd w:val="0"/>
        <w:spacing w:after="0" w:line="240" w:lineRule="auto"/>
        <w:jc w:val="left"/>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5D7F2D" w:rsidRPr="00E77497" w:rsidRDefault="005D7F2D" w:rsidP="005D7F2D">
      <w:pPr>
        <w:pStyle w:val="Heading4"/>
      </w:pPr>
      <w:r w:rsidRPr="00E77497">
        <w:tab/>
        <w:t>Number.MAX_VALUE</w:t>
      </w:r>
    </w:p>
    <w:p w:rsidR="005D7F2D" w:rsidRPr="006B6D0A" w:rsidRDefault="005D7F2D" w:rsidP="005D7F2D">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rsidR="0079362C" w:rsidRPr="00B820AB" w:rsidRDefault="0079362C" w:rsidP="0079362C">
      <w:pPr>
        <w:pStyle w:val="Heading4"/>
      </w:pPr>
      <w:r w:rsidRPr="00B820AB">
        <w:t>Number.NaN</w:t>
      </w:r>
    </w:p>
    <w:p w:rsidR="0079362C" w:rsidRPr="00E77497" w:rsidRDefault="0079362C" w:rsidP="0079362C">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79362C" w:rsidRPr="00E77497" w:rsidRDefault="0079362C" w:rsidP="0079362C">
      <w:pPr>
        <w:pStyle w:val="Heading4"/>
      </w:pPr>
      <w:r w:rsidRPr="00E77497">
        <w:t>Number.NEGATIVE_INFINITY</w:t>
      </w:r>
    </w:p>
    <w:p w:rsidR="0079362C" w:rsidRPr="004D1BD1" w:rsidRDefault="0079362C" w:rsidP="0079362C">
      <w:r w:rsidRPr="00E77497">
        <w:t xml:space="preserve">The value of Number.NEGATIVE_INFINITY is </w:t>
      </w:r>
      <w:r w:rsidRPr="004D1BD1">
        <w:sym w:font="Symbol" w:char="F02D"/>
      </w:r>
      <w:r w:rsidRPr="008B7F6F">
        <w:sym w:font="Symbol" w:char="F0A5"/>
      </w:r>
      <w:r w:rsidRPr="004D1BD1">
        <w:t>.</w:t>
      </w:r>
    </w:p>
    <w:p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rsidR="0079362C" w:rsidRPr="00640BCB" w:rsidRDefault="0079362C" w:rsidP="0079362C">
      <w:pPr>
        <w:pStyle w:val="Heading4"/>
        <w:rPr>
          <w:ins w:id="11498" w:author="Rev 18 Allen Wirfs-Brock" w:date="2013-09-03T15:35:00Z"/>
        </w:rPr>
      </w:pPr>
      <w:ins w:id="11499" w:author="Rev 18 Allen Wirfs-Brock" w:date="2013-09-03T15:35:00Z">
        <w:r w:rsidRPr="00640BCB">
          <w:t>Number.M</w:t>
        </w:r>
      </w:ins>
      <w:ins w:id="11500" w:author="Rev 18 Allen Wirfs-Brock" w:date="2013-09-03T15:36:00Z">
        <w:r>
          <w:t>IN</w:t>
        </w:r>
      </w:ins>
      <w:ins w:id="11501" w:author="Rev 18 Allen Wirfs-Brock" w:date="2013-09-03T15:35:00Z">
        <w:r w:rsidRPr="00640BCB">
          <w:t>_</w:t>
        </w:r>
        <w:r>
          <w:t>SAFE_</w:t>
        </w:r>
        <w:r w:rsidRPr="00640BCB">
          <w:t>INTEGER</w:t>
        </w:r>
      </w:ins>
    </w:p>
    <w:p w:rsidR="0079362C" w:rsidRPr="00640BCB" w:rsidRDefault="0079362C" w:rsidP="0079362C">
      <w:pPr>
        <w:autoSpaceDE w:val="0"/>
        <w:autoSpaceDN w:val="0"/>
        <w:adjustRightInd w:val="0"/>
        <w:spacing w:after="0" w:line="240" w:lineRule="auto"/>
        <w:jc w:val="left"/>
        <w:rPr>
          <w:ins w:id="11502" w:author="Rev 18 Allen Wirfs-Brock" w:date="2013-09-03T15:35:00Z"/>
          <w:rFonts w:cs="Arial"/>
        </w:rPr>
      </w:pPr>
      <w:ins w:id="11503" w:author="Rev 18 Allen Wirfs-Brock" w:date="2013-09-03T15:35:00Z">
        <w:r>
          <w:rPr>
            <w:rFonts w:cs="Arial"/>
          </w:rPr>
          <w:t>The value of Number.M</w:t>
        </w:r>
        <w:del w:id="11504" w:author="Rev 19 Allen Wirfs-Brock" w:date="2013-09-06T13:51:00Z">
          <w:r w:rsidDel="0082165A">
            <w:rPr>
              <w:rFonts w:cs="Arial"/>
            </w:rPr>
            <w:delText>AX</w:delText>
          </w:r>
        </w:del>
      </w:ins>
      <w:ins w:id="11505" w:author="Rev 19 Allen Wirfs-Brock" w:date="2013-09-06T13:51:00Z">
        <w:r w:rsidR="0082165A">
          <w:rPr>
            <w:rFonts w:cs="Arial"/>
          </w:rPr>
          <w:t>IN</w:t>
        </w:r>
      </w:ins>
      <w:ins w:id="11506" w:author="Rev 18 Allen Wirfs-Brock" w:date="2013-09-03T15:35:00Z">
        <w:r>
          <w:rPr>
            <w:rFonts w:cs="Arial"/>
          </w:rPr>
          <w:t>_SAFE_INTEGER</w:t>
        </w:r>
        <w:r w:rsidRPr="00640BCB">
          <w:rPr>
            <w:rFonts w:cs="Arial"/>
          </w:rPr>
          <w:t xml:space="preserve"> is </w:t>
        </w:r>
      </w:ins>
      <w:ins w:id="11507" w:author="Rev 18 Allen Wirfs-Brock" w:date="2013-09-03T15:36:00Z">
        <w:r w:rsidRPr="004D1BD1">
          <w:sym w:font="Symbol" w:char="F02D"/>
        </w:r>
      </w:ins>
      <w:ins w:id="11508" w:author="Rev 18 Allen Wirfs-Brock" w:date="2013-09-03T15:35:00Z">
        <w:r w:rsidRPr="00640BCB">
          <w:rPr>
            <w:rFonts w:cs="Arial"/>
          </w:rPr>
          <w:t>9007199254740991</w:t>
        </w:r>
        <w:r>
          <w:rPr>
            <w:rFonts w:cs="Arial"/>
          </w:rPr>
          <w:t xml:space="preserve"> (</w:t>
        </w:r>
      </w:ins>
      <w:ins w:id="11509" w:author="Rev 18 Allen Wirfs-Brock" w:date="2013-09-03T15:37:00Z">
        <w:r w:rsidRPr="004D1BD1">
          <w:sym w:font="Symbol" w:char="F02D"/>
        </w:r>
        <w:r>
          <w:t>(</w:t>
        </w:r>
      </w:ins>
      <w:ins w:id="11510" w:author="Rev 18 Allen Wirfs-Brock" w:date="2013-09-03T15:35:00Z">
        <w:r>
          <w:rPr>
            <w:rFonts w:cs="Arial"/>
          </w:rPr>
          <w:t>2</w:t>
        </w:r>
        <w:r>
          <w:rPr>
            <w:rFonts w:cs="Arial"/>
            <w:vertAlign w:val="superscript"/>
          </w:rPr>
          <w:t>53</w:t>
        </w:r>
        <w:r>
          <w:rPr>
            <w:rFonts w:cs="Arial"/>
          </w:rPr>
          <w:t>-1</w:t>
        </w:r>
      </w:ins>
      <w:ins w:id="11511" w:author="Rev 18 Allen Wirfs-Brock" w:date="2013-09-03T15:37:00Z">
        <w:r>
          <w:rPr>
            <w:rFonts w:cs="Arial"/>
          </w:rPr>
          <w:t>)</w:t>
        </w:r>
      </w:ins>
      <w:ins w:id="11512" w:author="Rev 18 Allen Wirfs-Brock" w:date="2013-09-03T15:35:00Z">
        <w:r>
          <w:rPr>
            <w:rFonts w:cs="Arial"/>
          </w:rPr>
          <w:t>)</w:t>
        </w:r>
        <w:r w:rsidRPr="00640BCB">
          <w:rPr>
            <w:rFonts w:cs="Arial"/>
          </w:rPr>
          <w:t xml:space="preserve">. </w:t>
        </w:r>
      </w:ins>
    </w:p>
    <w:p w:rsidR="0079362C" w:rsidRPr="00640BCB" w:rsidRDefault="0079362C" w:rsidP="0079362C">
      <w:pPr>
        <w:rPr>
          <w:ins w:id="11513" w:author="Rev 18 Allen Wirfs-Brock" w:date="2013-09-03T15:35:00Z"/>
          <w:rFonts w:cs="Arial"/>
        </w:rPr>
      </w:pPr>
      <w:ins w:id="11514" w:author="Rev 18 Allen Wirfs-Brock" w:date="2013-09-03T15:35: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rsidR="005D7F2D" w:rsidRPr="00B820AB" w:rsidRDefault="005D7F2D" w:rsidP="005D7F2D">
      <w:pPr>
        <w:pStyle w:val="Heading4"/>
      </w:pPr>
      <w:r w:rsidRPr="00B820AB">
        <w:t>Number.MIN_VALUE</w:t>
      </w:r>
    </w:p>
    <w:p w:rsidR="005D7F2D" w:rsidRPr="006B6D0A" w:rsidRDefault="005D7F2D" w:rsidP="005D7F2D">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p>
    <w:p w:rsidR="005D7F2D" w:rsidRDefault="005D7F2D" w:rsidP="005D7F2D">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rsidR="0079362C" w:rsidRPr="00640BCB" w:rsidRDefault="0079362C" w:rsidP="0079362C">
      <w:pPr>
        <w:pStyle w:val="Heading4"/>
      </w:pPr>
      <w:r w:rsidRPr="00640BCB">
        <w:lastRenderedPageBreak/>
        <w:t>Number.parseFloat (string)</w:t>
      </w:r>
    </w:p>
    <w:p w:rsidR="0079362C" w:rsidRPr="00640BCB" w:rsidRDefault="0079362C" w:rsidP="0079362C">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sidR="00B6171B">
        <w:rPr>
          <w:rFonts w:cs="Arial"/>
        </w:rPr>
        <w:t xml:space="preserve">in </w:t>
      </w:r>
      <w:r w:rsidR="00B6171B">
        <w:rPr>
          <w:rFonts w:cs="Arial"/>
        </w:rPr>
        <w:fldChar w:fldCharType="begin"/>
      </w:r>
      <w:r w:rsidR="00B6171B">
        <w:rPr>
          <w:rFonts w:cs="Arial"/>
        </w:rPr>
        <w:instrText xml:space="preserve"> REF _Ref366140679 \r \h </w:instrText>
      </w:r>
      <w:r w:rsidR="00B6171B">
        <w:rPr>
          <w:rFonts w:cs="Arial"/>
        </w:rPr>
      </w:r>
      <w:r w:rsidR="00B6171B">
        <w:rPr>
          <w:rFonts w:cs="Arial"/>
        </w:rPr>
        <w:fldChar w:fldCharType="separate"/>
      </w:r>
      <w:r w:rsidR="00460CAC">
        <w:rPr>
          <w:rFonts w:cs="Arial"/>
        </w:rPr>
        <w:t>18.2.4</w:t>
      </w:r>
      <w:r w:rsidR="00B6171B">
        <w:rPr>
          <w:rFonts w:cs="Arial"/>
        </w:rPr>
        <w:fldChar w:fldCharType="end"/>
      </w:r>
      <w:r w:rsidR="00B6171B">
        <w:rPr>
          <w:rFonts w:cs="Arial"/>
        </w:rPr>
        <w:t>.</w:t>
      </w:r>
    </w:p>
    <w:p w:rsidR="005D7F2D" w:rsidRPr="00640BCB" w:rsidRDefault="005D7F2D" w:rsidP="005D7F2D">
      <w:pPr>
        <w:pStyle w:val="Heading4"/>
      </w:pPr>
      <w:r w:rsidRPr="00640BCB">
        <w:t>Number.parseInt (string, radix)</w:t>
      </w:r>
    </w:p>
    <w:p w:rsidR="005D7F2D" w:rsidRPr="00640BCB" w:rsidRDefault="005D7F2D" w:rsidP="005D7F2D">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sidR="00460CAC">
        <w:rPr>
          <w:rFonts w:cs="Arial"/>
        </w:rPr>
        <w:t>18.2.1.2</w:t>
      </w:r>
      <w:r>
        <w:rPr>
          <w:rFonts w:cs="Arial"/>
        </w:rPr>
        <w:fldChar w:fldCharType="end"/>
      </w:r>
      <w:r w:rsidRPr="00640BCB">
        <w:rPr>
          <w:rFonts w:cs="Arial"/>
        </w:rPr>
        <w:t>.</w:t>
      </w:r>
    </w:p>
    <w:p w:rsidR="0079362C" w:rsidRPr="00A67AF2" w:rsidRDefault="0079362C" w:rsidP="0079362C">
      <w:pPr>
        <w:pStyle w:val="Heading4"/>
      </w:pPr>
      <w:r w:rsidRPr="00A67AF2">
        <w:t>Number.POSITIVE_INFINITY</w:t>
      </w:r>
    </w:p>
    <w:p w:rsidR="0079362C" w:rsidRPr="004D1BD1" w:rsidRDefault="0079362C" w:rsidP="0079362C">
      <w:r w:rsidRPr="00B820AB">
        <w:t>The value of Number.POSITIVE_INFINITY is +</w:t>
      </w:r>
      <w:r w:rsidRPr="004D1BD1">
        <w:sym w:font="Symbol" w:char="F0A5"/>
      </w:r>
      <w:r w:rsidRPr="004D1BD1">
        <w:t>.</w:t>
      </w:r>
    </w:p>
    <w:p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rsidR="0079362C" w:rsidRPr="00E77497" w:rsidRDefault="0079362C" w:rsidP="0079362C">
      <w:pPr>
        <w:pStyle w:val="Heading4"/>
      </w:pPr>
      <w:r w:rsidRPr="00E77497">
        <w:t>Number.prototype</w:t>
      </w:r>
    </w:p>
    <w:p w:rsidR="0079362C" w:rsidRPr="00E77497" w:rsidRDefault="0079362C" w:rsidP="0079362C">
      <w:r w:rsidRPr="00E77497">
        <w:t xml:space="preserve">The initial value of </w:t>
      </w:r>
      <w:r w:rsidRPr="00E77497">
        <w:rPr>
          <w:rFonts w:ascii="Courier New" w:hAnsi="Courier New"/>
          <w:b/>
        </w:rPr>
        <w:t>Number.prototype</w:t>
      </w:r>
      <w:r w:rsidRPr="00E77497">
        <w:t xml:space="preserve"> is the Number prototype object (</w:t>
      </w:r>
      <w:r w:rsidR="008E26B6">
        <w:fldChar w:fldCharType="begin"/>
      </w:r>
      <w:r w:rsidR="008E26B6">
        <w:instrText xml:space="preserve"> REF _Ref366088158 \r \h </w:instrText>
      </w:r>
      <w:r w:rsidR="008E26B6">
        <w:fldChar w:fldCharType="separate"/>
      </w:r>
      <w:r w:rsidR="00460CAC">
        <w:t>20.1.3</w:t>
      </w:r>
      <w:r w:rsidR="008E26B6">
        <w:fldChar w:fldCharType="end"/>
      </w:r>
      <w:r w:rsidRPr="00E77497">
        <w:t>).</w:t>
      </w:r>
    </w:p>
    <w:p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4"/>
      </w:pPr>
      <w:r>
        <w:t>Number[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Number</w:t>
      </w:r>
      <w:r w:rsidRPr="0054023E">
        <w:rPr>
          <w:rFonts w:ascii="Times New Roman" w:hAnsi="Times New Roman"/>
          <w:sz w:val="18"/>
        </w:rPr>
        <w:t>Data]])</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rsidR="005D7F2D" w:rsidRPr="00E77497" w:rsidRDefault="005D7F2D" w:rsidP="005D7F2D">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initialised by the Number constructor. This flag value is never directly exposed to ECMAScript code; hence implementation</w:t>
      </w:r>
      <w:ins w:id="11515" w:author="Rev 19 Allen Wirfs-Brock" w:date="2013-09-27T10:17:00Z">
        <w:r w:rsidR="00B122FE">
          <w:t>s</w:t>
        </w:r>
      </w:ins>
      <w:r>
        <w:t xml:space="preserve"> may choose to encode the flag in some other manner. </w:t>
      </w:r>
    </w:p>
    <w:p w:rsidR="005D7F2D" w:rsidRPr="00A67AF2" w:rsidRDefault="005D7F2D" w:rsidP="005D7F2D">
      <w:pPr>
        <w:pStyle w:val="Heading3"/>
      </w:pPr>
      <w:bookmarkStart w:id="11516" w:name="_Ref366088158"/>
      <w:bookmarkStart w:id="11517" w:name="_Ref366136620"/>
      <w:bookmarkStart w:id="11518" w:name="_Toc368050733"/>
      <w:r w:rsidRPr="00A67AF2">
        <w:t>Properties of the Number Prototype Object</w:t>
      </w:r>
      <w:bookmarkEnd w:id="11516"/>
      <w:bookmarkEnd w:id="11517"/>
      <w:bookmarkEnd w:id="11518"/>
    </w:p>
    <w:p w:rsidR="005D7F2D" w:rsidRPr="00E77497" w:rsidRDefault="005D7F2D" w:rsidP="005D7F2D">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internal </w:t>
      </w:r>
      <w:r>
        <w:t xml:space="preserve">data </w:t>
      </w:r>
      <w:r w:rsidRPr="00E77497">
        <w:t>property.</w:t>
      </w:r>
    </w:p>
    <w:p w:rsidR="005D7F2D" w:rsidRPr="00E77497" w:rsidRDefault="005D7F2D" w:rsidP="005D7F2D">
      <w:r w:rsidRPr="00E77497">
        <w:t xml:space="preserve">The value of the [[Prototype]] internal </w:t>
      </w:r>
      <w:r>
        <w:t xml:space="preserve">data </w:t>
      </w:r>
      <w:r w:rsidRPr="00E77497">
        <w:t>property of the Number prototype object is the standard built-in Object prototype object (</w:t>
      </w:r>
      <w:r w:rsidR="003A1B18">
        <w:fldChar w:fldCharType="begin"/>
      </w:r>
      <w:r w:rsidR="003A1B18">
        <w:instrText xml:space="preserve"> REF _Ref360007187 \r \h </w:instrText>
      </w:r>
      <w:r w:rsidR="003A1B18">
        <w:fldChar w:fldCharType="separate"/>
      </w:r>
      <w:r w:rsidR="00460CAC">
        <w:t>19.1.4</w:t>
      </w:r>
      <w:r w:rsidR="003A1B18">
        <w:fldChar w:fldCharType="end"/>
      </w:r>
      <w:r w:rsidRPr="00E77497">
        <w:t>).</w:t>
      </w:r>
    </w:p>
    <w:p w:rsidR="005D7F2D" w:rsidRPr="00E77497" w:rsidRDefault="005D7F2D" w:rsidP="005D7F2D">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internal </w:t>
      </w:r>
      <w:r>
        <w:t xml:space="preserve">data </w:t>
      </w:r>
      <w:r w:rsidRPr="00E77497">
        <w:t>property</w:t>
      </w:r>
      <w:r>
        <w:t xml:space="preserve"> that has been initialised to a Number value</w:t>
      </w:r>
      <w:r w:rsidRPr="00E77497">
        <w:t>.</w:t>
      </w:r>
    </w:p>
    <w:p w:rsidR="005D7F2D" w:rsidRDefault="005D7F2D" w:rsidP="005D7F2D">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rsidR="005D7F2D" w:rsidRPr="00E77497" w:rsidRDefault="005D7F2D" w:rsidP="005D7F2D">
      <w:pPr>
        <w:pStyle w:val="Alg4"/>
        <w:numPr>
          <w:ilvl w:val="0"/>
          <w:numId w:val="1327"/>
        </w:numPr>
      </w:pPr>
      <w:r>
        <w:t>If Type(</w:t>
      </w:r>
      <w:r w:rsidRPr="00A316EF">
        <w:rPr>
          <w:i/>
          <w:iCs/>
        </w:rPr>
        <w:t>value</w:t>
      </w:r>
      <w:r>
        <w:t xml:space="preserve">) is Number, return </w:t>
      </w:r>
      <w:r>
        <w:rPr>
          <w:i/>
          <w:iCs/>
        </w:rPr>
        <w:t>value</w:t>
      </w:r>
      <w:r w:rsidRPr="00E77497">
        <w:t>.</w:t>
      </w:r>
    </w:p>
    <w:p w:rsidR="005D7F2D" w:rsidRPr="00E77497" w:rsidRDefault="005D7F2D" w:rsidP="005D7F2D">
      <w:pPr>
        <w:pStyle w:val="Alg4"/>
        <w:numPr>
          <w:ilvl w:val="0"/>
          <w:numId w:val="1327"/>
        </w:numPr>
      </w:pPr>
      <w:r>
        <w:t>If Type(</w:t>
      </w:r>
      <w:r>
        <w:rPr>
          <w:i/>
          <w:iCs/>
        </w:rPr>
        <w:t>value)</w:t>
      </w:r>
      <w:r>
        <w:t xml:space="preserve"> is Object and </w:t>
      </w:r>
      <w:r>
        <w:rPr>
          <w:i/>
          <w:iCs/>
        </w:rPr>
        <w:t>value</w:t>
      </w:r>
      <w:r>
        <w:t xml:space="preserve"> has a [[NumberData]] internal data property, then</w:t>
      </w:r>
    </w:p>
    <w:p w:rsidR="005D7F2D" w:rsidRDefault="005D7F2D" w:rsidP="005D7F2D">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rsidR="005D7F2D" w:rsidRDefault="005D7F2D" w:rsidP="005D7F2D">
      <w:pPr>
        <w:pStyle w:val="Alg4"/>
        <w:numPr>
          <w:ilvl w:val="1"/>
          <w:numId w:val="1327"/>
        </w:numPr>
      </w:pPr>
      <w:r>
        <w:t xml:space="preserve">If </w:t>
      </w:r>
      <w:r>
        <w:rPr>
          <w:i/>
          <w:iCs/>
        </w:rPr>
        <w:t>n</w:t>
      </w:r>
      <w:r>
        <w:t xml:space="preserve"> is not </w:t>
      </w:r>
      <w:r>
        <w:rPr>
          <w:b/>
          <w:bCs/>
        </w:rPr>
        <w:t>undefined</w:t>
      </w:r>
      <w:r>
        <w:t xml:space="preserve">, then return </w:t>
      </w:r>
      <w:r w:rsidRPr="004A18C2">
        <w:rPr>
          <w:i/>
          <w:iCs/>
        </w:rPr>
        <w:t>n</w:t>
      </w:r>
      <w:r>
        <w:t>.</w:t>
      </w:r>
    </w:p>
    <w:p w:rsidR="005D7F2D" w:rsidRPr="00B07A13" w:rsidRDefault="005D7F2D" w:rsidP="005D7F2D">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5D7F2D" w:rsidRPr="00E77497" w:rsidRDefault="005D7F2D" w:rsidP="005D7F2D">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rsidR="00CB7FF5" w:rsidRPr="00640BCB" w:rsidRDefault="00CB7FF5" w:rsidP="00CB7FF5">
      <w:pPr>
        <w:pStyle w:val="Heading4"/>
      </w:pPr>
      <w:r w:rsidRPr="00640BCB">
        <w:lastRenderedPageBreak/>
        <w:t>Number.</w:t>
      </w:r>
      <w:r>
        <w:t>prototype.</w:t>
      </w:r>
      <w:commentRangeStart w:id="11519"/>
      <w:r>
        <w:t>clz</w:t>
      </w:r>
      <w:r w:rsidRPr="00640BCB">
        <w:t xml:space="preserve"> </w:t>
      </w:r>
      <w:commentRangeEnd w:id="11519"/>
      <w:r>
        <w:rPr>
          <w:rStyle w:val="CommentReference"/>
        </w:rPr>
        <w:commentReference w:id="11519"/>
      </w:r>
      <w:r w:rsidRPr="00640BCB">
        <w:t>()</w:t>
      </w:r>
    </w:p>
    <w:p w:rsidR="00CB7FF5" w:rsidRPr="00E77497" w:rsidRDefault="00CB7FF5" w:rsidP="00CB7FF5">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rsidR="00CB7FF5" w:rsidRPr="00E77497" w:rsidRDefault="00CB7FF5" w:rsidP="00CB7FF5">
      <w:pPr>
        <w:pStyle w:val="Alg4"/>
        <w:numPr>
          <w:ilvl w:val="0"/>
          <w:numId w:val="145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Pr="00E77497" w:rsidRDefault="00CB7FF5" w:rsidP="00CB7FF5">
      <w:pPr>
        <w:pStyle w:val="Alg4"/>
        <w:numPr>
          <w:ilvl w:val="0"/>
          <w:numId w:val="1458"/>
        </w:numPr>
      </w:pPr>
      <w:r w:rsidRPr="00E77497">
        <w:t xml:space="preserve">Let </w:t>
      </w:r>
      <w:r>
        <w:rPr>
          <w:i/>
        </w:rPr>
        <w:t>n</w:t>
      </w:r>
      <w:r w:rsidRPr="00E77497">
        <w:t xml:space="preserve"> be To</w:t>
      </w:r>
      <w:commentRangeStart w:id="11520"/>
      <w:r>
        <w:t>U</w:t>
      </w:r>
      <w:commentRangeEnd w:id="11520"/>
      <w:r>
        <w:rPr>
          <w:rStyle w:val="CommentReference"/>
          <w:rFonts w:ascii="Arial" w:eastAsia="MS Mincho" w:hAnsi="Arial"/>
          <w:spacing w:val="0"/>
          <w:lang w:eastAsia="ja-JP"/>
        </w:rPr>
        <w:commentReference w:id="11520"/>
      </w:r>
      <w:r>
        <w:t>int32</w:t>
      </w:r>
      <w:r w:rsidRPr="00E77497">
        <w:t>(</w:t>
      </w:r>
      <w:r>
        <w:rPr>
          <w:i/>
        </w:rPr>
        <w:t>x</w:t>
      </w:r>
      <w:r w:rsidRPr="00E77497">
        <w:t>).</w:t>
      </w:r>
    </w:p>
    <w:p w:rsidR="00CB7FF5" w:rsidRDefault="00CB7FF5" w:rsidP="00CB7FF5">
      <w:pPr>
        <w:pStyle w:val="Alg4"/>
        <w:numPr>
          <w:ilvl w:val="0"/>
          <w:numId w:val="1458"/>
        </w:numPr>
      </w:pPr>
      <w:r>
        <w:t>ReturnIfAbrupt(</w:t>
      </w:r>
      <w:r>
        <w:rPr>
          <w:i/>
        </w:rPr>
        <w:t>n</w:t>
      </w:r>
      <w:r>
        <w:t>).</w:t>
      </w:r>
    </w:p>
    <w:p w:rsidR="00CB7FF5" w:rsidRPr="00E77497" w:rsidRDefault="00CB7FF5" w:rsidP="00CB7FF5">
      <w:pPr>
        <w:pStyle w:val="Alg4"/>
        <w:numPr>
          <w:ilvl w:val="0"/>
          <w:numId w:val="1458"/>
        </w:numPr>
      </w:pPr>
      <w:r>
        <w:t xml:space="preserve">Let </w:t>
      </w:r>
      <w:r w:rsidRPr="00E81152">
        <w:rPr>
          <w:i/>
        </w:rPr>
        <w:t>p</w:t>
      </w:r>
      <w:r>
        <w:t xml:space="preserve"> be the number of leading zero bits in the 32-bit binary representation of </w:t>
      </w:r>
      <w:r w:rsidRPr="00E81152">
        <w:rPr>
          <w:i/>
        </w:rPr>
        <w:t>n</w:t>
      </w:r>
      <w:r>
        <w:t>.</w:t>
      </w:r>
    </w:p>
    <w:p w:rsidR="00CB7FF5" w:rsidRPr="001A0D83" w:rsidRDefault="00CB7FF5" w:rsidP="00CB7FF5">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rsidR="00CB7FF5" w:rsidRPr="00640BCB" w:rsidRDefault="00CB7FF5" w:rsidP="00CB7FF5">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rsidR="005D7F2D" w:rsidRPr="00E77497" w:rsidRDefault="005D7F2D" w:rsidP="005D7F2D">
      <w:pPr>
        <w:pStyle w:val="Heading4"/>
      </w:pPr>
      <w:r w:rsidRPr="00E77497">
        <w:t>Number.prototype.constructor</w:t>
      </w:r>
    </w:p>
    <w:p w:rsidR="005D7F2D" w:rsidRPr="00E77497" w:rsidRDefault="005D7F2D" w:rsidP="005D7F2D">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p>
    <w:p w:rsidR="00CB7FF5" w:rsidRPr="00E77497" w:rsidRDefault="00CB7FF5" w:rsidP="00CB7FF5">
      <w:pPr>
        <w:pStyle w:val="Heading4"/>
      </w:pPr>
      <w:r w:rsidRPr="00E77497">
        <w:t>Number.prototype.toExponential (fractionDigits)</w:t>
      </w:r>
    </w:p>
    <w:p w:rsidR="00CB7FF5" w:rsidRPr="00E77497" w:rsidRDefault="00CB7FF5" w:rsidP="00CB7FF5">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rsidR="00CB7FF5" w:rsidRPr="00E77497" w:rsidRDefault="00CB7FF5" w:rsidP="00CB7FF5">
      <w:pPr>
        <w:pStyle w:val="Alg4"/>
        <w:numPr>
          <w:ilvl w:val="0"/>
          <w:numId w:val="24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240"/>
        </w:numPr>
      </w:pPr>
      <w:r>
        <w:t>ReturnIfAbrupt(</w:t>
      </w:r>
      <w:r>
        <w:rPr>
          <w:i/>
        </w:rPr>
        <w:t>x</w:t>
      </w:r>
      <w:r>
        <w:t>).</w:t>
      </w:r>
    </w:p>
    <w:p w:rsidR="00CB7FF5" w:rsidRPr="00E77497" w:rsidRDefault="00CB7FF5" w:rsidP="00CB7FF5">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rsidR="00CB7FF5" w:rsidRDefault="00CB7FF5" w:rsidP="00CB7FF5">
      <w:pPr>
        <w:pStyle w:val="Alg4"/>
        <w:numPr>
          <w:ilvl w:val="0"/>
          <w:numId w:val="24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rsidR="00CB7FF5" w:rsidRDefault="00CB7FF5" w:rsidP="00CB7FF5">
      <w:pPr>
        <w:pStyle w:val="Alg4"/>
        <w:numPr>
          <w:ilvl w:val="0"/>
          <w:numId w:val="240"/>
        </w:numPr>
      </w:pPr>
      <w:r>
        <w:t>ReturnIfAbrupt(</w:t>
      </w:r>
      <w:r>
        <w:rPr>
          <w:i/>
        </w:rPr>
        <w:t>f</w:t>
      </w:r>
      <w:r>
        <w:t>).</w:t>
      </w:r>
    </w:p>
    <w:p w:rsidR="00CB7FF5" w:rsidRPr="00E77497" w:rsidRDefault="00CB7FF5" w:rsidP="00CB7FF5">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CB7FF5" w:rsidRPr="00E77497" w:rsidRDefault="00CB7FF5" w:rsidP="00CB7FF5">
      <w:pPr>
        <w:pStyle w:val="Alg4"/>
        <w:numPr>
          <w:ilvl w:val="0"/>
          <w:numId w:val="240"/>
        </w:numPr>
      </w:pPr>
      <w:r w:rsidRPr="00E77497">
        <w:t xml:space="preserve">Let </w:t>
      </w:r>
      <w:r w:rsidRPr="00E77497">
        <w:rPr>
          <w:i/>
        </w:rPr>
        <w:t>s</w:t>
      </w:r>
      <w:r w:rsidRPr="00E77497">
        <w:t xml:space="preserve"> be the empty String.</w:t>
      </w:r>
    </w:p>
    <w:p w:rsidR="00CB7FF5" w:rsidRPr="00E77497" w:rsidRDefault="00CB7FF5" w:rsidP="00CB7FF5">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rsidR="00CB7FF5" w:rsidRPr="00E77497" w:rsidRDefault="00CB7FF5" w:rsidP="00CB7FF5">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CB7FF5" w:rsidRPr="00E77497" w:rsidRDefault="00CB7FF5" w:rsidP="00CB7FF5">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rsidR="00CB7FF5" w:rsidRPr="006B6D0A" w:rsidRDefault="00CB7FF5" w:rsidP="00CB7FF5">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rsidR="00CB7FF5" w:rsidRPr="00A67AF2" w:rsidRDefault="00CB7FF5" w:rsidP="00CB7FF5">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rsidR="00CB7FF5" w:rsidRPr="00E77497" w:rsidRDefault="00CB7FF5" w:rsidP="00CB7FF5">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CB7FF5" w:rsidRPr="00E77497" w:rsidRDefault="00CB7FF5" w:rsidP="00CB7FF5">
      <w:pPr>
        <w:pStyle w:val="Alg4"/>
        <w:numPr>
          <w:ilvl w:val="0"/>
          <w:numId w:val="240"/>
        </w:numPr>
      </w:pPr>
      <w:r w:rsidRPr="00E77497">
        <w:t xml:space="preserve">If </w:t>
      </w:r>
      <w:r w:rsidRPr="00E77497">
        <w:rPr>
          <w:i/>
        </w:rPr>
        <w:t>x</w:t>
      </w:r>
      <w:r w:rsidRPr="00E77497">
        <w:t xml:space="preserve"> = 0, then</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rsidR="00CB7FF5" w:rsidRPr="00E77497" w:rsidRDefault="00CB7FF5" w:rsidP="00CB7FF5">
      <w:pPr>
        <w:pStyle w:val="Alg4"/>
        <w:numPr>
          <w:ilvl w:val="1"/>
          <w:numId w:val="240"/>
        </w:numPr>
      </w:pPr>
      <w:r w:rsidRPr="00E77497">
        <w:t xml:space="preserve">Let </w:t>
      </w:r>
      <w:r w:rsidRPr="00E77497">
        <w:rPr>
          <w:i/>
        </w:rPr>
        <w:t>e</w:t>
      </w:r>
      <w:r w:rsidRPr="00E77497">
        <w:t xml:space="preserve"> = 0.</w:t>
      </w:r>
    </w:p>
    <w:p w:rsidR="00CB7FF5" w:rsidRPr="006B6D0A" w:rsidRDefault="00CB7FF5" w:rsidP="00CB7FF5">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rsidR="00CB7FF5" w:rsidRPr="00A67AF2" w:rsidRDefault="00CB7FF5" w:rsidP="00CB7FF5">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rsidR="00CB7FF5" w:rsidRPr="00A67AF2" w:rsidRDefault="00CB7FF5" w:rsidP="00CB7FF5">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rsidR="00CB7FF5" w:rsidRPr="00E77497" w:rsidRDefault="00CB7FF5" w:rsidP="00CB7FF5">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rsidR="00CB7FF5" w:rsidRPr="00E77497" w:rsidRDefault="00CB7FF5" w:rsidP="00CB7FF5">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CB7FF5" w:rsidRPr="006B6D0A" w:rsidRDefault="00CB7FF5" w:rsidP="00CB7FF5">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rsidR="00CB7FF5" w:rsidRPr="00E77497" w:rsidRDefault="00CB7FF5" w:rsidP="00CB7FF5">
      <w:pPr>
        <w:pStyle w:val="Alg4"/>
        <w:numPr>
          <w:ilvl w:val="1"/>
          <w:numId w:val="24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CB7FF5" w:rsidRPr="00E77497" w:rsidRDefault="00CB7FF5" w:rsidP="00CB7FF5">
      <w:pPr>
        <w:pStyle w:val="Alg4"/>
        <w:numPr>
          <w:ilvl w:val="0"/>
          <w:numId w:val="240"/>
        </w:numPr>
      </w:pPr>
      <w:r w:rsidRPr="00E77497">
        <w:t xml:space="preserve">If </w:t>
      </w:r>
      <w:r w:rsidRPr="00E77497">
        <w:rPr>
          <w:i/>
        </w:rPr>
        <w:t>e</w:t>
      </w:r>
      <w:r w:rsidRPr="00E77497">
        <w:t xml:space="preserve"> = 0, then </w:t>
      </w:r>
    </w:p>
    <w:p w:rsidR="00CB7FF5" w:rsidRPr="00E77497" w:rsidRDefault="00CB7FF5" w:rsidP="00CB7FF5">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rsidR="00CB7FF5" w:rsidRPr="00E77497" w:rsidRDefault="00CB7FF5" w:rsidP="00CB7FF5">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rsidR="00CB7FF5" w:rsidRPr="00E77497" w:rsidRDefault="00CB7FF5" w:rsidP="00CB7FF5">
      <w:pPr>
        <w:pStyle w:val="Alg4"/>
        <w:numPr>
          <w:ilvl w:val="0"/>
          <w:numId w:val="240"/>
        </w:numPr>
      </w:pPr>
      <w:r w:rsidRPr="00E77497">
        <w:t>Else</w:t>
      </w:r>
    </w:p>
    <w:p w:rsidR="00CB7FF5" w:rsidRPr="00E77497" w:rsidRDefault="00CB7FF5" w:rsidP="00CB7FF5">
      <w:pPr>
        <w:pStyle w:val="Alg4"/>
        <w:numPr>
          <w:ilvl w:val="1"/>
          <w:numId w:val="240"/>
        </w:numPr>
      </w:pPr>
      <w:r w:rsidRPr="00E77497">
        <w:lastRenderedPageBreak/>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rsidR="00CB7FF5" w:rsidRPr="00E77497" w:rsidRDefault="00CB7FF5" w:rsidP="00CB7FF5">
      <w:pPr>
        <w:pStyle w:val="Alg4"/>
        <w:numPr>
          <w:ilvl w:val="1"/>
          <w:numId w:val="240"/>
        </w:numPr>
      </w:pPr>
      <w:r w:rsidRPr="00E77497">
        <w:t xml:space="preserve">Else </w:t>
      </w:r>
      <w:r w:rsidRPr="00E77497">
        <w:rPr>
          <w:i/>
        </w:rPr>
        <w:t>e</w:t>
      </w:r>
      <w:r w:rsidRPr="00E77497">
        <w:t xml:space="preserve"> ≤ 0,</w:t>
      </w:r>
    </w:p>
    <w:p w:rsidR="00CB7FF5" w:rsidRPr="00E77497" w:rsidRDefault="00CB7FF5" w:rsidP="00CB7FF5">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rsidR="00CB7FF5" w:rsidRPr="00E77497" w:rsidRDefault="00CB7FF5" w:rsidP="00CB7FF5">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rsidR="00CB7FF5" w:rsidRPr="00E77497" w:rsidRDefault="00CB7FF5" w:rsidP="00CB7FF5">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CB7FF5" w:rsidRPr="00E77497" w:rsidRDefault="00CB7FF5" w:rsidP="00CB7FF5">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CB7FF5" w:rsidRPr="00E77497" w:rsidRDefault="00CB7FF5" w:rsidP="00CB7FF5">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rsidR="00CB7FF5" w:rsidRPr="00E77497" w:rsidRDefault="00CB7FF5" w:rsidP="00CB7FF5">
      <w:r w:rsidRPr="00E77497">
        <w:t xml:space="preserve">If the </w:t>
      </w:r>
      <w:r w:rsidRPr="00E77497">
        <w:rPr>
          <w:rFonts w:ascii="Courier New" w:hAnsi="Courier New"/>
          <w:b/>
        </w:rPr>
        <w:t>toExponential</w:t>
      </w:r>
      <w:r w:rsidRPr="00E77497">
        <w:t xml:space="preserve"> method is called with more than one argument, then the behaviour is undefined (see clause </w:t>
      </w:r>
      <w:ins w:id="11521" w:author="Rev 19 Allen Wirfs-Brock" w:date="2013-09-27T10:52:00Z">
        <w:r w:rsidR="00C36B1B">
          <w:fldChar w:fldCharType="begin"/>
        </w:r>
        <w:r w:rsidR="00C36B1B">
          <w:instrText xml:space="preserve"> REF _Ref368042486 \r \h </w:instrText>
        </w:r>
      </w:ins>
      <w:r w:rsidR="00C36B1B">
        <w:fldChar w:fldCharType="separate"/>
      </w:r>
      <w:ins w:id="11522" w:author="Rev 19 Allen Wirfs-Brock" w:date="2013-09-27T13:07:00Z">
        <w:r w:rsidR="00460CAC">
          <w:t>17</w:t>
        </w:r>
      </w:ins>
      <w:ins w:id="11523" w:author="Rev 19 Allen Wirfs-Brock" w:date="2013-09-27T10:52:00Z">
        <w:r w:rsidR="00C36B1B">
          <w:fldChar w:fldCharType="end"/>
        </w:r>
      </w:ins>
      <w:del w:id="11524" w:author="Rev 19 Allen Wirfs-Brock" w:date="2013-09-27T10:52:00Z">
        <w:r w:rsidRPr="00E77497" w:rsidDel="00C36B1B">
          <w:delText>15</w:delText>
        </w:r>
      </w:del>
      <w:r w:rsidRPr="00E77497">
        <w:t>).</w:t>
      </w:r>
    </w:p>
    <w:p w:rsidR="00CB7FF5" w:rsidRPr="00E77497" w:rsidRDefault="00CB7FF5" w:rsidP="00CB7FF5">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Note"/>
        <w:spacing w:after="120"/>
      </w:pPr>
      <w:r w:rsidRPr="00E77497">
        <w:t>NOTE</w:t>
      </w:r>
      <w:r w:rsidRPr="00E77497">
        <w:tab/>
        <w:t xml:space="preserve">For implementations that provide more accurate conversions than required by the rules above, it is recommended that the following alternative version of step </w:t>
      </w:r>
      <w:del w:id="11525" w:author="Rev 19 Allen Wirfs-Brock" w:date="2013-09-27T10:52:00Z">
        <w:r w:rsidRPr="00E77497" w:rsidDel="00C36B1B">
          <w:delText>9</w:delText>
        </w:r>
      </w:del>
      <w:ins w:id="11526" w:author="Rev 19 Allen Wirfs-Brock" w:date="2013-09-27T10:52:00Z">
        <w:r w:rsidR="00C36B1B">
          <w:t>12</w:t>
        </w:r>
      </w:ins>
      <w:r w:rsidRPr="00E77497">
        <w:t>.b.i be used as a guideline:</w:t>
      </w:r>
    </w:p>
    <w:p w:rsidR="00CB7FF5" w:rsidRPr="00A67AF2" w:rsidRDefault="00CB7FF5" w:rsidP="00CB7FF5">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rsidR="00CB7FF5" w:rsidRPr="00E77497" w:rsidRDefault="00CB7FF5" w:rsidP="00CB7FF5">
      <w:pPr>
        <w:pStyle w:val="Heading4"/>
      </w:pPr>
      <w:r w:rsidRPr="00E77497">
        <w:t>Number.prototype.toFixed (fractionDigits)</w:t>
      </w:r>
    </w:p>
    <w:p w:rsidR="00CB7FF5" w:rsidRDefault="00CB7FF5" w:rsidP="00CB7FF5">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rsidR="00CB7FF5" w:rsidRPr="00E77497" w:rsidRDefault="00CB7FF5" w:rsidP="00CB7FF5">
      <w:r>
        <w:t>The following steps are performed</w:t>
      </w:r>
      <w:r w:rsidRPr="00E77497">
        <w:t>:</w:t>
      </w:r>
    </w:p>
    <w:p w:rsidR="00CB7FF5" w:rsidRPr="00E77497" w:rsidRDefault="00CB7FF5" w:rsidP="00CB7FF5">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1316"/>
        </w:numPr>
      </w:pPr>
      <w:r>
        <w:t>ReturnIfAbrupt(</w:t>
      </w:r>
      <w:r>
        <w:rPr>
          <w:i/>
        </w:rPr>
        <w:t>x</w:t>
      </w:r>
      <w:r>
        <w:t>).</w:t>
      </w:r>
    </w:p>
    <w:p w:rsidR="00CB7FF5" w:rsidRPr="00E77497" w:rsidRDefault="00CB7FF5" w:rsidP="00CB7FF5">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CB7FF5" w:rsidRDefault="00CB7FF5" w:rsidP="00CB7FF5">
      <w:pPr>
        <w:pStyle w:val="Alg4"/>
        <w:numPr>
          <w:ilvl w:val="0"/>
          <w:numId w:val="1316"/>
        </w:numPr>
      </w:pPr>
      <w:r>
        <w:t>ReturnIfAbrupt(</w:t>
      </w:r>
      <w:r>
        <w:rPr>
          <w:i/>
        </w:rPr>
        <w:t>f</w:t>
      </w:r>
      <w:r>
        <w:t>).</w:t>
      </w:r>
    </w:p>
    <w:p w:rsidR="00CB7FF5" w:rsidRPr="00E77497" w:rsidRDefault="00CB7FF5" w:rsidP="00CB7FF5">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CB7FF5" w:rsidRPr="00E77497" w:rsidRDefault="00CB7FF5" w:rsidP="00CB7FF5">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CB7FF5" w:rsidRPr="00E77497" w:rsidRDefault="00CB7FF5" w:rsidP="00CB7FF5">
      <w:pPr>
        <w:pStyle w:val="Alg4"/>
        <w:numPr>
          <w:ilvl w:val="0"/>
          <w:numId w:val="1316"/>
        </w:numPr>
      </w:pPr>
      <w:r w:rsidRPr="00E77497">
        <w:t xml:space="preserve">Let </w:t>
      </w:r>
      <w:r w:rsidRPr="00E77497">
        <w:rPr>
          <w:i/>
        </w:rPr>
        <w:t>s</w:t>
      </w:r>
      <w:r w:rsidRPr="00E77497">
        <w:t xml:space="preserve"> be the empty String.</w:t>
      </w:r>
    </w:p>
    <w:p w:rsidR="00CB7FF5" w:rsidRPr="00E77497" w:rsidRDefault="00CB7FF5" w:rsidP="00CB7FF5">
      <w:pPr>
        <w:pStyle w:val="Alg4"/>
        <w:numPr>
          <w:ilvl w:val="0"/>
          <w:numId w:val="1316"/>
        </w:numPr>
      </w:pPr>
      <w:r w:rsidRPr="00E77497">
        <w:t xml:space="preserve">If </w:t>
      </w:r>
      <w:r w:rsidRPr="00E77497">
        <w:rPr>
          <w:i/>
        </w:rPr>
        <w:t>x</w:t>
      </w:r>
      <w:r w:rsidRPr="00E77497">
        <w:t xml:space="preserve"> &lt; 0, then</w:t>
      </w:r>
    </w:p>
    <w:p w:rsidR="00CB7FF5" w:rsidRPr="00E77497" w:rsidRDefault="00CB7FF5" w:rsidP="00CB7FF5">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rsidR="00CB7FF5" w:rsidRPr="00E77497" w:rsidRDefault="00CB7FF5" w:rsidP="00CB7FF5">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rsidR="00CB7FF5" w:rsidRPr="00E65A34" w:rsidRDefault="00CB7FF5" w:rsidP="00CB7FF5">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rsidR="00CB7FF5" w:rsidRPr="00B820AB" w:rsidRDefault="00CB7FF5" w:rsidP="00CB7FF5">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rsidR="00CB7FF5" w:rsidRPr="00E77497" w:rsidRDefault="00CB7FF5" w:rsidP="00CB7FF5">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Pr="00675B74">
        <w:t>,</w:t>
      </w:r>
    </w:p>
    <w:p w:rsidR="00CB7FF5" w:rsidRPr="00E77497" w:rsidRDefault="00CB7FF5" w:rsidP="00CB7FF5">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rsidR="00CB7FF5" w:rsidRPr="00E77497" w:rsidRDefault="00CB7FF5" w:rsidP="00CB7FF5">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CB7FF5" w:rsidRPr="006B6D0A" w:rsidRDefault="00CB7FF5" w:rsidP="00CB7FF5">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rsidR="00CB7FF5" w:rsidRPr="00A67AF2" w:rsidRDefault="00CB7FF5" w:rsidP="00CB7FF5">
      <w:pPr>
        <w:pStyle w:val="Alg4"/>
        <w:numPr>
          <w:ilvl w:val="2"/>
          <w:numId w:val="1316"/>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rsidR="00CB7FF5" w:rsidRPr="00E77497" w:rsidRDefault="00CB7FF5" w:rsidP="00CB7FF5">
      <w:pPr>
        <w:pStyle w:val="Alg4"/>
        <w:numPr>
          <w:ilvl w:val="2"/>
          <w:numId w:val="1316"/>
        </w:numPr>
      </w:pPr>
      <w:r w:rsidRPr="00B820AB">
        <w:t xml:space="preserve">If </w:t>
      </w:r>
      <w:r w:rsidRPr="00675B74">
        <w:rPr>
          <w:i/>
        </w:rPr>
        <w:t>k</w:t>
      </w:r>
      <w:r w:rsidRPr="00E77497">
        <w:t xml:space="preserve"> ≤ </w:t>
      </w:r>
      <w:r w:rsidRPr="00E77497">
        <w:rPr>
          <w:i/>
        </w:rPr>
        <w:t>f</w:t>
      </w:r>
      <w:r w:rsidRPr="00E77497">
        <w:t>, then</w:t>
      </w:r>
    </w:p>
    <w:p w:rsidR="00CB7FF5" w:rsidRPr="00E77497" w:rsidRDefault="00CB7FF5" w:rsidP="00CB7FF5">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rsidR="00CB7FF5" w:rsidRPr="00E77497" w:rsidRDefault="00CB7FF5" w:rsidP="00CB7FF5">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rsidR="00CB7FF5" w:rsidRPr="00E77497" w:rsidRDefault="00CB7FF5" w:rsidP="00CB7FF5">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rsidR="00CB7FF5" w:rsidRPr="00E77497" w:rsidRDefault="00CB7FF5" w:rsidP="00CB7FF5">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rsidR="00CB7FF5" w:rsidRPr="00E77497" w:rsidRDefault="00CB7FF5" w:rsidP="00CB7FF5">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CB7FF5" w:rsidRPr="00E77497" w:rsidRDefault="00CB7FF5" w:rsidP="00CB7FF5">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CB7FF5" w:rsidRPr="00E77497" w:rsidRDefault="00CB7FF5" w:rsidP="00CB7FF5">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rsidR="00CB7FF5" w:rsidRPr="00E77497" w:rsidRDefault="00CB7FF5" w:rsidP="00CB7FF5">
      <w:r w:rsidRPr="00E77497">
        <w:t xml:space="preserve">If the </w:t>
      </w:r>
      <w:r w:rsidRPr="00E77497">
        <w:rPr>
          <w:rFonts w:ascii="Courier New" w:hAnsi="Courier New"/>
          <w:b/>
        </w:rPr>
        <w:t>toFixed</w:t>
      </w:r>
      <w:r w:rsidRPr="00E77497">
        <w:t xml:space="preserve"> method is called with more than one argument, then the behaviour is undefined (see clause </w:t>
      </w:r>
      <w:ins w:id="11527" w:author="Rev 19 Allen Wirfs-Brock" w:date="2013-09-27T10:53:00Z">
        <w:r w:rsidR="00C36B1B">
          <w:fldChar w:fldCharType="begin"/>
        </w:r>
        <w:r w:rsidR="00C36B1B">
          <w:instrText xml:space="preserve"> REF _Ref368042530 \r \h </w:instrText>
        </w:r>
      </w:ins>
      <w:r w:rsidR="00C36B1B">
        <w:fldChar w:fldCharType="separate"/>
      </w:r>
      <w:ins w:id="11528" w:author="Rev 19 Allen Wirfs-Brock" w:date="2013-09-27T13:07:00Z">
        <w:r w:rsidR="00460CAC">
          <w:t>17</w:t>
        </w:r>
      </w:ins>
      <w:ins w:id="11529" w:author="Rev 19 Allen Wirfs-Brock" w:date="2013-09-27T10:53:00Z">
        <w:r w:rsidR="00C36B1B">
          <w:fldChar w:fldCharType="end"/>
        </w:r>
      </w:ins>
      <w:del w:id="11530" w:author="Rev 19 Allen Wirfs-Brock" w:date="2013-09-27T10:53:00Z">
        <w:r w:rsidRPr="00E77497" w:rsidDel="00C36B1B">
          <w:delText>15</w:delText>
        </w:r>
      </w:del>
      <w:r w:rsidRPr="00E77497">
        <w:t>).</w:t>
      </w:r>
    </w:p>
    <w:p w:rsidR="00CB7FF5" w:rsidRPr="00E77497" w:rsidRDefault="00CB7FF5" w:rsidP="00CB7FF5">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rsidR="00CB7FF5" w:rsidRPr="00E77497" w:rsidRDefault="00CB7FF5" w:rsidP="00CB7FF5">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rsidR="005D7F2D" w:rsidRPr="00E77497" w:rsidRDefault="005D7F2D" w:rsidP="005D7F2D">
      <w:pPr>
        <w:pStyle w:val="Heading4"/>
      </w:pPr>
      <w:r w:rsidRPr="00E77497">
        <w:t>Number.prototype.toLocaleString()</w:t>
      </w:r>
    </w:p>
    <w:p w:rsidR="005D7F2D" w:rsidRPr="00E77497" w:rsidRDefault="005D7F2D" w:rsidP="005D7F2D">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rsidR="005D7F2D" w:rsidRPr="00E77497" w:rsidRDefault="005D7F2D" w:rsidP="005D7F2D">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5D7F2D" w:rsidRPr="00B820AB" w:rsidRDefault="005D7F2D" w:rsidP="005D7F2D">
      <w:pPr>
        <w:pStyle w:val="Heading4"/>
      </w:pPr>
      <w:r w:rsidRPr="00B820AB">
        <w:t>Number.prototype.toPrecision (precision)</w:t>
      </w:r>
    </w:p>
    <w:p w:rsidR="005D7F2D" w:rsidRPr="00E77497" w:rsidRDefault="005D7F2D" w:rsidP="005D7F2D">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rsidR="00386020">
        <w:fldChar w:fldCharType="begin"/>
      </w:r>
      <w:r w:rsidR="00386020">
        <w:instrText xml:space="preserve"> REF _Ref366083774 \r \h </w:instrText>
      </w:r>
      <w:r w:rsidR="00386020">
        <w:fldChar w:fldCharType="separate"/>
      </w:r>
      <w:r w:rsidR="00460CAC">
        <w:t>7.1.8</w:t>
      </w:r>
      <w:r w:rsidR="00386020">
        <w:fldChar w:fldCharType="end"/>
      </w:r>
      <w:r w:rsidRPr="00E77497">
        <w:t>) instead. Specifically, perform the following steps:</w:t>
      </w:r>
    </w:p>
    <w:p w:rsidR="005D7F2D" w:rsidRPr="00E77497" w:rsidRDefault="005D7F2D" w:rsidP="005D7F2D">
      <w:pPr>
        <w:pStyle w:val="Alg4"/>
        <w:numPr>
          <w:ilvl w:val="0"/>
          <w:numId w:val="24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5D7F2D" w:rsidRDefault="005D7F2D" w:rsidP="005D7F2D">
      <w:pPr>
        <w:pStyle w:val="Alg4"/>
        <w:numPr>
          <w:ilvl w:val="0"/>
          <w:numId w:val="242"/>
        </w:numPr>
      </w:pPr>
      <w:r>
        <w:t>ReturnIfAbrupt(</w:t>
      </w:r>
      <w:r>
        <w:rPr>
          <w:i/>
        </w:rPr>
        <w:t>x</w:t>
      </w:r>
      <w:r>
        <w:t>).</w:t>
      </w:r>
    </w:p>
    <w:p w:rsidR="005D7F2D" w:rsidRPr="00E77497" w:rsidRDefault="005D7F2D" w:rsidP="005D7F2D">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rsidR="005D7F2D" w:rsidRPr="00E77497" w:rsidRDefault="005D7F2D" w:rsidP="005D7F2D">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rsidR="005D7F2D" w:rsidRDefault="005D7F2D" w:rsidP="005D7F2D">
      <w:pPr>
        <w:pStyle w:val="Alg4"/>
        <w:numPr>
          <w:ilvl w:val="0"/>
          <w:numId w:val="242"/>
        </w:numPr>
      </w:pPr>
      <w:r>
        <w:t>ReturnIfAbrupt(</w:t>
      </w:r>
      <w:r>
        <w:rPr>
          <w:i/>
        </w:rPr>
        <w:t>p</w:t>
      </w:r>
      <w:r>
        <w:t>).</w:t>
      </w:r>
    </w:p>
    <w:p w:rsidR="005D7F2D" w:rsidRPr="00E77497" w:rsidRDefault="005D7F2D" w:rsidP="005D7F2D">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5D7F2D" w:rsidRPr="00E77497" w:rsidRDefault="005D7F2D" w:rsidP="005D7F2D">
      <w:pPr>
        <w:pStyle w:val="Alg4"/>
        <w:numPr>
          <w:ilvl w:val="0"/>
          <w:numId w:val="242"/>
        </w:numPr>
      </w:pPr>
      <w:r w:rsidRPr="00E77497">
        <w:t xml:space="preserve">Let </w:t>
      </w:r>
      <w:r w:rsidRPr="00E77497">
        <w:rPr>
          <w:i/>
        </w:rPr>
        <w:t>s</w:t>
      </w:r>
      <w:r w:rsidRPr="00E77497">
        <w:t xml:space="preserve"> be the empty String.</w:t>
      </w:r>
    </w:p>
    <w:p w:rsidR="005D7F2D" w:rsidRPr="00E77497" w:rsidRDefault="005D7F2D" w:rsidP="005D7F2D">
      <w:pPr>
        <w:pStyle w:val="Alg4"/>
        <w:numPr>
          <w:ilvl w:val="0"/>
          <w:numId w:val="242"/>
        </w:numPr>
      </w:pPr>
      <w:r w:rsidRPr="00E77497">
        <w:t xml:space="preserve">If </w:t>
      </w:r>
      <w:r w:rsidRPr="00E77497">
        <w:rPr>
          <w:i/>
        </w:rPr>
        <w:t>x</w:t>
      </w:r>
      <w:r w:rsidRPr="00E77497">
        <w:t xml:space="preserve"> &lt; 0, then</w:t>
      </w:r>
    </w:p>
    <w:p w:rsidR="005D7F2D" w:rsidRPr="00E77497" w:rsidRDefault="005D7F2D" w:rsidP="005D7F2D">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5D7F2D" w:rsidRPr="00E77497" w:rsidRDefault="005D7F2D" w:rsidP="005D7F2D">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rsidR="005D7F2D" w:rsidRPr="006B6D0A" w:rsidRDefault="005D7F2D" w:rsidP="005D7F2D">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rsidR="005D7F2D" w:rsidRPr="00A67AF2" w:rsidRDefault="005D7F2D" w:rsidP="005D7F2D">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rsidR="005D7F2D" w:rsidRPr="00E77497" w:rsidRDefault="005D7F2D" w:rsidP="005D7F2D">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rsidR="005D7F2D" w:rsidRPr="00E77497" w:rsidRDefault="005D7F2D" w:rsidP="005D7F2D">
      <w:pPr>
        <w:pStyle w:val="Alg4"/>
        <w:numPr>
          <w:ilvl w:val="0"/>
          <w:numId w:val="242"/>
        </w:numPr>
      </w:pPr>
      <w:r w:rsidRPr="00E77497">
        <w:t xml:space="preserve">If </w:t>
      </w:r>
      <w:r w:rsidRPr="00E77497">
        <w:rPr>
          <w:i/>
        </w:rPr>
        <w:t>x</w:t>
      </w:r>
      <w:r w:rsidRPr="00E77497">
        <w:t xml:space="preserve"> = 0, then</w:t>
      </w:r>
    </w:p>
    <w:p w:rsidR="005D7F2D" w:rsidRPr="00E77497" w:rsidRDefault="005D7F2D" w:rsidP="005D7F2D">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rsidR="005D7F2D" w:rsidRPr="00E77497" w:rsidRDefault="005D7F2D" w:rsidP="005D7F2D">
      <w:pPr>
        <w:pStyle w:val="Alg4"/>
        <w:numPr>
          <w:ilvl w:val="1"/>
          <w:numId w:val="242"/>
        </w:numPr>
      </w:pPr>
      <w:r w:rsidRPr="00E77497">
        <w:t xml:space="preserve">Let </w:t>
      </w:r>
      <w:r w:rsidRPr="00E77497">
        <w:rPr>
          <w:i/>
        </w:rPr>
        <w:t>e</w:t>
      </w:r>
      <w:r w:rsidRPr="00E77497">
        <w:t xml:space="preserve"> = 0.</w:t>
      </w:r>
    </w:p>
    <w:p w:rsidR="005D7F2D" w:rsidRPr="006B6D0A" w:rsidRDefault="005D7F2D" w:rsidP="005D7F2D">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rsidR="005D7F2D" w:rsidRPr="00A67AF2" w:rsidRDefault="005D7F2D" w:rsidP="005D7F2D">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rsidR="005D7F2D" w:rsidRPr="00E77497" w:rsidRDefault="005D7F2D" w:rsidP="005D7F2D">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rsidR="005D7F2D" w:rsidRPr="00E65A34" w:rsidRDefault="005D7F2D" w:rsidP="005D7F2D">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rsidR="005D7F2D" w:rsidRPr="00E77497" w:rsidRDefault="005D7F2D" w:rsidP="005D7F2D">
      <w:pPr>
        <w:pStyle w:val="Alg4"/>
        <w:numPr>
          <w:ilvl w:val="2"/>
          <w:numId w:val="24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5D7F2D" w:rsidRPr="00E77497" w:rsidRDefault="005D7F2D" w:rsidP="005D7F2D">
      <w:pPr>
        <w:pStyle w:val="Alg4"/>
        <w:numPr>
          <w:ilvl w:val="2"/>
          <w:numId w:val="242"/>
        </w:numPr>
      </w:pPr>
      <w:r w:rsidRPr="00E77497">
        <w:t xml:space="preserve">If </w:t>
      </w:r>
      <w:r w:rsidRPr="00E77497">
        <w:rPr>
          <w:i/>
        </w:rPr>
        <w:t>e</w:t>
      </w:r>
      <w:r w:rsidRPr="00E77497">
        <w:t xml:space="preserve"> = 0, then</w:t>
      </w:r>
    </w:p>
    <w:p w:rsidR="005D7F2D" w:rsidRPr="00E77497" w:rsidRDefault="005D7F2D" w:rsidP="005D7F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rsidR="005D7F2D" w:rsidRPr="006B6D0A" w:rsidRDefault="005D7F2D" w:rsidP="005D7F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rsidR="005D7F2D" w:rsidRPr="00546435" w:rsidRDefault="005D7F2D" w:rsidP="005D7F2D">
      <w:pPr>
        <w:pStyle w:val="Alg4"/>
        <w:numPr>
          <w:ilvl w:val="3"/>
          <w:numId w:val="242"/>
        </w:numPr>
      </w:pPr>
      <w:r w:rsidRPr="006B6D0A">
        <w:t xml:space="preserve">If </w:t>
      </w:r>
      <w:r w:rsidRPr="00E65A34">
        <w:rPr>
          <w:i/>
        </w:rPr>
        <w:t>e</w:t>
      </w:r>
      <w:r w:rsidRPr="00546435">
        <w:t xml:space="preserve"> &gt; 0,  then </w:t>
      </w:r>
    </w:p>
    <w:p w:rsidR="005D7F2D" w:rsidRPr="00675B74" w:rsidRDefault="005D7F2D" w:rsidP="005D7F2D">
      <w:pPr>
        <w:pStyle w:val="Alg4"/>
        <w:numPr>
          <w:ilvl w:val="4"/>
          <w:numId w:val="242"/>
        </w:numPr>
      </w:pPr>
      <w:r w:rsidRPr="00A67AF2">
        <w:lastRenderedPageBreak/>
        <w:t xml:space="preserve">Let </w:t>
      </w:r>
      <w:r w:rsidRPr="00A67AF2">
        <w:rPr>
          <w:i/>
        </w:rPr>
        <w:t>c</w:t>
      </w:r>
      <w:r w:rsidRPr="00A67AF2">
        <w:t xml:space="preserve"> = </w:t>
      </w:r>
      <w:r w:rsidRPr="00B820AB">
        <w:rPr>
          <w:rFonts w:ascii="Courier New" w:hAnsi="Courier New"/>
          <w:b/>
        </w:rPr>
        <w:t>"+"</w:t>
      </w:r>
      <w:r w:rsidRPr="00675B74">
        <w:t>.</w:t>
      </w:r>
    </w:p>
    <w:p w:rsidR="005D7F2D" w:rsidRPr="00E77497" w:rsidRDefault="005D7F2D" w:rsidP="005D7F2D">
      <w:pPr>
        <w:pStyle w:val="Alg4"/>
        <w:numPr>
          <w:ilvl w:val="3"/>
          <w:numId w:val="242"/>
        </w:numPr>
      </w:pPr>
      <w:r w:rsidRPr="00E77497">
        <w:t xml:space="preserve">Else </w:t>
      </w:r>
      <w:r w:rsidRPr="00E77497">
        <w:rPr>
          <w:i/>
        </w:rPr>
        <w:t>e</w:t>
      </w:r>
      <w:r w:rsidRPr="00E77497">
        <w:t xml:space="preserve"> &lt; 0,</w:t>
      </w:r>
    </w:p>
    <w:p w:rsidR="005D7F2D" w:rsidRPr="00E77497" w:rsidRDefault="005D7F2D" w:rsidP="005D7F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rsidR="005D7F2D" w:rsidRPr="00E77497" w:rsidRDefault="005D7F2D" w:rsidP="005D7F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rsidR="005D7F2D" w:rsidRPr="00E77497" w:rsidRDefault="005D7F2D" w:rsidP="005D7F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5D7F2D" w:rsidRPr="00E77497" w:rsidRDefault="005D7F2D" w:rsidP="005D7F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rsidR="005D7F2D" w:rsidRPr="006B6D0A" w:rsidRDefault="005D7F2D" w:rsidP="005D7F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rsidR="005D7F2D" w:rsidRPr="00E77497" w:rsidRDefault="005D7F2D" w:rsidP="005D7F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rsidR="005D7F2D" w:rsidRPr="00E77497" w:rsidRDefault="005D7F2D" w:rsidP="005D7F2D">
      <w:pPr>
        <w:pStyle w:val="Alg4"/>
        <w:numPr>
          <w:ilvl w:val="0"/>
          <w:numId w:val="242"/>
        </w:numPr>
      </w:pPr>
      <w:r w:rsidRPr="00E77497">
        <w:t xml:space="preserve">Else </w:t>
      </w:r>
      <w:r w:rsidRPr="00E77497">
        <w:rPr>
          <w:i/>
        </w:rPr>
        <w:t>e</w:t>
      </w:r>
      <w:r w:rsidRPr="00E77497">
        <w:t xml:space="preserve"> &lt; 0,</w:t>
      </w:r>
    </w:p>
    <w:p w:rsidR="005D7F2D" w:rsidRPr="00E77497" w:rsidRDefault="005D7F2D" w:rsidP="005D7F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rsidR="005D7F2D" w:rsidRPr="00E77497" w:rsidRDefault="005D7F2D" w:rsidP="005D7F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rsidR="005D7F2D" w:rsidRPr="00E77497" w:rsidRDefault="005D7F2D" w:rsidP="005D7F2D">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rsidR="005D7F2D" w:rsidRPr="00E77497" w:rsidRDefault="005D7F2D" w:rsidP="005D7F2D">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Heading4"/>
      </w:pPr>
      <w:r w:rsidRPr="00E77497">
        <w:tab/>
      </w:r>
      <w:commentRangeStart w:id="11531"/>
      <w:r w:rsidRPr="00E77497">
        <w:t>Number.prototype.toString ( [ radix ] )</w:t>
      </w:r>
      <w:commentRangeEnd w:id="11531"/>
      <w:r>
        <w:rPr>
          <w:rStyle w:val="CommentReference"/>
          <w:b w:val="0"/>
        </w:rPr>
        <w:commentReference w:id="11531"/>
      </w:r>
    </w:p>
    <w:p w:rsidR="00CB7FF5" w:rsidRPr="00E77497" w:rsidRDefault="00CB7FF5" w:rsidP="00CB7FF5">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rsidR="00CB7FF5" w:rsidRPr="00E77497" w:rsidRDefault="00CB7FF5" w:rsidP="00CB7FF5">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rsidR="00386020">
        <w:fldChar w:fldCharType="begin"/>
      </w:r>
      <w:r w:rsidR="00386020">
        <w:instrText xml:space="preserve"> REF _Ref365531188 \r \h </w:instrText>
      </w:r>
      <w:r w:rsidR="00386020">
        <w:fldChar w:fldCharType="separate"/>
      </w:r>
      <w:r w:rsidR="00460CAC">
        <w:t>7.1.8.1</w:t>
      </w:r>
      <w:r w:rsidR="00386020">
        <w:fldChar w:fldCharType="end"/>
      </w:r>
      <w:r w:rsidRPr="00E77497">
        <w:t>.</w:t>
      </w:r>
    </w:p>
    <w:p w:rsidR="00CB7FF5" w:rsidRPr="00E77497" w:rsidRDefault="00CB7FF5" w:rsidP="00CB7FF5">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rsidR="00CB7FF5" w:rsidRPr="00E77497" w:rsidRDefault="00CB7FF5" w:rsidP="00CB7FF5">
      <w:pPr>
        <w:pStyle w:val="Heading4"/>
      </w:pPr>
      <w:r w:rsidRPr="00E77497">
        <w:t>Number.prototype.valueOf ( )</w:t>
      </w:r>
    </w:p>
    <w:p w:rsidR="00CB7FF5" w:rsidRPr="00E77497" w:rsidRDefault="00CB7FF5" w:rsidP="00CB7FF5">
      <w:pPr>
        <w:pStyle w:val="Alg4"/>
        <w:numPr>
          <w:ilvl w:val="0"/>
          <w:numId w:val="1457"/>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1457"/>
        </w:numPr>
        <w:spacing w:after="220"/>
      </w:pPr>
      <w:r>
        <w:t xml:space="preserve">Return  </w:t>
      </w:r>
      <w:r>
        <w:rPr>
          <w:i/>
        </w:rPr>
        <w:t>x</w:t>
      </w:r>
      <w:r>
        <w:t>.</w:t>
      </w:r>
    </w:p>
    <w:p w:rsidR="005D7F2D" w:rsidRPr="00E77497" w:rsidRDefault="005D7F2D" w:rsidP="005D7F2D">
      <w:pPr>
        <w:pStyle w:val="Heading3"/>
      </w:pPr>
      <w:bookmarkStart w:id="11532" w:name="_Toc368050734"/>
      <w:r w:rsidRPr="00E77497">
        <w:t>Properties of Number Instances</w:t>
      </w:r>
      <w:bookmarkEnd w:id="11532"/>
    </w:p>
    <w:p w:rsidR="005D7F2D" w:rsidRPr="00E77497" w:rsidRDefault="005D7F2D" w:rsidP="005D7F2D">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internal </w:t>
      </w:r>
      <w:r>
        <w:t xml:space="preserve">data </w:t>
      </w:r>
      <w:r w:rsidRPr="00E77497">
        <w:t>property.</w:t>
      </w:r>
      <w:r>
        <w:t xml:space="preserve"> </w:t>
      </w:r>
      <w:r w:rsidRPr="00E77497">
        <w:t>The [[</w:t>
      </w:r>
      <w:r>
        <w:t>NumberData</w:t>
      </w:r>
      <w:r w:rsidRPr="00E77497">
        <w:t>]] internal</w:t>
      </w:r>
      <w:r w:rsidRPr="00BB784E">
        <w:t xml:space="preserve"> </w:t>
      </w:r>
      <w:r>
        <w:t>data</w:t>
      </w:r>
      <w:r w:rsidRPr="00E77497">
        <w:t xml:space="preserve"> property is the Number value represented by this Number object.</w:t>
      </w:r>
    </w:p>
    <w:p w:rsidR="005D7F2D" w:rsidRPr="00E77497" w:rsidRDefault="005D7F2D" w:rsidP="005D7F2D">
      <w:pPr>
        <w:pStyle w:val="Heading2"/>
      </w:pPr>
      <w:bookmarkStart w:id="11533" w:name="_Ref365541875"/>
      <w:bookmarkStart w:id="11534" w:name="_Toc368050735"/>
      <w:r w:rsidRPr="00E77497">
        <w:t>The Math Object</w:t>
      </w:r>
      <w:bookmarkEnd w:id="11533"/>
      <w:bookmarkEnd w:id="11534"/>
    </w:p>
    <w:p w:rsidR="005D7F2D" w:rsidRPr="00E77497" w:rsidRDefault="005D7F2D" w:rsidP="005D7F2D">
      <w:r w:rsidRPr="00E77497">
        <w:t xml:space="preserve">The Math object is a single </w:t>
      </w:r>
      <w:r>
        <w:t xml:space="preserve">ordinary </w:t>
      </w:r>
      <w:r w:rsidRPr="00E77497">
        <w:t>object.</w:t>
      </w:r>
    </w:p>
    <w:p w:rsidR="005D7F2D" w:rsidRPr="00E77497" w:rsidRDefault="005D7F2D" w:rsidP="005D7F2D">
      <w:r w:rsidRPr="00E77497">
        <w:t xml:space="preserve">The value of the [[Prototype]] internal </w:t>
      </w:r>
      <w:r>
        <w:t xml:space="preserve">data </w:t>
      </w:r>
      <w:r w:rsidRPr="00E77497">
        <w:t>property of the Math object is the standard built-in Object prototype object (</w:t>
      </w:r>
      <w:r w:rsidR="003A1B18">
        <w:fldChar w:fldCharType="begin"/>
      </w:r>
      <w:r w:rsidR="003A1B18">
        <w:instrText xml:space="preserve"> REF _Ref360007187 \r \h </w:instrText>
      </w:r>
      <w:r w:rsidR="003A1B18">
        <w:fldChar w:fldCharType="separate"/>
      </w:r>
      <w:r w:rsidR="00460CAC">
        <w:t>19.1.4</w:t>
      </w:r>
      <w:r w:rsidR="003A1B18">
        <w:fldChar w:fldCharType="end"/>
      </w:r>
      <w:r w:rsidRPr="00E77497">
        <w:t xml:space="preserve">). </w:t>
      </w:r>
      <w:del w:id="11535" w:author="Rev 19 Allen Wirfs-Brock" w:date="2013-09-24T16:49:00Z">
        <w:r w:rsidRPr="00E77497" w:rsidDel="00682C77">
          <w:delText>The Math object has a [[</w:delText>
        </w:r>
        <w:r w:rsidDel="00682C77">
          <w:delText>MathTag</w:delText>
        </w:r>
        <w:r w:rsidRPr="00E77497" w:rsidDel="00682C77">
          <w:delText xml:space="preserve">]] internal </w:delText>
        </w:r>
        <w:r w:rsidDel="00682C77">
          <w:delText xml:space="preserve">data </w:delText>
        </w:r>
        <w:r w:rsidRPr="00E77497" w:rsidDel="00682C77">
          <w:delText xml:space="preserve">property whose value is </w:delText>
        </w:r>
        <w:r w:rsidRPr="00C5668D" w:rsidDel="00682C77">
          <w:rPr>
            <w:rFonts w:ascii="Times New Roman" w:hAnsi="Times New Roman"/>
            <w:b/>
            <w:bCs/>
          </w:rPr>
          <w:delText>true</w:delText>
        </w:r>
        <w:r w:rsidRPr="00E77497" w:rsidDel="00682C77">
          <w:delText>.</w:delText>
        </w:r>
      </w:del>
    </w:p>
    <w:p w:rsidR="005D7F2D" w:rsidRPr="00E77497" w:rsidRDefault="005D7F2D" w:rsidP="005D7F2D">
      <w:r w:rsidRPr="00E77497">
        <w:lastRenderedPageBreak/>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rsidR="005D7F2D" w:rsidRPr="00E77497" w:rsidRDefault="005D7F2D" w:rsidP="005D7F2D">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rsidR="00B051D4">
        <w:fldChar w:fldCharType="begin"/>
      </w:r>
      <w:r w:rsidR="00B051D4">
        <w:instrText xml:space="preserve"> REF _Ref365547867 \r \h </w:instrText>
      </w:r>
      <w:r w:rsidR="00B051D4">
        <w:fldChar w:fldCharType="separate"/>
      </w:r>
      <w:r w:rsidR="00460CAC">
        <w:t>6.1.5</w:t>
      </w:r>
      <w:r w:rsidR="00B051D4">
        <w:fldChar w:fldCharType="end"/>
      </w:r>
      <w:r w:rsidRPr="00E77497">
        <w:t>.</w:t>
      </w:r>
    </w:p>
    <w:p w:rsidR="005D7F2D" w:rsidRPr="00E77497" w:rsidRDefault="005D7F2D" w:rsidP="005D7F2D">
      <w:pPr>
        <w:pStyle w:val="Heading3"/>
      </w:pPr>
      <w:bookmarkStart w:id="11536" w:name="_Toc368050736"/>
      <w:r w:rsidRPr="00E77497">
        <w:t>Value Properties of the Math Object</w:t>
      </w:r>
      <w:bookmarkEnd w:id="11536"/>
    </w:p>
    <w:p w:rsidR="005D7F2D" w:rsidRPr="00E77497" w:rsidRDefault="005D7F2D" w:rsidP="005D7F2D">
      <w:pPr>
        <w:pStyle w:val="Heading4"/>
      </w:pPr>
      <w:r>
        <w:t>Math.</w:t>
      </w:r>
      <w:r w:rsidRPr="00E77497">
        <w:t>E</w:t>
      </w:r>
    </w:p>
    <w:p w:rsidR="005D7F2D" w:rsidRPr="00E77497" w:rsidRDefault="005D7F2D" w:rsidP="005D7F2D">
      <w:r w:rsidRPr="00E77497">
        <w:t xml:space="preserve">The Number value for </w:t>
      </w:r>
      <w:r w:rsidRPr="00E77497">
        <w:rPr>
          <w:rFonts w:ascii="Times New Roman" w:hAnsi="Times New Roman"/>
          <w:i/>
        </w:rPr>
        <w:t>e</w:t>
      </w:r>
      <w:r w:rsidRPr="00E77497">
        <w:t>, the base of the natural logarithms, which is approximately 2.7182818284590452354.</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rsidRPr="00E77497">
        <w:tab/>
      </w:r>
      <w:r>
        <w:t>Math.</w:t>
      </w:r>
      <w:r w:rsidRPr="00E77497">
        <w:t>LN10</w:t>
      </w:r>
    </w:p>
    <w:p w:rsidR="005D7F2D" w:rsidRPr="00E77497" w:rsidRDefault="005D7F2D" w:rsidP="005D7F2D">
      <w:r w:rsidRPr="00E77497">
        <w:t>The Number value for the natural logarithm of 10, which is approximately 2.302585092994046.</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CB7FF5" w:rsidRPr="00E77497" w:rsidRDefault="00CB7FF5" w:rsidP="00CB7FF5">
      <w:pPr>
        <w:pStyle w:val="Heading4"/>
      </w:pPr>
      <w:r>
        <w:t>Math.</w:t>
      </w:r>
      <w:r w:rsidRPr="00E77497">
        <w:t>LOG10E</w:t>
      </w:r>
    </w:p>
    <w:p w:rsidR="00CB7FF5" w:rsidRPr="00E77497" w:rsidRDefault="00CB7FF5" w:rsidP="00CB7FF5">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rsidR="00CB7FF5" w:rsidRPr="00E77497" w:rsidRDefault="00CB7FF5" w:rsidP="00CB7FF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CB7FF5" w:rsidRPr="00E77497" w:rsidRDefault="00CB7FF5" w:rsidP="00CB7FF5">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rsidR="005D7F2D" w:rsidRPr="00E77497" w:rsidRDefault="005D7F2D" w:rsidP="005D7F2D">
      <w:pPr>
        <w:pStyle w:val="Heading4"/>
      </w:pPr>
      <w:r>
        <w:t>Math.</w:t>
      </w:r>
      <w:r w:rsidRPr="00E77497">
        <w:t>LN2</w:t>
      </w:r>
    </w:p>
    <w:p w:rsidR="005D7F2D" w:rsidRPr="00E77497" w:rsidRDefault="005D7F2D" w:rsidP="005D7F2D">
      <w:r w:rsidRPr="00E77497">
        <w:t>The Number value for the natural logarithm of 2, which is approximately 0.6931471805599453.</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t>Math.</w:t>
      </w:r>
      <w:r w:rsidRPr="00E77497">
        <w:t>LOG2E</w:t>
      </w:r>
    </w:p>
    <w:p w:rsidR="005D7F2D" w:rsidRPr="00E77497" w:rsidRDefault="005D7F2D" w:rsidP="005D7F2D">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rsidR="005D7F2D" w:rsidRPr="00E77497" w:rsidRDefault="005D7F2D" w:rsidP="005D7F2D">
      <w:pPr>
        <w:pStyle w:val="Heading4"/>
      </w:pPr>
      <w:r>
        <w:t>Math.</w:t>
      </w:r>
      <w:r w:rsidRPr="00E77497">
        <w:t>PI</w:t>
      </w:r>
    </w:p>
    <w:p w:rsidR="005D7F2D" w:rsidRPr="006B6D0A" w:rsidRDefault="005D7F2D" w:rsidP="005D7F2D">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rsidR="005D7F2D" w:rsidRPr="00B820AB" w:rsidRDefault="005D7F2D" w:rsidP="005D7F2D">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rsidR="005D7F2D" w:rsidRPr="00675B74" w:rsidRDefault="005D7F2D" w:rsidP="005D7F2D">
      <w:pPr>
        <w:pStyle w:val="Heading4"/>
      </w:pPr>
      <w:r>
        <w:t>Math.</w:t>
      </w:r>
      <w:r w:rsidRPr="00675B74">
        <w:t>SQRT1_2</w:t>
      </w:r>
    </w:p>
    <w:p w:rsidR="005D7F2D" w:rsidRPr="00E77497" w:rsidRDefault="005D7F2D" w:rsidP="005D7F2D">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rsidR="005D7F2D" w:rsidRPr="00E77497" w:rsidRDefault="005D7F2D" w:rsidP="005D7F2D">
      <w:pPr>
        <w:pStyle w:val="Heading4"/>
      </w:pPr>
      <w:r>
        <w:lastRenderedPageBreak/>
        <w:t>Math.</w:t>
      </w:r>
      <w:r w:rsidRPr="00E77497">
        <w:t>SQRT2</w:t>
      </w:r>
    </w:p>
    <w:p w:rsidR="005D7F2D" w:rsidRPr="00E77497" w:rsidRDefault="005D7F2D" w:rsidP="005D7F2D">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682C77" w:rsidRPr="00E77497" w:rsidRDefault="00682C77" w:rsidP="00682C77">
      <w:pPr>
        <w:pStyle w:val="Heading4"/>
        <w:rPr>
          <w:ins w:id="11537" w:author="Rev 19 Allen Wirfs-Brock" w:date="2013-09-24T16:48:00Z"/>
        </w:rPr>
      </w:pPr>
      <w:ins w:id="11538" w:author="Rev 19 Allen Wirfs-Brock" w:date="2013-09-24T16:48:00Z">
        <w:r>
          <w:t>Math [ @@toStringTag</w:t>
        </w:r>
        <w:r w:rsidRPr="00E77497">
          <w:t xml:space="preserve"> </w:t>
        </w:r>
        <w:r>
          <w:t>]</w:t>
        </w:r>
      </w:ins>
    </w:p>
    <w:p w:rsidR="00682C77" w:rsidRPr="00097A4C" w:rsidRDefault="00682C77" w:rsidP="00682C77">
      <w:pPr>
        <w:rPr>
          <w:ins w:id="11539" w:author="Rev 19 Allen Wirfs-Brock" w:date="2013-09-24T16:48:00Z"/>
        </w:rPr>
      </w:pPr>
      <w:ins w:id="11540" w:author="Rev 19 Allen Wirfs-Brock" w:date="2013-09-24T16:48:00Z">
        <w:r w:rsidRPr="00E77497">
          <w:t xml:space="preserve">The </w:t>
        </w:r>
        <w:r>
          <w:t xml:space="preserve">initial value of the @@toStringTag property is the string value </w:t>
        </w:r>
        <w:r w:rsidRPr="00E77497">
          <w:rPr>
            <w:b/>
          </w:rPr>
          <w:t>"</w:t>
        </w:r>
      </w:ins>
      <w:ins w:id="11541" w:author="Rev 19 Allen Wirfs-Brock" w:date="2013-09-24T16:49:00Z">
        <w:r>
          <w:rPr>
            <w:rFonts w:ascii="Courier New" w:hAnsi="Courier New" w:cs="Courier New"/>
            <w:b/>
          </w:rPr>
          <w:t>Math</w:t>
        </w:r>
      </w:ins>
      <w:ins w:id="11542" w:author="Rev 19 Allen Wirfs-Brock" w:date="2013-09-24T16:48:00Z">
        <w:r w:rsidRPr="00E77497">
          <w:rPr>
            <w:b/>
          </w:rPr>
          <w:t>"</w:t>
        </w:r>
        <w:r>
          <w:t>.</w:t>
        </w:r>
      </w:ins>
    </w:p>
    <w:p w:rsidR="00682C77" w:rsidRPr="00E77497" w:rsidRDefault="00682C77" w:rsidP="00682C77">
      <w:pPr>
        <w:rPr>
          <w:ins w:id="11543" w:author="Rev 19 Allen Wirfs-Brock" w:date="2013-09-24T16:48:00Z"/>
        </w:rPr>
      </w:pPr>
      <w:ins w:id="11544" w:author="Rev 19 Allen Wirfs-Brock" w:date="2013-09-24T16:48: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rsidR="005D7F2D" w:rsidRPr="00E77497" w:rsidRDefault="005D7F2D" w:rsidP="005D7F2D">
      <w:pPr>
        <w:pStyle w:val="Heading3"/>
      </w:pPr>
      <w:bookmarkStart w:id="11545" w:name="_Toc368050737"/>
      <w:r w:rsidRPr="00E77497">
        <w:t>Function Properties of the Math Object</w:t>
      </w:r>
      <w:bookmarkEnd w:id="11545"/>
    </w:p>
    <w:p w:rsidR="005D7F2D" w:rsidRPr="00E77497" w:rsidRDefault="005D7F2D" w:rsidP="005D7F2D">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p>
    <w:p w:rsidR="005D7F2D" w:rsidRPr="008B7F6F" w:rsidRDefault="005D7F2D" w:rsidP="005D7F2D">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rsidR="00B051D4">
        <w:fldChar w:fldCharType="begin"/>
      </w:r>
      <w:r w:rsidR="00B051D4">
        <w:instrText xml:space="preserve"> REF _Ref365547867 \r \h </w:instrText>
      </w:r>
      <w:r w:rsidR="00B051D4">
        <w:fldChar w:fldCharType="separate"/>
      </w:r>
      <w:r w:rsidR="00460CAC">
        <w:t>6.1.5</w:t>
      </w:r>
      <w:r w:rsidR="00B051D4">
        <w:fldChar w:fldCharType="end"/>
      </w:r>
      <w:r w:rsidRPr="004D1BD1">
        <w:t>.</w:t>
      </w:r>
    </w:p>
    <w:p w:rsidR="005D7F2D" w:rsidRPr="00E77497" w:rsidRDefault="005D7F2D" w:rsidP="005D7F2D">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rsidR="005D7F2D" w:rsidRPr="00E77497" w:rsidRDefault="005D7F2D" w:rsidP="005D7F2D">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rsidR="005D7F2D" w:rsidRPr="00E77497" w:rsidRDefault="005D7F2D" w:rsidP="005D7F2D">
      <w:pPr>
        <w:pStyle w:val="Heading4"/>
      </w:pPr>
      <w:r>
        <w:t>Math.</w:t>
      </w:r>
      <w:r w:rsidRPr="00E77497">
        <w:t>abs (x)</w:t>
      </w:r>
    </w:p>
    <w:p w:rsidR="005D7F2D" w:rsidRPr="00E77497" w:rsidRDefault="005D7F2D" w:rsidP="005D7F2D">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8B7F6F" w:rsidRDefault="005D7F2D" w:rsidP="005D7F2D">
      <w:pPr>
        <w:pStyle w:val="Heading4"/>
      </w:pPr>
      <w:r>
        <w:t>Math.</w:t>
      </w:r>
      <w:r w:rsidRPr="008B7F6F">
        <w:t>acos (x)</w:t>
      </w:r>
    </w:p>
    <w:p w:rsidR="005D7F2D" w:rsidRPr="004D1BD1" w:rsidRDefault="005D7F2D" w:rsidP="005D7F2D">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546435"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rsidR="005D7F2D" w:rsidRPr="006B6D0A" w:rsidRDefault="005D7F2D" w:rsidP="005D7F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rsidR="00CB7FF5" w:rsidRPr="00D16450" w:rsidRDefault="00CB7FF5" w:rsidP="00CB7FF5">
      <w:pPr>
        <w:pStyle w:val="Heading4"/>
      </w:pPr>
      <w:r>
        <w:t>Math.</w:t>
      </w:r>
      <w:r w:rsidRPr="00D16450">
        <w:t>acosh(x)</w:t>
      </w:r>
    </w:p>
    <w:p w:rsidR="00CB7FF5" w:rsidRPr="00D16450" w:rsidRDefault="00CB7FF5" w:rsidP="00CB7FF5">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If x is less than 1, the result is NaN.</w:t>
      </w:r>
    </w:p>
    <w:p w:rsidR="00CB7FF5" w:rsidRPr="00D16450" w:rsidRDefault="00CB7FF5" w:rsidP="00CB7FF5">
      <w:pPr>
        <w:numPr>
          <w:ilvl w:val="0"/>
          <w:numId w:val="243"/>
        </w:numPr>
        <w:ind w:left="1080"/>
        <w:contextualSpacing/>
        <w:rPr>
          <w:rFonts w:cs="Arial"/>
        </w:rPr>
      </w:pPr>
      <w:r w:rsidRPr="00D16450">
        <w:rPr>
          <w:rFonts w:cs="Arial"/>
        </w:rPr>
        <w:t>If x is 1, the result is +0.</w:t>
      </w:r>
    </w:p>
    <w:p w:rsidR="00CB7FF5" w:rsidRPr="00D16450" w:rsidRDefault="00CB7FF5" w:rsidP="00CB7FF5">
      <w:pPr>
        <w:numPr>
          <w:ilvl w:val="0"/>
          <w:numId w:val="24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5D7F2D" w:rsidRPr="006B6D0A" w:rsidRDefault="005D7F2D" w:rsidP="005D7F2D">
      <w:pPr>
        <w:pStyle w:val="Heading4"/>
      </w:pPr>
      <w:r>
        <w:t>Math.</w:t>
      </w:r>
      <w:r w:rsidRPr="006B6D0A">
        <w:t>asin (x)</w:t>
      </w:r>
    </w:p>
    <w:p w:rsidR="005D7F2D" w:rsidRPr="008B7F6F" w:rsidRDefault="005D7F2D" w:rsidP="005D7F2D">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5D7F2D" w:rsidRPr="006B6D0A"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CB7FF5" w:rsidRPr="00D16450" w:rsidRDefault="00CB7FF5" w:rsidP="00CB7FF5">
      <w:pPr>
        <w:pStyle w:val="Heading4"/>
      </w:pPr>
      <w:r>
        <w:t>Math.</w:t>
      </w:r>
      <w:r w:rsidRPr="00D16450">
        <w:t>asinh(x)</w:t>
      </w:r>
    </w:p>
    <w:p w:rsidR="00CB7FF5" w:rsidRPr="00D16450" w:rsidRDefault="00CB7FF5" w:rsidP="00CB7FF5">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8B7F6F" w:rsidRDefault="005D7F2D" w:rsidP="005D7F2D">
      <w:pPr>
        <w:pStyle w:val="Heading4"/>
      </w:pPr>
      <w:r>
        <w:t>Math.</w:t>
      </w:r>
      <w:r w:rsidRPr="008B7F6F">
        <w:t>atan (x)</w:t>
      </w:r>
    </w:p>
    <w:p w:rsidR="005D7F2D" w:rsidRPr="008B7F6F" w:rsidRDefault="005D7F2D" w:rsidP="005D7F2D">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5D7F2D" w:rsidRPr="006B6D0A" w:rsidRDefault="005D7F2D" w:rsidP="005D7F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A67AF2" w:rsidRDefault="005D7F2D" w:rsidP="005D7F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CB7FF5" w:rsidRPr="00D16450" w:rsidRDefault="00CB7FF5" w:rsidP="00CB7FF5">
      <w:pPr>
        <w:pStyle w:val="Heading4"/>
      </w:pPr>
      <w:r>
        <w:t>Math.</w:t>
      </w:r>
      <w:r w:rsidRPr="00D16450">
        <w:t>atanh(x)</w:t>
      </w:r>
    </w:p>
    <w:p w:rsidR="00CB7FF5" w:rsidRPr="00D16450" w:rsidRDefault="00CB7FF5" w:rsidP="00CB7FF5">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8B7F6F" w:rsidRDefault="005D7F2D" w:rsidP="005D7F2D">
      <w:pPr>
        <w:pStyle w:val="Heading4"/>
      </w:pPr>
      <w:r>
        <w:t>Math.</w:t>
      </w:r>
      <w:r w:rsidRPr="008B7F6F">
        <w:t>atan2 (y, x)</w:t>
      </w:r>
    </w:p>
    <w:p w:rsidR="005D7F2D" w:rsidRPr="004D1BD1" w:rsidRDefault="005D7F2D" w:rsidP="005D7F2D">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rsidR="005D7F2D" w:rsidRPr="00B820AB" w:rsidRDefault="005D7F2D" w:rsidP="005D7F2D">
      <w:pPr>
        <w:numPr>
          <w:ilvl w:val="0"/>
          <w:numId w:val="243"/>
        </w:numPr>
        <w:ind w:left="1080"/>
        <w:contextualSpacing/>
        <w:rPr>
          <w:rFonts w:ascii="Times New Roman" w:hAnsi="Times New Roman"/>
        </w:rPr>
      </w:pPr>
      <w:r w:rsidRPr="00546435">
        <w:rPr>
          <w:rFonts w:ascii="Times New Roman" w:hAnsi="Times New Roman"/>
        </w:rPr>
        <w:lastRenderedPageBreak/>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rsidR="00CB7FF5" w:rsidRPr="00D16450" w:rsidRDefault="00CB7FF5" w:rsidP="00CB7FF5">
      <w:pPr>
        <w:pStyle w:val="Heading4"/>
      </w:pPr>
      <w:r>
        <w:t>Math.</w:t>
      </w:r>
      <w:r w:rsidRPr="00D16450">
        <w:t>cbrt(x)</w:t>
      </w:r>
    </w:p>
    <w:p w:rsidR="00CB7FF5" w:rsidRPr="00D16450" w:rsidRDefault="00CB7FF5" w:rsidP="00CB7FF5">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4D1BD1" w:rsidRDefault="005D7F2D" w:rsidP="005D7F2D">
      <w:pPr>
        <w:pStyle w:val="Heading4"/>
      </w:pPr>
      <w:r>
        <w:t>Math.</w:t>
      </w:r>
      <w:r w:rsidRPr="004D1BD1">
        <w:t>ceil (x)</w:t>
      </w:r>
    </w:p>
    <w:p w:rsidR="005D7F2D" w:rsidRPr="00546435" w:rsidRDefault="005D7F2D" w:rsidP="005D7F2D">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5D7F2D" w:rsidRPr="00A67AF2"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rsidR="005D7F2D" w:rsidRPr="00E65A34" w:rsidRDefault="005D7F2D" w:rsidP="005D7F2D">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rsidR="005D7F2D" w:rsidRPr="00546435" w:rsidRDefault="005D7F2D" w:rsidP="005D7F2D">
      <w:pPr>
        <w:pStyle w:val="Heading4"/>
      </w:pPr>
      <w:r>
        <w:t>Math.</w:t>
      </w:r>
      <w:r w:rsidRPr="00546435">
        <w:t>cos (x)</w:t>
      </w:r>
    </w:p>
    <w:p w:rsidR="005D7F2D" w:rsidRPr="00B820AB" w:rsidRDefault="005D7F2D" w:rsidP="005D7F2D">
      <w:r w:rsidRPr="00A67AF2">
        <w:t xml:space="preserve">Returns an implementation-dependent approximation to the cosine of </w:t>
      </w:r>
      <w:r w:rsidRPr="00A67AF2">
        <w:rPr>
          <w:rFonts w:ascii="Times New Roman" w:hAnsi="Times New Roman"/>
          <w:i/>
        </w:rPr>
        <w:t>x</w:t>
      </w:r>
      <w:r w:rsidRPr="00B820AB">
        <w:t>. The argument is expressed in radians.</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CB7FF5" w:rsidRPr="00D16450" w:rsidRDefault="00CB7FF5" w:rsidP="00CB7FF5">
      <w:pPr>
        <w:pStyle w:val="Heading4"/>
      </w:pPr>
      <w:r>
        <w:t>Math.</w:t>
      </w:r>
      <w:r w:rsidRPr="00D16450">
        <w:t>cosh(x)</w:t>
      </w:r>
    </w:p>
    <w:p w:rsidR="00CB7FF5" w:rsidRPr="00D16450" w:rsidRDefault="00CB7FF5" w:rsidP="00CB7FF5">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762CE7"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pStyle w:val="Note"/>
      </w:pPr>
      <w:r>
        <w:t>NOTE</w:t>
      </w:r>
      <w:r>
        <w:tab/>
      </w:r>
      <w:r w:rsidRPr="00D16450">
        <w:t xml:space="preserve">The value of cosh(x) is the same as </w:t>
      </w:r>
      <w:r w:rsidRPr="00D16450">
        <w:rPr>
          <w:i/>
        </w:rPr>
        <w:t>(exp(x) + exp(-x))/2</w:t>
      </w:r>
      <w:r w:rsidRPr="00D16450">
        <w:t>.</w:t>
      </w:r>
    </w:p>
    <w:p w:rsidR="005D7F2D" w:rsidRPr="006B6D0A" w:rsidRDefault="005D7F2D" w:rsidP="005D7F2D">
      <w:pPr>
        <w:pStyle w:val="Heading4"/>
      </w:pPr>
      <w:r>
        <w:t>Math.</w:t>
      </w:r>
      <w:r w:rsidRPr="006B6D0A">
        <w:t>exp (x)</w:t>
      </w:r>
    </w:p>
    <w:p w:rsidR="005D7F2D" w:rsidRPr="00675B74" w:rsidRDefault="005D7F2D" w:rsidP="005D7F2D">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5D7F2D" w:rsidRPr="008B7F6F"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CB7FF5" w:rsidRPr="00D16450" w:rsidRDefault="00CB7FF5" w:rsidP="00CB7FF5">
      <w:pPr>
        <w:pStyle w:val="Heading4"/>
      </w:pPr>
      <w:r>
        <w:t>Math.</w:t>
      </w:r>
      <w:r w:rsidRPr="00D16450">
        <w:t>expm1 (x)</w:t>
      </w:r>
    </w:p>
    <w:p w:rsidR="00CB7FF5" w:rsidRPr="00D16450" w:rsidRDefault="00CB7FF5" w:rsidP="00CB7FF5">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rsidR="005D7F2D" w:rsidRPr="008B7F6F" w:rsidRDefault="005D7F2D" w:rsidP="005D7F2D">
      <w:pPr>
        <w:pStyle w:val="Heading4"/>
      </w:pPr>
      <w:r>
        <w:t>Math.</w:t>
      </w:r>
      <w:r w:rsidRPr="008B7F6F">
        <w:t>floor (x)</w:t>
      </w:r>
    </w:p>
    <w:p w:rsidR="005D7F2D" w:rsidRPr="00546435" w:rsidRDefault="005D7F2D" w:rsidP="005D7F2D">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5D7F2D" w:rsidRPr="00A67AF2" w:rsidRDefault="005D7F2D" w:rsidP="005D7F2D">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rsidR="00675289" w:rsidRPr="00640BCB" w:rsidRDefault="00675289" w:rsidP="00675289">
      <w:pPr>
        <w:pStyle w:val="Heading4"/>
        <w:rPr>
          <w:ins w:id="11546" w:author="Rev 19 Allen Wirfs-Brock" w:date="2013-09-25T12:10:00Z"/>
        </w:rPr>
      </w:pPr>
      <w:ins w:id="11547" w:author="Rev 19 Allen Wirfs-Brock" w:date="2013-09-25T12:10:00Z">
        <w:r>
          <w:t>Math.fround</w:t>
        </w:r>
        <w:r w:rsidRPr="00640BCB">
          <w:t xml:space="preserve"> (</w:t>
        </w:r>
        <w:r w:rsidRPr="00D16450">
          <w:t>x</w:t>
        </w:r>
        <w:r>
          <w:t xml:space="preserve"> </w:t>
        </w:r>
        <w:r w:rsidRPr="00640BCB">
          <w:t>)</w:t>
        </w:r>
      </w:ins>
    </w:p>
    <w:p w:rsidR="00675289" w:rsidRPr="00E77497" w:rsidRDefault="00675289" w:rsidP="00675289">
      <w:pPr>
        <w:rPr>
          <w:ins w:id="11548" w:author="Rev 19 Allen Wirfs-Brock" w:date="2013-09-25T12:10:00Z"/>
        </w:rPr>
      </w:pPr>
      <w:ins w:id="11549" w:author="Rev 19 Allen Wirfs-Brock" w:date="2013-09-25T12:10:00Z">
        <w:r w:rsidRPr="00E77497">
          <w:t xml:space="preserve">When </w:t>
        </w:r>
        <w:r>
          <w:rPr>
            <w:rFonts w:ascii="Courier New" w:hAnsi="Courier New"/>
            <w:b/>
          </w:rPr>
          <w:t>Math.fround</w:t>
        </w:r>
        <w:r w:rsidRPr="00640BCB">
          <w:t xml:space="preserve"> </w:t>
        </w:r>
        <w:r>
          <w:t xml:space="preserve">is </w:t>
        </w:r>
        <w:r w:rsidRPr="00E77497">
          <w:t>called with argument</w:t>
        </w:r>
        <w:r>
          <w:t xml:space="preserve"> </w:t>
        </w:r>
        <w:r w:rsidRPr="0010681E">
          <w:rPr>
            <w:rFonts w:asciiTheme="majorBidi" w:hAnsiTheme="majorBidi" w:cstheme="majorBidi"/>
            <w:i/>
            <w:iCs/>
          </w:rPr>
          <w:t>x</w:t>
        </w:r>
        <w:r w:rsidRPr="00E77497">
          <w:t xml:space="preserve"> the following steps are taken:</w:t>
        </w:r>
      </w:ins>
    </w:p>
    <w:p w:rsidR="00675289" w:rsidRPr="00E77497" w:rsidRDefault="00675289" w:rsidP="00675289">
      <w:pPr>
        <w:pStyle w:val="Alg4"/>
        <w:numPr>
          <w:ilvl w:val="0"/>
          <w:numId w:val="1574"/>
        </w:numPr>
        <w:rPr>
          <w:ins w:id="11550" w:author="Rev 19 Allen Wirfs-Brock" w:date="2013-09-25T12:10:00Z"/>
        </w:rPr>
      </w:pPr>
      <w:ins w:id="11551" w:author="Rev 19 Allen Wirfs-Brock" w:date="2013-09-25T12:10:00Z">
        <w:r w:rsidRPr="00546435">
          <w:t xml:space="preserve">If </w:t>
        </w:r>
        <w:r w:rsidRPr="00A67AF2">
          <w:rPr>
            <w:i/>
          </w:rPr>
          <w:t>x</w:t>
        </w:r>
        <w:r w:rsidRPr="00A67AF2">
          <w:t xml:space="preserve"> is NaN, </w:t>
        </w:r>
        <w:r>
          <w:t>return</w:t>
        </w:r>
        <w:r w:rsidRPr="00A67AF2">
          <w:t xml:space="preserve"> NaN.</w:t>
        </w:r>
      </w:ins>
    </w:p>
    <w:p w:rsidR="00675289" w:rsidRDefault="00675289" w:rsidP="00675289">
      <w:pPr>
        <w:pStyle w:val="Alg4"/>
        <w:numPr>
          <w:ilvl w:val="0"/>
          <w:numId w:val="1574"/>
        </w:numPr>
        <w:rPr>
          <w:ins w:id="11552" w:author="Rev 19 Allen Wirfs-Brock" w:date="2013-09-25T12:10:00Z"/>
        </w:rPr>
      </w:pPr>
      <w:ins w:id="11553" w:author="Rev 19 Allen Wirfs-Brock" w:date="2013-09-25T12:10:00Z">
        <w:r>
          <w:t xml:space="preserve">If </w:t>
        </w:r>
        <w:r w:rsidRPr="00B820AB">
          <w:rPr>
            <w:i/>
          </w:rPr>
          <w:t>x</w:t>
        </w:r>
        <w:r w:rsidRPr="00675B74">
          <w:t xml:space="preserve"> </w:t>
        </w:r>
        <w:r>
          <w:t>is 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ins>
    </w:p>
    <w:p w:rsidR="00675289" w:rsidRPr="00E77497" w:rsidRDefault="00675289" w:rsidP="00675289">
      <w:pPr>
        <w:pStyle w:val="Alg4"/>
        <w:numPr>
          <w:ilvl w:val="0"/>
          <w:numId w:val="1574"/>
        </w:numPr>
        <w:rPr>
          <w:ins w:id="11554" w:author="Rev 19 Allen Wirfs-Brock" w:date="2013-09-25T12:10:00Z"/>
        </w:rPr>
      </w:pPr>
      <w:ins w:id="11555" w:author="Rev 19 Allen Wirfs-Brock" w:date="2013-09-25T12:10:00Z">
        <w:r w:rsidRPr="00E77497">
          <w:t xml:space="preserve">Let </w:t>
        </w:r>
        <w:r>
          <w:rPr>
            <w:i/>
          </w:rPr>
          <w:t>x32</w:t>
        </w:r>
        <w:r w:rsidRPr="00E77497">
          <w:t xml:space="preserve"> be </w:t>
        </w:r>
        <w:r>
          <w:t xml:space="preserve">the result of converting </w:t>
        </w:r>
        <w:r>
          <w:rPr>
            <w:i/>
            <w:iCs/>
          </w:rPr>
          <w:t>x</w:t>
        </w:r>
        <w:r>
          <w:t xml:space="preserve"> to a value in IEEE-754-2005 binary32 format using roundTiesToEven</w:t>
        </w:r>
        <w:r w:rsidRPr="00E77497">
          <w:t>.</w:t>
        </w:r>
      </w:ins>
    </w:p>
    <w:p w:rsidR="00675289" w:rsidRDefault="00675289" w:rsidP="00675289">
      <w:pPr>
        <w:pStyle w:val="Alg4"/>
        <w:numPr>
          <w:ilvl w:val="0"/>
          <w:numId w:val="1574"/>
        </w:numPr>
        <w:rPr>
          <w:ins w:id="11556" w:author="Rev 19 Allen Wirfs-Brock" w:date="2013-09-25T12:10:00Z"/>
        </w:rPr>
      </w:pPr>
      <w:ins w:id="11557" w:author="Rev 19 Allen Wirfs-Brock" w:date="2013-09-25T12:10:00Z">
        <w:r>
          <w:t xml:space="preserve">Let </w:t>
        </w:r>
        <w:r>
          <w:rPr>
            <w:i/>
            <w:iCs/>
          </w:rPr>
          <w:t>x64</w:t>
        </w:r>
        <w:r>
          <w:t xml:space="preserve"> </w:t>
        </w:r>
        <w:r w:rsidRPr="00E77497">
          <w:t xml:space="preserve">be </w:t>
        </w:r>
        <w:r>
          <w:t xml:space="preserve">the result of converting </w:t>
        </w:r>
        <w:r>
          <w:rPr>
            <w:i/>
            <w:iCs/>
          </w:rPr>
          <w:t>x32</w:t>
        </w:r>
        <w:r>
          <w:t xml:space="preserve"> to a value in IEEE-754-2005 binary64 format.</w:t>
        </w:r>
      </w:ins>
    </w:p>
    <w:p w:rsidR="00675289" w:rsidRDefault="00675289" w:rsidP="00675289">
      <w:pPr>
        <w:numPr>
          <w:ilvl w:val="0"/>
          <w:numId w:val="1574"/>
        </w:numPr>
        <w:spacing w:after="220" w:line="240" w:lineRule="auto"/>
        <w:jc w:val="left"/>
        <w:rPr>
          <w:ins w:id="11558" w:author="Rev 19 Allen Wirfs-Brock" w:date="2013-09-25T12:10:00Z"/>
          <w:rFonts w:ascii="Times New Roman" w:eastAsia="Times New Roman" w:hAnsi="Times New Roman"/>
          <w:spacing w:val="6"/>
          <w:lang w:eastAsia="en-US"/>
        </w:rPr>
      </w:pPr>
      <w:ins w:id="11559" w:author="Rev 19 Allen Wirfs-Brock" w:date="2013-09-25T12:10:00Z">
        <w:r>
          <w:rPr>
            <w:rFonts w:ascii="Times New Roman" w:eastAsia="Times New Roman" w:hAnsi="Times New Roman"/>
            <w:spacing w:val="6"/>
            <w:lang w:eastAsia="en-US"/>
          </w:rPr>
          <w:t xml:space="preserve">Return </w:t>
        </w:r>
        <w:r w:rsidRPr="00AB4582">
          <w:rPr>
            <w:rFonts w:ascii="Times New Roman" w:eastAsia="Times New Roman" w:hAnsi="Times New Roman"/>
            <w:iCs/>
            <w:spacing w:val="6"/>
            <w:lang w:eastAsia="en-US"/>
          </w:rPr>
          <w:t>the ECMAScript Number value corresponding to</w:t>
        </w:r>
        <w:r w:rsidRPr="00AC29D8">
          <w:rPr>
            <w:rFonts w:ascii="Times New Roman" w:eastAsia="Times New Roman" w:hAnsi="Times New Roman"/>
            <w:i/>
            <w:iCs/>
            <w:spacing w:val="6"/>
            <w:lang w:eastAsia="en-US"/>
          </w:rPr>
          <w:t xml:space="preserve"> x</w:t>
        </w:r>
        <w:r>
          <w:rPr>
            <w:rFonts w:ascii="Times New Roman" w:eastAsia="Times New Roman" w:hAnsi="Times New Roman"/>
            <w:i/>
            <w:iCs/>
            <w:spacing w:val="6"/>
            <w:lang w:eastAsia="en-US"/>
          </w:rPr>
          <w:t>64</w:t>
        </w:r>
        <w:r>
          <w:rPr>
            <w:rFonts w:ascii="Times New Roman" w:eastAsia="Times New Roman" w:hAnsi="Times New Roman"/>
            <w:spacing w:val="6"/>
            <w:lang w:eastAsia="en-US"/>
          </w:rPr>
          <w:t>.</w:t>
        </w:r>
      </w:ins>
    </w:p>
    <w:p w:rsidR="00CB7FF5" w:rsidRPr="00D16450" w:rsidRDefault="00CB7FF5" w:rsidP="00E000F3">
      <w:pPr>
        <w:pStyle w:val="Heading4"/>
      </w:pPr>
      <w:r>
        <w:lastRenderedPageBreak/>
        <w:t>Math.hypot(</w:t>
      </w:r>
      <w:ins w:id="11560" w:author="Rev 19 Allen Wirfs-Brock" w:date="2013-09-25T12:23:00Z">
        <w:r w:rsidR="00E000F3" w:rsidRPr="00E000F3">
          <w:t xml:space="preserve">[ value1 [ , value2 [ , … ] ] ] </w:t>
        </w:r>
      </w:ins>
      <w:del w:id="11561" w:author="Rev 19 Allen Wirfs-Brock" w:date="2013-09-25T12:23:00Z">
        <w:r w:rsidDel="00E000F3">
          <w:delText xml:space="preserve"> value1 </w:delText>
        </w:r>
        <w:r w:rsidRPr="00D16450" w:rsidDel="00E000F3">
          <w:delText xml:space="preserve">, value2, </w:delText>
        </w:r>
        <w:r w:rsidDel="00E000F3">
          <w:delText>value3 = 0</w:delText>
        </w:r>
      </w:del>
      <w:r w:rsidRPr="00D16450">
        <w:t xml:space="preserve">  )</w:t>
      </w:r>
    </w:p>
    <w:p w:rsidR="00CB7FF5" w:rsidRPr="00D16450" w:rsidRDefault="00E000F3" w:rsidP="00CB7FF5">
      <w:pPr>
        <w:rPr>
          <w:rFonts w:cs="Arial"/>
        </w:rPr>
      </w:pPr>
      <w:ins w:id="11562" w:author="Rev 19 Allen Wirfs-Brock" w:date="2013-09-25T12:25:00Z">
        <w:r w:rsidRPr="00E000F3">
          <w:rPr>
            <w:rFonts w:ascii="Courier New" w:hAnsi="Courier New" w:cs="Courier New"/>
            <w:b/>
          </w:rPr>
          <w:t>Math.</w:t>
        </w:r>
      </w:ins>
      <w:del w:id="11563" w:author="Rev 19 Allen Wirfs-Brock" w:date="2013-09-25T12:25:00Z">
        <w:r w:rsidR="00CB7FF5" w:rsidRPr="00E000F3" w:rsidDel="00E000F3">
          <w:rPr>
            <w:rFonts w:ascii="Courier New" w:hAnsi="Courier New" w:cs="Courier New"/>
            <w:b/>
          </w:rPr>
          <w:delText xml:space="preserve">Given two or three arguments, </w:delText>
        </w:r>
      </w:del>
      <w:r w:rsidR="00CB7FF5" w:rsidRPr="00E000F3">
        <w:rPr>
          <w:rFonts w:ascii="Courier New" w:hAnsi="Courier New" w:cs="Courier New"/>
          <w:b/>
        </w:rPr>
        <w:t>hypot</w:t>
      </w:r>
      <w:r w:rsidR="00CB7FF5" w:rsidRPr="00D16450">
        <w:rPr>
          <w:rFonts w:cs="Arial"/>
        </w:rPr>
        <w:t xml:space="preserve"> returns an implementation-dependent approximation of the square root of the sum of squares </w:t>
      </w:r>
      <w:del w:id="11564" w:author="Rev 19 Allen Wirfs-Brock" w:date="2013-09-25T12:26:00Z">
        <w:r w:rsidR="00CB7FF5" w:rsidRPr="00D16450" w:rsidDel="00E000F3">
          <w:rPr>
            <w:rFonts w:cs="Arial"/>
          </w:rPr>
          <w:delText xml:space="preserve">of </w:delText>
        </w:r>
        <w:r w:rsidR="00CB7FF5" w:rsidDel="00E000F3">
          <w:rPr>
            <w:rFonts w:cs="Arial"/>
          </w:rPr>
          <w:delText>up to three</w:delText>
        </w:r>
      </w:del>
      <w:ins w:id="11565" w:author="Rev 19 Allen Wirfs-Brock" w:date="2013-09-25T12:26:00Z">
        <w:r>
          <w:rPr>
            <w:rFonts w:cs="Arial"/>
          </w:rPr>
          <w:t>of its</w:t>
        </w:r>
      </w:ins>
      <w:r w:rsidR="00CB7FF5" w:rsidRPr="00D16450">
        <w:rPr>
          <w:rFonts w:cs="Arial"/>
        </w:rPr>
        <w:t xml:space="preserve"> arguments. </w:t>
      </w:r>
    </w:p>
    <w:p w:rsidR="00E000F3" w:rsidRDefault="00E000F3" w:rsidP="00CB7FF5">
      <w:pPr>
        <w:numPr>
          <w:ilvl w:val="0"/>
          <w:numId w:val="243"/>
        </w:numPr>
        <w:ind w:left="1080"/>
        <w:contextualSpacing/>
        <w:rPr>
          <w:ins w:id="11566" w:author="Rev 19 Allen Wirfs-Brock" w:date="2013-09-25T12:27:00Z"/>
          <w:rFonts w:cs="Arial"/>
        </w:rPr>
      </w:pPr>
      <w:ins w:id="11567" w:author="Rev 19 Allen Wirfs-Brock" w:date="2013-09-25T12:27:00Z">
        <w:r>
          <w:rPr>
            <w:rFonts w:cs="Arial"/>
          </w:rPr>
          <w:t xml:space="preserve">If no arguments are passed, the result is </w:t>
        </w:r>
      </w:ins>
      <w:ins w:id="11568" w:author="Rev 19 Allen Wirfs-Brock" w:date="2013-09-25T12:28:00Z">
        <w:r w:rsidRPr="00D16450">
          <w:rPr>
            <w:rFonts w:cs="Arial"/>
          </w:rPr>
          <w:t>+0</w:t>
        </w:r>
      </w:ins>
      <w:ins w:id="11569" w:author="Rev 19 Allen Wirfs-Brock" w:date="2013-09-25T12:27:00Z">
        <w:r>
          <w:rPr>
            <w:rFonts w:cs="Arial"/>
          </w:rPr>
          <w:t>.</w:t>
        </w:r>
      </w:ins>
    </w:p>
    <w:p w:rsidR="00CB7FF5" w:rsidRPr="00D16450" w:rsidRDefault="00CB7FF5" w:rsidP="00CB7FF5">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rsidR="00CB7FF5" w:rsidRDefault="00CB7FF5" w:rsidP="00CB7FF5">
      <w:pPr>
        <w:numPr>
          <w:ilvl w:val="0"/>
          <w:numId w:val="243"/>
        </w:numPr>
        <w:ind w:left="1080"/>
        <w:contextualSpacing/>
        <w:rPr>
          <w:rFonts w:cs="Arial"/>
        </w:rPr>
      </w:pPr>
      <w:r w:rsidRPr="00D16450">
        <w:rPr>
          <w:rFonts w:cs="Arial"/>
        </w:rPr>
        <w:t>If all arguments are either +0 or -0, the result is +0.</w:t>
      </w:r>
      <w:r w:rsidRPr="00D90F8A">
        <w:rPr>
          <w:rFonts w:cs="Arial"/>
        </w:rPr>
        <w:t xml:space="preserve"> </w:t>
      </w:r>
    </w:p>
    <w:p w:rsidR="00CB7FF5" w:rsidRDefault="00CB7FF5" w:rsidP="00CB7FF5">
      <w:pPr>
        <w:numPr>
          <w:ilvl w:val="0"/>
          <w:numId w:val="243"/>
        </w:numPr>
        <w:ind w:left="1080"/>
        <w:contextualSpacing/>
        <w:rPr>
          <w:rFonts w:cs="Arial"/>
        </w:rPr>
      </w:pPr>
      <w:r>
        <w:rPr>
          <w:rFonts w:cs="Arial"/>
        </w:rPr>
        <w:t>The implementation must avoid underlow.</w:t>
      </w:r>
    </w:p>
    <w:p w:rsidR="00CB7FF5" w:rsidRDefault="00CB7FF5" w:rsidP="00CB7FF5">
      <w:pPr>
        <w:numPr>
          <w:ilvl w:val="0"/>
          <w:numId w:val="243"/>
        </w:numPr>
        <w:ind w:left="1080"/>
        <w:contextualSpacing/>
        <w:rPr>
          <w:rFonts w:cs="Arial"/>
        </w:rPr>
      </w:pPr>
      <w:r>
        <w:rPr>
          <w:rFonts w:cs="Arial"/>
        </w:rPr>
        <w:t>The implementation must avoid overflow, where possible.</w:t>
      </w:r>
    </w:p>
    <w:p w:rsidR="00CB7FF5" w:rsidRPr="00D90F8A" w:rsidRDefault="00CB7FF5" w:rsidP="00CB7FF5">
      <w:pPr>
        <w:numPr>
          <w:ilvl w:val="0"/>
          <w:numId w:val="243"/>
        </w:numPr>
        <w:ind w:left="1080"/>
        <w:rPr>
          <w:rFonts w:cs="Arial"/>
        </w:rPr>
      </w:pPr>
      <w:r>
        <w:rPr>
          <w:rFonts w:cs="Arial"/>
        </w:rPr>
        <w:t>The implementation must minimise rounding errors.</w:t>
      </w:r>
    </w:p>
    <w:p w:rsidR="00CB7FF5" w:rsidRPr="005670F3" w:rsidRDefault="00CB7FF5" w:rsidP="00CB7FF5">
      <w:pPr>
        <w:spacing w:before="240"/>
      </w:pPr>
      <w:r>
        <w:t xml:space="preserve">The length property of the </w:t>
      </w:r>
      <w:r w:rsidRPr="005670F3">
        <w:rPr>
          <w:rFonts w:ascii="Courier New" w:hAnsi="Courier New" w:cs="Courier New"/>
          <w:b/>
          <w:bCs/>
        </w:rPr>
        <w:t>hypot</w:t>
      </w:r>
      <w:r>
        <w:t xml:space="preserve"> function is 2.</w:t>
      </w:r>
    </w:p>
    <w:p w:rsidR="00CB7FF5" w:rsidRPr="00D16450" w:rsidRDefault="00CB7FF5" w:rsidP="00CB7FF5">
      <w:pPr>
        <w:pStyle w:val="Heading4"/>
      </w:pPr>
      <w:r>
        <w:t>Math.imul</w:t>
      </w:r>
      <w:r w:rsidRPr="00D16450">
        <w:t>(x</w:t>
      </w:r>
      <w:r>
        <w:t>, y</w:t>
      </w:r>
      <w:r w:rsidRPr="00D16450">
        <w:t>)</w:t>
      </w:r>
    </w:p>
    <w:p w:rsidR="00CB7FF5" w:rsidRPr="00E77497" w:rsidRDefault="00CB7FF5" w:rsidP="00CB7FF5">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rsidR="00CB7FF5" w:rsidRPr="00E77497" w:rsidRDefault="00CB7FF5" w:rsidP="00CB7FF5">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rsidR="00CB7FF5" w:rsidRDefault="00CB7FF5" w:rsidP="00CB7FF5">
      <w:pPr>
        <w:pStyle w:val="Alg4"/>
        <w:numPr>
          <w:ilvl w:val="0"/>
          <w:numId w:val="1450"/>
        </w:numPr>
      </w:pPr>
      <w:r>
        <w:t>ReturnIfAbrupt(</w:t>
      </w:r>
      <w:r>
        <w:rPr>
          <w:i/>
        </w:rPr>
        <w:t>a</w:t>
      </w:r>
      <w:r>
        <w:t>).</w:t>
      </w:r>
    </w:p>
    <w:p w:rsidR="00CB7FF5" w:rsidRPr="00E77497" w:rsidRDefault="00CB7FF5" w:rsidP="00CB7FF5">
      <w:pPr>
        <w:pStyle w:val="Alg4"/>
        <w:numPr>
          <w:ilvl w:val="0"/>
          <w:numId w:val="1450"/>
        </w:numPr>
      </w:pPr>
      <w:r w:rsidRPr="00E77497">
        <w:t xml:space="preserve">Let </w:t>
      </w:r>
      <w:r>
        <w:rPr>
          <w:i/>
        </w:rPr>
        <w:t>b</w:t>
      </w:r>
      <w:r w:rsidRPr="00E77497">
        <w:t xml:space="preserve"> be To</w:t>
      </w:r>
      <w:r>
        <w:t>Uint32</w:t>
      </w:r>
      <w:r w:rsidRPr="00E77497">
        <w:t>(</w:t>
      </w:r>
      <w:r>
        <w:rPr>
          <w:i/>
        </w:rPr>
        <w:t>y</w:t>
      </w:r>
      <w:r w:rsidRPr="00E77497">
        <w:t>).</w:t>
      </w:r>
    </w:p>
    <w:p w:rsidR="00CB7FF5" w:rsidRDefault="00CB7FF5" w:rsidP="00CB7FF5">
      <w:pPr>
        <w:pStyle w:val="Alg4"/>
        <w:numPr>
          <w:ilvl w:val="0"/>
          <w:numId w:val="1450"/>
        </w:numPr>
      </w:pPr>
      <w:r>
        <w:t>ReturnIfAbrupt(</w:t>
      </w:r>
      <w:r>
        <w:rPr>
          <w:i/>
        </w:rPr>
        <w:t>b</w:t>
      </w:r>
      <w:r>
        <w:t>).</w:t>
      </w:r>
    </w:p>
    <w:p w:rsidR="00CB7FF5" w:rsidRDefault="00CB7FF5" w:rsidP="00CB7FF5">
      <w:pPr>
        <w:pStyle w:val="Alg4"/>
        <w:numPr>
          <w:ilvl w:val="0"/>
          <w:numId w:val="1450"/>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del w:id="11570" w:author="Rev 19 Allen Wirfs-Brock" w:date="2013-09-10T15:03:00Z">
        <w:r w:rsidRPr="00E77497" w:rsidDel="00AC29D8">
          <w:rPr>
            <w:i/>
          </w:rPr>
          <w:delText xml:space="preserve">x </w:delText>
        </w:r>
        <w:r w:rsidRPr="00E77497" w:rsidDel="00AC29D8">
          <w:delText>modulo</w:delText>
        </w:r>
        <w:r w:rsidDel="00AC29D8">
          <w:rPr>
            <w:i/>
          </w:rPr>
          <w:delText xml:space="preserve"> </w:delText>
        </w:r>
      </w:del>
      <w:r w:rsidRPr="00E77497">
        <w:t>modulo 2</w:t>
      </w:r>
      <w:r w:rsidRPr="00E77497">
        <w:rPr>
          <w:vertAlign w:val="superscript"/>
        </w:rPr>
        <w:t>32</w:t>
      </w:r>
      <w:r w:rsidRPr="00E77497">
        <w:t>.</w:t>
      </w:r>
    </w:p>
    <w:p w:rsidR="00CB7FF5" w:rsidRPr="001A0D83" w:rsidRDefault="00CB7FF5" w:rsidP="00CB7FF5">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rsidR="005D7F2D" w:rsidRPr="00B820AB" w:rsidRDefault="005D7F2D" w:rsidP="005D7F2D">
      <w:pPr>
        <w:pStyle w:val="Heading4"/>
      </w:pPr>
      <w:r>
        <w:t>Math.</w:t>
      </w:r>
      <w:r w:rsidRPr="00B820AB">
        <w:t>log (x)</w:t>
      </w:r>
    </w:p>
    <w:p w:rsidR="005D7F2D" w:rsidRPr="00946A25" w:rsidRDefault="005D7F2D" w:rsidP="00946A25">
      <w:pPr>
        <w:rPr>
          <w:rFonts w:cs="Arial"/>
        </w:rPr>
      </w:pPr>
      <w:r w:rsidRPr="00946A25">
        <w:rPr>
          <w:rFonts w:cs="Arial"/>
        </w:rPr>
        <w:t xml:space="preserve">Returns an implementation-dependent approximation to the natural logarithm of </w:t>
      </w:r>
      <w:r w:rsidRPr="00946A25">
        <w:rPr>
          <w:rFonts w:ascii="Times New Roman" w:hAnsi="Times New Roman"/>
          <w:i/>
        </w:rPr>
        <w:t>x</w:t>
      </w:r>
      <w:r w:rsidRPr="00946A25">
        <w:rPr>
          <w:rFonts w:cs="Arial"/>
        </w:rPr>
        <w:t>.</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CB7FF5" w:rsidRPr="00D16450" w:rsidRDefault="00CB7FF5" w:rsidP="00CB7FF5">
      <w:pPr>
        <w:pStyle w:val="Heading4"/>
      </w:pPr>
      <w:r>
        <w:t>Math.</w:t>
      </w:r>
      <w:r w:rsidRPr="00D16450">
        <w:t>log1p (x)</w:t>
      </w:r>
    </w:p>
    <w:p w:rsidR="00CB7FF5" w:rsidRPr="00D16450" w:rsidRDefault="00CB7FF5" w:rsidP="00CB7FF5">
      <w:pPr>
        <w:rPr>
          <w:rFonts w:cs="Arial"/>
        </w:rPr>
      </w:pPr>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rsidR="00CB7FF5" w:rsidRPr="00D16450" w:rsidRDefault="00CB7FF5" w:rsidP="00CB7FF5">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rPr>
          <w:rFonts w:cs="Arial"/>
        </w:rPr>
      </w:pPr>
    </w:p>
    <w:p w:rsidR="00CB7FF5" w:rsidRPr="00D16450" w:rsidRDefault="00CB7FF5" w:rsidP="00CB7FF5">
      <w:pPr>
        <w:pStyle w:val="Heading4"/>
      </w:pPr>
      <w:r>
        <w:t>Math.</w:t>
      </w:r>
      <w:r w:rsidRPr="00D16450">
        <w:t>log10 (x)</w:t>
      </w:r>
    </w:p>
    <w:p w:rsidR="00CB7FF5" w:rsidRPr="00D16450" w:rsidRDefault="00CB7FF5" w:rsidP="00CB7FF5">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rPr>
          <w:rFonts w:cs="Arial"/>
        </w:rPr>
      </w:pPr>
    </w:p>
    <w:p w:rsidR="00CB7FF5" w:rsidRPr="00D16450" w:rsidRDefault="00CB7FF5" w:rsidP="00CB7FF5">
      <w:pPr>
        <w:pStyle w:val="Heading4"/>
      </w:pPr>
      <w:r>
        <w:t>Math.</w:t>
      </w:r>
      <w:r w:rsidRPr="00D16450">
        <w:t>log2 (x)</w:t>
      </w:r>
    </w:p>
    <w:p w:rsidR="00CB7FF5" w:rsidRPr="00D16450" w:rsidRDefault="00CB7FF5" w:rsidP="00CB7FF5">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contextualSpacing/>
        <w:rPr>
          <w:rFonts w:cs="Arial"/>
        </w:rPr>
      </w:pPr>
    </w:p>
    <w:p w:rsidR="005D7F2D" w:rsidRPr="008B7F6F" w:rsidRDefault="005D7F2D" w:rsidP="005D7F2D">
      <w:pPr>
        <w:pStyle w:val="Heading4"/>
      </w:pPr>
      <w:r>
        <w:t>Math.</w:t>
      </w:r>
      <w:r w:rsidRPr="008B7F6F">
        <w:t>max ( [ value1 [ , value2 [ , … ] ] ] )</w:t>
      </w:r>
    </w:p>
    <w:p w:rsidR="005D7F2D" w:rsidRPr="006B6D0A" w:rsidRDefault="005D7F2D" w:rsidP="005D7F2D">
      <w:r w:rsidRPr="006B6D0A">
        <w:t>Given zero or more arguments, calls ToNumber on each of the arguments and returns the largest of the resulting values.</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460CAC">
        <w:rPr>
          <w:rFonts w:ascii="Times New Roman" w:hAnsi="Times New Roman"/>
        </w:rPr>
        <w:t>7.2.8</w:t>
      </w:r>
      <w:r w:rsidR="00386020">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rsidR="005D7F2D" w:rsidRPr="00A67AF2" w:rsidRDefault="005D7F2D" w:rsidP="005D7F2D">
      <w:pPr>
        <w:pStyle w:val="Heading4"/>
      </w:pPr>
      <w:r>
        <w:t>Math.</w:t>
      </w:r>
      <w:r w:rsidRPr="00A67AF2">
        <w:t>min ( [ value1 [ , value2 [ , … ] ] ] )</w:t>
      </w:r>
    </w:p>
    <w:p w:rsidR="005D7F2D" w:rsidRPr="00A67AF2" w:rsidRDefault="005D7F2D" w:rsidP="005D7F2D">
      <w:r w:rsidRPr="00A67AF2">
        <w:t>Given zero or more arguments, calls ToNumber on each of the arguments and returns the smallest of the resulting values.</w:t>
      </w:r>
    </w:p>
    <w:p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460CAC">
        <w:rPr>
          <w:rFonts w:ascii="Times New Roman" w:hAnsi="Times New Roman"/>
        </w:rPr>
        <w:t>7.2.8</w:t>
      </w:r>
      <w:r w:rsidR="00386020">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rsidR="005D7F2D" w:rsidRPr="00A67AF2" w:rsidRDefault="005D7F2D" w:rsidP="005D7F2D">
      <w:pPr>
        <w:pStyle w:val="Heading4"/>
      </w:pPr>
      <w:r>
        <w:t>Math.</w:t>
      </w:r>
      <w:r w:rsidRPr="00A67AF2">
        <w:t>pow (x, y)</w:t>
      </w:r>
    </w:p>
    <w:p w:rsidR="005D7F2D" w:rsidRPr="00E77497" w:rsidRDefault="005D7F2D" w:rsidP="005D7F2D">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rsidR="005D7F2D" w:rsidRPr="006B6D0A"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rsidR="005D7F2D" w:rsidRPr="00A67AF2"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lastRenderedPageBreak/>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5D7F2D" w:rsidRPr="00A67AF2"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rsidR="005D7F2D" w:rsidRPr="00B820AB" w:rsidRDefault="005D7F2D" w:rsidP="005D7F2D">
      <w:pPr>
        <w:pStyle w:val="Heading4"/>
      </w:pPr>
      <w:r>
        <w:t>Math.</w:t>
      </w:r>
      <w:r w:rsidRPr="00B820AB">
        <w:t>random ( )</w:t>
      </w:r>
    </w:p>
    <w:p w:rsidR="005D7F2D" w:rsidRPr="00E77497" w:rsidRDefault="005D7F2D" w:rsidP="005D7F2D">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rsidR="005D7F2D" w:rsidRPr="00E77497" w:rsidRDefault="005D7F2D" w:rsidP="005D7F2D">
      <w:pPr>
        <w:pStyle w:val="Heading4"/>
      </w:pPr>
      <w:r>
        <w:t>Math.</w:t>
      </w:r>
      <w:r w:rsidRPr="00E77497">
        <w:t>round (x)</w:t>
      </w:r>
    </w:p>
    <w:p w:rsidR="005D7F2D" w:rsidRPr="00E65A34" w:rsidRDefault="005D7F2D" w:rsidP="005D7F2D">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rsidR="005D7F2D" w:rsidRPr="00A67AF2"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rsidR="005D7F2D" w:rsidRPr="00E77497" w:rsidRDefault="005D7F2D" w:rsidP="005D7F2D">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rsidR="00CB7FF5" w:rsidRPr="00640BCB" w:rsidDel="00675289" w:rsidRDefault="00CB7FF5" w:rsidP="00CB7FF5">
      <w:pPr>
        <w:pStyle w:val="Heading4"/>
        <w:rPr>
          <w:del w:id="11571" w:author="Rev 19 Allen Wirfs-Brock" w:date="2013-09-25T12:10:00Z"/>
        </w:rPr>
      </w:pPr>
      <w:del w:id="11572" w:author="Rev 19 Allen Wirfs-Brock" w:date="2013-09-25T12:10:00Z">
        <w:r w:rsidDel="00675289">
          <w:delText>Math.</w:delText>
        </w:r>
      </w:del>
      <w:del w:id="11573" w:author="Rev 19 Allen Wirfs-Brock" w:date="2013-09-25T12:08:00Z">
        <w:r w:rsidDel="00675289">
          <w:delText>roundFloat32</w:delText>
        </w:r>
        <w:r w:rsidRPr="00640BCB" w:rsidDel="00675289">
          <w:delText xml:space="preserve"> </w:delText>
        </w:r>
      </w:del>
      <w:del w:id="11574" w:author="Rev 19 Allen Wirfs-Brock" w:date="2013-09-25T12:10:00Z">
        <w:r w:rsidRPr="00640BCB" w:rsidDel="00675289">
          <w:delText>(</w:delText>
        </w:r>
        <w:r w:rsidRPr="00D16450" w:rsidDel="00675289">
          <w:delText>x</w:delText>
        </w:r>
        <w:r w:rsidDel="00675289">
          <w:delText xml:space="preserve"> </w:delText>
        </w:r>
        <w:r w:rsidRPr="00640BCB" w:rsidDel="00675289">
          <w:delText>)</w:delText>
        </w:r>
      </w:del>
    </w:p>
    <w:p w:rsidR="00CB7FF5" w:rsidRPr="00E77497" w:rsidDel="00675289" w:rsidRDefault="00CB7FF5" w:rsidP="00CB7FF5">
      <w:pPr>
        <w:rPr>
          <w:del w:id="11575" w:author="Rev 19 Allen Wirfs-Brock" w:date="2013-09-25T12:10:00Z"/>
        </w:rPr>
      </w:pPr>
      <w:del w:id="11576" w:author="Rev 19 Allen Wirfs-Brock" w:date="2013-09-25T12:10:00Z">
        <w:r w:rsidRPr="00E77497" w:rsidDel="00675289">
          <w:delText xml:space="preserve">When </w:delText>
        </w:r>
        <w:r w:rsidDel="00675289">
          <w:rPr>
            <w:rFonts w:ascii="Courier New" w:hAnsi="Courier New"/>
            <w:b/>
          </w:rPr>
          <w:delText>Math.round</w:delText>
        </w:r>
      </w:del>
      <w:del w:id="11577" w:author="Rev 19 Allen Wirfs-Brock" w:date="2013-09-25T12:09:00Z">
        <w:r w:rsidRPr="0010681E" w:rsidDel="00675289">
          <w:rPr>
            <w:rFonts w:ascii="Courier New" w:hAnsi="Courier New"/>
            <w:b/>
          </w:rPr>
          <w:delText>Float32</w:delText>
        </w:r>
      </w:del>
      <w:del w:id="11578" w:author="Rev 19 Allen Wirfs-Brock" w:date="2013-09-25T12:10:00Z">
        <w:r w:rsidRPr="00640BCB" w:rsidDel="00675289">
          <w:delText xml:space="preserve"> </w:delText>
        </w:r>
        <w:r w:rsidDel="00675289">
          <w:delText xml:space="preserve">is </w:delText>
        </w:r>
        <w:r w:rsidRPr="00E77497" w:rsidDel="00675289">
          <w:delText>called with argument</w:delText>
        </w:r>
        <w:r w:rsidDel="00675289">
          <w:delText xml:space="preserve"> </w:delText>
        </w:r>
        <w:r w:rsidRPr="0010681E" w:rsidDel="00675289">
          <w:rPr>
            <w:rFonts w:asciiTheme="majorBidi" w:hAnsiTheme="majorBidi" w:cstheme="majorBidi"/>
            <w:i/>
            <w:iCs/>
          </w:rPr>
          <w:delText>x</w:delText>
        </w:r>
        <w:r w:rsidRPr="00E77497" w:rsidDel="00675289">
          <w:delText xml:space="preserve"> the following steps are taken:</w:delText>
        </w:r>
      </w:del>
    </w:p>
    <w:p w:rsidR="00CB7FF5" w:rsidRPr="00E77497" w:rsidDel="00675289" w:rsidRDefault="00CB7FF5" w:rsidP="00CB7FF5">
      <w:pPr>
        <w:pStyle w:val="Alg4"/>
        <w:numPr>
          <w:ilvl w:val="0"/>
          <w:numId w:val="1574"/>
        </w:numPr>
        <w:rPr>
          <w:del w:id="11579" w:author="Rev 19 Allen Wirfs-Brock" w:date="2013-09-25T12:10:00Z"/>
        </w:rPr>
      </w:pPr>
      <w:del w:id="11580" w:author="Rev 19 Allen Wirfs-Brock" w:date="2013-09-25T12:10:00Z">
        <w:r w:rsidRPr="00546435" w:rsidDel="00675289">
          <w:delText xml:space="preserve">If </w:delText>
        </w:r>
        <w:r w:rsidRPr="00A67AF2" w:rsidDel="00675289">
          <w:rPr>
            <w:i/>
          </w:rPr>
          <w:delText>x</w:delText>
        </w:r>
        <w:r w:rsidRPr="00A67AF2" w:rsidDel="00675289">
          <w:delText xml:space="preserve"> is NaN, </w:delText>
        </w:r>
        <w:r w:rsidDel="00675289">
          <w:delText>return</w:delText>
        </w:r>
        <w:r w:rsidRPr="00A67AF2" w:rsidDel="00675289">
          <w:delText xml:space="preserve"> NaN.</w:delText>
        </w:r>
      </w:del>
    </w:p>
    <w:p w:rsidR="00CB7FF5" w:rsidDel="00675289" w:rsidRDefault="00CB7FF5" w:rsidP="00CB7FF5">
      <w:pPr>
        <w:pStyle w:val="Alg4"/>
        <w:numPr>
          <w:ilvl w:val="0"/>
          <w:numId w:val="1574"/>
        </w:numPr>
        <w:rPr>
          <w:del w:id="11581" w:author="Rev 19 Allen Wirfs-Brock" w:date="2013-09-25T12:10:00Z"/>
        </w:rPr>
      </w:pPr>
      <w:del w:id="11582" w:author="Rev 19 Allen Wirfs-Brock" w:date="2013-09-25T12:10:00Z">
        <w:r w:rsidDel="00675289">
          <w:delText xml:space="preserve">If </w:delText>
        </w:r>
      </w:del>
      <w:del w:id="11583" w:author="Rev 19 Allen Wirfs-Brock" w:date="2013-09-09T18:10:00Z">
        <w:r w:rsidRPr="00A67AF2" w:rsidDel="000F402B">
          <w:delText xml:space="preserve">If </w:delText>
        </w:r>
      </w:del>
      <w:del w:id="11584" w:author="Rev 19 Allen Wirfs-Brock" w:date="2013-09-25T12:10:00Z">
        <w:r w:rsidRPr="00B820AB" w:rsidDel="00675289">
          <w:rPr>
            <w:i/>
          </w:rPr>
          <w:delText>x</w:delText>
        </w:r>
        <w:r w:rsidRPr="00675B74" w:rsidDel="00675289">
          <w:delText xml:space="preserve"> </w:delText>
        </w:r>
        <w:r w:rsidDel="00675289">
          <w:delText>one of</w:delText>
        </w:r>
        <w:r w:rsidRPr="00675B74" w:rsidDel="00675289">
          <w:delText xml:space="preserve"> +0</w:delText>
        </w:r>
        <w:r w:rsidDel="00675289">
          <w:delText xml:space="preserve">, </w:delText>
        </w:r>
        <w:r w:rsidRPr="004D1BD1" w:rsidDel="00675289">
          <w:sym w:font="Symbol" w:char="F02D"/>
        </w:r>
        <w:r w:rsidRPr="004D1BD1" w:rsidDel="00675289">
          <w:delText>0</w:delText>
        </w:r>
        <w:r w:rsidDel="00675289">
          <w:delText xml:space="preserve">, </w:delText>
        </w:r>
        <w:r w:rsidRPr="006B6D0A" w:rsidDel="00675289">
          <w:delText>+</w:delText>
        </w:r>
        <w:r w:rsidRPr="004D1BD1" w:rsidDel="00675289">
          <w:sym w:font="Symbol" w:char="F0A5"/>
        </w:r>
        <w:r w:rsidDel="00675289">
          <w:delText xml:space="preserve">, </w:delText>
        </w:r>
        <w:r w:rsidRPr="004D1BD1" w:rsidDel="00675289">
          <w:sym w:font="Symbol" w:char="F02D"/>
        </w:r>
        <w:r w:rsidRPr="008B7F6F" w:rsidDel="00675289">
          <w:sym w:font="Symbol" w:char="F0A5"/>
        </w:r>
        <w:r w:rsidDel="00675289">
          <w:delText xml:space="preserve">, then return </w:delText>
        </w:r>
        <w:r w:rsidDel="00675289">
          <w:rPr>
            <w:i/>
            <w:iCs/>
          </w:rPr>
          <w:delText>x</w:delText>
        </w:r>
        <w:r w:rsidDel="00675289">
          <w:delText>.</w:delText>
        </w:r>
      </w:del>
    </w:p>
    <w:p w:rsidR="00CB7FF5" w:rsidRPr="00E77497" w:rsidDel="00675289" w:rsidRDefault="00CB7FF5" w:rsidP="00CB7FF5">
      <w:pPr>
        <w:pStyle w:val="Alg4"/>
        <w:numPr>
          <w:ilvl w:val="0"/>
          <w:numId w:val="1574"/>
        </w:numPr>
        <w:rPr>
          <w:del w:id="11585" w:author="Rev 19 Allen Wirfs-Brock" w:date="2013-09-25T12:10:00Z"/>
        </w:rPr>
      </w:pPr>
      <w:del w:id="11586" w:author="Rev 19 Allen Wirfs-Brock" w:date="2013-09-25T12:10:00Z">
        <w:r w:rsidRPr="00E77497" w:rsidDel="00675289">
          <w:delText xml:space="preserve">Let </w:delText>
        </w:r>
        <w:r w:rsidDel="00675289">
          <w:rPr>
            <w:i/>
          </w:rPr>
          <w:delText>x32</w:delText>
        </w:r>
        <w:r w:rsidRPr="00E77497" w:rsidDel="00675289">
          <w:delText xml:space="preserve"> be </w:delText>
        </w:r>
        <w:r w:rsidDel="00675289">
          <w:delText xml:space="preserve">the result of converting </w:delText>
        </w:r>
        <w:r w:rsidDel="00675289">
          <w:rPr>
            <w:i/>
            <w:iCs/>
          </w:rPr>
          <w:delText>x</w:delText>
        </w:r>
        <w:r w:rsidDel="00675289">
          <w:delText xml:space="preserve"> to a value in IEEE-</w:delText>
        </w:r>
      </w:del>
      <w:del w:id="11587" w:author="Rev 19 Allen Wirfs-Brock" w:date="2013-09-10T14:57:00Z">
        <w:r w:rsidDel="00995091">
          <w:delText>868</w:delText>
        </w:r>
      </w:del>
      <w:del w:id="11588" w:author="Rev 19 Allen Wirfs-Brock" w:date="2013-09-25T12:10:00Z">
        <w:r w:rsidDel="00675289">
          <w:delText xml:space="preserve">-2005 binary32 format using </w:delText>
        </w:r>
      </w:del>
      <w:del w:id="11589" w:author="Rev 19 Allen Wirfs-Brock" w:date="2013-09-10T14:59:00Z">
        <w:r w:rsidDel="00995091">
          <w:delText>“Round to nearest, ties to even” rounding mode</w:delText>
        </w:r>
      </w:del>
      <w:del w:id="11590" w:author="Rev 19 Allen Wirfs-Brock" w:date="2013-09-25T12:10:00Z">
        <w:r w:rsidRPr="00E77497" w:rsidDel="00675289">
          <w:delText>.</w:delText>
        </w:r>
      </w:del>
    </w:p>
    <w:p w:rsidR="00CB7FF5" w:rsidDel="00675289" w:rsidRDefault="00CB7FF5" w:rsidP="00CB7FF5">
      <w:pPr>
        <w:pStyle w:val="Alg4"/>
        <w:numPr>
          <w:ilvl w:val="0"/>
          <w:numId w:val="1574"/>
        </w:numPr>
        <w:rPr>
          <w:del w:id="11591" w:author="Rev 19 Allen Wirfs-Brock" w:date="2013-09-25T12:10:00Z"/>
        </w:rPr>
      </w:pPr>
      <w:del w:id="11592" w:author="Rev 19 Allen Wirfs-Brock" w:date="2013-09-25T12:10:00Z">
        <w:r w:rsidDel="00675289">
          <w:delText xml:space="preserve">Let </w:delText>
        </w:r>
        <w:r w:rsidDel="00675289">
          <w:rPr>
            <w:i/>
            <w:iCs/>
          </w:rPr>
          <w:delText>x64</w:delText>
        </w:r>
        <w:r w:rsidDel="00675289">
          <w:delText xml:space="preserve"> </w:delText>
        </w:r>
      </w:del>
      <w:del w:id="11593" w:author="Rev 19 Allen Wirfs-Brock" w:date="2013-09-10T15:01:00Z">
        <w:r w:rsidDel="00AC29D8">
          <w:delText xml:space="preserve">be the ECMAScript Number value corresponding to </w:delText>
        </w:r>
        <w:r w:rsidDel="00AC29D8">
          <w:rPr>
            <w:i/>
            <w:iCs/>
          </w:rPr>
          <w:delText>x32</w:delText>
        </w:r>
      </w:del>
      <w:del w:id="11594" w:author="Rev 19 Allen Wirfs-Brock" w:date="2013-09-25T12:10:00Z">
        <w:r w:rsidDel="00675289">
          <w:delText>.</w:delText>
        </w:r>
      </w:del>
    </w:p>
    <w:p w:rsidR="00CB7FF5" w:rsidDel="00675289" w:rsidRDefault="00CB7FF5" w:rsidP="00CB7FF5">
      <w:pPr>
        <w:numPr>
          <w:ilvl w:val="0"/>
          <w:numId w:val="1574"/>
        </w:numPr>
        <w:spacing w:after="220" w:line="240" w:lineRule="auto"/>
        <w:jc w:val="left"/>
        <w:rPr>
          <w:del w:id="11595" w:author="Rev 19 Allen Wirfs-Brock" w:date="2013-09-25T12:10:00Z"/>
          <w:rFonts w:ascii="Times New Roman" w:eastAsia="Times New Roman" w:hAnsi="Times New Roman"/>
          <w:spacing w:val="6"/>
          <w:lang w:eastAsia="en-US"/>
        </w:rPr>
      </w:pPr>
      <w:del w:id="11596" w:author="Rev 19 Allen Wirfs-Brock" w:date="2013-09-25T12:10:00Z">
        <w:r w:rsidDel="00675289">
          <w:rPr>
            <w:rFonts w:ascii="Times New Roman" w:eastAsia="Times New Roman" w:hAnsi="Times New Roman"/>
            <w:spacing w:val="6"/>
            <w:lang w:eastAsia="en-US"/>
          </w:rPr>
          <w:delText xml:space="preserve">Return </w:delText>
        </w:r>
      </w:del>
      <w:del w:id="11597" w:author="Rev 19 Allen Wirfs-Brock" w:date="2013-09-10T15:00:00Z">
        <w:r w:rsidRPr="00D33680" w:rsidDel="00AC29D8">
          <w:rPr>
            <w:rFonts w:ascii="Times New Roman" w:eastAsia="Times New Roman" w:hAnsi="Times New Roman"/>
            <w:i/>
            <w:iCs/>
            <w:spacing w:val="6"/>
            <w:lang w:eastAsia="en-US"/>
          </w:rPr>
          <w:delText>x64</w:delText>
        </w:r>
      </w:del>
      <w:del w:id="11598" w:author="Rev 19 Allen Wirfs-Brock" w:date="2013-09-25T12:10:00Z">
        <w:r w:rsidDel="00675289">
          <w:rPr>
            <w:rFonts w:ascii="Times New Roman" w:eastAsia="Times New Roman" w:hAnsi="Times New Roman"/>
            <w:spacing w:val="6"/>
            <w:lang w:eastAsia="en-US"/>
          </w:rPr>
          <w:delText>.</w:delText>
        </w:r>
      </w:del>
    </w:p>
    <w:p w:rsidR="00CB7FF5" w:rsidRPr="00D16450" w:rsidRDefault="00CB7FF5" w:rsidP="00CB7FF5">
      <w:pPr>
        <w:pStyle w:val="Heading4"/>
      </w:pPr>
      <w:r>
        <w:t>Math.</w:t>
      </w:r>
      <w:r w:rsidRPr="00D16450">
        <w:t>sign(x)</w:t>
      </w:r>
    </w:p>
    <w:p w:rsidR="00CB7FF5" w:rsidRPr="00D16450" w:rsidRDefault="00CB7FF5" w:rsidP="00CB7FF5">
      <w:pPr>
        <w:rPr>
          <w:rFonts w:cs="Arial"/>
        </w:rPr>
      </w:pPr>
      <w:r w:rsidRPr="00D16450">
        <w:rPr>
          <w:rFonts w:cs="Arial"/>
        </w:rPr>
        <w:t>Returns the sign of the x, indicating whether x is positive, negative or zero.</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rsidR="005D7F2D" w:rsidRPr="00E77497" w:rsidRDefault="005D7F2D" w:rsidP="005D7F2D">
      <w:pPr>
        <w:pStyle w:val="Heading4"/>
      </w:pPr>
      <w:r>
        <w:t>Math.</w:t>
      </w:r>
      <w:r w:rsidRPr="00E77497">
        <w:t>sin (x)</w:t>
      </w:r>
    </w:p>
    <w:p w:rsidR="005D7F2D" w:rsidRPr="00E77497" w:rsidRDefault="005D7F2D" w:rsidP="005D7F2D">
      <w:r w:rsidRPr="00E77497">
        <w:t xml:space="preserve">Returns an implementation-dependent approximation to the sine of </w:t>
      </w:r>
      <w:r w:rsidRPr="00E77497">
        <w:rPr>
          <w:rFonts w:ascii="Times New Roman" w:hAnsi="Times New Roman"/>
          <w:i/>
        </w:rPr>
        <w:t>x</w:t>
      </w:r>
      <w:r w:rsidRPr="00E77497">
        <w:t>. The argument is expressed in radians.</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CB7FF5" w:rsidRPr="00D16450" w:rsidRDefault="00CB7FF5" w:rsidP="00CB7FF5">
      <w:pPr>
        <w:pStyle w:val="Heading4"/>
      </w:pPr>
      <w:r>
        <w:lastRenderedPageBreak/>
        <w:t>Math.</w:t>
      </w:r>
      <w:r w:rsidRPr="00D16450">
        <w:t>sinh(x)</w:t>
      </w:r>
    </w:p>
    <w:p w:rsidR="00CB7FF5" w:rsidRPr="00D16450" w:rsidRDefault="00CB7FF5" w:rsidP="00CB7FF5">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pStyle w:val="Note"/>
      </w:pPr>
      <w:r>
        <w:t>NOTE</w:t>
      </w:r>
      <w:r>
        <w:tab/>
      </w:r>
      <w:r w:rsidRPr="00D16450">
        <w:t xml:space="preserve">The value of </w:t>
      </w:r>
      <w:r>
        <w:t>sin</w:t>
      </w:r>
      <w:r w:rsidRPr="00D16450">
        <w:t xml:space="preserve">h(x) is the same as </w:t>
      </w:r>
      <w:r w:rsidRPr="00D16450">
        <w:rPr>
          <w:i/>
        </w:rPr>
        <w:t>(exp(x) - exp(-x))/2</w:t>
      </w:r>
      <w:r w:rsidRPr="00D16450">
        <w:t>.</w:t>
      </w:r>
    </w:p>
    <w:p w:rsidR="005D7F2D" w:rsidRPr="008B7F6F" w:rsidRDefault="005D7F2D" w:rsidP="005D7F2D">
      <w:pPr>
        <w:pStyle w:val="Heading4"/>
      </w:pPr>
      <w:r>
        <w:t>Math.</w:t>
      </w:r>
      <w:r w:rsidRPr="008B7F6F">
        <w:t>sqrt (x)</w:t>
      </w:r>
    </w:p>
    <w:p w:rsidR="005D7F2D" w:rsidRPr="006B6D0A" w:rsidRDefault="005D7F2D" w:rsidP="005D7F2D">
      <w:r w:rsidRPr="006B6D0A">
        <w:t xml:space="preserve">Returns an implementation-dependent approximation to the square root of </w:t>
      </w:r>
      <w:r w:rsidRPr="006B6D0A">
        <w:rPr>
          <w:rFonts w:ascii="Times New Roman" w:hAnsi="Times New Roman"/>
          <w:i/>
        </w:rPr>
        <w:t>x</w:t>
      </w:r>
      <w:r w:rsidRPr="006B6D0A">
        <w:t>.</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8B7F6F" w:rsidRDefault="005D7F2D" w:rsidP="005D7F2D">
      <w:pPr>
        <w:pStyle w:val="Heading4"/>
      </w:pPr>
      <w:r>
        <w:t>Math.</w:t>
      </w:r>
      <w:r w:rsidRPr="008B7F6F">
        <w:t>tan (x)</w:t>
      </w:r>
    </w:p>
    <w:p w:rsidR="005D7F2D" w:rsidRPr="006B6D0A" w:rsidRDefault="005D7F2D" w:rsidP="005D7F2D">
      <w:r w:rsidRPr="006B6D0A">
        <w:t xml:space="preserve">Returns an implementation-dependent approximation to the tangent of </w:t>
      </w:r>
      <w:r w:rsidRPr="006B6D0A">
        <w:rPr>
          <w:rFonts w:ascii="Times New Roman" w:hAnsi="Times New Roman"/>
          <w:i/>
        </w:rPr>
        <w:t>x</w:t>
      </w:r>
      <w:r w:rsidRPr="006B6D0A">
        <w:t>. The argument is expressed in radians.</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5D7F2D" w:rsidRPr="00D16450" w:rsidRDefault="005D7F2D" w:rsidP="005D7F2D">
      <w:pPr>
        <w:pStyle w:val="Heading4"/>
      </w:pPr>
      <w:r>
        <w:t>Math.</w:t>
      </w:r>
      <w:r w:rsidRPr="00D16450">
        <w:t>tanh(x)</w:t>
      </w:r>
    </w:p>
    <w:p w:rsidR="005D7F2D" w:rsidRPr="00D16450" w:rsidRDefault="005D7F2D" w:rsidP="005D7F2D">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5D7F2D"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rsidR="005D7F2D" w:rsidRPr="00D16450" w:rsidRDefault="005D7F2D" w:rsidP="005D7F2D">
      <w:pPr>
        <w:pStyle w:val="Note"/>
      </w:pPr>
      <w:r>
        <w:t>NOTE</w:t>
      </w:r>
      <w:r>
        <w:tab/>
      </w:r>
      <w:r w:rsidRPr="00D16450">
        <w:t xml:space="preserve">The value of tanh(x) is the same as </w:t>
      </w:r>
      <w:r w:rsidRPr="00D16450">
        <w:rPr>
          <w:i/>
        </w:rPr>
        <w:t>(exp(x) - exp(-x))/(exp(x) + exp(-x))</w:t>
      </w:r>
      <w:r w:rsidRPr="00D16450">
        <w:t>.</w:t>
      </w:r>
    </w:p>
    <w:p w:rsidR="005D7F2D" w:rsidRPr="00D16450" w:rsidRDefault="005D7F2D" w:rsidP="005D7F2D">
      <w:pPr>
        <w:pStyle w:val="Heading4"/>
      </w:pPr>
      <w:r>
        <w:t>Math.</w:t>
      </w:r>
      <w:r w:rsidRPr="00D16450">
        <w:t>trunc(x)</w:t>
      </w:r>
    </w:p>
    <w:p w:rsidR="005D7F2D" w:rsidRPr="00D16450" w:rsidRDefault="005D7F2D" w:rsidP="005D7F2D">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5D7F2D" w:rsidRPr="00D16450" w:rsidRDefault="005D7F2D" w:rsidP="005D7F2D">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rsidR="003E75AF" w:rsidRPr="004D1BD1" w:rsidRDefault="003E75AF" w:rsidP="003E75AF">
      <w:pPr>
        <w:pStyle w:val="Heading2"/>
      </w:pPr>
      <w:bookmarkStart w:id="11599" w:name="_Ref365549591"/>
      <w:bookmarkStart w:id="11600" w:name="_Toc368050738"/>
      <w:r w:rsidRPr="004D1BD1">
        <w:lastRenderedPageBreak/>
        <w:t>Date Objects</w:t>
      </w:r>
      <w:bookmarkEnd w:id="11599"/>
      <w:bookmarkEnd w:id="11600"/>
    </w:p>
    <w:p w:rsidR="003E75AF" w:rsidRPr="008B7F6F" w:rsidRDefault="003E75AF" w:rsidP="003E75AF">
      <w:pPr>
        <w:pStyle w:val="Heading3"/>
      </w:pPr>
      <w:bookmarkStart w:id="11601" w:name="_Toc368050739"/>
      <w:r w:rsidRPr="008B7F6F">
        <w:t>Overview of Date Objects and Definitions of Abstract Operat</w:t>
      </w:r>
      <w:r>
        <w:t>ion</w:t>
      </w:r>
      <w:r w:rsidRPr="008B7F6F">
        <w:t>s</w:t>
      </w:r>
      <w:bookmarkEnd w:id="11601"/>
    </w:p>
    <w:p w:rsidR="003E75AF" w:rsidRPr="00A67AF2" w:rsidRDefault="003E75AF" w:rsidP="003E75AF">
      <w:r w:rsidRPr="006B6D0A">
        <w:t xml:space="preserve">The following functions are abstract operations that operate on time values (defined in </w:t>
      </w:r>
      <w:r w:rsidR="00AB619E">
        <w:fldChar w:fldCharType="begin"/>
      </w:r>
      <w:r w:rsidR="00AB619E">
        <w:instrText xml:space="preserve"> REF _Ref366068000 \r \h </w:instrText>
      </w:r>
      <w:r w:rsidR="00AB619E">
        <w:fldChar w:fldCharType="separate"/>
      </w:r>
      <w:r w:rsidR="00460CAC">
        <w:t>20.3.1.1</w:t>
      </w:r>
      <w:r w:rsidR="00AB619E">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rsidR="003E75AF" w:rsidRPr="00A67AF2" w:rsidRDefault="003E75AF" w:rsidP="003E75AF">
      <w:pPr>
        <w:pStyle w:val="Heading4"/>
      </w:pPr>
      <w:bookmarkStart w:id="11602" w:name="_Ref366068000"/>
      <w:r w:rsidRPr="00A67AF2">
        <w:t>Time Values and Time Range</w:t>
      </w:r>
      <w:bookmarkEnd w:id="11602"/>
    </w:p>
    <w:p w:rsidR="003E75AF" w:rsidRPr="00E77497" w:rsidRDefault="003E75AF" w:rsidP="003E75A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rsidR="003E75AF" w:rsidRPr="00E77497" w:rsidRDefault="003E75AF" w:rsidP="003E75A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rsidR="003E75AF" w:rsidRPr="00E77497" w:rsidRDefault="003E75AF" w:rsidP="003E75A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rsidR="003E75AF" w:rsidRPr="00E77497" w:rsidRDefault="003E75AF" w:rsidP="003E75AF">
      <w:r w:rsidRPr="00E77497">
        <w:t xml:space="preserve">The exact moment of midnight at the beginning of 01 January, 1970 UTC is represented by the value </w:t>
      </w:r>
      <w:r w:rsidRPr="00E77497">
        <w:rPr>
          <w:b/>
        </w:rPr>
        <w:t>+0</w:t>
      </w:r>
      <w:r w:rsidRPr="00E77497">
        <w:t>.</w:t>
      </w:r>
    </w:p>
    <w:p w:rsidR="003E75AF" w:rsidRPr="00E77497" w:rsidRDefault="003E75AF" w:rsidP="003E75AF">
      <w:pPr>
        <w:pStyle w:val="Heading4"/>
      </w:pPr>
      <w:r w:rsidRPr="00E77497">
        <w:t>Day Number and Time within Day</w:t>
      </w:r>
    </w:p>
    <w:p w:rsidR="003E75AF" w:rsidRPr="00E77497" w:rsidRDefault="003E75AF" w:rsidP="003E75AF">
      <w:pPr>
        <w:spacing w:after="120"/>
      </w:pPr>
      <w:r w:rsidRPr="00E77497">
        <w:t xml:space="preserve">A given time value </w:t>
      </w:r>
      <w:r w:rsidRPr="00E77497">
        <w:rPr>
          <w:i/>
        </w:rPr>
        <w:t>t</w:t>
      </w:r>
      <w:r w:rsidRPr="00E77497">
        <w:t xml:space="preserve"> belongs to day number</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rsidR="003E75AF" w:rsidRPr="00E77497" w:rsidRDefault="003E75AF" w:rsidP="003E75AF">
      <w:pPr>
        <w:spacing w:after="120"/>
      </w:pPr>
      <w:r w:rsidRPr="00E77497">
        <w:t>where the number of milliseconds per day is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msPerDay = 86400000</w:t>
      </w:r>
    </w:p>
    <w:p w:rsidR="003E75AF" w:rsidRPr="00E77497" w:rsidRDefault="003E75AF" w:rsidP="003E75AF">
      <w:pPr>
        <w:spacing w:after="120"/>
      </w:pPr>
      <w:r w:rsidRPr="00E77497">
        <w:t>The remainder is called the time within the day: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rsidR="003E75AF" w:rsidRPr="00E77497" w:rsidRDefault="003E75AF" w:rsidP="003E75AF">
      <w:pPr>
        <w:pStyle w:val="Heading4"/>
      </w:pPr>
      <w:r w:rsidRPr="00E77497">
        <w:t>Year Number</w:t>
      </w:r>
    </w:p>
    <w:p w:rsidR="003E75AF" w:rsidRPr="00E77497" w:rsidRDefault="003E75AF" w:rsidP="003E75A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rsidR="003E75AF" w:rsidRPr="00E77497" w:rsidRDefault="003E75AF" w:rsidP="003E75A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rsidR="003E75AF" w:rsidRPr="00E77497" w:rsidRDefault="003E75AF" w:rsidP="003E75A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rsidR="003E75AF" w:rsidRPr="00E77497" w:rsidRDefault="003E75AF" w:rsidP="003E75AF">
      <w:pPr>
        <w:spacing w:after="120"/>
      </w:pPr>
      <w:r w:rsidRPr="00E77497">
        <w:t>The time value of the start of a year is: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rsidR="003E75AF" w:rsidRPr="00E77497" w:rsidRDefault="003E75AF" w:rsidP="003E75AF">
      <w:pPr>
        <w:spacing w:after="120"/>
      </w:pPr>
      <w:r w:rsidRPr="00E77497">
        <w:t>A time value determines a year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rsidR="003E75AF" w:rsidRPr="00E77497" w:rsidRDefault="003E75AF" w:rsidP="003E75AF">
      <w:pPr>
        <w:spacing w:after="120"/>
      </w:pPr>
      <w:r w:rsidRPr="00E77497">
        <w:t>The leap-year function is 1 for a time within a leap year and otherwise is zero:</w:t>
      </w:r>
    </w:p>
    <w:p w:rsidR="003E75AF" w:rsidRPr="00E77497" w:rsidRDefault="003E75AF" w:rsidP="003E75AF">
      <w:pPr>
        <w:pStyle w:val="MathDefinition4"/>
        <w:spacing w:before="0" w:after="220"/>
        <w:ind w:left="2970" w:hanging="1530"/>
        <w:jc w:val="left"/>
      </w:pPr>
      <w:r w:rsidRPr="00E77497">
        <w:lastRenderedPageBreak/>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rsidR="003E75AF" w:rsidRPr="00E77497" w:rsidRDefault="003E75AF" w:rsidP="003E75AF">
      <w:pPr>
        <w:pStyle w:val="Heading4"/>
      </w:pPr>
      <w:r w:rsidRPr="00E77497">
        <w:t>Month Number</w:t>
      </w:r>
    </w:p>
    <w:p w:rsidR="003E75AF" w:rsidRPr="00E77497" w:rsidRDefault="003E75AF" w:rsidP="003E75A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rsidR="003E75AF" w:rsidRPr="00E77497" w:rsidRDefault="003E75AF" w:rsidP="003E75A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rsidR="003E75AF" w:rsidRPr="00E77497" w:rsidRDefault="003E75AF" w:rsidP="003E75AF">
      <w:pPr>
        <w:spacing w:after="60"/>
      </w:pPr>
      <w:r w:rsidRPr="00E77497">
        <w:t>where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rsidR="003E75AF" w:rsidRPr="00E77497" w:rsidRDefault="003E75AF" w:rsidP="003E75AF">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rsidR="003E75AF" w:rsidRPr="00E77497" w:rsidRDefault="003E75AF" w:rsidP="003E75AF">
      <w:pPr>
        <w:pStyle w:val="Heading4"/>
      </w:pPr>
      <w:r w:rsidRPr="00E77497">
        <w:t>Date Number</w:t>
      </w:r>
    </w:p>
    <w:p w:rsidR="003E75AF" w:rsidRPr="00E77497" w:rsidRDefault="003E75AF" w:rsidP="003E75A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rsidR="003E75AF" w:rsidRPr="00E77497" w:rsidRDefault="003E75AF" w:rsidP="003E75A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rsidR="003E75AF" w:rsidRPr="00E77497" w:rsidRDefault="003E75AF" w:rsidP="003E75AF">
      <w:pPr>
        <w:pStyle w:val="Heading4"/>
      </w:pPr>
      <w:r w:rsidRPr="00E77497">
        <w:t>Week Day</w:t>
      </w:r>
    </w:p>
    <w:p w:rsidR="003E75AF" w:rsidRPr="00E77497" w:rsidRDefault="003E75AF" w:rsidP="003E75AF">
      <w:pPr>
        <w:spacing w:after="120"/>
      </w:pPr>
      <w:r w:rsidRPr="00E77497">
        <w:t xml:space="preserve">The weekday for a particular time value </w:t>
      </w:r>
      <w:r w:rsidRPr="00E77497">
        <w:rPr>
          <w:rFonts w:ascii="Times New Roman" w:hAnsi="Times New Roman"/>
          <w:i/>
        </w:rPr>
        <w:t>t</w:t>
      </w:r>
      <w:r w:rsidRPr="00E77497">
        <w:t xml:space="preserve"> is defined as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rsidR="003E75AF" w:rsidRPr="00E77497" w:rsidRDefault="003E75AF" w:rsidP="003E75A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rsidR="003E75AF" w:rsidRPr="00E77497" w:rsidRDefault="003E75AF" w:rsidP="003E75AF">
      <w:pPr>
        <w:pStyle w:val="Heading4"/>
      </w:pPr>
      <w:r w:rsidRPr="00E77497">
        <w:lastRenderedPageBreak/>
        <w:t>Local Time Zone Adjustment</w:t>
      </w:r>
    </w:p>
    <w:p w:rsidR="003E75AF" w:rsidRPr="00E77497" w:rsidRDefault="003E75AF" w:rsidP="003E75A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rsidR="003E75AF" w:rsidRDefault="003E75AF" w:rsidP="003E75AF">
      <w:pPr>
        <w:pStyle w:val="Note"/>
      </w:pPr>
      <w:r w:rsidRPr="0095573C">
        <w:t>NOTE</w:t>
      </w:r>
      <w:r>
        <w:tab/>
      </w:r>
      <w:r w:rsidRPr="0095573C">
        <w:t xml:space="preserve">It is recommended that implementations use the time zone information of </w:t>
      </w:r>
      <w:commentRangeStart w:id="11603"/>
      <w:r w:rsidRPr="0095573C">
        <w:t>the IANA Time Zone Database</w:t>
      </w:r>
      <w:commentRangeEnd w:id="11603"/>
      <w:r>
        <w:rPr>
          <w:rStyle w:val="CommentReference"/>
        </w:rPr>
        <w:commentReference w:id="11603"/>
      </w:r>
      <w:r w:rsidRPr="0095573C">
        <w:t>.</w:t>
      </w:r>
    </w:p>
    <w:p w:rsidR="003E75AF" w:rsidRPr="00E77497" w:rsidRDefault="003E75AF" w:rsidP="003E75AF">
      <w:pPr>
        <w:pStyle w:val="Heading4"/>
      </w:pPr>
      <w:r w:rsidRPr="00E77497">
        <w:t>Daylight Saving Time Adjustment</w:t>
      </w:r>
    </w:p>
    <w:p w:rsidR="003E75AF" w:rsidRPr="00E77497" w:rsidRDefault="006F2503" w:rsidP="003E75AF">
      <w:moveToRangeStart w:id="11604" w:author="Rev 19 Allen Wirfs-Brock" w:date="2013-09-13T08:45:00Z" w:name="move366825246"/>
      <w:moveTo w:id="11605" w:author="Rev 19 Allen Wirfs-Brock" w:date="2013-09-13T08:45:00Z">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w:t>
        </w:r>
      </w:moveTo>
      <w:moveToRangeEnd w:id="11604"/>
      <w:ins w:id="11606" w:author="Rev 19 Allen Wirfs-Brock" w:date="2013-09-13T08:45:00Z">
        <w:r>
          <w:t xml:space="preserve"> </w:t>
        </w:r>
      </w:ins>
      <w:r w:rsidR="003E75AF" w:rsidRPr="00E77497">
        <w:t xml:space="preserve">An implementation of ECMAScript is expected to </w:t>
      </w:r>
      <w:r w:rsidR="003E75AF">
        <w:t xml:space="preserve">make its best effort to </w:t>
      </w:r>
      <w:r w:rsidR="003E75AF" w:rsidRPr="00E77497">
        <w:t xml:space="preserve">determine the </w:t>
      </w:r>
      <w:r w:rsidR="003E75AF">
        <w:t xml:space="preserve">local </w:t>
      </w:r>
      <w:r w:rsidR="003E75AF" w:rsidRPr="00E77497">
        <w:t xml:space="preserve">daylight saving time </w:t>
      </w:r>
      <w:r w:rsidR="003E75AF">
        <w:t>adjustment</w:t>
      </w:r>
      <w:r w:rsidR="003E75AF" w:rsidRPr="00E77497">
        <w:t xml:space="preserve">. </w:t>
      </w:r>
      <w:moveFromRangeStart w:id="11607" w:author="Rev 19 Allen Wirfs-Brock" w:date="2013-09-13T08:45:00Z" w:name="move366825246"/>
      <w:moveFrom w:id="11608" w:author="Rev 19 Allen Wirfs-Brock" w:date="2013-09-13T08:45:00Z">
        <w:r w:rsidR="003E75AF" w:rsidDel="006F2503">
          <w:t>An implementation dependent</w:t>
        </w:r>
        <w:r w:rsidR="003E75AF" w:rsidRPr="00E77497" w:rsidDel="006F2503">
          <w:t xml:space="preserve"> algorithm </w:t>
        </w:r>
        <w:r w:rsidR="003E75AF" w:rsidDel="006F2503">
          <w:t xml:space="preserve">using </w:t>
        </w:r>
        <w:r w:rsidR="003E75AF" w:rsidRPr="0095573C" w:rsidDel="006F2503">
          <w:t xml:space="preserve">best available information on time zones </w:t>
        </w:r>
        <w:r w:rsidR="003E75AF" w:rsidRPr="00E77497" w:rsidDel="006F2503">
          <w:t xml:space="preserve">to determine the </w:t>
        </w:r>
        <w:r w:rsidR="003E75AF" w:rsidDel="006F2503">
          <w:t xml:space="preserve">local </w:t>
        </w:r>
        <w:r w:rsidR="003E75AF" w:rsidRPr="00E77497" w:rsidDel="006F2503">
          <w:t>daylight saving time adjustment DaylightSavingTA(</w:t>
        </w:r>
        <w:r w:rsidR="003E75AF" w:rsidRPr="00E77497" w:rsidDel="006F2503">
          <w:rPr>
            <w:i/>
          </w:rPr>
          <w:t>t</w:t>
        </w:r>
        <w:r w:rsidR="003E75AF" w:rsidRPr="00E77497" w:rsidDel="006F2503">
          <w:t>), measured in milliseconds</w:t>
        </w:r>
        <w:r w:rsidR="003E75AF" w:rsidDel="006F2503">
          <w:t>.</w:t>
        </w:r>
      </w:moveFrom>
      <w:moveFromRangeEnd w:id="11607"/>
    </w:p>
    <w:p w:rsidR="003E75AF" w:rsidRPr="00E77497" w:rsidRDefault="003E75AF" w:rsidP="003E75AF">
      <w:pPr>
        <w:pStyle w:val="Heading4"/>
      </w:pPr>
      <w:r w:rsidRPr="00E77497">
        <w:tab/>
        <w:t>Local Time</w:t>
      </w:r>
    </w:p>
    <w:p w:rsidR="003E75AF" w:rsidRPr="00E77497" w:rsidRDefault="003E75AF" w:rsidP="003E75AF">
      <w:pPr>
        <w:spacing w:after="120"/>
      </w:pPr>
      <w:r w:rsidRPr="00E77497">
        <w:t>Conversion from UTC to local time is defined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rsidR="003E75AF" w:rsidRPr="00E77497" w:rsidRDefault="003E75AF" w:rsidP="003E75AF">
      <w:pPr>
        <w:spacing w:after="120"/>
      </w:pPr>
      <w:r w:rsidRPr="00E77497">
        <w:t>Conversion from local time to UTC is defined by</w:t>
      </w:r>
    </w:p>
    <w:p w:rsidR="003E75AF" w:rsidRPr="00C7794D" w:rsidRDefault="003E75AF" w:rsidP="003E75A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rsidR="003E75AF" w:rsidRPr="00546435" w:rsidRDefault="003E75AF" w:rsidP="003E75A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rsidR="003E75AF" w:rsidRPr="00A67AF2" w:rsidRDefault="003E75AF" w:rsidP="003E75AF">
      <w:pPr>
        <w:pStyle w:val="Heading4"/>
      </w:pPr>
      <w:r w:rsidRPr="00A67AF2">
        <w:t>Hours, Minutes, Second, and Milliseconds</w:t>
      </w:r>
    </w:p>
    <w:p w:rsidR="003E75AF" w:rsidRPr="00A67AF2" w:rsidRDefault="003E75AF" w:rsidP="003E75AF">
      <w:pPr>
        <w:spacing w:after="120"/>
      </w:pPr>
      <w:r w:rsidRPr="00A67AF2">
        <w:t>The following functions are useful in decomposing time values: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rsidR="003E75AF" w:rsidRPr="00E77497" w:rsidRDefault="003E75AF" w:rsidP="003E75AF">
      <w:pPr>
        <w:spacing w:after="120"/>
      </w:pPr>
      <w:r w:rsidRPr="00E77497">
        <w:t>where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p>
    <w:p w:rsidR="003E75AF" w:rsidRPr="00E77497" w:rsidRDefault="003E75AF" w:rsidP="003E75AF">
      <w:pPr>
        <w:pStyle w:val="Heading4"/>
      </w:pPr>
      <w:r w:rsidRPr="00E77497">
        <w:t>MakeTime (hour, min, sec, ms)</w:t>
      </w:r>
    </w:p>
    <w:p w:rsidR="003E75AF" w:rsidRPr="00E77497" w:rsidRDefault="003E75AF" w:rsidP="003E75AF">
      <w:r w:rsidRPr="00E77497">
        <w:t>The operator MakeTime calculates a number of milliseconds from its four arguments, which must be ECMAScript Number values. This operator functions as follows:</w:t>
      </w:r>
    </w:p>
    <w:p w:rsidR="003E75AF" w:rsidRPr="00E77497" w:rsidRDefault="003E75AF" w:rsidP="003E75AF">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rsidR="003E75AF" w:rsidRPr="00E77497" w:rsidRDefault="003E75AF" w:rsidP="003E75AF">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rsidR="003E75AF" w:rsidRPr="00E77497" w:rsidRDefault="003E75AF" w:rsidP="003E75AF">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rsidR="003E75AF" w:rsidRPr="00E77497" w:rsidRDefault="003E75AF" w:rsidP="003E75AF">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rsidR="003E75AF" w:rsidRPr="00E77497" w:rsidRDefault="003E75AF" w:rsidP="003E75AF">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rsidR="003E75AF" w:rsidRPr="00E77497" w:rsidRDefault="003E75AF" w:rsidP="003E75AF">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rsidR="003E75AF" w:rsidRPr="00E77497" w:rsidRDefault="003E75AF" w:rsidP="003E75AF">
      <w:pPr>
        <w:pStyle w:val="Alg4"/>
        <w:numPr>
          <w:ilvl w:val="0"/>
          <w:numId w:val="244"/>
        </w:numPr>
        <w:spacing w:after="220"/>
      </w:pPr>
      <w:r w:rsidRPr="00E77497">
        <w:t xml:space="preserve">Return </w:t>
      </w:r>
      <w:r w:rsidRPr="00E77497">
        <w:rPr>
          <w:i/>
        </w:rPr>
        <w:t>t</w:t>
      </w:r>
      <w:r w:rsidRPr="00E77497">
        <w:t>.</w:t>
      </w:r>
    </w:p>
    <w:p w:rsidR="003E75AF" w:rsidRPr="00E77497" w:rsidRDefault="003E75AF" w:rsidP="003E75AF">
      <w:pPr>
        <w:pStyle w:val="Heading4"/>
      </w:pPr>
      <w:r w:rsidRPr="00E77497">
        <w:lastRenderedPageBreak/>
        <w:t>MakeDay (year, month, date)</w:t>
      </w:r>
    </w:p>
    <w:p w:rsidR="003E75AF" w:rsidRPr="00E77497" w:rsidRDefault="003E75AF" w:rsidP="003E75AF">
      <w:r w:rsidRPr="00E77497">
        <w:t>The operator MakeDay calculates a number of days from its three arguments, which must be ECMAScript Number values. This operator functions as follows:</w:t>
      </w:r>
    </w:p>
    <w:p w:rsidR="003E75AF" w:rsidRPr="00E77497" w:rsidRDefault="003E75AF" w:rsidP="003E75AF">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rsidR="003E75AF" w:rsidRPr="00E77497" w:rsidRDefault="003E75AF" w:rsidP="003E75AF">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rsidR="003E75AF" w:rsidRPr="00E77497" w:rsidRDefault="003E75AF" w:rsidP="003E75AF">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rsidR="003E75AF" w:rsidRPr="00E77497" w:rsidRDefault="003E75AF" w:rsidP="003E75AF">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rsidR="003E75AF" w:rsidRPr="00E77497" w:rsidRDefault="003E75AF" w:rsidP="003E75AF">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rsidR="003E75AF" w:rsidRPr="00E77497" w:rsidRDefault="003E75AF" w:rsidP="003E75AF">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rsidR="003E75AF" w:rsidRPr="00E77497" w:rsidRDefault="003E75AF" w:rsidP="003E75AF">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is </w:t>
      </w:r>
      <w:r w:rsidRPr="00E77497">
        <w:rPr>
          <w:i/>
        </w:rPr>
        <w:t>ym</w:t>
      </w:r>
      <w:r w:rsidRPr="00E77497">
        <w:t xml:space="preserve"> and MonthFromTime(</w:t>
      </w:r>
      <w:r w:rsidRPr="00E77497">
        <w:rPr>
          <w:i/>
        </w:rPr>
        <w:t>t</w:t>
      </w:r>
      <w:r w:rsidRPr="00E77497">
        <w:t xml:space="preserve">) is </w:t>
      </w:r>
      <w:r w:rsidRPr="00E77497">
        <w:rPr>
          <w:i/>
        </w:rPr>
        <w:t>mn</w:t>
      </w:r>
      <w:r w:rsidRPr="00E77497">
        <w:t xml:space="preserve"> and DateFromTime(</w:t>
      </w:r>
      <w:r w:rsidRPr="00E77497">
        <w:rPr>
          <w:i/>
        </w:rPr>
        <w:t>t</w:t>
      </w:r>
      <w:r w:rsidRPr="00E77497">
        <w:t xml:space="preserve">) is 1; but if this is not possible (because some argument is out of range), return </w:t>
      </w:r>
      <w:r w:rsidRPr="00E77497">
        <w:rPr>
          <w:b/>
        </w:rPr>
        <w:t>NaN</w:t>
      </w:r>
      <w:r w:rsidRPr="00E77497">
        <w:t>.</w:t>
      </w:r>
    </w:p>
    <w:p w:rsidR="003E75AF" w:rsidRPr="006B6D0A" w:rsidRDefault="003E75AF" w:rsidP="003E75AF">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rsidR="003E75AF" w:rsidRPr="006B6D0A" w:rsidRDefault="003E75AF" w:rsidP="003E75AF">
      <w:pPr>
        <w:pStyle w:val="Heading4"/>
      </w:pPr>
      <w:r w:rsidRPr="006B6D0A">
        <w:t>MakeDate (day, time)</w:t>
      </w:r>
    </w:p>
    <w:p w:rsidR="003E75AF" w:rsidRPr="00E65A34" w:rsidRDefault="003E75AF" w:rsidP="003E75AF">
      <w:r w:rsidRPr="006B6D0A">
        <w:t xml:space="preserve">The operator MakeDate calculates a number of milliseconds from its two arguments, which must be ECMAScript Number values. This operator functions </w:t>
      </w:r>
      <w:r w:rsidRPr="00E65A34">
        <w:t>as follows:</w:t>
      </w:r>
    </w:p>
    <w:p w:rsidR="003E75AF" w:rsidRPr="00E77497" w:rsidRDefault="003E75AF" w:rsidP="003E75AF">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rsidR="003E75AF" w:rsidRPr="006B6D0A" w:rsidRDefault="003E75AF" w:rsidP="003E75AF">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rsidR="003E75AF" w:rsidRPr="00E65A34" w:rsidRDefault="003E75AF" w:rsidP="003E75AF">
      <w:pPr>
        <w:pStyle w:val="Heading4"/>
      </w:pPr>
      <w:r w:rsidRPr="00E65A34">
        <w:t>TimeClip (time)</w:t>
      </w:r>
    </w:p>
    <w:p w:rsidR="003E75AF" w:rsidRPr="00A67AF2" w:rsidRDefault="003E75AF" w:rsidP="003E75AF">
      <w:r w:rsidRPr="00546435">
        <w:t>The operator TimeClip calculates a number of milliseconds from its argument, which must be an ECMAScript Number value. This operator</w:t>
      </w:r>
      <w:r w:rsidRPr="00A67AF2">
        <w:t xml:space="preserve"> functions as follows:</w:t>
      </w:r>
    </w:p>
    <w:p w:rsidR="003E75AF" w:rsidRPr="00E77497" w:rsidRDefault="003E75AF" w:rsidP="003E75AF">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rsidR="003E75AF" w:rsidRPr="00E77497" w:rsidRDefault="003E75AF" w:rsidP="003E75AF">
      <w:pPr>
        <w:pStyle w:val="Alg4"/>
        <w:numPr>
          <w:ilvl w:val="0"/>
          <w:numId w:val="247"/>
        </w:numPr>
      </w:pPr>
      <w:r w:rsidRPr="00E77497">
        <w:t>If abs(</w:t>
      </w:r>
      <w:r w:rsidRPr="00E77497">
        <w:rPr>
          <w:i/>
        </w:rPr>
        <w:t>time</w:t>
      </w:r>
      <w:r w:rsidRPr="00E77497">
        <w:t>) &gt; 8.64 </w:t>
      </w:r>
      <w:r>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rsidR="003E75AF" w:rsidRPr="00E65A34" w:rsidRDefault="003E75AF" w:rsidP="003E75AF">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p>
    <w:p w:rsidR="003E75AF" w:rsidRPr="00E77497" w:rsidRDefault="003E75AF" w:rsidP="003E75A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rsidR="003E75AF" w:rsidRPr="00E77497" w:rsidRDefault="003E75AF" w:rsidP="003E75AF">
      <w:pPr>
        <w:pStyle w:val="Heading4"/>
      </w:pPr>
      <w:bookmarkStart w:id="11609" w:name="_Ref366068191"/>
      <w:r w:rsidRPr="00E77497">
        <w:t>Date Time String Format</w:t>
      </w:r>
      <w:bookmarkEnd w:id="11609"/>
    </w:p>
    <w:p w:rsidR="003E75AF" w:rsidRPr="00C7794D" w:rsidRDefault="003E75AF" w:rsidP="003E75A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rsidR="003E75AF" w:rsidRPr="00C7794D" w:rsidRDefault="003E75AF" w:rsidP="003E75AF">
      <w:r w:rsidRPr="00C7794D">
        <w:t>Where the fields are as follows:</w:t>
      </w:r>
    </w:p>
    <w:p w:rsidR="003E75AF" w:rsidRPr="008B7F6F"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rsidR="003E75AF" w:rsidRPr="00A67AF2" w:rsidRDefault="003E75AF" w:rsidP="003E75AF">
      <w:pPr>
        <w:pStyle w:val="Bullet2Last"/>
        <w:numPr>
          <w:ilvl w:val="2"/>
          <w:numId w:val="0"/>
        </w:numPr>
        <w:tabs>
          <w:tab w:val="left" w:pos="900"/>
        </w:tabs>
        <w:ind w:left="900" w:hanging="630"/>
        <w:rPr>
          <w:rFonts w:ascii="Arial" w:hAnsi="Arial"/>
        </w:rPr>
      </w:pPr>
      <w:r w:rsidRPr="004D1BD1">
        <w:rPr>
          <w:rFonts w:ascii="Courier New" w:hAnsi="Courier New" w:cs="Courier New"/>
          <w:b/>
        </w:rPr>
        <w:lastRenderedPageBreak/>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rsidR="003E75AF" w:rsidRPr="00C7794D" w:rsidRDefault="003E75AF" w:rsidP="003E75AF">
      <w:pPr>
        <w:pStyle w:val="Note"/>
        <w:rPr>
          <w:sz w:val="20"/>
        </w:rPr>
      </w:pPr>
      <w:r w:rsidRPr="00C7794D">
        <w:rPr>
          <w:sz w:val="20"/>
        </w:rPr>
        <w:t>This format includes date-only forms:</w:t>
      </w:r>
    </w:p>
    <w:p w:rsidR="003E75AF" w:rsidRPr="004D1BD1" w:rsidRDefault="003E75AF" w:rsidP="003E75A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rsidR="003E75AF" w:rsidRPr="00C7794D" w:rsidRDefault="003E75AF" w:rsidP="003E75A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rsidR="003E75AF" w:rsidRPr="004D1BD1" w:rsidRDefault="003E75AF" w:rsidP="003E75A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rsidR="003E75AF" w:rsidRPr="00C7794D" w:rsidRDefault="003E75AF" w:rsidP="003E75A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rsidR="003E75AF" w:rsidRPr="00C7794D" w:rsidRDefault="003E75AF" w:rsidP="003E75AF">
      <w:r w:rsidRPr="00C7794D">
        <w:t>Illegal values (out-of-bounds as well as syntax errors) in a format string means that the format string is not a valid instance of this format.</w:t>
      </w:r>
    </w:p>
    <w:p w:rsidR="003E75AF" w:rsidRPr="00C7794D" w:rsidRDefault="003E75AF" w:rsidP="003E75A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rsidR="003E75AF" w:rsidRPr="00C7794D" w:rsidRDefault="003E75AF" w:rsidP="003E75A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rsidR="003E75AF" w:rsidRPr="006B6D0A" w:rsidRDefault="003E75AF" w:rsidP="003E75AF">
      <w:pPr>
        <w:pStyle w:val="Heading5"/>
      </w:pPr>
      <w:r w:rsidRPr="008B7F6F">
        <w:t>Extended y</w:t>
      </w:r>
      <w:r w:rsidRPr="006B6D0A">
        <w:t>ears</w:t>
      </w:r>
    </w:p>
    <w:p w:rsidR="003E75AF" w:rsidRPr="00E77497" w:rsidRDefault="003E75AF" w:rsidP="003E75A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rsidR="003E75AF" w:rsidRPr="00C7794D" w:rsidRDefault="003E75AF" w:rsidP="003E75AF">
      <w:pPr>
        <w:pStyle w:val="Note"/>
      </w:pPr>
      <w:r w:rsidRPr="00E77497">
        <w:t>NOTE</w:t>
      </w:r>
      <w:r w:rsidRPr="00E77497">
        <w:tab/>
      </w:r>
      <w:r w:rsidRPr="00C7794D">
        <w:t>Examples of extended years:</w:t>
      </w:r>
    </w:p>
    <w:p w:rsidR="003E75AF" w:rsidRPr="00C7794D" w:rsidRDefault="003E75AF" w:rsidP="003E75A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rsidR="003E75AF" w:rsidRPr="004D1BD1" w:rsidRDefault="003E75AF" w:rsidP="003E75AF">
      <w:pPr>
        <w:pStyle w:val="Heading3"/>
      </w:pPr>
      <w:bookmarkStart w:id="11610" w:name="_Ref365541944"/>
      <w:bookmarkStart w:id="11611" w:name="_Toc368050740"/>
      <w:r w:rsidRPr="004D1BD1">
        <w:t>The Date Constructor</w:t>
      </w:r>
      <w:bookmarkEnd w:id="11610"/>
      <w:bookmarkEnd w:id="11611"/>
      <w:r w:rsidRPr="004D1BD1">
        <w:t xml:space="preserve"> </w:t>
      </w:r>
    </w:p>
    <w:p w:rsidR="003E75AF" w:rsidRDefault="003E75AF" w:rsidP="003E75AF">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value passed in the call is an Object with an uninitialised [[DateValue]] internal data</w:t>
      </w:r>
      <w:r w:rsidRPr="001C3062">
        <w:t xml:space="preserve"> </w:t>
      </w:r>
      <w:r>
        <w:t>property</w:t>
      </w:r>
      <w:r w:rsidRPr="00E77497">
        <w:t xml:space="preserve">, </w:t>
      </w:r>
      <w:r w:rsidRPr="006B6D0A">
        <w:rPr>
          <w:rFonts w:ascii="Courier New" w:hAnsi="Courier New"/>
          <w:b/>
        </w:rPr>
        <w:t>Date</w:t>
      </w:r>
      <w:r w:rsidRPr="006B6D0A">
        <w:t xml:space="preserve"> </w:t>
      </w:r>
      <w:r w:rsidRPr="00F94F77">
        <w:t>initial</w:t>
      </w:r>
      <w:r>
        <w:t xml:space="preserve">ises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 xml:space="preserve">to perform constructor instance </w:t>
      </w:r>
      <w:del w:id="11612" w:author="Rev 19 Allen Wirfs-Brock" w:date="2013-09-27T10:28:00Z">
        <w:r w:rsidDel="00D20BD7">
          <w:delText>initialization</w:delText>
        </w:r>
      </w:del>
      <w:ins w:id="11613" w:author="Rev 19 Allen Wirfs-Brock" w:date="2013-09-27T10:28:00Z">
        <w:r w:rsidR="00D20BD7">
          <w:t>initialisation</w:t>
        </w:r>
      </w:ins>
      <w:r>
        <w:t>.</w:t>
      </w:r>
    </w:p>
    <w:p w:rsidR="003E75AF" w:rsidRPr="00E77497" w:rsidRDefault="003E75AF" w:rsidP="003E75AF">
      <w:r>
        <w:lastRenderedPageBreak/>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initialise the [[DateValue]] state of subclass instances. </w:t>
      </w:r>
    </w:p>
    <w:p w:rsidR="003E75AF" w:rsidRPr="00E77497" w:rsidRDefault="003E75AF" w:rsidP="003E75AF">
      <w:pPr>
        <w:pStyle w:val="Heading4"/>
      </w:pPr>
      <w:r w:rsidRPr="00E77497">
        <w:t>Date (year, month [, date [, hours [, minutes [, seconds [, ms ] ] ] ] ] )</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at least two arguments.</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248"/>
        </w:numPr>
      </w:pPr>
      <w:r>
        <w:t xml:space="preserve">Let </w:t>
      </w:r>
      <w:r>
        <w:rPr>
          <w:i/>
        </w:rPr>
        <w:t>numberOfArgs</w:t>
      </w:r>
      <w:r>
        <w:t xml:space="preserve"> be the number of arguments passed to this constructor call.</w:t>
      </w:r>
    </w:p>
    <w:p w:rsidR="003E75AF" w:rsidRDefault="003E75AF" w:rsidP="003E75AF">
      <w:pPr>
        <w:pStyle w:val="Alg4"/>
        <w:numPr>
          <w:ilvl w:val="0"/>
          <w:numId w:val="248"/>
        </w:numPr>
      </w:pPr>
      <w:r>
        <w:t xml:space="preserve">Assert: </w:t>
      </w:r>
      <w:r>
        <w:rPr>
          <w:i/>
        </w:rPr>
        <w:t>numberOfArgs</w:t>
      </w:r>
      <w:r>
        <w:t xml:space="preserve"> ≥ 2.</w:t>
      </w:r>
    </w:p>
    <w:p w:rsidR="003E75AF" w:rsidRDefault="003E75AF" w:rsidP="003E75AF">
      <w:pPr>
        <w:pStyle w:val="Alg4"/>
        <w:numPr>
          <w:ilvl w:val="0"/>
          <w:numId w:val="248"/>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248"/>
        </w:numPr>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Pr="00E77497" w:rsidRDefault="003E75AF" w:rsidP="003E75AF">
      <w:pPr>
        <w:pStyle w:val="M4"/>
        <w:numPr>
          <w:ilvl w:val="1"/>
          <w:numId w:val="248"/>
        </w:numPr>
        <w:spacing w:after="0"/>
      </w:pPr>
      <w:r w:rsidRPr="00E77497">
        <w:t xml:space="preserve">Let </w:t>
      </w:r>
      <w:r w:rsidRPr="00E77497">
        <w:rPr>
          <w:i/>
        </w:rPr>
        <w:t>y</w:t>
      </w:r>
      <w:r w:rsidRPr="00E77497">
        <w:t xml:space="preserve"> be ToNumber(</w:t>
      </w:r>
      <w:r w:rsidRPr="00E77497">
        <w:rPr>
          <w:i/>
        </w:rPr>
        <w:t>year</w:t>
      </w:r>
      <w:r w:rsidRPr="00E77497">
        <w:t>).</w:t>
      </w:r>
    </w:p>
    <w:p w:rsidR="003E75AF" w:rsidRDefault="003E75AF" w:rsidP="003E75AF">
      <w:pPr>
        <w:pStyle w:val="M4"/>
        <w:numPr>
          <w:ilvl w:val="1"/>
          <w:numId w:val="248"/>
        </w:numPr>
        <w:spacing w:after="0"/>
      </w:pPr>
      <w:r>
        <w:t>ReturnIfAbrupt(</w:t>
      </w:r>
      <w:r w:rsidRPr="009C5DEB">
        <w:rPr>
          <w:i/>
        </w:rPr>
        <w:t>year</w:t>
      </w:r>
      <w:r>
        <w:t>).</w:t>
      </w:r>
    </w:p>
    <w:p w:rsidR="003E75AF" w:rsidRPr="00E77497" w:rsidRDefault="003E75AF" w:rsidP="003E75AF">
      <w:pPr>
        <w:pStyle w:val="M4"/>
        <w:numPr>
          <w:ilvl w:val="1"/>
          <w:numId w:val="248"/>
        </w:numPr>
        <w:spacing w:after="0"/>
      </w:pPr>
      <w:r w:rsidRPr="00E77497">
        <w:t xml:space="preserve">Let </w:t>
      </w:r>
      <w:r w:rsidRPr="00E77497">
        <w:rPr>
          <w:i/>
        </w:rPr>
        <w:t>m</w:t>
      </w:r>
      <w:r w:rsidRPr="00E77497">
        <w:t xml:space="preserve"> be ToNumber(</w:t>
      </w:r>
      <w:r w:rsidRPr="00E77497">
        <w:rPr>
          <w:i/>
        </w:rPr>
        <w:t>month</w:t>
      </w:r>
      <w:r w:rsidRPr="00E77497">
        <w:t>).</w:t>
      </w:r>
    </w:p>
    <w:p w:rsidR="003E75AF" w:rsidRDefault="003E75AF" w:rsidP="003E75AF">
      <w:pPr>
        <w:pStyle w:val="M4"/>
        <w:numPr>
          <w:ilvl w:val="1"/>
          <w:numId w:val="248"/>
        </w:numPr>
        <w:spacing w:after="0"/>
      </w:pPr>
      <w:r>
        <w:t>ReturnIfAbrupt(</w:t>
      </w:r>
      <w:r w:rsidRPr="00E77497">
        <w:rPr>
          <w:i/>
        </w:rPr>
        <w:t>month</w:t>
      </w:r>
      <w:r>
        <w:t>).</w:t>
      </w:r>
    </w:p>
    <w:p w:rsidR="003E75AF" w:rsidRPr="00E77497" w:rsidRDefault="003E75AF" w:rsidP="003E75AF">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3E75AF" w:rsidRDefault="003E75AF" w:rsidP="003E75AF">
      <w:pPr>
        <w:pStyle w:val="M4"/>
        <w:numPr>
          <w:ilvl w:val="1"/>
          <w:numId w:val="248"/>
        </w:numPr>
        <w:spacing w:after="0"/>
      </w:pPr>
      <w:r>
        <w:t>ReturnIfAbrupt(</w:t>
      </w:r>
      <w:r w:rsidRPr="00E77497">
        <w:rPr>
          <w:i/>
        </w:rPr>
        <w:t>dt</w:t>
      </w:r>
      <w:r>
        <w:t>).</w:t>
      </w:r>
    </w:p>
    <w:p w:rsidR="003E75AF" w:rsidRPr="00E77497" w:rsidRDefault="003E75AF" w:rsidP="003E75AF">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Pr>
          <w:i/>
        </w:rPr>
        <w:t>h</w:t>
      </w:r>
      <w:r>
        <w:t>).</w:t>
      </w:r>
    </w:p>
    <w:p w:rsidR="003E75AF" w:rsidRPr="00E77497" w:rsidRDefault="003E75AF" w:rsidP="003E75AF">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sidRPr="00E77497">
        <w:rPr>
          <w:i/>
        </w:rPr>
        <w:t>min</w:t>
      </w:r>
      <w:r>
        <w:t>).</w:t>
      </w:r>
    </w:p>
    <w:p w:rsidR="003E75AF" w:rsidRPr="00E77497" w:rsidRDefault="003E75AF" w:rsidP="003E75AF">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Pr>
          <w:i/>
        </w:rPr>
        <w:t>s</w:t>
      </w:r>
      <w:r>
        <w:t>).</w:t>
      </w:r>
    </w:p>
    <w:p w:rsidR="003E75AF" w:rsidRPr="00E77497" w:rsidRDefault="003E75AF" w:rsidP="003E75AF">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sidRPr="00E77497">
        <w:rPr>
          <w:i/>
        </w:rPr>
        <w:t>milli</w:t>
      </w:r>
      <w:r>
        <w:t>).</w:t>
      </w:r>
    </w:p>
    <w:p w:rsidR="003E75AF" w:rsidRPr="00E77497" w:rsidRDefault="003E75AF" w:rsidP="003E75AF">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rsidR="003E75AF" w:rsidRPr="00E77497" w:rsidRDefault="003E75AF" w:rsidP="003E75AF">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3E75AF" w:rsidRPr="00E77497" w:rsidRDefault="003E75AF" w:rsidP="003E75AF">
      <w:pPr>
        <w:pStyle w:val="M4"/>
        <w:numPr>
          <w:ilvl w:val="1"/>
          <w:numId w:val="248"/>
        </w:numPr>
        <w:spacing w:after="0"/>
        <w:contextualSpacing/>
      </w:pPr>
      <w:r w:rsidRPr="00E77497">
        <w:t>Set the [[</w:t>
      </w:r>
      <w:r>
        <w:t>Date</w:t>
      </w:r>
      <w:r w:rsidRPr="00E77497">
        <w:t>Value]] internal</w:t>
      </w:r>
      <w:r>
        <w:t xml:space="preserve"> data</w:t>
      </w:r>
      <w:r w:rsidRPr="00E77497">
        <w:t xml:space="preserve"> property of </w:t>
      </w:r>
      <w:r>
        <w:rPr>
          <w:i/>
          <w:iCs/>
        </w:rPr>
        <w:t>O</w:t>
      </w:r>
      <w:r w:rsidRPr="00E77497">
        <w:t xml:space="preserve"> to TimeClip(UTC(</w:t>
      </w:r>
      <w:r w:rsidRPr="00E77497">
        <w:rPr>
          <w:i/>
        </w:rPr>
        <w:t>finalDate</w:t>
      </w:r>
      <w:r w:rsidRPr="00E77497">
        <w:t>)).</w:t>
      </w:r>
    </w:p>
    <w:p w:rsidR="003E75AF" w:rsidRDefault="003E75AF" w:rsidP="003E75AF">
      <w:pPr>
        <w:pStyle w:val="Alg4"/>
        <w:numPr>
          <w:ilvl w:val="1"/>
          <w:numId w:val="248"/>
        </w:numPr>
      </w:pPr>
      <w:r>
        <w:t xml:space="preserve">Return </w:t>
      </w:r>
      <w:r>
        <w:rPr>
          <w:i/>
          <w:iCs/>
        </w:rPr>
        <w:t>O</w:t>
      </w:r>
      <w:r>
        <w:t>.</w:t>
      </w:r>
    </w:p>
    <w:p w:rsidR="003E75AF" w:rsidRDefault="003E75AF" w:rsidP="003E75AF">
      <w:pPr>
        <w:pStyle w:val="Alg4"/>
        <w:numPr>
          <w:ilvl w:val="0"/>
          <w:numId w:val="248"/>
        </w:numPr>
      </w:pPr>
      <w:r>
        <w:t>Else,</w:t>
      </w:r>
    </w:p>
    <w:p w:rsidR="003E75AF" w:rsidRDefault="003E75AF" w:rsidP="003E75AF">
      <w:pPr>
        <w:pStyle w:val="Alg4"/>
        <w:numPr>
          <w:ilvl w:val="1"/>
          <w:numId w:val="248"/>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614"/>
      <w:r w:rsidRPr="00E77497">
        <w:t xml:space="preserve">standard built-in method </w:t>
      </w:r>
      <w:r w:rsidRPr="00E77497">
        <w:rPr>
          <w:rFonts w:ascii="Courier New" w:hAnsi="Courier New" w:cs="Courier New"/>
          <w:b/>
        </w:rPr>
        <w:t>Date.prototype.toString</w:t>
      </w:r>
      <w:commentRangeEnd w:id="11614"/>
      <w:r>
        <w:rPr>
          <w:rStyle w:val="CommentReference"/>
          <w:rFonts w:ascii="Arial" w:eastAsia="MS Mincho" w:hAnsi="Arial"/>
          <w:spacing w:val="0"/>
          <w:lang w:eastAsia="ja-JP"/>
        </w:rPr>
        <w:commentReference w:id="11614"/>
      </w:r>
      <w:r w:rsidRPr="00E77497">
        <w:t>.</w:t>
      </w:r>
    </w:p>
    <w:p w:rsidR="003E75AF" w:rsidRPr="00E77497" w:rsidRDefault="003E75AF" w:rsidP="003E75AF">
      <w:pPr>
        <w:pStyle w:val="Heading4"/>
      </w:pPr>
      <w:r w:rsidRPr="00E77497">
        <w:tab/>
        <w:t>Date (value)</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1331"/>
        </w:numPr>
        <w:tabs>
          <w:tab w:val="clear" w:pos="1080"/>
        </w:tabs>
      </w:pPr>
      <w:r>
        <w:t xml:space="preserve">Let </w:t>
      </w:r>
      <w:r>
        <w:rPr>
          <w:i/>
        </w:rPr>
        <w:t>numberOfArgs</w:t>
      </w:r>
      <w:r>
        <w:t xml:space="preserve"> be the number of arguments passed to this constructor call.</w:t>
      </w:r>
    </w:p>
    <w:p w:rsidR="003E75AF" w:rsidRDefault="003E75AF" w:rsidP="003E75AF">
      <w:pPr>
        <w:pStyle w:val="Alg4"/>
        <w:numPr>
          <w:ilvl w:val="0"/>
          <w:numId w:val="1331"/>
        </w:numPr>
        <w:tabs>
          <w:tab w:val="clear" w:pos="1080"/>
        </w:tabs>
      </w:pPr>
      <w:r>
        <w:t xml:space="preserve">Assert: </w:t>
      </w:r>
      <w:r>
        <w:rPr>
          <w:i/>
        </w:rPr>
        <w:t>numberOfArgs</w:t>
      </w:r>
      <w:r>
        <w:t xml:space="preserve"> = 1.</w:t>
      </w:r>
    </w:p>
    <w:p w:rsidR="003E75AF" w:rsidRDefault="003E75AF" w:rsidP="003E75AF">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Default="003E75AF" w:rsidP="003E75AF">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rsidR="003E75AF" w:rsidRDefault="003E75AF" w:rsidP="003E75AF">
      <w:pPr>
        <w:pStyle w:val="M4"/>
        <w:numPr>
          <w:ilvl w:val="2"/>
          <w:numId w:val="1331"/>
        </w:numPr>
        <w:spacing w:after="0"/>
      </w:pPr>
      <w:r>
        <w:t xml:space="preserve">Let </w:t>
      </w:r>
      <w:r>
        <w:rPr>
          <w:i/>
          <w:iCs/>
        </w:rPr>
        <w:t>tv</w:t>
      </w:r>
      <w:r>
        <w:t xml:space="preserve"> be thisTimeValue(</w:t>
      </w:r>
      <w:r>
        <w:rPr>
          <w:i/>
          <w:iCs/>
        </w:rPr>
        <w:t>value</w:t>
      </w:r>
      <w:r>
        <w:t>).</w:t>
      </w:r>
    </w:p>
    <w:p w:rsidR="003E75AF" w:rsidRDefault="003E75AF" w:rsidP="003E75AF">
      <w:pPr>
        <w:pStyle w:val="M4"/>
        <w:numPr>
          <w:ilvl w:val="1"/>
          <w:numId w:val="1331"/>
        </w:numPr>
        <w:spacing w:after="0"/>
      </w:pPr>
      <w:r>
        <w:t>Else,</w:t>
      </w:r>
    </w:p>
    <w:p w:rsidR="003E75AF" w:rsidRPr="00E77497" w:rsidRDefault="003E75AF" w:rsidP="003E75AF">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rsidR="003E75AF" w:rsidRPr="00E77497" w:rsidRDefault="003E75AF" w:rsidP="003E75AF">
      <w:pPr>
        <w:pStyle w:val="Alg4"/>
        <w:numPr>
          <w:ilvl w:val="2"/>
          <w:numId w:val="1331"/>
        </w:numPr>
      </w:pPr>
      <w:r w:rsidRPr="00E77497">
        <w:t>If Type(</w:t>
      </w:r>
      <w:r w:rsidRPr="00E77497">
        <w:rPr>
          <w:i/>
        </w:rPr>
        <w:t>v</w:t>
      </w:r>
      <w:r w:rsidRPr="00E77497">
        <w:t xml:space="preserve">) is String, then </w:t>
      </w:r>
    </w:p>
    <w:p w:rsidR="003E75AF" w:rsidRPr="00E77497" w:rsidRDefault="003E75AF" w:rsidP="003E75AF">
      <w:pPr>
        <w:pStyle w:val="Alg4"/>
        <w:numPr>
          <w:ilvl w:val="3"/>
          <w:numId w:val="1331"/>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rsidR="00AB619E">
        <w:fldChar w:fldCharType="begin"/>
      </w:r>
      <w:r w:rsidR="00AB619E">
        <w:instrText xml:space="preserve"> REF _Ref366068097 \r \h </w:instrText>
      </w:r>
      <w:r w:rsidR="00AB619E">
        <w:fldChar w:fldCharType="separate"/>
      </w:r>
      <w:r w:rsidR="00460CAC">
        <w:t>20.3.3.2</w:t>
      </w:r>
      <w:r w:rsidR="00AB619E">
        <w:fldChar w:fldCharType="end"/>
      </w:r>
      <w:r w:rsidRPr="00E77497">
        <w:t>).</w:t>
      </w:r>
      <w:r>
        <w:t xml:space="preserve"> If the parse resulted in an abrupt completion, </w:t>
      </w:r>
      <w:r>
        <w:rPr>
          <w:i/>
          <w:iCs/>
        </w:rPr>
        <w:t>tv</w:t>
      </w:r>
      <w:r>
        <w:t xml:space="preserve"> is the Completion Record.</w:t>
      </w:r>
    </w:p>
    <w:p w:rsidR="003E75AF" w:rsidRDefault="003E75AF" w:rsidP="003E75AF">
      <w:pPr>
        <w:pStyle w:val="Alg4"/>
        <w:numPr>
          <w:ilvl w:val="2"/>
          <w:numId w:val="1331"/>
        </w:numPr>
      </w:pPr>
      <w:r w:rsidRPr="00E77497">
        <w:t>Else,</w:t>
      </w:r>
    </w:p>
    <w:p w:rsidR="003E75AF" w:rsidRPr="00E77497" w:rsidRDefault="003E75AF" w:rsidP="003E75AF">
      <w:pPr>
        <w:pStyle w:val="Alg4"/>
        <w:numPr>
          <w:ilvl w:val="3"/>
          <w:numId w:val="1331"/>
        </w:numPr>
      </w:pPr>
      <w:r>
        <w:t>L</w:t>
      </w:r>
      <w:r w:rsidRPr="00E77497">
        <w:t xml:space="preserve">et </w:t>
      </w:r>
      <w:r>
        <w:rPr>
          <w:i/>
        </w:rPr>
        <w:t>tv</w:t>
      </w:r>
      <w:r w:rsidRPr="00E77497">
        <w:t xml:space="preserve"> be ToNumber(</w:t>
      </w:r>
      <w:r w:rsidRPr="00E77497">
        <w:rPr>
          <w:i/>
        </w:rPr>
        <w:t>v</w:t>
      </w:r>
      <w:r w:rsidRPr="00E77497">
        <w:t>).</w:t>
      </w:r>
    </w:p>
    <w:p w:rsidR="003E75AF" w:rsidRDefault="003E75AF" w:rsidP="003E75AF">
      <w:pPr>
        <w:pStyle w:val="M4"/>
        <w:numPr>
          <w:ilvl w:val="1"/>
          <w:numId w:val="1331"/>
        </w:numPr>
        <w:spacing w:after="0"/>
      </w:pPr>
      <w:r>
        <w:t>ReturnIfAbrupt(</w:t>
      </w:r>
      <w:r>
        <w:rPr>
          <w:i/>
        </w:rPr>
        <w:t>tv</w:t>
      </w:r>
      <w:r>
        <w:t>).</w:t>
      </w:r>
    </w:p>
    <w:p w:rsidR="003E75AF" w:rsidRPr="008D4801" w:rsidRDefault="003E75AF" w:rsidP="003E75AF">
      <w:pPr>
        <w:pStyle w:val="Alg4"/>
        <w:numPr>
          <w:ilvl w:val="1"/>
          <w:numId w:val="1331"/>
        </w:numPr>
        <w:spacing w:after="220"/>
        <w:contextualSpacing/>
      </w:pPr>
      <w:r w:rsidRPr="00E77497">
        <w:lastRenderedPageBreak/>
        <w:t>Set the [[</w:t>
      </w:r>
      <w:r>
        <w:t>Date</w:t>
      </w:r>
      <w:r w:rsidRPr="00E77497">
        <w:t xml:space="preserve">Value]] internal </w:t>
      </w:r>
      <w:r>
        <w:t xml:space="preserve">data </w:t>
      </w:r>
      <w:r w:rsidRPr="00E77497">
        <w:t xml:space="preserve">property of </w:t>
      </w:r>
      <w:r>
        <w:rPr>
          <w:i/>
          <w:iCs/>
        </w:rPr>
        <w:t>O</w:t>
      </w:r>
      <w:r w:rsidRPr="00E77497">
        <w:t xml:space="preserve"> to TimeClip(</w:t>
      </w:r>
      <w:r>
        <w:rPr>
          <w:i/>
        </w:rPr>
        <w:t>tv</w:t>
      </w:r>
      <w:r w:rsidRPr="00E77497">
        <w:t>).</w:t>
      </w:r>
    </w:p>
    <w:p w:rsidR="003E75AF" w:rsidRDefault="003E75AF" w:rsidP="003E75AF">
      <w:pPr>
        <w:pStyle w:val="Alg4"/>
        <w:numPr>
          <w:ilvl w:val="1"/>
          <w:numId w:val="1331"/>
        </w:numPr>
      </w:pPr>
      <w:r>
        <w:t xml:space="preserve">Return </w:t>
      </w:r>
      <w:r>
        <w:rPr>
          <w:i/>
          <w:iCs/>
        </w:rPr>
        <w:t>O</w:t>
      </w:r>
      <w:r>
        <w:t>.</w:t>
      </w:r>
    </w:p>
    <w:p w:rsidR="003E75AF" w:rsidRDefault="003E75AF" w:rsidP="003E75AF">
      <w:pPr>
        <w:pStyle w:val="Alg4"/>
        <w:numPr>
          <w:ilvl w:val="0"/>
          <w:numId w:val="1331"/>
        </w:numPr>
        <w:tabs>
          <w:tab w:val="clear" w:pos="1080"/>
        </w:tabs>
      </w:pPr>
      <w:r>
        <w:t>Else,</w:t>
      </w:r>
    </w:p>
    <w:p w:rsidR="003E75AF" w:rsidRDefault="003E75AF" w:rsidP="003E75AF">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615"/>
      <w:r w:rsidRPr="00E77497">
        <w:t xml:space="preserve">standard built-in method </w:t>
      </w:r>
      <w:r w:rsidRPr="00E77497">
        <w:rPr>
          <w:rFonts w:ascii="Courier New" w:hAnsi="Courier New" w:cs="Courier New"/>
          <w:b/>
        </w:rPr>
        <w:t>Date.prototype.toString</w:t>
      </w:r>
      <w:commentRangeEnd w:id="11615"/>
      <w:r>
        <w:rPr>
          <w:rStyle w:val="CommentReference"/>
          <w:rFonts w:ascii="Arial" w:eastAsia="MS Mincho" w:hAnsi="Arial"/>
          <w:spacing w:val="0"/>
          <w:lang w:eastAsia="ja-JP"/>
        </w:rPr>
        <w:commentReference w:id="11615"/>
      </w:r>
      <w:r w:rsidRPr="00E77497">
        <w:t>.</w:t>
      </w:r>
    </w:p>
    <w:p w:rsidR="003E75AF" w:rsidRPr="00E77497" w:rsidRDefault="003E75AF" w:rsidP="003E75AF">
      <w:pPr>
        <w:pStyle w:val="Heading4"/>
      </w:pPr>
      <w:r w:rsidRPr="00E77497">
        <w:t>Date ( )</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rsidR="003E75AF" w:rsidRDefault="003E75AF" w:rsidP="003E75AF">
      <w:pPr>
        <w:pStyle w:val="Alg4"/>
        <w:numPr>
          <w:ilvl w:val="0"/>
          <w:numId w:val="1333"/>
        </w:numPr>
        <w:tabs>
          <w:tab w:val="clear" w:pos="1080"/>
          <w:tab w:val="num" w:pos="360"/>
        </w:tabs>
        <w:ind w:left="360"/>
      </w:pPr>
      <w:r>
        <w:t xml:space="preserve">Assert: </w:t>
      </w:r>
      <w:r>
        <w:rPr>
          <w:i/>
        </w:rPr>
        <w:t>numberOfArgs</w:t>
      </w:r>
      <w:r>
        <w:t xml:space="preserve"> = 0.</w:t>
      </w:r>
    </w:p>
    <w:p w:rsidR="003E75AF" w:rsidRDefault="003E75AF" w:rsidP="003E75AF">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333"/>
        </w:numPr>
        <w:tabs>
          <w:tab w:val="clear" w:pos="1080"/>
          <w:tab w:val="num" w:pos="360"/>
        </w:tabs>
        <w:ind w:left="360"/>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Pr="008D4801" w:rsidRDefault="003E75AF" w:rsidP="003E75AF">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rsidR="003E75AF" w:rsidRDefault="003E75AF" w:rsidP="003E75AF">
      <w:pPr>
        <w:pStyle w:val="Alg4"/>
        <w:numPr>
          <w:ilvl w:val="1"/>
          <w:numId w:val="1333"/>
        </w:numPr>
        <w:tabs>
          <w:tab w:val="left" w:pos="450"/>
          <w:tab w:val="num" w:pos="810"/>
        </w:tabs>
        <w:ind w:left="360" w:firstLine="0"/>
      </w:pPr>
      <w:r>
        <w:t xml:space="preserve">Return </w:t>
      </w:r>
      <w:r>
        <w:rPr>
          <w:i/>
          <w:iCs/>
        </w:rPr>
        <w:t>O</w:t>
      </w:r>
      <w:r>
        <w:t>.</w:t>
      </w:r>
    </w:p>
    <w:p w:rsidR="003E75AF" w:rsidRDefault="003E75AF" w:rsidP="003E75AF">
      <w:pPr>
        <w:pStyle w:val="Alg4"/>
        <w:numPr>
          <w:ilvl w:val="0"/>
          <w:numId w:val="1333"/>
        </w:numPr>
        <w:tabs>
          <w:tab w:val="clear" w:pos="1080"/>
          <w:tab w:val="num" w:pos="360"/>
        </w:tabs>
        <w:ind w:left="360"/>
      </w:pPr>
      <w:r>
        <w:t>Else,</w:t>
      </w:r>
    </w:p>
    <w:p w:rsidR="003E75AF" w:rsidRDefault="003E75AF" w:rsidP="003E75AF">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616"/>
      <w:r w:rsidRPr="00E77497">
        <w:t xml:space="preserve">standard built-in method </w:t>
      </w:r>
      <w:r w:rsidRPr="00E77497">
        <w:rPr>
          <w:rFonts w:ascii="Courier New" w:hAnsi="Courier New" w:cs="Courier New"/>
          <w:b/>
        </w:rPr>
        <w:t>Date.prototype.toString</w:t>
      </w:r>
      <w:commentRangeEnd w:id="11616"/>
      <w:r>
        <w:rPr>
          <w:rStyle w:val="CommentReference"/>
          <w:rFonts w:ascii="Arial" w:eastAsia="MS Mincho" w:hAnsi="Arial"/>
          <w:spacing w:val="0"/>
          <w:lang w:eastAsia="ja-JP"/>
        </w:rPr>
        <w:commentReference w:id="11616"/>
      </w:r>
      <w:r w:rsidRPr="00E77497">
        <w:t>.</w:t>
      </w:r>
    </w:p>
    <w:p w:rsidR="003E75AF" w:rsidRPr="00E77497" w:rsidRDefault="003E75AF" w:rsidP="003E75AF">
      <w:pPr>
        <w:pStyle w:val="Heading4"/>
      </w:pPr>
      <w:r w:rsidRPr="00E77497">
        <w:t xml:space="preserve">new </w:t>
      </w:r>
      <w:r>
        <w:t>Date</w:t>
      </w:r>
      <w:r w:rsidRPr="00E77497">
        <w:t xml:space="preserve"> (</w:t>
      </w:r>
      <w:r>
        <w:t xml:space="preserve"> ...</w:t>
      </w:r>
      <w:r w:rsidRPr="00020148">
        <w:t xml:space="preserve"> </w:t>
      </w:r>
      <w:r>
        <w:t>argumentsList</w:t>
      </w:r>
      <w:r w:rsidRPr="00E77497">
        <w:t>)</w:t>
      </w:r>
    </w:p>
    <w:p w:rsidR="003E75AF" w:rsidRDefault="003E75AF" w:rsidP="003E75AF">
      <w:r>
        <w:rPr>
          <w:rFonts w:ascii="Courier New" w:hAnsi="Courier New"/>
          <w:b/>
        </w:rPr>
        <w:t>Date</w:t>
      </w:r>
      <w:r w:rsidRPr="00E77497">
        <w:t xml:space="preserve"> </w:t>
      </w:r>
      <w:r>
        <w:t xml:space="preserve">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3E75AF" w:rsidRPr="00E4780A" w:rsidRDefault="003E75AF" w:rsidP="003E75AF">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3E75AF" w:rsidRPr="00E77497" w:rsidRDefault="003E75AF" w:rsidP="003E75AF">
      <w:r>
        <w:t xml:space="preserve">If </w:t>
      </w:r>
      <w:r>
        <w:rPr>
          <w:rFonts w:ascii="Courier New" w:hAnsi="Courier New"/>
          <w:b/>
        </w:rPr>
        <w:t>Date</w:t>
      </w:r>
      <w:r w:rsidRPr="00E77497">
        <w:t xml:space="preserve"> </w:t>
      </w:r>
      <w:r>
        <w:t>is implemented as an ordinary function object, its [[Construct]] internal method will perform the above steps.</w:t>
      </w:r>
    </w:p>
    <w:p w:rsidR="003E75AF" w:rsidRPr="00E77497" w:rsidRDefault="003E75AF" w:rsidP="003E75AF">
      <w:pPr>
        <w:pStyle w:val="Heading3"/>
      </w:pPr>
      <w:bookmarkStart w:id="11617" w:name="_Toc368050741"/>
      <w:r w:rsidRPr="00E77497">
        <w:t>Properties of the Date Constructor</w:t>
      </w:r>
      <w:bookmarkEnd w:id="11617"/>
    </w:p>
    <w:p w:rsidR="003E75AF" w:rsidRPr="00E77497" w:rsidRDefault="003E75AF" w:rsidP="003E75AF">
      <w:r w:rsidRPr="00E77497">
        <w:t xml:space="preserve">The value of the [[Prototype]] internal </w:t>
      </w:r>
      <w:r>
        <w:t xml:space="preserve">data </w:t>
      </w:r>
      <w:r w:rsidRPr="00E77497">
        <w:t>property of the Date constructor is the Function prototype object (</w:t>
      </w:r>
      <w:r w:rsidR="00AB619E">
        <w:fldChar w:fldCharType="begin"/>
      </w:r>
      <w:r w:rsidR="00AB619E">
        <w:instrText xml:space="preserve"> REF _Ref359681817 \r \h </w:instrText>
      </w:r>
      <w:r w:rsidR="00AB619E">
        <w:fldChar w:fldCharType="separate"/>
      </w:r>
      <w:r w:rsidR="00460CAC">
        <w:t>19.2.3</w:t>
      </w:r>
      <w:r w:rsidR="00AB619E">
        <w:fldChar w:fldCharType="end"/>
      </w:r>
      <w:r w:rsidRPr="00E77497">
        <w:t>).</w:t>
      </w:r>
    </w:p>
    <w:p w:rsidR="003E75AF" w:rsidRPr="00E77497" w:rsidRDefault="003E75AF" w:rsidP="003E75AF">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rsidR="00B04007" w:rsidRPr="00E77497" w:rsidRDefault="00B04007" w:rsidP="00B04007">
      <w:pPr>
        <w:pStyle w:val="Heading4"/>
      </w:pPr>
      <w:r w:rsidRPr="00E77497">
        <w:t>Date.now ( )</w:t>
      </w:r>
    </w:p>
    <w:p w:rsidR="00B04007" w:rsidRPr="00E77497" w:rsidRDefault="00B04007" w:rsidP="00B04007">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rsidR="00B04007" w:rsidRPr="00E77497" w:rsidRDefault="00B04007" w:rsidP="00B04007">
      <w:pPr>
        <w:pStyle w:val="Heading4"/>
      </w:pPr>
      <w:bookmarkStart w:id="11618" w:name="_Ref366068097"/>
      <w:r w:rsidRPr="00E77497">
        <w:t>Date.parse (string)</w:t>
      </w:r>
      <w:bookmarkEnd w:id="11618"/>
    </w:p>
    <w:p w:rsidR="00B04007" w:rsidRPr="008B7F6F" w:rsidRDefault="00B04007" w:rsidP="00B04007">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w:t>
      </w:r>
      <w:ins w:id="11619" w:author="Rev 19 Allen Wirfs-Brock" w:date="2013-09-26T17:38:00Z">
        <w:r w:rsidR="0072639A">
          <w:t>n</w:t>
        </w:r>
      </w:ins>
      <w:r w:rsidRPr="00E77497">
        <w:t xml:space="preserve"> UTC time, or a time in some other time zone, depending on the contents of the String. The function first attempts to parse the format of the String according to the rules called out in Date Time String Format (</w:t>
      </w:r>
      <w:r w:rsidR="00AB619E">
        <w:fldChar w:fldCharType="begin"/>
      </w:r>
      <w:r w:rsidR="00AB619E">
        <w:instrText xml:space="preserve"> REF _Ref366068191 \r \h </w:instrText>
      </w:r>
      <w:r w:rsidR="00AB619E">
        <w:fldChar w:fldCharType="separate"/>
      </w:r>
      <w:r w:rsidR="00460CAC">
        <w:t>20.3.1.15</w:t>
      </w:r>
      <w:r w:rsidR="00AB619E">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rsidR="00B04007" w:rsidRPr="006B6D0A" w:rsidRDefault="00B04007" w:rsidP="00B04007">
      <w:pPr>
        <w:spacing w:after="60"/>
      </w:pPr>
      <w:r w:rsidRPr="008B7F6F">
        <w:lastRenderedPageBreak/>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rsidR="00B04007" w:rsidRPr="00546435" w:rsidRDefault="00B04007" w:rsidP="00B04007">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rsidR="00B04007" w:rsidRPr="00A67AF2" w:rsidRDefault="00B04007" w:rsidP="00B04007">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rsidR="00B04007" w:rsidRPr="00E77497" w:rsidRDefault="00B04007" w:rsidP="00B04007">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rsidR="00B04007" w:rsidRPr="00E77497" w:rsidRDefault="00B04007" w:rsidP="00B04007">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rsidR="00B04007" w:rsidRPr="00E77497" w:rsidRDefault="00B04007" w:rsidP="00B04007">
      <w:pPr>
        <w:spacing w:after="60"/>
      </w:pPr>
      <w:r w:rsidRPr="00E77497">
        <w:t>However, the expression</w:t>
      </w:r>
    </w:p>
    <w:p w:rsidR="00B04007" w:rsidRPr="00E77497" w:rsidRDefault="00B04007" w:rsidP="00B04007">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rsidR="00B04007" w:rsidRPr="00E77497" w:rsidRDefault="00B04007" w:rsidP="00B04007">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rsidR="00AB619E">
        <w:fldChar w:fldCharType="begin"/>
      </w:r>
      <w:r w:rsidR="00AB619E">
        <w:instrText xml:space="preserve"> REF _Ref366068191 \r \h </w:instrText>
      </w:r>
      <w:r w:rsidR="00AB619E">
        <w:fldChar w:fldCharType="separate"/>
      </w:r>
      <w:r w:rsidR="00460CAC">
        <w:t>20.3.1.15</w:t>
      </w:r>
      <w:r w:rsidR="00AB619E">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rsidR="003E75AF" w:rsidRPr="00E77497" w:rsidRDefault="003E75AF" w:rsidP="003E75AF">
      <w:pPr>
        <w:pStyle w:val="Heading4"/>
      </w:pPr>
      <w:r w:rsidRPr="00E77497">
        <w:t>Date.prototype</w:t>
      </w:r>
    </w:p>
    <w:p w:rsidR="003E75AF" w:rsidRPr="00E77497" w:rsidRDefault="003E75AF" w:rsidP="003E75AF">
      <w:r w:rsidRPr="00E77497">
        <w:t xml:space="preserve">The initial value of </w:t>
      </w:r>
      <w:r w:rsidRPr="00E77497">
        <w:rPr>
          <w:rFonts w:ascii="Courier New" w:hAnsi="Courier New"/>
          <w:b/>
        </w:rPr>
        <w:t>Date.prototype</w:t>
      </w:r>
      <w:r w:rsidRPr="00E77497">
        <w:t xml:space="preserve"> is the built-in Date prototype object (</w:t>
      </w:r>
      <w:r w:rsidR="00AB619E">
        <w:fldChar w:fldCharType="begin"/>
      </w:r>
      <w:r w:rsidR="00AB619E">
        <w:instrText xml:space="preserve"> REF _Ref366068240 \r \h </w:instrText>
      </w:r>
      <w:r w:rsidR="00AB619E">
        <w:fldChar w:fldCharType="separate"/>
      </w:r>
      <w:r w:rsidR="00460CAC">
        <w:t>20.3.4</w:t>
      </w:r>
      <w:r w:rsidR="00AB619E">
        <w:fldChar w:fldCharType="end"/>
      </w:r>
      <w:r w:rsidRPr="00E77497">
        <w:t>).</w:t>
      </w:r>
    </w:p>
    <w:p w:rsidR="003E75AF" w:rsidRPr="00E77497" w:rsidRDefault="003E75AF" w:rsidP="003E75A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3E75AF" w:rsidRPr="00E77497" w:rsidRDefault="003E75AF" w:rsidP="003E75AF">
      <w:pPr>
        <w:pStyle w:val="Heading4"/>
      </w:pPr>
      <w:r w:rsidRPr="00E77497">
        <w:t>Date.UTC (year, month [, date [, hours [, minutes [, seconds [, ms ] ] ] ] ] )</w:t>
      </w:r>
    </w:p>
    <w:p w:rsidR="003E75AF" w:rsidRPr="00E77497" w:rsidRDefault="003E75AF" w:rsidP="003E75A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rsidR="003E75AF" w:rsidRPr="00E77497" w:rsidRDefault="003E75AF" w:rsidP="003E75AF">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rsidR="003E75AF" w:rsidRDefault="003E75AF" w:rsidP="003E75AF">
      <w:pPr>
        <w:pStyle w:val="M4"/>
        <w:numPr>
          <w:ilvl w:val="0"/>
          <w:numId w:val="250"/>
        </w:numPr>
        <w:spacing w:after="0"/>
      </w:pPr>
      <w:r>
        <w:t>ReturnIfAbrupt(</w:t>
      </w:r>
      <w:r w:rsidRPr="00137648">
        <w:rPr>
          <w:i/>
        </w:rPr>
        <w:t>y</w:t>
      </w:r>
      <w:r>
        <w:t>).</w:t>
      </w:r>
    </w:p>
    <w:p w:rsidR="003E75AF" w:rsidRPr="00E77497" w:rsidRDefault="003E75AF" w:rsidP="003E75AF">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rsidR="003E75AF" w:rsidRDefault="003E75AF" w:rsidP="003E75AF">
      <w:pPr>
        <w:pStyle w:val="M4"/>
        <w:numPr>
          <w:ilvl w:val="0"/>
          <w:numId w:val="250"/>
        </w:numPr>
        <w:spacing w:after="0"/>
      </w:pPr>
      <w:r>
        <w:t>ReturnIfAbrupt(</w:t>
      </w:r>
      <w:r>
        <w:rPr>
          <w:i/>
        </w:rPr>
        <w:t>m</w:t>
      </w:r>
      <w:r>
        <w:t>).</w:t>
      </w:r>
    </w:p>
    <w:p w:rsidR="003E75AF" w:rsidRPr="00E77497" w:rsidRDefault="003E75AF" w:rsidP="003E75AF">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3E75AF" w:rsidRDefault="003E75AF" w:rsidP="003E75AF">
      <w:pPr>
        <w:pStyle w:val="M4"/>
        <w:numPr>
          <w:ilvl w:val="0"/>
          <w:numId w:val="250"/>
        </w:numPr>
        <w:spacing w:after="0"/>
      </w:pPr>
      <w:r>
        <w:t>ReturnIfAbrupt(</w:t>
      </w:r>
      <w:r>
        <w:rPr>
          <w:i/>
        </w:rPr>
        <w:t>dt</w:t>
      </w:r>
      <w:r>
        <w:t>).</w:t>
      </w:r>
    </w:p>
    <w:p w:rsidR="003E75AF" w:rsidRPr="00E77497" w:rsidRDefault="003E75AF" w:rsidP="003E75AF">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h</w:t>
      </w:r>
      <w:r>
        <w:t>).</w:t>
      </w:r>
    </w:p>
    <w:p w:rsidR="003E75AF" w:rsidRPr="00E77497" w:rsidRDefault="003E75AF" w:rsidP="003E75AF">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min</w:t>
      </w:r>
      <w:r>
        <w:t>).</w:t>
      </w:r>
    </w:p>
    <w:p w:rsidR="003E75AF" w:rsidRPr="00E77497" w:rsidRDefault="003E75AF" w:rsidP="003E75AF">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s</w:t>
      </w:r>
      <w:r>
        <w:t>).</w:t>
      </w:r>
    </w:p>
    <w:p w:rsidR="003E75AF" w:rsidRPr="00E77497" w:rsidRDefault="003E75AF" w:rsidP="003E75AF">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milli</w:t>
      </w:r>
      <w:r>
        <w:t>).</w:t>
      </w:r>
    </w:p>
    <w:p w:rsidR="003E75AF" w:rsidRPr="00B820AB" w:rsidRDefault="003E75AF" w:rsidP="003E75AF">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rsidR="003E75AF" w:rsidRPr="00E77497" w:rsidRDefault="003E75AF" w:rsidP="003E75AF">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rsidR="003E75AF" w:rsidRPr="00E77497" w:rsidRDefault="003E75AF" w:rsidP="003E75A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rsidR="003E75AF" w:rsidRPr="00A67AF2" w:rsidRDefault="003E75AF" w:rsidP="003E75AF">
      <w:pPr>
        <w:pStyle w:val="Heading4"/>
      </w:pPr>
      <w:r>
        <w:t>Date[ @@create ]</w:t>
      </w:r>
      <w:r w:rsidRPr="00A67AF2">
        <w:t xml:space="preserve"> (</w:t>
      </w:r>
      <w:r>
        <w:t xml:space="preserve"> </w:t>
      </w:r>
      <w:r w:rsidRPr="00A67AF2">
        <w:t>)</w:t>
      </w:r>
    </w:p>
    <w:p w:rsidR="003E75AF" w:rsidRPr="00E77497" w:rsidRDefault="003E75AF" w:rsidP="003E75A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rsidR="003E75AF" w:rsidRPr="00E77497" w:rsidRDefault="003E75AF" w:rsidP="003E75AF">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DateValue</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3E75AF" w:rsidDel="00B05257" w:rsidRDefault="003E75AF" w:rsidP="003E75AF">
      <w:pPr>
        <w:numPr>
          <w:ilvl w:val="0"/>
          <w:numId w:val="1280"/>
        </w:numPr>
        <w:contextualSpacing/>
        <w:rPr>
          <w:del w:id="11620" w:author="Rev 19 Allen Wirfs-Brock" w:date="2013-09-27T12:28:00Z"/>
          <w:rFonts w:ascii="Times New Roman" w:hAnsi="Times New Roman"/>
        </w:rPr>
      </w:pPr>
      <w:del w:id="11621" w:author="Rev 19 Allen Wirfs-Brock" w:date="2013-09-27T12:28:00Z">
        <w:r w:rsidDel="00B05257">
          <w:rPr>
            <w:rFonts w:ascii="Times New Roman" w:hAnsi="Times New Roman"/>
          </w:rPr>
          <w:delText>ReturnIfAbrupt(</w:delText>
        </w:r>
        <w:r w:rsidDel="00B05257">
          <w:rPr>
            <w:rFonts w:ascii="Times New Roman" w:hAnsi="Times New Roman"/>
            <w:i/>
            <w:iCs/>
          </w:rPr>
          <w:delText>obj</w:delText>
        </w:r>
        <w:r w:rsidDel="00B05257">
          <w:rPr>
            <w:rFonts w:ascii="Times New Roman" w:hAnsi="Times New Roman"/>
          </w:rPr>
          <w:delText>).</w:delText>
        </w:r>
      </w:del>
    </w:p>
    <w:p w:rsidR="003E75AF" w:rsidRPr="00E77497" w:rsidRDefault="003E75AF" w:rsidP="003E75AF">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3E75AF" w:rsidRDefault="003E75AF" w:rsidP="003E75AF">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rsidR="003E75AF" w:rsidRPr="00E77497" w:rsidRDefault="003E75AF" w:rsidP="003E75AF">
      <w:pPr>
        <w:pStyle w:val="Note"/>
      </w:pPr>
      <w:r>
        <w:lastRenderedPageBreak/>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initialised by the Date constructor. This flag value is never directly exposed to ECMAScript code; hence implementation</w:t>
      </w:r>
      <w:ins w:id="11622" w:author="Rev 19 Allen Wirfs-Brock" w:date="2013-09-27T10:17:00Z">
        <w:r w:rsidR="00B122FE">
          <w:t>s</w:t>
        </w:r>
      </w:ins>
      <w:r>
        <w:t xml:space="preserve"> may choose to encode the flag in some other manner. </w:t>
      </w:r>
    </w:p>
    <w:p w:rsidR="003E75AF" w:rsidRPr="00E77497" w:rsidRDefault="003E75AF" w:rsidP="003E75AF">
      <w:pPr>
        <w:pStyle w:val="Heading3"/>
      </w:pPr>
      <w:bookmarkStart w:id="11623" w:name="_Ref366068240"/>
      <w:bookmarkStart w:id="11624" w:name="_Ref366068265"/>
      <w:bookmarkStart w:id="11625" w:name="_Ref366136016"/>
      <w:bookmarkStart w:id="11626" w:name="_Toc368050742"/>
      <w:r w:rsidRPr="00E77497">
        <w:t>Properties of the Date Prototype Object</w:t>
      </w:r>
      <w:bookmarkEnd w:id="11623"/>
      <w:bookmarkEnd w:id="11624"/>
      <w:bookmarkEnd w:id="11625"/>
      <w:bookmarkEnd w:id="11626"/>
    </w:p>
    <w:p w:rsidR="003E75AF" w:rsidRPr="00E77497" w:rsidRDefault="003E75AF" w:rsidP="003E75AF">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internal </w:t>
      </w:r>
      <w:r>
        <w:t xml:space="preserve">data </w:t>
      </w:r>
      <w:r w:rsidRPr="00E77497">
        <w:t>property.</w:t>
      </w:r>
    </w:p>
    <w:p w:rsidR="003E75AF" w:rsidRPr="00E77497" w:rsidRDefault="003E75AF" w:rsidP="003E75AF">
      <w:r w:rsidRPr="00E77497">
        <w:t xml:space="preserve">The value of the [[Prototype]] internal </w:t>
      </w:r>
      <w:r>
        <w:t xml:space="preserve">data </w:t>
      </w:r>
      <w:r w:rsidRPr="00E77497">
        <w:t>property of the Date prototype object is the standard built-in Object prototype object (</w:t>
      </w:r>
      <w:r w:rsidR="00AB619E">
        <w:fldChar w:fldCharType="begin"/>
      </w:r>
      <w:r w:rsidR="00AB619E">
        <w:instrText xml:space="preserve"> REF _Ref366068265 \r \h </w:instrText>
      </w:r>
      <w:r w:rsidR="00AB619E">
        <w:fldChar w:fldCharType="separate"/>
      </w:r>
      <w:r w:rsidR="00460CAC">
        <w:t>20.3.4</w:t>
      </w:r>
      <w:r w:rsidR="00AB619E">
        <w:fldChar w:fldCharType="end"/>
      </w:r>
      <w:r w:rsidRPr="00E77497">
        <w:t>).</w:t>
      </w:r>
    </w:p>
    <w:p w:rsidR="003E75AF" w:rsidRPr="00E77497" w:rsidRDefault="003E75AF" w:rsidP="003E75AF">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initialised to a time value</w:t>
      </w:r>
      <w:r w:rsidRPr="00E77497">
        <w:t>.</w:t>
      </w:r>
    </w:p>
    <w:p w:rsidR="003E75AF" w:rsidRDefault="003E75AF" w:rsidP="003E75AF">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3E75AF" w:rsidRPr="00E77497" w:rsidRDefault="003E75AF" w:rsidP="003E75AF">
      <w:pPr>
        <w:pStyle w:val="Alg4"/>
        <w:numPr>
          <w:ilvl w:val="0"/>
          <w:numId w:val="1335"/>
        </w:numPr>
      </w:pPr>
      <w:r>
        <w:t>If Type(</w:t>
      </w:r>
      <w:r>
        <w:rPr>
          <w:i/>
          <w:iCs/>
        </w:rPr>
        <w:t>value)</w:t>
      </w:r>
      <w:r>
        <w:t xml:space="preserve"> is Object and </w:t>
      </w:r>
      <w:r>
        <w:rPr>
          <w:i/>
          <w:iCs/>
        </w:rPr>
        <w:t>value</w:t>
      </w:r>
      <w:r>
        <w:t xml:space="preserve"> has a [[DateValue]] internal data property, then</w:t>
      </w:r>
    </w:p>
    <w:p w:rsidR="003E75AF" w:rsidRDefault="003E75AF" w:rsidP="003E75AF">
      <w:pPr>
        <w:pStyle w:val="Alg4"/>
        <w:numPr>
          <w:ilvl w:val="1"/>
          <w:numId w:val="1335"/>
        </w:numPr>
      </w:pPr>
      <w:r>
        <w:t xml:space="preserve">Let </w:t>
      </w:r>
      <w:r>
        <w:rPr>
          <w:i/>
          <w:iCs/>
        </w:rPr>
        <w:t>n</w:t>
      </w:r>
      <w:r>
        <w:t xml:space="preserve"> be the Number that is the value of </w:t>
      </w:r>
      <w:r>
        <w:rPr>
          <w:i/>
          <w:iCs/>
        </w:rPr>
        <w:t>value’s</w:t>
      </w:r>
      <w:r>
        <w:t xml:space="preserve"> [[</w:t>
      </w:r>
      <w:ins w:id="11627" w:author="Rev 19 Allen Wirfs-Brock" w:date="2013-09-09T11:04:00Z">
        <w:r w:rsidR="009F0B29">
          <w:t>DateValue</w:t>
        </w:r>
      </w:ins>
      <w:del w:id="11628" w:author="Rev 19 Allen Wirfs-Brock" w:date="2013-09-09T11:04:00Z">
        <w:r w:rsidDel="009F0B29">
          <w:delText>NumberData</w:delText>
        </w:r>
      </w:del>
      <w:r>
        <w:t>]] internal data property.</w:t>
      </w:r>
    </w:p>
    <w:p w:rsidR="003E75AF" w:rsidRDefault="003E75AF" w:rsidP="003E75AF">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rsidR="003E75AF" w:rsidRPr="00B07A13" w:rsidRDefault="003E75AF" w:rsidP="003E75AF">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3E75AF" w:rsidRPr="00E77497" w:rsidRDefault="003E75AF" w:rsidP="003E75A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3E75AF" w:rsidRPr="00E77497" w:rsidRDefault="003E75AF" w:rsidP="003E75AF">
      <w:pPr>
        <w:pStyle w:val="Heading4"/>
      </w:pPr>
      <w:r w:rsidRPr="00E77497">
        <w:t>Date.prototype.constructor</w:t>
      </w:r>
    </w:p>
    <w:p w:rsidR="003E75AF" w:rsidRPr="00E77497" w:rsidRDefault="003E75AF" w:rsidP="003E75A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rsidR="003E75AF" w:rsidRPr="00E77497" w:rsidRDefault="003E75AF" w:rsidP="003E75AF">
      <w:pPr>
        <w:pStyle w:val="Heading4"/>
      </w:pPr>
      <w:r w:rsidRPr="00E77497">
        <w:t>Date.prototype.getDate ( )</w:t>
      </w:r>
    </w:p>
    <w:p w:rsidR="003E75AF" w:rsidRPr="00E77497" w:rsidRDefault="003E75AF" w:rsidP="003E75AF">
      <w:pPr>
        <w:pStyle w:val="Alg4"/>
        <w:numPr>
          <w:ilvl w:val="0"/>
          <w:numId w:val="256"/>
        </w:numPr>
      </w:pPr>
      <w:r w:rsidRPr="00E77497">
        <w:t xml:space="preserve">Let </w:t>
      </w:r>
      <w:r w:rsidRPr="00E77497">
        <w:rPr>
          <w:i/>
        </w:rPr>
        <w:t>t</w:t>
      </w:r>
      <w:r w:rsidRPr="00E77497">
        <w:t xml:space="preserve"> be this time value.</w:t>
      </w:r>
    </w:p>
    <w:p w:rsidR="003E75AF" w:rsidRDefault="003E75AF" w:rsidP="003E75AF">
      <w:pPr>
        <w:pStyle w:val="M4"/>
        <w:numPr>
          <w:ilvl w:val="0"/>
          <w:numId w:val="256"/>
        </w:numPr>
        <w:spacing w:after="0"/>
      </w:pPr>
      <w:r>
        <w:t>ReturnIfAbrupt(</w:t>
      </w:r>
      <w:r w:rsidRPr="00242BA0">
        <w:rPr>
          <w:i/>
        </w:rPr>
        <w:t>t</w:t>
      </w:r>
      <w:r>
        <w:t>).</w:t>
      </w:r>
    </w:p>
    <w:p w:rsidR="003E75AF" w:rsidRPr="00E77497" w:rsidRDefault="003E75AF" w:rsidP="003E75AF">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56"/>
        </w:numPr>
        <w:spacing w:after="220"/>
      </w:pPr>
      <w:r w:rsidRPr="00E77497">
        <w:t>Return DateFromTime(LocalTime(</w:t>
      </w:r>
      <w:r w:rsidRPr="00E77497">
        <w:rPr>
          <w:i/>
        </w:rPr>
        <w:t>t</w:t>
      </w:r>
      <w:r w:rsidRPr="00E77497">
        <w:t>)).</w:t>
      </w:r>
    </w:p>
    <w:p w:rsidR="003E75AF" w:rsidRPr="00E77497" w:rsidRDefault="003E75AF" w:rsidP="003E75AF">
      <w:pPr>
        <w:pStyle w:val="Heading4"/>
      </w:pPr>
      <w:r w:rsidRPr="00E77497">
        <w:t>Date.prototype.getDay ( )</w:t>
      </w:r>
    </w:p>
    <w:p w:rsidR="003E75AF" w:rsidRPr="00E77497" w:rsidRDefault="003E75AF" w:rsidP="003E75AF">
      <w:pPr>
        <w:pStyle w:val="Alg4"/>
        <w:numPr>
          <w:ilvl w:val="0"/>
          <w:numId w:val="258"/>
        </w:numPr>
      </w:pPr>
      <w:r w:rsidRPr="00E77497">
        <w:t xml:space="preserve">Let </w:t>
      </w:r>
      <w:r w:rsidRPr="00E77497">
        <w:rPr>
          <w:i/>
        </w:rPr>
        <w:t>t</w:t>
      </w:r>
      <w:r w:rsidRPr="00E77497">
        <w:t xml:space="preserve"> be this time value.</w:t>
      </w:r>
    </w:p>
    <w:p w:rsidR="003E75AF" w:rsidRDefault="003E75AF" w:rsidP="003E75AF">
      <w:pPr>
        <w:pStyle w:val="M4"/>
        <w:numPr>
          <w:ilvl w:val="0"/>
          <w:numId w:val="258"/>
        </w:numPr>
        <w:spacing w:after="0"/>
      </w:pPr>
      <w:r>
        <w:t>ReturnIfAbrupt(</w:t>
      </w:r>
      <w:r w:rsidRPr="00242BA0">
        <w:rPr>
          <w:i/>
        </w:rPr>
        <w:t>t</w:t>
      </w:r>
      <w:r>
        <w:t>).</w:t>
      </w:r>
    </w:p>
    <w:p w:rsidR="003E75AF" w:rsidRPr="00E77497" w:rsidRDefault="003E75AF" w:rsidP="003E75AF">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58"/>
        </w:numPr>
        <w:spacing w:after="220"/>
      </w:pPr>
      <w:r w:rsidRPr="00E77497">
        <w:t>Return WeekDay(LocalTime(</w:t>
      </w:r>
      <w:r w:rsidRPr="00E77497">
        <w:rPr>
          <w:i/>
        </w:rPr>
        <w:t>t</w:t>
      </w:r>
      <w:r w:rsidRPr="00E77497">
        <w:t>)).</w:t>
      </w:r>
    </w:p>
    <w:p w:rsidR="00B04007" w:rsidRPr="00E77497" w:rsidRDefault="00B04007" w:rsidP="00B04007">
      <w:pPr>
        <w:pStyle w:val="Heading4"/>
      </w:pPr>
      <w:r w:rsidRPr="00E77497">
        <w:t>Date.prototype.getFullYear ( )</w:t>
      </w:r>
    </w:p>
    <w:p w:rsidR="00B04007" w:rsidRPr="00E77497" w:rsidRDefault="00B04007" w:rsidP="00B04007">
      <w:pPr>
        <w:pStyle w:val="Alg4"/>
        <w:numPr>
          <w:ilvl w:val="0"/>
          <w:numId w:val="252"/>
        </w:numPr>
      </w:pPr>
      <w:r w:rsidRPr="00E77497">
        <w:t xml:space="preserve">Let </w:t>
      </w:r>
      <w:r w:rsidRPr="00E77497">
        <w:rPr>
          <w:i/>
        </w:rPr>
        <w:t>t</w:t>
      </w:r>
      <w:r w:rsidRPr="00E77497">
        <w:t xml:space="preserve"> be this time value.</w:t>
      </w:r>
    </w:p>
    <w:p w:rsidR="00B04007" w:rsidRDefault="00B04007" w:rsidP="00B04007">
      <w:pPr>
        <w:pStyle w:val="M4"/>
        <w:numPr>
          <w:ilvl w:val="0"/>
          <w:numId w:val="252"/>
        </w:numPr>
        <w:spacing w:after="0"/>
      </w:pPr>
      <w:r>
        <w:t>ReturnIfAbrupt(</w:t>
      </w:r>
      <w:r w:rsidRPr="00242BA0">
        <w:rPr>
          <w:i/>
        </w:rPr>
        <w:t>t</w:t>
      </w:r>
      <w:r>
        <w:t>).</w:t>
      </w:r>
    </w:p>
    <w:p w:rsidR="00B04007" w:rsidRPr="00E77497" w:rsidRDefault="00B04007" w:rsidP="00B04007">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2"/>
        </w:numPr>
        <w:spacing w:after="220"/>
      </w:pPr>
      <w:r w:rsidRPr="00E77497">
        <w:t>Return YearFromTime(LocalTime(</w:t>
      </w:r>
      <w:r w:rsidRPr="00E77497">
        <w:rPr>
          <w:i/>
        </w:rPr>
        <w:t>t</w:t>
      </w:r>
      <w:r w:rsidRPr="00E77497">
        <w:t>)).</w:t>
      </w:r>
    </w:p>
    <w:p w:rsidR="003E75AF" w:rsidRPr="00E77497" w:rsidRDefault="003E75AF" w:rsidP="003E75AF">
      <w:pPr>
        <w:pStyle w:val="Heading4"/>
      </w:pPr>
      <w:r w:rsidRPr="00E77497">
        <w:t>Date.prototype.getHours ( )</w:t>
      </w:r>
    </w:p>
    <w:p w:rsidR="003E75AF" w:rsidRPr="00E77497" w:rsidRDefault="003E75AF" w:rsidP="003E75AF">
      <w:pPr>
        <w:pStyle w:val="Alg4"/>
        <w:keepNext/>
        <w:numPr>
          <w:ilvl w:val="0"/>
          <w:numId w:val="260"/>
        </w:numPr>
      </w:pPr>
      <w:r w:rsidRPr="00E77497">
        <w:t xml:space="preserve">Let </w:t>
      </w:r>
      <w:r w:rsidRPr="00E77497">
        <w:rPr>
          <w:i/>
        </w:rPr>
        <w:t>t</w:t>
      </w:r>
      <w:r w:rsidRPr="00E77497">
        <w:t xml:space="preserve"> be this time value.</w:t>
      </w:r>
    </w:p>
    <w:p w:rsidR="003E75AF" w:rsidRDefault="003E75AF" w:rsidP="003E75AF">
      <w:pPr>
        <w:pStyle w:val="M4"/>
        <w:numPr>
          <w:ilvl w:val="0"/>
          <w:numId w:val="260"/>
        </w:numPr>
        <w:spacing w:after="0"/>
      </w:pPr>
      <w:r>
        <w:t>ReturnIfAbrupt(</w:t>
      </w:r>
      <w:r w:rsidRPr="00242BA0">
        <w:rPr>
          <w:i/>
        </w:rPr>
        <w:t>t</w:t>
      </w:r>
      <w:r>
        <w:t>).</w:t>
      </w:r>
    </w:p>
    <w:p w:rsidR="003E75AF" w:rsidRPr="00E77497" w:rsidRDefault="003E75AF" w:rsidP="003E75AF">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0"/>
        </w:numPr>
        <w:spacing w:after="220"/>
      </w:pPr>
      <w:r w:rsidRPr="00E77497">
        <w:t>Return HourFromTime(LocalTime(</w:t>
      </w:r>
      <w:r w:rsidRPr="00E77497">
        <w:rPr>
          <w:i/>
        </w:rPr>
        <w:t>t</w:t>
      </w:r>
      <w:r w:rsidRPr="00E77497">
        <w:t>)).</w:t>
      </w:r>
    </w:p>
    <w:p w:rsidR="00B04007" w:rsidRPr="00E77497" w:rsidRDefault="00B04007" w:rsidP="00B04007">
      <w:pPr>
        <w:pStyle w:val="Heading4"/>
      </w:pPr>
      <w:r w:rsidRPr="00E77497">
        <w:lastRenderedPageBreak/>
        <w:t>Date.prototype.getMilliseconds ( )</w:t>
      </w:r>
    </w:p>
    <w:p w:rsidR="00B04007" w:rsidRPr="00E77497" w:rsidRDefault="00B04007" w:rsidP="00B04007">
      <w:pPr>
        <w:pStyle w:val="Alg4"/>
        <w:numPr>
          <w:ilvl w:val="0"/>
          <w:numId w:val="266"/>
        </w:numPr>
      </w:pPr>
      <w:r w:rsidRPr="00E77497">
        <w:t xml:space="preserve">Let </w:t>
      </w:r>
      <w:r w:rsidRPr="00E77497">
        <w:rPr>
          <w:i/>
        </w:rPr>
        <w:t>t</w:t>
      </w:r>
      <w:r w:rsidRPr="00E77497">
        <w:t xml:space="preserve"> be this time value.</w:t>
      </w:r>
    </w:p>
    <w:p w:rsidR="00B04007" w:rsidRDefault="00B04007" w:rsidP="00B04007">
      <w:pPr>
        <w:pStyle w:val="M4"/>
        <w:numPr>
          <w:ilvl w:val="0"/>
          <w:numId w:val="266"/>
        </w:numPr>
        <w:spacing w:after="0"/>
      </w:pPr>
      <w:r>
        <w:t>ReturnIfAbrupt(</w:t>
      </w:r>
      <w:r w:rsidRPr="00242BA0">
        <w:rPr>
          <w:i/>
        </w:rPr>
        <w:t>t</w:t>
      </w:r>
      <w:r>
        <w:t>).</w:t>
      </w:r>
    </w:p>
    <w:p w:rsidR="00B04007" w:rsidRPr="00E77497" w:rsidRDefault="00B04007" w:rsidP="00B04007">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6"/>
        </w:numPr>
        <w:spacing w:after="220"/>
      </w:pPr>
      <w:r w:rsidRPr="00E77497">
        <w:t>Return msFromTime(LocalTime(</w:t>
      </w:r>
      <w:r w:rsidRPr="00E77497">
        <w:rPr>
          <w:i/>
        </w:rPr>
        <w:t>t</w:t>
      </w:r>
      <w:r w:rsidRPr="00E77497">
        <w:t>)).</w:t>
      </w:r>
    </w:p>
    <w:p w:rsidR="003E75AF" w:rsidRPr="00E77497" w:rsidRDefault="003E75AF" w:rsidP="003E75AF">
      <w:pPr>
        <w:pStyle w:val="Heading4"/>
      </w:pPr>
      <w:r w:rsidRPr="00E77497">
        <w:t>Date.prototype.getMinutes ( )</w:t>
      </w:r>
    </w:p>
    <w:p w:rsidR="003E75AF" w:rsidRPr="00E77497" w:rsidRDefault="003E75AF" w:rsidP="003E75AF">
      <w:pPr>
        <w:pStyle w:val="Alg4"/>
        <w:numPr>
          <w:ilvl w:val="0"/>
          <w:numId w:val="262"/>
        </w:numPr>
      </w:pPr>
      <w:r w:rsidRPr="00E77497">
        <w:t xml:space="preserve">Let </w:t>
      </w:r>
      <w:r w:rsidRPr="00E77497">
        <w:rPr>
          <w:i/>
        </w:rPr>
        <w:t>t</w:t>
      </w:r>
      <w:r w:rsidRPr="00E77497">
        <w:t xml:space="preserve"> be this time value.</w:t>
      </w:r>
    </w:p>
    <w:p w:rsidR="003E75AF" w:rsidRDefault="003E75AF" w:rsidP="003E75AF">
      <w:pPr>
        <w:pStyle w:val="M4"/>
        <w:numPr>
          <w:ilvl w:val="0"/>
          <w:numId w:val="262"/>
        </w:numPr>
        <w:spacing w:after="0"/>
      </w:pPr>
      <w:r>
        <w:t>ReturnIfAbrupt(</w:t>
      </w:r>
      <w:r w:rsidRPr="00242BA0">
        <w:rPr>
          <w:i/>
        </w:rPr>
        <w:t>t</w:t>
      </w:r>
      <w:r>
        <w:t>).</w:t>
      </w:r>
    </w:p>
    <w:p w:rsidR="003E75AF" w:rsidRPr="00E77497" w:rsidRDefault="003E75AF" w:rsidP="003E75AF">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2"/>
        </w:numPr>
        <w:spacing w:after="220"/>
      </w:pPr>
      <w:r w:rsidRPr="00E77497">
        <w:t>Return MinFromTime(LocalTime(</w:t>
      </w:r>
      <w:r w:rsidRPr="00E77497">
        <w:rPr>
          <w:i/>
        </w:rPr>
        <w:t>t</w:t>
      </w:r>
      <w:r w:rsidRPr="00E77497">
        <w:t>)).</w:t>
      </w:r>
    </w:p>
    <w:p w:rsidR="00B04007" w:rsidRPr="00E77497" w:rsidRDefault="00B04007" w:rsidP="00B04007">
      <w:pPr>
        <w:pStyle w:val="Heading4"/>
      </w:pPr>
      <w:r w:rsidRPr="00E77497">
        <w:t>Date.prototype.getMonth ( )</w:t>
      </w:r>
    </w:p>
    <w:p w:rsidR="00B04007" w:rsidRPr="00E77497" w:rsidRDefault="00B04007" w:rsidP="00B04007">
      <w:pPr>
        <w:pStyle w:val="Alg4"/>
        <w:numPr>
          <w:ilvl w:val="0"/>
          <w:numId w:val="254"/>
        </w:numPr>
      </w:pPr>
      <w:r w:rsidRPr="00E77497">
        <w:t xml:space="preserve">Let </w:t>
      </w:r>
      <w:r w:rsidRPr="00E77497">
        <w:rPr>
          <w:i/>
        </w:rPr>
        <w:t>t</w:t>
      </w:r>
      <w:r w:rsidRPr="00E77497">
        <w:t xml:space="preserve"> be this time value.</w:t>
      </w:r>
    </w:p>
    <w:p w:rsidR="00B04007" w:rsidRDefault="00B04007" w:rsidP="00B04007">
      <w:pPr>
        <w:pStyle w:val="M4"/>
        <w:numPr>
          <w:ilvl w:val="0"/>
          <w:numId w:val="254"/>
        </w:numPr>
        <w:spacing w:after="0"/>
      </w:pPr>
      <w:r>
        <w:t>ReturnIfAbrupt(</w:t>
      </w:r>
      <w:r w:rsidRPr="00242BA0">
        <w:rPr>
          <w:i/>
        </w:rPr>
        <w:t>t</w:t>
      </w:r>
      <w:r>
        <w:t>).</w:t>
      </w:r>
    </w:p>
    <w:p w:rsidR="00B04007" w:rsidRPr="00E77497" w:rsidRDefault="00B04007" w:rsidP="00B04007">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4"/>
        </w:numPr>
        <w:spacing w:after="220"/>
      </w:pPr>
      <w:r w:rsidRPr="00E77497">
        <w:t>Return MonthFromTime(LocalTime(</w:t>
      </w:r>
      <w:r w:rsidRPr="00E77497">
        <w:rPr>
          <w:i/>
        </w:rPr>
        <w:t>t</w:t>
      </w:r>
      <w:r w:rsidRPr="00E77497">
        <w:t>)).</w:t>
      </w:r>
    </w:p>
    <w:p w:rsidR="003E75AF" w:rsidRPr="00E77497" w:rsidRDefault="003E75AF" w:rsidP="003E75AF">
      <w:pPr>
        <w:pStyle w:val="Heading4"/>
      </w:pPr>
      <w:r w:rsidRPr="00E77497">
        <w:t>Date.prototype.getSeconds ( )</w:t>
      </w:r>
    </w:p>
    <w:p w:rsidR="003E75AF" w:rsidRPr="00E77497" w:rsidRDefault="003E75AF" w:rsidP="003E75AF">
      <w:pPr>
        <w:pStyle w:val="Alg4"/>
        <w:numPr>
          <w:ilvl w:val="0"/>
          <w:numId w:val="264"/>
        </w:numPr>
      </w:pPr>
      <w:r w:rsidRPr="00E77497">
        <w:t xml:space="preserve">Let </w:t>
      </w:r>
      <w:r w:rsidRPr="00E77497">
        <w:rPr>
          <w:i/>
        </w:rPr>
        <w:t>t</w:t>
      </w:r>
      <w:r w:rsidRPr="00E77497">
        <w:t xml:space="preserve"> be this time value.</w:t>
      </w:r>
    </w:p>
    <w:p w:rsidR="003E75AF" w:rsidRDefault="003E75AF" w:rsidP="003E75AF">
      <w:pPr>
        <w:pStyle w:val="M4"/>
        <w:numPr>
          <w:ilvl w:val="0"/>
          <w:numId w:val="264"/>
        </w:numPr>
        <w:spacing w:after="0"/>
      </w:pPr>
      <w:r>
        <w:t>ReturnIfAbrupt(</w:t>
      </w:r>
      <w:r w:rsidRPr="00242BA0">
        <w:rPr>
          <w:i/>
        </w:rPr>
        <w:t>t</w:t>
      </w:r>
      <w:r>
        <w:t>).</w:t>
      </w:r>
    </w:p>
    <w:p w:rsidR="003E75AF" w:rsidRPr="00E77497" w:rsidRDefault="003E75AF" w:rsidP="003E75AF">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4"/>
        </w:numPr>
        <w:spacing w:after="220"/>
      </w:pPr>
      <w:r w:rsidRPr="00E77497">
        <w:t>Return SecFromTime(LocalTime(</w:t>
      </w:r>
      <w:r w:rsidRPr="00E77497">
        <w:rPr>
          <w:i/>
        </w:rPr>
        <w:t>t</w:t>
      </w:r>
      <w:r w:rsidRPr="00E77497">
        <w:t>)).</w:t>
      </w:r>
    </w:p>
    <w:p w:rsidR="00B04007" w:rsidRPr="00E77497" w:rsidRDefault="00B04007" w:rsidP="00B04007">
      <w:pPr>
        <w:pStyle w:val="Heading4"/>
      </w:pPr>
      <w:r w:rsidRPr="00E77497">
        <w:t>Date.prototype.getTime ( )</w:t>
      </w:r>
    </w:p>
    <w:p w:rsidR="00B04007" w:rsidRPr="00E77497" w:rsidRDefault="00B04007" w:rsidP="00B04007">
      <w:pPr>
        <w:pStyle w:val="Alg4"/>
        <w:numPr>
          <w:ilvl w:val="0"/>
          <w:numId w:val="251"/>
        </w:numPr>
        <w:spacing w:after="220"/>
      </w:pPr>
      <w:r w:rsidRPr="00E77497">
        <w:t>Return this time value.</w:t>
      </w:r>
    </w:p>
    <w:p w:rsidR="00B04007" w:rsidRPr="00E77497" w:rsidRDefault="00B04007" w:rsidP="00B04007">
      <w:pPr>
        <w:pStyle w:val="Heading4"/>
      </w:pPr>
      <w:r w:rsidRPr="00E77497">
        <w:t>Date.prototype.getTimezoneOffset ( )</w:t>
      </w:r>
    </w:p>
    <w:p w:rsidR="00B04007" w:rsidRPr="00E77497" w:rsidRDefault="00B04007" w:rsidP="00B04007">
      <w:r w:rsidRPr="00E77497">
        <w:t>Returns the difference between local time and UTC time in minutes.</w:t>
      </w:r>
    </w:p>
    <w:p w:rsidR="00B04007" w:rsidRPr="00E77497" w:rsidRDefault="00B04007" w:rsidP="00B04007">
      <w:pPr>
        <w:pStyle w:val="Alg4"/>
        <w:numPr>
          <w:ilvl w:val="0"/>
          <w:numId w:val="268"/>
        </w:numPr>
      </w:pPr>
      <w:r w:rsidRPr="00E77497">
        <w:t xml:space="preserve">Let </w:t>
      </w:r>
      <w:r w:rsidRPr="00E77497">
        <w:rPr>
          <w:i/>
        </w:rPr>
        <w:t>t</w:t>
      </w:r>
      <w:r w:rsidRPr="00E77497">
        <w:t xml:space="preserve"> be this time value.</w:t>
      </w:r>
    </w:p>
    <w:p w:rsidR="00B04007" w:rsidRDefault="00B04007" w:rsidP="00B04007">
      <w:pPr>
        <w:pStyle w:val="M4"/>
        <w:numPr>
          <w:ilvl w:val="0"/>
          <w:numId w:val="268"/>
        </w:numPr>
        <w:spacing w:after="0"/>
      </w:pPr>
      <w:r>
        <w:t>ReturnIfAbrupt(</w:t>
      </w:r>
      <w:r w:rsidRPr="00242BA0">
        <w:rPr>
          <w:i/>
        </w:rPr>
        <w:t>t</w:t>
      </w:r>
      <w:r>
        <w:t>).</w:t>
      </w:r>
    </w:p>
    <w:p w:rsidR="00B04007" w:rsidRPr="00E77497" w:rsidRDefault="00B04007" w:rsidP="00B04007">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6B6D0A" w:rsidRDefault="00B04007" w:rsidP="00B04007">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p>
    <w:p w:rsidR="00B04007" w:rsidRPr="00E77497" w:rsidRDefault="00B04007" w:rsidP="00B04007">
      <w:pPr>
        <w:pStyle w:val="Heading4"/>
      </w:pPr>
      <w:r w:rsidRPr="00E77497">
        <w:t>Date.prototype.getUTCDate ( )</w:t>
      </w:r>
    </w:p>
    <w:p w:rsidR="00B04007" w:rsidRPr="00E77497" w:rsidRDefault="00B04007" w:rsidP="00B04007">
      <w:pPr>
        <w:pStyle w:val="Alg4"/>
        <w:numPr>
          <w:ilvl w:val="0"/>
          <w:numId w:val="257"/>
        </w:numPr>
      </w:pPr>
      <w:r w:rsidRPr="00E77497">
        <w:t xml:space="preserve">Let </w:t>
      </w:r>
      <w:r w:rsidRPr="00E77497">
        <w:rPr>
          <w:i/>
        </w:rPr>
        <w:t>t</w:t>
      </w:r>
      <w:r w:rsidRPr="00E77497">
        <w:t xml:space="preserve"> be this time value.</w:t>
      </w:r>
    </w:p>
    <w:p w:rsidR="00B04007" w:rsidRDefault="00B04007" w:rsidP="00B04007">
      <w:pPr>
        <w:pStyle w:val="M4"/>
        <w:numPr>
          <w:ilvl w:val="0"/>
          <w:numId w:val="257"/>
        </w:numPr>
        <w:spacing w:after="0"/>
      </w:pPr>
      <w:r>
        <w:t>ReturnIfAbrupt(</w:t>
      </w:r>
      <w:r w:rsidRPr="00242BA0">
        <w:rPr>
          <w:i/>
        </w:rPr>
        <w:t>t</w:t>
      </w:r>
      <w:r>
        <w:t>).</w:t>
      </w:r>
    </w:p>
    <w:p w:rsidR="00B04007" w:rsidRPr="00E77497" w:rsidRDefault="00B04007" w:rsidP="00B04007">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7"/>
        </w:numPr>
        <w:spacing w:after="220"/>
      </w:pPr>
      <w:r w:rsidRPr="00E77497">
        <w:t>Return DateFromTime(</w:t>
      </w:r>
      <w:r w:rsidRPr="00E77497">
        <w:rPr>
          <w:i/>
        </w:rPr>
        <w:t>t</w:t>
      </w:r>
      <w:r w:rsidRPr="00E77497">
        <w:t>).</w:t>
      </w:r>
    </w:p>
    <w:p w:rsidR="00B04228" w:rsidRPr="00E77497" w:rsidRDefault="00B04228" w:rsidP="00B04228">
      <w:pPr>
        <w:pStyle w:val="Heading4"/>
      </w:pPr>
      <w:r w:rsidRPr="00E77497">
        <w:t>Date.prototype.getUTCDay ( )</w:t>
      </w:r>
    </w:p>
    <w:p w:rsidR="00B04228" w:rsidRPr="00E77497" w:rsidRDefault="00B04228" w:rsidP="00B04228">
      <w:pPr>
        <w:pStyle w:val="Alg4"/>
        <w:numPr>
          <w:ilvl w:val="0"/>
          <w:numId w:val="259"/>
        </w:numPr>
      </w:pPr>
      <w:r w:rsidRPr="00E77497">
        <w:t xml:space="preserve">Let </w:t>
      </w:r>
      <w:r w:rsidRPr="00E77497">
        <w:rPr>
          <w:i/>
        </w:rPr>
        <w:t>t</w:t>
      </w:r>
      <w:r w:rsidRPr="00E77497">
        <w:t xml:space="preserve"> be this time value.</w:t>
      </w:r>
    </w:p>
    <w:p w:rsidR="00B04228" w:rsidRDefault="00B04228" w:rsidP="00B04228">
      <w:pPr>
        <w:pStyle w:val="M4"/>
        <w:numPr>
          <w:ilvl w:val="0"/>
          <w:numId w:val="259"/>
        </w:numPr>
        <w:spacing w:after="0"/>
      </w:pPr>
      <w:r>
        <w:t>ReturnIfAbrupt(</w:t>
      </w:r>
      <w:r w:rsidRPr="00242BA0">
        <w:rPr>
          <w:i/>
        </w:rPr>
        <w:t>t</w:t>
      </w:r>
      <w:r>
        <w:t>).</w:t>
      </w:r>
    </w:p>
    <w:p w:rsidR="00B04228" w:rsidRPr="00E77497" w:rsidRDefault="00B04228" w:rsidP="00B04228">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228" w:rsidRPr="00E77497" w:rsidRDefault="00B04228" w:rsidP="00B04228">
      <w:pPr>
        <w:pStyle w:val="Alg4"/>
        <w:numPr>
          <w:ilvl w:val="0"/>
          <w:numId w:val="259"/>
        </w:numPr>
        <w:spacing w:after="220"/>
      </w:pPr>
      <w:r w:rsidRPr="00E77497">
        <w:t>Return WeekDay(</w:t>
      </w:r>
      <w:r w:rsidRPr="00E77497">
        <w:rPr>
          <w:i/>
        </w:rPr>
        <w:t>t</w:t>
      </w:r>
      <w:r w:rsidRPr="00E77497">
        <w:t>).</w:t>
      </w:r>
    </w:p>
    <w:p w:rsidR="00B04007" w:rsidRPr="00E77497" w:rsidRDefault="00B04007" w:rsidP="00B04007">
      <w:pPr>
        <w:pStyle w:val="Heading4"/>
      </w:pPr>
      <w:r w:rsidRPr="00E77497">
        <w:t>Date.prototype.getUTCFullYear ( )</w:t>
      </w:r>
    </w:p>
    <w:p w:rsidR="00B04007" w:rsidRPr="00E77497" w:rsidRDefault="00B04007" w:rsidP="00B04007">
      <w:pPr>
        <w:pStyle w:val="Alg4"/>
        <w:keepNext/>
        <w:numPr>
          <w:ilvl w:val="0"/>
          <w:numId w:val="253"/>
        </w:numPr>
      </w:pPr>
      <w:r w:rsidRPr="00E77497">
        <w:t xml:space="preserve">Let </w:t>
      </w:r>
      <w:r w:rsidRPr="00E77497">
        <w:rPr>
          <w:i/>
        </w:rPr>
        <w:t>t</w:t>
      </w:r>
      <w:r w:rsidRPr="00E77497">
        <w:t xml:space="preserve"> be this time value.</w:t>
      </w:r>
    </w:p>
    <w:p w:rsidR="00B04007" w:rsidRDefault="00B04007" w:rsidP="00B04007">
      <w:pPr>
        <w:pStyle w:val="M4"/>
        <w:numPr>
          <w:ilvl w:val="0"/>
          <w:numId w:val="253"/>
        </w:numPr>
        <w:spacing w:after="0"/>
      </w:pPr>
      <w:r>
        <w:t>ReturnIfAbrupt(</w:t>
      </w:r>
      <w:r w:rsidRPr="00242BA0">
        <w:rPr>
          <w:i/>
        </w:rPr>
        <w:t>t</w:t>
      </w:r>
      <w:r>
        <w:t>).</w:t>
      </w:r>
    </w:p>
    <w:p w:rsidR="00B04007" w:rsidRPr="00E77497" w:rsidRDefault="00B04007" w:rsidP="00B04007">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3"/>
        </w:numPr>
        <w:spacing w:after="220"/>
      </w:pPr>
      <w:r w:rsidRPr="00E77497">
        <w:lastRenderedPageBreak/>
        <w:t>Return YearFromTime(</w:t>
      </w:r>
      <w:r w:rsidRPr="00E77497">
        <w:rPr>
          <w:i/>
        </w:rPr>
        <w:t>t</w:t>
      </w:r>
      <w:r w:rsidRPr="00E77497">
        <w:t>).</w:t>
      </w:r>
    </w:p>
    <w:p w:rsidR="00B04007" w:rsidRPr="00E77497" w:rsidRDefault="00B04007" w:rsidP="00B04007">
      <w:pPr>
        <w:pStyle w:val="Heading4"/>
      </w:pPr>
      <w:r w:rsidRPr="00E77497">
        <w:t>Date.prototype.getUTCHours ( )</w:t>
      </w:r>
    </w:p>
    <w:p w:rsidR="00B04007" w:rsidRPr="00E77497" w:rsidRDefault="00B04007" w:rsidP="00B04007">
      <w:pPr>
        <w:pStyle w:val="Alg4"/>
        <w:numPr>
          <w:ilvl w:val="0"/>
          <w:numId w:val="261"/>
        </w:numPr>
      </w:pPr>
      <w:r w:rsidRPr="00E77497">
        <w:t xml:space="preserve">Let </w:t>
      </w:r>
      <w:r w:rsidRPr="00E77497">
        <w:rPr>
          <w:i/>
        </w:rPr>
        <w:t>t</w:t>
      </w:r>
      <w:r w:rsidRPr="00E77497">
        <w:t xml:space="preserve"> be this time value.</w:t>
      </w:r>
    </w:p>
    <w:p w:rsidR="00B04007" w:rsidRDefault="00B04007" w:rsidP="00B04007">
      <w:pPr>
        <w:pStyle w:val="M4"/>
        <w:numPr>
          <w:ilvl w:val="0"/>
          <w:numId w:val="261"/>
        </w:numPr>
        <w:spacing w:after="0"/>
      </w:pPr>
      <w:r>
        <w:t>ReturnIfAbrupt(</w:t>
      </w:r>
      <w:r w:rsidRPr="00242BA0">
        <w:rPr>
          <w:i/>
        </w:rPr>
        <w:t>t</w:t>
      </w:r>
      <w:r>
        <w:t>).</w:t>
      </w:r>
    </w:p>
    <w:p w:rsidR="00B04007" w:rsidRPr="00E77497" w:rsidRDefault="00B04007" w:rsidP="00B04007">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1"/>
        </w:numPr>
        <w:spacing w:after="220"/>
      </w:pPr>
      <w:r w:rsidRPr="00E77497">
        <w:t>Return HourFromTime(</w:t>
      </w:r>
      <w:r w:rsidRPr="00E77497">
        <w:rPr>
          <w:i/>
        </w:rPr>
        <w:t>t</w:t>
      </w:r>
      <w:r w:rsidRPr="00E77497">
        <w:t>).</w:t>
      </w:r>
    </w:p>
    <w:p w:rsidR="003E75AF" w:rsidRPr="00E77497" w:rsidRDefault="003E75AF" w:rsidP="003E75AF">
      <w:pPr>
        <w:pStyle w:val="Heading4"/>
      </w:pPr>
      <w:r w:rsidRPr="00E77497">
        <w:t>Date.prototype.getUTCMilliseconds ( )</w:t>
      </w:r>
    </w:p>
    <w:p w:rsidR="003E75AF" w:rsidRPr="00E77497" w:rsidRDefault="003E75AF" w:rsidP="003E75AF">
      <w:pPr>
        <w:pStyle w:val="Alg4"/>
        <w:numPr>
          <w:ilvl w:val="0"/>
          <w:numId w:val="267"/>
        </w:numPr>
      </w:pPr>
      <w:r w:rsidRPr="00E77497">
        <w:t xml:space="preserve">Let </w:t>
      </w:r>
      <w:r w:rsidRPr="00E77497">
        <w:rPr>
          <w:i/>
        </w:rPr>
        <w:t>t</w:t>
      </w:r>
      <w:r w:rsidRPr="00E77497">
        <w:t xml:space="preserve"> be this time value.</w:t>
      </w:r>
    </w:p>
    <w:p w:rsidR="003E75AF" w:rsidRDefault="003E75AF" w:rsidP="003E75AF">
      <w:pPr>
        <w:pStyle w:val="M4"/>
        <w:numPr>
          <w:ilvl w:val="0"/>
          <w:numId w:val="267"/>
        </w:numPr>
        <w:spacing w:after="0"/>
      </w:pPr>
      <w:r>
        <w:t>ReturnIfAbrupt(</w:t>
      </w:r>
      <w:r w:rsidRPr="00242BA0">
        <w:rPr>
          <w:i/>
        </w:rPr>
        <w:t>t</w:t>
      </w:r>
      <w:r>
        <w:t>).</w:t>
      </w:r>
    </w:p>
    <w:p w:rsidR="003E75AF" w:rsidRPr="00E77497" w:rsidRDefault="003E75AF" w:rsidP="003E75AF">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7"/>
        </w:numPr>
        <w:spacing w:after="220"/>
      </w:pPr>
      <w:r w:rsidRPr="00E77497">
        <w:t>Return msFromTime(</w:t>
      </w:r>
      <w:r w:rsidRPr="00E77497">
        <w:rPr>
          <w:i/>
        </w:rPr>
        <w:t>t</w:t>
      </w:r>
      <w:r w:rsidRPr="00E77497">
        <w:t>).</w:t>
      </w:r>
    </w:p>
    <w:p w:rsidR="00B04007" w:rsidRPr="00E77497" w:rsidRDefault="00B04007" w:rsidP="00B04007">
      <w:pPr>
        <w:pStyle w:val="Heading4"/>
      </w:pPr>
      <w:r w:rsidRPr="00E77497">
        <w:t>Date.prototype.getUTCMinutes ( )</w:t>
      </w:r>
    </w:p>
    <w:p w:rsidR="00B04007" w:rsidRPr="00E77497" w:rsidRDefault="00B04007" w:rsidP="00B04007">
      <w:pPr>
        <w:pStyle w:val="Alg4"/>
        <w:numPr>
          <w:ilvl w:val="0"/>
          <w:numId w:val="263"/>
        </w:numPr>
      </w:pPr>
      <w:r w:rsidRPr="00E77497">
        <w:t xml:space="preserve">Let </w:t>
      </w:r>
      <w:r w:rsidRPr="00E77497">
        <w:rPr>
          <w:i/>
        </w:rPr>
        <w:t>t</w:t>
      </w:r>
      <w:r w:rsidRPr="00E77497">
        <w:t xml:space="preserve"> be this time value.</w:t>
      </w:r>
    </w:p>
    <w:p w:rsidR="00B04007" w:rsidRDefault="00B04007" w:rsidP="00B04007">
      <w:pPr>
        <w:pStyle w:val="M4"/>
        <w:numPr>
          <w:ilvl w:val="0"/>
          <w:numId w:val="263"/>
        </w:numPr>
        <w:spacing w:after="0"/>
      </w:pPr>
      <w:r>
        <w:t>ReturnIfAbrupt(</w:t>
      </w:r>
      <w:r w:rsidRPr="00242BA0">
        <w:rPr>
          <w:i/>
        </w:rPr>
        <w:t>t</w:t>
      </w:r>
      <w:r>
        <w:t>).</w:t>
      </w:r>
    </w:p>
    <w:p w:rsidR="00B04007" w:rsidRPr="00E77497" w:rsidRDefault="00B04007" w:rsidP="00B04007">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3"/>
        </w:numPr>
        <w:spacing w:after="220"/>
      </w:pPr>
      <w:r w:rsidRPr="00E77497">
        <w:t>Return MinFromTime(</w:t>
      </w:r>
      <w:r w:rsidRPr="00E77497">
        <w:rPr>
          <w:i/>
        </w:rPr>
        <w:t>t</w:t>
      </w:r>
      <w:r w:rsidRPr="00E77497">
        <w:t>).</w:t>
      </w:r>
    </w:p>
    <w:p w:rsidR="00B04007" w:rsidRPr="00E77497" w:rsidRDefault="00B04007" w:rsidP="00B04007">
      <w:pPr>
        <w:pStyle w:val="Heading4"/>
      </w:pPr>
      <w:r w:rsidRPr="00E77497">
        <w:t>Date.prototype.getUTCMonth ( )</w:t>
      </w:r>
    </w:p>
    <w:p w:rsidR="00B04007" w:rsidRPr="00E77497" w:rsidRDefault="00B04007" w:rsidP="00B04007">
      <w:pPr>
        <w:pStyle w:val="Alg4"/>
        <w:numPr>
          <w:ilvl w:val="0"/>
          <w:numId w:val="255"/>
        </w:numPr>
      </w:pPr>
      <w:r w:rsidRPr="00E77497">
        <w:t xml:space="preserve">Let </w:t>
      </w:r>
      <w:r w:rsidRPr="00E77497">
        <w:rPr>
          <w:i/>
        </w:rPr>
        <w:t>t</w:t>
      </w:r>
      <w:r w:rsidRPr="00E77497">
        <w:t xml:space="preserve"> be this time value.</w:t>
      </w:r>
    </w:p>
    <w:p w:rsidR="00B04007" w:rsidRDefault="00B04007" w:rsidP="00B04007">
      <w:pPr>
        <w:pStyle w:val="M4"/>
        <w:numPr>
          <w:ilvl w:val="0"/>
          <w:numId w:val="255"/>
        </w:numPr>
        <w:spacing w:after="0"/>
      </w:pPr>
      <w:r>
        <w:t>ReturnIfAbrupt(</w:t>
      </w:r>
      <w:r w:rsidRPr="00242BA0">
        <w:rPr>
          <w:i/>
        </w:rPr>
        <w:t>t</w:t>
      </w:r>
      <w:r>
        <w:t>).</w:t>
      </w:r>
    </w:p>
    <w:p w:rsidR="00B04007" w:rsidRPr="00E77497" w:rsidRDefault="00B04007" w:rsidP="00B04007">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5"/>
        </w:numPr>
        <w:spacing w:after="220"/>
      </w:pPr>
      <w:r w:rsidRPr="00E77497">
        <w:t>Return MonthFromTime(</w:t>
      </w:r>
      <w:r w:rsidRPr="00E77497">
        <w:rPr>
          <w:i/>
        </w:rPr>
        <w:t>t</w:t>
      </w:r>
      <w:r w:rsidRPr="00E77497">
        <w:t>).</w:t>
      </w:r>
    </w:p>
    <w:p w:rsidR="00B04007" w:rsidRPr="00E77497" w:rsidRDefault="00B04007" w:rsidP="00B04007">
      <w:pPr>
        <w:pStyle w:val="Heading4"/>
      </w:pPr>
      <w:r w:rsidRPr="00E77497">
        <w:t>Date.prototype.getUTCSeconds ( )</w:t>
      </w:r>
    </w:p>
    <w:p w:rsidR="00B04007" w:rsidRPr="00E77497" w:rsidRDefault="00B04007" w:rsidP="00B04007">
      <w:pPr>
        <w:pStyle w:val="Alg4"/>
        <w:numPr>
          <w:ilvl w:val="0"/>
          <w:numId w:val="265"/>
        </w:numPr>
      </w:pPr>
      <w:r w:rsidRPr="00E77497">
        <w:t xml:space="preserve">Let </w:t>
      </w:r>
      <w:r w:rsidRPr="00E77497">
        <w:rPr>
          <w:i/>
        </w:rPr>
        <w:t>t</w:t>
      </w:r>
      <w:r w:rsidRPr="00E77497">
        <w:t xml:space="preserve"> be this time value.</w:t>
      </w:r>
    </w:p>
    <w:p w:rsidR="00B04007" w:rsidRDefault="00B04007" w:rsidP="00B04007">
      <w:pPr>
        <w:pStyle w:val="M4"/>
        <w:numPr>
          <w:ilvl w:val="0"/>
          <w:numId w:val="265"/>
        </w:numPr>
        <w:spacing w:after="0"/>
      </w:pPr>
      <w:r>
        <w:t>ReturnIfAbrupt(</w:t>
      </w:r>
      <w:r w:rsidRPr="00242BA0">
        <w:rPr>
          <w:i/>
        </w:rPr>
        <w:t>t</w:t>
      </w:r>
      <w:r>
        <w:t>).</w:t>
      </w:r>
    </w:p>
    <w:p w:rsidR="00B04007" w:rsidRPr="00E77497" w:rsidRDefault="00B04007" w:rsidP="00B04007">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5"/>
        </w:numPr>
        <w:spacing w:after="220"/>
      </w:pPr>
      <w:r w:rsidRPr="00E77497">
        <w:t>Return SecFromTime(</w:t>
      </w:r>
      <w:r w:rsidRPr="00E77497">
        <w:rPr>
          <w:i/>
        </w:rPr>
        <w:t>t</w:t>
      </w:r>
      <w:r w:rsidRPr="00E77497">
        <w:t>).</w:t>
      </w:r>
    </w:p>
    <w:p w:rsidR="00B04007" w:rsidRPr="00E77497" w:rsidRDefault="00B04007" w:rsidP="00B04007">
      <w:pPr>
        <w:pStyle w:val="Heading4"/>
      </w:pPr>
      <w:r w:rsidRPr="00E77497">
        <w:t>Date.prototype.setDate (date)</w:t>
      </w:r>
    </w:p>
    <w:p w:rsidR="00B04007" w:rsidRPr="00E77497" w:rsidRDefault="00B04007" w:rsidP="00B04007">
      <w:pPr>
        <w:pStyle w:val="Alg4"/>
        <w:numPr>
          <w:ilvl w:val="0"/>
          <w:numId w:val="278"/>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78"/>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8"/>
        </w:numPr>
        <w:spacing w:after="220"/>
      </w:pPr>
      <w:r w:rsidRPr="00E77497">
        <w:t xml:space="preserve">Return </w:t>
      </w:r>
      <w:r w:rsidRPr="00E77497">
        <w:rPr>
          <w:i/>
        </w:rPr>
        <w:t>u</w:t>
      </w:r>
      <w:r w:rsidRPr="00E77497">
        <w:t>.</w:t>
      </w:r>
    </w:p>
    <w:p w:rsidR="00B04007" w:rsidRPr="00E77497" w:rsidRDefault="00B04007" w:rsidP="00B04007">
      <w:pPr>
        <w:pStyle w:val="Heading4"/>
      </w:pPr>
      <w:r w:rsidRPr="00E77497">
        <w:t>Date.prototype.setFullYear (year [, month [, date ] ] )</w:t>
      </w:r>
    </w:p>
    <w:p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B04007" w:rsidRPr="00E77497" w:rsidRDefault="00B04007" w:rsidP="00B04007">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B04007" w:rsidRPr="00E77497" w:rsidRDefault="00B04007" w:rsidP="00B04007">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rsidR="00B04007" w:rsidRPr="00E77497" w:rsidRDefault="00B04007" w:rsidP="00B04007">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82"/>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82"/>
        </w:numPr>
        <w:spacing w:after="220"/>
      </w:pPr>
      <w:r w:rsidRPr="00E77497">
        <w:t xml:space="preserve">Return </w:t>
      </w:r>
      <w:r w:rsidRPr="00E77497">
        <w:rPr>
          <w:i/>
        </w:rPr>
        <w:t>u</w:t>
      </w:r>
      <w:r w:rsidRPr="00E77497">
        <w:t>.</w:t>
      </w:r>
    </w:p>
    <w:p w:rsidR="00B04007" w:rsidRPr="00E77497" w:rsidRDefault="00B04007" w:rsidP="00B04007">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rsidR="00B04007" w:rsidRPr="00E77497" w:rsidRDefault="00B04007" w:rsidP="00B04007">
      <w:pPr>
        <w:pStyle w:val="Heading4"/>
      </w:pPr>
      <w:r w:rsidRPr="00E77497">
        <w:t>Date.prototype.setHours (hour [, min [, sec [, ms ] ] ] )</w:t>
      </w:r>
    </w:p>
    <w:p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6"/>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rsidR="00B04007" w:rsidRPr="00E77497" w:rsidRDefault="00B04007" w:rsidP="00B04007">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6"/>
        </w:numPr>
      </w:pPr>
      <w:r w:rsidRPr="00E77497">
        <w:t>Set the [[</w:t>
      </w:r>
      <w:r>
        <w:t>DateValue</w:t>
      </w:r>
      <w:r w:rsidRPr="00E77497">
        <w:t xml:space="preserve">]] internal </w:t>
      </w:r>
      <w:r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6"/>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rsidR="00B04007" w:rsidRPr="00E77497" w:rsidRDefault="00B04007" w:rsidP="00B04007">
      <w:pPr>
        <w:pStyle w:val="Heading4"/>
      </w:pPr>
      <w:r w:rsidRPr="00E77497">
        <w:t>Date.prototype.setMilliseconds (ms)</w:t>
      </w:r>
    </w:p>
    <w:p w:rsidR="00B04007" w:rsidRPr="00E77497" w:rsidRDefault="00B04007" w:rsidP="00B04007">
      <w:pPr>
        <w:pStyle w:val="Alg4"/>
        <w:numPr>
          <w:ilvl w:val="0"/>
          <w:numId w:val="270"/>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B04007" w:rsidRPr="00E77497" w:rsidRDefault="00B04007" w:rsidP="00B04007">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rsidR="00B04007" w:rsidRPr="00E77497" w:rsidRDefault="00B04007" w:rsidP="00B04007">
      <w:pPr>
        <w:pStyle w:val="Alg4"/>
        <w:numPr>
          <w:ilvl w:val="0"/>
          <w:numId w:val="270"/>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rsidR="00B04007" w:rsidRPr="00E77497" w:rsidRDefault="00B04007" w:rsidP="00B04007">
      <w:pPr>
        <w:pStyle w:val="Alg4"/>
        <w:numPr>
          <w:ilvl w:val="0"/>
          <w:numId w:val="270"/>
        </w:numPr>
        <w:spacing w:after="220"/>
      </w:pPr>
      <w:r w:rsidRPr="00E77497">
        <w:t xml:space="preserve">Return </w:t>
      </w:r>
      <w:r w:rsidRPr="00E77497">
        <w:rPr>
          <w:i/>
        </w:rPr>
        <w:t>u</w:t>
      </w:r>
      <w:r w:rsidRPr="00E77497">
        <w:t>.</w:t>
      </w:r>
    </w:p>
    <w:p w:rsidR="00B04007" w:rsidRPr="00C7794D" w:rsidRDefault="00B04007" w:rsidP="00B04007">
      <w:pPr>
        <w:pStyle w:val="Heading4"/>
      </w:pPr>
      <w:r w:rsidRPr="00C7794D">
        <w:t>Date.prototype.setMinutes (min [, sec [, ms ] ] )</w:t>
      </w:r>
    </w:p>
    <w:p w:rsidR="00B04007" w:rsidRPr="00A67AF2" w:rsidRDefault="00B04007" w:rsidP="00B04007">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rsidR="00B04007" w:rsidRPr="00E77497" w:rsidRDefault="00B04007" w:rsidP="00B04007">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4"/>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4"/>
        </w:numPr>
      </w:pPr>
      <w:r w:rsidRPr="00E77497">
        <w:t>Set the [[</w:t>
      </w:r>
      <w:r>
        <w:t>DateValue</w:t>
      </w:r>
      <w:r w:rsidRPr="00E77497">
        <w:t>]] internal</w:t>
      </w:r>
      <w:r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4"/>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rsidR="00B04007" w:rsidRPr="00E77497" w:rsidRDefault="00B04007" w:rsidP="00B04007">
      <w:pPr>
        <w:pStyle w:val="Heading4"/>
      </w:pPr>
      <w:r w:rsidRPr="00E77497">
        <w:t>Date.prototype.setMonth (month [, date ] )</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B04007" w:rsidRPr="00E77497" w:rsidRDefault="00B04007" w:rsidP="00B04007">
      <w:pPr>
        <w:pStyle w:val="Alg4"/>
        <w:numPr>
          <w:ilvl w:val="0"/>
          <w:numId w:val="280"/>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80"/>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80"/>
        </w:numPr>
        <w:spacing w:after="220"/>
      </w:pPr>
      <w:r w:rsidRPr="00E77497">
        <w:t xml:space="preserve">Return </w:t>
      </w:r>
      <w:r w:rsidRPr="00E77497">
        <w:rPr>
          <w:i/>
        </w:rPr>
        <w:t>u</w:t>
      </w:r>
      <w:r w:rsidRPr="00E77497">
        <w:t>.</w:t>
      </w:r>
    </w:p>
    <w:p w:rsidR="00B04007" w:rsidRPr="00E77497" w:rsidRDefault="00B04007" w:rsidP="00B04007">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rsidR="00B04007" w:rsidRPr="00E77497" w:rsidRDefault="00B04007" w:rsidP="00B04007">
      <w:pPr>
        <w:pStyle w:val="Heading4"/>
      </w:pPr>
      <w:r w:rsidRPr="00E77497">
        <w:t>Date.prototype.setSeconds (sec [, ms ] )</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2"/>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2"/>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rsidR="00B04007" w:rsidRPr="00E77497" w:rsidRDefault="00B04007" w:rsidP="00B04007">
      <w:pPr>
        <w:pStyle w:val="Alg4"/>
        <w:numPr>
          <w:ilvl w:val="0"/>
          <w:numId w:val="272"/>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rsidR="003E75AF" w:rsidRPr="00E65A34" w:rsidRDefault="003E75AF" w:rsidP="003E75AF">
      <w:pPr>
        <w:pStyle w:val="Heading4"/>
      </w:pPr>
      <w:r w:rsidRPr="00E65A34">
        <w:t>Date.prototype.setTime (time)</w:t>
      </w:r>
    </w:p>
    <w:p w:rsidR="003E75AF" w:rsidRPr="00B820AB" w:rsidRDefault="003E75AF" w:rsidP="003E75AF">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rsidR="003E75AF" w:rsidRDefault="003E75AF" w:rsidP="003E75AF">
      <w:pPr>
        <w:pStyle w:val="M4"/>
        <w:numPr>
          <w:ilvl w:val="0"/>
          <w:numId w:val="269"/>
        </w:numPr>
        <w:spacing w:after="0"/>
      </w:pPr>
      <w:r>
        <w:t>ReturnIfAbrupt(</w:t>
      </w:r>
      <w:r>
        <w:rPr>
          <w:i/>
        </w:rPr>
        <w:t>v</w:t>
      </w:r>
      <w:r>
        <w:t>).</w:t>
      </w:r>
    </w:p>
    <w:p w:rsidR="003E75AF" w:rsidRPr="00E77497" w:rsidRDefault="003E75AF" w:rsidP="003E75AF">
      <w:pPr>
        <w:pStyle w:val="Alg4"/>
        <w:numPr>
          <w:ilvl w:val="0"/>
          <w:numId w:val="269"/>
        </w:numPr>
      </w:pPr>
      <w:r w:rsidRPr="00675B74">
        <w:t>Set the [[</w:t>
      </w:r>
      <w:r>
        <w:t>DateValue</w:t>
      </w:r>
      <w:r w:rsidRPr="00675B74">
        <w:t xml:space="preserve">]] internal </w:t>
      </w:r>
      <w:r w:rsidRPr="00BB784E">
        <w:t xml:space="preserve">data </w:t>
      </w:r>
      <w:r w:rsidRPr="00675B74">
        <w:t xml:space="preserve">property of this Date object to </w:t>
      </w:r>
      <w:r w:rsidRPr="00E77497">
        <w:rPr>
          <w:i/>
        </w:rPr>
        <w:t>v</w:t>
      </w:r>
      <w:r w:rsidRPr="00E77497">
        <w:t>.</w:t>
      </w:r>
    </w:p>
    <w:p w:rsidR="003E75AF" w:rsidRPr="00E77497" w:rsidRDefault="003E75AF" w:rsidP="003E75AF">
      <w:pPr>
        <w:pStyle w:val="Alg4"/>
        <w:numPr>
          <w:ilvl w:val="0"/>
          <w:numId w:val="269"/>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Date.prototype.setUTCDate (date)</w:t>
      </w:r>
    </w:p>
    <w:p w:rsidR="00B04007" w:rsidRPr="00E77497" w:rsidRDefault="00B04007" w:rsidP="00B04007">
      <w:pPr>
        <w:pStyle w:val="Alg4"/>
        <w:numPr>
          <w:ilvl w:val="0"/>
          <w:numId w:val="279"/>
        </w:numPr>
      </w:pPr>
      <w:r w:rsidRPr="00E77497">
        <w:t xml:space="preserve">Let </w:t>
      </w:r>
      <w:r w:rsidRPr="00E77497">
        <w:rPr>
          <w:i/>
        </w:rPr>
        <w:t>t</w:t>
      </w:r>
      <w:r w:rsidRPr="00E77497">
        <w:t xml:space="preserve"> be this time value.</w:t>
      </w:r>
    </w:p>
    <w:p w:rsidR="00B04007" w:rsidRDefault="00B04007" w:rsidP="00B04007">
      <w:pPr>
        <w:pStyle w:val="M4"/>
        <w:numPr>
          <w:ilvl w:val="0"/>
          <w:numId w:val="279"/>
        </w:numPr>
        <w:spacing w:after="0"/>
      </w:pPr>
      <w:r>
        <w:t>ReturnIfAbrupt(</w:t>
      </w:r>
      <w:r w:rsidRPr="00242BA0">
        <w:rPr>
          <w:i/>
        </w:rPr>
        <w:t>t</w:t>
      </w:r>
      <w:r>
        <w:t>).</w:t>
      </w:r>
    </w:p>
    <w:p w:rsidR="00B04007" w:rsidRPr="00E77497" w:rsidRDefault="00B04007" w:rsidP="00B04007">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79"/>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79"/>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Date.prototype.setUTCFullYear (year [, month [, date ] ] )</w:t>
      </w:r>
    </w:p>
    <w:p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B04007" w:rsidRPr="00E77497" w:rsidRDefault="00B04007" w:rsidP="00B04007">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B04007" w:rsidRDefault="00B04007" w:rsidP="00B04007">
      <w:pPr>
        <w:pStyle w:val="M4"/>
        <w:numPr>
          <w:ilvl w:val="0"/>
          <w:numId w:val="283"/>
        </w:numPr>
        <w:spacing w:after="0"/>
      </w:pPr>
      <w:r>
        <w:t>ReturnIfAbrupt(</w:t>
      </w:r>
      <w:r w:rsidRPr="00242BA0">
        <w:rPr>
          <w:i/>
        </w:rPr>
        <w:t>t</w:t>
      </w:r>
      <w:r>
        <w:t>).</w:t>
      </w:r>
    </w:p>
    <w:p w:rsidR="00B04007" w:rsidRPr="00E77497" w:rsidRDefault="00B04007" w:rsidP="00B04007">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rsidR="00B04007" w:rsidRPr="00E77497" w:rsidRDefault="00B04007" w:rsidP="00B04007">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83"/>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83"/>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rsidR="00B04007" w:rsidRPr="00E77497" w:rsidRDefault="00B04007" w:rsidP="00B04007">
      <w:pPr>
        <w:pStyle w:val="Heading4"/>
      </w:pPr>
      <w:r w:rsidRPr="00E77497">
        <w:t>Date.prototype.setUTCHours (hour [, min [, sec [, ms ] ] ] )</w:t>
      </w:r>
    </w:p>
    <w:p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B04007" w:rsidRPr="00E77497" w:rsidRDefault="00B04007" w:rsidP="00B04007">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7"/>
        </w:numPr>
      </w:pPr>
      <w:r w:rsidRPr="00E77497">
        <w:lastRenderedPageBreak/>
        <w:t xml:space="preserve">Let </w:t>
      </w:r>
      <w:r w:rsidRPr="00E77497">
        <w:rPr>
          <w:i/>
        </w:rPr>
        <w:t>t</w:t>
      </w:r>
      <w:r w:rsidRPr="00E77497">
        <w:t xml:space="preserve"> be this time value.</w:t>
      </w:r>
    </w:p>
    <w:p w:rsidR="00B04007" w:rsidRDefault="00B04007" w:rsidP="00B04007">
      <w:pPr>
        <w:pStyle w:val="M4"/>
        <w:numPr>
          <w:ilvl w:val="0"/>
          <w:numId w:val="277"/>
        </w:numPr>
        <w:spacing w:after="0"/>
      </w:pPr>
      <w:r>
        <w:t>ReturnIfAbrupt(</w:t>
      </w:r>
      <w:r w:rsidRPr="00242BA0">
        <w:rPr>
          <w:i/>
        </w:rPr>
        <w:t>t</w:t>
      </w:r>
      <w:r>
        <w:t>).</w:t>
      </w:r>
    </w:p>
    <w:p w:rsidR="00B04007" w:rsidRPr="00E77497" w:rsidRDefault="00B04007" w:rsidP="00B04007">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rsidR="00B04007" w:rsidRPr="00E77497" w:rsidRDefault="00B04007" w:rsidP="00B04007">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77"/>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77"/>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rsidR="003E75AF" w:rsidRPr="00E77497" w:rsidRDefault="003E75AF" w:rsidP="003E75AF">
      <w:pPr>
        <w:pStyle w:val="Heading4"/>
      </w:pPr>
      <w:r w:rsidRPr="00E77497">
        <w:t>Date.prototype.setUTCMilliseconds (ms)</w:t>
      </w:r>
    </w:p>
    <w:p w:rsidR="003E75AF" w:rsidRPr="00E77497" w:rsidRDefault="003E75AF" w:rsidP="003E75AF">
      <w:pPr>
        <w:pStyle w:val="Alg4"/>
        <w:numPr>
          <w:ilvl w:val="0"/>
          <w:numId w:val="271"/>
        </w:numPr>
      </w:pPr>
      <w:r w:rsidRPr="00E77497">
        <w:t xml:space="preserve">Let </w:t>
      </w:r>
      <w:r w:rsidRPr="00E77497">
        <w:rPr>
          <w:i/>
        </w:rPr>
        <w:t>t</w:t>
      </w:r>
      <w:r w:rsidRPr="00E77497">
        <w:t xml:space="preserve"> be this time value.</w:t>
      </w:r>
    </w:p>
    <w:p w:rsidR="003E75AF" w:rsidRDefault="003E75AF" w:rsidP="003E75AF">
      <w:pPr>
        <w:pStyle w:val="M4"/>
        <w:numPr>
          <w:ilvl w:val="0"/>
          <w:numId w:val="271"/>
        </w:numPr>
        <w:spacing w:after="0"/>
      </w:pPr>
      <w:r>
        <w:t>ReturnIfAbrupt(</w:t>
      </w:r>
      <w:r w:rsidRPr="00242BA0">
        <w:rPr>
          <w:i/>
        </w:rPr>
        <w:t>t</w:t>
      </w:r>
      <w:r>
        <w:t>).</w:t>
      </w:r>
    </w:p>
    <w:p w:rsidR="003E75AF" w:rsidRPr="00E77497" w:rsidRDefault="003E75AF" w:rsidP="003E75AF">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3E75AF" w:rsidRPr="00E77497" w:rsidRDefault="003E75AF" w:rsidP="003E75AF">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rsidR="003E75AF" w:rsidRPr="00E77497" w:rsidRDefault="003E75AF" w:rsidP="003E75AF">
      <w:pPr>
        <w:pStyle w:val="Alg4"/>
        <w:numPr>
          <w:ilvl w:val="0"/>
          <w:numId w:val="271"/>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rsidR="003E75AF" w:rsidRPr="00E77497" w:rsidRDefault="003E75AF" w:rsidP="003E75AF">
      <w:pPr>
        <w:pStyle w:val="Alg4"/>
        <w:numPr>
          <w:ilvl w:val="0"/>
          <w:numId w:val="271"/>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Date.prototype.setUTCMinutes (min [, sec [, ms ] ] )</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5"/>
        </w:numPr>
      </w:pPr>
      <w:r w:rsidRPr="00E77497">
        <w:t xml:space="preserve">Let </w:t>
      </w:r>
      <w:r w:rsidRPr="00E77497">
        <w:rPr>
          <w:i/>
        </w:rPr>
        <w:t>t</w:t>
      </w:r>
      <w:r w:rsidRPr="00E77497">
        <w:t xml:space="preserve"> be this time value.</w:t>
      </w:r>
    </w:p>
    <w:p w:rsidR="00B04007" w:rsidRDefault="00B04007" w:rsidP="00B04007">
      <w:pPr>
        <w:pStyle w:val="M4"/>
        <w:numPr>
          <w:ilvl w:val="0"/>
          <w:numId w:val="275"/>
        </w:numPr>
        <w:spacing w:after="0"/>
      </w:pPr>
      <w:r>
        <w:t>ReturnIfAbrupt(</w:t>
      </w:r>
      <w:r w:rsidRPr="00242BA0">
        <w:rPr>
          <w:i/>
        </w:rPr>
        <w:t>t</w:t>
      </w:r>
      <w:r>
        <w:t>).</w:t>
      </w:r>
    </w:p>
    <w:p w:rsidR="00B04007" w:rsidRPr="00E77497" w:rsidRDefault="00B04007" w:rsidP="00B04007">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rsidR="00B04007" w:rsidRPr="00E77497" w:rsidRDefault="00B04007" w:rsidP="00B04007">
      <w:pPr>
        <w:pStyle w:val="Alg4"/>
        <w:numPr>
          <w:ilvl w:val="0"/>
          <w:numId w:val="275"/>
        </w:numPr>
      </w:pPr>
      <w:r w:rsidRPr="00E77497">
        <w:t>Set the [[</w:t>
      </w:r>
      <w:r>
        <w:t>DateValue</w:t>
      </w:r>
      <w:r w:rsidRPr="00E77497">
        <w:t>]] internal</w:t>
      </w:r>
      <w:r w:rsidRPr="00BB784E">
        <w:t xml:space="preserve"> 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75"/>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rsidR="00B04007" w:rsidRPr="00E77497" w:rsidRDefault="00B04007" w:rsidP="00B04007">
      <w:pPr>
        <w:pStyle w:val="Heading4"/>
      </w:pPr>
      <w:r w:rsidRPr="00E77497">
        <w:t>Date.prototype.setUTCMonth (month [, date ] )</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B04007" w:rsidRPr="00E77497" w:rsidRDefault="00B04007" w:rsidP="00B04007">
      <w:pPr>
        <w:pStyle w:val="Alg4"/>
        <w:numPr>
          <w:ilvl w:val="0"/>
          <w:numId w:val="281"/>
        </w:numPr>
      </w:pPr>
      <w:r w:rsidRPr="00E77497">
        <w:t xml:space="preserve">Let </w:t>
      </w:r>
      <w:r w:rsidRPr="00E77497">
        <w:rPr>
          <w:i/>
        </w:rPr>
        <w:t>t</w:t>
      </w:r>
      <w:r w:rsidRPr="00E77497">
        <w:t xml:space="preserve"> be this time value.</w:t>
      </w:r>
    </w:p>
    <w:p w:rsidR="00B04007" w:rsidRDefault="00B04007" w:rsidP="00B04007">
      <w:pPr>
        <w:pStyle w:val="M4"/>
        <w:numPr>
          <w:ilvl w:val="0"/>
          <w:numId w:val="281"/>
        </w:numPr>
        <w:spacing w:after="0"/>
      </w:pPr>
      <w:r>
        <w:t>ReturnIfAbrupt(</w:t>
      </w:r>
      <w:r w:rsidRPr="00242BA0">
        <w:rPr>
          <w:i/>
        </w:rPr>
        <w:t>t</w:t>
      </w:r>
      <w:r>
        <w:t>).</w:t>
      </w:r>
    </w:p>
    <w:p w:rsidR="00B04007" w:rsidRPr="00E77497" w:rsidRDefault="00B04007" w:rsidP="00B04007">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81"/>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81"/>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rsidR="00B04007" w:rsidRPr="00E77497" w:rsidRDefault="00B04007" w:rsidP="00B04007">
      <w:pPr>
        <w:pStyle w:val="Heading4"/>
      </w:pPr>
      <w:r w:rsidRPr="00E77497">
        <w:t>Date.prototype.setUTCSeconds (sec [, ms ] )</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3"/>
        </w:numPr>
      </w:pPr>
      <w:r w:rsidRPr="00E77497">
        <w:lastRenderedPageBreak/>
        <w:t xml:space="preserve">Let </w:t>
      </w:r>
      <w:r w:rsidRPr="00E77497">
        <w:rPr>
          <w:i/>
        </w:rPr>
        <w:t>t</w:t>
      </w:r>
      <w:r w:rsidRPr="00E77497">
        <w:t xml:space="preserve"> be this time value.</w:t>
      </w:r>
    </w:p>
    <w:p w:rsidR="00B04007" w:rsidRDefault="00B04007" w:rsidP="00B04007">
      <w:pPr>
        <w:pStyle w:val="M4"/>
        <w:numPr>
          <w:ilvl w:val="0"/>
          <w:numId w:val="273"/>
        </w:numPr>
        <w:spacing w:after="0"/>
      </w:pPr>
      <w:r>
        <w:t>ReturnIfAbrupt(</w:t>
      </w:r>
      <w:r w:rsidRPr="00242BA0">
        <w:rPr>
          <w:i/>
        </w:rPr>
        <w:t>t</w:t>
      </w:r>
      <w:r>
        <w:t>).</w:t>
      </w:r>
    </w:p>
    <w:p w:rsidR="00B04007" w:rsidRPr="00E77497" w:rsidRDefault="00B04007" w:rsidP="00B04007">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rsidR="00B04007" w:rsidRPr="00E77497" w:rsidRDefault="00B04007" w:rsidP="00B04007">
      <w:pPr>
        <w:pStyle w:val="Alg4"/>
        <w:numPr>
          <w:ilvl w:val="0"/>
          <w:numId w:val="273"/>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73"/>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rsidR="00B04007" w:rsidRPr="008B7F6F" w:rsidRDefault="00B04007" w:rsidP="00B04007">
      <w:pPr>
        <w:pStyle w:val="Heading4"/>
      </w:pPr>
      <w:r w:rsidRPr="008B7F6F">
        <w:t>Date.prototype.toDateString ( )</w:t>
      </w:r>
    </w:p>
    <w:p w:rsidR="00B04007" w:rsidRPr="006B6D0A" w:rsidRDefault="00B04007" w:rsidP="00B04007">
      <w:r w:rsidRPr="006B6D0A">
        <w:t>This function returns a String value. The contents of the String are implementation-dependent, but are intended to represent the “date” portion of the Date in the current time zone in a convenient, human-readable form.</w:t>
      </w:r>
    </w:p>
    <w:p w:rsidR="00B04007" w:rsidRPr="00E77497" w:rsidRDefault="00B04007" w:rsidP="00B04007">
      <w:pPr>
        <w:pStyle w:val="Heading4"/>
      </w:pPr>
      <w:r w:rsidRPr="00E77497">
        <w:t>Date.prototype.toISOString ( )</w:t>
      </w:r>
    </w:p>
    <w:p w:rsidR="00B04007" w:rsidRPr="00E77497" w:rsidRDefault="00B04007" w:rsidP="00B04007">
      <w:r w:rsidRPr="00E77497">
        <w:t>This function returns a String value represent</w:t>
      </w:r>
      <w:r>
        <w:t>ing</w:t>
      </w:r>
      <w:r w:rsidRPr="00E77497">
        <w:t xml:space="preserve"> the instance in time </w:t>
      </w:r>
      <w:r>
        <w:t>corresponding to this time value</w:t>
      </w:r>
      <w:r w:rsidRPr="00E77497">
        <w:t xml:space="preserve">. The format of the String is the Date Time string format defined in </w:t>
      </w:r>
      <w:r w:rsidR="00AB619E">
        <w:fldChar w:fldCharType="begin"/>
      </w:r>
      <w:r w:rsidR="00AB619E">
        <w:instrText xml:space="preserve"> REF _Ref366068191 \r \h </w:instrText>
      </w:r>
      <w:r w:rsidR="00AB619E">
        <w:fldChar w:fldCharType="separate"/>
      </w:r>
      <w:r w:rsidR="00460CAC">
        <w:t>20.3.1.15</w:t>
      </w:r>
      <w:r w:rsidR="00AB619E">
        <w:fldChar w:fldCharType="end"/>
      </w:r>
      <w:r w:rsidRPr="00E77497">
        <w:t xml:space="preserve">. All fields are present in the String. The time zone is always UTC, denoted by the suffix Z. If </w:t>
      </w:r>
      <w:r>
        <w:t>this</w:t>
      </w:r>
      <w:r w:rsidRPr="00E77497">
        <w:t xml:space="preserve"> time value is not a finite Number a </w:t>
      </w:r>
      <w:r w:rsidRPr="00E77497">
        <w:rPr>
          <w:b/>
        </w:rPr>
        <w:t>RangeError</w:t>
      </w:r>
      <w:r w:rsidRPr="00E77497">
        <w:t xml:space="preserve"> exception is thrown.</w:t>
      </w:r>
    </w:p>
    <w:p w:rsidR="00B04007" w:rsidRPr="00E77497" w:rsidRDefault="00B04007" w:rsidP="00B04007">
      <w:pPr>
        <w:pStyle w:val="Heading4"/>
      </w:pPr>
      <w:r w:rsidRPr="00E77497">
        <w:t>Date.prototype.toJSON ( key )</w:t>
      </w:r>
    </w:p>
    <w:p w:rsidR="00B04007" w:rsidRPr="00E77497" w:rsidRDefault="00B04007" w:rsidP="00B04007">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rsidR="00AB619E">
        <w:fldChar w:fldCharType="begin"/>
      </w:r>
      <w:r w:rsidR="00AB619E">
        <w:instrText xml:space="preserve"> REF _Ref366068347 \r \h </w:instrText>
      </w:r>
      <w:r w:rsidR="00AB619E">
        <w:fldChar w:fldCharType="separate"/>
      </w:r>
      <w:r w:rsidR="00460CAC">
        <w:t>24.3.3</w:t>
      </w:r>
      <w:r w:rsidR="00AB619E">
        <w:fldChar w:fldCharType="end"/>
      </w:r>
      <w:r w:rsidRPr="00E77497">
        <w:t>).</w:t>
      </w:r>
    </w:p>
    <w:p w:rsidR="00B04007" w:rsidRPr="00E77497" w:rsidRDefault="00B04007" w:rsidP="00B04007">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rsidR="00B04007" w:rsidRPr="00E77497" w:rsidRDefault="00B04007" w:rsidP="00B04007">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rsidR="00B04007" w:rsidRPr="00E77497" w:rsidRDefault="00B04007" w:rsidP="00B04007">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rsidR="00B04007" w:rsidRPr="00E77497" w:rsidRDefault="00B04007" w:rsidP="00B04007">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rsidR="00B04007" w:rsidRPr="00E77497" w:rsidRDefault="00B04007" w:rsidP="00B04007">
      <w:pPr>
        <w:pStyle w:val="Alg4"/>
        <w:numPr>
          <w:ilvl w:val="0"/>
          <w:numId w:val="284"/>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rsidR="00B04007" w:rsidRDefault="00B04007" w:rsidP="00B04007">
      <w:pPr>
        <w:pStyle w:val="Alg4"/>
        <w:numPr>
          <w:ilvl w:val="0"/>
          <w:numId w:val="284"/>
        </w:numPr>
      </w:pPr>
      <w:r>
        <w:t>ReturnIfAbrupt(</w:t>
      </w:r>
      <w:r w:rsidRPr="00E77497">
        <w:rPr>
          <w:i/>
        </w:rPr>
        <w:t>toISO</w:t>
      </w:r>
      <w:r>
        <w:t>).</w:t>
      </w:r>
    </w:p>
    <w:p w:rsidR="00B04007" w:rsidRPr="00E77497" w:rsidRDefault="00B04007" w:rsidP="00B04007">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rsidR="00B04007" w:rsidRPr="00E77497" w:rsidRDefault="00B04007" w:rsidP="00B04007">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B04007" w:rsidRPr="00E77497" w:rsidRDefault="00B04007" w:rsidP="00B04007">
      <w:pPr>
        <w:pStyle w:val="Note"/>
      </w:pPr>
      <w:r w:rsidRPr="00E77497">
        <w:t>NOTE 1</w:t>
      </w:r>
      <w:r w:rsidRPr="00E77497">
        <w:tab/>
        <w:t>The argument is ignored.</w:t>
      </w:r>
    </w:p>
    <w:p w:rsidR="00B04007" w:rsidRPr="00E77497" w:rsidRDefault="00B04007" w:rsidP="00B04007">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rsidR="00B04007" w:rsidRPr="00E77497" w:rsidRDefault="00B04007" w:rsidP="00B04007">
      <w:pPr>
        <w:pStyle w:val="Heading4"/>
      </w:pPr>
      <w:r w:rsidRPr="00E77497">
        <w:t>Date.prototype.toLocaleDateString ( )</w:t>
      </w:r>
    </w:p>
    <w:p w:rsidR="00B04007" w:rsidRPr="00E77497" w:rsidRDefault="00B04007" w:rsidP="00B04007">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B04007" w:rsidRPr="00A67AF2" w:rsidRDefault="00B04007" w:rsidP="00B04007">
      <w:pPr>
        <w:pStyle w:val="Heading4"/>
      </w:pPr>
      <w:r w:rsidRPr="00A67AF2">
        <w:t>Date.prototype.toLocaleString ( )</w:t>
      </w:r>
    </w:p>
    <w:p w:rsidR="00B04007" w:rsidRPr="00A67AF2" w:rsidRDefault="00B04007" w:rsidP="00B04007">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rsidR="00B04007" w:rsidRPr="00675B74" w:rsidRDefault="00B04007" w:rsidP="00B04007">
      <w:pPr>
        <w:pStyle w:val="Note"/>
      </w:pPr>
      <w:r w:rsidRPr="00B820AB">
        <w:lastRenderedPageBreak/>
        <w:t>NOTE</w:t>
      </w:r>
      <w:r w:rsidRPr="00B820AB">
        <w:tab/>
        <w:t>The first parameter to this function is likely to be used in a future version of this standard; it is recommended tha</w:t>
      </w:r>
      <w:r w:rsidRPr="00675B74">
        <w:t>t implementations do not use this parameter position for anything else.</w:t>
      </w:r>
    </w:p>
    <w:p w:rsidR="00B04007" w:rsidRPr="00E77497" w:rsidRDefault="00B04007" w:rsidP="00B04007">
      <w:pPr>
        <w:pStyle w:val="Heading4"/>
      </w:pPr>
      <w:r w:rsidRPr="00E77497">
        <w:t>Date.prototype.toLocaleTimeString ( )</w:t>
      </w:r>
    </w:p>
    <w:p w:rsidR="00B04007" w:rsidRPr="00E77497" w:rsidRDefault="00B04007" w:rsidP="00B04007">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B04007" w:rsidRPr="00E77497" w:rsidRDefault="00B04007" w:rsidP="00B04007">
      <w:pPr>
        <w:pStyle w:val="Heading4"/>
      </w:pPr>
      <w:r w:rsidRPr="00E77497">
        <w:t>Date.prototype.toString ( )</w:t>
      </w:r>
    </w:p>
    <w:p w:rsidR="00B04007" w:rsidRPr="00E77497" w:rsidRDefault="00B04007" w:rsidP="00B04007">
      <w:r w:rsidRPr="00E77497">
        <w:t xml:space="preserve">This function returns a String value. </w:t>
      </w:r>
      <w:r>
        <w:t xml:space="preserve">If this time value is NaN, the String value is </w:t>
      </w:r>
      <w:r w:rsidRPr="0027695A">
        <w:rPr>
          <w:rFonts w:ascii="Courier New" w:hAnsi="Courier New" w:cs="Courier New"/>
          <w:b/>
        </w:rPr>
        <w:t>"Invalid Date"</w:t>
      </w:r>
      <w:r>
        <w:rPr>
          <w:rFonts w:cs="Arial"/>
        </w:rPr>
        <w:t xml:space="preserve">, otherwise </w:t>
      </w:r>
      <w:r>
        <w:t>t</w:t>
      </w:r>
      <w:r w:rsidRPr="00E77497">
        <w:t>he contents of the String are implementation-dependent, but are intended to represent the Date in the current time zone in a convenient, human-readable form.</w:t>
      </w:r>
    </w:p>
    <w:p w:rsidR="00B04007" w:rsidRPr="004D1BD1" w:rsidRDefault="00B04007" w:rsidP="00B04007">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rsidR="003D1963">
        <w:fldChar w:fldCharType="begin"/>
      </w:r>
      <w:r w:rsidR="003D1963">
        <w:instrText xml:space="preserve"> REF _Ref366068097 \r \h </w:instrText>
      </w:r>
      <w:r w:rsidR="003D1963">
        <w:fldChar w:fldCharType="separate"/>
      </w:r>
      <w:r w:rsidR="00460CAC">
        <w:t>20.3.3.2</w:t>
      </w:r>
      <w:r w:rsidR="003D1963">
        <w:fldChar w:fldCharType="end"/>
      </w:r>
      <w:r w:rsidRPr="00C7794D">
        <w:t>.</w:t>
      </w:r>
    </w:p>
    <w:p w:rsidR="00B04007" w:rsidRPr="006B6D0A" w:rsidRDefault="00B04007" w:rsidP="00B04007">
      <w:pPr>
        <w:pStyle w:val="Heading4"/>
      </w:pPr>
      <w:r w:rsidRPr="006B6D0A">
        <w:t>Date.prototype.toTimeString ( )</w:t>
      </w:r>
    </w:p>
    <w:p w:rsidR="00B04007" w:rsidRPr="00546435" w:rsidRDefault="00B04007" w:rsidP="00B04007">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rsidR="003E75AF" w:rsidRPr="00E77497" w:rsidRDefault="00B04007" w:rsidP="00B04007">
      <w:pPr>
        <w:pStyle w:val="Heading4"/>
      </w:pPr>
      <w:r w:rsidRPr="00E77497">
        <w:t xml:space="preserve"> </w:t>
      </w:r>
      <w:r w:rsidR="003E75AF" w:rsidRPr="00E77497">
        <w:t>Date.prototype.toUTCString ( )</w:t>
      </w:r>
    </w:p>
    <w:p w:rsidR="003E75AF" w:rsidRPr="00E77497" w:rsidRDefault="003E75AF" w:rsidP="003E75AF">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rsidR="003E75AF" w:rsidRPr="00E77497" w:rsidRDefault="003E75AF" w:rsidP="003E75AF">
      <w:pPr>
        <w:pStyle w:val="Note"/>
      </w:pPr>
      <w:r w:rsidRPr="00E77497">
        <w:t>NOTE</w:t>
      </w:r>
      <w:r w:rsidRPr="00E77497">
        <w:tab/>
        <w:t xml:space="preserve">The intent is to produce a String representation of a date that is more readable than the format specified in </w:t>
      </w:r>
      <w:r w:rsidR="003D1963">
        <w:fldChar w:fldCharType="begin"/>
      </w:r>
      <w:r w:rsidR="003D1963">
        <w:instrText xml:space="preserve"> REF _Ref366068191 \r \h </w:instrText>
      </w:r>
      <w:r w:rsidR="003D1963">
        <w:fldChar w:fldCharType="separate"/>
      </w:r>
      <w:r w:rsidR="00460CAC">
        <w:t>20.3.1.15</w:t>
      </w:r>
      <w:r w:rsidR="003D1963">
        <w:fldChar w:fldCharType="end"/>
      </w:r>
      <w:r w:rsidRPr="00E77497">
        <w:t xml:space="preserve">. It is not essential that the chosen format be unambiguous or easily machine parsable. If an implementation does not have a preferred human-readable format it is recommended to use the format defined in </w:t>
      </w:r>
      <w:r w:rsidR="003D1963">
        <w:fldChar w:fldCharType="begin"/>
      </w:r>
      <w:r w:rsidR="003D1963">
        <w:instrText xml:space="preserve"> REF _Ref366068191 \r \h </w:instrText>
      </w:r>
      <w:r w:rsidR="003D1963">
        <w:fldChar w:fldCharType="separate"/>
      </w:r>
      <w:r w:rsidR="00460CAC">
        <w:t>20.3.1.15</w:t>
      </w:r>
      <w:r w:rsidR="003D1963">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rsidR="00B04007" w:rsidRPr="00E77497" w:rsidRDefault="00B04007" w:rsidP="00B04007">
      <w:pPr>
        <w:pStyle w:val="Heading4"/>
      </w:pPr>
      <w:r w:rsidRPr="00E77497">
        <w:t>Date.prototype.valueOf ( )</w:t>
      </w:r>
    </w:p>
    <w:p w:rsidR="00B04007" w:rsidRPr="00E77497" w:rsidRDefault="00B04007" w:rsidP="00B04007">
      <w:r w:rsidRPr="00E77497">
        <w:t xml:space="preserve">The </w:t>
      </w:r>
      <w:r w:rsidRPr="00E77497">
        <w:rPr>
          <w:rFonts w:ascii="Courier New" w:hAnsi="Courier New"/>
          <w:b/>
        </w:rPr>
        <w:t>valueOf</w:t>
      </w:r>
      <w:r w:rsidRPr="00E77497">
        <w:t xml:space="preserve"> function returns a Number, which is this time value.</w:t>
      </w:r>
    </w:p>
    <w:p w:rsidR="003E75AF" w:rsidRPr="00E77497" w:rsidRDefault="003E75AF" w:rsidP="003E75AF">
      <w:pPr>
        <w:pStyle w:val="Heading4"/>
      </w:pPr>
      <w:r w:rsidRPr="00E77497">
        <w:t>Date.prototype</w:t>
      </w:r>
      <w:r>
        <w:t xml:space="preserve"> [ @@ToPrimitive ]</w:t>
      </w:r>
      <w:r w:rsidRPr="00E77497">
        <w:t xml:space="preserve"> ( </w:t>
      </w:r>
      <w:r>
        <w:t>hint</w:t>
      </w:r>
      <w:r w:rsidRPr="00E77497">
        <w:t xml:space="preserve"> )</w:t>
      </w:r>
      <w:r>
        <w:t xml:space="preserve"> </w:t>
      </w:r>
    </w:p>
    <w:p w:rsidR="003E75AF" w:rsidRPr="00E77497" w:rsidRDefault="003E75AF" w:rsidP="003E75AF">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rsidR="003E75AF" w:rsidRPr="00E77497" w:rsidRDefault="003E75AF" w:rsidP="003E75AF">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rsidR="003E75AF" w:rsidRDefault="003E75AF" w:rsidP="003E75AF">
      <w:pPr>
        <w:pStyle w:val="Alg4"/>
        <w:numPr>
          <w:ilvl w:val="0"/>
          <w:numId w:val="1180"/>
        </w:numPr>
      </w:pPr>
      <w:r>
        <w:t xml:space="preserve">Let </w:t>
      </w:r>
      <w:r>
        <w:rPr>
          <w:i/>
          <w:iCs/>
        </w:rPr>
        <w:t>O</w:t>
      </w:r>
      <w:r>
        <w:t xml:space="preserve"> be the </w:t>
      </w:r>
      <w:r w:rsidRPr="00E74C84">
        <w:rPr>
          <w:b/>
          <w:bCs/>
        </w:rPr>
        <w:t>this</w:t>
      </w:r>
      <w:r>
        <w:rPr>
          <w:b/>
          <w:bCs/>
        </w:rPr>
        <w:t xml:space="preserve"> </w:t>
      </w:r>
      <w:r>
        <w:t>value</w:t>
      </w:r>
      <w:r>
        <w:rPr>
          <w:b/>
          <w:bCs/>
        </w:rPr>
        <w:t>.</w:t>
      </w:r>
    </w:p>
    <w:p w:rsidR="003E75AF" w:rsidRDefault="003E75AF" w:rsidP="003E75AF">
      <w:pPr>
        <w:pStyle w:val="Alg4"/>
        <w:numPr>
          <w:ilvl w:val="0"/>
          <w:numId w:val="1180"/>
        </w:numPr>
      </w:pPr>
      <w:r>
        <w:t>If Type(</w:t>
      </w:r>
      <w:r>
        <w:rPr>
          <w:i/>
          <w:iCs/>
        </w:rPr>
        <w:t>O</w:t>
      </w:r>
      <w:r>
        <w:t xml:space="preserve">) is not Object, then throw a </w:t>
      </w:r>
      <w:r w:rsidRPr="00050353">
        <w:rPr>
          <w:b/>
          <w:bCs/>
        </w:rPr>
        <w:t>TypeError</w:t>
      </w:r>
      <w:r>
        <w:t xml:space="preserve"> exception.</w:t>
      </w:r>
    </w:p>
    <w:p w:rsidR="003E75AF" w:rsidRDefault="003E75AF" w:rsidP="003E75AF">
      <w:pPr>
        <w:pStyle w:val="Alg4"/>
        <w:numPr>
          <w:ilvl w:val="0"/>
          <w:numId w:val="1180"/>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string</w:t>
      </w:r>
      <w:r w:rsidRPr="00E77497">
        <w:t>"</w:t>
      </w:r>
      <w:r>
        <w:t>.</w:t>
      </w:r>
    </w:p>
    <w:p w:rsidR="003E75AF" w:rsidRDefault="003E75AF" w:rsidP="003E75AF">
      <w:pPr>
        <w:pStyle w:val="Alg4"/>
        <w:numPr>
          <w:ilvl w:val="0"/>
          <w:numId w:val="1180"/>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number</w:t>
      </w:r>
      <w:r w:rsidRPr="00E77497">
        <w:t>"</w:t>
      </w:r>
      <w:r>
        <w:t>.</w:t>
      </w:r>
    </w:p>
    <w:p w:rsidR="003E75AF" w:rsidRDefault="003E75AF" w:rsidP="003E75AF">
      <w:pPr>
        <w:pStyle w:val="Alg4"/>
        <w:numPr>
          <w:ilvl w:val="0"/>
          <w:numId w:val="1180"/>
        </w:numPr>
      </w:pPr>
      <w:r>
        <w:t xml:space="preserve">Else, throw a </w:t>
      </w:r>
      <w:r w:rsidRPr="001F280A">
        <w:rPr>
          <w:b/>
          <w:bCs/>
        </w:rPr>
        <w:t>TypeError</w:t>
      </w:r>
      <w:r>
        <w:t xml:space="preserve"> exception.</w:t>
      </w:r>
    </w:p>
    <w:p w:rsidR="003E75AF" w:rsidRPr="00E77497" w:rsidRDefault="003E75AF" w:rsidP="003E75AF">
      <w:pPr>
        <w:pStyle w:val="Alg4"/>
        <w:numPr>
          <w:ilvl w:val="0"/>
          <w:numId w:val="1180"/>
        </w:numPr>
        <w:spacing w:after="120"/>
      </w:pPr>
      <w:r>
        <w:t>Return the result of OrdinaryToPrimitive(</w:t>
      </w:r>
      <w:r w:rsidRPr="00050353">
        <w:rPr>
          <w:i/>
          <w:iCs/>
        </w:rPr>
        <w:t>O</w:t>
      </w:r>
      <w:r>
        <w:t>,</w:t>
      </w:r>
      <w:r>
        <w:rPr>
          <w:i/>
          <w:iCs/>
        </w:rPr>
        <w:t>tryFirst</w:t>
      </w:r>
      <w:r>
        <w:t>)</w:t>
      </w:r>
      <w:r w:rsidRPr="00E77497">
        <w:t>.</w:t>
      </w:r>
    </w:p>
    <w:p w:rsidR="003E75AF" w:rsidRDefault="003E75AF" w:rsidP="003E75A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3E75AF" w:rsidRPr="00E77497" w:rsidRDefault="003E75AF" w:rsidP="003E75AF">
      <w:pPr>
        <w:pStyle w:val="Heading3"/>
      </w:pPr>
      <w:bookmarkStart w:id="11629" w:name="_Toc368050743"/>
      <w:r w:rsidRPr="00E77497">
        <w:lastRenderedPageBreak/>
        <w:t>Properties of Date Instances</w:t>
      </w:r>
      <w:bookmarkEnd w:id="11629"/>
    </w:p>
    <w:p w:rsidR="003E75AF" w:rsidRPr="00E77497" w:rsidRDefault="003E75AF" w:rsidP="003E75AF">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internal </w:t>
      </w:r>
      <w:r>
        <w:t xml:space="preserve">data </w:t>
      </w:r>
      <w:r w:rsidRPr="00E77497">
        <w:t>property.</w:t>
      </w:r>
      <w:r>
        <w:t xml:space="preserve"> </w:t>
      </w:r>
      <w:r w:rsidRPr="00E77497">
        <w:t>The [[</w:t>
      </w:r>
      <w:r>
        <w:t>Date</w:t>
      </w:r>
      <w:r w:rsidRPr="00E77497">
        <w:t xml:space="preserve">Value]] internal </w:t>
      </w:r>
      <w:r>
        <w:t xml:space="preserve">data </w:t>
      </w:r>
      <w:r w:rsidRPr="00E77497">
        <w:t>property is</w:t>
      </w:r>
      <w:r>
        <w:t xml:space="preserve"> the</w:t>
      </w:r>
      <w:r w:rsidRPr="00E77497">
        <w:t xml:space="preserve"> time value represented by this Date object.</w:t>
      </w:r>
    </w:p>
    <w:p w:rsidR="005D7F2D" w:rsidRDefault="005D7F2D" w:rsidP="00A856C5">
      <w:pPr>
        <w:pStyle w:val="Heading1"/>
      </w:pPr>
      <w:bookmarkStart w:id="11630" w:name="_Toc368050744"/>
      <w:r>
        <w:t>Text Processing</w:t>
      </w:r>
      <w:bookmarkEnd w:id="11630"/>
    </w:p>
    <w:p w:rsidR="005D7F2D" w:rsidRPr="00E77497" w:rsidRDefault="005D7F2D" w:rsidP="005D7F2D">
      <w:pPr>
        <w:pStyle w:val="Heading2"/>
      </w:pPr>
      <w:bookmarkStart w:id="11631" w:name="_Ref365548027"/>
      <w:bookmarkStart w:id="11632" w:name="_Toc368050745"/>
      <w:r w:rsidRPr="00E77497">
        <w:t>String Objects</w:t>
      </w:r>
      <w:bookmarkEnd w:id="11631"/>
      <w:bookmarkEnd w:id="11632"/>
    </w:p>
    <w:p w:rsidR="005D7F2D" w:rsidRPr="00E77497" w:rsidRDefault="005D7F2D" w:rsidP="005D7F2D">
      <w:pPr>
        <w:pStyle w:val="Heading3"/>
      </w:pPr>
      <w:bookmarkStart w:id="11633" w:name="_Ref365969975"/>
      <w:bookmarkStart w:id="11634" w:name="_Toc368050746"/>
      <w:r w:rsidRPr="00E77497">
        <w:t>The String Constructor</w:t>
      </w:r>
      <w:bookmarkEnd w:id="11633"/>
      <w:bookmarkEnd w:id="11634"/>
      <w:r w:rsidRPr="00E77497">
        <w:t xml:space="preserve"> </w:t>
      </w:r>
    </w:p>
    <w:p w:rsidR="005D7F2D" w:rsidRDefault="005D7F2D" w:rsidP="005D7F2D">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String</w:t>
      </w:r>
      <w:r w:rsidRPr="00E77497">
        <w:t xml:space="preserve"> is called as a function rather than as a constructor, it performs a type conversion.</w:t>
      </w:r>
      <w:r w:rsidRPr="004F4CCE">
        <w:t xml:space="preserve"> </w:t>
      </w:r>
      <w:r>
        <w:t xml:space="preserve">However, if the </w:t>
      </w:r>
      <w:r w:rsidRPr="00C255C0">
        <w:rPr>
          <w:b/>
          <w:bCs/>
        </w:rPr>
        <w:t>this</w:t>
      </w:r>
      <w:r>
        <w:t xml:space="preserve"> value value passed in the call is an Object with an uninitialised [[StringData]] internal data 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 xml:space="preserve">to perform constructor instance </w:t>
      </w:r>
      <w:del w:id="11635" w:author="Rev 19 Allen Wirfs-Brock" w:date="2013-09-27T10:28:00Z">
        <w:r w:rsidDel="00D20BD7">
          <w:delText>initialization</w:delText>
        </w:r>
      </w:del>
      <w:ins w:id="11636" w:author="Rev 19 Allen Wirfs-Brock" w:date="2013-09-27T10:28:00Z">
        <w:r w:rsidR="00D20BD7">
          <w:t>initialisation</w:t>
        </w:r>
      </w:ins>
      <w:r>
        <w:t>.</w:t>
      </w:r>
    </w:p>
    <w:p w:rsidR="005D7F2D" w:rsidRPr="00E77497" w:rsidRDefault="005D7F2D" w:rsidP="005D7F2D">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initialise the [[StringData]] state of subclass instances. </w:t>
      </w:r>
    </w:p>
    <w:p w:rsidR="005D7F2D" w:rsidRPr="00E77497" w:rsidRDefault="005D7F2D" w:rsidP="005D7F2D">
      <w:pPr>
        <w:pStyle w:val="Heading4"/>
      </w:pPr>
      <w:bookmarkStart w:id="11637" w:name="_Ref365529731"/>
      <w:r w:rsidRPr="00E77497">
        <w:t>String (</w:t>
      </w:r>
      <w:r>
        <w:t xml:space="preserve"> </w:t>
      </w:r>
      <w:r w:rsidRPr="00E77497">
        <w:t xml:space="preserve"> </w:t>
      </w:r>
      <w:del w:id="11638" w:author="Rev 19 Allen Wirfs-Brock" w:date="2013-09-27T09:57:00Z">
        <w:r w:rsidRPr="00E77497" w:rsidDel="004B71CB">
          <w:delText xml:space="preserve">[ </w:delText>
        </w:r>
      </w:del>
      <w:r w:rsidRPr="00E77497">
        <w:t>value</w:t>
      </w:r>
      <w:ins w:id="11639" w:author="Rev 19 Allen Wirfs-Brock" w:date="2013-09-27T09:57:00Z">
        <w:r w:rsidR="004B71CB">
          <w:t xml:space="preserve"> = </w:t>
        </w:r>
      </w:ins>
      <w:r w:rsidRPr="00E77497">
        <w:t xml:space="preserve"> </w:t>
      </w:r>
      <w:ins w:id="11640" w:author="Rev 19 Allen Wirfs-Brock" w:date="2013-09-27T09:57:00Z">
        <w:r w:rsidR="004B71CB" w:rsidRPr="00E77497">
          <w:rPr>
            <w:rFonts w:ascii="Courier New" w:hAnsi="Courier New"/>
            <w:b w:val="0"/>
          </w:rPr>
          <w:t>""</w:t>
        </w:r>
      </w:ins>
      <w:del w:id="11641" w:author="Rev 19 Allen Wirfs-Brock" w:date="2013-09-27T09:57:00Z">
        <w:r w:rsidRPr="00E77497" w:rsidDel="004B71CB">
          <w:delText>]</w:delText>
        </w:r>
      </w:del>
      <w:r w:rsidRPr="00E77497">
        <w:t xml:space="preserve"> )</w:t>
      </w:r>
      <w:bookmarkEnd w:id="11637"/>
    </w:p>
    <w:p w:rsidR="005D7F2D" w:rsidRPr="00E77497" w:rsidDel="004B71CB" w:rsidRDefault="005D7F2D" w:rsidP="005D7F2D">
      <w:pPr>
        <w:rPr>
          <w:del w:id="11642" w:author="Rev 19 Allen Wirfs-Brock" w:date="2013-09-27T09:57:00Z"/>
        </w:rPr>
      </w:pPr>
      <w:del w:id="11643" w:author="Rev 19 Allen Wirfs-Brock" w:date="2013-09-27T09:57:00Z">
        <w:r w:rsidRPr="00E77497" w:rsidDel="004B71CB">
          <w:delText xml:space="preserve">Returns a String value (not a String object) computed by </w:delText>
        </w:r>
        <w:r w:rsidRPr="00E77497" w:rsidDel="004B71CB">
          <w:rPr>
            <w:rFonts w:ascii="Times New Roman" w:hAnsi="Times New Roman"/>
          </w:rPr>
          <w:delText>ToString(</w:delText>
        </w:r>
        <w:r w:rsidRPr="00E77497" w:rsidDel="004B71CB">
          <w:rPr>
            <w:rFonts w:ascii="Times New Roman" w:hAnsi="Times New Roman"/>
            <w:i/>
          </w:rPr>
          <w:delText>value</w:delText>
        </w:r>
        <w:r w:rsidRPr="00E77497" w:rsidDel="004B71CB">
          <w:rPr>
            <w:rFonts w:ascii="Times New Roman" w:hAnsi="Times New Roman"/>
          </w:rPr>
          <w:delText>)</w:delText>
        </w:r>
        <w:r w:rsidRPr="00E77497" w:rsidDel="004B71CB">
          <w:delText xml:space="preserve">. If </w:delText>
        </w:r>
        <w:r w:rsidRPr="00E77497" w:rsidDel="004B71CB">
          <w:rPr>
            <w:rFonts w:ascii="Times New Roman" w:hAnsi="Times New Roman"/>
            <w:i/>
          </w:rPr>
          <w:delText>value</w:delText>
        </w:r>
        <w:r w:rsidRPr="00E77497" w:rsidDel="004B71CB">
          <w:delText xml:space="preserve"> is not supplied, the empty String </w:delText>
        </w:r>
        <w:r w:rsidRPr="00E77497" w:rsidDel="004B71CB">
          <w:rPr>
            <w:rFonts w:ascii="Courier New" w:hAnsi="Courier New"/>
            <w:b/>
          </w:rPr>
          <w:delText>""</w:delText>
        </w:r>
        <w:r w:rsidRPr="00E77497" w:rsidDel="004B71CB">
          <w:delText xml:space="preserve"> is returned.</w:delText>
        </w:r>
      </w:del>
    </w:p>
    <w:p w:rsidR="005D7F2D" w:rsidRPr="00E77497" w:rsidRDefault="005D7F2D" w:rsidP="005D7F2D">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rsidR="005D7F2D" w:rsidRDefault="005D7F2D" w:rsidP="005D7F2D">
      <w:pPr>
        <w:pStyle w:val="Alg4"/>
        <w:numPr>
          <w:ilvl w:val="0"/>
          <w:numId w:val="1324"/>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24"/>
        </w:numPr>
      </w:pPr>
      <w:r>
        <w:t xml:space="preserve">If no arguments were passed to this function invocation, then let </w:t>
      </w:r>
      <w:r>
        <w:rPr>
          <w:i/>
          <w:iCs/>
        </w:rPr>
        <w:t>s</w:t>
      </w:r>
      <w:r>
        <w:t xml:space="preserve"> be </w:t>
      </w:r>
      <w:r w:rsidRPr="00E77497">
        <w:rPr>
          <w:rFonts w:ascii="Courier New" w:hAnsi="Courier New"/>
          <w:b/>
        </w:rPr>
        <w:t>""</w:t>
      </w:r>
      <w:r>
        <w:t>.</w:t>
      </w:r>
    </w:p>
    <w:p w:rsidR="005D7F2D" w:rsidRDefault="005D7F2D" w:rsidP="005D7F2D">
      <w:pPr>
        <w:pStyle w:val="Alg4"/>
        <w:numPr>
          <w:ilvl w:val="0"/>
          <w:numId w:val="1324"/>
        </w:numPr>
      </w:pPr>
      <w:r>
        <w:t xml:space="preserve">Else, let </w:t>
      </w:r>
      <w:r>
        <w:rPr>
          <w:i/>
          <w:iCs/>
        </w:rPr>
        <w:t>s</w:t>
      </w:r>
      <w:r>
        <w:t xml:space="preserve"> be ToString(</w:t>
      </w:r>
      <w:r>
        <w:rPr>
          <w:i/>
          <w:iCs/>
        </w:rPr>
        <w:t>value</w:t>
      </w:r>
      <w:r>
        <w:t>).</w:t>
      </w:r>
    </w:p>
    <w:p w:rsidR="005D7F2D" w:rsidRDefault="005D7F2D" w:rsidP="005D7F2D">
      <w:pPr>
        <w:pStyle w:val="Alg4"/>
        <w:numPr>
          <w:ilvl w:val="0"/>
          <w:numId w:val="1324"/>
        </w:numPr>
      </w:pPr>
      <w:r>
        <w:t>ReturnIfAbrupt(</w:t>
      </w:r>
      <w:r>
        <w:rPr>
          <w:i/>
          <w:iCs/>
        </w:rPr>
        <w:t>s</w:t>
      </w:r>
      <w:r>
        <w:t>).</w:t>
      </w:r>
    </w:p>
    <w:p w:rsidR="005D7F2D" w:rsidRDefault="005D7F2D" w:rsidP="005D7F2D">
      <w:pPr>
        <w:pStyle w:val="Alg4"/>
        <w:numPr>
          <w:ilvl w:val="0"/>
          <w:numId w:val="1324"/>
        </w:numPr>
      </w:pPr>
      <w:r>
        <w:t>If Type(</w:t>
      </w:r>
      <w:r>
        <w:rPr>
          <w:i/>
          <w:iCs/>
        </w:rPr>
        <w:t>O</w:t>
      </w:r>
      <w:r>
        <w:t xml:space="preserve">) is Object and </w:t>
      </w:r>
      <w:r>
        <w:rPr>
          <w:i/>
          <w:iCs/>
        </w:rPr>
        <w:t>O</w:t>
      </w:r>
      <w:r>
        <w:t xml:space="preserve"> has a [[StringData]] internal data property and the value of [[StringData]] is </w:t>
      </w:r>
      <w:r>
        <w:rPr>
          <w:b/>
          <w:bCs/>
        </w:rPr>
        <w:t>undefined</w:t>
      </w:r>
      <w:r>
        <w:t>, then</w:t>
      </w:r>
    </w:p>
    <w:p w:rsidR="005D7F2D" w:rsidRDefault="005D7F2D" w:rsidP="005D7F2D">
      <w:pPr>
        <w:pStyle w:val="Alg4"/>
        <w:numPr>
          <w:ilvl w:val="1"/>
          <w:numId w:val="1324"/>
        </w:numPr>
      </w:pPr>
      <w:r>
        <w:t xml:space="preserve">Let </w:t>
      </w:r>
      <w:r>
        <w:rPr>
          <w:i/>
          <w:iCs/>
        </w:rPr>
        <w:t>length</w:t>
      </w:r>
      <w:r>
        <w:t xml:space="preserve"> be the number of code unit elements in </w:t>
      </w:r>
      <w:r>
        <w:rPr>
          <w:i/>
          <w:iCs/>
        </w:rPr>
        <w:t>s.</w:t>
      </w:r>
    </w:p>
    <w:p w:rsidR="005D7F2D" w:rsidRDefault="005D7F2D" w:rsidP="005D7F2D">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 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rsidR="005D7F2D" w:rsidRDefault="005D7F2D" w:rsidP="005D7F2D">
      <w:pPr>
        <w:pStyle w:val="Alg4"/>
        <w:numPr>
          <w:ilvl w:val="1"/>
          <w:numId w:val="1324"/>
        </w:numPr>
      </w:pPr>
      <w:r>
        <w:t>ReturnIfAbrupt(</w:t>
      </w:r>
      <w:r>
        <w:rPr>
          <w:i/>
          <w:iCs/>
        </w:rPr>
        <w:t>status</w:t>
      </w:r>
      <w:r>
        <w:t>).</w:t>
      </w:r>
    </w:p>
    <w:p w:rsidR="005D7F2D" w:rsidRDefault="005D7F2D" w:rsidP="005D7F2D">
      <w:pPr>
        <w:pStyle w:val="Alg4"/>
        <w:numPr>
          <w:ilvl w:val="1"/>
          <w:numId w:val="1324"/>
        </w:numPr>
      </w:pPr>
      <w:r>
        <w:t xml:space="preserve">Set the value of </w:t>
      </w:r>
      <w:r>
        <w:rPr>
          <w:i/>
          <w:iCs/>
        </w:rPr>
        <w:t>O’s</w:t>
      </w:r>
      <w:r>
        <w:t xml:space="preserve"> [[StringData]] internal data property to </w:t>
      </w:r>
      <w:r>
        <w:rPr>
          <w:i/>
          <w:iCs/>
        </w:rPr>
        <w:t>s</w:t>
      </w:r>
      <w:r>
        <w:t>.</w:t>
      </w:r>
    </w:p>
    <w:p w:rsidR="005D7F2D" w:rsidRDefault="005D7F2D" w:rsidP="005D7F2D">
      <w:pPr>
        <w:pStyle w:val="Alg4"/>
        <w:numPr>
          <w:ilvl w:val="1"/>
          <w:numId w:val="1324"/>
        </w:numPr>
      </w:pPr>
      <w:r>
        <w:t xml:space="preserve">Return </w:t>
      </w:r>
      <w:r>
        <w:rPr>
          <w:i/>
          <w:iCs/>
        </w:rPr>
        <w:t>O</w:t>
      </w:r>
      <w:r>
        <w:t>.</w:t>
      </w:r>
    </w:p>
    <w:p w:rsidR="005D7F2D" w:rsidRPr="00E77497" w:rsidRDefault="005D7F2D" w:rsidP="005D7F2D">
      <w:pPr>
        <w:pStyle w:val="Alg4"/>
        <w:numPr>
          <w:ilvl w:val="0"/>
          <w:numId w:val="1324"/>
        </w:numPr>
        <w:spacing w:after="120"/>
      </w:pPr>
      <w:r w:rsidRPr="00E77497">
        <w:t xml:space="preserve">Return </w:t>
      </w:r>
      <w:r>
        <w:rPr>
          <w:i/>
        </w:rPr>
        <w:t>s</w:t>
      </w:r>
      <w:r w:rsidRPr="00E77497">
        <w:t>.</w:t>
      </w:r>
    </w:p>
    <w:p w:rsidR="00946A25" w:rsidRPr="00E77497" w:rsidRDefault="00946A25" w:rsidP="00946A25">
      <w:pPr>
        <w:rPr>
          <w:ins w:id="11644" w:author="Rev 19 Allen Wirfs-Brock" w:date="2013-09-27T09:59:00Z"/>
        </w:rPr>
      </w:pPr>
      <w:ins w:id="11645" w:author="Rev 19 Allen Wirfs-Brock" w:date="2013-09-27T09:59:00Z">
        <w:r w:rsidRPr="00E77497">
          <w:t xml:space="preserve">The </w:t>
        </w:r>
        <w:r w:rsidRPr="00E77497">
          <w:rPr>
            <w:rFonts w:ascii="Courier New" w:hAnsi="Courier New"/>
            <w:b/>
          </w:rPr>
          <w:t>length</w:t>
        </w:r>
        <w:r w:rsidRPr="00E77497">
          <w:t xml:space="preserve"> property of the </w:t>
        </w:r>
        <w:r>
          <w:rPr>
            <w:rFonts w:ascii="Courier New" w:hAnsi="Courier New"/>
            <w:b/>
          </w:rPr>
          <w:t>String</w:t>
        </w:r>
        <w:r w:rsidRPr="00E77497">
          <w:t xml:space="preserve"> function is </w:t>
        </w:r>
        <w:r w:rsidRPr="00E77497">
          <w:rPr>
            <w:b/>
          </w:rPr>
          <w:t>1</w:t>
        </w:r>
        <w:r w:rsidRPr="00E77497">
          <w:t>.</w:t>
        </w:r>
      </w:ins>
    </w:p>
    <w:p w:rsidR="005D7F2D" w:rsidRPr="00E77497" w:rsidRDefault="005D7F2D" w:rsidP="005D7F2D">
      <w:pPr>
        <w:pStyle w:val="Heading4"/>
      </w:pPr>
      <w:r w:rsidRPr="00E77497">
        <w:t>new String (</w:t>
      </w:r>
      <w:r>
        <w:t xml:space="preserve"> ... argumentsList </w:t>
      </w:r>
      <w:r w:rsidRPr="00E77497">
        <w:t>)</w:t>
      </w:r>
    </w:p>
    <w:p w:rsidR="005D7F2D" w:rsidRDefault="005D7F2D" w:rsidP="005D7F2D">
      <w:r>
        <w:rPr>
          <w:rFonts w:ascii="Courier New" w:hAnsi="Courier New"/>
          <w:b/>
        </w:rPr>
        <w:t>String</w:t>
      </w:r>
      <w:r w:rsidRPr="00E77497">
        <w:t xml:space="preserve"> </w:t>
      </w:r>
      <w:r>
        <w:t xml:space="preserve">called as part of a new expression </w:t>
      </w:r>
      <w:r w:rsidRPr="00E77497">
        <w:t xml:space="preserve">, it initialises </w:t>
      </w:r>
      <w:r>
        <w:t>a</w:t>
      </w:r>
      <w:r w:rsidRPr="00E77497">
        <w:t xml:space="preserve"> newly created </w:t>
      </w:r>
      <w:r>
        <w:t>exotic String</w:t>
      </w:r>
      <w:r w:rsidRPr="00E77497">
        <w:t xml:space="preserve"> object</w:t>
      </w:r>
      <w:r>
        <w:t>:</w:t>
      </w:r>
    </w:p>
    <w:p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String</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11646" w:name="_Ref365541993"/>
      <w:bookmarkStart w:id="11647" w:name="_Toc368050747"/>
      <w:r w:rsidRPr="00E77497">
        <w:t>Properties of the String Constructor</w:t>
      </w:r>
      <w:bookmarkEnd w:id="11646"/>
      <w:bookmarkEnd w:id="11647"/>
    </w:p>
    <w:p w:rsidR="005D7F2D" w:rsidRPr="00E77497" w:rsidRDefault="005D7F2D" w:rsidP="005D7F2D">
      <w:r w:rsidRPr="00E77497">
        <w:t xml:space="preserve">The value of the [[Prototype]] internal </w:t>
      </w:r>
      <w:r>
        <w:t xml:space="preserve">data </w:t>
      </w:r>
      <w:r w:rsidRPr="00E77497">
        <w:t>property of the String constructor is the standard built-in Function prototype object (</w:t>
      </w:r>
      <w:r>
        <w:fldChar w:fldCharType="begin"/>
      </w:r>
      <w:r>
        <w:instrText xml:space="preserve"> REF _Ref359681817 \r \h </w:instrText>
      </w:r>
      <w:r>
        <w:fldChar w:fldCharType="separate"/>
      </w:r>
      <w:r w:rsidR="00460CAC">
        <w:t>19.2.3</w:t>
      </w:r>
      <w:r>
        <w:fldChar w:fldCharType="end"/>
      </w:r>
      <w:r w:rsidRPr="00E77497">
        <w:t>).</w:t>
      </w:r>
    </w:p>
    <w:p w:rsidR="005D7F2D" w:rsidRPr="00E77497" w:rsidRDefault="005D7F2D" w:rsidP="005D7F2D">
      <w:r w:rsidRPr="00E77497">
        <w:lastRenderedPageBreak/>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rsidR="005D7F2D" w:rsidRPr="00E77497" w:rsidRDefault="005D7F2D" w:rsidP="005D7F2D">
      <w:pPr>
        <w:pStyle w:val="Heading4"/>
      </w:pPr>
      <w:r w:rsidRPr="00E77497">
        <w:t>String.</w:t>
      </w:r>
      <w:commentRangeStart w:id="11648"/>
      <w:r w:rsidRPr="00E77497">
        <w:t>fromCharCode</w:t>
      </w:r>
      <w:commentRangeEnd w:id="11648"/>
      <w:r>
        <w:rPr>
          <w:rStyle w:val="CommentReference"/>
          <w:b w:val="0"/>
        </w:rPr>
        <w:commentReference w:id="11648"/>
      </w:r>
      <w:r w:rsidRPr="00E77497">
        <w:t xml:space="preserve"> ( </w:t>
      </w:r>
      <w:r>
        <w:t>...codeUnits</w:t>
      </w:r>
      <w:r w:rsidRPr="00E77497">
        <w:t>)</w:t>
      </w:r>
    </w:p>
    <w:p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rsidR="005D7F2D" w:rsidRDefault="005D7F2D" w:rsidP="005D7F2D">
      <w:pPr>
        <w:pStyle w:val="Alg4"/>
        <w:numPr>
          <w:ilvl w:val="0"/>
          <w:numId w:val="222"/>
        </w:numPr>
      </w:pPr>
      <w:r>
        <w:t xml:space="preserve">Assert: </w:t>
      </w:r>
      <w:r w:rsidRPr="00857485">
        <w:rPr>
          <w:i/>
        </w:rPr>
        <w:t>codeUnits</w:t>
      </w:r>
      <w:r>
        <w:t xml:space="preserve"> is a well-formed rest parameter object.</w:t>
      </w:r>
    </w:p>
    <w:p w:rsidR="005D7F2D" w:rsidRPr="00E77497" w:rsidRDefault="005D7F2D" w:rsidP="005D7F2D">
      <w:pPr>
        <w:pStyle w:val="Alg4"/>
        <w:numPr>
          <w:ilvl w:val="0"/>
          <w:numId w:val="222"/>
        </w:numPr>
      </w:pPr>
      <w:r>
        <w:t xml:space="preserve">Let </w:t>
      </w:r>
      <w:r w:rsidRPr="00857485">
        <w:rPr>
          <w:i/>
        </w:rPr>
        <w:t>length</w:t>
      </w:r>
      <w:r>
        <w:t xml:space="preserve"> be the result of </w:t>
      </w:r>
      <w:r w:rsidRPr="00E77497">
        <w:t>Get</w:t>
      </w:r>
      <w:r>
        <w:t>(</w:t>
      </w:r>
      <w:r>
        <w:rPr>
          <w:i/>
        </w:rPr>
        <w:t>codeUnits</w:t>
      </w:r>
      <w:r>
        <w:t>,</w:t>
      </w:r>
      <w:r w:rsidRPr="00E77497">
        <w:t xml:space="preserve"> </w:t>
      </w:r>
      <w:r w:rsidRPr="00E77497">
        <w:rPr>
          <w:rFonts w:ascii="Courier New" w:hAnsi="Courier New"/>
          <w:b/>
        </w:rPr>
        <w:t>"length"</w:t>
      </w:r>
      <w:r>
        <w:rPr>
          <w:bCs/>
        </w:rPr>
        <w:t>)</w:t>
      </w:r>
      <w:r>
        <w:rPr>
          <w:rFonts w:ascii="Courier New" w:hAnsi="Courier New"/>
          <w:b/>
        </w:rPr>
        <w:t>.</w:t>
      </w:r>
    </w:p>
    <w:p w:rsidR="005D7F2D" w:rsidRPr="00E77497" w:rsidRDefault="005D7F2D" w:rsidP="005D7F2D">
      <w:pPr>
        <w:pStyle w:val="Alg4"/>
        <w:numPr>
          <w:ilvl w:val="0"/>
          <w:numId w:val="222"/>
        </w:numPr>
      </w:pPr>
      <w:r>
        <w:t xml:space="preserve">Let </w:t>
      </w:r>
      <w:r w:rsidRPr="00857485">
        <w:rPr>
          <w:i/>
        </w:rPr>
        <w:t>elements</w:t>
      </w:r>
      <w:r>
        <w:t xml:space="preserve"> be  a new List.</w:t>
      </w:r>
    </w:p>
    <w:p w:rsidR="005D7F2D" w:rsidRDefault="005D7F2D" w:rsidP="005D7F2D">
      <w:pPr>
        <w:pStyle w:val="Alg4"/>
        <w:numPr>
          <w:ilvl w:val="0"/>
          <w:numId w:val="222"/>
        </w:numPr>
        <w:contextualSpacing/>
      </w:pPr>
      <w:r>
        <w:t xml:space="preserve">Let </w:t>
      </w:r>
      <w:r w:rsidRPr="00857485">
        <w:rPr>
          <w:i/>
        </w:rPr>
        <w:t>nextIndex</w:t>
      </w:r>
      <w:r>
        <w:t xml:space="preserve"> be 0.</w:t>
      </w:r>
    </w:p>
    <w:p w:rsidR="005D7F2D" w:rsidRPr="00E77497" w:rsidRDefault="005D7F2D" w:rsidP="005D7F2D">
      <w:pPr>
        <w:pStyle w:val="Alg4"/>
        <w:numPr>
          <w:ilvl w:val="0"/>
          <w:numId w:val="222"/>
        </w:numPr>
        <w:contextualSpacing/>
      </w:pPr>
      <w:r>
        <w:t xml:space="preserve">Repeat while </w:t>
      </w:r>
      <w:r w:rsidRPr="00857485">
        <w:rPr>
          <w:i/>
        </w:rPr>
        <w:t>nextIndex</w:t>
      </w:r>
      <w:r>
        <w:t xml:space="preserve"> &lt; </w:t>
      </w:r>
      <w:r w:rsidRPr="00857485">
        <w:rPr>
          <w:i/>
        </w:rPr>
        <w:t>length</w:t>
      </w:r>
    </w:p>
    <w:p w:rsidR="005D7F2D" w:rsidRPr="00E77497" w:rsidRDefault="005D7F2D" w:rsidP="005D7F2D">
      <w:pPr>
        <w:pStyle w:val="Alg4"/>
        <w:numPr>
          <w:ilvl w:val="1"/>
          <w:numId w:val="222"/>
        </w:numPr>
      </w:pPr>
      <w:r>
        <w:t xml:space="preserve">Let </w:t>
      </w:r>
      <w:r w:rsidRPr="00857485">
        <w:rPr>
          <w:i/>
        </w:rPr>
        <w:t>next</w:t>
      </w:r>
      <w:r>
        <w:t xml:space="preserve"> be the result of Get(</w:t>
      </w:r>
      <w:r w:rsidRPr="00857485">
        <w:rPr>
          <w:i/>
        </w:rPr>
        <w:t>codeUnits</w:t>
      </w:r>
      <w:r>
        <w:t>, ToString(</w:t>
      </w:r>
      <w:r w:rsidRPr="00857485">
        <w:rPr>
          <w:i/>
        </w:rPr>
        <w:t>nextIndex</w:t>
      </w:r>
      <w:r>
        <w:t>))</w:t>
      </w:r>
      <w:r w:rsidRPr="00857485">
        <w:t>.</w:t>
      </w:r>
    </w:p>
    <w:p w:rsidR="005D7F2D" w:rsidRPr="005009C2" w:rsidRDefault="005D7F2D" w:rsidP="005D7F2D">
      <w:pPr>
        <w:pStyle w:val="Alg4"/>
        <w:numPr>
          <w:ilvl w:val="1"/>
          <w:numId w:val="222"/>
        </w:numPr>
        <w:contextualSpacing/>
      </w:pPr>
      <w:r>
        <w:t xml:space="preserve">Let </w:t>
      </w:r>
      <w:r w:rsidRPr="00857485">
        <w:rPr>
          <w:i/>
        </w:rPr>
        <w:t>nextCU</w:t>
      </w:r>
      <w:r>
        <w:t xml:space="preserve"> be ToUint16(</w:t>
      </w:r>
      <w:r w:rsidRPr="00857485">
        <w:rPr>
          <w:i/>
        </w:rPr>
        <w:t>next</w:t>
      </w:r>
      <w:r>
        <w:t>).</w:t>
      </w:r>
    </w:p>
    <w:p w:rsidR="005D7F2D" w:rsidRDefault="005D7F2D" w:rsidP="005D7F2D">
      <w:pPr>
        <w:pStyle w:val="Alg4"/>
        <w:numPr>
          <w:ilvl w:val="1"/>
          <w:numId w:val="222"/>
        </w:numPr>
        <w:contextualSpacing/>
      </w:pPr>
      <w:r>
        <w:t>ReturnIfAbrupt(</w:t>
      </w:r>
      <w:r w:rsidRPr="00857485">
        <w:rPr>
          <w:i/>
        </w:rPr>
        <w:t>nextCU</w:t>
      </w:r>
      <w:r>
        <w:t>).</w:t>
      </w:r>
    </w:p>
    <w:p w:rsidR="005D7F2D" w:rsidRDefault="005D7F2D" w:rsidP="005D7F2D">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rsidR="005D7F2D" w:rsidRDefault="005D7F2D" w:rsidP="005D7F2D">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rsidR="005D7F2D" w:rsidRPr="00E77497" w:rsidRDefault="005D7F2D" w:rsidP="005D7F2D">
      <w:pPr>
        <w:pStyle w:val="Alg4"/>
        <w:numPr>
          <w:ilvl w:val="0"/>
          <w:numId w:val="222"/>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rsidR="005D7F2D" w:rsidRPr="00E77497" w:rsidRDefault="005D7F2D" w:rsidP="005D7F2D">
      <w:pPr>
        <w:pStyle w:val="Heading4"/>
      </w:pPr>
      <w:r w:rsidRPr="00E77497">
        <w:t>String.from</w:t>
      </w:r>
      <w:r>
        <w:t>CodePoint</w:t>
      </w:r>
      <w:r w:rsidRPr="00E77497">
        <w:t xml:space="preserve"> ( </w:t>
      </w:r>
      <w:r>
        <w:t>...codePoints</w:t>
      </w:r>
      <w:r w:rsidRPr="00E77497">
        <w:t>)</w:t>
      </w:r>
    </w:p>
    <w:p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rsidR="005D7F2D" w:rsidRDefault="005D7F2D" w:rsidP="005D7F2D">
      <w:pPr>
        <w:pStyle w:val="Alg4"/>
        <w:numPr>
          <w:ilvl w:val="0"/>
          <w:numId w:val="909"/>
        </w:numPr>
      </w:pPr>
      <w:r>
        <w:t xml:space="preserve">Assert: </w:t>
      </w:r>
      <w:r w:rsidRPr="00857485">
        <w:rPr>
          <w:i/>
        </w:rPr>
        <w:t>code</w:t>
      </w:r>
      <w:r>
        <w:rPr>
          <w:i/>
        </w:rPr>
        <w:t>Points</w:t>
      </w:r>
      <w:r>
        <w:t xml:space="preserve"> is a well-formed rest parameter object.</w:t>
      </w:r>
    </w:p>
    <w:p w:rsidR="005D7F2D" w:rsidRPr="00E77497" w:rsidRDefault="005D7F2D" w:rsidP="005D7F2D">
      <w:pPr>
        <w:pStyle w:val="Alg4"/>
        <w:numPr>
          <w:ilvl w:val="0"/>
          <w:numId w:val="909"/>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rsidR="005D7F2D" w:rsidRPr="00E77497" w:rsidRDefault="005D7F2D" w:rsidP="005D7F2D">
      <w:pPr>
        <w:pStyle w:val="Alg4"/>
        <w:numPr>
          <w:ilvl w:val="0"/>
          <w:numId w:val="909"/>
        </w:numPr>
      </w:pPr>
      <w:r>
        <w:t xml:space="preserve">Let </w:t>
      </w:r>
      <w:r w:rsidRPr="00857485">
        <w:rPr>
          <w:i/>
        </w:rPr>
        <w:t>elements</w:t>
      </w:r>
      <w:r>
        <w:t xml:space="preserve"> be  a new List.</w:t>
      </w:r>
    </w:p>
    <w:p w:rsidR="005D7F2D" w:rsidRDefault="005D7F2D" w:rsidP="005D7F2D">
      <w:pPr>
        <w:pStyle w:val="Alg4"/>
        <w:numPr>
          <w:ilvl w:val="0"/>
          <w:numId w:val="909"/>
        </w:numPr>
        <w:contextualSpacing/>
      </w:pPr>
      <w:r>
        <w:t xml:space="preserve">Let </w:t>
      </w:r>
      <w:r w:rsidRPr="00857485">
        <w:rPr>
          <w:i/>
        </w:rPr>
        <w:t>nextIndex</w:t>
      </w:r>
      <w:r>
        <w:t xml:space="preserve"> be 0.</w:t>
      </w:r>
    </w:p>
    <w:p w:rsidR="005D7F2D" w:rsidRPr="00E77497" w:rsidRDefault="005D7F2D" w:rsidP="005D7F2D">
      <w:pPr>
        <w:pStyle w:val="Alg4"/>
        <w:numPr>
          <w:ilvl w:val="0"/>
          <w:numId w:val="909"/>
        </w:numPr>
        <w:contextualSpacing/>
      </w:pPr>
      <w:r>
        <w:t xml:space="preserve">Repeat while </w:t>
      </w:r>
      <w:r w:rsidRPr="00857485">
        <w:rPr>
          <w:i/>
        </w:rPr>
        <w:t>nextIndex</w:t>
      </w:r>
      <w:r>
        <w:t xml:space="preserve"> &lt; </w:t>
      </w:r>
      <w:r w:rsidRPr="00857485">
        <w:rPr>
          <w:i/>
        </w:rPr>
        <w:t>length</w:t>
      </w:r>
    </w:p>
    <w:p w:rsidR="005D7F2D" w:rsidRPr="00E77497" w:rsidRDefault="005D7F2D" w:rsidP="005D7F2D">
      <w:pPr>
        <w:pStyle w:val="Alg4"/>
        <w:numPr>
          <w:ilvl w:val="1"/>
          <w:numId w:val="909"/>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rsidR="005D7F2D" w:rsidRPr="005009C2" w:rsidRDefault="005D7F2D" w:rsidP="005D7F2D">
      <w:pPr>
        <w:pStyle w:val="Alg4"/>
        <w:numPr>
          <w:ilvl w:val="1"/>
          <w:numId w:val="909"/>
        </w:numPr>
        <w:contextualSpacing/>
      </w:pPr>
      <w:r>
        <w:t xml:space="preserve">Let </w:t>
      </w:r>
      <w:r w:rsidRPr="00857485">
        <w:rPr>
          <w:i/>
        </w:rPr>
        <w:t>nextC</w:t>
      </w:r>
      <w:r>
        <w:rPr>
          <w:i/>
        </w:rPr>
        <w:t>P</w:t>
      </w:r>
      <w:r>
        <w:t xml:space="preserve"> be ToNumber(</w:t>
      </w:r>
      <w:r w:rsidRPr="00857485">
        <w:rPr>
          <w:i/>
        </w:rPr>
        <w:t>next</w:t>
      </w:r>
      <w:r>
        <w:t>).</w:t>
      </w:r>
    </w:p>
    <w:p w:rsidR="005D7F2D" w:rsidRDefault="005D7F2D" w:rsidP="005D7F2D">
      <w:pPr>
        <w:pStyle w:val="Alg4"/>
        <w:numPr>
          <w:ilvl w:val="1"/>
          <w:numId w:val="909"/>
        </w:numPr>
        <w:contextualSpacing/>
      </w:pPr>
      <w:r>
        <w:t>ReturnIfAbrupt(</w:t>
      </w:r>
      <w:r w:rsidRPr="00857485">
        <w:rPr>
          <w:i/>
        </w:rPr>
        <w:t>nextC</w:t>
      </w:r>
      <w:r>
        <w:rPr>
          <w:i/>
        </w:rPr>
        <w:t>P</w:t>
      </w:r>
      <w:r>
        <w:t>).</w:t>
      </w:r>
    </w:p>
    <w:p w:rsidR="005D7F2D" w:rsidRDefault="005D7F2D" w:rsidP="005D7F2D">
      <w:pPr>
        <w:pStyle w:val="Alg4"/>
        <w:numPr>
          <w:ilvl w:val="1"/>
          <w:numId w:val="909"/>
        </w:numPr>
        <w:contextualSpacing/>
      </w:pPr>
      <w:r>
        <w:t>If SameValue(</w:t>
      </w:r>
      <w:r w:rsidRPr="00887FC2">
        <w:rPr>
          <w:i/>
        </w:rPr>
        <w:t>nextCP</w:t>
      </w:r>
      <w:r>
        <w:t>, ToInteger(</w:t>
      </w:r>
      <w:r w:rsidRPr="002875BF">
        <w:rPr>
          <w:i/>
        </w:rPr>
        <w:t>nextCP</w:t>
      </w:r>
      <w:r>
        <w:t xml:space="preserve">)) is </w:t>
      </w:r>
      <w:r w:rsidRPr="002875BF">
        <w:rPr>
          <w:b/>
        </w:rPr>
        <w:t>false</w:t>
      </w:r>
      <w:r>
        <w:t>,</w:t>
      </w:r>
      <w:ins w:id="11649" w:author="Rev 19 Allen Wirfs-Brock" w:date="2013-09-09T18:11:00Z">
        <w:r w:rsidR="000F402B">
          <w:t xml:space="preserve"> </w:t>
        </w:r>
      </w:ins>
      <w:r>
        <w:t xml:space="preserve">then throw a </w:t>
      </w:r>
      <w:r w:rsidRPr="002875BF">
        <w:rPr>
          <w:b/>
        </w:rPr>
        <w:t>RangeError</w:t>
      </w:r>
      <w:r>
        <w:t xml:space="preserve"> exception.</w:t>
      </w:r>
    </w:p>
    <w:p w:rsidR="005D7F2D" w:rsidRDefault="005D7F2D" w:rsidP="005D7F2D">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rsidR="005D7F2D" w:rsidRDefault="005D7F2D" w:rsidP="005D7F2D">
      <w:pPr>
        <w:pStyle w:val="Alg4"/>
        <w:numPr>
          <w:ilvl w:val="1"/>
          <w:numId w:val="909"/>
        </w:numPr>
        <w:contextualSpacing/>
      </w:pPr>
      <w:r>
        <w:t xml:space="preserve">Append the elements of the UTF-16 Encoding (clause 6) of </w:t>
      </w:r>
      <w:r w:rsidRPr="00857485">
        <w:rPr>
          <w:i/>
        </w:rPr>
        <w:t>nextC</w:t>
      </w:r>
      <w:r>
        <w:rPr>
          <w:i/>
        </w:rPr>
        <w:t xml:space="preserve">P </w:t>
      </w:r>
      <w:r>
        <w:t xml:space="preserve">to the end of </w:t>
      </w:r>
      <w:r w:rsidRPr="00857485">
        <w:rPr>
          <w:i/>
        </w:rPr>
        <w:t>elements</w:t>
      </w:r>
      <w:r>
        <w:t>.</w:t>
      </w:r>
    </w:p>
    <w:p w:rsidR="005D7F2D" w:rsidRDefault="005D7F2D" w:rsidP="005D7F2D">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rsidR="005D7F2D" w:rsidRPr="00E77497" w:rsidRDefault="005D7F2D" w:rsidP="005D7F2D">
      <w:pPr>
        <w:pStyle w:val="Alg4"/>
        <w:numPr>
          <w:ilvl w:val="0"/>
          <w:numId w:val="909"/>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commentRangeStart w:id="11650"/>
      <w:r>
        <w:rPr>
          <w:b/>
        </w:rPr>
        <w:t>0</w:t>
      </w:r>
      <w:commentRangeEnd w:id="11650"/>
      <w:r>
        <w:rPr>
          <w:rStyle w:val="CommentReference"/>
        </w:rPr>
        <w:commentReference w:id="11650"/>
      </w:r>
      <w:r w:rsidRPr="00E77497">
        <w:t>.</w:t>
      </w:r>
    </w:p>
    <w:p w:rsidR="00362B91" w:rsidRPr="00E77497" w:rsidRDefault="00362B91" w:rsidP="00362B91">
      <w:pPr>
        <w:pStyle w:val="Heading4"/>
      </w:pPr>
      <w:r w:rsidRPr="00E77497">
        <w:t>String.prototype</w:t>
      </w:r>
    </w:p>
    <w:p w:rsidR="00362B91" w:rsidRPr="00E77497" w:rsidRDefault="00362B91" w:rsidP="00362B91">
      <w:r w:rsidRPr="00E77497">
        <w:t xml:space="preserve">The initial value of </w:t>
      </w:r>
      <w:r w:rsidRPr="00E77497">
        <w:rPr>
          <w:rFonts w:ascii="Courier New" w:hAnsi="Courier New"/>
          <w:b/>
        </w:rPr>
        <w:t>String.prototype</w:t>
      </w:r>
      <w:r w:rsidRPr="00E77497">
        <w:t xml:space="preserve"> is the standard built-in String prototype object (</w:t>
      </w:r>
      <w:r w:rsidR="003D1963">
        <w:fldChar w:fldCharType="begin"/>
      </w:r>
      <w:r w:rsidR="003D1963">
        <w:instrText xml:space="preserve"> REF _Ref366078312 \r \h </w:instrText>
      </w:r>
      <w:r w:rsidR="003D1963">
        <w:fldChar w:fldCharType="separate"/>
      </w:r>
      <w:r w:rsidR="00460CAC">
        <w:t>21.1.3</w:t>
      </w:r>
      <w:r w:rsidR="003D1963">
        <w:fldChar w:fldCharType="end"/>
      </w:r>
      <w:r w:rsidRPr="00E77497">
        <w:t>).</w:t>
      </w:r>
    </w:p>
    <w:p w:rsidR="00362B91" w:rsidRPr="00E77497" w:rsidRDefault="00362B91" w:rsidP="00362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rsidRPr="00E77497">
        <w:t>String.</w:t>
      </w:r>
      <w:r>
        <w:t>raw</w:t>
      </w:r>
      <w:r w:rsidRPr="00E77497">
        <w:t xml:space="preserve"> ( </w:t>
      </w:r>
      <w:r>
        <w:t>callSite, ...substitutions</w:t>
      </w:r>
      <w:r w:rsidRPr="00E77497">
        <w:t>)</w:t>
      </w:r>
    </w:p>
    <w:p w:rsidR="005D7F2D" w:rsidRPr="00E77497" w:rsidRDefault="005D7F2D" w:rsidP="005D7F2D">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rsidR="005D7F2D" w:rsidRDefault="005D7F2D" w:rsidP="005D7F2D">
      <w:pPr>
        <w:pStyle w:val="Alg4"/>
        <w:numPr>
          <w:ilvl w:val="0"/>
          <w:numId w:val="908"/>
        </w:numPr>
      </w:pPr>
      <w:r>
        <w:t xml:space="preserve">Assert: </w:t>
      </w:r>
      <w:r>
        <w:rPr>
          <w:i/>
        </w:rPr>
        <w:t>substitutions</w:t>
      </w:r>
      <w:r>
        <w:t xml:space="preserve"> is a well-formed rest parameter object.</w:t>
      </w:r>
    </w:p>
    <w:p w:rsidR="005D7F2D" w:rsidRDefault="005D7F2D" w:rsidP="005D7F2D">
      <w:pPr>
        <w:pStyle w:val="Alg4"/>
        <w:numPr>
          <w:ilvl w:val="0"/>
          <w:numId w:val="908"/>
        </w:numPr>
      </w:pPr>
      <w:r>
        <w:t xml:space="preserve">Let </w:t>
      </w:r>
      <w:r w:rsidRPr="00FA657F">
        <w:rPr>
          <w:i/>
        </w:rPr>
        <w:t>cooked</w:t>
      </w:r>
      <w:r>
        <w:t xml:space="preserve"> be ToObject(</w:t>
      </w:r>
      <w:r w:rsidRPr="00FA657F">
        <w:rPr>
          <w:i/>
        </w:rPr>
        <w:t>callSite</w:t>
      </w:r>
      <w:r>
        <w:t>).</w:t>
      </w:r>
    </w:p>
    <w:p w:rsidR="005D7F2D" w:rsidRDefault="005D7F2D" w:rsidP="005D7F2D">
      <w:pPr>
        <w:pStyle w:val="Alg4"/>
        <w:numPr>
          <w:ilvl w:val="0"/>
          <w:numId w:val="908"/>
        </w:numPr>
      </w:pPr>
      <w:r>
        <w:t>ReturnIfAbrupt(</w:t>
      </w:r>
      <w:r w:rsidRPr="00FA657F">
        <w:rPr>
          <w:i/>
        </w:rPr>
        <w:t>cooked</w:t>
      </w:r>
      <w:r>
        <w:t>).</w:t>
      </w:r>
    </w:p>
    <w:p w:rsidR="005D7F2D" w:rsidRDefault="005D7F2D" w:rsidP="005D7F2D">
      <w:pPr>
        <w:pStyle w:val="Alg4"/>
        <w:numPr>
          <w:ilvl w:val="0"/>
          <w:numId w:val="908"/>
        </w:numPr>
      </w:pPr>
      <w:r>
        <w:lastRenderedPageBreak/>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rsidR="005D7F2D" w:rsidRDefault="005D7F2D" w:rsidP="005D7F2D">
      <w:pPr>
        <w:pStyle w:val="Alg4"/>
        <w:numPr>
          <w:ilvl w:val="0"/>
          <w:numId w:val="908"/>
        </w:numPr>
      </w:pPr>
      <w:r>
        <w:t xml:space="preserve">Let </w:t>
      </w:r>
      <w:r w:rsidRPr="00FA657F">
        <w:rPr>
          <w:i/>
        </w:rPr>
        <w:t>raw</w:t>
      </w:r>
      <w:r>
        <w:t xml:space="preserve"> be ToObject(</w:t>
      </w:r>
      <w:r w:rsidRPr="00FA657F">
        <w:rPr>
          <w:i/>
        </w:rPr>
        <w:t>rawValue</w:t>
      </w:r>
      <w:r>
        <w:t>).</w:t>
      </w:r>
    </w:p>
    <w:p w:rsidR="005D7F2D" w:rsidRDefault="005D7F2D" w:rsidP="005D7F2D">
      <w:pPr>
        <w:pStyle w:val="Alg4"/>
        <w:numPr>
          <w:ilvl w:val="0"/>
          <w:numId w:val="908"/>
        </w:numPr>
      </w:pPr>
      <w:r>
        <w:t>ReturnIfAbrupt(</w:t>
      </w:r>
      <w:r w:rsidRPr="00887FC2">
        <w:rPr>
          <w:i/>
        </w:rPr>
        <w:t>raw</w:t>
      </w:r>
      <w:r>
        <w:t>).</w:t>
      </w:r>
    </w:p>
    <w:p w:rsidR="005D7F2D" w:rsidRPr="00E77497" w:rsidRDefault="005D7F2D" w:rsidP="005D7F2D">
      <w:pPr>
        <w:pStyle w:val="Alg4"/>
        <w:numPr>
          <w:ilvl w:val="0"/>
          <w:numId w:val="908"/>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rsidR="005D7F2D" w:rsidRDefault="005D7F2D" w:rsidP="005D7F2D">
      <w:pPr>
        <w:pStyle w:val="Alg4"/>
        <w:numPr>
          <w:ilvl w:val="0"/>
          <w:numId w:val="908"/>
        </w:numPr>
      </w:pPr>
      <w:r>
        <w:t xml:space="preserve">Let </w:t>
      </w:r>
      <w:r w:rsidRPr="00FA657F">
        <w:rPr>
          <w:i/>
        </w:rPr>
        <w:t>literalSegments</w:t>
      </w:r>
      <w:r>
        <w:t xml:space="preserve"> be ToLength(</w:t>
      </w:r>
      <w:r w:rsidRPr="00FA657F">
        <w:rPr>
          <w:i/>
        </w:rPr>
        <w:t>len</w:t>
      </w:r>
      <w:r>
        <w:t>).</w:t>
      </w:r>
    </w:p>
    <w:p w:rsidR="005D7F2D" w:rsidRDefault="005D7F2D" w:rsidP="005D7F2D">
      <w:pPr>
        <w:pStyle w:val="Alg4"/>
        <w:numPr>
          <w:ilvl w:val="0"/>
          <w:numId w:val="908"/>
        </w:numPr>
      </w:pPr>
      <w:r>
        <w:t>ReturnIfAbrupt(</w:t>
      </w:r>
      <w:r w:rsidRPr="00887FC2">
        <w:rPr>
          <w:i/>
        </w:rPr>
        <w:t>literalSegments</w:t>
      </w:r>
      <w:r>
        <w:t>).</w:t>
      </w:r>
    </w:p>
    <w:p w:rsidR="005D7F2D" w:rsidRDefault="005D7F2D" w:rsidP="005D7F2D">
      <w:pPr>
        <w:pStyle w:val="Alg4"/>
        <w:numPr>
          <w:ilvl w:val="0"/>
          <w:numId w:val="908"/>
        </w:numPr>
      </w:pPr>
      <w:r>
        <w:t xml:space="preserve">If </w:t>
      </w:r>
      <w:r w:rsidRPr="00FA657F">
        <w:rPr>
          <w:i/>
        </w:rPr>
        <w:t>literalSegments</w:t>
      </w:r>
      <w:r>
        <w:t xml:space="preserve"> ≤ 0, then return the empty string.</w:t>
      </w:r>
    </w:p>
    <w:p w:rsidR="005D7F2D" w:rsidRPr="00E77497" w:rsidRDefault="005D7F2D" w:rsidP="005D7F2D">
      <w:pPr>
        <w:pStyle w:val="Alg4"/>
        <w:numPr>
          <w:ilvl w:val="0"/>
          <w:numId w:val="908"/>
        </w:numPr>
      </w:pPr>
      <w:r>
        <w:t xml:space="preserve">Let </w:t>
      </w:r>
      <w:r>
        <w:rPr>
          <w:i/>
        </w:rPr>
        <w:t>stringE</w:t>
      </w:r>
      <w:r w:rsidRPr="00857485">
        <w:rPr>
          <w:i/>
        </w:rPr>
        <w:t>lements</w:t>
      </w:r>
      <w:r>
        <w:t xml:space="preserve"> be a new List.</w:t>
      </w:r>
    </w:p>
    <w:p w:rsidR="005D7F2D" w:rsidRDefault="005D7F2D" w:rsidP="005D7F2D">
      <w:pPr>
        <w:pStyle w:val="Alg4"/>
        <w:numPr>
          <w:ilvl w:val="0"/>
          <w:numId w:val="908"/>
        </w:numPr>
        <w:contextualSpacing/>
      </w:pPr>
      <w:r>
        <w:t xml:space="preserve">Let </w:t>
      </w:r>
      <w:r w:rsidRPr="00857485">
        <w:rPr>
          <w:i/>
        </w:rPr>
        <w:t>nextIndex</w:t>
      </w:r>
      <w:r>
        <w:t xml:space="preserve"> be 0.</w:t>
      </w:r>
    </w:p>
    <w:p w:rsidR="005D7F2D" w:rsidRPr="00E77497" w:rsidRDefault="005D7F2D" w:rsidP="005D7F2D">
      <w:pPr>
        <w:pStyle w:val="Alg4"/>
        <w:numPr>
          <w:ilvl w:val="0"/>
          <w:numId w:val="908"/>
        </w:numPr>
        <w:contextualSpacing/>
      </w:pPr>
      <w:r>
        <w:t xml:space="preserve">Repeat </w:t>
      </w:r>
    </w:p>
    <w:p w:rsidR="005D7F2D" w:rsidRDefault="005D7F2D" w:rsidP="005D7F2D">
      <w:pPr>
        <w:pStyle w:val="Alg4"/>
        <w:numPr>
          <w:ilvl w:val="1"/>
          <w:numId w:val="908"/>
        </w:numPr>
      </w:pPr>
      <w:r>
        <w:t xml:space="preserve">Let </w:t>
      </w:r>
      <w:r w:rsidRPr="00FA657F">
        <w:rPr>
          <w:i/>
        </w:rPr>
        <w:t>nextKey</w:t>
      </w:r>
      <w:r>
        <w:t xml:space="preserve"> be ToString(</w:t>
      </w:r>
      <w:r w:rsidRPr="00857485">
        <w:rPr>
          <w:i/>
        </w:rPr>
        <w:t>nextIndex</w:t>
      </w:r>
      <w:r>
        <w:t>).</w:t>
      </w:r>
    </w:p>
    <w:p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rsidR="005D7F2D" w:rsidRPr="005009C2" w:rsidRDefault="005D7F2D" w:rsidP="005D7F2D">
      <w:pPr>
        <w:pStyle w:val="Alg4"/>
        <w:numPr>
          <w:ilvl w:val="1"/>
          <w:numId w:val="908"/>
        </w:numPr>
        <w:contextualSpacing/>
      </w:pPr>
      <w:r>
        <w:t xml:space="preserve">Let </w:t>
      </w:r>
      <w:r w:rsidRPr="00857485">
        <w:rPr>
          <w:i/>
        </w:rPr>
        <w:t>next</w:t>
      </w:r>
      <w:r>
        <w:rPr>
          <w:i/>
        </w:rPr>
        <w:t>Seg</w:t>
      </w:r>
      <w:r>
        <w:t xml:space="preserve"> be ToString(</w:t>
      </w:r>
      <w:r w:rsidRPr="00857485">
        <w:rPr>
          <w:i/>
        </w:rPr>
        <w:t>next</w:t>
      </w:r>
      <w:r>
        <w:t>).</w:t>
      </w:r>
    </w:p>
    <w:p w:rsidR="005D7F2D" w:rsidRDefault="005D7F2D" w:rsidP="005D7F2D">
      <w:pPr>
        <w:pStyle w:val="Alg4"/>
        <w:numPr>
          <w:ilvl w:val="1"/>
          <w:numId w:val="908"/>
        </w:numPr>
        <w:contextualSpacing/>
      </w:pPr>
      <w:r>
        <w:t>ReturnIfAbrupt(</w:t>
      </w:r>
      <w:r w:rsidRPr="00857485">
        <w:rPr>
          <w:i/>
        </w:rPr>
        <w:t>next</w:t>
      </w:r>
      <w:r>
        <w:rPr>
          <w:i/>
        </w:rPr>
        <w:t>Seg</w:t>
      </w:r>
      <w:r>
        <w:t>).</w:t>
      </w:r>
    </w:p>
    <w:p w:rsidR="005D7F2D" w:rsidRDefault="005D7F2D" w:rsidP="005D7F2D">
      <w:pPr>
        <w:pStyle w:val="Alg4"/>
        <w:numPr>
          <w:ilvl w:val="1"/>
          <w:numId w:val="908"/>
        </w:numPr>
        <w:contextualSpacing/>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rsidR="005D7F2D" w:rsidRDefault="005D7F2D" w:rsidP="005D7F2D">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rsidR="005D7F2D" w:rsidRDefault="005D7F2D" w:rsidP="005D7F2D">
      <w:pPr>
        <w:pStyle w:val="Alg4"/>
        <w:numPr>
          <w:ilvl w:val="2"/>
          <w:numId w:val="908"/>
        </w:numPr>
        <w:contextualSpacing/>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rsidR="005D7F2D" w:rsidRPr="005009C2" w:rsidRDefault="005D7F2D" w:rsidP="005D7F2D">
      <w:pPr>
        <w:pStyle w:val="Alg4"/>
        <w:numPr>
          <w:ilvl w:val="1"/>
          <w:numId w:val="908"/>
        </w:numPr>
        <w:contextualSpacing/>
      </w:pPr>
      <w:r>
        <w:t xml:space="preserve">Let </w:t>
      </w:r>
      <w:r w:rsidRPr="00857485">
        <w:rPr>
          <w:i/>
        </w:rPr>
        <w:t>next</w:t>
      </w:r>
      <w:r>
        <w:rPr>
          <w:i/>
        </w:rPr>
        <w:t>Sub</w:t>
      </w:r>
      <w:r>
        <w:t xml:space="preserve"> be ToString(</w:t>
      </w:r>
      <w:r w:rsidRPr="00857485">
        <w:rPr>
          <w:i/>
        </w:rPr>
        <w:t>next</w:t>
      </w:r>
      <w:r>
        <w:t>).</w:t>
      </w:r>
    </w:p>
    <w:p w:rsidR="005D7F2D" w:rsidRDefault="005D7F2D" w:rsidP="005D7F2D">
      <w:pPr>
        <w:pStyle w:val="Alg4"/>
        <w:numPr>
          <w:ilvl w:val="1"/>
          <w:numId w:val="908"/>
        </w:numPr>
        <w:contextualSpacing/>
      </w:pPr>
      <w:r>
        <w:t>ReturnIfAbrupt(</w:t>
      </w:r>
      <w:r w:rsidRPr="00857485">
        <w:rPr>
          <w:i/>
        </w:rPr>
        <w:t>next</w:t>
      </w:r>
      <w:r>
        <w:rPr>
          <w:i/>
        </w:rPr>
        <w:t>Sub</w:t>
      </w:r>
      <w:r>
        <w:t>).</w:t>
      </w:r>
    </w:p>
    <w:p w:rsidR="005D7F2D" w:rsidRDefault="005D7F2D" w:rsidP="005D7F2D">
      <w:pPr>
        <w:pStyle w:val="Alg4"/>
        <w:numPr>
          <w:ilvl w:val="1"/>
          <w:numId w:val="908"/>
        </w:numPr>
        <w:contextualSpacing/>
      </w:pPr>
      <w:r>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rsidR="005D7F2D" w:rsidRDefault="005D7F2D" w:rsidP="005D7F2D">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rsidR="005D7F2D" w:rsidRDefault="005D7F2D" w:rsidP="005D7F2D">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rsidR="005D7F2D" w:rsidRPr="00E77497" w:rsidRDefault="005D7F2D" w:rsidP="005D7F2D">
      <w:pPr>
        <w:pStyle w:val="Note"/>
      </w:pPr>
      <w:r>
        <w:t>NOTE</w:t>
      </w:r>
      <w:r>
        <w:tab/>
        <w:t>String.raw is intended for use as a tag function of a Tagged Template String (</w:t>
      </w:r>
      <w:r w:rsidR="00C225F5">
        <w:fldChar w:fldCharType="begin"/>
      </w:r>
      <w:r w:rsidR="00C225F5">
        <w:instrText xml:space="preserve"> REF _Ref366131165 \r \h </w:instrText>
      </w:r>
      <w:r w:rsidR="00C225F5">
        <w:fldChar w:fldCharType="separate"/>
      </w:r>
      <w:ins w:id="11651" w:author="Rev 19 Allen Wirfs-Brock" w:date="2013-09-27T13:07:00Z">
        <w:r w:rsidR="00460CAC">
          <w:t>12.2.7</w:t>
        </w:r>
      </w:ins>
      <w:del w:id="11652" w:author="Rev 19 Allen Wirfs-Brock" w:date="2013-09-27T08:39:00Z">
        <w:r w:rsidR="00083CEC" w:rsidDel="009E7E9E">
          <w:delText>12.2.6</w:delText>
        </w:r>
      </w:del>
      <w:r w:rsidR="00C225F5">
        <w:fldChar w:fldCharType="end"/>
      </w:r>
      <w:r>
        <w:t xml:space="preserve">).  When called as such the first argument will be a well formed template call site object and the rest parameter will contain the substitution values. </w:t>
      </w:r>
    </w:p>
    <w:p w:rsidR="005D7F2D" w:rsidRPr="00A67AF2" w:rsidRDefault="005D7F2D" w:rsidP="005D7F2D">
      <w:pPr>
        <w:pStyle w:val="Heading4"/>
      </w:pPr>
      <w:r>
        <w:t>String[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076B9E"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5D7F2D" w:rsidRDefault="005D7F2D" w:rsidP="005D7F2D">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7F2D" w:rsidRPr="00E77497"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5D7F2D" w:rsidRPr="00E77497" w:rsidRDefault="005D7F2D" w:rsidP="005D7F2D">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initialised by the String constructor. This flag value is never directly exposed to ECMAScript code; hence implementation</w:t>
      </w:r>
      <w:ins w:id="11653" w:author="Rev 19 Allen Wirfs-Brock" w:date="2013-09-27T10:18:00Z">
        <w:r w:rsidR="00B122FE">
          <w:t>s</w:t>
        </w:r>
      </w:ins>
      <w:r>
        <w:t xml:space="preserve"> may choose to encode the flag in some other manner. </w:t>
      </w:r>
    </w:p>
    <w:p w:rsidR="005D7F2D" w:rsidRPr="00E77497" w:rsidRDefault="005D7F2D" w:rsidP="005D7F2D">
      <w:pPr>
        <w:pStyle w:val="Heading3"/>
      </w:pPr>
      <w:bookmarkStart w:id="11654" w:name="_Ref366078312"/>
      <w:bookmarkStart w:id="11655" w:name="_Ref366135857"/>
      <w:bookmarkStart w:id="11656" w:name="_Toc368050748"/>
      <w:r w:rsidRPr="00E77497">
        <w:t>Properties of the String Prototype Object</w:t>
      </w:r>
      <w:bookmarkEnd w:id="11654"/>
      <w:bookmarkEnd w:id="11655"/>
      <w:bookmarkEnd w:id="11656"/>
    </w:p>
    <w:p w:rsidR="005D7F2D" w:rsidRPr="00E77497" w:rsidRDefault="005D7F2D" w:rsidP="005D7F2D">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internal </w:t>
      </w:r>
      <w:r>
        <w:t xml:space="preserve">data </w:t>
      </w:r>
      <w:r w:rsidRPr="00E77497">
        <w:t xml:space="preserve">property. </w:t>
      </w:r>
    </w:p>
    <w:p w:rsidR="005D7F2D" w:rsidRPr="00E77497" w:rsidRDefault="005D7F2D" w:rsidP="005D7F2D">
      <w:r w:rsidRPr="00E77497">
        <w:t xml:space="preserve">The value of the [[Prototype]] internal </w:t>
      </w:r>
      <w:r>
        <w:t xml:space="preserve">data </w:t>
      </w:r>
      <w:r w:rsidRPr="00E77497">
        <w:t>property of the String prototype object is the standard built-in Object prototype object (</w:t>
      </w:r>
      <w:r w:rsidR="003D1963">
        <w:fldChar w:fldCharType="begin"/>
      </w:r>
      <w:r w:rsidR="003D1963">
        <w:instrText xml:space="preserve"> REF _Ref360007187 \r \h </w:instrText>
      </w:r>
      <w:r w:rsidR="003D1963">
        <w:fldChar w:fldCharType="separate"/>
      </w:r>
      <w:r w:rsidR="00460CAC">
        <w:t>19.1.4</w:t>
      </w:r>
      <w:r w:rsidR="003D1963">
        <w:fldChar w:fldCharType="end"/>
      </w:r>
      <w:r w:rsidRPr="00E77497">
        <w:t>).</w:t>
      </w:r>
    </w:p>
    <w:p w:rsidR="005D7F2D" w:rsidRPr="00E77497" w:rsidRDefault="005D7F2D" w:rsidP="005D7F2D">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initialised to a String value</w:t>
      </w:r>
      <w:r w:rsidRPr="00E77497">
        <w:t>.</w:t>
      </w:r>
    </w:p>
    <w:p w:rsidR="005D7F2D" w:rsidRDefault="005D7F2D" w:rsidP="005D7F2D">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5D7F2D" w:rsidRPr="00E77497" w:rsidRDefault="005D7F2D" w:rsidP="005D7F2D">
      <w:pPr>
        <w:pStyle w:val="Alg4"/>
        <w:numPr>
          <w:ilvl w:val="0"/>
          <w:numId w:val="807"/>
        </w:numPr>
      </w:pPr>
      <w:r>
        <w:lastRenderedPageBreak/>
        <w:t>If Type(</w:t>
      </w:r>
      <w:r w:rsidRPr="00A316EF">
        <w:rPr>
          <w:i/>
          <w:iCs/>
        </w:rPr>
        <w:t>value</w:t>
      </w:r>
      <w:r>
        <w:t xml:space="preserve">) is String, return </w:t>
      </w:r>
      <w:r>
        <w:rPr>
          <w:i/>
          <w:iCs/>
        </w:rPr>
        <w:t>value</w:t>
      </w:r>
      <w:r w:rsidRPr="00E77497">
        <w:t>.</w:t>
      </w:r>
    </w:p>
    <w:p w:rsidR="005D7F2D" w:rsidRPr="00E77497" w:rsidRDefault="005D7F2D" w:rsidP="005D7F2D">
      <w:pPr>
        <w:pStyle w:val="Alg4"/>
        <w:numPr>
          <w:ilvl w:val="0"/>
          <w:numId w:val="807"/>
        </w:numPr>
      </w:pPr>
      <w:r>
        <w:t>If Type(</w:t>
      </w:r>
      <w:r>
        <w:rPr>
          <w:i/>
          <w:iCs/>
        </w:rPr>
        <w:t>value)</w:t>
      </w:r>
      <w:r>
        <w:t xml:space="preserve"> is Object and </w:t>
      </w:r>
      <w:r>
        <w:rPr>
          <w:i/>
          <w:iCs/>
        </w:rPr>
        <w:t>value</w:t>
      </w:r>
      <w:r>
        <w:t xml:space="preserve"> has a [[StringData]] internal data property, then</w:t>
      </w:r>
    </w:p>
    <w:p w:rsidR="005D7F2D" w:rsidRDefault="005D7F2D" w:rsidP="005D7F2D">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rsidR="005D7F2D" w:rsidRDefault="005D7F2D" w:rsidP="005D7F2D">
      <w:pPr>
        <w:pStyle w:val="Alg4"/>
        <w:numPr>
          <w:ilvl w:val="1"/>
          <w:numId w:val="807"/>
        </w:numPr>
      </w:pPr>
      <w:r>
        <w:t xml:space="preserve">If </w:t>
      </w:r>
      <w:r>
        <w:rPr>
          <w:i/>
          <w:iCs/>
        </w:rPr>
        <w:t>s</w:t>
      </w:r>
      <w:r>
        <w:t xml:space="preserve"> is not </w:t>
      </w:r>
      <w:r>
        <w:rPr>
          <w:b/>
          <w:bCs/>
        </w:rPr>
        <w:t>undefined</w:t>
      </w:r>
      <w:r>
        <w:t xml:space="preserve">, then return </w:t>
      </w:r>
      <w:r>
        <w:rPr>
          <w:i/>
          <w:iCs/>
        </w:rPr>
        <w:t>s</w:t>
      </w:r>
      <w:r>
        <w:t>.</w:t>
      </w:r>
    </w:p>
    <w:p w:rsidR="005D7F2D" w:rsidRPr="00B07A13" w:rsidRDefault="005D7F2D" w:rsidP="005D7F2D">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5D7F2D" w:rsidRPr="00E77497" w:rsidRDefault="005D7F2D" w:rsidP="005D7F2D">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A856C5" w:rsidRPr="00E77497" w:rsidRDefault="00A856C5" w:rsidP="00A856C5">
      <w:pPr>
        <w:pStyle w:val="Heading4"/>
      </w:pPr>
      <w:r w:rsidRPr="00E77497">
        <w:t>String.prototype.</w:t>
      </w:r>
      <w:commentRangeStart w:id="11657"/>
      <w:r w:rsidRPr="00E77497">
        <w:t xml:space="preserve">charAt </w:t>
      </w:r>
      <w:commentRangeEnd w:id="11657"/>
      <w:r>
        <w:rPr>
          <w:rStyle w:val="CommentReference"/>
          <w:b w:val="0"/>
        </w:rPr>
        <w:commentReference w:id="11657"/>
      </w:r>
      <w:r w:rsidRPr="00E77497">
        <w:t>(pos)</w:t>
      </w:r>
    </w:p>
    <w:p w:rsidR="00A856C5" w:rsidRPr="00E77497" w:rsidRDefault="00A856C5" w:rsidP="00A856C5">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rsidR="00A856C5" w:rsidRPr="00E77497" w:rsidRDefault="00A856C5" w:rsidP="00A856C5">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rsidR="00A856C5" w:rsidRPr="00E77497" w:rsidRDefault="00A856C5" w:rsidP="00A856C5">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910"/>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910"/>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910"/>
        </w:numPr>
        <w:contextualSpacing/>
      </w:pPr>
      <w:r>
        <w:t>ReturnIfAbrupt(</w:t>
      </w:r>
      <w:r>
        <w:rPr>
          <w:i/>
        </w:rPr>
        <w:t>S</w:t>
      </w:r>
      <w:r>
        <w:t>).</w:t>
      </w:r>
    </w:p>
    <w:p w:rsidR="00A856C5" w:rsidRPr="00E77497" w:rsidRDefault="00A856C5" w:rsidP="00A856C5">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910"/>
        </w:numPr>
        <w:contextualSpacing/>
      </w:pPr>
      <w:r>
        <w:t>ReturnIfAbrupt(</w:t>
      </w:r>
      <w:r>
        <w:rPr>
          <w:i/>
        </w:rPr>
        <w:t>position</w:t>
      </w:r>
      <w:r>
        <w:t>).</w:t>
      </w:r>
    </w:p>
    <w:p w:rsidR="00A856C5" w:rsidRPr="00E77497" w:rsidRDefault="00A856C5" w:rsidP="00A856C5">
      <w:pPr>
        <w:pStyle w:val="Alg4"/>
        <w:numPr>
          <w:ilvl w:val="0"/>
          <w:numId w:val="9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rsidR="00A856C5" w:rsidRPr="00E77497" w:rsidRDefault="00A856C5" w:rsidP="00A856C5">
      <w:pPr>
        <w:pStyle w:val="Alg4"/>
        <w:numPr>
          <w:ilvl w:val="0"/>
          <w:numId w:val="910"/>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rsidR="00A856C5" w:rsidRPr="00E77497" w:rsidRDefault="00A856C5" w:rsidP="00A856C5">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String.prototype.charCodeAt (pos)</w:t>
      </w:r>
    </w:p>
    <w:p w:rsidR="00A856C5" w:rsidRPr="00E77497" w:rsidRDefault="00A856C5" w:rsidP="00A856C5">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rsidR="00A856C5" w:rsidRPr="00E77497" w:rsidRDefault="00A856C5" w:rsidP="00A856C5">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22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23"/>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223"/>
        </w:numPr>
        <w:contextualSpacing/>
      </w:pPr>
      <w:r>
        <w:t>ReturnIfAbrupt(</w:t>
      </w:r>
      <w:r>
        <w:rPr>
          <w:i/>
        </w:rPr>
        <w:t>S</w:t>
      </w:r>
      <w:r>
        <w:t>).</w:t>
      </w:r>
    </w:p>
    <w:p w:rsidR="00A856C5" w:rsidRPr="00E77497" w:rsidRDefault="00A856C5" w:rsidP="00A856C5">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223"/>
        </w:numPr>
        <w:contextualSpacing/>
      </w:pPr>
      <w:r>
        <w:t>ReturnIfAbrupt(</w:t>
      </w:r>
      <w:r>
        <w:rPr>
          <w:i/>
        </w:rPr>
        <w:t>position</w:t>
      </w:r>
      <w:r>
        <w:t>).</w:t>
      </w:r>
    </w:p>
    <w:p w:rsidR="00A856C5" w:rsidRPr="00E77497" w:rsidRDefault="00A856C5" w:rsidP="00A856C5">
      <w:pPr>
        <w:pStyle w:val="Alg4"/>
        <w:numPr>
          <w:ilvl w:val="0"/>
          <w:numId w:val="22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rsidR="00A856C5" w:rsidRPr="00E77497" w:rsidRDefault="00A856C5" w:rsidP="00A856C5">
      <w:pPr>
        <w:pStyle w:val="Alg4"/>
        <w:numPr>
          <w:ilvl w:val="0"/>
          <w:numId w:val="22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rsidR="00A856C5" w:rsidRPr="00E77497" w:rsidRDefault="00A856C5" w:rsidP="00A856C5">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w:t>
      </w:r>
      <w:commentRangeStart w:id="11658"/>
      <w:r>
        <w:t>codePoint</w:t>
      </w:r>
      <w:r w:rsidRPr="00E77497">
        <w:t xml:space="preserve">At </w:t>
      </w:r>
      <w:commentRangeEnd w:id="11658"/>
      <w:r>
        <w:rPr>
          <w:rStyle w:val="CommentReference"/>
          <w:b w:val="0"/>
        </w:rPr>
        <w:commentReference w:id="11658"/>
      </w:r>
      <w:r w:rsidRPr="00E77497">
        <w:t>(pos)</w:t>
      </w:r>
    </w:p>
    <w:p w:rsidR="00A856C5" w:rsidRPr="00E77497" w:rsidRDefault="00A856C5" w:rsidP="00A856C5">
      <w:pPr>
        <w:pStyle w:val="Note"/>
      </w:pPr>
      <w:r>
        <w:t>NOTE</w:t>
      </w:r>
      <w:r>
        <w:tab/>
      </w:r>
      <w:r w:rsidRPr="00E77497">
        <w:t xml:space="preserve">Returns </w:t>
      </w:r>
      <w:del w:id="11659" w:author="Rev 19 Allen Wirfs-Brock" w:date="2013-09-27T09:53:00Z">
        <w:r w:rsidRPr="00E77497" w:rsidDel="004B71CB">
          <w:delText>a Number (</w:delText>
        </w:r>
      </w:del>
      <w:r w:rsidRPr="00E77497">
        <w:t xml:space="preserve">a nonnegative </w:t>
      </w:r>
      <w:del w:id="11660" w:author="Rev 19 Allen Wirfs-Brock" w:date="2013-09-27T09:53:00Z">
        <w:r w:rsidRPr="00E77497" w:rsidDel="004B71CB">
          <w:delText>intege</w:delText>
        </w:r>
      </w:del>
      <w:ins w:id="11661" w:author="Rev 19 Allen Wirfs-Brock" w:date="2013-09-27T09:53:00Z">
        <w:r w:rsidR="004B71CB">
          <w:t>integer Number</w:t>
        </w:r>
      </w:ins>
      <w:r w:rsidRPr="00E77497">
        <w:t xml:space="preserve">r less than </w:t>
      </w:r>
      <w:r>
        <w:rPr>
          <w:rFonts w:ascii="Times New Roman" w:hAnsi="Times New Roman"/>
        </w:rPr>
        <w:t>1114112</w:t>
      </w:r>
      <w:ins w:id="11662" w:author="Rev 19 Allen Wirfs-Brock" w:date="2013-09-27T09:52:00Z">
        <w:r w:rsidR="004B71CB">
          <w:rPr>
            <w:rFonts w:ascii="Times New Roman" w:hAnsi="Times New Roman"/>
          </w:rPr>
          <w:t xml:space="preserve"> (0x110000</w:t>
        </w:r>
      </w:ins>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w:t>
      </w:r>
      <w:r w:rsidRPr="00E77497">
        <w:lastRenderedPageBreak/>
        <w:t xml:space="preserve">no </w:t>
      </w:r>
      <w:r>
        <w:t>element</w:t>
      </w:r>
      <w:r w:rsidRPr="00E77497">
        <w:t xml:space="preserve"> at that position, the result is </w:t>
      </w:r>
      <w:del w:id="11663" w:author="Rev 19 Allen Wirfs-Brock" w:date="2013-09-24T17:49:00Z">
        <w:r w:rsidRPr="00DC150B" w:rsidDel="00DC150B">
          <w:rPr>
            <w:rFonts w:ascii="Times New Roman" w:hAnsi="Times New Roman"/>
            <w:b/>
          </w:rPr>
          <w:delText>NaN</w:delText>
        </w:r>
      </w:del>
      <w:ins w:id="11664" w:author="Rev 19 Allen Wirfs-Brock" w:date="2013-09-24T17:49:00Z">
        <w:r w:rsidR="00DC150B" w:rsidRPr="00DC150B">
          <w:rPr>
            <w:rFonts w:ascii="Times New Roman" w:hAnsi="Times New Roman"/>
            <w:b/>
          </w:rPr>
          <w:t>undefined</w:t>
        </w:r>
      </w:ins>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rsidR="00A856C5" w:rsidRPr="00E77497" w:rsidRDefault="00A856C5" w:rsidP="00A856C5">
      <w:r w:rsidRPr="00E77497">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911"/>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911"/>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911"/>
        </w:numPr>
        <w:contextualSpacing/>
      </w:pPr>
      <w:r>
        <w:t>ReturnIfAbrupt(</w:t>
      </w:r>
      <w:r>
        <w:rPr>
          <w:i/>
        </w:rPr>
        <w:t>S</w:t>
      </w:r>
      <w:r>
        <w:t>).</w:t>
      </w:r>
    </w:p>
    <w:p w:rsidR="00A856C5" w:rsidRPr="00E77497" w:rsidRDefault="00A856C5" w:rsidP="00A856C5">
      <w:pPr>
        <w:pStyle w:val="Alg4"/>
        <w:numPr>
          <w:ilvl w:val="0"/>
          <w:numId w:val="911"/>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911"/>
        </w:numPr>
        <w:contextualSpacing/>
      </w:pPr>
      <w:r>
        <w:t>ReturnIfAbrupt(</w:t>
      </w:r>
      <w:r>
        <w:rPr>
          <w:i/>
        </w:rPr>
        <w:t>position</w:t>
      </w:r>
      <w:r>
        <w:t>).</w:t>
      </w:r>
    </w:p>
    <w:p w:rsidR="00A856C5" w:rsidRPr="00E77497" w:rsidRDefault="00A856C5" w:rsidP="00A856C5">
      <w:pPr>
        <w:pStyle w:val="Alg4"/>
        <w:numPr>
          <w:ilvl w:val="0"/>
          <w:numId w:val="911"/>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rsidR="00A856C5" w:rsidRDefault="00A856C5" w:rsidP="00A856C5">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rsidR="00A856C5" w:rsidRDefault="00A856C5" w:rsidP="00A856C5">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rsidR="00A856C5" w:rsidRDefault="00A856C5" w:rsidP="00A856C5">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rsidR="00A856C5" w:rsidRDefault="00A856C5" w:rsidP="00A856C5">
      <w:pPr>
        <w:pStyle w:val="Alg4"/>
        <w:numPr>
          <w:ilvl w:val="0"/>
          <w:numId w:val="911"/>
        </w:numPr>
        <w:spacing w:after="220"/>
        <w:contextualSpacing/>
      </w:pPr>
      <w:r>
        <w:t xml:space="preserve">If </w:t>
      </w:r>
      <w:r>
        <w:rPr>
          <w:i/>
        </w:rPr>
        <w:t>second</w:t>
      </w:r>
      <w:r>
        <w:t xml:space="preserve"> &lt; 0xDC00 or </w:t>
      </w:r>
      <w:r>
        <w:rPr>
          <w:i/>
        </w:rPr>
        <w:t>second</w:t>
      </w:r>
      <w:r>
        <w:t xml:space="preserve"> &gt; 0xDFFF, then return </w:t>
      </w:r>
      <w:r w:rsidRPr="00887FC2">
        <w:rPr>
          <w:i/>
        </w:rPr>
        <w:t>first</w:t>
      </w:r>
      <w:r>
        <w:t>.</w:t>
      </w:r>
    </w:p>
    <w:p w:rsidR="00A856C5" w:rsidRPr="00E77497" w:rsidRDefault="00A856C5" w:rsidP="00A856C5">
      <w:pPr>
        <w:pStyle w:val="Alg4"/>
        <w:numPr>
          <w:ilvl w:val="0"/>
          <w:numId w:val="911"/>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rsidR="00A856C5" w:rsidRPr="00E77497" w:rsidRDefault="00A856C5" w:rsidP="00A856C5">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 xml:space="preserve">String.prototype.concat ( </w:t>
      </w:r>
      <w:r>
        <w:t>...args</w:t>
      </w:r>
      <w:r w:rsidRPr="00E77497">
        <w:t xml:space="preserve"> )</w:t>
      </w:r>
    </w:p>
    <w:p w:rsidR="00A856C5" w:rsidRDefault="00A856C5" w:rsidP="00A856C5">
      <w:pPr>
        <w:pStyle w:val="Note"/>
      </w:pPr>
      <w:r>
        <w:t>NOTE</w:t>
      </w:r>
      <w:r>
        <w:tab/>
      </w:r>
      <w:r w:rsidRPr="00E77497">
        <w:t xml:space="preserve">When the </w:t>
      </w:r>
      <w:r w:rsidRPr="00E77497">
        <w:rPr>
          <w:rFonts w:ascii="Courier New" w:hAnsi="Courier New"/>
          <w:b/>
        </w:rPr>
        <w:t>concat</w:t>
      </w:r>
      <w:r w:rsidRPr="00E77497">
        <w:t xml:space="preserve"> method is called with zero or more arguments,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rsidR="00A856C5" w:rsidRPr="00E77497" w:rsidRDefault="00A856C5" w:rsidP="00A856C5">
      <w:r w:rsidRPr="00E77497">
        <w:t>The following steps are taken:</w:t>
      </w:r>
    </w:p>
    <w:p w:rsidR="00A856C5" w:rsidRDefault="00A856C5" w:rsidP="00A856C5">
      <w:pPr>
        <w:pStyle w:val="Alg4"/>
        <w:numPr>
          <w:ilvl w:val="0"/>
          <w:numId w:val="224"/>
        </w:numPr>
      </w:pPr>
      <w:r>
        <w:t xml:space="preserve">Assert: </w:t>
      </w:r>
      <w:r>
        <w:rPr>
          <w:i/>
        </w:rPr>
        <w:t>args</w:t>
      </w:r>
      <w:r>
        <w:t xml:space="preserve"> is a well-formed rest parameter object.</w:t>
      </w:r>
    </w:p>
    <w:p w:rsidR="00A856C5" w:rsidRPr="00E77497" w:rsidRDefault="00A856C5" w:rsidP="00A856C5">
      <w:pPr>
        <w:pStyle w:val="Alg4"/>
        <w:numPr>
          <w:ilvl w:val="0"/>
          <w:numId w:val="22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24"/>
        </w:numPr>
      </w:pPr>
      <w:r w:rsidRPr="00E77497">
        <w:t xml:space="preserve">Let </w:t>
      </w:r>
      <w:r w:rsidRPr="00E77497">
        <w:rPr>
          <w:i/>
        </w:rPr>
        <w:t>S</w:t>
      </w:r>
      <w:r w:rsidRPr="00E77497">
        <w:t xml:space="preserve"> be ToString</w:t>
      </w:r>
      <w:r>
        <w:t>(</w:t>
      </w:r>
      <w:r>
        <w:rPr>
          <w:i/>
        </w:rPr>
        <w:t>O</w:t>
      </w:r>
      <w:r>
        <w:t>)</w:t>
      </w:r>
      <w:r w:rsidRPr="00E77497">
        <w:t>.</w:t>
      </w:r>
    </w:p>
    <w:p w:rsidR="00A856C5" w:rsidRPr="00E77497" w:rsidRDefault="00A856C5" w:rsidP="00A856C5">
      <w:pPr>
        <w:pStyle w:val="Alg4"/>
        <w:numPr>
          <w:ilvl w:val="0"/>
          <w:numId w:val="224"/>
        </w:numPr>
        <w:contextualSpacing/>
      </w:pPr>
      <w:r>
        <w:t>ReturnIfAbrupt(</w:t>
      </w:r>
      <w:r>
        <w:rPr>
          <w:i/>
        </w:rPr>
        <w:t>S</w:t>
      </w:r>
      <w:r>
        <w:t>).</w:t>
      </w:r>
    </w:p>
    <w:p w:rsidR="00A856C5" w:rsidRPr="00E77497" w:rsidRDefault="00A856C5" w:rsidP="00A856C5">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rsidR="00A856C5" w:rsidRPr="00E77497" w:rsidRDefault="00A856C5" w:rsidP="00A856C5">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rsidR="00A856C5" w:rsidRPr="00E77497" w:rsidRDefault="00A856C5" w:rsidP="00A856C5">
      <w:pPr>
        <w:pStyle w:val="Alg4"/>
        <w:numPr>
          <w:ilvl w:val="0"/>
          <w:numId w:val="224"/>
        </w:numPr>
      </w:pPr>
      <w:r w:rsidRPr="00E77497">
        <w:t xml:space="preserve">Repeat, while </w:t>
      </w:r>
      <w:r w:rsidRPr="00E77497">
        <w:rPr>
          <w:i/>
        </w:rPr>
        <w:t>args</w:t>
      </w:r>
      <w:r w:rsidRPr="00E77497">
        <w:t xml:space="preserve"> is not empty</w:t>
      </w:r>
    </w:p>
    <w:p w:rsidR="00A856C5" w:rsidRPr="00E77497" w:rsidRDefault="00A856C5" w:rsidP="00A856C5">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rsidR="00A856C5" w:rsidRDefault="00A856C5" w:rsidP="00A856C5">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rsidR="00A856C5" w:rsidRPr="00E77497" w:rsidRDefault="00A856C5" w:rsidP="00A856C5">
      <w:pPr>
        <w:pStyle w:val="Alg4"/>
        <w:numPr>
          <w:ilvl w:val="1"/>
          <w:numId w:val="224"/>
        </w:numPr>
        <w:contextualSpacing/>
      </w:pPr>
      <w:r>
        <w:t>ReturnIfAbrupt(</w:t>
      </w:r>
      <w:r>
        <w:rPr>
          <w:i/>
        </w:rPr>
        <w:t>nextString</w:t>
      </w:r>
      <w:r>
        <w:t>).</w:t>
      </w:r>
    </w:p>
    <w:p w:rsidR="00A856C5" w:rsidRPr="00E77497" w:rsidRDefault="00A856C5" w:rsidP="00A856C5">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rsidR="00A856C5" w:rsidRPr="00E77497" w:rsidRDefault="00A856C5" w:rsidP="00A856C5">
      <w:pPr>
        <w:pStyle w:val="Alg4"/>
        <w:numPr>
          <w:ilvl w:val="0"/>
          <w:numId w:val="224"/>
        </w:numPr>
        <w:spacing w:after="220"/>
      </w:pPr>
      <w:r w:rsidRPr="00E77497">
        <w:t xml:space="preserve">Return </w:t>
      </w:r>
      <w:r w:rsidRPr="00E77497">
        <w:rPr>
          <w:i/>
        </w:rPr>
        <w:t>R</w:t>
      </w:r>
      <w:r w:rsidRPr="00E77497">
        <w:t>.</w:t>
      </w:r>
    </w:p>
    <w:p w:rsidR="00A856C5" w:rsidRPr="00E77497" w:rsidRDefault="00A856C5" w:rsidP="00A856C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A856C5" w:rsidRPr="00E77497" w:rsidRDefault="00A856C5" w:rsidP="00A856C5">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String.prototype.constructor</w:t>
      </w:r>
    </w:p>
    <w:p w:rsidR="005D7F2D" w:rsidRPr="00E77497" w:rsidRDefault="005D7F2D" w:rsidP="005D7F2D">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rsidR="00A856C5" w:rsidRPr="00762CE7" w:rsidRDefault="00A856C5" w:rsidP="00A856C5">
      <w:pPr>
        <w:pStyle w:val="Heading4"/>
      </w:pPr>
      <w:r w:rsidRPr="00762CE7">
        <w:t>String.prototype.contains (searchString, position</w:t>
      </w:r>
      <w:r>
        <w:t xml:space="preserve"> = 0  </w:t>
      </w:r>
      <w:r w:rsidRPr="00762CE7">
        <w:t>)</w:t>
      </w:r>
    </w:p>
    <w:p w:rsidR="00A856C5" w:rsidRPr="00762CE7" w:rsidRDefault="00A856C5" w:rsidP="00A856C5">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Pr>
          <w:i/>
        </w:rPr>
        <w:t>S</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lastRenderedPageBreak/>
        <w:t>ReturnIfAbrupt(</w:t>
      </w:r>
      <w:r w:rsidRPr="005B26DC">
        <w:rPr>
          <w:i/>
        </w:rPr>
        <w:t>searchStr</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Pr>
          <w:i/>
        </w:rPr>
        <w:t>pos</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rsidR="00A856C5" w:rsidRPr="000316BA" w:rsidRDefault="00A856C5" w:rsidP="00A856C5">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rsidR="00A856C5" w:rsidRPr="00762CE7" w:rsidRDefault="00A856C5" w:rsidP="00A856C5">
      <w:pPr>
        <w:pStyle w:val="Note"/>
      </w:pPr>
      <w:r w:rsidRPr="00762CE7">
        <w:t>NOTE</w:t>
      </w:r>
      <w:r>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A856C5" w:rsidRPr="00762CE7" w:rsidRDefault="00A856C5" w:rsidP="00A856C5">
      <w:pPr>
        <w:pStyle w:val="Heading4"/>
      </w:pPr>
      <w:r w:rsidRPr="00762CE7">
        <w:t>String.prototype.endsWith (searchString</w:t>
      </w:r>
      <w:r>
        <w:t xml:space="preserve"> [</w:t>
      </w:r>
      <w:r w:rsidRPr="00762CE7">
        <w:t>, endPosition</w:t>
      </w:r>
      <w:r>
        <w:t xml:space="preserve">] </w:t>
      </w:r>
      <w:r w:rsidRPr="00762CE7">
        <w:t>)</w:t>
      </w:r>
    </w:p>
    <w:p w:rsidR="00A856C5" w:rsidRPr="00762CE7" w:rsidRDefault="00A856C5" w:rsidP="00A856C5">
      <w:pPr>
        <w:rPr>
          <w:rFonts w:cs="Arial"/>
        </w:rPr>
      </w:pPr>
      <w:r w:rsidRPr="00762CE7">
        <w:rPr>
          <w:rFonts w:cs="Arial"/>
        </w:rPr>
        <w:t>The following steps are taken:</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rsidR="00A856C5" w:rsidRPr="00E77497" w:rsidRDefault="00A856C5" w:rsidP="00A856C5">
      <w:pPr>
        <w:pStyle w:val="Alg4"/>
        <w:numPr>
          <w:ilvl w:val="0"/>
          <w:numId w:val="804"/>
        </w:numPr>
        <w:contextualSpacing/>
      </w:pPr>
      <w:r>
        <w:t>ReturnIfAbrupt(</w:t>
      </w:r>
      <w:r>
        <w:rPr>
          <w:i/>
        </w:rPr>
        <w:t>S</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rsidR="00A856C5" w:rsidRPr="00E77497" w:rsidRDefault="00A856C5" w:rsidP="00A856C5">
      <w:pPr>
        <w:pStyle w:val="Alg4"/>
        <w:numPr>
          <w:ilvl w:val="0"/>
          <w:numId w:val="804"/>
        </w:numPr>
        <w:contextualSpacing/>
      </w:pPr>
      <w:r>
        <w:t>ReturnIfAbrupt(</w:t>
      </w:r>
      <w:r w:rsidRPr="005B26DC">
        <w:rPr>
          <w:i/>
        </w:rPr>
        <w:t>searchStr</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rsidR="00A856C5" w:rsidRPr="00E77497" w:rsidRDefault="00A856C5" w:rsidP="00A856C5">
      <w:pPr>
        <w:pStyle w:val="Alg4"/>
        <w:numPr>
          <w:ilvl w:val="0"/>
          <w:numId w:val="804"/>
        </w:numPr>
        <w:contextualSpacing/>
      </w:pPr>
      <w:r>
        <w:t>ReturnIfAbrupt(</w:t>
      </w:r>
      <w:r>
        <w:rPr>
          <w:i/>
        </w:rPr>
        <w:t>pos</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element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rsidR="00A856C5" w:rsidRDefault="00A856C5" w:rsidP="00A856C5">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rsidR="00A856C5" w:rsidRPr="00762CE7" w:rsidRDefault="00A856C5" w:rsidP="00A856C5">
      <w:pPr>
        <w:pStyle w:val="Note"/>
      </w:pPr>
      <w:r w:rsidRPr="00762CE7">
        <w:t>NOTE</w:t>
      </w:r>
      <w:r>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5D7F2D" w:rsidRPr="00E77497" w:rsidRDefault="005D7F2D" w:rsidP="005D7F2D">
      <w:pPr>
        <w:pStyle w:val="Heading4"/>
      </w:pPr>
      <w:r w:rsidRPr="00E77497">
        <w:t>String.prototype.indexOf (searchString, position)</w:t>
      </w:r>
    </w:p>
    <w:p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rsidR="005D7F2D" w:rsidRPr="00E77497" w:rsidRDefault="005D7F2D" w:rsidP="005D7F2D">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5D7F2D" w:rsidRPr="00E77497" w:rsidRDefault="005D7F2D" w:rsidP="005D7F2D">
      <w:pPr>
        <w:pStyle w:val="Alg4"/>
        <w:numPr>
          <w:ilvl w:val="0"/>
          <w:numId w:val="40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400"/>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400"/>
        </w:numPr>
        <w:contextualSpacing/>
      </w:pPr>
      <w:r>
        <w:t>ReturnIfAbrupt(</w:t>
      </w:r>
      <w:r>
        <w:rPr>
          <w:i/>
        </w:rPr>
        <w:t>S</w:t>
      </w:r>
      <w:r>
        <w:t>).</w:t>
      </w:r>
    </w:p>
    <w:p w:rsidR="005D7F2D" w:rsidRPr="00E77497" w:rsidRDefault="005D7F2D" w:rsidP="005D7F2D">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rsidR="005D7F2D" w:rsidRPr="00E77497" w:rsidRDefault="005D7F2D" w:rsidP="005D7F2D">
      <w:pPr>
        <w:pStyle w:val="Alg4"/>
        <w:numPr>
          <w:ilvl w:val="0"/>
          <w:numId w:val="400"/>
        </w:numPr>
        <w:contextualSpacing/>
      </w:pPr>
      <w:r>
        <w:lastRenderedPageBreak/>
        <w:t>ReturnIfAbrupt(</w:t>
      </w:r>
      <w:r>
        <w:rPr>
          <w:i/>
        </w:rPr>
        <w:t>searchString</w:t>
      </w:r>
      <w:r>
        <w:t>).</w:t>
      </w:r>
    </w:p>
    <w:p w:rsidR="005D7F2D" w:rsidRPr="00E77497" w:rsidRDefault="005D7F2D" w:rsidP="005D7F2D">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5D7F2D" w:rsidRPr="00E77497" w:rsidRDefault="005D7F2D" w:rsidP="005D7F2D">
      <w:pPr>
        <w:pStyle w:val="Alg4"/>
        <w:numPr>
          <w:ilvl w:val="0"/>
          <w:numId w:val="400"/>
        </w:numPr>
        <w:contextualSpacing/>
      </w:pPr>
      <w:r>
        <w:t>ReturnIfAbrupt(</w:t>
      </w:r>
      <w:r>
        <w:rPr>
          <w:i/>
        </w:rPr>
        <w:t>pos</w:t>
      </w:r>
      <w:r>
        <w:t>).</w:t>
      </w:r>
    </w:p>
    <w:p w:rsidR="005D7F2D" w:rsidRPr="00E77497" w:rsidRDefault="005D7F2D" w:rsidP="005D7F2D">
      <w:pPr>
        <w:pStyle w:val="Alg4"/>
        <w:numPr>
          <w:ilvl w:val="0"/>
          <w:numId w:val="40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rsidR="005D7F2D" w:rsidRPr="00E77497" w:rsidRDefault="005D7F2D" w:rsidP="005D7F2D">
      <w:pPr>
        <w:pStyle w:val="Alg4"/>
        <w:numPr>
          <w:ilvl w:val="0"/>
          <w:numId w:val="400"/>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rsidR="005D7F2D" w:rsidRPr="00E77497" w:rsidRDefault="005D7F2D" w:rsidP="005D7F2D">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String.prototype.lastIndexOf (searchString, position)</w:t>
      </w:r>
    </w:p>
    <w:p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rsidR="005D7F2D" w:rsidRPr="00E77497" w:rsidRDefault="005D7F2D" w:rsidP="005D7F2D">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5D7F2D" w:rsidRPr="00E77497" w:rsidRDefault="005D7F2D" w:rsidP="005D7F2D">
      <w:pPr>
        <w:pStyle w:val="Alg4"/>
        <w:numPr>
          <w:ilvl w:val="0"/>
          <w:numId w:val="22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5"/>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5"/>
        </w:numPr>
        <w:contextualSpacing/>
      </w:pPr>
      <w:r>
        <w:t>ReturnIfAbrupt(</w:t>
      </w:r>
      <w:r>
        <w:rPr>
          <w:i/>
        </w:rPr>
        <w:t>S</w:t>
      </w:r>
      <w:r>
        <w:t>).</w:t>
      </w:r>
    </w:p>
    <w:p w:rsidR="005D7F2D" w:rsidRPr="00E77497" w:rsidRDefault="005D7F2D" w:rsidP="005D7F2D">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rsidR="005D7F2D" w:rsidRPr="00E77497" w:rsidRDefault="005D7F2D" w:rsidP="005D7F2D">
      <w:pPr>
        <w:pStyle w:val="Alg4"/>
        <w:numPr>
          <w:ilvl w:val="0"/>
          <w:numId w:val="225"/>
        </w:numPr>
        <w:contextualSpacing/>
      </w:pPr>
      <w:r>
        <w:t>ReturnIfAbrupt(</w:t>
      </w:r>
      <w:r>
        <w:rPr>
          <w:i/>
        </w:rPr>
        <w:t>searchString</w:t>
      </w:r>
      <w:r>
        <w:t>).</w:t>
      </w:r>
    </w:p>
    <w:p w:rsidR="005D7F2D" w:rsidRPr="00E77497" w:rsidRDefault="005D7F2D" w:rsidP="005D7F2D">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rsidR="005D7F2D" w:rsidRPr="00E77497" w:rsidRDefault="005D7F2D" w:rsidP="005D7F2D">
      <w:pPr>
        <w:pStyle w:val="Alg4"/>
        <w:numPr>
          <w:ilvl w:val="0"/>
          <w:numId w:val="225"/>
        </w:numPr>
        <w:contextualSpacing/>
      </w:pPr>
      <w:r>
        <w:t>ReturnIfAbrupt(</w:t>
      </w:r>
      <w:r>
        <w:rPr>
          <w:i/>
        </w:rPr>
        <w:t>numPos</w:t>
      </w:r>
      <w:r>
        <w:t>).</w:t>
      </w:r>
    </w:p>
    <w:p w:rsidR="005D7F2D" w:rsidRPr="00546435" w:rsidRDefault="005D7F2D" w:rsidP="005D7F2D">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rsidR="005D7F2D" w:rsidRPr="00675B74" w:rsidRDefault="005D7F2D" w:rsidP="005D7F2D">
      <w:pPr>
        <w:pStyle w:val="Alg4"/>
        <w:numPr>
          <w:ilvl w:val="0"/>
          <w:numId w:val="225"/>
        </w:numPr>
      </w:pPr>
      <w:r w:rsidRPr="00A67AF2">
        <w:t xml:space="preserve">Let </w:t>
      </w:r>
      <w:r w:rsidRPr="00A67AF2">
        <w:rPr>
          <w:i/>
        </w:rPr>
        <w:t>len</w:t>
      </w:r>
      <w:r w:rsidRPr="00A67AF2">
        <w:t xml:space="preserve"> be the number of </w:t>
      </w:r>
      <w:r>
        <w:t>element</w:t>
      </w:r>
      <w:r w:rsidRPr="00A67AF2">
        <w:t xml:space="preserve">s in </w:t>
      </w:r>
      <w:r w:rsidRPr="00B820AB">
        <w:rPr>
          <w:i/>
        </w:rPr>
        <w:t>S</w:t>
      </w:r>
      <w:r w:rsidRPr="00675B74">
        <w:t>.</w:t>
      </w:r>
    </w:p>
    <w:p w:rsidR="005D7F2D" w:rsidRPr="00E77497" w:rsidRDefault="005D7F2D" w:rsidP="005D7F2D">
      <w:pPr>
        <w:pStyle w:val="Alg4"/>
        <w:numPr>
          <w:ilvl w:val="0"/>
          <w:numId w:val="225"/>
        </w:numPr>
      </w:pPr>
      <w:r w:rsidRPr="00E77497">
        <w:t xml:space="preserve">Let </w:t>
      </w:r>
      <w:r w:rsidRPr="00E77497">
        <w:rPr>
          <w:i/>
        </w:rPr>
        <w:t>start</w:t>
      </w:r>
      <w:r w:rsidRPr="00E77497">
        <w:t xml:space="preserve"> </w:t>
      </w:r>
      <w:r>
        <w:t xml:space="preserve">be </w:t>
      </w:r>
      <w:r w:rsidRPr="00E77497">
        <w:t>min(max(</w:t>
      </w:r>
      <w:r w:rsidRPr="00E77497">
        <w:rPr>
          <w:i/>
        </w:rPr>
        <w:t>pos</w:t>
      </w:r>
      <w:r w:rsidRPr="00E77497">
        <w:t xml:space="preserve">, 0), </w:t>
      </w:r>
      <w:r w:rsidRPr="00E77497">
        <w:rPr>
          <w:i/>
        </w:rPr>
        <w:t>len</w:t>
      </w:r>
      <w:r w:rsidRPr="00E77497">
        <w:t>).</w:t>
      </w:r>
    </w:p>
    <w:p w:rsidR="005D7F2D" w:rsidRPr="00E77497" w:rsidRDefault="005D7F2D" w:rsidP="005D7F2D">
      <w:pPr>
        <w:pStyle w:val="Alg4"/>
        <w:numPr>
          <w:ilvl w:val="0"/>
          <w:numId w:val="225"/>
        </w:numPr>
      </w:pPr>
      <w:r w:rsidRPr="00E77497">
        <w:t xml:space="preserve">Let </w:t>
      </w:r>
      <w:r w:rsidRPr="00E77497">
        <w:rPr>
          <w:i/>
        </w:rPr>
        <w:t>searchLen</w:t>
      </w:r>
      <w:r w:rsidRPr="00E77497">
        <w:t xml:space="preserve"> be the number of </w:t>
      </w:r>
      <w:r>
        <w:t>elements</w:t>
      </w:r>
      <w:r w:rsidRPr="00E77497">
        <w:t xml:space="preserve"> in </w:t>
      </w:r>
      <w:r w:rsidRPr="00E77497">
        <w:rPr>
          <w:i/>
        </w:rPr>
        <w:t>searchStr</w:t>
      </w:r>
      <w:r w:rsidRPr="00E77497">
        <w:t>.</w:t>
      </w:r>
    </w:p>
    <w:p w:rsidR="005D7F2D" w:rsidRPr="00E77497" w:rsidRDefault="005D7F2D" w:rsidP="005D7F2D">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String.prototype.localeCompare (that)</w:t>
      </w:r>
    </w:p>
    <w:p w:rsidR="005D7F2D" w:rsidRPr="00E77497" w:rsidRDefault="005D7F2D" w:rsidP="005D7F2D">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rsidR="005D7F2D" w:rsidRPr="00E77497" w:rsidRDefault="005D7F2D" w:rsidP="005D7F2D">
      <w:r w:rsidRPr="00E77497">
        <w:t>Before perform the comparisons the following steps are performed to prepare the Strings:</w:t>
      </w:r>
    </w:p>
    <w:p w:rsidR="005D7F2D" w:rsidRPr="00E77497" w:rsidRDefault="005D7F2D" w:rsidP="005D7F2D">
      <w:pPr>
        <w:pStyle w:val="Alg4"/>
        <w:numPr>
          <w:ilvl w:val="0"/>
          <w:numId w:val="22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6"/>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6"/>
        </w:numPr>
        <w:contextualSpacing/>
      </w:pPr>
      <w:r>
        <w:t>ReturnIfAbrupt(</w:t>
      </w:r>
      <w:r>
        <w:rPr>
          <w:i/>
        </w:rPr>
        <w:t>S</w:t>
      </w:r>
      <w:r>
        <w:t>).</w:t>
      </w:r>
    </w:p>
    <w:p w:rsidR="005D7F2D" w:rsidRDefault="005D7F2D" w:rsidP="005D7F2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rsidR="005D7F2D" w:rsidRPr="00134DAD" w:rsidRDefault="005D7F2D" w:rsidP="005D7F2D">
      <w:pPr>
        <w:pStyle w:val="Alg4"/>
        <w:numPr>
          <w:ilvl w:val="0"/>
          <w:numId w:val="226"/>
        </w:numPr>
        <w:spacing w:after="220"/>
      </w:pPr>
      <w:r>
        <w:lastRenderedPageBreak/>
        <w:t>ReturnIfAbrupt(</w:t>
      </w:r>
      <w:r>
        <w:rPr>
          <w:i/>
        </w:rPr>
        <w:t>That</w:t>
      </w:r>
      <w:r>
        <w:t>).</w:t>
      </w:r>
    </w:p>
    <w:p w:rsidR="005D7F2D" w:rsidRPr="00E77497" w:rsidRDefault="005D7F2D" w:rsidP="005D7F2D">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3D1963">
        <w:fldChar w:fldCharType="begin"/>
      </w:r>
      <w:r w:rsidR="003D1963">
        <w:instrText xml:space="preserve"> REF _Ref366078424 \r \h </w:instrText>
      </w:r>
      <w:r w:rsidR="003D1963">
        <w:fldChar w:fldCharType="separate"/>
      </w:r>
      <w:r w:rsidR="00460CAC">
        <w:t>22.1.3.24</w:t>
      </w:r>
      <w:r w:rsidR="003D1963">
        <w:fldChar w:fldCharType="end"/>
      </w:r>
      <w:r w:rsidRPr="00E77497">
        <w:t xml:space="preserve">) on the set of all Strings. </w:t>
      </w:r>
    </w:p>
    <w:p w:rsidR="005D7F2D" w:rsidRPr="00E77497" w:rsidRDefault="005D7F2D" w:rsidP="005D7F2D">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rsidR="005D7F2D" w:rsidRPr="00E77497" w:rsidRDefault="005D7F2D" w:rsidP="005D7F2D">
      <w:r w:rsidRPr="00E77497">
        <w:t>If no language-sensitive comparison at all is available from the host environment, this function may perform a bitwise comparison.</w:t>
      </w:r>
    </w:p>
    <w:p w:rsidR="005D7F2D" w:rsidRPr="00E77497" w:rsidRDefault="005D7F2D" w:rsidP="005D7F2D">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rsidR="005D7F2D" w:rsidRPr="00E77497" w:rsidRDefault="005D7F2D" w:rsidP="005D7F2D">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rsidR="005D7F2D" w:rsidRPr="00E77497" w:rsidRDefault="005D7F2D" w:rsidP="005D7F2D">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rsidR="005D7F2D" w:rsidRPr="00E77497" w:rsidRDefault="005D7F2D" w:rsidP="005D7F2D">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String.prototype.match (regexp)</w:t>
      </w:r>
    </w:p>
    <w:p w:rsidR="005D7F2D" w:rsidRPr="00E77497" w:rsidRDefault="005D7F2D" w:rsidP="005D7F2D">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rsidR="005D7F2D" w:rsidRPr="00E77497" w:rsidRDefault="005D7F2D" w:rsidP="005D7F2D">
      <w:pPr>
        <w:pStyle w:val="Alg4"/>
        <w:numPr>
          <w:ilvl w:val="0"/>
          <w:numId w:val="2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7"/>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7"/>
        </w:numPr>
        <w:contextualSpacing/>
      </w:pPr>
      <w:r>
        <w:t>ReturnIfAbrupt(</w:t>
      </w:r>
      <w:r>
        <w:rPr>
          <w:i/>
        </w:rPr>
        <w:t>S</w:t>
      </w:r>
      <w:r>
        <w:t>).</w:t>
      </w:r>
    </w:p>
    <w:p w:rsidR="005D7F2D" w:rsidRPr="00E77497" w:rsidRDefault="005D7F2D" w:rsidP="005D7F2D">
      <w:pPr>
        <w:pStyle w:val="Alg4"/>
        <w:numPr>
          <w:ilvl w:val="0"/>
          <w:numId w:val="227"/>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rsidR="005D7F2D" w:rsidRPr="00E77497" w:rsidRDefault="005D7F2D" w:rsidP="005D7F2D">
      <w:pPr>
        <w:pStyle w:val="Alg4"/>
        <w:numPr>
          <w:ilvl w:val="0"/>
          <w:numId w:val="227"/>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460CAC">
        <w:t>21.2.3.3</w:t>
      </w:r>
      <w:r w:rsidR="006A3D7C">
        <w:fldChar w:fldCharType="end"/>
      </w:r>
      <w:r>
        <w:t xml:space="preserve">) with arguments </w:t>
      </w:r>
      <w:r>
        <w:rPr>
          <w:i/>
        </w:rPr>
        <w:t>regexp</w:t>
      </w:r>
      <w:r>
        <w:t xml:space="preserve"> and </w:t>
      </w:r>
      <w:r w:rsidRPr="00C75147">
        <w:rPr>
          <w:b/>
        </w:rPr>
        <w:t>undefined</w:t>
      </w:r>
      <w:r w:rsidRPr="00E77497">
        <w:t>.</w:t>
      </w:r>
    </w:p>
    <w:p w:rsidR="005D7F2D" w:rsidRPr="00E77497" w:rsidRDefault="005D7F2D" w:rsidP="005D7F2D">
      <w:pPr>
        <w:pStyle w:val="Alg4"/>
        <w:numPr>
          <w:ilvl w:val="0"/>
          <w:numId w:val="227"/>
        </w:numPr>
        <w:contextualSpacing/>
      </w:pPr>
      <w:r>
        <w:t>ReturnIfAbrupt(</w:t>
      </w:r>
      <w:r>
        <w:rPr>
          <w:i/>
        </w:rPr>
        <w:t>rx</w:t>
      </w:r>
      <w:r>
        <w:t>).</w:t>
      </w:r>
    </w:p>
    <w:p w:rsidR="005D7F2D" w:rsidRPr="00E77497" w:rsidRDefault="005D7F2D" w:rsidP="005D7F2D">
      <w:pPr>
        <w:pStyle w:val="Alg4"/>
        <w:numPr>
          <w:ilvl w:val="0"/>
          <w:numId w:val="227"/>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rsidR="005D7F2D" w:rsidRPr="00E77497" w:rsidRDefault="005D7F2D" w:rsidP="005D7F2D">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w:t>
      </w:r>
      <w:r>
        <w:t>normalize</w:t>
      </w:r>
      <w:r w:rsidRPr="00E77497">
        <w:t xml:space="preserve"> (</w:t>
      </w:r>
      <w:r>
        <w:t xml:space="preserve"> form = </w:t>
      </w:r>
      <w:r w:rsidRPr="00336408">
        <w:rPr>
          <w:rFonts w:ascii="Courier New" w:hAnsi="Courier New"/>
        </w:rPr>
        <w:t>"</w:t>
      </w:r>
      <w:r>
        <w:rPr>
          <w:rFonts w:ascii="Courier New" w:hAnsi="Courier New"/>
        </w:rPr>
        <w:t>NFC</w:t>
      </w:r>
      <w:r w:rsidRPr="00336408">
        <w:rPr>
          <w:rFonts w:ascii="Courier New" w:hAnsi="Courier New"/>
        </w:rPr>
        <w:t>"</w:t>
      </w:r>
      <w:r>
        <w:t xml:space="preserve">  </w:t>
      </w:r>
      <w:r w:rsidRPr="00E77497">
        <w:t>)</w:t>
      </w:r>
    </w:p>
    <w:p w:rsidR="00A856C5" w:rsidRDefault="00A856C5" w:rsidP="00A856C5">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rsidR="00A856C5" w:rsidRPr="00E77497" w:rsidRDefault="00A856C5" w:rsidP="00A856C5">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1336"/>
        </w:numPr>
      </w:pPr>
      <w:r w:rsidRPr="00E77497">
        <w:t xml:space="preserve">Let </w:t>
      </w:r>
      <w:r w:rsidRPr="00E77497">
        <w:rPr>
          <w:i/>
        </w:rPr>
        <w:t>S</w:t>
      </w:r>
      <w:r>
        <w:t xml:space="preserve"> be </w:t>
      </w:r>
      <w:r w:rsidRPr="00E77497">
        <w:t>ToString</w:t>
      </w:r>
      <w:r>
        <w:t>(</w:t>
      </w:r>
      <w:r>
        <w:rPr>
          <w:i/>
          <w:iCs/>
        </w:rPr>
        <w:t>O</w:t>
      </w:r>
      <w:r>
        <w:t>)</w:t>
      </w:r>
      <w:r w:rsidRPr="00E77497">
        <w:t>.</w:t>
      </w:r>
    </w:p>
    <w:p w:rsidR="00A856C5" w:rsidRPr="00E77497" w:rsidRDefault="00A856C5" w:rsidP="00A856C5">
      <w:pPr>
        <w:pStyle w:val="Alg4"/>
        <w:numPr>
          <w:ilvl w:val="0"/>
          <w:numId w:val="1336"/>
        </w:numPr>
        <w:contextualSpacing/>
      </w:pPr>
      <w:r>
        <w:t>ReturnIfAbrupt(</w:t>
      </w:r>
      <w:r>
        <w:rPr>
          <w:i/>
        </w:rPr>
        <w:t>S</w:t>
      </w:r>
      <w:r>
        <w:t>).</w:t>
      </w:r>
    </w:p>
    <w:p w:rsidR="00A856C5" w:rsidRDefault="00A856C5" w:rsidP="00A856C5">
      <w:pPr>
        <w:pStyle w:val="Alg4"/>
        <w:numPr>
          <w:ilvl w:val="0"/>
          <w:numId w:val="1336"/>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rsidR="00A856C5" w:rsidRPr="00E77497" w:rsidRDefault="00A856C5" w:rsidP="00A856C5">
      <w:pPr>
        <w:pStyle w:val="Alg4"/>
        <w:numPr>
          <w:ilvl w:val="0"/>
          <w:numId w:val="1336"/>
        </w:numPr>
      </w:pPr>
      <w:r w:rsidRPr="00E77497">
        <w:t xml:space="preserve">Let </w:t>
      </w:r>
      <w:r>
        <w:rPr>
          <w:i/>
        </w:rPr>
        <w:t>f</w:t>
      </w:r>
      <w:r w:rsidRPr="00E77497">
        <w:t xml:space="preserve"> be To</w:t>
      </w:r>
      <w:r>
        <w:t>String</w:t>
      </w:r>
      <w:r w:rsidRPr="00E77497">
        <w:t>(</w:t>
      </w:r>
      <w:r>
        <w:rPr>
          <w:i/>
        </w:rPr>
        <w:t>form</w:t>
      </w:r>
      <w:r w:rsidRPr="00E77497">
        <w:t>).</w:t>
      </w:r>
    </w:p>
    <w:p w:rsidR="00A856C5" w:rsidRPr="00E77497" w:rsidRDefault="00A856C5" w:rsidP="00A856C5">
      <w:pPr>
        <w:pStyle w:val="Alg4"/>
        <w:numPr>
          <w:ilvl w:val="0"/>
          <w:numId w:val="1336"/>
        </w:numPr>
        <w:contextualSpacing/>
      </w:pPr>
      <w:r>
        <w:t>ReturnIfAbrupt(</w:t>
      </w:r>
      <w:r>
        <w:rPr>
          <w:i/>
        </w:rPr>
        <w:t>f</w:t>
      </w:r>
      <w:r>
        <w:t>).</w:t>
      </w:r>
    </w:p>
    <w:p w:rsidR="00A856C5" w:rsidRPr="00E77497" w:rsidRDefault="00A856C5" w:rsidP="00A856C5">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rsidR="00A856C5" w:rsidRPr="00E77497" w:rsidRDefault="00A856C5" w:rsidP="00A856C5">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w:t>
      </w:r>
      <w:r w:rsidR="00B6171B">
        <w:t xml:space="preserve">in </w:t>
      </w:r>
      <w:r w:rsidR="00B6171B">
        <w:fldChar w:fldCharType="begin"/>
      </w:r>
      <w:ins w:id="11665" w:author="Rev 18 Allen Wirfs-Brock" w:date="2013-09-05T11:05:00Z">
        <w:r w:rsidR="00ED761E">
          <w:instrText>HYPERLINK "C:\\Users\\Allen\\Dropbox\\projects\\ES.next\\drafts\\Searches"</w:instrText>
        </w:r>
      </w:ins>
      <w:del w:id="11666" w:author="Rev 18 Allen Wirfs-Brock" w:date="2013-09-05T11:05:00Z">
        <w:r w:rsidR="00B6171B" w:rsidDel="00ED761E">
          <w:delInstrText xml:space="preserve"> HYPERLINK "Searches" </w:delInstrText>
        </w:r>
      </w:del>
      <w:ins w:id="11667" w:author="Rev 19 Allen Wirfs-Brock" w:date="2013-09-27T08:40:00Z"/>
      <w:r w:rsidR="00B6171B">
        <w:fldChar w:fldCharType="separate"/>
      </w:r>
      <w:r w:rsidR="00B6171B" w:rsidRPr="00B6171B">
        <w:rPr>
          <w:rStyle w:val="Hyperlink"/>
          <w:lang w:val="en-GB"/>
        </w:rPr>
        <w:t>http://www.unicode.org/reports/tr15/tr15-29.html</w:t>
      </w:r>
      <w:r w:rsidR="00B6171B">
        <w:fldChar w:fldCharType="end"/>
      </w:r>
      <w:r w:rsidR="00B6171B">
        <w:t>.</w:t>
      </w:r>
    </w:p>
    <w:p w:rsidR="00A856C5" w:rsidRPr="00E77497" w:rsidRDefault="00A856C5" w:rsidP="00A856C5">
      <w:pPr>
        <w:pStyle w:val="Alg4"/>
        <w:numPr>
          <w:ilvl w:val="0"/>
          <w:numId w:val="1336"/>
        </w:numPr>
        <w:spacing w:after="220"/>
      </w:pPr>
      <w:r w:rsidRPr="00E77497">
        <w:t xml:space="preserve">Return </w:t>
      </w:r>
      <w:r>
        <w:rPr>
          <w:i/>
          <w:iCs/>
        </w:rPr>
        <w:t>ns</w:t>
      </w:r>
      <w:r w:rsidRPr="00E77497">
        <w:t>.</w:t>
      </w:r>
    </w:p>
    <w:p w:rsidR="00DC18BF" w:rsidRPr="00E77497" w:rsidRDefault="00DC18BF" w:rsidP="00DC18BF">
      <w:pPr>
        <w:rPr>
          <w:ins w:id="11668" w:author="Rev 19 Allen Wirfs-Brock" w:date="2013-09-10T12:59:00Z"/>
        </w:rPr>
      </w:pPr>
      <w:ins w:id="11669" w:author="Rev 19 Allen Wirfs-Brock" w:date="2013-09-10T12:59:00Z">
        <w:r w:rsidRPr="00E77497">
          <w:t xml:space="preserve">The </w:t>
        </w:r>
        <w:r w:rsidRPr="00E77497">
          <w:rPr>
            <w:rFonts w:ascii="Courier New" w:hAnsi="Courier New"/>
            <w:b/>
          </w:rPr>
          <w:t>length</w:t>
        </w:r>
        <w:r w:rsidRPr="00E77497">
          <w:t xml:space="preserve"> property of the </w:t>
        </w:r>
      </w:ins>
      <w:ins w:id="11670" w:author="Rev 19 Allen Wirfs-Brock" w:date="2013-09-10T13:00:00Z">
        <w:r w:rsidRPr="00DC18BF">
          <w:rPr>
            <w:rFonts w:ascii="Courier New" w:hAnsi="Courier New"/>
            <w:b/>
          </w:rPr>
          <w:t>normalize</w:t>
        </w:r>
        <w:r w:rsidRPr="00DC18BF">
          <w:rPr>
            <w:rFonts w:cs="Arial"/>
          </w:rPr>
          <w:t xml:space="preserve"> </w:t>
        </w:r>
      </w:ins>
      <w:ins w:id="11671" w:author="Rev 19 Allen Wirfs-Brock" w:date="2013-09-10T12:59:00Z">
        <w:r w:rsidRPr="00E77497">
          <w:t xml:space="preserve">method is </w:t>
        </w:r>
        <w:r>
          <w:rPr>
            <w:b/>
          </w:rPr>
          <w:t>0</w:t>
        </w:r>
        <w:r w:rsidRPr="00E77497">
          <w:t>.</w:t>
        </w:r>
      </w:ins>
    </w:p>
    <w:p w:rsidR="00A856C5" w:rsidRPr="00E77497" w:rsidRDefault="00A856C5" w:rsidP="00A856C5">
      <w:pPr>
        <w:pStyle w:val="Note"/>
      </w:pPr>
      <w:r w:rsidRPr="00E77497">
        <w:lastRenderedPageBreak/>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762CE7" w:rsidRDefault="00A856C5" w:rsidP="00A856C5">
      <w:pPr>
        <w:pStyle w:val="Heading4"/>
      </w:pPr>
      <w:r w:rsidRPr="00762CE7">
        <w:t>String.prototype.repeat (count)</w:t>
      </w:r>
    </w:p>
    <w:p w:rsidR="00A856C5" w:rsidRPr="00762CE7" w:rsidRDefault="00A856C5" w:rsidP="00A856C5">
      <w:pPr>
        <w:rPr>
          <w:rFonts w:cs="Arial"/>
        </w:rPr>
      </w:pPr>
      <w:r w:rsidRPr="00762CE7">
        <w:rPr>
          <w:rFonts w:cs="Arial"/>
        </w:rPr>
        <w:t>The following steps are taken:</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rsidR="00A856C5" w:rsidRPr="00E77497" w:rsidRDefault="00A856C5" w:rsidP="00A856C5">
      <w:pPr>
        <w:pStyle w:val="Alg4"/>
        <w:numPr>
          <w:ilvl w:val="0"/>
          <w:numId w:val="805"/>
        </w:numPr>
        <w:contextualSpacing/>
      </w:pPr>
      <w:r>
        <w:t>ReturnIfAbrupt(</w:t>
      </w:r>
      <w:r>
        <w:rPr>
          <w:i/>
        </w:rPr>
        <w:t>S</w:t>
      </w:r>
      <w:r>
        <w:t>).</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rsidR="00A856C5" w:rsidRPr="00E77497" w:rsidRDefault="00A856C5" w:rsidP="00A856C5">
      <w:pPr>
        <w:pStyle w:val="Alg4"/>
        <w:numPr>
          <w:ilvl w:val="0"/>
          <w:numId w:val="805"/>
        </w:numPr>
        <w:contextualSpacing/>
      </w:pPr>
      <w:r>
        <w:t>ReturnIfAbrupt(</w:t>
      </w:r>
      <w:r>
        <w:rPr>
          <w:i/>
        </w:rPr>
        <w:t>n</w:t>
      </w:r>
      <w:r>
        <w:t>).</w:t>
      </w:r>
    </w:p>
    <w:p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&lt;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throw a </w:t>
      </w:r>
      <w:r w:rsidRPr="00AD0C05">
        <w:rPr>
          <w:rFonts w:ascii="Times New Roman" w:hAnsi="Times New Roman"/>
          <w:b/>
          <w:bCs/>
        </w:rPr>
        <w:t>RangeError</w:t>
      </w:r>
      <w:r>
        <w:rPr>
          <w:rFonts w:ascii="Times New Roman" w:hAnsi="Times New Roman"/>
        </w:rPr>
        <w:t xml:space="preserve"> exception.</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0, </w:t>
      </w:r>
      <w:r>
        <w:rPr>
          <w:rFonts w:ascii="Times New Roman" w:eastAsia="Times New Roman" w:hAnsi="Times New Roman"/>
          <w:i/>
          <w:iCs/>
          <w:spacing w:val="6"/>
          <w:lang w:eastAsia="en-US"/>
        </w:rPr>
        <w:t>T</w:t>
      </w:r>
      <w:r>
        <w:rPr>
          <w:rFonts w:ascii="Times New Roman" w:eastAsia="Times New Roman" w:hAnsi="Times New Roman"/>
          <w:spacing w:val="6"/>
          <w:lang w:eastAsia="en-US"/>
        </w:rPr>
        <w:t xml:space="preserve"> is the empty String.</w:t>
      </w:r>
    </w:p>
    <w:p w:rsidR="00A856C5" w:rsidRPr="00762CE7" w:rsidRDefault="00A856C5" w:rsidP="00A856C5">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rsidR="00A856C5" w:rsidRDefault="00A856C5" w:rsidP="00A856C5">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rsidR="00A856C5" w:rsidRPr="00E77497" w:rsidRDefault="00A856C5" w:rsidP="00A856C5">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bookmarkStart w:id="11672" w:name="_Ref366079819"/>
      <w:r w:rsidRPr="00E77497">
        <w:t>String.prototype.replace (searchValue, replaceValue)</w:t>
      </w:r>
      <w:bookmarkEnd w:id="11672"/>
    </w:p>
    <w:p w:rsidR="005D7F2D" w:rsidRPr="00E77497" w:rsidRDefault="005D7F2D" w:rsidP="005D7F2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rsidR="005D7F2D" w:rsidRPr="00E77497" w:rsidRDefault="005D7F2D" w:rsidP="005D7F2D">
      <w:pPr>
        <w:pStyle w:val="Alg4"/>
        <w:numPr>
          <w:ilvl w:val="0"/>
          <w:numId w:val="22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Default="005D7F2D" w:rsidP="005D7F2D">
      <w:pPr>
        <w:pStyle w:val="Alg4"/>
        <w:numPr>
          <w:ilvl w:val="0"/>
          <w:numId w:val="228"/>
        </w:numPr>
        <w:spacing w:after="120"/>
        <w:contextualSpacing/>
      </w:pPr>
      <w:r w:rsidRPr="00E77497">
        <w:t xml:space="preserve">Let </w:t>
      </w:r>
      <w:r w:rsidRPr="00E77497">
        <w:rPr>
          <w:i/>
        </w:rPr>
        <w:t>string</w:t>
      </w:r>
      <w:r w:rsidRPr="00E77497">
        <w:t xml:space="preserve"> be ToString</w:t>
      </w:r>
      <w:r>
        <w:t>(</w:t>
      </w:r>
      <w:r>
        <w:rPr>
          <w:i/>
          <w:iCs/>
        </w:rPr>
        <w:t>O</w:t>
      </w:r>
      <w:r>
        <w:t>).</w:t>
      </w:r>
    </w:p>
    <w:p w:rsidR="005D7F2D" w:rsidRPr="00E77497" w:rsidRDefault="005D7F2D" w:rsidP="005D7F2D">
      <w:pPr>
        <w:pStyle w:val="Alg4"/>
        <w:numPr>
          <w:ilvl w:val="0"/>
          <w:numId w:val="228"/>
        </w:numPr>
      </w:pPr>
      <w:r>
        <w:t>ReturnIfAbrupt(</w:t>
      </w:r>
      <w:r>
        <w:rPr>
          <w:i/>
        </w:rPr>
        <w:t>string</w:t>
      </w:r>
      <w:r>
        <w:t>)</w:t>
      </w:r>
      <w:r w:rsidRPr="00E77497">
        <w:t>.</w:t>
      </w:r>
    </w:p>
    <w:p w:rsidR="005D7F2D" w:rsidRPr="00E77497" w:rsidRDefault="005D7F2D" w:rsidP="005D7F2D">
      <w:pPr>
        <w:pStyle w:val="Alg4"/>
        <w:numPr>
          <w:ilvl w:val="0"/>
          <w:numId w:val="228"/>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rsidR="005D7F2D" w:rsidRPr="00E77497" w:rsidRDefault="005D7F2D" w:rsidP="005D7F2D">
      <w:pPr>
        <w:pStyle w:val="Alg4"/>
        <w:numPr>
          <w:ilvl w:val="1"/>
          <w:numId w:val="228"/>
        </w:numPr>
        <w:contextualSpacing/>
      </w:pPr>
      <w:r w:rsidRPr="00E77497">
        <w:t>Return</w:t>
      </w:r>
      <w:r>
        <w:t xml:space="preserve"> the result of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rsidR="005D7F2D" w:rsidRPr="00E77497" w:rsidRDefault="005D7F2D" w:rsidP="005D7F2D">
      <w:pPr>
        <w:pStyle w:val="Alg4"/>
        <w:numPr>
          <w:ilvl w:val="0"/>
          <w:numId w:val="228"/>
        </w:numPr>
        <w:spacing w:after="120"/>
        <w:contextualSpacing/>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rsidR="005D7F2D" w:rsidRPr="00E77497" w:rsidRDefault="005D7F2D" w:rsidP="005D7F2D">
      <w:pPr>
        <w:pStyle w:val="Alg4"/>
        <w:numPr>
          <w:ilvl w:val="0"/>
          <w:numId w:val="228"/>
        </w:numPr>
      </w:pPr>
      <w:r>
        <w:t>ReturnIfAbrupt(</w:t>
      </w:r>
      <w:r w:rsidRPr="007019FA">
        <w:rPr>
          <w:i/>
        </w:rPr>
        <w:t>searchString</w:t>
      </w:r>
      <w:r>
        <w:t>)</w:t>
      </w:r>
      <w:r w:rsidRPr="00E77497">
        <w:t>.</w:t>
      </w:r>
    </w:p>
    <w:p w:rsidR="005D7F2D" w:rsidRDefault="005D7F2D" w:rsidP="005D7F2D">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rsidR="005D7F2D" w:rsidRDefault="005D7F2D" w:rsidP="005D7F2D">
      <w:pPr>
        <w:pStyle w:val="Alg4"/>
        <w:numPr>
          <w:ilvl w:val="0"/>
          <w:numId w:val="228"/>
        </w:numPr>
        <w:spacing w:after="120"/>
        <w:contextualSpacing/>
      </w:pPr>
      <w:r w:rsidRPr="00E77497">
        <w:t xml:space="preserve">If </w:t>
      </w:r>
      <w:r>
        <w:t>IsCallable(</w:t>
      </w:r>
      <w:r w:rsidRPr="007019FA">
        <w:rPr>
          <w:i/>
        </w:rPr>
        <w:t>replaceValue</w:t>
      </w:r>
      <w:r>
        <w:rPr>
          <w:iCs/>
        </w:rPr>
        <w:t>)</w:t>
      </w:r>
      <w:r>
        <w:t xml:space="preserve"> is </w:t>
      </w:r>
      <w:r>
        <w:rPr>
          <w:b/>
          <w:bCs/>
        </w:rPr>
        <w:t>true</w:t>
      </w:r>
      <w:r w:rsidRPr="00E77497">
        <w:t>, then</w:t>
      </w:r>
    </w:p>
    <w:p w:rsidR="005D7F2D" w:rsidRDefault="005D7F2D" w:rsidP="005D7F2D">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rsidR="005D7F2D" w:rsidRDefault="005D7F2D" w:rsidP="005D7F2D">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rsidR="005D7F2D" w:rsidRDefault="005D7F2D" w:rsidP="005D7F2D">
      <w:pPr>
        <w:pStyle w:val="Alg4"/>
        <w:numPr>
          <w:ilvl w:val="1"/>
          <w:numId w:val="228"/>
        </w:numPr>
        <w:spacing w:after="120"/>
        <w:contextualSpacing/>
      </w:pPr>
      <w:r>
        <w:t>ReturnIfAbrupt(</w:t>
      </w:r>
      <w:r>
        <w:rPr>
          <w:i/>
          <w:iCs/>
        </w:rPr>
        <w:t>replStr</w:t>
      </w:r>
      <w:r>
        <w:t>).</w:t>
      </w:r>
    </w:p>
    <w:p w:rsidR="005D7F2D" w:rsidRDefault="005D7F2D" w:rsidP="005D7F2D">
      <w:pPr>
        <w:pStyle w:val="Alg4"/>
        <w:numPr>
          <w:ilvl w:val="0"/>
          <w:numId w:val="228"/>
        </w:numPr>
        <w:spacing w:after="120"/>
        <w:contextualSpacing/>
      </w:pPr>
      <w:r>
        <w:t>Else,</w:t>
      </w:r>
    </w:p>
    <w:p w:rsidR="005D7F2D" w:rsidRDefault="005D7F2D" w:rsidP="005D7F2D">
      <w:pPr>
        <w:pStyle w:val="Alg4"/>
        <w:numPr>
          <w:ilvl w:val="1"/>
          <w:numId w:val="228"/>
        </w:numPr>
        <w:spacing w:after="120"/>
        <w:contextualSpacing/>
      </w:pPr>
      <w:r>
        <w:t xml:space="preserve">Let </w:t>
      </w:r>
      <w:r>
        <w:rPr>
          <w:i/>
          <w:iCs/>
        </w:rPr>
        <w:t>captures</w:t>
      </w:r>
      <w:r>
        <w:t xml:space="preserve"> be an empty List.</w:t>
      </w:r>
    </w:p>
    <w:p w:rsidR="005D7F2D" w:rsidRDefault="005D7F2D" w:rsidP="005D7F2D">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rsidR="005D7F2D" w:rsidRDefault="005D7F2D" w:rsidP="005D7F2D">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rsidR="005D7F2D" w:rsidRDefault="005D7F2D" w:rsidP="005D7F2D">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rsidR="005D7F2D" w:rsidRPr="00E77497" w:rsidRDefault="005D7F2D" w:rsidP="005D7F2D">
      <w:pPr>
        <w:pStyle w:val="Alg4"/>
        <w:numPr>
          <w:ilvl w:val="0"/>
          <w:numId w:val="228"/>
        </w:numPr>
        <w:spacing w:after="240"/>
        <w:contextualSpacing/>
      </w:pPr>
      <w:r>
        <w:t xml:space="preserve">Return  </w:t>
      </w:r>
      <w:r>
        <w:rPr>
          <w:i/>
          <w:iCs/>
        </w:rPr>
        <w:t>newString</w:t>
      </w:r>
      <w:r>
        <w:t>.</w:t>
      </w:r>
    </w:p>
    <w:p w:rsidR="005D7F2D" w:rsidRPr="00E77497" w:rsidRDefault="005D7F2D" w:rsidP="005D7F2D">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Default="005D7F2D" w:rsidP="005D7F2D">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rsidR="005D7F2D" w:rsidRDefault="005D7F2D" w:rsidP="005D7F2D">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rsidR="005D7F2D" w:rsidRDefault="005D7F2D" w:rsidP="005D7F2D">
      <w:pPr>
        <w:pStyle w:val="Alg4"/>
        <w:numPr>
          <w:ilvl w:val="0"/>
          <w:numId w:val="1377"/>
        </w:numPr>
      </w:pPr>
      <w:r>
        <w:lastRenderedPageBreak/>
        <w:t>Assert: Type(</w:t>
      </w:r>
      <w:r>
        <w:rPr>
          <w:i/>
          <w:iCs/>
        </w:rPr>
        <w:t>matched</w:t>
      </w:r>
      <w:r>
        <w:t>) is String.</w:t>
      </w:r>
    </w:p>
    <w:p w:rsidR="005D7F2D" w:rsidRPr="00E77497" w:rsidRDefault="005D7F2D" w:rsidP="005D7F2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rsidR="005D7F2D" w:rsidRDefault="005D7F2D" w:rsidP="005D7F2D">
      <w:pPr>
        <w:pStyle w:val="Alg4"/>
        <w:numPr>
          <w:ilvl w:val="0"/>
          <w:numId w:val="1377"/>
        </w:numPr>
      </w:pPr>
      <w:r>
        <w:t>Assert: Type(</w:t>
      </w:r>
      <w:r w:rsidRPr="003171BF">
        <w:rPr>
          <w:i/>
          <w:iCs/>
        </w:rPr>
        <w:t>string</w:t>
      </w:r>
      <w:r>
        <w:t>) is String.</w:t>
      </w:r>
    </w:p>
    <w:p w:rsidR="005D7F2D" w:rsidRDefault="005D7F2D" w:rsidP="005D7F2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rsidR="005D7F2D" w:rsidRDefault="005D7F2D" w:rsidP="005D7F2D">
      <w:pPr>
        <w:pStyle w:val="Alg4"/>
        <w:numPr>
          <w:ilvl w:val="0"/>
          <w:numId w:val="1377"/>
        </w:numPr>
      </w:pPr>
      <w:r>
        <w:t xml:space="preserve">Assert: </w:t>
      </w:r>
      <w:r>
        <w:rPr>
          <w:i/>
          <w:iCs/>
        </w:rPr>
        <w:t>position</w:t>
      </w:r>
      <w:r>
        <w:t xml:space="preserve"> is a non-negative integer.</w:t>
      </w:r>
    </w:p>
    <w:p w:rsidR="005D7F2D" w:rsidRDefault="005D7F2D" w:rsidP="005D7F2D">
      <w:pPr>
        <w:pStyle w:val="Alg4"/>
        <w:numPr>
          <w:ilvl w:val="0"/>
          <w:numId w:val="1377"/>
        </w:numPr>
      </w:pPr>
      <w:r>
        <w:t xml:space="preserve">Assert: </w:t>
      </w:r>
      <w:r>
        <w:rPr>
          <w:i/>
          <w:iCs/>
        </w:rPr>
        <w:t>position</w:t>
      </w:r>
      <w:r>
        <w:t xml:space="preserve"> ≤ </w:t>
      </w:r>
      <w:r>
        <w:rPr>
          <w:i/>
          <w:iCs/>
        </w:rPr>
        <w:t>stringLength</w:t>
      </w:r>
      <w:r>
        <w:t>.</w:t>
      </w:r>
    </w:p>
    <w:p w:rsidR="005D7F2D" w:rsidRDefault="005D7F2D" w:rsidP="005D7F2D">
      <w:pPr>
        <w:pStyle w:val="Alg4"/>
        <w:numPr>
          <w:ilvl w:val="0"/>
          <w:numId w:val="1377"/>
        </w:numPr>
      </w:pPr>
      <w:r>
        <w:t xml:space="preserve">Assert: </w:t>
      </w:r>
      <w:r>
        <w:rPr>
          <w:i/>
          <w:iCs/>
        </w:rPr>
        <w:t>captures</w:t>
      </w:r>
      <w:r>
        <w:t xml:space="preserve"> is a possibly empty List of Strings.</w:t>
      </w:r>
    </w:p>
    <w:p w:rsidR="005D7F2D" w:rsidRDefault="005D7F2D" w:rsidP="005D7F2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rsidR="005D7F2D" w:rsidRDefault="005D7F2D" w:rsidP="005D7F2D">
      <w:pPr>
        <w:pStyle w:val="Alg4"/>
        <w:numPr>
          <w:ilvl w:val="0"/>
          <w:numId w:val="1377"/>
        </w:numPr>
      </w:pPr>
      <w:r>
        <w:t xml:space="preserve">Let </w:t>
      </w:r>
      <w:r>
        <w:rPr>
          <w:i/>
          <w:iCs/>
        </w:rPr>
        <w:t>m</w:t>
      </w:r>
      <w:r>
        <w:t xml:space="preserve"> be the number of elements in </w:t>
      </w:r>
      <w:r>
        <w:rPr>
          <w:i/>
          <w:iCs/>
        </w:rPr>
        <w:t>captures</w:t>
      </w:r>
      <w:r>
        <w:t>.</w:t>
      </w:r>
    </w:p>
    <w:p w:rsidR="005D7F2D" w:rsidRDefault="005D7F2D" w:rsidP="005D7F2D">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rsidR="009158C6">
        <w:t xml:space="preserve"> </w:t>
      </w:r>
      <w:r w:rsidR="009158C6">
        <w:fldChar w:fldCharType="begin"/>
      </w:r>
      <w:r w:rsidR="009158C6">
        <w:instrText xml:space="preserve"> REF _Ref366065900 \h </w:instrText>
      </w:r>
      <w:r w:rsidR="009158C6">
        <w:fldChar w:fldCharType="separate"/>
      </w:r>
      <w:r w:rsidR="00460CAC">
        <w:t xml:space="preserve">Table </w:t>
      </w:r>
      <w:r w:rsidR="00460CAC">
        <w:rPr>
          <w:noProof/>
        </w:rPr>
        <w:t>33</w:t>
      </w:r>
      <w:r w:rsidR="009158C6">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rsidR="005D7F2D" w:rsidRDefault="005D7F2D" w:rsidP="005D7F2D">
      <w:pPr>
        <w:pStyle w:val="Alg4"/>
        <w:numPr>
          <w:ilvl w:val="0"/>
          <w:numId w:val="1377"/>
        </w:numPr>
      </w:pPr>
      <w:r>
        <w:t xml:space="preserve">Return </w:t>
      </w:r>
      <w:r>
        <w:rPr>
          <w:i/>
          <w:iCs/>
        </w:rPr>
        <w:t>result</w:t>
      </w:r>
      <w:r>
        <w:t>.</w:t>
      </w:r>
    </w:p>
    <w:p w:rsidR="005D7F2D" w:rsidRDefault="005D7F2D" w:rsidP="005D7F2D">
      <w:pPr>
        <w:pStyle w:val="Alg4"/>
      </w:pPr>
    </w:p>
    <w:p w:rsidR="005D7F2D" w:rsidRPr="00E77497" w:rsidRDefault="005D7F2D" w:rsidP="005D7F2D">
      <w:pPr>
        <w:pStyle w:val="Tabletitle"/>
      </w:pPr>
      <w:bookmarkStart w:id="11673" w:name="_Ref366065900"/>
      <w:r>
        <w:t xml:space="preserve">Table </w:t>
      </w:r>
      <w:r>
        <w:fldChar w:fldCharType="begin"/>
      </w:r>
      <w:r>
        <w:instrText xml:space="preserve"> SEQ Table \* ARABIC </w:instrText>
      </w:r>
      <w:r>
        <w:fldChar w:fldCharType="separate"/>
      </w:r>
      <w:r w:rsidR="00460CAC">
        <w:rPr>
          <w:noProof/>
        </w:rPr>
        <w:t>33</w:t>
      </w:r>
      <w:r>
        <w:fldChar w:fldCharType="end"/>
      </w:r>
      <w:bookmarkEnd w:id="11673"/>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5D7F2D" w:rsidRPr="00E77497" w:rsidTr="005D7F2D">
        <w:tc>
          <w:tcPr>
            <w:tcW w:w="1800" w:type="dxa"/>
            <w:tcBorders>
              <w:top w:val="single" w:sz="12" w:space="0" w:color="000000"/>
              <w:left w:val="single" w:sz="6" w:space="0" w:color="000000"/>
              <w:bottom w:val="single" w:sz="6" w:space="0" w:color="000000"/>
              <w:right w:val="nil"/>
            </w:tcBorders>
            <w:shd w:val="solid" w:color="C0C0C0" w:fill="FFFFFF"/>
          </w:tcPr>
          <w:p w:rsidR="005D7F2D" w:rsidRPr="00E77497" w:rsidRDefault="005D7F2D" w:rsidP="005D7F2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rsidR="005D7F2D" w:rsidRPr="00E77497" w:rsidRDefault="005D7F2D" w:rsidP="005D7F2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rsidR="005D7F2D" w:rsidRPr="00E77497" w:rsidRDefault="005D7F2D" w:rsidP="005D7F2D">
            <w:pPr>
              <w:keepNext/>
              <w:spacing w:after="120"/>
              <w:rPr>
                <w:shd w:val="solid" w:color="C0C0C0" w:fill="FFFFFF"/>
              </w:rPr>
            </w:pPr>
            <w:r w:rsidRPr="00E77497">
              <w:rPr>
                <w:shd w:val="solid" w:color="C0C0C0" w:fill="FFFFFF"/>
              </w:rPr>
              <w:t>Replacement text</w:t>
            </w:r>
          </w:p>
        </w:tc>
      </w:tr>
      <w:tr w:rsidR="005D7F2D" w:rsidRPr="00E77497" w:rsidTr="005D7F2D">
        <w:tc>
          <w:tcPr>
            <w:tcW w:w="1800" w:type="dxa"/>
            <w:tcBorders>
              <w:top w:val="nil"/>
            </w:tcBorders>
          </w:tcPr>
          <w:p w:rsidR="005D7F2D" w:rsidRPr="00504F46" w:rsidRDefault="005D7F2D" w:rsidP="005D7F2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r>
      <w:tr w:rsidR="005D7F2D" w:rsidRPr="00E77497" w:rsidTr="005D7F2D">
        <w:tc>
          <w:tcPr>
            <w:tcW w:w="1800" w:type="dxa"/>
            <w:tcBorders>
              <w:top w:val="nil"/>
            </w:tcBorders>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rsidR="005D7F2D" w:rsidRPr="00E77497" w:rsidRDefault="005D7F2D" w:rsidP="005D7F2D">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rsidR="005D7F2D" w:rsidRPr="00C5668D" w:rsidRDefault="005D7F2D" w:rsidP="005D7F2D">
            <w:pPr>
              <w:spacing w:after="0"/>
              <w:contextualSpacing/>
              <w:rPr>
                <w:rFonts w:ascii="Times New Roman" w:hAnsi="Times New Roman"/>
              </w:rPr>
            </w:pPr>
            <w:r w:rsidRPr="00C5668D">
              <w:rPr>
                <w:rFonts w:ascii="Times New Roman" w:hAnsi="Times New Roman"/>
                <w:i/>
                <w:iCs/>
              </w:rPr>
              <w:t>matched</w:t>
            </w:r>
          </w:p>
        </w:tc>
      </w:tr>
      <w:tr w:rsidR="005D7F2D" w:rsidRPr="00E77497" w:rsidTr="005D7F2D">
        <w:tc>
          <w:tcPr>
            <w:tcW w:w="1800" w:type="dxa"/>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If </w:t>
            </w:r>
            <w:r w:rsidRPr="00C5668D">
              <w:rPr>
                <w:rFonts w:ascii="Times New Roman" w:hAnsi="Times New Roman"/>
                <w:i/>
                <w:iCs/>
              </w:rPr>
              <w:t>position</w:t>
            </w:r>
            <w:r w:rsidRPr="00C5668D">
              <w:rPr>
                <w:rFonts w:ascii="Times New Roman" w:hAnsi="Times New Roman"/>
              </w:rPr>
              <w:t xml:space="preserve"> is 0, the replacement is the empty String. Otherwise  </w:t>
            </w:r>
            <w:r w:rsidRPr="00861350">
              <w:rPr>
                <w:rFonts w:ascii="Times New Roman" w:hAnsi="Times New Roman"/>
              </w:rPr>
              <w:t>the replacement is the</w:t>
            </w:r>
            <w:r w:rsidRPr="00C5668D">
              <w:rPr>
                <w:rFonts w:ascii="Times New Roman" w:hAnsi="Times New Roman"/>
              </w:rPr>
              <w:t xml:space="preserve"> substring of </w:t>
            </w:r>
            <w:r w:rsidRPr="00C5668D">
              <w:rPr>
                <w:rFonts w:ascii="Times New Roman" w:hAnsi="Times New Roman"/>
                <w:i/>
              </w:rPr>
              <w:t>string</w:t>
            </w:r>
            <w:r w:rsidRPr="00C5668D">
              <w:rPr>
                <w:rFonts w:ascii="Times New Roman" w:hAnsi="Times New Roman"/>
              </w:rPr>
              <w:t xml:space="preserve"> that starts at index 0 and whose last code point is at index </w:t>
            </w:r>
            <w:r w:rsidRPr="00C5668D">
              <w:rPr>
                <w:rFonts w:ascii="Times New Roman" w:hAnsi="Times New Roman"/>
                <w:i/>
                <w:iCs/>
              </w:rPr>
              <w:t xml:space="preserve">position </w:t>
            </w:r>
            <w:r w:rsidRPr="00C5668D">
              <w:rPr>
                <w:rFonts w:ascii="Times New Roman" w:hAnsi="Times New Roman"/>
              </w:rPr>
              <w:t>-1.</w:t>
            </w:r>
          </w:p>
        </w:tc>
      </w:tr>
      <w:tr w:rsidR="005D7F2D" w:rsidRPr="00E77497" w:rsidTr="005D7F2D">
        <w:tc>
          <w:tcPr>
            <w:tcW w:w="1800" w:type="dxa"/>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5D7F2D" w:rsidRPr="00C5668D" w:rsidRDefault="005D7F2D" w:rsidP="005D7F2D">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stringLength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5D7F2D" w:rsidRPr="00E77497" w:rsidTr="005D7F2D">
        <w:tc>
          <w:tcPr>
            <w:tcW w:w="1800" w:type="dxa"/>
          </w:tcPr>
          <w:p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0x0031 ≤ N ≤ 0x0039</w:t>
            </w:r>
          </w:p>
        </w:tc>
        <w:tc>
          <w:tcPr>
            <w:tcW w:w="1800" w:type="dxa"/>
          </w:tcPr>
          <w:p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w:t>
            </w:r>
            <w:r>
              <w:rPr>
                <w:rFonts w:ascii="Courier New" w:hAnsi="Courier New" w:cs="Courier New"/>
                <w:b/>
              </w:rPr>
              <w:t xml:space="preserve"> </w:t>
            </w:r>
            <w:r w:rsidRPr="002E1A56">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2E1A56">
              <w:rPr>
                <w:rFonts w:ascii="Times New Roman" w:hAnsi="Times New Roman"/>
              </w:rPr>
              <w:t>is one of</w:t>
            </w:r>
            <w:r>
              <w:rPr>
                <w:rFonts w:ascii="Courier New" w:hAnsi="Courier New" w:cs="Courier New"/>
                <w:b/>
              </w:rPr>
              <w:t xml:space="preserve"> 1 2 3 4 5 6 7 8 9 </w:t>
            </w:r>
            <w:r w:rsidRPr="00B14FE7">
              <w:rPr>
                <w:rFonts w:ascii="Times New Roman" w:hAnsi="Times New Roman"/>
              </w:rPr>
              <w:t xml:space="preserve">and </w:t>
            </w:r>
            <w:r w:rsidRPr="00E77497">
              <w:rPr>
                <w:rFonts w:ascii="Courier New" w:hAnsi="Courier New" w:cs="Courier New"/>
                <w:b/>
              </w:rPr>
              <w:t>$n</w:t>
            </w:r>
            <w:r w:rsidRPr="00B14FE7">
              <w:rPr>
                <w:rFonts w:ascii="Times New Roman" w:hAnsi="Times New Roman"/>
              </w:rPr>
              <w:t xml:space="preserve"> is not followed by a decimal digit</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11674"/>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11674"/>
            <w:r>
              <w:rPr>
                <w:rStyle w:val="CommentReference"/>
              </w:rPr>
              <w:commentReference w:id="11674"/>
            </w:r>
          </w:p>
        </w:tc>
      </w:tr>
      <w:tr w:rsidR="005D7F2D" w:rsidRPr="00E77497" w:rsidTr="005D7F2D">
        <w:tc>
          <w:tcPr>
            <w:tcW w:w="1800" w:type="dxa"/>
          </w:tcPr>
          <w:p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$nn</w:t>
            </w:r>
            <w:r>
              <w:rPr>
                <w:rFonts w:ascii="Courier New" w:hAnsi="Courier New" w:cs="Courier New"/>
                <w:b/>
              </w:rPr>
              <w:t xml:space="preserve"> </w:t>
            </w:r>
            <w:r w:rsidRPr="00887FC2">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887FC2">
              <w:rPr>
                <w:rFonts w:ascii="Times New Roman" w:hAnsi="Times New Roman"/>
              </w:rPr>
              <w:t>is one of</w:t>
            </w:r>
            <w:r>
              <w:rPr>
                <w:rFonts w:ascii="Courier New" w:hAnsi="Courier New" w:cs="Courier New"/>
                <w:b/>
              </w:rPr>
              <w:t xml:space="preserve"> 0 1 2 3 4 5 6 7 8 9</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11675"/>
            <w:r w:rsidRPr="00C5668D">
              <w:rPr>
                <w:rFonts w:ascii="Times New Roman" w:hAnsi="Times New Roman"/>
              </w:rPr>
              <w:t xml:space="preserve">If </w:t>
            </w:r>
            <w:r w:rsidRPr="00C5668D">
              <w:rPr>
                <w:rFonts w:ascii="Times New Roman" w:hAnsi="Times New Roman"/>
                <w:i/>
                <w:iCs/>
              </w:rPr>
              <w:t>nn</w:t>
            </w:r>
            <w:r w:rsidRPr="00C5668D">
              <w:rPr>
                <w:rFonts w:ascii="Times New Roman" w:hAnsi="Times New Roman"/>
              </w:rPr>
              <w:t xml:space="preserve"> is 00 or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11675"/>
            <w:r>
              <w:rPr>
                <w:rStyle w:val="CommentReference"/>
              </w:rPr>
              <w:commentReference w:id="11675"/>
            </w:r>
          </w:p>
        </w:tc>
      </w:tr>
      <w:tr w:rsidR="005D7F2D" w:rsidRPr="00E77497" w:rsidTr="005D7F2D">
        <w:tc>
          <w:tcPr>
            <w:tcW w:w="1800" w:type="dxa"/>
          </w:tcPr>
          <w:p w:rsidR="005D7F2D" w:rsidRPr="00887FC2" w:rsidRDefault="005D7F2D" w:rsidP="005D7F2D">
            <w:pPr>
              <w:spacing w:after="0"/>
              <w:contextualSpacing/>
              <w:jc w:val="left"/>
              <w:rPr>
                <w:rFonts w:ascii="Times New Roman" w:hAnsi="Times New Roman"/>
              </w:rPr>
            </w:pPr>
            <w:r w:rsidRPr="00504F46">
              <w:rPr>
                <w:rFonts w:ascii="Times New Roman" w:hAnsi="Times New Roman"/>
              </w:rPr>
              <w:t>0x0024</w:t>
            </w:r>
          </w:p>
        </w:tc>
        <w:tc>
          <w:tcPr>
            <w:tcW w:w="1800" w:type="dxa"/>
          </w:tcPr>
          <w:p w:rsidR="005D7F2D" w:rsidRPr="00C5668D" w:rsidRDefault="005D7F2D" w:rsidP="005D7F2D">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rsidR="005D7F2D" w:rsidRPr="00C5668D" w:rsidRDefault="005D7F2D" w:rsidP="005D7F2D">
            <w:pPr>
              <w:spacing w:after="0"/>
              <w:contextualSpacing/>
              <w:rPr>
                <w:rFonts w:ascii="Times New Roman" w:hAnsi="Times New Roman"/>
              </w:rPr>
            </w:pPr>
            <w:r w:rsidRPr="00E77497">
              <w:rPr>
                <w:rFonts w:ascii="Courier New" w:hAnsi="Courier New" w:cs="Courier New"/>
                <w:b/>
              </w:rPr>
              <w:t>$</w:t>
            </w:r>
          </w:p>
        </w:tc>
      </w:tr>
    </w:tbl>
    <w:p w:rsidR="005D7F2D" w:rsidRPr="00E77497" w:rsidRDefault="005D7F2D" w:rsidP="005D7F2D">
      <w:pPr>
        <w:pStyle w:val="Heading4"/>
      </w:pPr>
      <w:r w:rsidRPr="00E77497">
        <w:t>String.prototype.search (regexp)</w:t>
      </w:r>
    </w:p>
    <w:p w:rsidR="005D7F2D" w:rsidRPr="00E77497" w:rsidRDefault="005D7F2D" w:rsidP="005D7F2D">
      <w:r w:rsidRPr="00E77497">
        <w:t xml:space="preserve">When the search method is called with argument </w:t>
      </w:r>
      <w:r w:rsidRPr="00E77497">
        <w:rPr>
          <w:rFonts w:ascii="Times New Roman" w:hAnsi="Times New Roman"/>
          <w:i/>
        </w:rPr>
        <w:t>regexp</w:t>
      </w:r>
      <w:r w:rsidRPr="00E77497">
        <w:t>, the following steps are taken:</w:t>
      </w:r>
    </w:p>
    <w:p w:rsidR="005D7F2D" w:rsidRPr="00E77497" w:rsidRDefault="005D7F2D" w:rsidP="005D7F2D">
      <w:pPr>
        <w:pStyle w:val="Alg4"/>
        <w:numPr>
          <w:ilvl w:val="0"/>
          <w:numId w:val="2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9"/>
        </w:numPr>
      </w:pPr>
      <w:r w:rsidRPr="00E77497">
        <w:t xml:space="preserve">Let </w:t>
      </w:r>
      <w:r w:rsidRPr="00E77497">
        <w:rPr>
          <w:i/>
        </w:rPr>
        <w:t>string</w:t>
      </w:r>
      <w:r w:rsidRPr="00E77497">
        <w:t xml:space="preserve"> be ToString</w:t>
      </w:r>
      <w:r>
        <w:t>(</w:t>
      </w:r>
      <w:r>
        <w:rPr>
          <w:i/>
          <w:iCs/>
        </w:rPr>
        <w:t>O</w:t>
      </w:r>
      <w:r>
        <w:t>)</w:t>
      </w:r>
      <w:r w:rsidRPr="00E77497">
        <w:t>.</w:t>
      </w:r>
    </w:p>
    <w:p w:rsidR="005D7F2D" w:rsidRPr="00E77497" w:rsidRDefault="005D7F2D" w:rsidP="005D7F2D">
      <w:pPr>
        <w:pStyle w:val="Alg4"/>
        <w:numPr>
          <w:ilvl w:val="0"/>
          <w:numId w:val="229"/>
        </w:numPr>
        <w:contextualSpacing/>
      </w:pPr>
      <w:r>
        <w:t>ReturnIfAbrupt(</w:t>
      </w:r>
      <w:r w:rsidRPr="00E77497">
        <w:rPr>
          <w:i/>
        </w:rPr>
        <w:t>string</w:t>
      </w:r>
      <w:r>
        <w:t>).</w:t>
      </w:r>
    </w:p>
    <w:p w:rsidR="005D7F2D" w:rsidRDefault="005D7F2D" w:rsidP="005D7F2D">
      <w:pPr>
        <w:pStyle w:val="Alg4"/>
        <w:numPr>
          <w:ilvl w:val="0"/>
          <w:numId w:val="2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rsidDel="007D11D2">
        <w:rPr>
          <w:i/>
        </w:rPr>
        <w:t xml:space="preserve"> </w:t>
      </w:r>
      <w:r w:rsidRPr="00E77497">
        <w:t>, then</w:t>
      </w:r>
      <w:r>
        <w:t>,</w:t>
      </w:r>
    </w:p>
    <w:p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rsidRPr="00E77497">
        <w:rPr>
          <w:i/>
        </w:rPr>
        <w:t>regexp</w:t>
      </w:r>
      <w:r w:rsidRPr="00E77497">
        <w:t>;</w:t>
      </w:r>
    </w:p>
    <w:p w:rsidR="005D7F2D" w:rsidRDefault="005D7F2D" w:rsidP="005D7F2D">
      <w:pPr>
        <w:pStyle w:val="Alg4"/>
        <w:numPr>
          <w:ilvl w:val="0"/>
          <w:numId w:val="229"/>
        </w:numPr>
      </w:pPr>
      <w:r w:rsidRPr="00E77497">
        <w:t>Else,</w:t>
      </w:r>
    </w:p>
    <w:p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460CAC">
        <w:t>21.2.3.3</w:t>
      </w:r>
      <w:r w:rsidR="006A3D7C">
        <w:fldChar w:fldCharType="end"/>
      </w:r>
      <w:r>
        <w:t xml:space="preserve">) with arguments </w:t>
      </w:r>
      <w:r>
        <w:rPr>
          <w:i/>
        </w:rPr>
        <w:t>regexp</w:t>
      </w:r>
      <w:r>
        <w:t xml:space="preserve"> and </w:t>
      </w:r>
      <w:r w:rsidRPr="00C75147">
        <w:rPr>
          <w:b/>
        </w:rPr>
        <w:t>undefined</w:t>
      </w:r>
      <w:r w:rsidRPr="00E77497">
        <w:t>.</w:t>
      </w:r>
    </w:p>
    <w:p w:rsidR="005D7F2D" w:rsidRPr="00E77497" w:rsidRDefault="005D7F2D" w:rsidP="005D7F2D">
      <w:pPr>
        <w:pStyle w:val="Alg4"/>
        <w:numPr>
          <w:ilvl w:val="0"/>
          <w:numId w:val="229"/>
        </w:numPr>
        <w:contextualSpacing/>
      </w:pPr>
      <w:r>
        <w:t>ReturnIfAbrupt(</w:t>
      </w:r>
      <w:r>
        <w:rPr>
          <w:i/>
        </w:rPr>
        <w:t>rx</w:t>
      </w:r>
      <w:r>
        <w:t>).</w:t>
      </w:r>
    </w:p>
    <w:p w:rsidR="005D7F2D" w:rsidRPr="00E77497" w:rsidRDefault="005D7F2D" w:rsidP="005D7F2D">
      <w:pPr>
        <w:pStyle w:val="Alg4"/>
        <w:numPr>
          <w:ilvl w:val="0"/>
          <w:numId w:val="229"/>
        </w:numPr>
        <w:spacing w:after="120"/>
      </w:pPr>
      <w:r w:rsidRPr="00E77497">
        <w:t xml:space="preserve">Return </w:t>
      </w:r>
      <w:r>
        <w:t>the result of Invoke(</w:t>
      </w:r>
      <w:r>
        <w:rPr>
          <w:i/>
          <w:iCs/>
        </w:rPr>
        <w:t>rx</w:t>
      </w:r>
      <w:r>
        <w:t>,</w:t>
      </w:r>
      <w:r w:rsidRPr="00F862EE">
        <w:rPr>
          <w:rFonts w:ascii="Courier New" w:hAnsi="Courier New"/>
          <w:b/>
        </w:rPr>
        <w:t xml:space="preserve"> </w:t>
      </w:r>
      <w:r w:rsidRPr="00E77497">
        <w:rPr>
          <w:rFonts w:ascii="Courier New" w:hAnsi="Courier New"/>
          <w:b/>
        </w:rPr>
        <w:t>"</w:t>
      </w:r>
      <w:r>
        <w:rPr>
          <w:rFonts w:ascii="Courier New" w:hAnsi="Courier New"/>
          <w:b/>
        </w:rPr>
        <w:t>search</w:t>
      </w:r>
      <w:r w:rsidRPr="00E77497">
        <w:rPr>
          <w:rFonts w:ascii="Courier New" w:hAnsi="Courier New"/>
          <w:b/>
        </w:rPr>
        <w:t>"</w:t>
      </w:r>
      <w:r>
        <w:t>, (</w:t>
      </w:r>
      <w:r>
        <w:rPr>
          <w:i/>
          <w:iCs/>
        </w:rPr>
        <w:t>string</w:t>
      </w:r>
      <w:r>
        <w:t>))</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lastRenderedPageBreak/>
        <w:t>String.prototype.slice (start, end)</w:t>
      </w:r>
    </w:p>
    <w:p w:rsidR="005D7F2D" w:rsidRPr="00E77497" w:rsidRDefault="005D7F2D" w:rsidP="005D7F2D">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5D7F2D" w:rsidRPr="00E77497" w:rsidRDefault="005D7F2D" w:rsidP="005D7F2D">
      <w:pPr>
        <w:pStyle w:val="Alg4"/>
        <w:numPr>
          <w:ilvl w:val="0"/>
          <w:numId w:val="23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0"/>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0"/>
        </w:numPr>
        <w:contextualSpacing/>
      </w:pPr>
      <w:r>
        <w:t>ReturnIfAbrupt(</w:t>
      </w:r>
      <w:r>
        <w:rPr>
          <w:i/>
        </w:rPr>
        <w:t>S</w:t>
      </w:r>
      <w:r>
        <w:t>).</w:t>
      </w:r>
    </w:p>
    <w:p w:rsidR="005D7F2D" w:rsidRPr="00E77497" w:rsidRDefault="005D7F2D" w:rsidP="005D7F2D">
      <w:pPr>
        <w:pStyle w:val="Alg4"/>
        <w:numPr>
          <w:ilvl w:val="0"/>
          <w:numId w:val="23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rsidR="005D7F2D" w:rsidRPr="00E77497" w:rsidRDefault="005D7F2D" w:rsidP="005D7F2D">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5D7F2D" w:rsidRPr="00E77497" w:rsidRDefault="005D7F2D" w:rsidP="005D7F2D">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rsidR="005D7F2D" w:rsidRPr="00E77497" w:rsidRDefault="005D7F2D" w:rsidP="005D7F2D">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rsidR="005D7F2D" w:rsidRPr="00E77497" w:rsidRDefault="005D7F2D" w:rsidP="005D7F2D">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rsidR="005D7F2D" w:rsidRPr="00E77497" w:rsidRDefault="005D7F2D" w:rsidP="005D7F2D">
      <w:pPr>
        <w:pStyle w:val="Alg4"/>
        <w:numPr>
          <w:ilvl w:val="0"/>
          <w:numId w:val="230"/>
        </w:numPr>
        <w:spacing w:after="220"/>
      </w:pPr>
      <w:r w:rsidRPr="00E77497">
        <w:t>Return a String</w:t>
      </w:r>
      <w:r>
        <w:t xml:space="preserve"> value</w:t>
      </w:r>
      <w:r w:rsidRPr="00E77497">
        <w:t xml:space="preserve"> containing </w:t>
      </w:r>
      <w:r w:rsidRPr="00E77497">
        <w:rPr>
          <w:i/>
        </w:rPr>
        <w:t>span</w:t>
      </w:r>
      <w:r w:rsidRPr="00E77497">
        <w:t xml:space="preserve"> consecutive </w:t>
      </w:r>
      <w:r>
        <w:t>elements</w:t>
      </w:r>
      <w:r w:rsidRPr="00E77497">
        <w:t xml:space="preserve"> from </w:t>
      </w:r>
      <w:r w:rsidRPr="00E77497">
        <w:rPr>
          <w:i/>
        </w:rPr>
        <w:t>S</w:t>
      </w:r>
      <w:r w:rsidRPr="00E77497">
        <w:t xml:space="preserve"> beginning with the </w:t>
      </w:r>
      <w:r>
        <w:t>element</w:t>
      </w:r>
      <w:r w:rsidRPr="00E77497">
        <w:t xml:space="preserve"> at position </w:t>
      </w:r>
      <w:r w:rsidRPr="00E77497">
        <w:rPr>
          <w:i/>
        </w:rPr>
        <w:t>from</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String.prototype.split (separator, limit)</w:t>
      </w:r>
    </w:p>
    <w:p w:rsidR="005D7F2D" w:rsidRPr="00E77497" w:rsidRDefault="005D7F2D" w:rsidP="005D7F2D">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rsidR="005D7F2D" w:rsidRPr="00E77497" w:rsidRDefault="005D7F2D" w:rsidP="005D7F2D">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rsidR="005D7F2D" w:rsidRPr="00E77497" w:rsidRDefault="005D7F2D" w:rsidP="005D7F2D">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rsidR="005D7F2D" w:rsidRPr="00E77497" w:rsidRDefault="005D7F2D" w:rsidP="005D7F2D">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5D7F2D" w:rsidRPr="00E77497" w:rsidRDefault="005D7F2D" w:rsidP="005D7F2D">
      <w:pPr>
        <w:spacing w:after="60"/>
        <w:ind w:left="806"/>
        <w:rPr>
          <w:rFonts w:ascii="Courier New" w:hAnsi="Courier New" w:cs="Courier New"/>
          <w:b/>
        </w:rPr>
      </w:pPr>
      <w:r w:rsidRPr="00E77497">
        <w:rPr>
          <w:rFonts w:ascii="Courier New" w:hAnsi="Courier New" w:cs="Courier New"/>
          <w:b/>
        </w:rPr>
        <w:t>"A&lt;B&gt;bold&lt;/B&gt;and&lt;CODE&gt;coded&lt;/CODE&gt;".split(/&lt;(\/)?([^&lt;&gt;]+)&gt;/)</w:t>
      </w:r>
    </w:p>
    <w:p w:rsidR="005D7F2D" w:rsidRPr="00E77497" w:rsidRDefault="005D7F2D" w:rsidP="005D7F2D">
      <w:pPr>
        <w:spacing w:after="60"/>
      </w:pPr>
      <w:r w:rsidRPr="00E77497">
        <w:t>evaluates to the array</w:t>
      </w:r>
    </w:p>
    <w:p w:rsidR="005D7F2D" w:rsidRPr="00E77497" w:rsidRDefault="005D7F2D" w:rsidP="005D7F2D">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5D7F2D" w:rsidRPr="00E77497" w:rsidRDefault="005D7F2D" w:rsidP="005D7F2D">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5D7F2D" w:rsidRPr="00E77497" w:rsidRDefault="005D7F2D" w:rsidP="005D7F2D">
      <w:r w:rsidRPr="00E77497">
        <w:lastRenderedPageBreak/>
        <w:t xml:space="preserve">When the </w:t>
      </w:r>
      <w:r w:rsidRPr="00E77497">
        <w:rPr>
          <w:rFonts w:ascii="Courier New" w:hAnsi="Courier New"/>
          <w:b/>
        </w:rPr>
        <w:t>split</w:t>
      </w:r>
      <w:r w:rsidRPr="00E77497">
        <w:t xml:space="preserve"> method is called, the following steps are taken:</w:t>
      </w:r>
    </w:p>
    <w:p w:rsidR="005D7F2D" w:rsidRPr="00E77497" w:rsidRDefault="005D7F2D" w:rsidP="005D7F2D">
      <w:pPr>
        <w:pStyle w:val="Alg4"/>
        <w:numPr>
          <w:ilvl w:val="0"/>
          <w:numId w:val="231"/>
        </w:numPr>
        <w:tabs>
          <w:tab w:val="left" w:pos="1710"/>
        </w:tabs>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1"/>
        </w:numPr>
        <w:contextualSpacing/>
      </w:pPr>
      <w:r>
        <w:t>ReturnIfAbrupt(</w:t>
      </w:r>
      <w:r>
        <w:rPr>
          <w:i/>
        </w:rPr>
        <w:t>O</w:t>
      </w:r>
      <w:r>
        <w:t>).</w:t>
      </w:r>
    </w:p>
    <w:p w:rsidR="005D7F2D" w:rsidRDefault="005D7F2D" w:rsidP="005D7F2D">
      <w:pPr>
        <w:pStyle w:val="Alg4"/>
        <w:numPr>
          <w:ilvl w:val="0"/>
          <w:numId w:val="231"/>
        </w:numPr>
      </w:pPr>
      <w:r w:rsidRPr="00E77497">
        <w:t>If Type(</w:t>
      </w:r>
      <w:r>
        <w:rPr>
          <w:i/>
        </w:rPr>
        <w:t>separator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rsidR="005D7F2D" w:rsidRDefault="005D7F2D" w:rsidP="005D7F2D">
      <w:pPr>
        <w:pStyle w:val="Alg4"/>
        <w:numPr>
          <w:ilvl w:val="1"/>
          <w:numId w:val="231"/>
        </w:numPr>
      </w:pPr>
      <w:r w:rsidRPr="00E77497">
        <w:t xml:space="preserve">Return </w:t>
      </w:r>
      <w:r>
        <w:t>the result of Invoke(</w:t>
      </w:r>
      <w:r>
        <w:rPr>
          <w:i/>
          <w:iCs/>
        </w:rPr>
        <w:t>separator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 (</w:t>
      </w:r>
      <w:r>
        <w:rPr>
          <w:i/>
          <w:iCs/>
        </w:rPr>
        <w:t>O</w:t>
      </w:r>
      <w:r>
        <w:t xml:space="preserve">, </w:t>
      </w:r>
      <w:r>
        <w:rPr>
          <w:i/>
          <w:iCs/>
        </w:rPr>
        <w:t>limit</w:t>
      </w:r>
      <w:r w:rsidRPr="00DC6C1C">
        <w:t>)</w:t>
      </w:r>
      <w:r>
        <w:t>)</w:t>
      </w:r>
    </w:p>
    <w:p w:rsidR="005D7F2D" w:rsidRPr="00E77497" w:rsidRDefault="005D7F2D" w:rsidP="005D7F2D">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1"/>
        </w:numPr>
        <w:contextualSpacing/>
      </w:pPr>
      <w:r>
        <w:t>ReturnIfAbrupt(</w:t>
      </w:r>
      <w:r>
        <w:rPr>
          <w:i/>
        </w:rPr>
        <w:t>S</w:t>
      </w:r>
      <w:r>
        <w:t>).</w:t>
      </w:r>
    </w:p>
    <w:p w:rsidR="005D7F2D" w:rsidRPr="00E77497" w:rsidRDefault="005D7F2D" w:rsidP="005D7F2D">
      <w:pPr>
        <w:pStyle w:val="Alg4"/>
        <w:numPr>
          <w:ilvl w:val="0"/>
          <w:numId w:val="231"/>
        </w:numPr>
      </w:pPr>
      <w:r w:rsidRPr="00E77497">
        <w:t xml:space="preserve">Let </w:t>
      </w:r>
      <w:r w:rsidRPr="00E77497">
        <w:rPr>
          <w:i/>
        </w:rPr>
        <w:t>A</w:t>
      </w:r>
      <w:r w:rsidRPr="00E77497">
        <w:t xml:space="preserve"> be </w:t>
      </w:r>
      <w:r>
        <w:t>the result of the abstract operation ArrayCreate with argument 0</w:t>
      </w:r>
      <w:r w:rsidRPr="00E77497">
        <w:t>.</w:t>
      </w:r>
    </w:p>
    <w:p w:rsidR="005D7F2D" w:rsidRPr="00E77497" w:rsidRDefault="005D7F2D" w:rsidP="005D7F2D">
      <w:pPr>
        <w:pStyle w:val="Alg4"/>
        <w:numPr>
          <w:ilvl w:val="0"/>
          <w:numId w:val="231"/>
        </w:numPr>
      </w:pPr>
      <w:r w:rsidRPr="00E77497">
        <w:t xml:space="preserve">Let </w:t>
      </w:r>
      <w:r w:rsidRPr="00E77497">
        <w:rPr>
          <w:i/>
        </w:rPr>
        <w:t>lengthA</w:t>
      </w:r>
      <w:r w:rsidRPr="00E77497">
        <w:t xml:space="preserve"> be 0.</w:t>
      </w:r>
    </w:p>
    <w:p w:rsidR="005D7F2D" w:rsidRPr="00E77497" w:rsidRDefault="005D7F2D" w:rsidP="005D7F2D">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rsidR="005D7F2D" w:rsidRPr="00E77497" w:rsidRDefault="005D7F2D" w:rsidP="005D7F2D">
      <w:pPr>
        <w:pStyle w:val="Alg4"/>
        <w:numPr>
          <w:ilvl w:val="0"/>
          <w:numId w:val="231"/>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1"/>
        </w:numPr>
      </w:pPr>
      <w:r w:rsidRPr="00E77497">
        <w:t xml:space="preserve">Let </w:t>
      </w:r>
      <w:r w:rsidRPr="00E77497">
        <w:rPr>
          <w:i/>
        </w:rPr>
        <w:t>p</w:t>
      </w:r>
      <w:r w:rsidRPr="00E77497">
        <w:t xml:space="preserve"> = 0.</w:t>
      </w:r>
    </w:p>
    <w:p w:rsidR="005D7F2D" w:rsidRPr="00E77497" w:rsidRDefault="005D7F2D" w:rsidP="005D7F2D">
      <w:pPr>
        <w:pStyle w:val="Alg4"/>
        <w:numPr>
          <w:ilvl w:val="0"/>
          <w:numId w:val="231"/>
        </w:numPr>
      </w:pPr>
      <w:r>
        <w:t>L</w:t>
      </w:r>
      <w:r w:rsidRPr="00E77497">
        <w:t xml:space="preserve">et </w:t>
      </w:r>
      <w:r w:rsidRPr="00E77497">
        <w:rPr>
          <w:i/>
        </w:rPr>
        <w:t>R</w:t>
      </w:r>
      <w:r w:rsidRPr="00E77497">
        <w:t xml:space="preserve"> </w:t>
      </w:r>
      <w:r>
        <w:t>be</w:t>
      </w:r>
      <w:r w:rsidRPr="00E77497">
        <w:t xml:space="preserve"> ToString(</w:t>
      </w:r>
      <w:r w:rsidRPr="00E77497">
        <w:rPr>
          <w:i/>
        </w:rPr>
        <w:t>separator</w:t>
      </w:r>
      <w:r w:rsidRPr="00E77497">
        <w:t>).</w:t>
      </w:r>
    </w:p>
    <w:p w:rsidR="005D7F2D" w:rsidRPr="00E77497" w:rsidRDefault="005D7F2D" w:rsidP="005D7F2D">
      <w:pPr>
        <w:pStyle w:val="Alg4"/>
        <w:numPr>
          <w:ilvl w:val="0"/>
          <w:numId w:val="231"/>
        </w:numPr>
        <w:contextualSpacing/>
      </w:pPr>
      <w:r>
        <w:t>ReturnIfAbrupt(</w:t>
      </w:r>
      <w:r>
        <w:rPr>
          <w:i/>
        </w:rPr>
        <w:t>R</w:t>
      </w:r>
      <w:r>
        <w:t>).</w:t>
      </w:r>
    </w:p>
    <w:p w:rsidR="005D7F2D" w:rsidRPr="00E77497" w:rsidRDefault="005D7F2D" w:rsidP="005D7F2D">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rsidR="005D7F2D" w:rsidRPr="00E77497" w:rsidRDefault="005D7F2D" w:rsidP="005D7F2D">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rsidR="005D7F2D" w:rsidRPr="00E77497" w:rsidRDefault="005D7F2D" w:rsidP="005D7F2D">
      <w:pPr>
        <w:pStyle w:val="Alg4"/>
        <w:numPr>
          <w:ilvl w:val="0"/>
          <w:numId w:val="231"/>
        </w:numPr>
      </w:pPr>
      <w:r w:rsidRPr="00E77497">
        <w:t xml:space="preserve">If </w:t>
      </w:r>
      <w:r w:rsidRPr="00E77497">
        <w:rPr>
          <w:i/>
        </w:rPr>
        <w:t>s</w:t>
      </w:r>
      <w:r w:rsidRPr="00E77497">
        <w:t xml:space="preserve"> = 0, then</w:t>
      </w:r>
    </w:p>
    <w:p w:rsidR="005D7F2D" w:rsidRPr="00E77497" w:rsidRDefault="005D7F2D" w:rsidP="005D7F2D">
      <w:pPr>
        <w:pStyle w:val="Alg4"/>
        <w:numPr>
          <w:ilvl w:val="1"/>
          <w:numId w:val="231"/>
        </w:numPr>
      </w:pPr>
      <w:r>
        <w:t xml:space="preserve">Let </w:t>
      </w:r>
      <w:r>
        <w:rPr>
          <w:i/>
          <w:iCs/>
        </w:rPr>
        <w:t>z</w:t>
      </w:r>
      <w:r>
        <w:t xml:space="preserve"> be the result of</w:t>
      </w:r>
      <w:r w:rsidRPr="00546435">
        <w:t xml:space="preserve"> </w:t>
      </w:r>
      <w:r w:rsidRPr="00B7613C">
        <w:t>SplitMatch</w:t>
      </w:r>
      <w:r w:rsidRPr="00E77497">
        <w:t>(</w:t>
      </w:r>
      <w:r w:rsidRPr="00E77497">
        <w:rPr>
          <w:i/>
        </w:rPr>
        <w:t>S</w:t>
      </w:r>
      <w:r w:rsidRPr="00E77497">
        <w:t xml:space="preserve">, 0, </w:t>
      </w:r>
      <w:r w:rsidRPr="00E77497">
        <w:rPr>
          <w:i/>
        </w:rPr>
        <w:t>R</w:t>
      </w:r>
      <w:r w:rsidRPr="00E77497">
        <w:t>).</w:t>
      </w:r>
    </w:p>
    <w:p w:rsidR="005D7F2D" w:rsidRPr="00E77497" w:rsidRDefault="005D7F2D" w:rsidP="005D7F2D">
      <w:pPr>
        <w:pStyle w:val="Alg4"/>
        <w:numPr>
          <w:ilvl w:val="1"/>
          <w:numId w:val="231"/>
        </w:numPr>
      </w:pPr>
      <w:r w:rsidRPr="00E77497">
        <w:t xml:space="preserve">If </w:t>
      </w:r>
      <w:r w:rsidRPr="00E77497">
        <w:rPr>
          <w:i/>
        </w:rPr>
        <w:t>z</w:t>
      </w:r>
      <w:r w:rsidRPr="00E77497">
        <w:t xml:space="preserve"> is not </w:t>
      </w:r>
      <w:r>
        <w:rPr>
          <w:b/>
        </w:rPr>
        <w:t>false</w:t>
      </w:r>
      <w:r w:rsidRPr="00E77497">
        <w:t xml:space="preserve">, return </w:t>
      </w:r>
      <w:r w:rsidRPr="00E77497">
        <w:rPr>
          <w:i/>
        </w:rPr>
        <w:t>A</w:t>
      </w:r>
      <w:r w:rsidRPr="00E77497">
        <w:t>.</w:t>
      </w:r>
    </w:p>
    <w:p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rsidR="005D7F2D" w:rsidRPr="00E77497" w:rsidRDefault="005D7F2D" w:rsidP="005D7F2D">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rsidR="005D7F2D" w:rsidRPr="00E65A34" w:rsidRDefault="005D7F2D" w:rsidP="005D7F2D">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5D7F2D" w:rsidRPr="00E77497" w:rsidRDefault="005D7F2D" w:rsidP="005D7F2D">
      <w:pPr>
        <w:pStyle w:val="Alg4"/>
        <w:numPr>
          <w:ilvl w:val="1"/>
          <w:numId w:val="231"/>
        </w:numPr>
      </w:pPr>
      <w:r>
        <w:t xml:space="preserve">Let </w:t>
      </w:r>
      <w:r>
        <w:rPr>
          <w:i/>
          <w:iCs/>
        </w:rPr>
        <w:t>e</w:t>
      </w:r>
      <w:r>
        <w:t xml:space="preserve"> be the result of</w:t>
      </w:r>
      <w:r w:rsidRPr="00546435">
        <w:t xml:space="preserve"> </w:t>
      </w:r>
      <w:r w:rsidRPr="00E74C84">
        <w:rPr>
          <w:iCs/>
        </w:rPr>
        <w:t>SplitMatch</w:t>
      </w:r>
      <w:r w:rsidRPr="00A67AF2">
        <w:t>(</w:t>
      </w:r>
      <w:r w:rsidRPr="008A7168">
        <w:rPr>
          <w:i/>
        </w:rPr>
        <w:t>S, q, R</w:t>
      </w:r>
      <w:r w:rsidRPr="00B820AB">
        <w:t>)</w:t>
      </w:r>
      <w:r w:rsidRPr="00E77497">
        <w:t>.</w:t>
      </w:r>
    </w:p>
    <w:p w:rsidR="005D7F2D" w:rsidRPr="00E77497" w:rsidRDefault="005D7F2D" w:rsidP="005D7F2D">
      <w:pPr>
        <w:pStyle w:val="Alg4"/>
        <w:numPr>
          <w:ilvl w:val="1"/>
          <w:numId w:val="231"/>
        </w:numPr>
      </w:pPr>
      <w:r w:rsidRPr="00E77497">
        <w:t xml:space="preserve">If </w:t>
      </w:r>
      <w:r>
        <w:rPr>
          <w:i/>
        </w:rPr>
        <w:t>e</w:t>
      </w:r>
      <w:r w:rsidRPr="00E77497">
        <w:t xml:space="preserve"> is </w:t>
      </w:r>
      <w:r>
        <w:rPr>
          <w:b/>
        </w:rPr>
        <w:t>false</w:t>
      </w:r>
      <w:r w:rsidRPr="00E77497">
        <w:t xml:space="preserve">, then let </w:t>
      </w:r>
      <w:r w:rsidRPr="00E77497">
        <w:rPr>
          <w:i/>
        </w:rPr>
        <w:t>q</w:t>
      </w:r>
      <w:r w:rsidRPr="00E77497">
        <w:t xml:space="preserve"> = </w:t>
      </w:r>
      <w:r w:rsidRPr="00E77497">
        <w:rPr>
          <w:i/>
        </w:rPr>
        <w:t>q</w:t>
      </w:r>
      <w:r w:rsidRPr="00E77497">
        <w:t>+1.</w:t>
      </w:r>
    </w:p>
    <w:p w:rsidR="005D7F2D" w:rsidRPr="00E77497" w:rsidRDefault="005D7F2D" w:rsidP="005D7F2D">
      <w:pPr>
        <w:pStyle w:val="Alg4"/>
        <w:numPr>
          <w:ilvl w:val="1"/>
          <w:numId w:val="231"/>
        </w:numPr>
      </w:pPr>
      <w:r w:rsidRPr="00E77497">
        <w:t xml:space="preserve">Else  </w:t>
      </w:r>
      <w:r>
        <w:rPr>
          <w:i/>
        </w:rPr>
        <w:t>e</w:t>
      </w:r>
      <w:r w:rsidRPr="00E77497">
        <w:t xml:space="preserve"> is </w:t>
      </w:r>
      <w:r>
        <w:t xml:space="preserve">an integer index into </w:t>
      </w:r>
      <w:r>
        <w:rPr>
          <w:i/>
          <w:iCs/>
        </w:rPr>
        <w:t>S</w:t>
      </w:r>
      <w:r w:rsidRPr="00E77497">
        <w:t>,</w:t>
      </w:r>
    </w:p>
    <w:p w:rsidR="005D7F2D" w:rsidRPr="00E77497" w:rsidRDefault="005D7F2D" w:rsidP="005D7F2D">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5D7F2D" w:rsidRPr="00E65A34" w:rsidRDefault="005D7F2D" w:rsidP="005D7F2D">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5D7F2D" w:rsidRPr="00E77497" w:rsidRDefault="005D7F2D" w:rsidP="005D7F2D">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code units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5D7F2D" w:rsidRPr="00E77497" w:rsidRDefault="005D7F2D" w:rsidP="005D7F2D">
      <w:pPr>
        <w:pStyle w:val="Alg4"/>
        <w:numPr>
          <w:ilvl w:val="3"/>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3"/>
          <w:numId w:val="231"/>
        </w:numPr>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3"/>
          <w:numId w:val="231"/>
        </w:numPr>
      </w:pPr>
      <w:r w:rsidRPr="00E77497">
        <w:t xml:space="preserve">Increment </w:t>
      </w:r>
      <w:r w:rsidRPr="00E77497">
        <w:rPr>
          <w:i/>
        </w:rPr>
        <w:t>lengthA</w:t>
      </w:r>
      <w:r w:rsidRPr="00E77497">
        <w:t xml:space="preserve"> by 1.</w:t>
      </w:r>
    </w:p>
    <w:p w:rsidR="005D7F2D" w:rsidRPr="00E77497" w:rsidRDefault="005D7F2D" w:rsidP="005D7F2D">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5D7F2D" w:rsidRPr="00E77497" w:rsidRDefault="005D7F2D" w:rsidP="005D7F2D">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rsidR="005D7F2D" w:rsidRPr="00E77497" w:rsidRDefault="005D7F2D" w:rsidP="005D7F2D">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rsidR="005D7F2D" w:rsidRPr="00E77497" w:rsidRDefault="005D7F2D" w:rsidP="005D7F2D">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code units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5D7F2D" w:rsidRPr="00E77497" w:rsidRDefault="005D7F2D" w:rsidP="005D7F2D">
      <w:pPr>
        <w:pStyle w:val="Alg4"/>
        <w:numPr>
          <w:ilvl w:val="0"/>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0"/>
          <w:numId w:val="231"/>
        </w:numPr>
        <w:spacing w:after="220"/>
        <w:contextualSpacing/>
      </w:pPr>
      <w:r>
        <w:rPr>
          <w:i/>
          <w:iCs/>
        </w:rPr>
        <w:t>status</w:t>
      </w:r>
      <w:r>
        <w:t xml:space="preserve"> is not</w:t>
      </w:r>
      <w:r w:rsidRPr="00BF41EC">
        <w:t xml:space="preserve"> </w:t>
      </w:r>
      <w:r>
        <w:t>an abrupt completion.</w:t>
      </w:r>
    </w:p>
    <w:p w:rsidR="005D7F2D" w:rsidRPr="00E77497" w:rsidRDefault="005D7F2D" w:rsidP="005D7F2D">
      <w:pPr>
        <w:pStyle w:val="Alg4"/>
        <w:numPr>
          <w:ilvl w:val="0"/>
          <w:numId w:val="231"/>
        </w:numPr>
        <w:spacing w:after="220"/>
      </w:pPr>
      <w:r w:rsidRPr="00E77497">
        <w:t xml:space="preserve">Return </w:t>
      </w:r>
      <w:r w:rsidRPr="00E77497">
        <w:rPr>
          <w:i/>
        </w:rPr>
        <w:t>A</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rsidR="005D7F2D" w:rsidRPr="00E77497" w:rsidRDefault="005D7F2D" w:rsidP="005D7F2D">
      <w:r w:rsidRPr="00E77497">
        <w:t xml:space="preserve">The abstract operation </w:t>
      </w:r>
      <w:r w:rsidRPr="00E74C84">
        <w:rPr>
          <w:rFonts w:asciiTheme="minorBidi" w:hAnsiTheme="minorBidi" w:cstheme="minorBidi"/>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rsidR="005D7F2D" w:rsidRPr="00E77497" w:rsidRDefault="005D7F2D" w:rsidP="005D7F2D">
      <w:pPr>
        <w:pStyle w:val="Alg4"/>
        <w:numPr>
          <w:ilvl w:val="0"/>
          <w:numId w:val="232"/>
        </w:numPr>
      </w:pPr>
      <w:r w:rsidRPr="00E77497">
        <w:lastRenderedPageBreak/>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rsidR="005D7F2D" w:rsidRPr="00E77497" w:rsidRDefault="005D7F2D" w:rsidP="005D7F2D">
      <w:pPr>
        <w:pStyle w:val="Alg4"/>
        <w:numPr>
          <w:ilvl w:val="0"/>
          <w:numId w:val="232"/>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rsidR="005D7F2D" w:rsidRPr="00E77497" w:rsidRDefault="005D7F2D" w:rsidP="005D7F2D">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rsidR="005D7F2D" w:rsidRPr="00E77497" w:rsidRDefault="005D7F2D" w:rsidP="005D7F2D">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rsidR="005D7F2D" w:rsidRPr="00E77497" w:rsidRDefault="005D7F2D" w:rsidP="005D7F2D">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5D7F2D" w:rsidRPr="00E77497" w:rsidRDefault="005D7F2D" w:rsidP="005D7F2D">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762CE7" w:rsidRDefault="00A856C5" w:rsidP="00A856C5">
      <w:pPr>
        <w:pStyle w:val="Heading4"/>
      </w:pPr>
      <w:r w:rsidRPr="00762CE7">
        <w:t>String.prototype.startsWith (searchString</w:t>
      </w:r>
      <w:r>
        <w:t xml:space="preserve"> [</w:t>
      </w:r>
      <w:r w:rsidRPr="00762CE7">
        <w:t>, position</w:t>
      </w:r>
      <w:r>
        <w:t xml:space="preserve"> ] </w:t>
      </w:r>
      <w:r w:rsidRPr="00762CE7">
        <w:t>)</w:t>
      </w:r>
    </w:p>
    <w:p w:rsidR="00A856C5" w:rsidRPr="00762CE7" w:rsidRDefault="00A856C5" w:rsidP="00A856C5">
      <w:pPr>
        <w:rPr>
          <w:rFonts w:cs="Arial"/>
        </w:rPr>
      </w:pPr>
      <w:r w:rsidRPr="00762CE7">
        <w:rPr>
          <w:rFonts w:cs="Arial"/>
        </w:rPr>
        <w:t>The following steps are taken:</w:t>
      </w:r>
    </w:p>
    <w:p w:rsidR="00A856C5" w:rsidRPr="003757D7" w:rsidRDefault="00A856C5" w:rsidP="00A856C5">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Pr>
          <w:i/>
        </w:rPr>
        <w:t>S</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sidRPr="005B26DC">
        <w:rPr>
          <w:i/>
        </w:rPr>
        <w:t>searchStr</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Pr>
          <w:i/>
        </w:rPr>
        <w:t>pos</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 the full element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rsidR="00A856C5" w:rsidRDefault="00A856C5" w:rsidP="00A856C5">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rsidR="00A856C5" w:rsidRPr="00762CE7" w:rsidRDefault="00A856C5" w:rsidP="00A856C5">
      <w:pPr>
        <w:pStyle w:val="Note"/>
      </w:pPr>
      <w:r w:rsidRPr="00762CE7">
        <w:t>NOTE</w:t>
      </w:r>
      <w:r>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5D7F2D" w:rsidRPr="00E77497" w:rsidRDefault="005D7F2D" w:rsidP="005D7F2D">
      <w:pPr>
        <w:pStyle w:val="Heading4"/>
      </w:pPr>
      <w:r w:rsidRPr="00E77497">
        <w:t>String.prototype.substring (start, end)</w:t>
      </w:r>
    </w:p>
    <w:p w:rsidR="005D7F2D" w:rsidRPr="00E77497" w:rsidRDefault="005D7F2D" w:rsidP="005D7F2D">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rsidR="005D7F2D" w:rsidRPr="00E77497" w:rsidRDefault="005D7F2D" w:rsidP="005D7F2D">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rsidR="005D7F2D" w:rsidRPr="00E77497" w:rsidRDefault="005D7F2D" w:rsidP="005D7F2D">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rsidR="005D7F2D" w:rsidRPr="00E77497" w:rsidRDefault="005D7F2D" w:rsidP="005D7F2D">
      <w:r w:rsidRPr="00E77497">
        <w:t>The following steps are taken:</w:t>
      </w:r>
    </w:p>
    <w:p w:rsidR="005D7F2D" w:rsidRPr="00E77497" w:rsidRDefault="005D7F2D" w:rsidP="005D7F2D">
      <w:pPr>
        <w:pStyle w:val="Alg4"/>
        <w:numPr>
          <w:ilvl w:val="0"/>
          <w:numId w:val="23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3"/>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3"/>
        </w:numPr>
        <w:contextualSpacing/>
      </w:pPr>
      <w:r>
        <w:t>ReturnIfAbrupt(</w:t>
      </w:r>
      <w:r>
        <w:rPr>
          <w:i/>
        </w:rPr>
        <w:t>S</w:t>
      </w:r>
      <w:r>
        <w:t>).</w:t>
      </w:r>
    </w:p>
    <w:p w:rsidR="005D7F2D" w:rsidRPr="00E77497" w:rsidRDefault="005D7F2D" w:rsidP="005D7F2D">
      <w:pPr>
        <w:pStyle w:val="Alg4"/>
        <w:numPr>
          <w:ilvl w:val="0"/>
          <w:numId w:val="233"/>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rsidR="005D7F2D" w:rsidRPr="00E77497" w:rsidRDefault="005D7F2D" w:rsidP="005D7F2D">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5D7F2D" w:rsidRPr="00E77497" w:rsidRDefault="005D7F2D" w:rsidP="005D7F2D">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rsidR="005D7F2D" w:rsidRPr="00E77497" w:rsidRDefault="005D7F2D" w:rsidP="005D7F2D">
      <w:pPr>
        <w:pStyle w:val="Alg4"/>
        <w:numPr>
          <w:ilvl w:val="0"/>
          <w:numId w:val="233"/>
        </w:numPr>
      </w:pPr>
      <w:r w:rsidRPr="00E77497">
        <w:lastRenderedPageBreak/>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rsidR="005D7F2D" w:rsidRPr="00E77497" w:rsidRDefault="005D7F2D" w:rsidP="005D7F2D">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rsidR="005D7F2D" w:rsidRPr="00E77497" w:rsidRDefault="005D7F2D" w:rsidP="005D7F2D">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rsidR="005D7F2D" w:rsidRPr="006B6D0A" w:rsidRDefault="005D7F2D" w:rsidP="005D7F2D">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t>code units</w:t>
      </w:r>
      <w:r w:rsidRPr="00E77497">
        <w:t xml:space="preserve"> from </w:t>
      </w:r>
      <w:r w:rsidRPr="00E77497">
        <w:rPr>
          <w:i/>
        </w:rPr>
        <w:t>S</w:t>
      </w:r>
      <w:r w:rsidRPr="00E77497">
        <w:t xml:space="preserve">, namely the </w:t>
      </w:r>
      <w:r>
        <w:t>code units</w:t>
      </w:r>
      <w:r w:rsidRPr="00E77497">
        <w:t xml:space="preserve">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rsidR="005D7F2D" w:rsidRPr="00A67AF2" w:rsidRDefault="005D7F2D" w:rsidP="005D7F2D">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rsidR="005D7F2D" w:rsidRPr="00E77497" w:rsidRDefault="005D7F2D" w:rsidP="005D7F2D">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String.prototype.toLocaleLowerCase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460CAC">
        <w:t>6.1.4</w:t>
      </w:r>
      <w:r w:rsidR="00C225F5">
        <w:fldChar w:fldCharType="end"/>
      </w:r>
      <w:r>
        <w:t xml:space="preserve">. </w:t>
      </w:r>
    </w:p>
    <w:p w:rsidR="005D7F2D" w:rsidRPr="00E77497" w:rsidRDefault="005D7F2D" w:rsidP="005D7F2D">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5D7F2D" w:rsidRPr="00E77497" w:rsidRDefault="005D7F2D" w:rsidP="005D7F2D">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5D7F2D" w:rsidRPr="00E77497" w:rsidRDefault="005D7F2D" w:rsidP="005D7F2D">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String.prototype.toLocaleUpperCase ( )</w:t>
      </w:r>
    </w:p>
    <w:p w:rsidR="00A856C5"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460CAC">
        <w:t>6.1.4</w:t>
      </w:r>
      <w:r w:rsidR="00C225F5">
        <w:fldChar w:fldCharType="end"/>
      </w:r>
      <w:r>
        <w:t xml:space="preserve">. </w:t>
      </w:r>
    </w:p>
    <w:p w:rsidR="00A856C5" w:rsidRPr="00E77497" w:rsidRDefault="00A856C5" w:rsidP="00A856C5">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A856C5" w:rsidRPr="00E77497" w:rsidRDefault="00A856C5" w:rsidP="00A856C5">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A856C5" w:rsidRPr="00E77497" w:rsidRDefault="00A856C5" w:rsidP="00A856C5">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String.prototype.toLowerCase ( )</w:t>
      </w:r>
    </w:p>
    <w:p w:rsidR="00A856C5" w:rsidRPr="00E77497"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460CAC">
        <w:t>6.1.4</w:t>
      </w:r>
      <w:r w:rsidR="00C225F5">
        <w:fldChar w:fldCharType="end"/>
      </w:r>
      <w:r>
        <w:t xml:space="preserve">. </w:t>
      </w:r>
      <w:r w:rsidRPr="00E77497">
        <w:t>The following steps are taken:</w:t>
      </w:r>
    </w:p>
    <w:p w:rsidR="00A856C5" w:rsidRPr="00E77497" w:rsidRDefault="00A856C5" w:rsidP="00A856C5">
      <w:pPr>
        <w:pStyle w:val="Alg4"/>
        <w:numPr>
          <w:ilvl w:val="0"/>
          <w:numId w:val="23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34"/>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234"/>
        </w:numPr>
        <w:contextualSpacing/>
      </w:pPr>
      <w:r>
        <w:t>ReturnIfAbrupt(</w:t>
      </w:r>
      <w:r>
        <w:rPr>
          <w:i/>
        </w:rPr>
        <w:t>S</w:t>
      </w:r>
      <w:r>
        <w:t>).</w:t>
      </w:r>
    </w:p>
    <w:p w:rsidR="00A856C5" w:rsidRDefault="00A856C5" w:rsidP="00A856C5">
      <w:pPr>
        <w:pStyle w:val="Alg4"/>
        <w:numPr>
          <w:ilvl w:val="0"/>
          <w:numId w:val="234"/>
        </w:numPr>
      </w:pPr>
      <w:r>
        <w:t xml:space="preserve">Let </w:t>
      </w:r>
      <w:r w:rsidRPr="00863C90">
        <w:rPr>
          <w:i/>
        </w:rPr>
        <w:t>cpList</w:t>
      </w:r>
      <w:r>
        <w:t xml:space="preserve"> be a List containing in order the code points as defned in </w:t>
      </w:r>
      <w:r w:rsidR="00C225F5">
        <w:fldChar w:fldCharType="begin"/>
      </w:r>
      <w:r w:rsidR="00C225F5">
        <w:instrText xml:space="preserve"> REF _Ref365546409 \r \h </w:instrText>
      </w:r>
      <w:r w:rsidR="00C225F5">
        <w:fldChar w:fldCharType="separate"/>
      </w:r>
      <w:r w:rsidR="00460CAC">
        <w:t>6.1.4</w:t>
      </w:r>
      <w:r w:rsidR="00C225F5">
        <w:fldChar w:fldCharType="end"/>
      </w:r>
      <w:r>
        <w:t xml:space="preserve"> of </w:t>
      </w:r>
      <w:r w:rsidRPr="00863C90">
        <w:rPr>
          <w:i/>
        </w:rPr>
        <w:t>S</w:t>
      </w:r>
      <w:r>
        <w:t xml:space="preserve">, starting at the first element of </w:t>
      </w:r>
      <w:r w:rsidRPr="00863C90">
        <w:rPr>
          <w:i/>
        </w:rPr>
        <w:t>S</w:t>
      </w:r>
      <w:r>
        <w:t>.</w:t>
      </w:r>
    </w:p>
    <w:p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rsidR="00A856C5" w:rsidRDefault="00A856C5" w:rsidP="00A856C5">
      <w:pPr>
        <w:pStyle w:val="Alg4"/>
        <w:numPr>
          <w:ilvl w:val="0"/>
          <w:numId w:val="234"/>
        </w:numPr>
      </w:pPr>
      <w:r>
        <w:t xml:space="preserve">Let </w:t>
      </w:r>
      <w:r w:rsidRPr="00863C90">
        <w:rPr>
          <w:i/>
        </w:rPr>
        <w:t>cuList</w:t>
      </w:r>
      <w:r>
        <w:t xml:space="preserve"> be a new List.</w:t>
      </w:r>
    </w:p>
    <w:p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(clause 6) of </w:t>
      </w:r>
      <w:r w:rsidRPr="00863C90">
        <w:rPr>
          <w:i/>
        </w:rPr>
        <w:t>c</w:t>
      </w:r>
      <w:r>
        <w:t>.</w:t>
      </w:r>
    </w:p>
    <w:p w:rsidR="00A856C5" w:rsidRPr="00E77497" w:rsidRDefault="00A856C5" w:rsidP="00A856C5">
      <w:pPr>
        <w:pStyle w:val="Alg4"/>
        <w:numPr>
          <w:ilvl w:val="0"/>
          <w:numId w:val="234"/>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rsidR="00A856C5" w:rsidRPr="00E77497" w:rsidRDefault="00A856C5" w:rsidP="00A856C5">
      <w:pPr>
        <w:pStyle w:val="Alg4"/>
        <w:numPr>
          <w:ilvl w:val="0"/>
          <w:numId w:val="234"/>
        </w:numPr>
        <w:spacing w:after="220"/>
      </w:pPr>
      <w:r w:rsidRPr="00E77497">
        <w:t xml:space="preserve">Return </w:t>
      </w:r>
      <w:r w:rsidRPr="00E77497">
        <w:rPr>
          <w:i/>
        </w:rPr>
        <w:t>L</w:t>
      </w:r>
      <w:r w:rsidRPr="00E77497">
        <w:t>.</w:t>
      </w:r>
    </w:p>
    <w:p w:rsidR="00A856C5" w:rsidRPr="00E77497" w:rsidRDefault="00A856C5" w:rsidP="00A856C5">
      <w:pPr>
        <w:pStyle w:val="Note"/>
        <w:rPr>
          <w:sz w:val="20"/>
        </w:rPr>
      </w:pPr>
      <w:r w:rsidRPr="00E77497">
        <w:rPr>
          <w:sz w:val="20"/>
        </w:rPr>
        <w:lastRenderedPageBreak/>
        <w:t>The result must be derived according to the case mappings in the Unicode character database (this explicitly includes not only the UnicodeData.txt file, but also the SpecialCasings.txt file that accompanies it).</w:t>
      </w:r>
    </w:p>
    <w:p w:rsidR="00A856C5" w:rsidRPr="00E77497" w:rsidRDefault="00A856C5" w:rsidP="00A856C5">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rsidR="00A856C5" w:rsidRPr="00E77497" w:rsidRDefault="00A856C5" w:rsidP="00A856C5">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String.prototype.toString ( )</w:t>
      </w:r>
    </w:p>
    <w:p w:rsidR="00A856C5" w:rsidRPr="00E77497" w:rsidRDefault="00A856C5" w:rsidP="00A856C5">
      <w:r w:rsidRPr="00E77497">
        <w:t xml:space="preserve">When the </w:t>
      </w:r>
      <w:r>
        <w:rPr>
          <w:rFonts w:ascii="Courier New" w:hAnsi="Courier New"/>
          <w:b/>
        </w:rPr>
        <w:t>toString</w:t>
      </w:r>
      <w:r w:rsidRPr="00E77497">
        <w:t xml:space="preserve"> method is called, the following steps are taken:</w:t>
      </w:r>
    </w:p>
    <w:p w:rsidR="00A856C5" w:rsidRPr="00E77497" w:rsidRDefault="00A856C5" w:rsidP="00A856C5">
      <w:pPr>
        <w:pStyle w:val="Alg4"/>
        <w:numPr>
          <w:ilvl w:val="0"/>
          <w:numId w:val="239"/>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A856C5" w:rsidRDefault="00A856C5" w:rsidP="00A856C5">
      <w:pPr>
        <w:pStyle w:val="Alg4"/>
        <w:numPr>
          <w:ilvl w:val="0"/>
          <w:numId w:val="239"/>
        </w:numPr>
        <w:spacing w:after="220"/>
      </w:pPr>
      <w:r>
        <w:t xml:space="preserve">Return  </w:t>
      </w:r>
      <w:r>
        <w:rPr>
          <w:i/>
        </w:rPr>
        <w:t>s</w:t>
      </w:r>
      <w:r>
        <w:t>.</w:t>
      </w:r>
    </w:p>
    <w:p w:rsidR="00A856C5" w:rsidRPr="00E77497" w:rsidRDefault="00A856C5" w:rsidP="00A856C5">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rsidR="005D7F2D" w:rsidRPr="00E77497" w:rsidRDefault="005D7F2D" w:rsidP="005D7F2D">
      <w:pPr>
        <w:pStyle w:val="Heading4"/>
      </w:pPr>
      <w:r w:rsidRPr="00E77497">
        <w:t>String.prototype.toUpperCase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460CAC">
        <w:t>6.1.4</w:t>
      </w:r>
      <w:r w:rsidR="00C225F5">
        <w:fldChar w:fldCharType="end"/>
      </w:r>
      <w:r>
        <w:t xml:space="preserve">. </w:t>
      </w:r>
    </w:p>
    <w:p w:rsidR="005D7F2D" w:rsidRPr="00E77497" w:rsidRDefault="005D7F2D" w:rsidP="005D7F2D">
      <w:r w:rsidRPr="00E77497">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rsidR="005D7F2D" w:rsidRPr="00E77497" w:rsidRDefault="005D7F2D" w:rsidP="005D7F2D">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String.prototype.trim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460CAC">
        <w:t>6.1.4</w:t>
      </w:r>
      <w:r w:rsidR="00C225F5">
        <w:fldChar w:fldCharType="end"/>
      </w:r>
      <w:r>
        <w:t xml:space="preserve">. </w:t>
      </w:r>
    </w:p>
    <w:p w:rsidR="005D7F2D" w:rsidRPr="00E77497" w:rsidRDefault="005D7F2D" w:rsidP="005D7F2D">
      <w:r w:rsidRPr="00E77497">
        <w:t>The following steps are taken:</w:t>
      </w:r>
    </w:p>
    <w:p w:rsidR="005D7F2D" w:rsidRPr="00E77497" w:rsidRDefault="005D7F2D" w:rsidP="005D7F2D">
      <w:pPr>
        <w:pStyle w:val="Alg4"/>
        <w:numPr>
          <w:ilvl w:val="0"/>
          <w:numId w:val="23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5"/>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rsidR="005D7F2D" w:rsidRPr="00E77497" w:rsidRDefault="005D7F2D" w:rsidP="005D7F2D">
      <w:pPr>
        <w:pStyle w:val="Alg4"/>
        <w:numPr>
          <w:ilvl w:val="0"/>
          <w:numId w:val="235"/>
        </w:numPr>
        <w:contextualSpacing/>
      </w:pPr>
      <w:r>
        <w:t>ReturnIfAbrupt(</w:t>
      </w:r>
      <w:r>
        <w:rPr>
          <w:i/>
        </w:rPr>
        <w:t>S</w:t>
      </w:r>
      <w:r>
        <w:t>).</w:t>
      </w:r>
    </w:p>
    <w:p w:rsidR="005D7F2D" w:rsidRPr="00E77497" w:rsidRDefault="005D7F2D" w:rsidP="005D7F2D">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When determining whether a</w:t>
      </w:r>
      <w:ins w:id="11676" w:author="Rev 19 Allen Wirfs-Brock" w:date="2013-09-26T17:38:00Z">
        <w:r w:rsidR="0072639A">
          <w:t>n</w:t>
        </w:r>
      </w:ins>
      <w:r w:rsidRPr="00A91A28">
        <w:t xml:space="preserve"> </w:t>
      </w:r>
      <w:r>
        <w:t xml:space="preserve">Unicode </w:t>
      </w:r>
      <w:r w:rsidRPr="00A91A28">
        <w:t xml:space="preserve">character is in Unicode general category “Zs”, code unit sequences are interpreted as </w:t>
      </w:r>
      <w:r>
        <w:t xml:space="preserve">UTF-16 encoded </w:t>
      </w:r>
      <w:r w:rsidRPr="00A91A28">
        <w:t xml:space="preserve">code point sequences as specified in </w:t>
      </w:r>
      <w:r w:rsidR="00C225F5">
        <w:fldChar w:fldCharType="begin"/>
      </w:r>
      <w:r w:rsidR="00C225F5">
        <w:instrText xml:space="preserve"> REF _Ref365546409 \r \h </w:instrText>
      </w:r>
      <w:r w:rsidR="00C225F5">
        <w:fldChar w:fldCharType="separate"/>
      </w:r>
      <w:r w:rsidR="00460CAC">
        <w:t>6.1.4</w:t>
      </w:r>
      <w:r w:rsidR="00C225F5">
        <w:fldChar w:fldCharType="end"/>
      </w:r>
      <w:r w:rsidRPr="00A91A28">
        <w:t>.</w:t>
      </w:r>
    </w:p>
    <w:p w:rsidR="005D7F2D" w:rsidRPr="00E77497" w:rsidRDefault="005D7F2D" w:rsidP="005D7F2D">
      <w:pPr>
        <w:pStyle w:val="Alg4"/>
        <w:numPr>
          <w:ilvl w:val="0"/>
          <w:numId w:val="235"/>
        </w:numPr>
        <w:spacing w:after="220"/>
      </w:pPr>
      <w:r w:rsidRPr="00E77497">
        <w:t xml:space="preserve">Return </w:t>
      </w:r>
      <w:r w:rsidRPr="00E77497">
        <w:rPr>
          <w:i/>
        </w:rPr>
        <w:t>T</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String.prototype.valueOf ( )</w:t>
      </w:r>
    </w:p>
    <w:p w:rsidR="00A856C5" w:rsidRPr="00E77497" w:rsidRDefault="00A856C5" w:rsidP="00A856C5">
      <w:r w:rsidRPr="00E77497">
        <w:t xml:space="preserve">When the </w:t>
      </w:r>
      <w:r>
        <w:rPr>
          <w:rFonts w:ascii="Courier New" w:hAnsi="Courier New"/>
          <w:b/>
        </w:rPr>
        <w:t>valueOf</w:t>
      </w:r>
      <w:r w:rsidRPr="00E77497">
        <w:t xml:space="preserve"> method is called, the following steps are taken:</w:t>
      </w:r>
    </w:p>
    <w:p w:rsidR="00A856C5" w:rsidRPr="00E77497" w:rsidRDefault="00A856C5" w:rsidP="00A856C5">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A856C5" w:rsidRDefault="00A856C5" w:rsidP="00A856C5">
      <w:pPr>
        <w:pStyle w:val="Alg4"/>
        <w:numPr>
          <w:ilvl w:val="0"/>
          <w:numId w:val="1328"/>
        </w:numPr>
        <w:spacing w:after="220"/>
      </w:pPr>
      <w:r>
        <w:t xml:space="preserve">Return  </w:t>
      </w:r>
      <w:r>
        <w:rPr>
          <w:i/>
        </w:rPr>
        <w:t>s</w:t>
      </w:r>
      <w:r>
        <w:t>.</w:t>
      </w:r>
    </w:p>
    <w:p w:rsidR="00FC3BC9" w:rsidRPr="00E77497" w:rsidRDefault="00FC3BC9" w:rsidP="00FC3BC9">
      <w:pPr>
        <w:pStyle w:val="Heading4"/>
        <w:rPr>
          <w:ins w:id="11677" w:author="Rev 19 Allen Wirfs-Brock" w:date="2013-09-25T10:03:00Z"/>
        </w:rPr>
      </w:pPr>
      <w:commentRangeStart w:id="11678"/>
      <w:ins w:id="11679" w:author="Rev 19 Allen Wirfs-Brock" w:date="2013-09-25T10:03:00Z">
        <w:r>
          <w:t>String</w:t>
        </w:r>
        <w:r w:rsidRPr="00E77497">
          <w:t>.prototype</w:t>
        </w:r>
        <w:r>
          <w:t xml:space="preserve"> [ @@iterator</w:t>
        </w:r>
        <w:r w:rsidRPr="00E77497">
          <w:t xml:space="preserve"> </w:t>
        </w:r>
        <w:r>
          <w:t>]</w:t>
        </w:r>
        <w:r w:rsidRPr="00E77497">
          <w:t xml:space="preserve">( </w:t>
        </w:r>
        <w:r>
          <w:t xml:space="preserve">  </w:t>
        </w:r>
        <w:r w:rsidRPr="00E77497">
          <w:t>)</w:t>
        </w:r>
      </w:ins>
      <w:commentRangeEnd w:id="11678"/>
      <w:ins w:id="11680" w:author="Rev 19 Allen Wirfs-Brock" w:date="2013-09-25T10:04:00Z">
        <w:r>
          <w:rPr>
            <w:rStyle w:val="CommentReference"/>
            <w:b w:val="0"/>
          </w:rPr>
          <w:commentReference w:id="11678"/>
        </w:r>
      </w:ins>
    </w:p>
    <w:p w:rsidR="0043641D" w:rsidRPr="00E77497" w:rsidRDefault="00FC3BC9" w:rsidP="0043641D">
      <w:pPr>
        <w:rPr>
          <w:ins w:id="11681" w:author="Rev 19 Allen Wirfs-Brock" w:date="2013-09-25T10:11:00Z"/>
        </w:rPr>
      </w:pPr>
      <w:ins w:id="11682" w:author="Rev 19 Allen Wirfs-Brock" w:date="2013-09-25T10:09:00Z">
        <w:r w:rsidRPr="00E77497">
          <w:t xml:space="preserve">When the </w:t>
        </w:r>
        <w:r>
          <w:t>@@iterator</w:t>
        </w:r>
        <w:r w:rsidRPr="00E77497">
          <w:t xml:space="preserve"> method is called</w:t>
        </w:r>
        <w:r w:rsidRPr="00FC3BC9">
          <w:t xml:space="preserve"> </w:t>
        </w:r>
        <w:r>
          <w:t>it r</w:t>
        </w:r>
      </w:ins>
      <w:ins w:id="11683" w:author="Rev 19 Allen Wirfs-Brock" w:date="2013-09-25T10:08:00Z">
        <w:r w:rsidRPr="00FC3BC9">
          <w:t xml:space="preserve">eturns an </w:t>
        </w:r>
      </w:ins>
      <w:ins w:id="11684" w:author="Rev 19 Allen Wirfs-Brock" w:date="2013-09-25T10:09:00Z">
        <w:r w:rsidR="0043641D">
          <w:t>I</w:t>
        </w:r>
      </w:ins>
      <w:ins w:id="11685" w:author="Rev 19 Allen Wirfs-Brock" w:date="2013-09-25T10:08:00Z">
        <w:r w:rsidRPr="00FC3BC9">
          <w:t>terator</w:t>
        </w:r>
      </w:ins>
      <w:ins w:id="11686" w:author="Rev 19 Allen Wirfs-Brock" w:date="2013-09-25T10:09:00Z">
        <w:r w:rsidR="0043641D">
          <w:t xml:space="preserve"> object (</w:t>
        </w:r>
      </w:ins>
      <w:ins w:id="11687" w:author="Rev 19 Allen Wirfs-Brock" w:date="2013-09-25T10:10:00Z">
        <w:r w:rsidR="0043641D">
          <w:fldChar w:fldCharType="begin"/>
        </w:r>
        <w:r w:rsidR="0043641D">
          <w:instrText xml:space="preserve"> REF _Ref365644824 \r \h </w:instrText>
        </w:r>
      </w:ins>
      <w:r w:rsidR="0043641D">
        <w:fldChar w:fldCharType="separate"/>
      </w:r>
      <w:ins w:id="11688" w:author="Rev 19 Allen Wirfs-Brock" w:date="2013-09-27T13:07:00Z">
        <w:r w:rsidR="00460CAC">
          <w:t>25.1.2</w:t>
        </w:r>
      </w:ins>
      <w:ins w:id="11689" w:author="Rev 19 Allen Wirfs-Brock" w:date="2013-09-25T10:10:00Z">
        <w:r w:rsidR="0043641D">
          <w:fldChar w:fldCharType="end"/>
        </w:r>
        <w:r w:rsidR="0043641D">
          <w:t>)</w:t>
        </w:r>
      </w:ins>
      <w:ins w:id="11690" w:author="Rev 19 Allen Wirfs-Brock" w:date="2013-09-25T10:08:00Z">
        <w:r w:rsidRPr="00FC3BC9">
          <w:t xml:space="preserve"> that iterates over the code points of a String value, returning each code point as a String value.</w:t>
        </w:r>
      </w:ins>
      <w:ins w:id="11691" w:author="Rev 19 Allen Wirfs-Brock" w:date="2013-09-25T10:11:00Z">
        <w:r w:rsidR="0043641D">
          <w:t xml:space="preserve"> T</w:t>
        </w:r>
        <w:r w:rsidR="0043641D" w:rsidRPr="00E77497">
          <w:t>he following steps are taken:</w:t>
        </w:r>
      </w:ins>
    </w:p>
    <w:p w:rsidR="00FC3BC9" w:rsidRPr="00097A4C" w:rsidRDefault="00FC3BC9" w:rsidP="00FC3BC9">
      <w:pPr>
        <w:rPr>
          <w:ins w:id="11692" w:author="Rev 19 Allen Wirfs-Brock" w:date="2013-09-25T10:03:00Z"/>
        </w:rPr>
      </w:pPr>
    </w:p>
    <w:p w:rsidR="005D7F2D" w:rsidRPr="00E77497" w:rsidRDefault="005D7F2D" w:rsidP="005D7F2D">
      <w:pPr>
        <w:pStyle w:val="Heading3"/>
      </w:pPr>
      <w:bookmarkStart w:id="11693" w:name="_Toc368050749"/>
      <w:r w:rsidRPr="00E77497">
        <w:t>Properties of String Instances</w:t>
      </w:r>
      <w:bookmarkEnd w:id="11693"/>
    </w:p>
    <w:p w:rsidR="005D7F2D" w:rsidRDefault="005D7F2D" w:rsidP="005D7F2D">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internal </w:t>
      </w:r>
      <w:r>
        <w:t xml:space="preserve">data </w:t>
      </w:r>
      <w:r w:rsidRPr="00E77497">
        <w:t>property.</w:t>
      </w:r>
    </w:p>
    <w:p w:rsidR="005D7F2D" w:rsidRPr="00E77497" w:rsidRDefault="005D7F2D" w:rsidP="005D7F2D">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rsidR="005D7F2D" w:rsidRPr="00E77497" w:rsidRDefault="005D7F2D" w:rsidP="005D7F2D">
      <w:pPr>
        <w:pStyle w:val="Heading4"/>
      </w:pPr>
      <w:r w:rsidRPr="00E77497">
        <w:t>length</w:t>
      </w:r>
    </w:p>
    <w:p w:rsidR="005D7F2D" w:rsidRPr="00E77497" w:rsidRDefault="005D7F2D" w:rsidP="005D7F2D">
      <w:r w:rsidRPr="00E77497">
        <w:t xml:space="preserve">The number of </w:t>
      </w:r>
      <w:r>
        <w:t>elements</w:t>
      </w:r>
      <w:r w:rsidRPr="00E77497">
        <w:t xml:space="preserve"> in the String value represented by this String object.</w:t>
      </w:r>
    </w:p>
    <w:p w:rsidR="005D7F2D" w:rsidRPr="00E77497" w:rsidRDefault="005D7F2D" w:rsidP="005D7F2D">
      <w:r w:rsidRPr="00E77497">
        <w:t xml:space="preserve">Once a String object is </w:t>
      </w:r>
      <w:r>
        <w:t>initialised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2"/>
      </w:pPr>
      <w:bookmarkStart w:id="11694" w:name="_Ref365534640"/>
      <w:bookmarkStart w:id="11695" w:name="_Toc368050750"/>
      <w:r w:rsidRPr="00E77497">
        <w:t>RegExp (Regular Expression) Objects</w:t>
      </w:r>
      <w:bookmarkEnd w:id="11694"/>
      <w:bookmarkEnd w:id="11695"/>
    </w:p>
    <w:p w:rsidR="005D7F2D" w:rsidRPr="00E77497" w:rsidRDefault="005D7F2D" w:rsidP="005D7F2D">
      <w:r w:rsidRPr="00E77497">
        <w:t>A RegExp object contains a regular expression and the associated flags.</w:t>
      </w:r>
    </w:p>
    <w:p w:rsidR="005D7F2D" w:rsidRPr="00E77497" w:rsidRDefault="005D7F2D" w:rsidP="005D7F2D">
      <w:pPr>
        <w:pStyle w:val="Note"/>
      </w:pPr>
      <w:r w:rsidRPr="00E77497">
        <w:t>NOTE</w:t>
      </w:r>
      <w:r w:rsidRPr="00E77497">
        <w:tab/>
        <w:t>The form and functionality of regular expressions is modelled after the regular expression facility in the Perl 5 programming language.</w:t>
      </w:r>
    </w:p>
    <w:p w:rsidR="005D7F2D" w:rsidRPr="00E77497" w:rsidRDefault="005D7F2D" w:rsidP="005D7F2D">
      <w:pPr>
        <w:pStyle w:val="Heading3"/>
      </w:pPr>
      <w:bookmarkStart w:id="11696" w:name="_Ref365534757"/>
      <w:bookmarkStart w:id="11697" w:name="_Ref365534801"/>
      <w:bookmarkStart w:id="11698" w:name="_Ref365537364"/>
      <w:bookmarkStart w:id="11699" w:name="_Ref365636453"/>
      <w:bookmarkStart w:id="11700" w:name="_Toc368050751"/>
      <w:r w:rsidRPr="00E77497">
        <w:t>Patterns</w:t>
      </w:r>
      <w:bookmarkEnd w:id="11696"/>
      <w:bookmarkEnd w:id="11697"/>
      <w:bookmarkEnd w:id="11698"/>
      <w:bookmarkEnd w:id="11699"/>
      <w:bookmarkEnd w:id="11700"/>
    </w:p>
    <w:p w:rsidR="005D7F2D" w:rsidRPr="00E77497" w:rsidRDefault="005D7F2D" w:rsidP="005D7F2D">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rsidR="005D7F2D" w:rsidRPr="00E77497" w:rsidRDefault="005D7F2D" w:rsidP="005D7F2D">
      <w:pPr>
        <w:pStyle w:val="Syntax"/>
      </w:pPr>
      <w:r w:rsidRPr="00E77497">
        <w:t>Syntax</w:t>
      </w:r>
    </w:p>
    <w:p w:rsidR="005D7F2D" w:rsidRPr="00E77497" w:rsidRDefault="005D7F2D" w:rsidP="005D7F2D">
      <w:pPr>
        <w:pStyle w:val="SyntaxRule"/>
      </w:pPr>
      <w:r w:rsidRPr="00E77497">
        <w:t xml:space="preserve">Pattern </w:t>
      </w:r>
      <w:r w:rsidRPr="00E77497">
        <w:rPr>
          <w:rFonts w:ascii="Arial" w:hAnsi="Arial"/>
          <w:b/>
          <w:i w:val="0"/>
        </w:rPr>
        <w:t>::</w:t>
      </w:r>
    </w:p>
    <w:p w:rsidR="005D7F2D" w:rsidRPr="00E77497" w:rsidRDefault="005D7F2D" w:rsidP="005D7F2D">
      <w:pPr>
        <w:pStyle w:val="SyntaxDefinition"/>
      </w:pPr>
      <w:r w:rsidRPr="00E77497">
        <w:t>Disjunction</w:t>
      </w:r>
    </w:p>
    <w:p w:rsidR="005D7F2D" w:rsidRPr="00E77497" w:rsidRDefault="005D7F2D" w:rsidP="005D7F2D">
      <w:pPr>
        <w:pStyle w:val="SyntaxRule"/>
      </w:pPr>
      <w:r w:rsidRPr="00E77497">
        <w:t xml:space="preserve">Disjunction </w:t>
      </w:r>
      <w:r w:rsidRPr="00E77497">
        <w:rPr>
          <w:rFonts w:ascii="Arial" w:hAnsi="Arial"/>
          <w:b/>
          <w:i w:val="0"/>
        </w:rPr>
        <w:t>::</w:t>
      </w:r>
    </w:p>
    <w:p w:rsidR="005D7F2D" w:rsidRPr="00E77497" w:rsidRDefault="005D7F2D" w:rsidP="005D7F2D">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5D7F2D" w:rsidRPr="00E77497" w:rsidRDefault="005D7F2D" w:rsidP="005D7F2D">
      <w:pPr>
        <w:pStyle w:val="SyntaxRule"/>
      </w:pPr>
      <w:r w:rsidRPr="00E77497">
        <w:t xml:space="preserve">Alternative </w:t>
      </w:r>
      <w:r w:rsidRPr="00E77497">
        <w:rPr>
          <w:rFonts w:ascii="Arial" w:hAnsi="Arial"/>
          <w:b/>
          <w:i w:val="0"/>
        </w:rPr>
        <w:t>::</w:t>
      </w:r>
    </w:p>
    <w:p w:rsidR="005D7F2D" w:rsidRPr="00E77497" w:rsidRDefault="005D7F2D" w:rsidP="005D7F2D">
      <w:pPr>
        <w:pStyle w:val="SyntaxDefinition"/>
        <w:rPr>
          <w:vertAlign w:val="subscript"/>
        </w:rPr>
      </w:pPr>
      <w:r w:rsidRPr="00E77497">
        <w:rPr>
          <w:rFonts w:ascii="Arial" w:hAnsi="Arial"/>
          <w:i w:val="0"/>
          <w:sz w:val="16"/>
        </w:rPr>
        <w:t>[empty]</w:t>
      </w:r>
      <w:r w:rsidRPr="00E77497">
        <w:br/>
        <w:t>Alternative Term</w:t>
      </w:r>
    </w:p>
    <w:p w:rsidR="005D7F2D" w:rsidRPr="00E77497" w:rsidRDefault="005D7F2D" w:rsidP="005D7F2D">
      <w:pPr>
        <w:pStyle w:val="SyntaxRule"/>
      </w:pPr>
      <w:r w:rsidRPr="00E77497">
        <w:t xml:space="preserve">Term </w:t>
      </w:r>
      <w:r w:rsidRPr="00E77497">
        <w:rPr>
          <w:rFonts w:ascii="Arial" w:hAnsi="Arial"/>
          <w:b/>
          <w:i w:val="0"/>
        </w:rPr>
        <w:t>::</w:t>
      </w:r>
    </w:p>
    <w:p w:rsidR="005D7F2D" w:rsidRPr="00C7794D" w:rsidRDefault="005D7F2D" w:rsidP="005D7F2D">
      <w:pPr>
        <w:pStyle w:val="SyntaxDefinition"/>
        <w:rPr>
          <w:vertAlign w:val="subscript"/>
        </w:rPr>
      </w:pPr>
      <w:r w:rsidRPr="00C7794D">
        <w:t>Assertion</w:t>
      </w:r>
      <w:r w:rsidRPr="00C7794D">
        <w:br/>
        <w:t>Atom</w:t>
      </w:r>
      <w:r w:rsidRPr="00C7794D">
        <w:br/>
        <w:t>Atom Quantifier</w:t>
      </w:r>
    </w:p>
    <w:p w:rsidR="005D7F2D" w:rsidRPr="00C7794D" w:rsidRDefault="005D7F2D" w:rsidP="005D7F2D">
      <w:pPr>
        <w:pStyle w:val="SyntaxRule"/>
      </w:pPr>
      <w:r w:rsidRPr="00C7794D">
        <w:t xml:space="preserve">Assertion </w:t>
      </w:r>
      <w:r w:rsidRPr="00C7794D">
        <w:rPr>
          <w:rFonts w:ascii="Arial" w:hAnsi="Arial"/>
          <w:b/>
          <w:i w:val="0"/>
        </w:rPr>
        <w:t>::</w:t>
      </w:r>
    </w:p>
    <w:p w:rsidR="005D7F2D" w:rsidRPr="00C7794D" w:rsidRDefault="005D7F2D" w:rsidP="005D7F2D">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5D7F2D" w:rsidRPr="00C7794D" w:rsidRDefault="005D7F2D" w:rsidP="005D7F2D">
      <w:pPr>
        <w:pStyle w:val="SyntaxRule"/>
      </w:pPr>
      <w:r w:rsidRPr="00C7794D">
        <w:t xml:space="preserve">Quantifier </w:t>
      </w:r>
      <w:r w:rsidRPr="00C7794D">
        <w:rPr>
          <w:rFonts w:ascii="Arial" w:hAnsi="Arial"/>
          <w:b/>
          <w:i w:val="0"/>
        </w:rPr>
        <w:t>::</w:t>
      </w:r>
    </w:p>
    <w:p w:rsidR="005D7F2D" w:rsidRPr="00C7794D" w:rsidRDefault="005D7F2D" w:rsidP="005D7F2D">
      <w:pPr>
        <w:pStyle w:val="SyntaxDefinition"/>
      </w:pPr>
      <w:r w:rsidRPr="00C7794D">
        <w:t>QuantifierPrefix</w:t>
      </w:r>
      <w:r w:rsidRPr="00C7794D">
        <w:br/>
        <w:t>QuantifierPrefix</w:t>
      </w:r>
      <w:r w:rsidRPr="00C7794D">
        <w:rPr>
          <w:rFonts w:ascii="Courier New" w:hAnsi="Courier New"/>
          <w:b/>
          <w:i w:val="0"/>
        </w:rPr>
        <w:t xml:space="preserve"> ?</w:t>
      </w:r>
    </w:p>
    <w:p w:rsidR="005D7F2D" w:rsidRPr="00C7794D" w:rsidRDefault="005D7F2D" w:rsidP="005D7F2D">
      <w:pPr>
        <w:pStyle w:val="SyntaxRule"/>
      </w:pPr>
      <w:r w:rsidRPr="00C7794D">
        <w:lastRenderedPageBreak/>
        <w:t xml:space="preserve">QuantifierPrefix </w:t>
      </w:r>
      <w:r w:rsidRPr="00C7794D">
        <w:rPr>
          <w:rFonts w:ascii="Arial" w:hAnsi="Arial"/>
          <w:b/>
          <w:i w:val="0"/>
        </w:rPr>
        <w:t>::</w:t>
      </w:r>
    </w:p>
    <w:p w:rsidR="005D7F2D" w:rsidRPr="00C7794D" w:rsidRDefault="005D7F2D" w:rsidP="005D7F2D">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5D7F2D" w:rsidRPr="006B6D0A" w:rsidRDefault="005D7F2D" w:rsidP="005D7F2D">
      <w:pPr>
        <w:pStyle w:val="SyntaxRule"/>
      </w:pPr>
      <w:r w:rsidRPr="004D1BD1">
        <w:t xml:space="preserve">Atom </w:t>
      </w:r>
      <w:r w:rsidRPr="008B7F6F">
        <w:rPr>
          <w:rFonts w:ascii="Arial" w:hAnsi="Arial"/>
          <w:b/>
          <w:i w:val="0"/>
        </w:rPr>
        <w:t>::</w:t>
      </w:r>
    </w:p>
    <w:p w:rsidR="005D7F2D" w:rsidRPr="00E77497" w:rsidRDefault="005D7F2D" w:rsidP="005D7F2D">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5D7F2D" w:rsidRPr="00E77497" w:rsidRDefault="005D7F2D" w:rsidP="005D7F2D">
      <w:pPr>
        <w:pStyle w:val="SyntaxRule"/>
      </w:pPr>
      <w:r w:rsidRPr="00E77497">
        <w:t xml:space="preserve">PatternCharacter </w:t>
      </w:r>
      <w:r w:rsidRPr="00E77497">
        <w:rPr>
          <w:rFonts w:ascii="Arial" w:hAnsi="Arial"/>
          <w:b/>
          <w:i w:val="0"/>
        </w:rPr>
        <w:t>::</w:t>
      </w:r>
      <w:r w:rsidRPr="00E77497">
        <w:t xml:space="preserve"> </w:t>
      </w:r>
    </w:p>
    <w:p w:rsidR="005D7F2D" w:rsidRPr="00E77497" w:rsidRDefault="005D7F2D" w:rsidP="005D7F2D">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rsidR="005D7F2D" w:rsidRPr="00E77497" w:rsidRDefault="005D7F2D" w:rsidP="005D7F2D">
      <w:pPr>
        <w:pStyle w:val="SyntaxRule"/>
      </w:pPr>
      <w:r w:rsidRPr="00E77497">
        <w:t xml:space="preserve">AtomEscape </w:t>
      </w:r>
      <w:r w:rsidRPr="00E77497">
        <w:rPr>
          <w:rFonts w:ascii="Arial" w:hAnsi="Arial"/>
          <w:b/>
          <w:i w:val="0"/>
        </w:rPr>
        <w:t>::</w:t>
      </w:r>
    </w:p>
    <w:p w:rsidR="005D7F2D" w:rsidRPr="00E77497" w:rsidRDefault="005D7F2D" w:rsidP="005D7F2D">
      <w:pPr>
        <w:pStyle w:val="SyntaxDefinition"/>
      </w:pPr>
      <w:r w:rsidRPr="00E77497">
        <w:t>DecimalEscape</w:t>
      </w:r>
      <w:r w:rsidRPr="00E77497">
        <w:br/>
        <w:t>CharacterEscape</w:t>
      </w:r>
      <w:r w:rsidRPr="00E77497">
        <w:br/>
        <w:t>CharacterClassEscape</w:t>
      </w:r>
    </w:p>
    <w:p w:rsidR="005D7F2D" w:rsidRPr="00E77497" w:rsidRDefault="005D7F2D" w:rsidP="005D7F2D">
      <w:pPr>
        <w:pStyle w:val="SyntaxRule"/>
      </w:pPr>
      <w:r w:rsidRPr="00E77497">
        <w:t xml:space="preserve">CharacterEscape </w:t>
      </w:r>
      <w:r w:rsidRPr="00E77497">
        <w:rPr>
          <w:rFonts w:ascii="Arial" w:hAnsi="Arial"/>
          <w:b/>
          <w:i w:val="0"/>
        </w:rPr>
        <w:t>::</w:t>
      </w:r>
    </w:p>
    <w:p w:rsidR="005D7F2D" w:rsidRPr="00E77497" w:rsidRDefault="005D7F2D" w:rsidP="005D7F2D">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rsidR="005D7F2D" w:rsidRPr="00E77497" w:rsidRDefault="005D7F2D" w:rsidP="005D7F2D">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f  n  r  t  v</w:t>
      </w:r>
    </w:p>
    <w:p w:rsidR="005D7F2D" w:rsidRPr="00E77497" w:rsidRDefault="005D7F2D" w:rsidP="005D7F2D">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5D7F2D" w:rsidRPr="00E77497" w:rsidRDefault="005D7F2D" w:rsidP="005D7F2D">
      <w:pPr>
        <w:pStyle w:val="SyntaxRule"/>
      </w:pPr>
      <w:r w:rsidRPr="00E77497">
        <w:t xml:space="preserve">IdentityEscape </w:t>
      </w:r>
      <w:r w:rsidRPr="00E77497">
        <w:rPr>
          <w:rFonts w:ascii="Arial" w:hAnsi="Arial"/>
          <w:b/>
          <w:i w:val="0"/>
        </w:rPr>
        <w:t>::</w:t>
      </w:r>
    </w:p>
    <w:p w:rsidR="005D7F2D" w:rsidRPr="00E77497" w:rsidRDefault="005D7F2D" w:rsidP="005D7F2D">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5D7F2D" w:rsidRPr="00E77497" w:rsidRDefault="005D7F2D" w:rsidP="005D7F2D">
      <w:pPr>
        <w:pStyle w:val="SyntaxRule"/>
      </w:pPr>
      <w:r w:rsidRPr="00E77497">
        <w:t xml:space="preserve">DecimalEscape </w:t>
      </w:r>
      <w:r w:rsidRPr="00E77497">
        <w:rPr>
          <w:rFonts w:ascii="Arial" w:hAnsi="Arial"/>
          <w:b/>
          <w:i w:val="0"/>
        </w:rPr>
        <w:t>::</w:t>
      </w:r>
    </w:p>
    <w:p w:rsidR="005D7F2D" w:rsidRPr="00E77497" w:rsidRDefault="005D7F2D" w:rsidP="005D7F2D">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rsidR="005D7F2D" w:rsidRPr="00E77497" w:rsidRDefault="005D7F2D" w:rsidP="005D7F2D">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d  D  s  S  w  W</w:t>
      </w:r>
    </w:p>
    <w:p w:rsidR="005D7F2D" w:rsidRPr="00E77497" w:rsidRDefault="005D7F2D" w:rsidP="005D7F2D">
      <w:pPr>
        <w:pStyle w:val="SyntaxRule"/>
      </w:pPr>
      <w:r w:rsidRPr="00E77497">
        <w:t xml:space="preserve">CharacterClass  </w:t>
      </w:r>
      <w:r w:rsidRPr="00E77497">
        <w:rPr>
          <w:rFonts w:ascii="Arial" w:hAnsi="Arial"/>
          <w:b/>
          <w:i w:val="0"/>
        </w:rPr>
        <w:t>::</w:t>
      </w:r>
    </w:p>
    <w:p w:rsidR="005D7F2D" w:rsidRPr="00E77497" w:rsidRDefault="005D7F2D" w:rsidP="005D7F2D">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5D7F2D" w:rsidRPr="00E77497" w:rsidRDefault="005D7F2D" w:rsidP="005D7F2D">
      <w:pPr>
        <w:pStyle w:val="SyntaxRule"/>
      </w:pPr>
      <w:r w:rsidRPr="00E77497">
        <w:t xml:space="preserve">ClassRanges </w:t>
      </w:r>
      <w:r w:rsidRPr="00E77497">
        <w:rPr>
          <w:rFonts w:ascii="Arial" w:hAnsi="Arial"/>
          <w:b/>
          <w:i w:val="0"/>
        </w:rPr>
        <w:t>::</w:t>
      </w:r>
    </w:p>
    <w:p w:rsidR="005D7F2D" w:rsidRPr="00E77497" w:rsidRDefault="005D7F2D" w:rsidP="005D7F2D">
      <w:pPr>
        <w:pStyle w:val="SyntaxDefinition"/>
        <w:rPr>
          <w:vertAlign w:val="subscript"/>
        </w:rPr>
      </w:pPr>
      <w:r w:rsidRPr="00E77497">
        <w:rPr>
          <w:rFonts w:ascii="Arial" w:hAnsi="Arial"/>
          <w:i w:val="0"/>
          <w:sz w:val="16"/>
        </w:rPr>
        <w:t>[empty]</w:t>
      </w:r>
      <w:r w:rsidRPr="00E77497">
        <w:br/>
        <w:t>NonemptyClassRanges</w:t>
      </w:r>
    </w:p>
    <w:p w:rsidR="005D7F2D" w:rsidRPr="00E77497" w:rsidRDefault="005D7F2D" w:rsidP="005D7F2D">
      <w:pPr>
        <w:pStyle w:val="SyntaxRule"/>
      </w:pPr>
      <w:r w:rsidRPr="00E77497">
        <w:lastRenderedPageBreak/>
        <w:t xml:space="preserve">NonemptyClassRanges </w:t>
      </w:r>
      <w:r w:rsidRPr="00E77497">
        <w:rPr>
          <w:rFonts w:ascii="Arial" w:hAnsi="Arial"/>
          <w:b/>
          <w:i w:val="0"/>
        </w:rPr>
        <w:t>::</w:t>
      </w:r>
    </w:p>
    <w:p w:rsidR="005D7F2D" w:rsidRPr="00E77497" w:rsidRDefault="005D7F2D" w:rsidP="005D7F2D">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5D7F2D" w:rsidRPr="00E77497" w:rsidRDefault="005D7F2D" w:rsidP="005D7F2D">
      <w:pPr>
        <w:pStyle w:val="SyntaxRule"/>
      </w:pPr>
      <w:r w:rsidRPr="00E77497">
        <w:t xml:space="preserve">NonemptyClassRangesNoDash </w:t>
      </w:r>
      <w:r w:rsidRPr="00E77497">
        <w:rPr>
          <w:rFonts w:ascii="Arial" w:hAnsi="Arial"/>
          <w:b/>
          <w:i w:val="0"/>
        </w:rPr>
        <w:t>::</w:t>
      </w:r>
    </w:p>
    <w:p w:rsidR="005D7F2D" w:rsidRPr="00E77497" w:rsidRDefault="005D7F2D" w:rsidP="005D7F2D">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5D7F2D" w:rsidRPr="00E77497" w:rsidRDefault="005D7F2D" w:rsidP="005D7F2D">
      <w:pPr>
        <w:pStyle w:val="SyntaxRule"/>
      </w:pPr>
      <w:r w:rsidRPr="00E77497">
        <w:t xml:space="preserve">ClassAtom </w:t>
      </w:r>
      <w:r w:rsidRPr="00E77497">
        <w:rPr>
          <w:rFonts w:ascii="Arial" w:hAnsi="Arial"/>
          <w:b/>
          <w:i w:val="0"/>
        </w:rPr>
        <w:t>::</w:t>
      </w:r>
    </w:p>
    <w:p w:rsidR="005D7F2D" w:rsidRPr="00E77497" w:rsidRDefault="005D7F2D" w:rsidP="005D7F2D">
      <w:pPr>
        <w:pStyle w:val="SyntaxDefinition"/>
      </w:pPr>
      <w:r w:rsidRPr="00E77497">
        <w:rPr>
          <w:rFonts w:ascii="Courier New" w:hAnsi="Courier New"/>
          <w:b/>
          <w:i w:val="0"/>
        </w:rPr>
        <w:t>-</w:t>
      </w:r>
      <w:r w:rsidRPr="00E77497">
        <w:br/>
        <w:t>ClassAtomNoDash</w:t>
      </w:r>
    </w:p>
    <w:p w:rsidR="005D7F2D" w:rsidRPr="00E77497" w:rsidRDefault="005D7F2D" w:rsidP="005D7F2D">
      <w:pPr>
        <w:pStyle w:val="SyntaxRule"/>
      </w:pPr>
      <w:r w:rsidRPr="00E77497">
        <w:t xml:space="preserve">ClassAtomNoDash </w:t>
      </w:r>
      <w:r w:rsidRPr="00E77497">
        <w:rPr>
          <w:rFonts w:ascii="Arial" w:hAnsi="Arial"/>
          <w:b/>
          <w:i w:val="0"/>
        </w:rPr>
        <w:t>::</w:t>
      </w:r>
    </w:p>
    <w:p w:rsidR="005D7F2D" w:rsidRPr="00E77497" w:rsidRDefault="005D7F2D" w:rsidP="005D7F2D">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5D7F2D" w:rsidRPr="00E77497" w:rsidRDefault="005D7F2D" w:rsidP="005D7F2D">
      <w:pPr>
        <w:pStyle w:val="SyntaxRule"/>
      </w:pPr>
      <w:r w:rsidRPr="00E77497">
        <w:t xml:space="preserve">ClassEscape </w:t>
      </w:r>
      <w:r w:rsidRPr="00E77497">
        <w:rPr>
          <w:rFonts w:ascii="Arial" w:hAnsi="Arial"/>
          <w:b/>
          <w:i w:val="0"/>
        </w:rPr>
        <w:t>::</w:t>
      </w:r>
    </w:p>
    <w:p w:rsidR="005D7F2D" w:rsidRPr="00E77497" w:rsidRDefault="005D7F2D" w:rsidP="005D7F2D">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5D7F2D" w:rsidRPr="00E77497" w:rsidRDefault="005D7F2D" w:rsidP="005D7F2D">
      <w:pPr>
        <w:pStyle w:val="Heading3"/>
      </w:pPr>
      <w:bookmarkStart w:id="11701" w:name="_Ref366078803"/>
      <w:bookmarkStart w:id="11702" w:name="_Ref366078816"/>
      <w:bookmarkStart w:id="11703" w:name="_Ref366078833"/>
      <w:bookmarkStart w:id="11704" w:name="_Ref366079056"/>
      <w:bookmarkStart w:id="11705" w:name="_Toc368050752"/>
      <w:r w:rsidRPr="00E77497">
        <w:t>Pattern Semantics</w:t>
      </w:r>
      <w:bookmarkEnd w:id="11701"/>
      <w:bookmarkEnd w:id="11702"/>
      <w:bookmarkEnd w:id="11703"/>
      <w:bookmarkEnd w:id="11704"/>
      <w:bookmarkEnd w:id="11705"/>
    </w:p>
    <w:p w:rsidR="005D7F2D" w:rsidRPr="00E77497" w:rsidRDefault="005D7F2D" w:rsidP="005D7F2D">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internal </w:t>
      </w:r>
      <w:r>
        <w:t xml:space="preserve">data </w:t>
      </w:r>
      <w:r w:rsidRPr="00E77497">
        <w:t>property.</w:t>
      </w:r>
    </w:p>
    <w:p w:rsidR="005D7F2D" w:rsidRPr="00E77497" w:rsidRDefault="005D7F2D" w:rsidP="005D7F2D">
      <w:pPr>
        <w:pStyle w:val="Heading4"/>
      </w:pPr>
      <w:bookmarkStart w:id="11706" w:name="_Ref366079453"/>
      <w:r w:rsidRPr="00E77497">
        <w:t>Notation</w:t>
      </w:r>
      <w:bookmarkEnd w:id="11706"/>
    </w:p>
    <w:p w:rsidR="005D7F2D" w:rsidRPr="00E77497" w:rsidRDefault="005D7F2D" w:rsidP="005D7F2D">
      <w:pPr>
        <w:spacing w:after="120"/>
      </w:pPr>
      <w:r w:rsidRPr="00E77497">
        <w:t>The descriptions below use the following variables:</w:t>
      </w:r>
    </w:p>
    <w:p w:rsidR="005D7F2D" w:rsidRPr="00E77497" w:rsidRDefault="005D7F2D" w:rsidP="005D7F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rsidR="005D7F2D" w:rsidRPr="00E77497" w:rsidRDefault="005D7F2D" w:rsidP="005D7F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rsidR="005D7F2D" w:rsidRPr="00E77497" w:rsidRDefault="005D7F2D" w:rsidP="005D7F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rsidR="005D7F2D" w:rsidRPr="00E77497" w:rsidRDefault="005D7F2D" w:rsidP="005D7F2D">
      <w:pPr>
        <w:numPr>
          <w:ilvl w:val="0"/>
          <w:numId w:val="285"/>
        </w:numPr>
        <w:spacing w:after="60"/>
        <w:ind w:left="1080"/>
      </w:pPr>
      <w:r w:rsidRPr="00E77497">
        <w:rPr>
          <w:rFonts w:ascii="Times New Roman" w:hAnsi="Times New Roman"/>
          <w:i/>
        </w:rPr>
        <w:t>IgnoreCase</w:t>
      </w:r>
      <w:r w:rsidRPr="00E77497">
        <w:t xml:space="preserve"> is </w:t>
      </w:r>
      <w:r w:rsidRPr="00573628">
        <w:rPr>
          <w:rFonts w:asciiTheme="majorBidi" w:hAnsiTheme="majorBidi" w:cstheme="majorBidi"/>
          <w:b/>
          <w:bCs/>
        </w:rPr>
        <w:t>true</w:t>
      </w:r>
      <w:r>
        <w:t xml:space="preserve"> if the</w:t>
      </w:r>
      <w:r w:rsidRPr="00E77497">
        <w:t xml:space="preserve"> RegExp object's </w:t>
      </w:r>
      <w:r>
        <w:t xml:space="preserve">[[OriginalFlags]] internal data </w:t>
      </w:r>
      <w:r w:rsidRPr="00E77497">
        <w:t>property</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573628">
        <w:rPr>
          <w:rFonts w:asciiTheme="majorBidi" w:hAnsiTheme="majorBidi" w:cstheme="majorBidi"/>
          <w:b/>
          <w:bCs/>
        </w:rPr>
        <w:t>false</w:t>
      </w:r>
      <w:r w:rsidRPr="00E77497">
        <w:t>.</w:t>
      </w:r>
    </w:p>
    <w:p w:rsidR="005D7F2D" w:rsidRPr="00E77497" w:rsidRDefault="005D7F2D" w:rsidP="005D7F2D">
      <w:pPr>
        <w:numPr>
          <w:ilvl w:val="0"/>
          <w:numId w:val="285"/>
        </w:numPr>
        <w:ind w:left="1080"/>
      </w:pPr>
      <w:r w:rsidRPr="00E77497">
        <w:rPr>
          <w:rFonts w:ascii="Times New Roman" w:hAnsi="Times New Roman"/>
          <w:i/>
        </w:rPr>
        <w:t>Multiline</w:t>
      </w:r>
      <w:r w:rsidRPr="00E77497">
        <w:t xml:space="preserve"> is </w:t>
      </w:r>
      <w:r w:rsidRPr="00A05CF3">
        <w:rPr>
          <w:rFonts w:asciiTheme="majorBidi" w:hAnsiTheme="majorBidi" w:cstheme="majorBidi"/>
          <w:b/>
          <w:bCs/>
        </w:rPr>
        <w:t>true</w:t>
      </w:r>
      <w:r>
        <w:t xml:space="preserve"> if the</w:t>
      </w:r>
      <w:r w:rsidRPr="00E77497">
        <w:t xml:space="preserve"> RegExp object’s </w:t>
      </w:r>
      <w:r>
        <w:t xml:space="preserve">[[OriginalFlags]] internal data </w:t>
      </w:r>
      <w:r w:rsidRPr="00E77497">
        <w:t>property</w:t>
      </w:r>
      <w:r>
        <w:t xml:space="preserve">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A05CF3">
        <w:rPr>
          <w:rFonts w:asciiTheme="majorBidi" w:hAnsiTheme="majorBidi" w:cstheme="majorBidi"/>
          <w:b/>
          <w:bCs/>
        </w:rPr>
        <w:t>false</w:t>
      </w:r>
      <w:r w:rsidRPr="00E77497">
        <w:t>.</w:t>
      </w:r>
    </w:p>
    <w:p w:rsidR="005D7F2D" w:rsidRPr="00E77497" w:rsidRDefault="005D7F2D" w:rsidP="005D7F2D">
      <w:r w:rsidRPr="00E77497">
        <w:t>Furthermore, the descriptions below use the following internal data structures: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rsidR="005D7F2D" w:rsidRPr="00E77497" w:rsidRDefault="005D7F2D" w:rsidP="005D7F2D">
      <w:pPr>
        <w:numPr>
          <w:ilvl w:val="0"/>
          <w:numId w:val="285"/>
        </w:numPr>
        <w:spacing w:after="60"/>
        <w:ind w:left="1080"/>
      </w:pPr>
      <w:r w:rsidRPr="00E77497">
        <w:lastRenderedPageBreak/>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rsidR="005D7F2D" w:rsidRPr="00E77497" w:rsidRDefault="005D7F2D" w:rsidP="005D7F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rsidR="005D7F2D" w:rsidRPr="00E77497" w:rsidRDefault="005D7F2D" w:rsidP="005D7F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rsidR="005D7F2D" w:rsidRPr="00E77497" w:rsidRDefault="005D7F2D" w:rsidP="005D7F2D">
      <w:pPr>
        <w:pStyle w:val="Heading4"/>
      </w:pPr>
      <w:r w:rsidRPr="00E77497">
        <w:t>Pattern</w:t>
      </w:r>
    </w:p>
    <w:p w:rsidR="005D7F2D" w:rsidRPr="00E77497" w:rsidRDefault="005D7F2D" w:rsidP="005D7F2D">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rsidR="005D7F2D" w:rsidRPr="00E77497" w:rsidRDefault="005D7F2D" w:rsidP="005D7F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rsidR="005D7F2D" w:rsidRPr="00E77497" w:rsidRDefault="005D7F2D" w:rsidP="005D7F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xml:space="preserve">. This variable will be used throughout the algorithms in </w:t>
      </w:r>
      <w:r w:rsidR="006A3D7C">
        <w:fldChar w:fldCharType="begin"/>
      </w:r>
      <w:r w:rsidR="006A3D7C">
        <w:instrText xml:space="preserve"> REF _Ref366078803 \r \h </w:instrText>
      </w:r>
      <w:r w:rsidR="006A3D7C">
        <w:fldChar w:fldCharType="separate"/>
      </w:r>
      <w:r w:rsidR="00460CAC">
        <w:t>21.2.2</w:t>
      </w:r>
      <w:r w:rsidR="006A3D7C">
        <w:fldChar w:fldCharType="end"/>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xml:space="preserve">. This variable will be used throughout the algorithms in </w:t>
      </w:r>
      <w:r w:rsidR="006A3D7C">
        <w:fldChar w:fldCharType="begin"/>
      </w:r>
      <w:r w:rsidR="006A3D7C">
        <w:instrText xml:space="preserve"> REF _Ref366078816 \r \h </w:instrText>
      </w:r>
      <w:r w:rsidR="006A3D7C">
        <w:fldChar w:fldCharType="separate"/>
      </w:r>
      <w:r w:rsidR="00460CAC">
        <w:t>21.2.2</w:t>
      </w:r>
      <w:r w:rsidR="006A3D7C">
        <w:fldChar w:fldCharType="end"/>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rsidR="005D7F2D" w:rsidRPr="00E77497" w:rsidRDefault="005D7F2D" w:rsidP="005D7F2D">
      <w:pPr>
        <w:pStyle w:val="Alg40"/>
        <w:numPr>
          <w:ilvl w:val="0"/>
          <w:numId w:val="402"/>
        </w:numPr>
        <w:ind w:left="1800" w:hanging="270"/>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rsidR="005D7F2D" w:rsidRPr="00E77497" w:rsidRDefault="005D7F2D" w:rsidP="005D7F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rsidR="005D7F2D" w:rsidRPr="00E77497" w:rsidRDefault="005D7F2D" w:rsidP="005D7F2D">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w:t>
      </w:r>
      <w:r w:rsidR="006A3D7C">
        <w:fldChar w:fldCharType="begin"/>
      </w:r>
      <w:r w:rsidR="006A3D7C">
        <w:instrText xml:space="preserve"> REF _Ref366078833 \r \h </w:instrText>
      </w:r>
      <w:r w:rsidR="006A3D7C">
        <w:fldChar w:fldCharType="separate"/>
      </w:r>
      <w:r w:rsidR="00460CAC">
        <w:t>21.2.2</w:t>
      </w:r>
      <w:r w:rsidR="006A3D7C">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rsidR="005D7F2D" w:rsidRPr="00E77497" w:rsidRDefault="005D7F2D" w:rsidP="005D7F2D">
      <w:pPr>
        <w:pStyle w:val="Heading4"/>
      </w:pPr>
      <w:r w:rsidRPr="00E77497">
        <w:t>Disjunction</w:t>
      </w:r>
    </w:p>
    <w:p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rsidR="005D7F2D" w:rsidRPr="00E77497" w:rsidRDefault="005D7F2D" w:rsidP="005D7F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rsidR="005D7F2D" w:rsidRPr="00E77497" w:rsidRDefault="005D7F2D" w:rsidP="005D7F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rsidR="005D7F2D" w:rsidRPr="00E77497" w:rsidRDefault="005D7F2D" w:rsidP="005D7F2D">
      <w:pPr>
        <w:pStyle w:val="Alg4"/>
        <w:numPr>
          <w:ilvl w:val="0"/>
          <w:numId w:val="287"/>
        </w:numPr>
      </w:pPr>
      <w:r w:rsidRPr="00E77497">
        <w:lastRenderedPageBreak/>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rsidR="005D7F2D" w:rsidRPr="00E77497" w:rsidRDefault="005D7F2D" w:rsidP="005D7F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rsidR="005D7F2D" w:rsidRPr="00E77497" w:rsidRDefault="005D7F2D" w:rsidP="005D7F2D">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rsidR="005D7F2D" w:rsidRPr="00E77497" w:rsidRDefault="005D7F2D" w:rsidP="005D7F2D">
      <w:pPr>
        <w:pStyle w:val="CodeSample4"/>
        <w:spacing w:after="60"/>
        <w:ind w:left="2059"/>
        <w:rPr>
          <w:sz w:val="18"/>
          <w:szCs w:val="18"/>
        </w:rPr>
      </w:pPr>
      <w:r w:rsidRPr="00E77497">
        <w:rPr>
          <w:sz w:val="18"/>
          <w:szCs w:val="18"/>
        </w:rPr>
        <w:t>/a|ab/.exec("abc")</w:t>
      </w:r>
    </w:p>
    <w:p w:rsidR="005D7F2D" w:rsidRPr="00E77497" w:rsidRDefault="005D7F2D" w:rsidP="005D7F2D">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rsidR="005D7F2D" w:rsidRPr="00E77497" w:rsidRDefault="005D7F2D" w:rsidP="005D7F2D">
      <w:pPr>
        <w:pStyle w:val="CodeSample4"/>
        <w:spacing w:after="60"/>
        <w:ind w:left="2059"/>
        <w:rPr>
          <w:sz w:val="18"/>
          <w:szCs w:val="18"/>
        </w:rPr>
      </w:pPr>
      <w:r w:rsidRPr="00E77497">
        <w:rPr>
          <w:sz w:val="18"/>
          <w:szCs w:val="18"/>
        </w:rPr>
        <w:t>/((a)|(ab))((c)|(bc))/.exec("abc")</w:t>
      </w:r>
    </w:p>
    <w:p w:rsidR="005D7F2D" w:rsidRPr="00E77497" w:rsidRDefault="005D7F2D" w:rsidP="005D7F2D">
      <w:pPr>
        <w:pStyle w:val="Note"/>
        <w:spacing w:after="60"/>
      </w:pPr>
      <w:r w:rsidRPr="00E77497">
        <w:t>returns the array</w:t>
      </w:r>
    </w:p>
    <w:p w:rsidR="005D7F2D" w:rsidRPr="00E77497" w:rsidRDefault="005D7F2D" w:rsidP="005D7F2D">
      <w:pPr>
        <w:pStyle w:val="CodeSample4"/>
        <w:spacing w:after="60"/>
        <w:ind w:left="2059"/>
        <w:rPr>
          <w:sz w:val="18"/>
          <w:szCs w:val="18"/>
        </w:rPr>
      </w:pPr>
      <w:r w:rsidRPr="00E77497">
        <w:rPr>
          <w:sz w:val="18"/>
          <w:szCs w:val="18"/>
        </w:rPr>
        <w:t>["abc", "a", "a", undefined, "bc", undefined, "bc"]</w:t>
      </w:r>
    </w:p>
    <w:p w:rsidR="005D7F2D" w:rsidRPr="00E77497" w:rsidRDefault="005D7F2D" w:rsidP="005D7F2D">
      <w:pPr>
        <w:pStyle w:val="Note"/>
        <w:spacing w:after="60"/>
      </w:pPr>
      <w:r w:rsidRPr="00E77497">
        <w:t>and not</w:t>
      </w:r>
    </w:p>
    <w:p w:rsidR="005D7F2D" w:rsidRPr="00E77497" w:rsidRDefault="005D7F2D" w:rsidP="005D7F2D">
      <w:pPr>
        <w:pStyle w:val="CodeSample4"/>
        <w:ind w:left="2058" w:hanging="357"/>
        <w:rPr>
          <w:sz w:val="18"/>
          <w:szCs w:val="18"/>
        </w:rPr>
      </w:pPr>
      <w:r w:rsidRPr="00E77497">
        <w:rPr>
          <w:sz w:val="18"/>
          <w:szCs w:val="18"/>
        </w:rPr>
        <w:t>["abc", "ab", undefined, "ab", "c", "c", undefined]</w:t>
      </w:r>
    </w:p>
    <w:p w:rsidR="005D7F2D" w:rsidRPr="00E77497" w:rsidRDefault="005D7F2D" w:rsidP="005D7F2D">
      <w:pPr>
        <w:pStyle w:val="Heading4"/>
      </w:pPr>
      <w:r w:rsidRPr="00E77497">
        <w:t>Alternative</w:t>
      </w:r>
    </w:p>
    <w:p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rsidR="005D7F2D" w:rsidRPr="00E77497" w:rsidRDefault="005D7F2D" w:rsidP="005D7F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rsidR="005D7F2D" w:rsidRPr="00E77497" w:rsidRDefault="005D7F2D" w:rsidP="005D7F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rsidR="005D7F2D" w:rsidRPr="00E77497" w:rsidRDefault="005D7F2D" w:rsidP="005D7F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rsidR="005D7F2D" w:rsidRPr="00E77497" w:rsidRDefault="005D7F2D" w:rsidP="005D7F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rsidR="005D7F2D" w:rsidRPr="00E77497" w:rsidRDefault="005D7F2D" w:rsidP="005D7F2D">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rsidR="005D7F2D" w:rsidRPr="00E77497" w:rsidRDefault="005D7F2D" w:rsidP="005D7F2D">
      <w:pPr>
        <w:pStyle w:val="Heading4"/>
      </w:pPr>
      <w:r w:rsidRPr="00E77497">
        <w:t>Term</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rsidR="005D7F2D" w:rsidRPr="00E77497" w:rsidRDefault="005D7F2D" w:rsidP="005D7F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rsidR="005D7F2D" w:rsidRPr="00E77497" w:rsidRDefault="005D7F2D" w:rsidP="005D7F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rsidR="005D7F2D" w:rsidRPr="00E77497" w:rsidRDefault="005D7F2D" w:rsidP="005D7F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rsidR="005D7F2D" w:rsidRPr="00E77497" w:rsidRDefault="005D7F2D" w:rsidP="005D7F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rsidR="005D7F2D" w:rsidRPr="00E77497" w:rsidRDefault="005D7F2D" w:rsidP="005D7F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rsidR="005D7F2D" w:rsidRPr="00546435" w:rsidRDefault="005D7F2D" w:rsidP="005D7F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rsidR="005D7F2D" w:rsidRPr="00E77497" w:rsidRDefault="005D7F2D" w:rsidP="005D7F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rsidR="005D7F2D" w:rsidRPr="00E77497" w:rsidRDefault="005D7F2D" w:rsidP="005D7F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w:t>
      </w:r>
      <w:r w:rsidRPr="00E77497">
        <w:lastRenderedPageBreak/>
        <w:t xml:space="preserve">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rsidR="005D7F2D" w:rsidRPr="00E77497" w:rsidRDefault="005D7F2D" w:rsidP="005D7F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rsidR="005D7F2D" w:rsidRPr="00E77497" w:rsidRDefault="005D7F2D" w:rsidP="005D7F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rsidR="005D7F2D" w:rsidRPr="00E77497" w:rsidRDefault="005D7F2D" w:rsidP="005D7F2D">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rsidR="005D7F2D" w:rsidRPr="00E77497" w:rsidRDefault="005D7F2D" w:rsidP="005D7F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rsidR="005D7F2D" w:rsidRPr="00E77497" w:rsidRDefault="005D7F2D" w:rsidP="005D7F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rsidR="005D7F2D" w:rsidRPr="00E77497" w:rsidRDefault="005D7F2D" w:rsidP="005D7F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rsidR="005D7F2D" w:rsidRPr="00E77497" w:rsidRDefault="005D7F2D" w:rsidP="005D7F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rsidR="005D7F2D" w:rsidRPr="00E77497" w:rsidRDefault="005D7F2D" w:rsidP="005D7F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rsidR="005D7F2D" w:rsidRPr="00E77497" w:rsidRDefault="005D7F2D" w:rsidP="005D7F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5D7F2D" w:rsidRPr="00E77497" w:rsidRDefault="005D7F2D" w:rsidP="005D7F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rsidR="005D7F2D" w:rsidRPr="00E77497" w:rsidRDefault="005D7F2D" w:rsidP="005D7F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rsidR="005D7F2D" w:rsidRPr="00E77497" w:rsidRDefault="005D7F2D" w:rsidP="005D7F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rsidR="005D7F2D" w:rsidRPr="00E77497" w:rsidRDefault="005D7F2D" w:rsidP="005D7F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rsidR="005D7F2D" w:rsidRPr="00E77497" w:rsidRDefault="005D7F2D" w:rsidP="005D7F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rsidR="005D7F2D" w:rsidRPr="00E77497" w:rsidRDefault="005D7F2D" w:rsidP="005D7F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5D7F2D" w:rsidRPr="00E77497" w:rsidRDefault="005D7F2D" w:rsidP="005D7F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rsidR="005D7F2D" w:rsidRPr="00E77497" w:rsidRDefault="005D7F2D" w:rsidP="005D7F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rsidR="005D7F2D" w:rsidRPr="00E77497" w:rsidRDefault="005D7F2D" w:rsidP="005D7F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5D7F2D" w:rsidRPr="00E77497" w:rsidRDefault="005D7F2D" w:rsidP="005D7F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rsidR="005D7F2D" w:rsidRPr="00E77497" w:rsidRDefault="005D7F2D" w:rsidP="005D7F2D">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rsidR="005D7F2D" w:rsidRPr="00E77497" w:rsidRDefault="005D7F2D" w:rsidP="005D7F2D">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rsidR="005D7F2D" w:rsidRPr="00E77497" w:rsidRDefault="005D7F2D" w:rsidP="005D7F2D">
      <w:pPr>
        <w:pStyle w:val="Note"/>
        <w:spacing w:after="60"/>
      </w:pPr>
      <w:r w:rsidRPr="00E77497">
        <w:t>Compare</w:t>
      </w:r>
    </w:p>
    <w:p w:rsidR="005D7F2D" w:rsidRPr="00E77497" w:rsidRDefault="005D7F2D" w:rsidP="005D7F2D">
      <w:pPr>
        <w:pStyle w:val="CodeSample4"/>
        <w:spacing w:after="60"/>
        <w:ind w:left="2059"/>
        <w:rPr>
          <w:sz w:val="18"/>
        </w:rPr>
      </w:pPr>
      <w:r w:rsidRPr="00E77497">
        <w:rPr>
          <w:sz w:val="18"/>
        </w:rPr>
        <w:t>/a[a-z]{2,4}/.exec("abcdefghi")</w:t>
      </w:r>
    </w:p>
    <w:p w:rsidR="005D7F2D" w:rsidRPr="00E77497" w:rsidRDefault="005D7F2D" w:rsidP="005D7F2D">
      <w:pPr>
        <w:pStyle w:val="Note"/>
        <w:spacing w:after="60"/>
      </w:pPr>
      <w:r w:rsidRPr="00E77497">
        <w:t xml:space="preserve">which returns </w:t>
      </w:r>
      <w:r w:rsidRPr="00E77497">
        <w:rPr>
          <w:rFonts w:ascii="Courier New" w:hAnsi="Courier New"/>
          <w:b/>
        </w:rPr>
        <w:t>"abcde"</w:t>
      </w:r>
      <w:r w:rsidRPr="00E77497">
        <w:t xml:space="preserve"> with</w:t>
      </w:r>
    </w:p>
    <w:p w:rsidR="005D7F2D" w:rsidRPr="00E77497" w:rsidRDefault="005D7F2D" w:rsidP="005D7F2D">
      <w:pPr>
        <w:pStyle w:val="CodeSample4"/>
        <w:spacing w:after="60"/>
        <w:ind w:left="2059"/>
        <w:rPr>
          <w:sz w:val="18"/>
        </w:rPr>
      </w:pPr>
      <w:r w:rsidRPr="00E77497">
        <w:rPr>
          <w:sz w:val="18"/>
        </w:rPr>
        <w:t>/a[a-z]{2,4}?/.exec("abcdefghi")</w:t>
      </w:r>
    </w:p>
    <w:p w:rsidR="005D7F2D" w:rsidRPr="00E77497" w:rsidRDefault="005D7F2D" w:rsidP="005D7F2D">
      <w:pPr>
        <w:pStyle w:val="Note"/>
      </w:pPr>
      <w:r w:rsidRPr="00E77497">
        <w:t xml:space="preserve">which returns </w:t>
      </w:r>
      <w:r w:rsidRPr="00E77497">
        <w:rPr>
          <w:rFonts w:ascii="Courier New" w:hAnsi="Courier New"/>
          <w:b/>
        </w:rPr>
        <w:t>"abc"</w:t>
      </w:r>
      <w:r w:rsidRPr="00E77497">
        <w:t>.</w:t>
      </w:r>
    </w:p>
    <w:p w:rsidR="005D7F2D" w:rsidRPr="00E77497" w:rsidRDefault="005D7F2D" w:rsidP="005D7F2D">
      <w:pPr>
        <w:pStyle w:val="Note"/>
        <w:spacing w:after="60"/>
      </w:pPr>
      <w:r w:rsidRPr="00E77497">
        <w:t>Consider also</w:t>
      </w:r>
    </w:p>
    <w:p w:rsidR="005D7F2D" w:rsidRPr="00E77497" w:rsidRDefault="005D7F2D" w:rsidP="005D7F2D">
      <w:pPr>
        <w:pStyle w:val="CodeSample4"/>
        <w:spacing w:after="60"/>
        <w:ind w:left="2059"/>
        <w:rPr>
          <w:sz w:val="18"/>
        </w:rPr>
      </w:pPr>
      <w:r w:rsidRPr="00E77497">
        <w:rPr>
          <w:sz w:val="18"/>
        </w:rPr>
        <w:t>/(aa|aabaac|ba|b|c)*/.exec("aabaac")</w:t>
      </w:r>
    </w:p>
    <w:p w:rsidR="005D7F2D" w:rsidRPr="00E77497" w:rsidRDefault="005D7F2D" w:rsidP="005D7F2D">
      <w:pPr>
        <w:pStyle w:val="Note"/>
        <w:spacing w:after="60"/>
      </w:pPr>
      <w:r w:rsidRPr="00E77497">
        <w:t>which, by the choice point ordering above, returns the array</w:t>
      </w:r>
    </w:p>
    <w:p w:rsidR="005D7F2D" w:rsidRPr="00E77497" w:rsidRDefault="005D7F2D" w:rsidP="005D7F2D">
      <w:pPr>
        <w:pStyle w:val="CodeSample4"/>
        <w:spacing w:after="60"/>
        <w:ind w:left="2059"/>
        <w:rPr>
          <w:sz w:val="18"/>
        </w:rPr>
      </w:pPr>
      <w:r w:rsidRPr="00E77497">
        <w:rPr>
          <w:sz w:val="18"/>
        </w:rPr>
        <w:t>["aaba", "ba"]</w:t>
      </w:r>
    </w:p>
    <w:p w:rsidR="005D7F2D" w:rsidRPr="00E77497" w:rsidRDefault="005D7F2D" w:rsidP="005D7F2D">
      <w:pPr>
        <w:pStyle w:val="Note"/>
        <w:spacing w:after="60"/>
      </w:pPr>
      <w:r w:rsidRPr="00E77497">
        <w:t>and not any of:</w:t>
      </w:r>
    </w:p>
    <w:p w:rsidR="005D7F2D" w:rsidRPr="00E77497" w:rsidRDefault="005D7F2D" w:rsidP="005D7F2D">
      <w:pPr>
        <w:pStyle w:val="CodeSample4"/>
        <w:spacing w:after="60"/>
        <w:ind w:left="2059"/>
        <w:contextualSpacing/>
        <w:rPr>
          <w:sz w:val="18"/>
        </w:rPr>
      </w:pPr>
      <w:r w:rsidRPr="00E77497">
        <w:rPr>
          <w:sz w:val="18"/>
        </w:rPr>
        <w:lastRenderedPageBreak/>
        <w:t>["aabaac", "aabaac"]</w:t>
      </w:r>
    </w:p>
    <w:p w:rsidR="005D7F2D" w:rsidRPr="00E77497" w:rsidRDefault="005D7F2D" w:rsidP="005D7F2D">
      <w:pPr>
        <w:pStyle w:val="CodeSample4"/>
        <w:spacing w:after="60"/>
        <w:ind w:left="2059"/>
        <w:rPr>
          <w:sz w:val="18"/>
        </w:rPr>
      </w:pPr>
      <w:r w:rsidRPr="00E77497">
        <w:rPr>
          <w:sz w:val="18"/>
        </w:rPr>
        <w:t>["aabaac", "c"]</w:t>
      </w:r>
    </w:p>
    <w:p w:rsidR="005D7F2D" w:rsidRPr="00E77497" w:rsidRDefault="005D7F2D" w:rsidP="005D7F2D">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rsidR="005D7F2D" w:rsidRPr="00E77497" w:rsidRDefault="005D7F2D" w:rsidP="005D7F2D">
      <w:pPr>
        <w:pStyle w:val="CodeSample4"/>
        <w:spacing w:after="60"/>
        <w:ind w:left="2059"/>
        <w:rPr>
          <w:sz w:val="18"/>
        </w:rPr>
      </w:pPr>
      <w:r w:rsidRPr="00E77497">
        <w:rPr>
          <w:sz w:val="18"/>
        </w:rPr>
        <w:t>"aaaaaaaaaa,aaaaaaaaaaaaaaa".replace(/^(a+)\1*,\1+$/,"$1")</w:t>
      </w:r>
    </w:p>
    <w:p w:rsidR="005D7F2D" w:rsidRPr="00E77497" w:rsidRDefault="005D7F2D" w:rsidP="005D7F2D">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rsidR="005D7F2D" w:rsidRPr="00E77497" w:rsidRDefault="005D7F2D" w:rsidP="005D7F2D">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rsidR="005D7F2D" w:rsidRPr="00E77497" w:rsidRDefault="005D7F2D" w:rsidP="005D7F2D">
      <w:pPr>
        <w:pStyle w:val="CodeSample4"/>
        <w:spacing w:after="60"/>
        <w:ind w:left="2059"/>
        <w:rPr>
          <w:sz w:val="18"/>
        </w:rPr>
      </w:pPr>
      <w:r w:rsidRPr="00E77497">
        <w:rPr>
          <w:sz w:val="18"/>
        </w:rPr>
        <w:t>/(z)((a+)?(b+)?(c))*/.exec("zaacbbbcac")</w:t>
      </w:r>
    </w:p>
    <w:p w:rsidR="005D7F2D" w:rsidRPr="00E77497" w:rsidRDefault="005D7F2D" w:rsidP="005D7F2D">
      <w:pPr>
        <w:pStyle w:val="Note"/>
        <w:spacing w:after="60"/>
      </w:pPr>
      <w:r w:rsidRPr="00E77497">
        <w:t>which returns the array</w:t>
      </w:r>
    </w:p>
    <w:p w:rsidR="005D7F2D" w:rsidRPr="00E77497" w:rsidRDefault="005D7F2D" w:rsidP="005D7F2D">
      <w:pPr>
        <w:pStyle w:val="CodeSample4"/>
        <w:spacing w:after="60"/>
        <w:ind w:left="2059"/>
        <w:rPr>
          <w:sz w:val="18"/>
        </w:rPr>
      </w:pPr>
      <w:r w:rsidRPr="00E77497">
        <w:rPr>
          <w:sz w:val="18"/>
        </w:rPr>
        <w:t>["zaacbbbcac", "z", "ac", "a", undefined, "c"]</w:t>
      </w:r>
    </w:p>
    <w:p w:rsidR="005D7F2D" w:rsidRPr="00E77497" w:rsidRDefault="005D7F2D" w:rsidP="005D7F2D">
      <w:pPr>
        <w:pStyle w:val="Note"/>
        <w:spacing w:after="60"/>
      </w:pPr>
      <w:r w:rsidRPr="00E77497">
        <w:t>and not</w:t>
      </w:r>
    </w:p>
    <w:p w:rsidR="005D7F2D" w:rsidRPr="00E77497" w:rsidRDefault="005D7F2D" w:rsidP="005D7F2D">
      <w:pPr>
        <w:pStyle w:val="CodeSample4"/>
        <w:spacing w:after="60"/>
        <w:ind w:left="2059"/>
        <w:rPr>
          <w:sz w:val="18"/>
        </w:rPr>
      </w:pPr>
      <w:r w:rsidRPr="00E77497">
        <w:rPr>
          <w:sz w:val="18"/>
        </w:rPr>
        <w:t>["zaacbbbcac", "z", "ac", "a", "bbb", "c"]</w:t>
      </w:r>
    </w:p>
    <w:p w:rsidR="005D7F2D" w:rsidRPr="00E77497" w:rsidRDefault="005D7F2D" w:rsidP="005D7F2D">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rsidR="005D7F2D" w:rsidRPr="00E77497" w:rsidRDefault="005D7F2D" w:rsidP="005D7F2D">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rsidR="005D7F2D" w:rsidRPr="00E77497" w:rsidRDefault="005D7F2D" w:rsidP="005D7F2D">
      <w:pPr>
        <w:pStyle w:val="CodeSample4"/>
        <w:spacing w:after="60"/>
        <w:ind w:left="2059"/>
        <w:rPr>
          <w:sz w:val="18"/>
        </w:rPr>
      </w:pPr>
      <w:r w:rsidRPr="00E77497">
        <w:rPr>
          <w:sz w:val="18"/>
        </w:rPr>
        <w:t>/(a*)*/.exec("b")</w:t>
      </w:r>
    </w:p>
    <w:p w:rsidR="005D7F2D" w:rsidRPr="00E77497" w:rsidRDefault="005D7F2D" w:rsidP="005D7F2D">
      <w:pPr>
        <w:pStyle w:val="Note"/>
        <w:spacing w:after="60"/>
      </w:pPr>
      <w:r w:rsidRPr="00E77497">
        <w:t>or the slightly more complicated:</w:t>
      </w:r>
    </w:p>
    <w:p w:rsidR="005D7F2D" w:rsidRPr="00E77497" w:rsidRDefault="005D7F2D" w:rsidP="005D7F2D">
      <w:pPr>
        <w:pStyle w:val="CodeSample4"/>
        <w:spacing w:after="60"/>
        <w:ind w:left="2059"/>
        <w:rPr>
          <w:sz w:val="18"/>
        </w:rPr>
      </w:pPr>
      <w:r w:rsidRPr="00E77497">
        <w:rPr>
          <w:sz w:val="18"/>
        </w:rPr>
        <w:t>/(a*)b\1+/.exec("baaaac")</w:t>
      </w:r>
    </w:p>
    <w:p w:rsidR="005D7F2D" w:rsidRPr="00E77497" w:rsidRDefault="005D7F2D" w:rsidP="005D7F2D">
      <w:pPr>
        <w:pStyle w:val="Note"/>
        <w:spacing w:after="60"/>
      </w:pPr>
      <w:r w:rsidRPr="00E77497">
        <w:t>which returns the array</w:t>
      </w:r>
    </w:p>
    <w:p w:rsidR="005D7F2D" w:rsidRPr="00E77497" w:rsidRDefault="005D7F2D" w:rsidP="005D7F2D">
      <w:pPr>
        <w:pStyle w:val="CodeSample4"/>
        <w:ind w:left="2058" w:hanging="357"/>
        <w:rPr>
          <w:sz w:val="18"/>
        </w:rPr>
      </w:pPr>
      <w:r w:rsidRPr="00E77497">
        <w:rPr>
          <w:sz w:val="18"/>
        </w:rPr>
        <w:t>["b", ""]</w:t>
      </w:r>
    </w:p>
    <w:p w:rsidR="005D7F2D" w:rsidRPr="00E77497" w:rsidRDefault="005D7F2D" w:rsidP="005D7F2D">
      <w:pPr>
        <w:pStyle w:val="Heading4"/>
      </w:pPr>
      <w:r w:rsidRPr="00E77497">
        <w:t>Assertion</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rsidR="005D7F2D" w:rsidRPr="00E77497" w:rsidRDefault="005D7F2D" w:rsidP="005D7F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rsidR="005D7F2D" w:rsidRPr="00E77497" w:rsidRDefault="005D7F2D" w:rsidP="005D7F2D">
      <w:pPr>
        <w:pStyle w:val="Alg4"/>
        <w:numPr>
          <w:ilvl w:val="0"/>
          <w:numId w:val="292"/>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rsidR="005D7F2D" w:rsidRPr="00E77497" w:rsidRDefault="005D7F2D" w:rsidP="005D7F2D">
      <w:pPr>
        <w:pStyle w:val="Alg4"/>
        <w:numPr>
          <w:ilvl w:val="0"/>
          <w:numId w:val="293"/>
        </w:numPr>
      </w:pPr>
      <w:r w:rsidRPr="00E77497">
        <w:t xml:space="preserve">If </w:t>
      </w:r>
      <w:r>
        <w:rPr>
          <w:i/>
        </w:rPr>
        <w:t>M</w:t>
      </w:r>
      <w:r w:rsidRPr="00E77497">
        <w:rPr>
          <w:i/>
        </w:rPr>
        <w:t>ultiline</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rsidR="005D7F2D" w:rsidRPr="00E77497" w:rsidRDefault="005D7F2D" w:rsidP="005D7F2D">
      <w:pPr>
        <w:pStyle w:val="Alg4"/>
        <w:numPr>
          <w:ilvl w:val="0"/>
          <w:numId w:val="293"/>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rsidR="005D7F2D" w:rsidRPr="00E77497" w:rsidRDefault="005D7F2D" w:rsidP="005D7F2D">
      <w:pPr>
        <w:pStyle w:val="Alg4"/>
        <w:numPr>
          <w:ilvl w:val="0"/>
          <w:numId w:val="294"/>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8"/>
        </w:numPr>
      </w:pPr>
      <w:r w:rsidRPr="00E77497">
        <w:lastRenderedPageBreak/>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rsidR="005D7F2D" w:rsidRPr="00E77497" w:rsidRDefault="005D7F2D" w:rsidP="005D7F2D">
      <w:pPr>
        <w:pStyle w:val="Alg4"/>
        <w:numPr>
          <w:ilvl w:val="0"/>
          <w:numId w:val="298"/>
        </w:numPr>
        <w:spacing w:after="220"/>
      </w:pPr>
      <w:r w:rsidRPr="00E77497">
        <w:t xml:space="preserve">Return </w:t>
      </w:r>
      <w:r w:rsidRPr="00E77497">
        <w:rPr>
          <w:b/>
        </w:rPr>
        <w:t>true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5D7F2D" w:rsidRPr="00E77497" w:rsidRDefault="005D7F2D" w:rsidP="005D7F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rsidR="005D7F2D" w:rsidRPr="00E77497" w:rsidRDefault="005D7F2D" w:rsidP="005D7F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rsidR="005D7F2D" w:rsidRPr="00E77497" w:rsidRDefault="005D7F2D" w:rsidP="005D7F2D">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5D7F2D" w:rsidRPr="00E77497" w:rsidRDefault="005D7F2D" w:rsidP="005D7F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rsidR="005D7F2D" w:rsidRPr="00E77497" w:rsidRDefault="005D7F2D" w:rsidP="005D7F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IsWordChar</w:t>
      </w:r>
      <w:r w:rsidRPr="00E77497">
        <w:t xml:space="preserve"> takes an integer parameter </w:t>
      </w:r>
      <w:r w:rsidRPr="00E77497">
        <w:rPr>
          <w:rFonts w:ascii="Times New Roman" w:hAnsi="Times New Roman"/>
          <w:i/>
        </w:rPr>
        <w:t>e</w:t>
      </w:r>
      <w:r w:rsidRPr="00E77497">
        <w:t xml:space="preserve"> and performs the following:</w:t>
      </w:r>
    </w:p>
    <w:p w:rsidR="005D7F2D" w:rsidRPr="00E77497" w:rsidRDefault="005D7F2D" w:rsidP="005D7F2D">
      <w:pPr>
        <w:pStyle w:val="Alg4"/>
        <w:numPr>
          <w:ilvl w:val="0"/>
          <w:numId w:val="295"/>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rsidR="005D7F2D" w:rsidRPr="00E77497" w:rsidRDefault="005D7F2D" w:rsidP="005D7F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rsidR="005D7F2D" w:rsidRPr="00E77497" w:rsidRDefault="005D7F2D" w:rsidP="005D7F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a</w:t>
            </w:r>
          </w:p>
        </w:tc>
        <w:tc>
          <w:tcPr>
            <w:tcW w:w="288" w:type="dxa"/>
          </w:tcPr>
          <w:p w:rsidR="005D7F2D" w:rsidRPr="00E77497" w:rsidRDefault="005D7F2D" w:rsidP="005D7F2D">
            <w:pPr>
              <w:pStyle w:val="SyntaxOneOf"/>
              <w:spacing w:after="60"/>
              <w:rPr>
                <w:rFonts w:cs="Courier New"/>
              </w:rPr>
            </w:pPr>
            <w:r w:rsidRPr="00E77497">
              <w:rPr>
                <w:rFonts w:cs="Courier New"/>
              </w:rPr>
              <w:t>b</w:t>
            </w:r>
          </w:p>
        </w:tc>
        <w:tc>
          <w:tcPr>
            <w:tcW w:w="288" w:type="dxa"/>
          </w:tcPr>
          <w:p w:rsidR="005D7F2D" w:rsidRPr="00E77497" w:rsidRDefault="005D7F2D" w:rsidP="005D7F2D">
            <w:pPr>
              <w:pStyle w:val="SyntaxOneOf"/>
              <w:spacing w:after="60"/>
              <w:rPr>
                <w:rFonts w:cs="Courier New"/>
              </w:rPr>
            </w:pPr>
            <w:r w:rsidRPr="00E77497">
              <w:rPr>
                <w:rFonts w:cs="Courier New"/>
              </w:rPr>
              <w:t>c</w:t>
            </w:r>
          </w:p>
        </w:tc>
        <w:tc>
          <w:tcPr>
            <w:tcW w:w="288" w:type="dxa"/>
          </w:tcPr>
          <w:p w:rsidR="005D7F2D" w:rsidRPr="00E77497" w:rsidRDefault="005D7F2D" w:rsidP="005D7F2D">
            <w:pPr>
              <w:pStyle w:val="SyntaxOneOf"/>
              <w:spacing w:after="60"/>
              <w:rPr>
                <w:rFonts w:cs="Courier New"/>
              </w:rPr>
            </w:pPr>
            <w:r w:rsidRPr="00E77497">
              <w:rPr>
                <w:rFonts w:cs="Courier New"/>
              </w:rPr>
              <w:t>d</w:t>
            </w:r>
          </w:p>
        </w:tc>
        <w:tc>
          <w:tcPr>
            <w:tcW w:w="288" w:type="dxa"/>
          </w:tcPr>
          <w:p w:rsidR="005D7F2D" w:rsidRPr="00E77497" w:rsidRDefault="005D7F2D" w:rsidP="005D7F2D">
            <w:pPr>
              <w:pStyle w:val="SyntaxOneOf"/>
              <w:spacing w:after="60"/>
              <w:rPr>
                <w:rFonts w:cs="Courier New"/>
              </w:rPr>
            </w:pPr>
            <w:r w:rsidRPr="00E77497">
              <w:rPr>
                <w:rFonts w:cs="Courier New"/>
              </w:rPr>
              <w:t>e</w:t>
            </w:r>
          </w:p>
        </w:tc>
        <w:tc>
          <w:tcPr>
            <w:tcW w:w="288" w:type="dxa"/>
          </w:tcPr>
          <w:p w:rsidR="005D7F2D" w:rsidRPr="00E77497" w:rsidRDefault="005D7F2D" w:rsidP="005D7F2D">
            <w:pPr>
              <w:pStyle w:val="SyntaxOneOf"/>
              <w:spacing w:after="60"/>
              <w:rPr>
                <w:rFonts w:cs="Courier New"/>
              </w:rPr>
            </w:pPr>
            <w:r w:rsidRPr="00E77497">
              <w:rPr>
                <w:rFonts w:cs="Courier New"/>
              </w:rPr>
              <w:t>f</w:t>
            </w:r>
          </w:p>
        </w:tc>
        <w:tc>
          <w:tcPr>
            <w:tcW w:w="288" w:type="dxa"/>
          </w:tcPr>
          <w:p w:rsidR="005D7F2D" w:rsidRPr="00E77497" w:rsidRDefault="005D7F2D" w:rsidP="005D7F2D">
            <w:pPr>
              <w:pStyle w:val="SyntaxOneOf"/>
              <w:spacing w:after="60"/>
              <w:rPr>
                <w:rFonts w:cs="Courier New"/>
              </w:rPr>
            </w:pPr>
            <w:r w:rsidRPr="00E77497">
              <w:rPr>
                <w:rFonts w:cs="Courier New"/>
              </w:rPr>
              <w:t>g</w:t>
            </w:r>
          </w:p>
        </w:tc>
        <w:tc>
          <w:tcPr>
            <w:tcW w:w="288" w:type="dxa"/>
          </w:tcPr>
          <w:p w:rsidR="005D7F2D" w:rsidRPr="00E77497" w:rsidRDefault="005D7F2D" w:rsidP="005D7F2D">
            <w:pPr>
              <w:pStyle w:val="SyntaxOneOf"/>
              <w:spacing w:after="60"/>
              <w:rPr>
                <w:rFonts w:cs="Courier New"/>
              </w:rPr>
            </w:pPr>
            <w:r w:rsidRPr="00E77497">
              <w:rPr>
                <w:rFonts w:cs="Courier New"/>
              </w:rPr>
              <w:t>h</w:t>
            </w:r>
          </w:p>
        </w:tc>
        <w:tc>
          <w:tcPr>
            <w:tcW w:w="288" w:type="dxa"/>
          </w:tcPr>
          <w:p w:rsidR="005D7F2D" w:rsidRPr="00E77497" w:rsidRDefault="005D7F2D" w:rsidP="005D7F2D">
            <w:pPr>
              <w:pStyle w:val="SyntaxOneOf"/>
              <w:spacing w:after="60"/>
              <w:rPr>
                <w:rFonts w:cs="Courier New"/>
              </w:rPr>
            </w:pPr>
            <w:r w:rsidRPr="00E77497">
              <w:rPr>
                <w:rFonts w:cs="Courier New"/>
              </w:rPr>
              <w:t>i</w:t>
            </w:r>
          </w:p>
        </w:tc>
        <w:tc>
          <w:tcPr>
            <w:tcW w:w="288" w:type="dxa"/>
          </w:tcPr>
          <w:p w:rsidR="005D7F2D" w:rsidRPr="00E77497" w:rsidRDefault="005D7F2D" w:rsidP="005D7F2D">
            <w:pPr>
              <w:pStyle w:val="SyntaxOneOf"/>
              <w:spacing w:after="60"/>
              <w:rPr>
                <w:rFonts w:cs="Courier New"/>
              </w:rPr>
            </w:pPr>
            <w:r w:rsidRPr="00E77497">
              <w:rPr>
                <w:rFonts w:cs="Courier New"/>
              </w:rPr>
              <w:t>j</w:t>
            </w:r>
          </w:p>
        </w:tc>
        <w:tc>
          <w:tcPr>
            <w:tcW w:w="288" w:type="dxa"/>
          </w:tcPr>
          <w:p w:rsidR="005D7F2D" w:rsidRPr="00E77497" w:rsidRDefault="005D7F2D" w:rsidP="005D7F2D">
            <w:pPr>
              <w:pStyle w:val="SyntaxOneOf"/>
              <w:spacing w:after="60"/>
              <w:rPr>
                <w:rFonts w:cs="Courier New"/>
              </w:rPr>
            </w:pPr>
            <w:r w:rsidRPr="00E77497">
              <w:rPr>
                <w:rFonts w:cs="Courier New"/>
              </w:rPr>
              <w:t>k</w:t>
            </w:r>
          </w:p>
        </w:tc>
        <w:tc>
          <w:tcPr>
            <w:tcW w:w="288" w:type="dxa"/>
          </w:tcPr>
          <w:p w:rsidR="005D7F2D" w:rsidRPr="00E77497" w:rsidRDefault="005D7F2D" w:rsidP="005D7F2D">
            <w:pPr>
              <w:pStyle w:val="SyntaxOneOf"/>
              <w:spacing w:after="60"/>
              <w:rPr>
                <w:rFonts w:cs="Courier New"/>
              </w:rPr>
            </w:pPr>
            <w:r w:rsidRPr="00E77497">
              <w:rPr>
                <w:rFonts w:cs="Courier New"/>
              </w:rPr>
              <w:t>l</w:t>
            </w:r>
          </w:p>
        </w:tc>
        <w:tc>
          <w:tcPr>
            <w:tcW w:w="288" w:type="dxa"/>
          </w:tcPr>
          <w:p w:rsidR="005D7F2D" w:rsidRPr="00E77497" w:rsidRDefault="005D7F2D" w:rsidP="005D7F2D">
            <w:pPr>
              <w:pStyle w:val="SyntaxOneOf"/>
              <w:spacing w:after="60"/>
              <w:rPr>
                <w:rFonts w:cs="Courier New"/>
              </w:rPr>
            </w:pPr>
            <w:r w:rsidRPr="00E77497">
              <w:rPr>
                <w:rFonts w:cs="Courier New"/>
              </w:rPr>
              <w:t>m</w:t>
            </w:r>
          </w:p>
        </w:tc>
        <w:tc>
          <w:tcPr>
            <w:tcW w:w="288" w:type="dxa"/>
          </w:tcPr>
          <w:p w:rsidR="005D7F2D" w:rsidRPr="00E77497" w:rsidRDefault="005D7F2D" w:rsidP="005D7F2D">
            <w:pPr>
              <w:pStyle w:val="SyntaxOneOf"/>
              <w:spacing w:after="60"/>
              <w:rPr>
                <w:rFonts w:cs="Courier New"/>
              </w:rPr>
            </w:pPr>
            <w:r w:rsidRPr="00E77497">
              <w:rPr>
                <w:rFonts w:cs="Courier New"/>
              </w:rPr>
              <w:t>n</w:t>
            </w:r>
          </w:p>
        </w:tc>
        <w:tc>
          <w:tcPr>
            <w:tcW w:w="288" w:type="dxa"/>
          </w:tcPr>
          <w:p w:rsidR="005D7F2D" w:rsidRPr="00E77497" w:rsidRDefault="005D7F2D" w:rsidP="005D7F2D">
            <w:pPr>
              <w:pStyle w:val="SyntaxOneOf"/>
              <w:spacing w:after="60"/>
              <w:rPr>
                <w:rFonts w:cs="Courier New"/>
              </w:rPr>
            </w:pPr>
            <w:r w:rsidRPr="00E77497">
              <w:rPr>
                <w:rFonts w:cs="Courier New"/>
              </w:rPr>
              <w:t>o</w:t>
            </w:r>
          </w:p>
        </w:tc>
        <w:tc>
          <w:tcPr>
            <w:tcW w:w="288" w:type="dxa"/>
          </w:tcPr>
          <w:p w:rsidR="005D7F2D" w:rsidRPr="00E77497" w:rsidRDefault="005D7F2D" w:rsidP="005D7F2D">
            <w:pPr>
              <w:pStyle w:val="SyntaxOneOf"/>
              <w:spacing w:after="60"/>
              <w:rPr>
                <w:rFonts w:cs="Courier New"/>
              </w:rPr>
            </w:pPr>
            <w:r w:rsidRPr="00E77497">
              <w:rPr>
                <w:rFonts w:cs="Courier New"/>
              </w:rPr>
              <w:t>p</w:t>
            </w:r>
          </w:p>
        </w:tc>
        <w:tc>
          <w:tcPr>
            <w:tcW w:w="288" w:type="dxa"/>
          </w:tcPr>
          <w:p w:rsidR="005D7F2D" w:rsidRPr="00E77497" w:rsidRDefault="005D7F2D" w:rsidP="005D7F2D">
            <w:pPr>
              <w:pStyle w:val="SyntaxOneOf"/>
              <w:spacing w:after="60"/>
              <w:rPr>
                <w:rFonts w:cs="Courier New"/>
              </w:rPr>
            </w:pPr>
            <w:r w:rsidRPr="00E77497">
              <w:rPr>
                <w:rFonts w:cs="Courier New"/>
              </w:rPr>
              <w:t>q</w:t>
            </w:r>
          </w:p>
        </w:tc>
        <w:tc>
          <w:tcPr>
            <w:tcW w:w="288" w:type="dxa"/>
          </w:tcPr>
          <w:p w:rsidR="005D7F2D" w:rsidRPr="00E77497" w:rsidRDefault="005D7F2D" w:rsidP="005D7F2D">
            <w:pPr>
              <w:pStyle w:val="SyntaxOneOf"/>
              <w:spacing w:after="60"/>
              <w:rPr>
                <w:rFonts w:cs="Courier New"/>
              </w:rPr>
            </w:pPr>
            <w:r w:rsidRPr="00E77497">
              <w:rPr>
                <w:rFonts w:cs="Courier New"/>
              </w:rPr>
              <w:t>r</w:t>
            </w:r>
          </w:p>
        </w:tc>
        <w:tc>
          <w:tcPr>
            <w:tcW w:w="288" w:type="dxa"/>
          </w:tcPr>
          <w:p w:rsidR="005D7F2D" w:rsidRPr="00E77497" w:rsidRDefault="005D7F2D" w:rsidP="005D7F2D">
            <w:pPr>
              <w:pStyle w:val="SyntaxOneOf"/>
              <w:spacing w:after="60"/>
              <w:rPr>
                <w:rFonts w:cs="Courier New"/>
              </w:rPr>
            </w:pPr>
            <w:r w:rsidRPr="00E77497">
              <w:rPr>
                <w:rFonts w:cs="Courier New"/>
              </w:rPr>
              <w:t>s</w:t>
            </w:r>
          </w:p>
        </w:tc>
        <w:tc>
          <w:tcPr>
            <w:tcW w:w="288" w:type="dxa"/>
          </w:tcPr>
          <w:p w:rsidR="005D7F2D" w:rsidRPr="00E77497" w:rsidRDefault="005D7F2D" w:rsidP="005D7F2D">
            <w:pPr>
              <w:pStyle w:val="SyntaxOneOf"/>
              <w:spacing w:after="60"/>
              <w:rPr>
                <w:rFonts w:cs="Courier New"/>
              </w:rPr>
            </w:pPr>
            <w:r w:rsidRPr="00E77497">
              <w:rPr>
                <w:rFonts w:cs="Courier New"/>
              </w:rPr>
              <w:t>t</w:t>
            </w:r>
          </w:p>
        </w:tc>
        <w:tc>
          <w:tcPr>
            <w:tcW w:w="288" w:type="dxa"/>
          </w:tcPr>
          <w:p w:rsidR="005D7F2D" w:rsidRPr="00E77497" w:rsidRDefault="005D7F2D" w:rsidP="005D7F2D">
            <w:pPr>
              <w:pStyle w:val="SyntaxOneOf"/>
              <w:spacing w:after="60"/>
              <w:rPr>
                <w:rFonts w:cs="Courier New"/>
              </w:rPr>
            </w:pPr>
            <w:r w:rsidRPr="00E77497">
              <w:rPr>
                <w:rFonts w:cs="Courier New"/>
              </w:rPr>
              <w:t>u</w:t>
            </w:r>
          </w:p>
        </w:tc>
        <w:tc>
          <w:tcPr>
            <w:tcW w:w="288" w:type="dxa"/>
          </w:tcPr>
          <w:p w:rsidR="005D7F2D" w:rsidRPr="00E77497" w:rsidRDefault="005D7F2D" w:rsidP="005D7F2D">
            <w:pPr>
              <w:pStyle w:val="SyntaxOneOf"/>
              <w:spacing w:after="60"/>
              <w:rPr>
                <w:rFonts w:cs="Courier New"/>
              </w:rPr>
            </w:pPr>
            <w:r w:rsidRPr="00E77497">
              <w:rPr>
                <w:rFonts w:cs="Courier New"/>
              </w:rPr>
              <w:t>v</w:t>
            </w:r>
          </w:p>
        </w:tc>
        <w:tc>
          <w:tcPr>
            <w:tcW w:w="288" w:type="dxa"/>
          </w:tcPr>
          <w:p w:rsidR="005D7F2D" w:rsidRPr="00E77497" w:rsidRDefault="005D7F2D" w:rsidP="005D7F2D">
            <w:pPr>
              <w:pStyle w:val="SyntaxOneOf"/>
              <w:spacing w:after="60"/>
              <w:rPr>
                <w:rFonts w:cs="Courier New"/>
              </w:rPr>
            </w:pPr>
            <w:r w:rsidRPr="00E77497">
              <w:rPr>
                <w:rFonts w:cs="Courier New"/>
              </w:rPr>
              <w:t>w</w:t>
            </w:r>
          </w:p>
        </w:tc>
        <w:tc>
          <w:tcPr>
            <w:tcW w:w="288" w:type="dxa"/>
          </w:tcPr>
          <w:p w:rsidR="005D7F2D" w:rsidRPr="00E77497" w:rsidRDefault="005D7F2D" w:rsidP="005D7F2D">
            <w:pPr>
              <w:pStyle w:val="SyntaxOneOf"/>
              <w:spacing w:after="60"/>
              <w:rPr>
                <w:rFonts w:cs="Courier New"/>
              </w:rPr>
            </w:pPr>
            <w:r w:rsidRPr="00E77497">
              <w:rPr>
                <w:rFonts w:cs="Courier New"/>
              </w:rPr>
              <w:t>x</w:t>
            </w:r>
          </w:p>
        </w:tc>
        <w:tc>
          <w:tcPr>
            <w:tcW w:w="288" w:type="dxa"/>
          </w:tcPr>
          <w:p w:rsidR="005D7F2D" w:rsidRPr="00E77497" w:rsidRDefault="005D7F2D" w:rsidP="005D7F2D">
            <w:pPr>
              <w:pStyle w:val="SyntaxOneOf"/>
              <w:spacing w:after="60"/>
              <w:rPr>
                <w:rFonts w:cs="Courier New"/>
              </w:rPr>
            </w:pPr>
            <w:r w:rsidRPr="00E77497">
              <w:rPr>
                <w:rFonts w:cs="Courier New"/>
              </w:rPr>
              <w:t>y</w:t>
            </w:r>
          </w:p>
        </w:tc>
        <w:tc>
          <w:tcPr>
            <w:tcW w:w="288" w:type="dxa"/>
          </w:tcPr>
          <w:p w:rsidR="005D7F2D" w:rsidRPr="00E77497" w:rsidRDefault="005D7F2D" w:rsidP="005D7F2D">
            <w:pPr>
              <w:pStyle w:val="SyntaxOneOf"/>
              <w:spacing w:after="60"/>
              <w:rPr>
                <w:rFonts w:cs="Courier New"/>
              </w:rPr>
            </w:pPr>
            <w:r w:rsidRPr="00E77497">
              <w:rPr>
                <w:rFonts w:cs="Courier New"/>
              </w:rPr>
              <w:t>z</w:t>
            </w:r>
          </w:p>
        </w:tc>
      </w:tr>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A</w:t>
            </w:r>
          </w:p>
        </w:tc>
        <w:tc>
          <w:tcPr>
            <w:tcW w:w="288" w:type="dxa"/>
          </w:tcPr>
          <w:p w:rsidR="005D7F2D" w:rsidRPr="00E77497" w:rsidRDefault="005D7F2D" w:rsidP="005D7F2D">
            <w:pPr>
              <w:pStyle w:val="SyntaxOneOf"/>
              <w:spacing w:after="60"/>
              <w:rPr>
                <w:rFonts w:cs="Courier New"/>
              </w:rPr>
            </w:pPr>
            <w:r w:rsidRPr="00E77497">
              <w:rPr>
                <w:rFonts w:cs="Courier New"/>
              </w:rPr>
              <w:t>B</w:t>
            </w:r>
          </w:p>
        </w:tc>
        <w:tc>
          <w:tcPr>
            <w:tcW w:w="288" w:type="dxa"/>
          </w:tcPr>
          <w:p w:rsidR="005D7F2D" w:rsidRPr="00E77497" w:rsidRDefault="005D7F2D" w:rsidP="005D7F2D">
            <w:pPr>
              <w:pStyle w:val="SyntaxOneOf"/>
              <w:spacing w:after="60"/>
              <w:rPr>
                <w:rFonts w:cs="Courier New"/>
              </w:rPr>
            </w:pPr>
            <w:r w:rsidRPr="00E77497">
              <w:rPr>
                <w:rFonts w:cs="Courier New"/>
              </w:rPr>
              <w:t>C</w:t>
            </w:r>
          </w:p>
        </w:tc>
        <w:tc>
          <w:tcPr>
            <w:tcW w:w="288" w:type="dxa"/>
          </w:tcPr>
          <w:p w:rsidR="005D7F2D" w:rsidRPr="00E77497" w:rsidRDefault="005D7F2D" w:rsidP="005D7F2D">
            <w:pPr>
              <w:pStyle w:val="SyntaxOneOf"/>
              <w:spacing w:after="60"/>
              <w:rPr>
                <w:rFonts w:cs="Courier New"/>
              </w:rPr>
            </w:pPr>
            <w:r w:rsidRPr="00E77497">
              <w:rPr>
                <w:rFonts w:cs="Courier New"/>
              </w:rPr>
              <w:t>D</w:t>
            </w:r>
          </w:p>
        </w:tc>
        <w:tc>
          <w:tcPr>
            <w:tcW w:w="288" w:type="dxa"/>
          </w:tcPr>
          <w:p w:rsidR="005D7F2D" w:rsidRPr="00E77497" w:rsidRDefault="005D7F2D" w:rsidP="005D7F2D">
            <w:pPr>
              <w:pStyle w:val="SyntaxOneOf"/>
              <w:spacing w:after="60"/>
              <w:rPr>
                <w:rFonts w:cs="Courier New"/>
              </w:rPr>
            </w:pPr>
            <w:r w:rsidRPr="00E77497">
              <w:rPr>
                <w:rFonts w:cs="Courier New"/>
              </w:rPr>
              <w:t>E</w:t>
            </w:r>
          </w:p>
        </w:tc>
        <w:tc>
          <w:tcPr>
            <w:tcW w:w="288" w:type="dxa"/>
          </w:tcPr>
          <w:p w:rsidR="005D7F2D" w:rsidRPr="00E77497" w:rsidRDefault="005D7F2D" w:rsidP="005D7F2D">
            <w:pPr>
              <w:pStyle w:val="SyntaxOneOf"/>
              <w:spacing w:after="60"/>
              <w:rPr>
                <w:rFonts w:cs="Courier New"/>
              </w:rPr>
            </w:pPr>
            <w:r w:rsidRPr="00E77497">
              <w:rPr>
                <w:rFonts w:cs="Courier New"/>
              </w:rPr>
              <w:t>F</w:t>
            </w:r>
          </w:p>
        </w:tc>
        <w:tc>
          <w:tcPr>
            <w:tcW w:w="288" w:type="dxa"/>
          </w:tcPr>
          <w:p w:rsidR="005D7F2D" w:rsidRPr="00E77497" w:rsidRDefault="005D7F2D" w:rsidP="005D7F2D">
            <w:pPr>
              <w:pStyle w:val="SyntaxOneOf"/>
              <w:spacing w:after="60"/>
              <w:rPr>
                <w:rFonts w:cs="Courier New"/>
              </w:rPr>
            </w:pPr>
            <w:r w:rsidRPr="00E77497">
              <w:rPr>
                <w:rFonts w:cs="Courier New"/>
              </w:rPr>
              <w:t>G</w:t>
            </w:r>
          </w:p>
        </w:tc>
        <w:tc>
          <w:tcPr>
            <w:tcW w:w="288" w:type="dxa"/>
          </w:tcPr>
          <w:p w:rsidR="005D7F2D" w:rsidRPr="00E77497" w:rsidRDefault="005D7F2D" w:rsidP="005D7F2D">
            <w:pPr>
              <w:pStyle w:val="SyntaxOneOf"/>
              <w:spacing w:after="60"/>
              <w:rPr>
                <w:rFonts w:cs="Courier New"/>
              </w:rPr>
            </w:pPr>
            <w:r w:rsidRPr="00E77497">
              <w:rPr>
                <w:rFonts w:cs="Courier New"/>
              </w:rPr>
              <w:t>H</w:t>
            </w:r>
          </w:p>
        </w:tc>
        <w:tc>
          <w:tcPr>
            <w:tcW w:w="288" w:type="dxa"/>
          </w:tcPr>
          <w:p w:rsidR="005D7F2D" w:rsidRPr="00E77497" w:rsidRDefault="005D7F2D" w:rsidP="005D7F2D">
            <w:pPr>
              <w:pStyle w:val="SyntaxOneOf"/>
              <w:spacing w:after="60"/>
              <w:rPr>
                <w:rFonts w:cs="Courier New"/>
              </w:rPr>
            </w:pPr>
            <w:r w:rsidRPr="00E77497">
              <w:rPr>
                <w:rFonts w:cs="Courier New"/>
              </w:rPr>
              <w:t>I</w:t>
            </w:r>
          </w:p>
        </w:tc>
        <w:tc>
          <w:tcPr>
            <w:tcW w:w="288" w:type="dxa"/>
          </w:tcPr>
          <w:p w:rsidR="005D7F2D" w:rsidRPr="00E77497" w:rsidRDefault="005D7F2D" w:rsidP="005D7F2D">
            <w:pPr>
              <w:pStyle w:val="SyntaxOneOf"/>
              <w:spacing w:after="60"/>
              <w:rPr>
                <w:rFonts w:cs="Courier New"/>
              </w:rPr>
            </w:pPr>
            <w:r w:rsidRPr="00E77497">
              <w:rPr>
                <w:rFonts w:cs="Courier New"/>
              </w:rPr>
              <w:t>J</w:t>
            </w:r>
          </w:p>
        </w:tc>
        <w:tc>
          <w:tcPr>
            <w:tcW w:w="288" w:type="dxa"/>
          </w:tcPr>
          <w:p w:rsidR="005D7F2D" w:rsidRPr="00E77497" w:rsidRDefault="005D7F2D" w:rsidP="005D7F2D">
            <w:pPr>
              <w:pStyle w:val="SyntaxOneOf"/>
              <w:spacing w:after="60"/>
              <w:rPr>
                <w:rFonts w:cs="Courier New"/>
              </w:rPr>
            </w:pPr>
            <w:r w:rsidRPr="00E77497">
              <w:rPr>
                <w:rFonts w:cs="Courier New"/>
              </w:rPr>
              <w:t>K</w:t>
            </w:r>
          </w:p>
        </w:tc>
        <w:tc>
          <w:tcPr>
            <w:tcW w:w="288" w:type="dxa"/>
          </w:tcPr>
          <w:p w:rsidR="005D7F2D" w:rsidRPr="00E77497" w:rsidRDefault="005D7F2D" w:rsidP="005D7F2D">
            <w:pPr>
              <w:pStyle w:val="SyntaxOneOf"/>
              <w:spacing w:after="60"/>
              <w:rPr>
                <w:rFonts w:cs="Courier New"/>
              </w:rPr>
            </w:pPr>
            <w:r w:rsidRPr="00E77497">
              <w:rPr>
                <w:rFonts w:cs="Courier New"/>
              </w:rPr>
              <w:t>L</w:t>
            </w:r>
          </w:p>
        </w:tc>
        <w:tc>
          <w:tcPr>
            <w:tcW w:w="288" w:type="dxa"/>
          </w:tcPr>
          <w:p w:rsidR="005D7F2D" w:rsidRPr="00E77497" w:rsidRDefault="005D7F2D" w:rsidP="005D7F2D">
            <w:pPr>
              <w:pStyle w:val="SyntaxOneOf"/>
              <w:spacing w:after="60"/>
              <w:rPr>
                <w:rFonts w:cs="Courier New"/>
              </w:rPr>
            </w:pPr>
            <w:r w:rsidRPr="00E77497">
              <w:rPr>
                <w:rFonts w:cs="Courier New"/>
              </w:rPr>
              <w:t>M</w:t>
            </w:r>
          </w:p>
        </w:tc>
        <w:tc>
          <w:tcPr>
            <w:tcW w:w="288" w:type="dxa"/>
          </w:tcPr>
          <w:p w:rsidR="005D7F2D" w:rsidRPr="00E77497" w:rsidRDefault="005D7F2D" w:rsidP="005D7F2D">
            <w:pPr>
              <w:pStyle w:val="SyntaxOneOf"/>
              <w:spacing w:after="60"/>
              <w:rPr>
                <w:rFonts w:cs="Courier New"/>
              </w:rPr>
            </w:pPr>
            <w:r w:rsidRPr="00E77497">
              <w:rPr>
                <w:rFonts w:cs="Courier New"/>
              </w:rPr>
              <w:t>N</w:t>
            </w:r>
          </w:p>
        </w:tc>
        <w:tc>
          <w:tcPr>
            <w:tcW w:w="288" w:type="dxa"/>
          </w:tcPr>
          <w:p w:rsidR="005D7F2D" w:rsidRPr="00E77497" w:rsidRDefault="005D7F2D" w:rsidP="005D7F2D">
            <w:pPr>
              <w:pStyle w:val="SyntaxOneOf"/>
              <w:spacing w:after="60"/>
              <w:rPr>
                <w:rFonts w:cs="Courier New"/>
              </w:rPr>
            </w:pPr>
            <w:r w:rsidRPr="00E77497">
              <w:rPr>
                <w:rFonts w:cs="Courier New"/>
              </w:rPr>
              <w:t>O</w:t>
            </w:r>
          </w:p>
        </w:tc>
        <w:tc>
          <w:tcPr>
            <w:tcW w:w="288" w:type="dxa"/>
          </w:tcPr>
          <w:p w:rsidR="005D7F2D" w:rsidRPr="00E77497" w:rsidRDefault="005D7F2D" w:rsidP="005D7F2D">
            <w:pPr>
              <w:pStyle w:val="SyntaxOneOf"/>
              <w:spacing w:after="60"/>
              <w:rPr>
                <w:rFonts w:cs="Courier New"/>
              </w:rPr>
            </w:pPr>
            <w:r w:rsidRPr="00E77497">
              <w:rPr>
                <w:rFonts w:cs="Courier New"/>
              </w:rPr>
              <w:t>P</w:t>
            </w:r>
          </w:p>
        </w:tc>
        <w:tc>
          <w:tcPr>
            <w:tcW w:w="288" w:type="dxa"/>
          </w:tcPr>
          <w:p w:rsidR="005D7F2D" w:rsidRPr="00E77497" w:rsidRDefault="005D7F2D" w:rsidP="005D7F2D">
            <w:pPr>
              <w:pStyle w:val="SyntaxOneOf"/>
              <w:spacing w:after="60"/>
              <w:rPr>
                <w:rFonts w:cs="Courier New"/>
              </w:rPr>
            </w:pPr>
            <w:r w:rsidRPr="00E77497">
              <w:rPr>
                <w:rFonts w:cs="Courier New"/>
              </w:rPr>
              <w:t>Q</w:t>
            </w:r>
          </w:p>
        </w:tc>
        <w:tc>
          <w:tcPr>
            <w:tcW w:w="288" w:type="dxa"/>
          </w:tcPr>
          <w:p w:rsidR="005D7F2D" w:rsidRPr="00E77497" w:rsidRDefault="005D7F2D" w:rsidP="005D7F2D">
            <w:pPr>
              <w:pStyle w:val="SyntaxOneOf"/>
              <w:spacing w:after="60"/>
              <w:rPr>
                <w:rFonts w:cs="Courier New"/>
              </w:rPr>
            </w:pPr>
            <w:r w:rsidRPr="00E77497">
              <w:rPr>
                <w:rFonts w:cs="Courier New"/>
              </w:rPr>
              <w:t>R</w:t>
            </w:r>
          </w:p>
        </w:tc>
        <w:tc>
          <w:tcPr>
            <w:tcW w:w="288" w:type="dxa"/>
          </w:tcPr>
          <w:p w:rsidR="005D7F2D" w:rsidRPr="00E77497" w:rsidRDefault="005D7F2D" w:rsidP="005D7F2D">
            <w:pPr>
              <w:pStyle w:val="SyntaxOneOf"/>
              <w:spacing w:after="60"/>
              <w:rPr>
                <w:rFonts w:cs="Courier New"/>
              </w:rPr>
            </w:pPr>
            <w:r w:rsidRPr="00E77497">
              <w:rPr>
                <w:rFonts w:cs="Courier New"/>
              </w:rPr>
              <w:t>S</w:t>
            </w:r>
          </w:p>
        </w:tc>
        <w:tc>
          <w:tcPr>
            <w:tcW w:w="288" w:type="dxa"/>
          </w:tcPr>
          <w:p w:rsidR="005D7F2D" w:rsidRPr="00E77497" w:rsidRDefault="005D7F2D" w:rsidP="005D7F2D">
            <w:pPr>
              <w:pStyle w:val="SyntaxOneOf"/>
              <w:spacing w:after="60"/>
              <w:rPr>
                <w:rFonts w:cs="Courier New"/>
              </w:rPr>
            </w:pPr>
            <w:r w:rsidRPr="00E77497">
              <w:rPr>
                <w:rFonts w:cs="Courier New"/>
              </w:rPr>
              <w:t>T</w:t>
            </w:r>
          </w:p>
        </w:tc>
        <w:tc>
          <w:tcPr>
            <w:tcW w:w="288" w:type="dxa"/>
          </w:tcPr>
          <w:p w:rsidR="005D7F2D" w:rsidRPr="00E77497" w:rsidRDefault="005D7F2D" w:rsidP="005D7F2D">
            <w:pPr>
              <w:pStyle w:val="SyntaxOneOf"/>
              <w:spacing w:after="60"/>
              <w:rPr>
                <w:rFonts w:cs="Courier New"/>
              </w:rPr>
            </w:pPr>
            <w:r w:rsidRPr="00E77497">
              <w:rPr>
                <w:rFonts w:cs="Courier New"/>
              </w:rPr>
              <w:t>U</w:t>
            </w:r>
          </w:p>
        </w:tc>
        <w:tc>
          <w:tcPr>
            <w:tcW w:w="288" w:type="dxa"/>
          </w:tcPr>
          <w:p w:rsidR="005D7F2D" w:rsidRPr="00E77497" w:rsidRDefault="005D7F2D" w:rsidP="005D7F2D">
            <w:pPr>
              <w:pStyle w:val="SyntaxOneOf"/>
              <w:spacing w:after="60"/>
              <w:rPr>
                <w:rFonts w:cs="Courier New"/>
              </w:rPr>
            </w:pPr>
            <w:r w:rsidRPr="00E77497">
              <w:rPr>
                <w:rFonts w:cs="Courier New"/>
              </w:rPr>
              <w:t>V</w:t>
            </w:r>
          </w:p>
        </w:tc>
        <w:tc>
          <w:tcPr>
            <w:tcW w:w="288" w:type="dxa"/>
          </w:tcPr>
          <w:p w:rsidR="005D7F2D" w:rsidRPr="00E77497" w:rsidRDefault="005D7F2D" w:rsidP="005D7F2D">
            <w:pPr>
              <w:pStyle w:val="SyntaxOneOf"/>
              <w:spacing w:after="60"/>
              <w:rPr>
                <w:rFonts w:cs="Courier New"/>
              </w:rPr>
            </w:pPr>
            <w:r w:rsidRPr="00E77497">
              <w:rPr>
                <w:rFonts w:cs="Courier New"/>
              </w:rPr>
              <w:t>W</w:t>
            </w:r>
          </w:p>
        </w:tc>
        <w:tc>
          <w:tcPr>
            <w:tcW w:w="288" w:type="dxa"/>
          </w:tcPr>
          <w:p w:rsidR="005D7F2D" w:rsidRPr="00E77497" w:rsidRDefault="005D7F2D" w:rsidP="005D7F2D">
            <w:pPr>
              <w:pStyle w:val="SyntaxOneOf"/>
              <w:spacing w:after="60"/>
              <w:rPr>
                <w:rFonts w:cs="Courier New"/>
              </w:rPr>
            </w:pPr>
            <w:r w:rsidRPr="00E77497">
              <w:rPr>
                <w:rFonts w:cs="Courier New"/>
              </w:rPr>
              <w:t>X</w:t>
            </w:r>
          </w:p>
        </w:tc>
        <w:tc>
          <w:tcPr>
            <w:tcW w:w="288" w:type="dxa"/>
          </w:tcPr>
          <w:p w:rsidR="005D7F2D" w:rsidRPr="00E77497" w:rsidRDefault="005D7F2D" w:rsidP="005D7F2D">
            <w:pPr>
              <w:pStyle w:val="SyntaxOneOf"/>
              <w:spacing w:after="60"/>
              <w:rPr>
                <w:rFonts w:cs="Courier New"/>
              </w:rPr>
            </w:pPr>
            <w:r w:rsidRPr="00E77497">
              <w:rPr>
                <w:rFonts w:cs="Courier New"/>
              </w:rPr>
              <w:t>Y</w:t>
            </w:r>
          </w:p>
        </w:tc>
        <w:tc>
          <w:tcPr>
            <w:tcW w:w="288" w:type="dxa"/>
          </w:tcPr>
          <w:p w:rsidR="005D7F2D" w:rsidRPr="00E77497" w:rsidRDefault="005D7F2D" w:rsidP="005D7F2D">
            <w:pPr>
              <w:pStyle w:val="SyntaxOneOf"/>
              <w:spacing w:after="60"/>
              <w:rPr>
                <w:rFonts w:cs="Courier New"/>
              </w:rPr>
            </w:pPr>
            <w:r w:rsidRPr="00E77497">
              <w:rPr>
                <w:rFonts w:cs="Courier New"/>
              </w:rPr>
              <w:t>Z</w:t>
            </w:r>
          </w:p>
        </w:tc>
      </w:tr>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0</w:t>
            </w:r>
          </w:p>
        </w:tc>
        <w:tc>
          <w:tcPr>
            <w:tcW w:w="288" w:type="dxa"/>
          </w:tcPr>
          <w:p w:rsidR="005D7F2D" w:rsidRPr="00E77497" w:rsidRDefault="005D7F2D" w:rsidP="005D7F2D">
            <w:pPr>
              <w:pStyle w:val="SyntaxOneOf"/>
              <w:spacing w:after="60"/>
              <w:rPr>
                <w:rFonts w:cs="Courier New"/>
              </w:rPr>
            </w:pPr>
            <w:r w:rsidRPr="00E77497">
              <w:rPr>
                <w:rFonts w:cs="Courier New"/>
              </w:rPr>
              <w:t>1</w:t>
            </w:r>
          </w:p>
        </w:tc>
        <w:tc>
          <w:tcPr>
            <w:tcW w:w="288" w:type="dxa"/>
          </w:tcPr>
          <w:p w:rsidR="005D7F2D" w:rsidRPr="00E77497" w:rsidRDefault="005D7F2D" w:rsidP="005D7F2D">
            <w:pPr>
              <w:pStyle w:val="SyntaxOneOf"/>
              <w:spacing w:after="60"/>
              <w:rPr>
                <w:rFonts w:cs="Courier New"/>
              </w:rPr>
            </w:pPr>
            <w:r w:rsidRPr="00E77497">
              <w:rPr>
                <w:rFonts w:cs="Courier New"/>
              </w:rPr>
              <w:t>2</w:t>
            </w:r>
          </w:p>
        </w:tc>
        <w:tc>
          <w:tcPr>
            <w:tcW w:w="288" w:type="dxa"/>
          </w:tcPr>
          <w:p w:rsidR="005D7F2D" w:rsidRPr="00E77497" w:rsidRDefault="005D7F2D" w:rsidP="005D7F2D">
            <w:pPr>
              <w:pStyle w:val="SyntaxOneOf"/>
              <w:spacing w:after="60"/>
              <w:rPr>
                <w:rFonts w:cs="Courier New"/>
              </w:rPr>
            </w:pPr>
            <w:r w:rsidRPr="00E77497">
              <w:rPr>
                <w:rFonts w:cs="Courier New"/>
              </w:rPr>
              <w:t>3</w:t>
            </w:r>
          </w:p>
        </w:tc>
        <w:tc>
          <w:tcPr>
            <w:tcW w:w="288" w:type="dxa"/>
          </w:tcPr>
          <w:p w:rsidR="005D7F2D" w:rsidRPr="00E77497" w:rsidRDefault="005D7F2D" w:rsidP="005D7F2D">
            <w:pPr>
              <w:pStyle w:val="SyntaxOneOf"/>
              <w:spacing w:after="60"/>
              <w:rPr>
                <w:rFonts w:cs="Courier New"/>
              </w:rPr>
            </w:pPr>
            <w:r w:rsidRPr="00E77497">
              <w:rPr>
                <w:rFonts w:cs="Courier New"/>
              </w:rPr>
              <w:t>4</w:t>
            </w:r>
          </w:p>
        </w:tc>
        <w:tc>
          <w:tcPr>
            <w:tcW w:w="288" w:type="dxa"/>
          </w:tcPr>
          <w:p w:rsidR="005D7F2D" w:rsidRPr="00E77497" w:rsidRDefault="005D7F2D" w:rsidP="005D7F2D">
            <w:pPr>
              <w:pStyle w:val="SyntaxOneOf"/>
              <w:spacing w:after="60"/>
              <w:rPr>
                <w:rFonts w:cs="Courier New"/>
              </w:rPr>
            </w:pPr>
            <w:r w:rsidRPr="00E77497">
              <w:rPr>
                <w:rFonts w:cs="Courier New"/>
              </w:rPr>
              <w:t>5</w:t>
            </w:r>
          </w:p>
        </w:tc>
        <w:tc>
          <w:tcPr>
            <w:tcW w:w="288" w:type="dxa"/>
          </w:tcPr>
          <w:p w:rsidR="005D7F2D" w:rsidRPr="00E77497" w:rsidRDefault="005D7F2D" w:rsidP="005D7F2D">
            <w:pPr>
              <w:pStyle w:val="SyntaxOneOf"/>
              <w:spacing w:after="60"/>
              <w:rPr>
                <w:rFonts w:cs="Courier New"/>
              </w:rPr>
            </w:pPr>
            <w:r w:rsidRPr="00E77497">
              <w:rPr>
                <w:rFonts w:cs="Courier New"/>
              </w:rPr>
              <w:t>6</w:t>
            </w:r>
          </w:p>
        </w:tc>
        <w:tc>
          <w:tcPr>
            <w:tcW w:w="288" w:type="dxa"/>
          </w:tcPr>
          <w:p w:rsidR="005D7F2D" w:rsidRPr="00E77497" w:rsidRDefault="005D7F2D" w:rsidP="005D7F2D">
            <w:pPr>
              <w:pStyle w:val="SyntaxOneOf"/>
              <w:spacing w:after="60"/>
              <w:rPr>
                <w:rFonts w:cs="Courier New"/>
              </w:rPr>
            </w:pPr>
            <w:r w:rsidRPr="00E77497">
              <w:rPr>
                <w:rFonts w:cs="Courier New"/>
              </w:rPr>
              <w:t>7</w:t>
            </w:r>
          </w:p>
        </w:tc>
        <w:tc>
          <w:tcPr>
            <w:tcW w:w="288" w:type="dxa"/>
          </w:tcPr>
          <w:p w:rsidR="005D7F2D" w:rsidRPr="00E77497" w:rsidRDefault="005D7F2D" w:rsidP="005D7F2D">
            <w:pPr>
              <w:pStyle w:val="SyntaxOneOf"/>
              <w:spacing w:after="60"/>
              <w:rPr>
                <w:rFonts w:cs="Courier New"/>
              </w:rPr>
            </w:pPr>
            <w:r w:rsidRPr="00E77497">
              <w:rPr>
                <w:rFonts w:cs="Courier New"/>
              </w:rPr>
              <w:t>8</w:t>
            </w:r>
          </w:p>
        </w:tc>
        <w:tc>
          <w:tcPr>
            <w:tcW w:w="288" w:type="dxa"/>
          </w:tcPr>
          <w:p w:rsidR="005D7F2D" w:rsidRPr="00E77497" w:rsidRDefault="005D7F2D" w:rsidP="005D7F2D">
            <w:pPr>
              <w:pStyle w:val="SyntaxOneOf"/>
              <w:spacing w:after="60"/>
              <w:rPr>
                <w:rFonts w:cs="Courier New"/>
              </w:rPr>
            </w:pPr>
            <w:r w:rsidRPr="00E77497">
              <w:rPr>
                <w:rFonts w:cs="Courier New"/>
              </w:rPr>
              <w:t>9</w:t>
            </w:r>
          </w:p>
        </w:tc>
        <w:tc>
          <w:tcPr>
            <w:tcW w:w="288" w:type="dxa"/>
          </w:tcPr>
          <w:p w:rsidR="005D7F2D" w:rsidRPr="00E77497" w:rsidRDefault="005D7F2D" w:rsidP="005D7F2D">
            <w:pPr>
              <w:pStyle w:val="SyntaxOneOf"/>
              <w:spacing w:after="60"/>
              <w:rPr>
                <w:rFonts w:cs="Courier New"/>
              </w:rPr>
            </w:pPr>
            <w:r w:rsidRPr="00E77497">
              <w:rPr>
                <w:rFonts w:cs="Courier New"/>
              </w:rPr>
              <w:t>_</w:t>
            </w: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r>
    </w:tbl>
    <w:p w:rsidR="005D7F2D" w:rsidRPr="00E77497" w:rsidRDefault="005D7F2D" w:rsidP="005D7F2D">
      <w:pPr>
        <w:pStyle w:val="Alg4"/>
        <w:numPr>
          <w:ilvl w:val="0"/>
          <w:numId w:val="295"/>
        </w:numPr>
        <w:spacing w:after="220"/>
      </w:pPr>
      <w:r w:rsidRPr="00E77497">
        <w:t xml:space="preserve">Return </w:t>
      </w:r>
      <w:r w:rsidRPr="00E77497">
        <w:rPr>
          <w:b/>
        </w:rPr>
        <w:t>false</w:t>
      </w:r>
      <w:r w:rsidRPr="00E77497">
        <w:t>.</w:t>
      </w:r>
    </w:p>
    <w:p w:rsidR="005D7F2D" w:rsidRPr="00E77497" w:rsidRDefault="005D7F2D" w:rsidP="005D7F2D">
      <w:pPr>
        <w:pStyle w:val="Heading4"/>
      </w:pPr>
      <w:r w:rsidRPr="00E77497">
        <w:t>Quantifier</w:t>
      </w:r>
    </w:p>
    <w:p w:rsidR="005D7F2D" w:rsidRPr="00E77497" w:rsidRDefault="005D7F2D" w:rsidP="005D7F2D">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rsidR="005D7F2D" w:rsidRPr="00E77497" w:rsidRDefault="005D7F2D" w:rsidP="005D7F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5D7F2D" w:rsidRPr="00E77497" w:rsidRDefault="005D7F2D" w:rsidP="005D7F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rsidR="005D7F2D" w:rsidRPr="00E77497" w:rsidRDefault="005D7F2D" w:rsidP="005D7F2D">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5D7F2D" w:rsidRPr="00E77497" w:rsidRDefault="005D7F2D" w:rsidP="005D7F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rsidR="005D7F2D" w:rsidRPr="004D1BD1"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rsidR="005D7F2D" w:rsidRPr="004D1BD1" w:rsidRDefault="005D7F2D" w:rsidP="005D7F2D">
      <w:r w:rsidRPr="008B7F6F">
        <w:lastRenderedPageBreak/>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rsidR="005D7F2D" w:rsidRPr="00E65A34" w:rsidRDefault="005D7F2D" w:rsidP="005D7F2D">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rsidR="005D7F2D" w:rsidRPr="00E77497" w:rsidRDefault="005D7F2D" w:rsidP="005D7F2D">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rsidR="008E26B6">
        <w:fldChar w:fldCharType="begin"/>
      </w:r>
      <w:r w:rsidR="008E26B6">
        <w:instrText xml:space="preserve"> REF _Ref424530746 \r \h </w:instrText>
      </w:r>
      <w:r w:rsidR="008E26B6">
        <w:fldChar w:fldCharType="separate"/>
      </w:r>
      <w:r w:rsidR="00460CAC">
        <w:t>11.8.3</w:t>
      </w:r>
      <w:r w:rsidR="008E26B6">
        <w:fldChar w:fldCharType="end"/>
      </w:r>
      <w:r w:rsidRPr="00E77497">
        <w:t>).</w:t>
      </w:r>
    </w:p>
    <w:p w:rsidR="005D7F2D" w:rsidRPr="00E77497" w:rsidRDefault="005D7F2D" w:rsidP="005D7F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rsidR="005D7F2D" w:rsidRPr="00E77497" w:rsidRDefault="005D7F2D" w:rsidP="005D7F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rsidR="005D7F2D" w:rsidRPr="00E77497" w:rsidRDefault="005D7F2D" w:rsidP="005D7F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rsidR="005D7F2D" w:rsidRPr="00E77497" w:rsidRDefault="005D7F2D" w:rsidP="005D7F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rsidR="005D7F2D" w:rsidRPr="00E77497" w:rsidRDefault="005D7F2D" w:rsidP="005D7F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rsidR="005D7F2D" w:rsidRPr="00E77497" w:rsidRDefault="005D7F2D" w:rsidP="005D7F2D">
      <w:pPr>
        <w:pStyle w:val="Heading4"/>
      </w:pPr>
      <w:r w:rsidRPr="00E77497">
        <w:t>Atom</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rsidR="005D7F2D" w:rsidRPr="00E77497" w:rsidRDefault="005D7F2D" w:rsidP="005D7F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rsidR="005D7F2D" w:rsidRPr="00E77497" w:rsidRDefault="005D7F2D" w:rsidP="005D7F2D">
      <w:pPr>
        <w:pStyle w:val="Alg4"/>
        <w:numPr>
          <w:ilvl w:val="0"/>
          <w:numId w:val="304"/>
        </w:numPr>
      </w:pPr>
      <w:r w:rsidRPr="00E77497">
        <w:t xml:space="preserve">Let </w:t>
      </w:r>
      <w:r w:rsidRPr="00E77497">
        <w:rPr>
          <w:i/>
        </w:rPr>
        <w:t>A</w:t>
      </w:r>
      <w:r w:rsidRPr="00E77497">
        <w:t xml:space="preserve"> be a</w:t>
      </w:r>
      <w:ins w:id="11707" w:author="Rev 19 Allen Wirfs-Brock" w:date="2013-09-26T17:30:00Z">
        <w:r w:rsidR="00284A05">
          <w:t>n</w:t>
        </w:r>
      </w:ins>
      <w:r w:rsidRPr="00E77497">
        <w:t xml:space="preserve"> one-element CharSet containing the character </w:t>
      </w:r>
      <w:r w:rsidRPr="00E77497">
        <w:rPr>
          <w:i/>
        </w:rPr>
        <w:t>ch</w:t>
      </w:r>
      <w:r w:rsidRPr="00E77497">
        <w:t>.</w:t>
      </w:r>
    </w:p>
    <w:p w:rsidR="005D7F2D" w:rsidRPr="00E77497" w:rsidRDefault="005D7F2D" w:rsidP="005D7F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rsidR="005D7F2D" w:rsidRPr="00E77497" w:rsidRDefault="005D7F2D" w:rsidP="005D7F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rsidR="005D7F2D" w:rsidRPr="00E77497" w:rsidRDefault="005D7F2D" w:rsidP="005D7F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rsidR="005D7F2D" w:rsidRPr="00E77497" w:rsidRDefault="005D7F2D" w:rsidP="005D7F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rsidR="005D7F2D" w:rsidRPr="00E77497" w:rsidRDefault="005D7F2D" w:rsidP="005D7F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rsidR="005D7F2D" w:rsidRPr="00E77497" w:rsidRDefault="005D7F2D" w:rsidP="005D7F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rsidR="005D7F2D" w:rsidRPr="00E77497" w:rsidRDefault="005D7F2D" w:rsidP="005D7F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rsidR="005D7F2D" w:rsidRPr="00E77497" w:rsidRDefault="005D7F2D" w:rsidP="005D7F2D">
      <w:pPr>
        <w:pStyle w:val="Alg41"/>
        <w:numPr>
          <w:ilvl w:val="6"/>
          <w:numId w:val="307"/>
        </w:numPr>
        <w:tabs>
          <w:tab w:val="clear" w:pos="4680"/>
        </w:tabs>
        <w:ind w:left="3240"/>
      </w:pPr>
      <w:r w:rsidRPr="00E77497">
        <w:lastRenderedPageBreak/>
        <w:t xml:space="preserve">Call </w:t>
      </w:r>
      <w:r w:rsidRPr="00E77497">
        <w:rPr>
          <w:i/>
        </w:rPr>
        <w:t>c</w:t>
      </w:r>
      <w:r w:rsidRPr="00E77497">
        <w:t>(</w:t>
      </w:r>
      <w:r w:rsidRPr="00E77497">
        <w:rPr>
          <w:i/>
        </w:rPr>
        <w:t>z</w:t>
      </w:r>
      <w:r w:rsidRPr="00E77497">
        <w:t>) and return its result.</w:t>
      </w:r>
    </w:p>
    <w:p w:rsidR="005D7F2D" w:rsidRPr="00E77497" w:rsidRDefault="005D7F2D" w:rsidP="005D7F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rsidR="005D7F2D" w:rsidRPr="00E77497" w:rsidRDefault="005D7F2D" w:rsidP="005D7F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e</w:t>
      </w:r>
      <w:r w:rsidRPr="00E77497">
        <w:t xml:space="preserve"> is </w:t>
      </w:r>
      <w:r w:rsidRPr="00E77497">
        <w:rPr>
          <w:i/>
        </w:rPr>
        <w:t>InputLength</w:t>
      </w:r>
      <w:r w:rsidRPr="00E77497">
        <w:t xml:space="preserve">, return </w:t>
      </w:r>
      <w:r w:rsidRPr="00E77497">
        <w:rPr>
          <w:b/>
        </w:rPr>
        <w:t>failure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rsidR="005D7F2D" w:rsidRPr="00E77497" w:rsidRDefault="005D7F2D" w:rsidP="005D7F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xml:space="preserve">, return </w:t>
      </w:r>
      <w:r w:rsidRPr="00E77497">
        <w:rPr>
          <w:b/>
        </w:rPr>
        <w:t>failure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rsidR="005D7F2D" w:rsidRPr="00E77497" w:rsidRDefault="005D7F2D" w:rsidP="005D7F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return</w:t>
      </w:r>
      <w:r w:rsidRPr="00E77497">
        <w:rPr>
          <w:b/>
        </w:rPr>
        <w:t xml:space="preserve"> failure.</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rsidR="005D7F2D" w:rsidRPr="00E77497" w:rsidRDefault="005D7F2D" w:rsidP="005D7F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rsidR="005D7F2D" w:rsidRPr="00E77497" w:rsidRDefault="005D7F2D" w:rsidP="005D7F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rsidR="005D7F2D" w:rsidRPr="00E77497" w:rsidRDefault="005D7F2D" w:rsidP="005D7F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rsidR="005D7F2D" w:rsidRPr="00E77497" w:rsidRDefault="005D7F2D" w:rsidP="005D7F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rsidR="005D7F2D" w:rsidRPr="00E77497" w:rsidRDefault="005D7F2D" w:rsidP="005D7F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rsidR="005D7F2D" w:rsidRPr="00E77497" w:rsidRDefault="005D7F2D" w:rsidP="005D7F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rsidR="005D7F2D" w:rsidRPr="00E77497" w:rsidRDefault="005D7F2D" w:rsidP="005D7F2D">
      <w:pPr>
        <w:pStyle w:val="Alg4"/>
        <w:numPr>
          <w:ilvl w:val="0"/>
          <w:numId w:val="311"/>
        </w:numPr>
        <w:spacing w:after="120"/>
      </w:pPr>
      <w:r w:rsidRPr="00E77497">
        <w:t xml:space="preserve">Return </w:t>
      </w:r>
      <w:r w:rsidRPr="00E77497">
        <w:rPr>
          <w:i/>
        </w:rPr>
        <w:t>cu</w:t>
      </w:r>
      <w:r w:rsidRPr="00E77497">
        <w:t>.</w:t>
      </w:r>
    </w:p>
    <w:p w:rsidR="005D7F2D" w:rsidRPr="00E77497" w:rsidRDefault="005D7F2D" w:rsidP="005D7F2D">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rsidR="005D7F2D" w:rsidRPr="00E77497" w:rsidRDefault="005D7F2D" w:rsidP="005D7F2D">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rsidR="005D7F2D" w:rsidRPr="00E77497" w:rsidRDefault="005D7F2D" w:rsidP="005D7F2D">
      <w:pPr>
        <w:pStyle w:val="Note"/>
        <w:spacing w:after="60"/>
      </w:pPr>
      <w:r w:rsidRPr="00E77497">
        <w:t>For example,</w:t>
      </w:r>
    </w:p>
    <w:p w:rsidR="005D7F2D" w:rsidRPr="00E77497" w:rsidRDefault="005D7F2D" w:rsidP="005D7F2D">
      <w:pPr>
        <w:pStyle w:val="CodeSample4"/>
        <w:spacing w:after="60"/>
        <w:ind w:left="2059"/>
        <w:rPr>
          <w:sz w:val="18"/>
        </w:rPr>
      </w:pPr>
      <w:r w:rsidRPr="00E77497">
        <w:rPr>
          <w:sz w:val="18"/>
        </w:rPr>
        <w:t>/(?=(a+))/.exec("baaabac")</w:t>
      </w:r>
    </w:p>
    <w:p w:rsidR="005D7F2D" w:rsidRPr="00E77497" w:rsidRDefault="005D7F2D" w:rsidP="005D7F2D">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rsidR="005D7F2D" w:rsidRPr="00E77497" w:rsidRDefault="005D7F2D" w:rsidP="005D7F2D">
      <w:pPr>
        <w:pStyle w:val="CodeSample4"/>
        <w:spacing w:after="240"/>
        <w:ind w:left="2059"/>
        <w:rPr>
          <w:sz w:val="18"/>
        </w:rPr>
      </w:pPr>
      <w:r w:rsidRPr="00E77497">
        <w:rPr>
          <w:sz w:val="18"/>
        </w:rPr>
        <w:t>["", "aaa"]</w:t>
      </w:r>
    </w:p>
    <w:p w:rsidR="005D7F2D" w:rsidRPr="00E77497" w:rsidRDefault="005D7F2D" w:rsidP="005D7F2D">
      <w:pPr>
        <w:pStyle w:val="Note"/>
        <w:spacing w:after="60"/>
      </w:pPr>
      <w:r w:rsidRPr="00E77497">
        <w:t>To illustrate the lack of backtracking into the lookahead, consider:</w:t>
      </w:r>
    </w:p>
    <w:p w:rsidR="005D7F2D" w:rsidRPr="00E77497" w:rsidRDefault="005D7F2D" w:rsidP="005D7F2D">
      <w:pPr>
        <w:pStyle w:val="CodeSample4"/>
        <w:spacing w:after="240"/>
        <w:ind w:left="2059"/>
        <w:rPr>
          <w:sz w:val="18"/>
        </w:rPr>
      </w:pPr>
      <w:r w:rsidRPr="00E77497">
        <w:rPr>
          <w:sz w:val="18"/>
        </w:rPr>
        <w:t>/(?=(a+))a*b\1/.exec("baaabac")</w:t>
      </w:r>
    </w:p>
    <w:p w:rsidR="005D7F2D" w:rsidRPr="00E77497" w:rsidRDefault="005D7F2D" w:rsidP="005D7F2D">
      <w:pPr>
        <w:pStyle w:val="Note"/>
        <w:spacing w:after="60"/>
      </w:pPr>
      <w:r w:rsidRPr="00E77497">
        <w:t>This expression returns</w:t>
      </w:r>
    </w:p>
    <w:p w:rsidR="005D7F2D" w:rsidRPr="00E77497" w:rsidRDefault="005D7F2D" w:rsidP="005D7F2D">
      <w:pPr>
        <w:pStyle w:val="CodeSample4"/>
        <w:spacing w:after="60"/>
        <w:ind w:left="2059"/>
        <w:rPr>
          <w:sz w:val="18"/>
        </w:rPr>
      </w:pPr>
      <w:r w:rsidRPr="00E77497">
        <w:rPr>
          <w:sz w:val="18"/>
        </w:rPr>
        <w:lastRenderedPageBreak/>
        <w:t>["aba", "a"]</w:t>
      </w:r>
    </w:p>
    <w:p w:rsidR="005D7F2D" w:rsidRPr="00E77497" w:rsidRDefault="005D7F2D" w:rsidP="005D7F2D">
      <w:pPr>
        <w:pStyle w:val="Note"/>
        <w:spacing w:after="60"/>
      </w:pPr>
      <w:r w:rsidRPr="00E77497">
        <w:t>and not:</w:t>
      </w:r>
    </w:p>
    <w:p w:rsidR="005D7F2D" w:rsidRPr="00E77497" w:rsidRDefault="005D7F2D" w:rsidP="005D7F2D">
      <w:pPr>
        <w:pStyle w:val="CodeSample4"/>
        <w:spacing w:after="240"/>
        <w:ind w:left="2059"/>
        <w:rPr>
          <w:sz w:val="18"/>
        </w:rPr>
      </w:pPr>
      <w:r w:rsidRPr="00E77497">
        <w:rPr>
          <w:sz w:val="18"/>
        </w:rPr>
        <w:t>["aaaba", "a"]</w:t>
      </w:r>
    </w:p>
    <w:p w:rsidR="005D7F2D" w:rsidRPr="00E77497" w:rsidRDefault="005D7F2D" w:rsidP="005D7F2D">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rsidR="005D7F2D" w:rsidRPr="00E77497" w:rsidRDefault="005D7F2D" w:rsidP="005D7F2D">
      <w:pPr>
        <w:pStyle w:val="CodeSample4"/>
        <w:spacing w:after="60"/>
        <w:ind w:left="2059"/>
        <w:rPr>
          <w:sz w:val="18"/>
        </w:rPr>
      </w:pPr>
      <w:r w:rsidRPr="00E77497">
        <w:rPr>
          <w:sz w:val="18"/>
        </w:rPr>
        <w:t>/(.*?)a(?!(a+)b\2c)\2(.*)/.exec("baaabaac")</w:t>
      </w:r>
    </w:p>
    <w:p w:rsidR="005D7F2D" w:rsidRPr="00E77497" w:rsidRDefault="005D7F2D" w:rsidP="005D7F2D">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rsidR="005D7F2D" w:rsidRPr="00E77497" w:rsidRDefault="005D7F2D" w:rsidP="005D7F2D">
      <w:pPr>
        <w:pStyle w:val="CodeSample4"/>
        <w:spacing w:after="60"/>
        <w:ind w:left="2059"/>
        <w:rPr>
          <w:sz w:val="18"/>
        </w:rPr>
      </w:pPr>
      <w:r w:rsidRPr="00E77497">
        <w:rPr>
          <w:sz w:val="18"/>
        </w:rPr>
        <w:t>["baaabaac", "ba", undefined, "abaac"]</w:t>
      </w:r>
    </w:p>
    <w:p w:rsidR="005D7F2D" w:rsidRPr="00E77497" w:rsidRDefault="005D7F2D" w:rsidP="005D7F2D">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rsidR="005D7F2D" w:rsidRPr="00E77497" w:rsidRDefault="005D7F2D" w:rsidP="005D7F2D">
      <w:pPr>
        <w:pStyle w:val="Heading4"/>
      </w:pPr>
      <w:r w:rsidRPr="00E77497">
        <w:t>AtomEscape</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5D7F2D" w:rsidRPr="00E77497" w:rsidRDefault="005D7F2D" w:rsidP="005D7F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rsidR="005D7F2D" w:rsidRPr="00E77497" w:rsidRDefault="005D7F2D" w:rsidP="005D7F2D">
      <w:pPr>
        <w:pStyle w:val="Alg4"/>
        <w:numPr>
          <w:ilvl w:val="0"/>
          <w:numId w:val="314"/>
        </w:numPr>
      </w:pPr>
      <w:r w:rsidRPr="00E77497">
        <w:t xml:space="preserve">If </w:t>
      </w:r>
      <w:r w:rsidRPr="00E77497">
        <w:rPr>
          <w:i/>
        </w:rPr>
        <w:t>E</w:t>
      </w:r>
      <w:r w:rsidRPr="00E77497">
        <w:t xml:space="preserve"> is a character, then</w:t>
      </w:r>
    </w:p>
    <w:p w:rsidR="005D7F2D" w:rsidRPr="00E77497" w:rsidRDefault="005D7F2D" w:rsidP="005D7F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rsidR="005D7F2D" w:rsidRPr="00E77497" w:rsidRDefault="005D7F2D" w:rsidP="005D7F2D">
      <w:pPr>
        <w:pStyle w:val="Alg4"/>
        <w:numPr>
          <w:ilvl w:val="1"/>
          <w:numId w:val="314"/>
        </w:numPr>
      </w:pPr>
      <w:r w:rsidRPr="00E77497">
        <w:t xml:space="preserve">Let </w:t>
      </w:r>
      <w:r w:rsidRPr="00E77497">
        <w:rPr>
          <w:i/>
        </w:rPr>
        <w:t>A</w:t>
      </w:r>
      <w:r w:rsidRPr="00E77497">
        <w:t xml:space="preserve"> be a</w:t>
      </w:r>
      <w:ins w:id="11708" w:author="Rev 19 Allen Wirfs-Brock" w:date="2013-09-26T17:30:00Z">
        <w:r w:rsidR="00284A05">
          <w:t>n</w:t>
        </w:r>
      </w:ins>
      <w:r w:rsidRPr="00E77497">
        <w:t xml:space="preserve"> one-element CharSet containing the character </w:t>
      </w:r>
      <w:r w:rsidRPr="00E77497">
        <w:rPr>
          <w:i/>
        </w:rPr>
        <w:t>ch</w:t>
      </w:r>
      <w:r w:rsidRPr="00E77497">
        <w:t>.</w:t>
      </w:r>
    </w:p>
    <w:p w:rsidR="005D7F2D" w:rsidRPr="00E77497" w:rsidRDefault="005D7F2D" w:rsidP="005D7F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rsidR="005D7F2D" w:rsidRPr="00E77497" w:rsidRDefault="005D7F2D" w:rsidP="005D7F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w:t>
      </w:r>
      <w:r>
        <w:rPr>
          <w:i/>
        </w:rPr>
        <w:t>c</w:t>
      </w:r>
      <w:r w:rsidRPr="00E77497">
        <w:rPr>
          <w:i/>
        </w:rPr>
        <w:t>apturingParens</w:t>
      </w:r>
      <w:r w:rsidRPr="00E77497">
        <w:t xml:space="preserve"> then throw a </w:t>
      </w:r>
      <w:r w:rsidRPr="00E77497">
        <w:rPr>
          <w:b/>
        </w:rPr>
        <w:t>SyntaxError</w:t>
      </w:r>
      <w:r w:rsidRPr="00E77497">
        <w:t xml:space="preserve"> exception.</w:t>
      </w:r>
    </w:p>
    <w:p w:rsidR="005D7F2D" w:rsidRPr="00E77497" w:rsidRDefault="005D7F2D" w:rsidP="005D7F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rsidR="005D7F2D" w:rsidRPr="00E77497" w:rsidRDefault="005D7F2D" w:rsidP="005D7F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rsidR="005D7F2D" w:rsidRPr="00E77497" w:rsidRDefault="005D7F2D" w:rsidP="005D7F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rsidR="005D7F2D" w:rsidRPr="00E77497" w:rsidRDefault="005D7F2D" w:rsidP="005D7F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rsidR="005D7F2D" w:rsidRPr="00E77497" w:rsidRDefault="005D7F2D" w:rsidP="005D7F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rsidR="005D7F2D" w:rsidRPr="00E77497" w:rsidRDefault="005D7F2D" w:rsidP="005D7F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rsidR="005D7F2D" w:rsidRPr="00E77497" w:rsidRDefault="005D7F2D" w:rsidP="005D7F2D">
      <w:pPr>
        <w:pStyle w:val="Alg4"/>
        <w:numPr>
          <w:ilvl w:val="0"/>
          <w:numId w:val="313"/>
        </w:numPr>
      </w:pPr>
      <w:r w:rsidRPr="00E77497">
        <w:t xml:space="preserve">Let </w:t>
      </w:r>
      <w:r w:rsidRPr="00E77497">
        <w:rPr>
          <w:i/>
        </w:rPr>
        <w:t>A</w:t>
      </w:r>
      <w:r w:rsidRPr="00E77497">
        <w:t xml:space="preserve"> be a</w:t>
      </w:r>
      <w:ins w:id="11709" w:author="Rev 19 Allen Wirfs-Brock" w:date="2013-09-26T17:31:00Z">
        <w:r w:rsidR="00284A05">
          <w:t>n</w:t>
        </w:r>
      </w:ins>
      <w:r w:rsidRPr="00E77497">
        <w:t xml:space="preserve"> one-element CharSet containing the character </w:t>
      </w:r>
      <w:r w:rsidRPr="00E77497">
        <w:rPr>
          <w:i/>
        </w:rPr>
        <w:t>ch</w:t>
      </w:r>
      <w:r w:rsidRPr="00E77497">
        <w:t>.</w:t>
      </w:r>
    </w:p>
    <w:p w:rsidR="005D7F2D" w:rsidRPr="00E77497" w:rsidRDefault="005D7F2D" w:rsidP="005D7F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rsidR="005D7F2D" w:rsidRPr="00E77497" w:rsidRDefault="005D7F2D" w:rsidP="005D7F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rsidR="005D7F2D" w:rsidRPr="00E77497" w:rsidRDefault="005D7F2D" w:rsidP="005D7F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pPr>
        <w:pStyle w:val="Note"/>
      </w:pPr>
      <w:r w:rsidRPr="00E77497">
        <w:lastRenderedPageBreak/>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rsidR="006A3D7C">
        <w:fldChar w:fldCharType="begin"/>
      </w:r>
      <w:r w:rsidR="006A3D7C">
        <w:instrText xml:space="preserve"> REF _Ref366078993 \r \h </w:instrText>
      </w:r>
      <w:r w:rsidR="006A3D7C">
        <w:fldChar w:fldCharType="separate"/>
      </w:r>
      <w:r w:rsidR="00460CAC">
        <w:t>21.2.2.11</w:t>
      </w:r>
      <w:r w:rsidR="006A3D7C">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rsidR="005D7F2D" w:rsidRPr="00E77497" w:rsidRDefault="005D7F2D" w:rsidP="005D7F2D">
      <w:pPr>
        <w:pStyle w:val="Heading4"/>
      </w:pPr>
      <w:r w:rsidRPr="00E77497">
        <w:t>CharacterEscape</w:t>
      </w:r>
    </w:p>
    <w:p w:rsidR="005D7F2D" w:rsidRPr="00E77497" w:rsidRDefault="005D7F2D" w:rsidP="005D7F2D">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rsidR="00B6171B">
        <w:t xml:space="preserve"> to </w:t>
      </w:r>
      <w:r w:rsidR="00B6171B">
        <w:fldChar w:fldCharType="begin"/>
      </w:r>
      <w:r w:rsidR="00B6171B">
        <w:instrText xml:space="preserve"> REF _Ref366065901 \h </w:instrText>
      </w:r>
      <w:r w:rsidR="00B6171B">
        <w:fldChar w:fldCharType="separate"/>
      </w:r>
      <w:r w:rsidR="00460CAC">
        <w:t xml:space="preserve">Table </w:t>
      </w:r>
      <w:r w:rsidR="00460CAC">
        <w:rPr>
          <w:noProof/>
        </w:rPr>
        <w:t>34</w:t>
      </w:r>
      <w:r w:rsidR="00B6171B">
        <w:fldChar w:fldCharType="end"/>
      </w:r>
      <w:r w:rsidR="00B6171B">
        <w:t>.</w:t>
      </w:r>
      <w:r w:rsidRPr="00E77497">
        <w:t xml:space="preserve"> </w:t>
      </w:r>
    </w:p>
    <w:p w:rsidR="005D7F2D" w:rsidRPr="00E77497" w:rsidRDefault="005D7F2D" w:rsidP="005D7F2D">
      <w:pPr>
        <w:pStyle w:val="Tabletitle"/>
      </w:pPr>
      <w:bookmarkStart w:id="11710" w:name="_Ref366065901"/>
      <w:r>
        <w:t xml:space="preserve">Table </w:t>
      </w:r>
      <w:r>
        <w:fldChar w:fldCharType="begin"/>
      </w:r>
      <w:r>
        <w:instrText xml:space="preserve"> SEQ Table \* ARABIC </w:instrText>
      </w:r>
      <w:r>
        <w:fldChar w:fldCharType="separate"/>
      </w:r>
      <w:r w:rsidR="00460CAC">
        <w:rPr>
          <w:noProof/>
        </w:rPr>
        <w:t>34</w:t>
      </w:r>
      <w:r>
        <w:fldChar w:fldCharType="end"/>
      </w:r>
      <w:bookmarkEnd w:id="11710"/>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5D7F2D" w:rsidRPr="00170FD1" w:rsidTr="005D7F2D">
        <w:trPr>
          <w:jc w:val="center"/>
        </w:trPr>
        <w:tc>
          <w:tcPr>
            <w:tcW w:w="1896" w:type="dxa"/>
            <w:shd w:val="solid" w:color="C0C0C0" w:fill="FFFFFF"/>
          </w:tcPr>
          <w:p w:rsidR="005D7F2D" w:rsidRPr="007B40AF" w:rsidRDefault="005D7F2D" w:rsidP="005D7F2D">
            <w:pPr>
              <w:spacing w:after="120"/>
              <w:rPr>
                <w:shd w:val="solid" w:color="C0C0C0" w:fill="FFFFFF"/>
              </w:rPr>
            </w:pPr>
            <w:r w:rsidRPr="007B40AF">
              <w:rPr>
                <w:shd w:val="solid" w:color="C0C0C0" w:fill="FFFFFF"/>
              </w:rPr>
              <w:t xml:space="preserve">ControlEscape </w:t>
            </w:r>
          </w:p>
        </w:tc>
        <w:tc>
          <w:tcPr>
            <w:tcW w:w="1709" w:type="dxa"/>
            <w:shd w:val="solid" w:color="C0C0C0" w:fill="FFFFFF"/>
          </w:tcPr>
          <w:p w:rsidR="005D7F2D" w:rsidRPr="007B40AF" w:rsidRDefault="005D7F2D" w:rsidP="005D7F2D">
            <w:pPr>
              <w:spacing w:after="120"/>
              <w:rPr>
                <w:shd w:val="solid" w:color="C0C0C0" w:fill="FFFFFF"/>
              </w:rPr>
            </w:pPr>
            <w:r w:rsidRPr="007B40AF">
              <w:rPr>
                <w:shd w:val="solid" w:color="C0C0C0" w:fill="FFFFFF"/>
              </w:rPr>
              <w:t>Code Unit</w:t>
            </w:r>
          </w:p>
        </w:tc>
        <w:tc>
          <w:tcPr>
            <w:tcW w:w="1896" w:type="dxa"/>
            <w:shd w:val="solid" w:color="C0C0C0" w:fill="FFFFFF"/>
          </w:tcPr>
          <w:p w:rsidR="005D7F2D" w:rsidRPr="007B40AF" w:rsidRDefault="005D7F2D" w:rsidP="005D7F2D">
            <w:pPr>
              <w:spacing w:after="120"/>
              <w:rPr>
                <w:shd w:val="solid" w:color="C0C0C0" w:fill="FFFFFF"/>
              </w:rPr>
            </w:pPr>
            <w:r w:rsidRPr="007B40AF">
              <w:rPr>
                <w:shd w:val="solid" w:color="C0C0C0" w:fill="FFFFFF"/>
              </w:rPr>
              <w:t>Name</w:t>
            </w:r>
          </w:p>
        </w:tc>
        <w:tc>
          <w:tcPr>
            <w:tcW w:w="1003" w:type="dxa"/>
            <w:shd w:val="solid" w:color="C0C0C0" w:fill="FFFFFF"/>
          </w:tcPr>
          <w:p w:rsidR="005D7F2D" w:rsidRPr="007B40AF" w:rsidRDefault="005D7F2D" w:rsidP="005D7F2D">
            <w:pPr>
              <w:spacing w:after="120"/>
              <w:rPr>
                <w:shd w:val="solid" w:color="C0C0C0" w:fill="FFFFFF"/>
              </w:rPr>
            </w:pPr>
            <w:r w:rsidRPr="007B40AF">
              <w:rPr>
                <w:shd w:val="solid" w:color="C0C0C0" w:fill="FFFFFF"/>
              </w:rPr>
              <w:t>Symbol</w:t>
            </w:r>
          </w:p>
        </w:tc>
      </w:tr>
      <w:tr w:rsidR="005D7F2D" w:rsidRPr="00E77497" w:rsidTr="005D7F2D">
        <w:trPr>
          <w:jc w:val="center"/>
        </w:trPr>
        <w:tc>
          <w:tcPr>
            <w:tcW w:w="1896" w:type="dxa"/>
          </w:tcPr>
          <w:p w:rsidR="005D7F2D" w:rsidRPr="00A67AF2" w:rsidRDefault="005D7F2D" w:rsidP="005D7F2D">
            <w:pPr>
              <w:keepNext/>
              <w:keepLines/>
              <w:spacing w:after="40"/>
              <w:jc w:val="center"/>
              <w:rPr>
                <w:rFonts w:ascii="Courier" w:hAnsi="Courier"/>
                <w:b/>
              </w:rPr>
            </w:pPr>
            <w:r w:rsidRPr="00A67AF2">
              <w:rPr>
                <w:rFonts w:ascii="Courier New" w:hAnsi="Courier New"/>
                <w:b/>
              </w:rPr>
              <w:t>t</w:t>
            </w:r>
          </w:p>
        </w:tc>
        <w:tc>
          <w:tcPr>
            <w:tcW w:w="1709" w:type="dxa"/>
          </w:tcPr>
          <w:p w:rsidR="005D7F2D" w:rsidRPr="00675B74" w:rsidRDefault="005D7F2D" w:rsidP="005D7F2D">
            <w:pPr>
              <w:keepNext/>
              <w:keepLines/>
              <w:spacing w:after="40"/>
              <w:rPr>
                <w:rFonts w:ascii="Courier" w:hAnsi="Courier"/>
                <w:b/>
              </w:rPr>
            </w:pPr>
            <w:r w:rsidRPr="00B820AB">
              <w:rPr>
                <w:rFonts w:ascii="Courier New" w:hAnsi="Courier New"/>
                <w:b/>
              </w:rPr>
              <w:t>\u0009</w:t>
            </w:r>
          </w:p>
        </w:tc>
        <w:tc>
          <w:tcPr>
            <w:tcW w:w="1896" w:type="dxa"/>
          </w:tcPr>
          <w:p w:rsidR="005D7F2D" w:rsidRPr="00E77497" w:rsidRDefault="005D7F2D" w:rsidP="005D7F2D">
            <w:pPr>
              <w:keepNext/>
              <w:keepLines/>
              <w:spacing w:after="40"/>
            </w:pPr>
            <w:r w:rsidRPr="00E77497">
              <w:t>horizontal tab</w:t>
            </w:r>
          </w:p>
        </w:tc>
        <w:tc>
          <w:tcPr>
            <w:tcW w:w="1003" w:type="dxa"/>
          </w:tcPr>
          <w:p w:rsidR="005D7F2D" w:rsidRPr="00E77497" w:rsidRDefault="005D7F2D" w:rsidP="005D7F2D">
            <w:pPr>
              <w:keepNext/>
              <w:keepLines/>
              <w:spacing w:after="40"/>
            </w:pPr>
            <w:r w:rsidRPr="00E77497">
              <w:t>&lt;HT&gt;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n</w:t>
            </w:r>
          </w:p>
        </w:tc>
        <w:tc>
          <w:tcPr>
            <w:tcW w:w="1709" w:type="dxa"/>
          </w:tcPr>
          <w:p w:rsidR="005D7F2D" w:rsidRPr="00E77497" w:rsidRDefault="005D7F2D" w:rsidP="005D7F2D">
            <w:pPr>
              <w:keepNext/>
              <w:keepLines/>
              <w:spacing w:after="40"/>
            </w:pPr>
            <w:r w:rsidRPr="00E77497">
              <w:rPr>
                <w:rFonts w:ascii="Courier New" w:hAnsi="Courier New"/>
                <w:b/>
              </w:rPr>
              <w:t>\u000A</w:t>
            </w:r>
          </w:p>
        </w:tc>
        <w:tc>
          <w:tcPr>
            <w:tcW w:w="1896" w:type="dxa"/>
          </w:tcPr>
          <w:p w:rsidR="005D7F2D" w:rsidRPr="00E77497" w:rsidRDefault="005D7F2D" w:rsidP="005D7F2D">
            <w:pPr>
              <w:keepNext/>
              <w:keepLines/>
              <w:spacing w:after="40"/>
            </w:pPr>
            <w:r w:rsidRPr="00E77497">
              <w:t>line feed (new line)</w:t>
            </w:r>
          </w:p>
        </w:tc>
        <w:tc>
          <w:tcPr>
            <w:tcW w:w="1003" w:type="dxa"/>
          </w:tcPr>
          <w:p w:rsidR="005D7F2D" w:rsidRPr="00E77497" w:rsidRDefault="005D7F2D" w:rsidP="005D7F2D">
            <w:pPr>
              <w:keepNext/>
              <w:keepLines/>
              <w:spacing w:after="40"/>
            </w:pPr>
            <w:r w:rsidRPr="00E77497">
              <w:t>&lt;LF&gt;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v</w:t>
            </w:r>
          </w:p>
        </w:tc>
        <w:tc>
          <w:tcPr>
            <w:tcW w:w="1709" w:type="dxa"/>
          </w:tcPr>
          <w:p w:rsidR="005D7F2D" w:rsidRPr="00E77497" w:rsidRDefault="005D7F2D" w:rsidP="005D7F2D">
            <w:pPr>
              <w:keepNext/>
              <w:keepLines/>
              <w:spacing w:after="40"/>
              <w:rPr>
                <w:rFonts w:ascii="Courier" w:hAnsi="Courier"/>
                <w:b/>
              </w:rPr>
            </w:pPr>
            <w:r w:rsidRPr="00E77497">
              <w:rPr>
                <w:rFonts w:ascii="Courier New" w:hAnsi="Courier New"/>
                <w:b/>
              </w:rPr>
              <w:t>\u000B</w:t>
            </w:r>
          </w:p>
        </w:tc>
        <w:tc>
          <w:tcPr>
            <w:tcW w:w="1896" w:type="dxa"/>
          </w:tcPr>
          <w:p w:rsidR="005D7F2D" w:rsidRPr="00E77497" w:rsidRDefault="005D7F2D" w:rsidP="005D7F2D">
            <w:pPr>
              <w:keepNext/>
              <w:keepLines/>
              <w:spacing w:after="40"/>
            </w:pPr>
            <w:r w:rsidRPr="00E77497">
              <w:t>vertical tab</w:t>
            </w:r>
          </w:p>
        </w:tc>
        <w:tc>
          <w:tcPr>
            <w:tcW w:w="1003" w:type="dxa"/>
          </w:tcPr>
          <w:p w:rsidR="005D7F2D" w:rsidRPr="00E77497" w:rsidRDefault="005D7F2D" w:rsidP="005D7F2D">
            <w:pPr>
              <w:keepNext/>
              <w:keepLines/>
              <w:spacing w:after="40"/>
            </w:pPr>
            <w:r w:rsidRPr="00E77497">
              <w:t>&lt;VT&gt;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f</w:t>
            </w:r>
          </w:p>
        </w:tc>
        <w:tc>
          <w:tcPr>
            <w:tcW w:w="1709" w:type="dxa"/>
          </w:tcPr>
          <w:p w:rsidR="005D7F2D" w:rsidRPr="00E77497" w:rsidRDefault="005D7F2D" w:rsidP="005D7F2D">
            <w:pPr>
              <w:keepNext/>
              <w:keepLines/>
              <w:spacing w:after="40"/>
            </w:pPr>
            <w:r w:rsidRPr="00E77497">
              <w:rPr>
                <w:rFonts w:ascii="Courier New" w:hAnsi="Courier New"/>
                <w:b/>
              </w:rPr>
              <w:t>\u000C</w:t>
            </w:r>
          </w:p>
        </w:tc>
        <w:tc>
          <w:tcPr>
            <w:tcW w:w="1896" w:type="dxa"/>
          </w:tcPr>
          <w:p w:rsidR="005D7F2D" w:rsidRPr="00E77497" w:rsidRDefault="005D7F2D" w:rsidP="005D7F2D">
            <w:pPr>
              <w:keepNext/>
              <w:keepLines/>
              <w:spacing w:after="40"/>
            </w:pPr>
            <w:r w:rsidRPr="00E77497">
              <w:t>form feed</w:t>
            </w:r>
          </w:p>
        </w:tc>
        <w:tc>
          <w:tcPr>
            <w:tcW w:w="1003" w:type="dxa"/>
          </w:tcPr>
          <w:p w:rsidR="005D7F2D" w:rsidRPr="00E77497" w:rsidRDefault="005D7F2D" w:rsidP="005D7F2D">
            <w:pPr>
              <w:keepNext/>
              <w:keepLines/>
              <w:spacing w:after="40"/>
            </w:pPr>
            <w:r w:rsidRPr="00E77497">
              <w:t>&lt;FF&gt;</w:t>
            </w:r>
          </w:p>
        </w:tc>
      </w:tr>
      <w:tr w:rsidR="005D7F2D" w:rsidRPr="00E77497" w:rsidTr="005D7F2D">
        <w:trPr>
          <w:jc w:val="center"/>
        </w:trPr>
        <w:tc>
          <w:tcPr>
            <w:tcW w:w="1896" w:type="dxa"/>
          </w:tcPr>
          <w:p w:rsidR="005D7F2D" w:rsidRPr="00E77497" w:rsidRDefault="005D7F2D" w:rsidP="005D7F2D">
            <w:pPr>
              <w:keepLines/>
              <w:spacing w:after="40"/>
              <w:jc w:val="center"/>
              <w:rPr>
                <w:rFonts w:ascii="Courier" w:hAnsi="Courier"/>
                <w:b/>
              </w:rPr>
            </w:pPr>
            <w:r w:rsidRPr="00E77497">
              <w:rPr>
                <w:rFonts w:ascii="Courier New" w:hAnsi="Courier New"/>
                <w:b/>
              </w:rPr>
              <w:t>r</w:t>
            </w:r>
          </w:p>
        </w:tc>
        <w:tc>
          <w:tcPr>
            <w:tcW w:w="1709" w:type="dxa"/>
          </w:tcPr>
          <w:p w:rsidR="005D7F2D" w:rsidRPr="00E77497" w:rsidRDefault="005D7F2D" w:rsidP="005D7F2D">
            <w:pPr>
              <w:keepLines/>
              <w:spacing w:after="40"/>
              <w:rPr>
                <w:rFonts w:ascii="Courier" w:hAnsi="Courier"/>
                <w:b/>
              </w:rPr>
            </w:pPr>
            <w:r w:rsidRPr="00E77497">
              <w:rPr>
                <w:rFonts w:ascii="Courier New" w:hAnsi="Courier New"/>
                <w:b/>
              </w:rPr>
              <w:t>\u000D</w:t>
            </w:r>
          </w:p>
        </w:tc>
        <w:tc>
          <w:tcPr>
            <w:tcW w:w="1896" w:type="dxa"/>
          </w:tcPr>
          <w:p w:rsidR="005D7F2D" w:rsidRPr="00E77497" w:rsidRDefault="005D7F2D" w:rsidP="005D7F2D">
            <w:pPr>
              <w:keepLines/>
              <w:spacing w:after="40"/>
            </w:pPr>
            <w:r w:rsidRPr="00E77497">
              <w:t>carriage return</w:t>
            </w:r>
          </w:p>
        </w:tc>
        <w:tc>
          <w:tcPr>
            <w:tcW w:w="1003" w:type="dxa"/>
          </w:tcPr>
          <w:p w:rsidR="005D7F2D" w:rsidRPr="00E77497" w:rsidRDefault="005D7F2D" w:rsidP="005D7F2D">
            <w:pPr>
              <w:keepLines/>
              <w:spacing w:after="40"/>
              <w:rPr>
                <w:rFonts w:ascii="Courier" w:hAnsi="Courier"/>
                <w:b/>
              </w:rPr>
            </w:pPr>
            <w:r w:rsidRPr="00E77497">
              <w:t>&lt;CR&gt;</w:t>
            </w:r>
          </w:p>
        </w:tc>
      </w:tr>
    </w:tbl>
    <w:p w:rsidR="005D7F2D" w:rsidRPr="00E77497" w:rsidRDefault="005D7F2D" w:rsidP="005D7F2D"/>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rsidR="005D7F2D" w:rsidRPr="00E77497" w:rsidRDefault="005D7F2D" w:rsidP="005D7F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rsidR="005D7F2D" w:rsidRPr="00E77497" w:rsidRDefault="005D7F2D" w:rsidP="005D7F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rsidR="005D7F2D" w:rsidRPr="00E77497" w:rsidRDefault="005D7F2D" w:rsidP="005D7F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rsidR="005D7F2D" w:rsidRPr="00E77497" w:rsidRDefault="005D7F2D" w:rsidP="005D7F2D">
      <w:pPr>
        <w:pStyle w:val="Alg4"/>
        <w:numPr>
          <w:ilvl w:val="0"/>
          <w:numId w:val="315"/>
        </w:numPr>
        <w:spacing w:after="220"/>
      </w:pPr>
      <w:r w:rsidRPr="00E77497">
        <w:t xml:space="preserve">Return the character whose code unit value is </w:t>
      </w:r>
      <w:r w:rsidRPr="00E77497">
        <w:rPr>
          <w:i/>
        </w:rPr>
        <w:t>j</w:t>
      </w:r>
      <w:r w:rsidRPr="00E77497">
        <w: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w:t>
      </w:r>
      <w:r w:rsidR="00B051D4">
        <w:fldChar w:fldCharType="begin"/>
      </w:r>
      <w:r w:rsidR="00B051D4">
        <w:instrText xml:space="preserve"> REF _Ref365803032 \r \h </w:instrText>
      </w:r>
      <w:r w:rsidR="00B051D4">
        <w:fldChar w:fldCharType="separate"/>
      </w:r>
      <w:r w:rsidR="00460CAC">
        <w:t>11.8.4</w:t>
      </w:r>
      <w:r w:rsidR="00B051D4">
        <w:fldChar w:fldCharType="end"/>
      </w:r>
      <w:r w:rsidRPr="00E77497">
        <w:t>) and returning its character result.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w:t>
      </w:r>
      <w:r w:rsidR="00B051D4">
        <w:fldChar w:fldCharType="begin"/>
      </w:r>
      <w:r w:rsidR="00B051D4">
        <w:instrText xml:space="preserve"> REF _Ref365803032 \r \h </w:instrText>
      </w:r>
      <w:r w:rsidR="00B051D4">
        <w:fldChar w:fldCharType="separate"/>
      </w:r>
      <w:r w:rsidR="00460CAC">
        <w:t>11.8.4</w:t>
      </w:r>
      <w:r w:rsidR="00B051D4">
        <w:fldChar w:fldCharType="end"/>
      </w:r>
      <w:r w:rsidRPr="00E77497">
        <w:t>) and returning its character result.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rsidR="005D7F2D" w:rsidRPr="00E77497" w:rsidRDefault="005D7F2D" w:rsidP="005D7F2D">
      <w:pPr>
        <w:pStyle w:val="Heading4"/>
      </w:pPr>
      <w:bookmarkStart w:id="11711" w:name="_Ref366078993"/>
      <w:r w:rsidRPr="00E77497">
        <w:t>DecimalEscape</w:t>
      </w:r>
      <w:bookmarkEnd w:id="11711"/>
    </w:p>
    <w:p w:rsidR="005D7F2D" w:rsidRPr="006B6D0A" w:rsidRDefault="005D7F2D" w:rsidP="005D7F2D">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rsidR="005D7F2D" w:rsidRPr="00A67AF2" w:rsidRDefault="005D7F2D" w:rsidP="005D7F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rsidR="005D7F2D" w:rsidRPr="00675B74" w:rsidRDefault="005D7F2D" w:rsidP="005D7F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rsidR="005D7F2D" w:rsidRPr="00E77497" w:rsidRDefault="005D7F2D" w:rsidP="005D7F2D">
      <w:pPr>
        <w:pStyle w:val="Alg4"/>
        <w:numPr>
          <w:ilvl w:val="0"/>
          <w:numId w:val="316"/>
        </w:numPr>
        <w:spacing w:after="220"/>
      </w:pPr>
      <w:r w:rsidRPr="00E77497">
        <w:t xml:space="preserve">Return the EscapeValue consisting of the integer </w:t>
      </w:r>
      <w:r w:rsidRPr="00E77497">
        <w:rPr>
          <w:i/>
        </w:rPr>
        <w:t>i</w:t>
      </w:r>
      <w:r w:rsidRPr="00E77497">
        <w:t>.</w:t>
      </w:r>
    </w:p>
    <w:p w:rsidR="005D7F2D" w:rsidRPr="00E77497" w:rsidRDefault="005D7F2D" w:rsidP="005D7F2D">
      <w:r w:rsidRPr="00E77497">
        <w:t xml:space="preserve">The definition of “the MV of </w:t>
      </w:r>
      <w:r w:rsidRPr="00E77497">
        <w:rPr>
          <w:rFonts w:ascii="Times New Roman" w:hAnsi="Times New Roman"/>
          <w:i/>
        </w:rPr>
        <w:t>DecimalIntegerLiteral</w:t>
      </w:r>
      <w:r w:rsidRPr="00E77497">
        <w:t xml:space="preserve">” is in </w:t>
      </w:r>
      <w:r w:rsidR="008E26B6">
        <w:fldChar w:fldCharType="begin"/>
      </w:r>
      <w:r w:rsidR="008E26B6">
        <w:instrText xml:space="preserve"> REF _Ref424530746 \r \h </w:instrText>
      </w:r>
      <w:r w:rsidR="008E26B6">
        <w:fldChar w:fldCharType="separate"/>
      </w:r>
      <w:r w:rsidR="00460CAC">
        <w:t>11.8.3</w:t>
      </w:r>
      <w:r w:rsidR="008E26B6">
        <w:fldChar w:fldCharType="end"/>
      </w:r>
      <w:r w:rsidRPr="00E77497">
        <w:t>.</w:t>
      </w:r>
    </w:p>
    <w:p w:rsidR="005D7F2D" w:rsidRPr="00E77497" w:rsidRDefault="005D7F2D" w:rsidP="005D7F2D">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rsidR="005D7F2D" w:rsidRPr="00E77497" w:rsidRDefault="005D7F2D" w:rsidP="005D7F2D">
      <w:pPr>
        <w:pStyle w:val="Heading4"/>
      </w:pPr>
      <w:r w:rsidRPr="00E77497">
        <w:t>CharacterClassEscape</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rsidR="005D7F2D" w:rsidRPr="00E77497" w:rsidRDefault="005D7F2D" w:rsidP="005D7F2D">
      <w:r w:rsidRPr="00E77497">
        <w:lastRenderedPageBreak/>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8E26B6">
        <w:fldChar w:fldCharType="begin"/>
      </w:r>
      <w:r w:rsidR="008E26B6">
        <w:instrText xml:space="preserve"> REF _Ref451679260 \r \h </w:instrText>
      </w:r>
      <w:r w:rsidR="008E26B6">
        <w:fldChar w:fldCharType="separate"/>
      </w:r>
      <w:r w:rsidR="00460CAC">
        <w:t>11.2</w:t>
      </w:r>
      <w:r w:rsidR="008E26B6">
        <w:fldChar w:fldCharType="end"/>
      </w:r>
      <w:r w:rsidRPr="00E77497">
        <w:t xml:space="preserve">) or </w:t>
      </w:r>
      <w:r w:rsidRPr="00E77497">
        <w:rPr>
          <w:rFonts w:ascii="Times New Roman" w:hAnsi="Times New Roman"/>
          <w:i/>
        </w:rPr>
        <w:t>LineTerminator</w:t>
      </w:r>
      <w:r w:rsidRPr="00E77497">
        <w:t xml:space="preserve"> (</w:t>
      </w:r>
      <w:r w:rsidR="008E26B6">
        <w:fldChar w:fldCharType="begin"/>
      </w:r>
      <w:r w:rsidR="008E26B6">
        <w:instrText xml:space="preserve"> REF _Ref366087973 \r \h </w:instrText>
      </w:r>
      <w:r w:rsidR="008E26B6">
        <w:fldChar w:fldCharType="separate"/>
      </w:r>
      <w:r w:rsidR="00460CAC">
        <w:t>11.3</w:t>
      </w:r>
      <w:r w:rsidR="008E26B6">
        <w:fldChar w:fldCharType="end"/>
      </w:r>
      <w:r w:rsidRPr="00E77497">
        <w:t>) productions.</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rsidTr="005D7F2D">
        <w:trPr>
          <w:tblHeader/>
        </w:trPr>
        <w:tc>
          <w:tcPr>
            <w:tcW w:w="288" w:type="dxa"/>
          </w:tcPr>
          <w:p w:rsidR="005D7F2D" w:rsidRPr="00E77497" w:rsidRDefault="005D7F2D" w:rsidP="005D7F2D">
            <w:pPr>
              <w:pStyle w:val="SyntaxOneOf"/>
            </w:pPr>
            <w:r w:rsidRPr="00E77497">
              <w:t>a</w:t>
            </w:r>
          </w:p>
        </w:tc>
        <w:tc>
          <w:tcPr>
            <w:tcW w:w="288" w:type="dxa"/>
          </w:tcPr>
          <w:p w:rsidR="005D7F2D" w:rsidRPr="00E77497" w:rsidRDefault="005D7F2D" w:rsidP="005D7F2D">
            <w:pPr>
              <w:pStyle w:val="SyntaxOneOf"/>
            </w:pPr>
            <w:r w:rsidRPr="00E77497">
              <w:t>b</w:t>
            </w:r>
          </w:p>
        </w:tc>
        <w:tc>
          <w:tcPr>
            <w:tcW w:w="288" w:type="dxa"/>
          </w:tcPr>
          <w:p w:rsidR="005D7F2D" w:rsidRPr="00E77497" w:rsidRDefault="005D7F2D" w:rsidP="005D7F2D">
            <w:pPr>
              <w:pStyle w:val="SyntaxOneOf"/>
            </w:pPr>
            <w:r w:rsidRPr="00E77497">
              <w:t>c</w:t>
            </w:r>
          </w:p>
        </w:tc>
        <w:tc>
          <w:tcPr>
            <w:tcW w:w="288" w:type="dxa"/>
          </w:tcPr>
          <w:p w:rsidR="005D7F2D" w:rsidRPr="00E77497" w:rsidRDefault="005D7F2D" w:rsidP="005D7F2D">
            <w:pPr>
              <w:pStyle w:val="SyntaxOneOf"/>
            </w:pPr>
            <w:r w:rsidRPr="00E77497">
              <w:t>d</w:t>
            </w:r>
          </w:p>
        </w:tc>
        <w:tc>
          <w:tcPr>
            <w:tcW w:w="288" w:type="dxa"/>
          </w:tcPr>
          <w:p w:rsidR="005D7F2D" w:rsidRPr="00E77497" w:rsidRDefault="005D7F2D" w:rsidP="005D7F2D">
            <w:pPr>
              <w:pStyle w:val="SyntaxOneOf"/>
            </w:pPr>
            <w:r w:rsidRPr="00E77497">
              <w:t>e</w:t>
            </w:r>
          </w:p>
        </w:tc>
        <w:tc>
          <w:tcPr>
            <w:tcW w:w="288" w:type="dxa"/>
          </w:tcPr>
          <w:p w:rsidR="005D7F2D" w:rsidRPr="00E77497" w:rsidRDefault="005D7F2D" w:rsidP="005D7F2D">
            <w:pPr>
              <w:pStyle w:val="SyntaxOneOf"/>
            </w:pPr>
            <w:r w:rsidRPr="00E77497">
              <w:t>f</w:t>
            </w:r>
          </w:p>
        </w:tc>
        <w:tc>
          <w:tcPr>
            <w:tcW w:w="288" w:type="dxa"/>
          </w:tcPr>
          <w:p w:rsidR="005D7F2D" w:rsidRPr="00E77497" w:rsidRDefault="005D7F2D" w:rsidP="005D7F2D">
            <w:pPr>
              <w:pStyle w:val="SyntaxOneOf"/>
            </w:pPr>
            <w:r w:rsidRPr="00E77497">
              <w:t>g</w:t>
            </w:r>
          </w:p>
        </w:tc>
        <w:tc>
          <w:tcPr>
            <w:tcW w:w="288" w:type="dxa"/>
          </w:tcPr>
          <w:p w:rsidR="005D7F2D" w:rsidRPr="00E77497" w:rsidRDefault="005D7F2D" w:rsidP="005D7F2D">
            <w:pPr>
              <w:pStyle w:val="SyntaxOneOf"/>
            </w:pPr>
            <w:r w:rsidRPr="00E77497">
              <w:t>h</w:t>
            </w:r>
          </w:p>
        </w:tc>
        <w:tc>
          <w:tcPr>
            <w:tcW w:w="288" w:type="dxa"/>
          </w:tcPr>
          <w:p w:rsidR="005D7F2D" w:rsidRPr="00E77497" w:rsidRDefault="005D7F2D" w:rsidP="005D7F2D">
            <w:pPr>
              <w:pStyle w:val="SyntaxOneOf"/>
            </w:pPr>
            <w:r w:rsidRPr="00E77497">
              <w:t>i</w:t>
            </w:r>
          </w:p>
        </w:tc>
        <w:tc>
          <w:tcPr>
            <w:tcW w:w="288" w:type="dxa"/>
          </w:tcPr>
          <w:p w:rsidR="005D7F2D" w:rsidRPr="00E77497" w:rsidRDefault="005D7F2D" w:rsidP="005D7F2D">
            <w:pPr>
              <w:pStyle w:val="SyntaxOneOf"/>
            </w:pPr>
            <w:r w:rsidRPr="00E77497">
              <w:t>j</w:t>
            </w:r>
          </w:p>
        </w:tc>
        <w:tc>
          <w:tcPr>
            <w:tcW w:w="288" w:type="dxa"/>
          </w:tcPr>
          <w:p w:rsidR="005D7F2D" w:rsidRPr="00E77497" w:rsidRDefault="005D7F2D" w:rsidP="005D7F2D">
            <w:pPr>
              <w:pStyle w:val="SyntaxOneOf"/>
            </w:pPr>
            <w:r w:rsidRPr="00E77497">
              <w:t>k</w:t>
            </w:r>
          </w:p>
        </w:tc>
        <w:tc>
          <w:tcPr>
            <w:tcW w:w="288" w:type="dxa"/>
          </w:tcPr>
          <w:p w:rsidR="005D7F2D" w:rsidRPr="00E77497" w:rsidRDefault="005D7F2D" w:rsidP="005D7F2D">
            <w:pPr>
              <w:pStyle w:val="SyntaxOneOf"/>
            </w:pPr>
            <w:r w:rsidRPr="00E77497">
              <w:t>l</w:t>
            </w:r>
          </w:p>
        </w:tc>
        <w:tc>
          <w:tcPr>
            <w:tcW w:w="288" w:type="dxa"/>
          </w:tcPr>
          <w:p w:rsidR="005D7F2D" w:rsidRPr="00E77497" w:rsidRDefault="005D7F2D" w:rsidP="005D7F2D">
            <w:pPr>
              <w:pStyle w:val="SyntaxOneOf"/>
            </w:pPr>
            <w:r w:rsidRPr="00E77497">
              <w:t>m</w:t>
            </w:r>
          </w:p>
        </w:tc>
        <w:tc>
          <w:tcPr>
            <w:tcW w:w="288" w:type="dxa"/>
          </w:tcPr>
          <w:p w:rsidR="005D7F2D" w:rsidRPr="00E77497" w:rsidRDefault="005D7F2D" w:rsidP="005D7F2D">
            <w:pPr>
              <w:pStyle w:val="SyntaxOneOf"/>
            </w:pPr>
            <w:r w:rsidRPr="00E77497">
              <w:t>n</w:t>
            </w:r>
          </w:p>
        </w:tc>
        <w:tc>
          <w:tcPr>
            <w:tcW w:w="288" w:type="dxa"/>
          </w:tcPr>
          <w:p w:rsidR="005D7F2D" w:rsidRPr="00E77497" w:rsidRDefault="005D7F2D" w:rsidP="005D7F2D">
            <w:pPr>
              <w:pStyle w:val="SyntaxOneOf"/>
            </w:pPr>
            <w:r w:rsidRPr="00E77497">
              <w:t>o</w:t>
            </w:r>
          </w:p>
        </w:tc>
        <w:tc>
          <w:tcPr>
            <w:tcW w:w="288" w:type="dxa"/>
          </w:tcPr>
          <w:p w:rsidR="005D7F2D" w:rsidRPr="00E77497" w:rsidRDefault="005D7F2D" w:rsidP="005D7F2D">
            <w:pPr>
              <w:pStyle w:val="SyntaxOneOf"/>
            </w:pPr>
            <w:r w:rsidRPr="00E77497">
              <w:t>p</w:t>
            </w:r>
          </w:p>
        </w:tc>
        <w:tc>
          <w:tcPr>
            <w:tcW w:w="288" w:type="dxa"/>
          </w:tcPr>
          <w:p w:rsidR="005D7F2D" w:rsidRPr="00E77497" w:rsidRDefault="005D7F2D" w:rsidP="005D7F2D">
            <w:pPr>
              <w:pStyle w:val="SyntaxOneOf"/>
            </w:pPr>
            <w:r w:rsidRPr="00E77497">
              <w:t>q</w:t>
            </w:r>
          </w:p>
        </w:tc>
        <w:tc>
          <w:tcPr>
            <w:tcW w:w="288" w:type="dxa"/>
          </w:tcPr>
          <w:p w:rsidR="005D7F2D" w:rsidRPr="00E77497" w:rsidRDefault="005D7F2D" w:rsidP="005D7F2D">
            <w:pPr>
              <w:pStyle w:val="SyntaxOneOf"/>
            </w:pPr>
            <w:r w:rsidRPr="00E77497">
              <w:t>r</w:t>
            </w:r>
          </w:p>
        </w:tc>
        <w:tc>
          <w:tcPr>
            <w:tcW w:w="288" w:type="dxa"/>
          </w:tcPr>
          <w:p w:rsidR="005D7F2D" w:rsidRPr="00E77497" w:rsidRDefault="005D7F2D" w:rsidP="005D7F2D">
            <w:pPr>
              <w:pStyle w:val="SyntaxOneOf"/>
            </w:pPr>
            <w:r w:rsidRPr="00E77497">
              <w:t>s</w:t>
            </w:r>
          </w:p>
        </w:tc>
        <w:tc>
          <w:tcPr>
            <w:tcW w:w="288" w:type="dxa"/>
          </w:tcPr>
          <w:p w:rsidR="005D7F2D" w:rsidRPr="00E77497" w:rsidRDefault="005D7F2D" w:rsidP="005D7F2D">
            <w:pPr>
              <w:pStyle w:val="SyntaxOneOf"/>
            </w:pPr>
            <w:r w:rsidRPr="00E77497">
              <w:t>t</w:t>
            </w:r>
          </w:p>
        </w:tc>
        <w:tc>
          <w:tcPr>
            <w:tcW w:w="288" w:type="dxa"/>
          </w:tcPr>
          <w:p w:rsidR="005D7F2D" w:rsidRPr="00E77497" w:rsidRDefault="005D7F2D" w:rsidP="005D7F2D">
            <w:pPr>
              <w:pStyle w:val="SyntaxOneOf"/>
            </w:pPr>
            <w:r w:rsidRPr="00E77497">
              <w:t>u</w:t>
            </w:r>
          </w:p>
        </w:tc>
        <w:tc>
          <w:tcPr>
            <w:tcW w:w="288" w:type="dxa"/>
          </w:tcPr>
          <w:p w:rsidR="005D7F2D" w:rsidRPr="00E77497" w:rsidRDefault="005D7F2D" w:rsidP="005D7F2D">
            <w:pPr>
              <w:pStyle w:val="SyntaxOneOf"/>
            </w:pPr>
            <w:r w:rsidRPr="00E77497">
              <w:t>v</w:t>
            </w:r>
          </w:p>
        </w:tc>
        <w:tc>
          <w:tcPr>
            <w:tcW w:w="288" w:type="dxa"/>
          </w:tcPr>
          <w:p w:rsidR="005D7F2D" w:rsidRPr="00E77497" w:rsidRDefault="005D7F2D" w:rsidP="005D7F2D">
            <w:pPr>
              <w:pStyle w:val="SyntaxOneOf"/>
            </w:pPr>
            <w:r w:rsidRPr="00E77497">
              <w:t>w</w:t>
            </w:r>
          </w:p>
        </w:tc>
        <w:tc>
          <w:tcPr>
            <w:tcW w:w="288" w:type="dxa"/>
          </w:tcPr>
          <w:p w:rsidR="005D7F2D" w:rsidRPr="00E77497" w:rsidRDefault="005D7F2D" w:rsidP="005D7F2D">
            <w:pPr>
              <w:pStyle w:val="SyntaxOneOf"/>
            </w:pPr>
            <w:r w:rsidRPr="00E77497">
              <w:t>x</w:t>
            </w:r>
          </w:p>
        </w:tc>
        <w:tc>
          <w:tcPr>
            <w:tcW w:w="288" w:type="dxa"/>
          </w:tcPr>
          <w:p w:rsidR="005D7F2D" w:rsidRPr="00E77497" w:rsidRDefault="005D7F2D" w:rsidP="005D7F2D">
            <w:pPr>
              <w:pStyle w:val="SyntaxOneOf"/>
            </w:pPr>
            <w:r w:rsidRPr="00E77497">
              <w:t>y</w:t>
            </w:r>
          </w:p>
        </w:tc>
        <w:tc>
          <w:tcPr>
            <w:tcW w:w="288" w:type="dxa"/>
          </w:tcPr>
          <w:p w:rsidR="005D7F2D" w:rsidRPr="00E77497" w:rsidRDefault="005D7F2D" w:rsidP="005D7F2D">
            <w:pPr>
              <w:pStyle w:val="SyntaxOneOf"/>
            </w:pPr>
            <w:r w:rsidRPr="00E77497">
              <w:t>z</w:t>
            </w:r>
          </w:p>
        </w:tc>
      </w:tr>
      <w:tr w:rsidR="005D7F2D" w:rsidRPr="00E77497" w:rsidTr="005D7F2D">
        <w:trPr>
          <w:tblHeader/>
        </w:trPr>
        <w:tc>
          <w:tcPr>
            <w:tcW w:w="288" w:type="dxa"/>
          </w:tcPr>
          <w:p w:rsidR="005D7F2D" w:rsidRPr="00E77497" w:rsidRDefault="005D7F2D" w:rsidP="005D7F2D">
            <w:pPr>
              <w:pStyle w:val="SyntaxOneOf"/>
            </w:pPr>
            <w:r w:rsidRPr="00E77497">
              <w:t>A</w:t>
            </w:r>
          </w:p>
        </w:tc>
        <w:tc>
          <w:tcPr>
            <w:tcW w:w="288" w:type="dxa"/>
          </w:tcPr>
          <w:p w:rsidR="005D7F2D" w:rsidRPr="00E77497" w:rsidRDefault="005D7F2D" w:rsidP="005D7F2D">
            <w:pPr>
              <w:pStyle w:val="SyntaxOneOf"/>
            </w:pPr>
            <w:r w:rsidRPr="00E77497">
              <w:t>B</w:t>
            </w:r>
          </w:p>
        </w:tc>
        <w:tc>
          <w:tcPr>
            <w:tcW w:w="288" w:type="dxa"/>
          </w:tcPr>
          <w:p w:rsidR="005D7F2D" w:rsidRPr="00E77497" w:rsidRDefault="005D7F2D" w:rsidP="005D7F2D">
            <w:pPr>
              <w:pStyle w:val="SyntaxOneOf"/>
            </w:pPr>
            <w:r w:rsidRPr="00E77497">
              <w:t>C</w:t>
            </w:r>
          </w:p>
        </w:tc>
        <w:tc>
          <w:tcPr>
            <w:tcW w:w="288" w:type="dxa"/>
          </w:tcPr>
          <w:p w:rsidR="005D7F2D" w:rsidRPr="00E77497" w:rsidRDefault="005D7F2D" w:rsidP="005D7F2D">
            <w:pPr>
              <w:pStyle w:val="SyntaxOneOf"/>
            </w:pPr>
            <w:r w:rsidRPr="00E77497">
              <w:t>D</w:t>
            </w:r>
          </w:p>
        </w:tc>
        <w:tc>
          <w:tcPr>
            <w:tcW w:w="288" w:type="dxa"/>
          </w:tcPr>
          <w:p w:rsidR="005D7F2D" w:rsidRPr="00E77497" w:rsidRDefault="005D7F2D" w:rsidP="005D7F2D">
            <w:pPr>
              <w:pStyle w:val="SyntaxOneOf"/>
            </w:pPr>
            <w:r w:rsidRPr="00E77497">
              <w:t>E</w:t>
            </w:r>
          </w:p>
        </w:tc>
        <w:tc>
          <w:tcPr>
            <w:tcW w:w="288" w:type="dxa"/>
          </w:tcPr>
          <w:p w:rsidR="005D7F2D" w:rsidRPr="00E77497" w:rsidRDefault="005D7F2D" w:rsidP="005D7F2D">
            <w:pPr>
              <w:pStyle w:val="SyntaxOneOf"/>
            </w:pPr>
            <w:r w:rsidRPr="00E77497">
              <w:t>F</w:t>
            </w:r>
          </w:p>
        </w:tc>
        <w:tc>
          <w:tcPr>
            <w:tcW w:w="288" w:type="dxa"/>
          </w:tcPr>
          <w:p w:rsidR="005D7F2D" w:rsidRPr="00E77497" w:rsidRDefault="005D7F2D" w:rsidP="005D7F2D">
            <w:pPr>
              <w:pStyle w:val="SyntaxOneOf"/>
            </w:pPr>
            <w:r w:rsidRPr="00E77497">
              <w:t>G</w:t>
            </w:r>
          </w:p>
        </w:tc>
        <w:tc>
          <w:tcPr>
            <w:tcW w:w="288" w:type="dxa"/>
          </w:tcPr>
          <w:p w:rsidR="005D7F2D" w:rsidRPr="00E77497" w:rsidRDefault="005D7F2D" w:rsidP="005D7F2D">
            <w:pPr>
              <w:pStyle w:val="SyntaxOneOf"/>
            </w:pPr>
            <w:r w:rsidRPr="00E77497">
              <w:t>H</w:t>
            </w:r>
          </w:p>
        </w:tc>
        <w:tc>
          <w:tcPr>
            <w:tcW w:w="288" w:type="dxa"/>
          </w:tcPr>
          <w:p w:rsidR="005D7F2D" w:rsidRPr="00E77497" w:rsidRDefault="005D7F2D" w:rsidP="005D7F2D">
            <w:pPr>
              <w:pStyle w:val="SyntaxOneOf"/>
            </w:pPr>
            <w:r w:rsidRPr="00E77497">
              <w:t>I</w:t>
            </w:r>
          </w:p>
        </w:tc>
        <w:tc>
          <w:tcPr>
            <w:tcW w:w="288" w:type="dxa"/>
          </w:tcPr>
          <w:p w:rsidR="005D7F2D" w:rsidRPr="00E77497" w:rsidRDefault="005D7F2D" w:rsidP="005D7F2D">
            <w:pPr>
              <w:pStyle w:val="SyntaxOneOf"/>
            </w:pPr>
            <w:r w:rsidRPr="00E77497">
              <w:t>J</w:t>
            </w:r>
          </w:p>
        </w:tc>
        <w:tc>
          <w:tcPr>
            <w:tcW w:w="288" w:type="dxa"/>
          </w:tcPr>
          <w:p w:rsidR="005D7F2D" w:rsidRPr="00E77497" w:rsidRDefault="005D7F2D" w:rsidP="005D7F2D">
            <w:pPr>
              <w:pStyle w:val="SyntaxOneOf"/>
            </w:pPr>
            <w:r w:rsidRPr="00E77497">
              <w:t>K</w:t>
            </w:r>
          </w:p>
        </w:tc>
        <w:tc>
          <w:tcPr>
            <w:tcW w:w="288" w:type="dxa"/>
          </w:tcPr>
          <w:p w:rsidR="005D7F2D" w:rsidRPr="00E77497" w:rsidRDefault="005D7F2D" w:rsidP="005D7F2D">
            <w:pPr>
              <w:pStyle w:val="SyntaxOneOf"/>
            </w:pPr>
            <w:r w:rsidRPr="00E77497">
              <w:t>L</w:t>
            </w:r>
          </w:p>
        </w:tc>
        <w:tc>
          <w:tcPr>
            <w:tcW w:w="288" w:type="dxa"/>
          </w:tcPr>
          <w:p w:rsidR="005D7F2D" w:rsidRPr="00E77497" w:rsidRDefault="005D7F2D" w:rsidP="005D7F2D">
            <w:pPr>
              <w:pStyle w:val="SyntaxOneOf"/>
            </w:pPr>
            <w:r w:rsidRPr="00E77497">
              <w:t>M</w:t>
            </w:r>
          </w:p>
        </w:tc>
        <w:tc>
          <w:tcPr>
            <w:tcW w:w="288" w:type="dxa"/>
          </w:tcPr>
          <w:p w:rsidR="005D7F2D" w:rsidRPr="00E77497" w:rsidRDefault="005D7F2D" w:rsidP="005D7F2D">
            <w:pPr>
              <w:pStyle w:val="SyntaxOneOf"/>
            </w:pPr>
            <w:r w:rsidRPr="00E77497">
              <w:t>N</w:t>
            </w:r>
          </w:p>
        </w:tc>
        <w:tc>
          <w:tcPr>
            <w:tcW w:w="288" w:type="dxa"/>
          </w:tcPr>
          <w:p w:rsidR="005D7F2D" w:rsidRPr="00E77497" w:rsidRDefault="005D7F2D" w:rsidP="005D7F2D">
            <w:pPr>
              <w:pStyle w:val="SyntaxOneOf"/>
            </w:pPr>
            <w:r w:rsidRPr="00E77497">
              <w:t>O</w:t>
            </w:r>
          </w:p>
        </w:tc>
        <w:tc>
          <w:tcPr>
            <w:tcW w:w="288" w:type="dxa"/>
          </w:tcPr>
          <w:p w:rsidR="005D7F2D" w:rsidRPr="00E77497" w:rsidRDefault="005D7F2D" w:rsidP="005D7F2D">
            <w:pPr>
              <w:pStyle w:val="SyntaxOneOf"/>
            </w:pPr>
            <w:r w:rsidRPr="00E77497">
              <w:t>P</w:t>
            </w:r>
          </w:p>
        </w:tc>
        <w:tc>
          <w:tcPr>
            <w:tcW w:w="288" w:type="dxa"/>
          </w:tcPr>
          <w:p w:rsidR="005D7F2D" w:rsidRPr="00E77497" w:rsidRDefault="005D7F2D" w:rsidP="005D7F2D">
            <w:pPr>
              <w:pStyle w:val="SyntaxOneOf"/>
            </w:pPr>
            <w:r w:rsidRPr="00E77497">
              <w:t>Q</w:t>
            </w:r>
          </w:p>
        </w:tc>
        <w:tc>
          <w:tcPr>
            <w:tcW w:w="288" w:type="dxa"/>
          </w:tcPr>
          <w:p w:rsidR="005D7F2D" w:rsidRPr="00E77497" w:rsidRDefault="005D7F2D" w:rsidP="005D7F2D">
            <w:pPr>
              <w:pStyle w:val="SyntaxOneOf"/>
            </w:pPr>
            <w:r w:rsidRPr="00E77497">
              <w:t>R</w:t>
            </w:r>
          </w:p>
        </w:tc>
        <w:tc>
          <w:tcPr>
            <w:tcW w:w="288" w:type="dxa"/>
          </w:tcPr>
          <w:p w:rsidR="005D7F2D" w:rsidRPr="00E77497" w:rsidRDefault="005D7F2D" w:rsidP="005D7F2D">
            <w:pPr>
              <w:pStyle w:val="SyntaxOneOf"/>
            </w:pPr>
            <w:r w:rsidRPr="00E77497">
              <w:t>S</w:t>
            </w:r>
          </w:p>
        </w:tc>
        <w:tc>
          <w:tcPr>
            <w:tcW w:w="288" w:type="dxa"/>
          </w:tcPr>
          <w:p w:rsidR="005D7F2D" w:rsidRPr="00E77497" w:rsidRDefault="005D7F2D" w:rsidP="005D7F2D">
            <w:pPr>
              <w:pStyle w:val="SyntaxOneOf"/>
            </w:pPr>
            <w:r w:rsidRPr="00E77497">
              <w:t>T</w:t>
            </w:r>
          </w:p>
        </w:tc>
        <w:tc>
          <w:tcPr>
            <w:tcW w:w="288" w:type="dxa"/>
          </w:tcPr>
          <w:p w:rsidR="005D7F2D" w:rsidRPr="00E77497" w:rsidRDefault="005D7F2D" w:rsidP="005D7F2D">
            <w:pPr>
              <w:pStyle w:val="SyntaxOneOf"/>
            </w:pPr>
            <w:r w:rsidRPr="00E77497">
              <w:t>U</w:t>
            </w:r>
          </w:p>
        </w:tc>
        <w:tc>
          <w:tcPr>
            <w:tcW w:w="288" w:type="dxa"/>
          </w:tcPr>
          <w:p w:rsidR="005D7F2D" w:rsidRPr="00E77497" w:rsidRDefault="005D7F2D" w:rsidP="005D7F2D">
            <w:pPr>
              <w:pStyle w:val="SyntaxOneOf"/>
            </w:pPr>
            <w:r w:rsidRPr="00E77497">
              <w:t>V</w:t>
            </w:r>
          </w:p>
        </w:tc>
        <w:tc>
          <w:tcPr>
            <w:tcW w:w="288" w:type="dxa"/>
          </w:tcPr>
          <w:p w:rsidR="005D7F2D" w:rsidRPr="00E77497" w:rsidRDefault="005D7F2D" w:rsidP="005D7F2D">
            <w:pPr>
              <w:pStyle w:val="SyntaxOneOf"/>
            </w:pPr>
            <w:r w:rsidRPr="00E77497">
              <w:t>W</w:t>
            </w:r>
          </w:p>
        </w:tc>
        <w:tc>
          <w:tcPr>
            <w:tcW w:w="288" w:type="dxa"/>
          </w:tcPr>
          <w:p w:rsidR="005D7F2D" w:rsidRPr="00E77497" w:rsidRDefault="005D7F2D" w:rsidP="005D7F2D">
            <w:pPr>
              <w:pStyle w:val="SyntaxOneOf"/>
            </w:pPr>
            <w:r w:rsidRPr="00E77497">
              <w:t>X</w:t>
            </w:r>
          </w:p>
        </w:tc>
        <w:tc>
          <w:tcPr>
            <w:tcW w:w="288" w:type="dxa"/>
          </w:tcPr>
          <w:p w:rsidR="005D7F2D" w:rsidRPr="00E77497" w:rsidRDefault="005D7F2D" w:rsidP="005D7F2D">
            <w:pPr>
              <w:pStyle w:val="SyntaxOneOf"/>
            </w:pPr>
            <w:r w:rsidRPr="00E77497">
              <w:t>Y</w:t>
            </w:r>
          </w:p>
        </w:tc>
        <w:tc>
          <w:tcPr>
            <w:tcW w:w="288" w:type="dxa"/>
          </w:tcPr>
          <w:p w:rsidR="005D7F2D" w:rsidRPr="00E77497" w:rsidRDefault="005D7F2D" w:rsidP="005D7F2D">
            <w:pPr>
              <w:pStyle w:val="SyntaxOneOf"/>
            </w:pPr>
            <w:r w:rsidRPr="00E77497">
              <w:t>Z</w:t>
            </w:r>
          </w:p>
        </w:tc>
      </w:tr>
      <w:tr w:rsidR="005D7F2D" w:rsidRPr="00E77497" w:rsidTr="005D7F2D">
        <w:tc>
          <w:tcPr>
            <w:tcW w:w="288" w:type="dxa"/>
          </w:tcPr>
          <w:p w:rsidR="005D7F2D" w:rsidRPr="00E77497" w:rsidRDefault="005D7F2D" w:rsidP="005D7F2D">
            <w:pPr>
              <w:pStyle w:val="SyntaxOneOf"/>
            </w:pPr>
            <w:r w:rsidRPr="00E77497">
              <w:t>0</w:t>
            </w:r>
          </w:p>
        </w:tc>
        <w:tc>
          <w:tcPr>
            <w:tcW w:w="288" w:type="dxa"/>
          </w:tcPr>
          <w:p w:rsidR="005D7F2D" w:rsidRPr="00E77497" w:rsidRDefault="005D7F2D" w:rsidP="005D7F2D">
            <w:pPr>
              <w:pStyle w:val="SyntaxOneOf"/>
            </w:pPr>
            <w:r w:rsidRPr="00E77497">
              <w:t>1</w:t>
            </w:r>
          </w:p>
        </w:tc>
        <w:tc>
          <w:tcPr>
            <w:tcW w:w="288" w:type="dxa"/>
          </w:tcPr>
          <w:p w:rsidR="005D7F2D" w:rsidRPr="00E77497" w:rsidRDefault="005D7F2D" w:rsidP="005D7F2D">
            <w:pPr>
              <w:pStyle w:val="SyntaxOneOf"/>
            </w:pPr>
            <w:r w:rsidRPr="00E77497">
              <w:t>2</w:t>
            </w:r>
          </w:p>
        </w:tc>
        <w:tc>
          <w:tcPr>
            <w:tcW w:w="288" w:type="dxa"/>
          </w:tcPr>
          <w:p w:rsidR="005D7F2D" w:rsidRPr="00E77497" w:rsidRDefault="005D7F2D" w:rsidP="005D7F2D">
            <w:pPr>
              <w:pStyle w:val="SyntaxOneOf"/>
            </w:pPr>
            <w:r w:rsidRPr="00E77497">
              <w:t>3</w:t>
            </w:r>
          </w:p>
        </w:tc>
        <w:tc>
          <w:tcPr>
            <w:tcW w:w="288" w:type="dxa"/>
          </w:tcPr>
          <w:p w:rsidR="005D7F2D" w:rsidRPr="00E77497" w:rsidRDefault="005D7F2D" w:rsidP="005D7F2D">
            <w:pPr>
              <w:pStyle w:val="SyntaxOneOf"/>
            </w:pPr>
            <w:r w:rsidRPr="00E77497">
              <w:t>4</w:t>
            </w:r>
          </w:p>
        </w:tc>
        <w:tc>
          <w:tcPr>
            <w:tcW w:w="288" w:type="dxa"/>
          </w:tcPr>
          <w:p w:rsidR="005D7F2D" w:rsidRPr="00E77497" w:rsidRDefault="005D7F2D" w:rsidP="005D7F2D">
            <w:pPr>
              <w:pStyle w:val="SyntaxOneOf"/>
            </w:pPr>
            <w:r w:rsidRPr="00E77497">
              <w:t>5</w:t>
            </w:r>
          </w:p>
        </w:tc>
        <w:tc>
          <w:tcPr>
            <w:tcW w:w="288" w:type="dxa"/>
          </w:tcPr>
          <w:p w:rsidR="005D7F2D" w:rsidRPr="00E77497" w:rsidRDefault="005D7F2D" w:rsidP="005D7F2D">
            <w:pPr>
              <w:pStyle w:val="SyntaxOneOf"/>
            </w:pPr>
            <w:r w:rsidRPr="00E77497">
              <w:t>6</w:t>
            </w:r>
          </w:p>
        </w:tc>
        <w:tc>
          <w:tcPr>
            <w:tcW w:w="288" w:type="dxa"/>
          </w:tcPr>
          <w:p w:rsidR="005D7F2D" w:rsidRPr="00E77497" w:rsidRDefault="005D7F2D" w:rsidP="005D7F2D">
            <w:pPr>
              <w:pStyle w:val="SyntaxOneOf"/>
            </w:pPr>
            <w:r w:rsidRPr="00E77497">
              <w:t>7</w:t>
            </w:r>
          </w:p>
        </w:tc>
        <w:tc>
          <w:tcPr>
            <w:tcW w:w="288" w:type="dxa"/>
          </w:tcPr>
          <w:p w:rsidR="005D7F2D" w:rsidRPr="00E77497" w:rsidRDefault="005D7F2D" w:rsidP="005D7F2D">
            <w:pPr>
              <w:pStyle w:val="SyntaxOneOf"/>
            </w:pPr>
            <w:r w:rsidRPr="00E77497">
              <w:t>8</w:t>
            </w:r>
          </w:p>
        </w:tc>
        <w:tc>
          <w:tcPr>
            <w:tcW w:w="288" w:type="dxa"/>
          </w:tcPr>
          <w:p w:rsidR="005D7F2D" w:rsidRPr="00E77497" w:rsidRDefault="005D7F2D" w:rsidP="005D7F2D">
            <w:pPr>
              <w:pStyle w:val="SyntaxOneOf"/>
            </w:pPr>
            <w:r w:rsidRPr="00E77497">
              <w:t>9</w:t>
            </w:r>
          </w:p>
        </w:tc>
        <w:tc>
          <w:tcPr>
            <w:tcW w:w="288" w:type="dxa"/>
          </w:tcPr>
          <w:p w:rsidR="005D7F2D" w:rsidRPr="00E77497" w:rsidRDefault="005D7F2D" w:rsidP="005D7F2D">
            <w:pPr>
              <w:pStyle w:val="SyntaxOneOf"/>
            </w:pPr>
            <w:r w:rsidRPr="00E77497">
              <w:t>_</w:t>
            </w: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r>
    </w:tbl>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rsidR="005D7F2D" w:rsidRPr="00E77497" w:rsidRDefault="005D7F2D" w:rsidP="005D7F2D">
      <w:pPr>
        <w:pStyle w:val="Heading4"/>
      </w:pPr>
      <w:r w:rsidRPr="00E77497">
        <w:t>CharacterClass</w:t>
      </w:r>
    </w:p>
    <w:p w:rsidR="005D7F2D" w:rsidRPr="00B820AB" w:rsidRDefault="005D7F2D" w:rsidP="005D7F2D">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rsidR="005D7F2D" w:rsidRPr="00E77497" w:rsidRDefault="005D7F2D" w:rsidP="005D7F2D">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rsidR="005D7F2D" w:rsidRPr="00E77497" w:rsidRDefault="005D7F2D" w:rsidP="005D7F2D">
      <w:pPr>
        <w:pStyle w:val="Heading4"/>
      </w:pPr>
      <w:r w:rsidRPr="00E77497">
        <w:t>ClassRanges</w:t>
      </w:r>
    </w:p>
    <w:p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rsidR="005D7F2D" w:rsidRPr="00E77497" w:rsidRDefault="005D7F2D" w:rsidP="005D7F2D">
      <w:pPr>
        <w:pStyle w:val="Heading4"/>
      </w:pPr>
      <w:r w:rsidRPr="00E77497">
        <w:t>NonemptyClassRanges</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rsidR="005D7F2D" w:rsidRPr="00E77497" w:rsidRDefault="005D7F2D" w:rsidP="005D7F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rsidR="005D7F2D" w:rsidRPr="00E77497" w:rsidRDefault="005D7F2D" w:rsidP="005D7F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5D7F2D" w:rsidRPr="00E77497" w:rsidRDefault="005D7F2D" w:rsidP="005D7F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rsidR="005D7F2D" w:rsidRPr="00E77497" w:rsidRDefault="005D7F2D" w:rsidP="005D7F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rsidR="005D7F2D" w:rsidRPr="00E77497" w:rsidRDefault="005D7F2D" w:rsidP="005D7F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rsidR="005D7F2D" w:rsidRPr="00E77497" w:rsidRDefault="005D7F2D" w:rsidP="005D7F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rsidR="005D7F2D" w:rsidRPr="00E77497" w:rsidRDefault="005D7F2D" w:rsidP="005D7F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5D7F2D" w:rsidRPr="00E77497" w:rsidRDefault="005D7F2D" w:rsidP="005D7F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rsidR="005D7F2D" w:rsidRPr="00E77497" w:rsidRDefault="005D7F2D" w:rsidP="005D7F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rsidR="005D7F2D" w:rsidRPr="00E77497" w:rsidRDefault="005D7F2D" w:rsidP="005D7F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rsidR="005D7F2D" w:rsidRPr="00E77497" w:rsidRDefault="005D7F2D" w:rsidP="005D7F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rsidR="005D7F2D" w:rsidRPr="00E77497" w:rsidRDefault="005D7F2D" w:rsidP="005D7F2D">
      <w:pPr>
        <w:pStyle w:val="Alg4"/>
        <w:numPr>
          <w:ilvl w:val="0"/>
          <w:numId w:val="317"/>
        </w:numPr>
      </w:pPr>
      <w:r w:rsidRPr="00E77497">
        <w:lastRenderedPageBreak/>
        <w:t xml:space="preserve">Let </w:t>
      </w:r>
      <w:r w:rsidRPr="00E77497">
        <w:rPr>
          <w:i/>
        </w:rPr>
        <w:t>i</w:t>
      </w:r>
      <w:r w:rsidRPr="00E77497">
        <w:t xml:space="preserve"> be the code unit value of character </w:t>
      </w:r>
      <w:r w:rsidRPr="00E77497">
        <w:rPr>
          <w:i/>
        </w:rPr>
        <w:t>a</w:t>
      </w:r>
      <w:r w:rsidRPr="00E77497">
        <w:t>.</w:t>
      </w:r>
    </w:p>
    <w:p w:rsidR="005D7F2D" w:rsidRPr="00E77497" w:rsidRDefault="005D7F2D" w:rsidP="005D7F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rsidR="005D7F2D" w:rsidRPr="00E77497" w:rsidRDefault="005D7F2D" w:rsidP="005D7F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rsidR="005D7F2D" w:rsidRPr="00E77497" w:rsidRDefault="005D7F2D" w:rsidP="005D7F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rsidR="005D7F2D" w:rsidRPr="00E77497" w:rsidRDefault="005D7F2D" w:rsidP="005D7F2D">
      <w:pPr>
        <w:pStyle w:val="Heading4"/>
      </w:pPr>
      <w:r w:rsidRPr="00E77497">
        <w:t>NonemptyClassRangesNoDash</w:t>
      </w:r>
    </w:p>
    <w:p w:rsidR="005D7F2D" w:rsidRPr="00E77497" w:rsidRDefault="005D7F2D" w:rsidP="005D7F2D">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rsidR="005D7F2D" w:rsidRPr="00E77497" w:rsidRDefault="005D7F2D" w:rsidP="005D7F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rsidR="005D7F2D" w:rsidRPr="00E77497" w:rsidRDefault="005D7F2D" w:rsidP="005D7F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5D7F2D" w:rsidRPr="00E77497" w:rsidRDefault="005D7F2D" w:rsidP="005D7F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rsidR="005D7F2D" w:rsidRPr="00E77497" w:rsidRDefault="005D7F2D" w:rsidP="005D7F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rsidR="005D7F2D" w:rsidRPr="00E77497" w:rsidRDefault="005D7F2D" w:rsidP="005D7F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rsidR="005D7F2D" w:rsidRPr="00E77497" w:rsidRDefault="005D7F2D" w:rsidP="005D7F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rsidR="005D7F2D" w:rsidRPr="00E77497" w:rsidRDefault="005D7F2D" w:rsidP="005D7F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5D7F2D" w:rsidRPr="00E77497" w:rsidRDefault="005D7F2D" w:rsidP="005D7F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5D7F2D" w:rsidRPr="00E77497" w:rsidRDefault="005D7F2D" w:rsidP="005D7F2D">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rsidR="005D7F2D" w:rsidRPr="00E77497" w:rsidRDefault="005D7F2D" w:rsidP="005D7F2D">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rsidR="005D7F2D" w:rsidRPr="00E77497" w:rsidRDefault="005D7F2D" w:rsidP="005D7F2D">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rsidR="005D7F2D" w:rsidRPr="00E77497" w:rsidRDefault="005D7F2D" w:rsidP="005D7F2D">
      <w:pPr>
        <w:pStyle w:val="Heading4"/>
      </w:pPr>
      <w:r w:rsidRPr="00E77497">
        <w:t>ClassAtom</w:t>
      </w:r>
    </w:p>
    <w:p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rsidR="005D7F2D" w:rsidRPr="00E77497" w:rsidRDefault="005D7F2D" w:rsidP="005D7F2D">
      <w:pPr>
        <w:pStyle w:val="Heading4"/>
      </w:pPr>
      <w:r w:rsidRPr="00E77497">
        <w:t>ClassAtomNoDash</w:t>
      </w:r>
    </w:p>
    <w:p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evaluates by returning a</w:t>
      </w:r>
      <w:ins w:id="11712" w:author="Rev 19 Allen Wirfs-Brock" w:date="2013-09-26T17:31:00Z">
        <w:r w:rsidR="00284A05">
          <w:t>n</w:t>
        </w:r>
      </w:ins>
      <w:r w:rsidRPr="00E77497">
        <w:t xml:space="preserve"> one-element CharSet containing the character represented by </w:t>
      </w:r>
      <w:r w:rsidRPr="00E77497">
        <w:rPr>
          <w:rFonts w:ascii="Times New Roman" w:hAnsi="Times New Roman"/>
          <w:i/>
        </w:rPr>
        <w:t>SourceCharacter</w:t>
      </w:r>
      <w:r w:rsidRPr="00E77497">
        <w:t>.</w:t>
      </w:r>
    </w:p>
    <w:p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rsidR="005D7F2D" w:rsidRPr="00E77497" w:rsidRDefault="005D7F2D" w:rsidP="005D7F2D">
      <w:pPr>
        <w:pStyle w:val="Heading4"/>
      </w:pPr>
      <w:r w:rsidRPr="00E77497">
        <w:t>ClassEscape</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5D7F2D" w:rsidRPr="00E77497" w:rsidRDefault="005D7F2D" w:rsidP="005D7F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rsidR="005D7F2D" w:rsidRPr="00E77497" w:rsidRDefault="005D7F2D" w:rsidP="005D7F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rsidR="005D7F2D" w:rsidRPr="00E77497" w:rsidRDefault="005D7F2D" w:rsidP="005D7F2D">
      <w:pPr>
        <w:pStyle w:val="Alg4"/>
        <w:numPr>
          <w:ilvl w:val="0"/>
          <w:numId w:val="322"/>
        </w:numPr>
      </w:pPr>
      <w:r w:rsidRPr="00E77497">
        <w:lastRenderedPageBreak/>
        <w:t xml:space="preserve">Let </w:t>
      </w:r>
      <w:r w:rsidRPr="00E77497">
        <w:rPr>
          <w:i/>
        </w:rPr>
        <w:t>ch</w:t>
      </w:r>
      <w:r w:rsidRPr="00E77497">
        <w:t xml:space="preserve"> be </w:t>
      </w:r>
      <w:r w:rsidRPr="00E77497">
        <w:rPr>
          <w:i/>
        </w:rPr>
        <w:t>E</w:t>
      </w:r>
      <w:r w:rsidRPr="00E77497">
        <w:t>'s character.</w:t>
      </w:r>
    </w:p>
    <w:p w:rsidR="005D7F2D" w:rsidRPr="00E77497" w:rsidRDefault="005D7F2D" w:rsidP="005D7F2D">
      <w:pPr>
        <w:pStyle w:val="Alg4"/>
        <w:numPr>
          <w:ilvl w:val="0"/>
          <w:numId w:val="322"/>
        </w:numPr>
        <w:spacing w:after="220"/>
      </w:pPr>
      <w:r w:rsidRPr="00E77497">
        <w:t xml:space="preserve">Return the one-element CharSet containing the character </w:t>
      </w:r>
      <w:r w:rsidRPr="00E77497">
        <w:rPr>
          <w:i/>
        </w:rPr>
        <w:t>ch</w:t>
      </w:r>
      <w:r w:rsidRPr="00E77497">
        <w:t>.</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w:t>
      </w:r>
      <w:ins w:id="11713" w:author="Rev 19 Allen Wirfs-Brock" w:date="2013-09-26T17:31:00Z">
        <w:r w:rsidR="00284A05">
          <w:t>n</w:t>
        </w:r>
      </w:ins>
      <w:r w:rsidRPr="00E77497">
        <w:t xml:space="preserve"> one-element CharSet containing that character.</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rsidR="005D7F2D" w:rsidRPr="00E77497" w:rsidRDefault="005D7F2D" w:rsidP="005D7F2D">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rsidR="005D7F2D" w:rsidRPr="00E77497" w:rsidRDefault="005D7F2D" w:rsidP="005D7F2D">
      <w:pPr>
        <w:pStyle w:val="Heading3"/>
      </w:pPr>
      <w:bookmarkStart w:id="11714" w:name="_Ref365541972"/>
      <w:bookmarkStart w:id="11715" w:name="_Toc368050753"/>
      <w:r w:rsidRPr="00E77497">
        <w:t>The RegExp Constructor</w:t>
      </w:r>
      <w:bookmarkEnd w:id="11714"/>
      <w:bookmarkEnd w:id="11715"/>
      <w:r w:rsidRPr="00E77497">
        <w:t xml:space="preserve"> </w:t>
      </w:r>
    </w:p>
    <w:p w:rsidR="005D7F2D" w:rsidRDefault="005D7F2D" w:rsidP="005D7F2D">
      <w:r>
        <w:t xml:space="preserve">The RegExp constructor is the %RegExp% intrinsic object and the initial value of the </w:t>
      </w:r>
      <w:r w:rsidRPr="00E74C84">
        <w:rPr>
          <w:rFonts w:ascii="Courier New" w:eastAsia="Times New Roman" w:hAnsi="Courier New" w:cs="Courier New"/>
          <w:b/>
          <w:spacing w:val="6"/>
          <w:lang w:eastAsia="en-US"/>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initialises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w:t>
      </w:r>
      <w:del w:id="11716" w:author="Rev 19 Allen Wirfs-Brock" w:date="2013-09-26T17:45:00Z">
        <w:r w:rsidDel="0072639A">
          <w:delText>n</w:delText>
        </w:r>
      </w:del>
      <w:r>
        <w:t xml:space="preserve"> [[RegExpMatcher]] internal data property whose value is </w:t>
      </w:r>
      <w:r w:rsidRPr="00582659">
        <w:rPr>
          <w:rFonts w:ascii="Times New Roman" w:hAnsi="Times New Roman"/>
          <w:b/>
          <w:bCs/>
        </w:rPr>
        <w:t>undefined</w:t>
      </w:r>
      <w:r w:rsidRPr="00E77497">
        <w:t xml:space="preserve">, it </w:t>
      </w:r>
      <w:r w:rsidRPr="00F94F77">
        <w:t>initial</w:t>
      </w:r>
      <w:r>
        <w:t xml:space="preserve">ises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717" w:author="Rev 19 Allen Wirfs-Brock" w:date="2013-09-27T10:28:00Z">
        <w:r w:rsidDel="00D20BD7">
          <w:delText>initialization</w:delText>
        </w:r>
      </w:del>
      <w:ins w:id="11718" w:author="Rev 19 Allen Wirfs-Brock" w:date="2013-09-27T10:28:00Z">
        <w:r w:rsidR="00D20BD7">
          <w:t>initialisation</w:t>
        </w:r>
      </w:ins>
      <w:r>
        <w:t>.</w:t>
      </w:r>
    </w:p>
    <w:p w:rsidR="005D7F2D" w:rsidRPr="00E77497" w:rsidRDefault="005D7F2D" w:rsidP="005D7F2D">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initialise subclass instances. </w:t>
      </w:r>
    </w:p>
    <w:p w:rsidR="005D7F2D" w:rsidRPr="00E77497" w:rsidRDefault="005D7F2D" w:rsidP="005D7F2D">
      <w:pPr>
        <w:pStyle w:val="Heading4"/>
      </w:pPr>
      <w:bookmarkStart w:id="11719" w:name="_Ref365534690"/>
      <w:r w:rsidRPr="00E77497">
        <w:t>RegExp(pattern, flags)</w:t>
      </w:r>
      <w:bookmarkEnd w:id="11719"/>
    </w:p>
    <w:p w:rsidR="005D7F2D" w:rsidRDefault="005D7F2D" w:rsidP="005D7F2D">
      <w:r>
        <w:t>The following steps are taken:</w:t>
      </w:r>
    </w:p>
    <w:p w:rsidR="005D7F2D" w:rsidRDefault="005D7F2D" w:rsidP="005D7F2D">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323"/>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323"/>
        </w:numPr>
      </w:pPr>
      <w:r>
        <w:t>If Type(</w:t>
      </w:r>
      <w:r>
        <w:rPr>
          <w:i/>
          <w:iCs/>
        </w:rPr>
        <w:t>O</w:t>
      </w:r>
      <w:r>
        <w:t>) is not Object or Type(</w:t>
      </w:r>
      <w:r>
        <w:rPr>
          <w:i/>
          <w:iCs/>
        </w:rPr>
        <w:t>O</w:t>
      </w:r>
      <w:r>
        <w:t xml:space="preserve">) is Object and </w:t>
      </w:r>
      <w:r>
        <w:rPr>
          <w:i/>
          <w:iCs/>
        </w:rPr>
        <w:t>O</w:t>
      </w:r>
      <w:r>
        <w:t xml:space="preserve"> does not have a [[RegExpMatcher]] internal data property or Type(</w:t>
      </w:r>
      <w:r>
        <w:rPr>
          <w:i/>
          <w:iCs/>
        </w:rPr>
        <w:t>O</w:t>
      </w:r>
      <w:r>
        <w:t xml:space="preserve">) is Object and </w:t>
      </w:r>
      <w:r>
        <w:rPr>
          <w:i/>
          <w:iCs/>
        </w:rPr>
        <w:t>O</w:t>
      </w:r>
      <w:r>
        <w:t xml:space="preserve"> has a [[RegExpMatcher]] internal data property and the value of [[RegExpMatcher]] is not </w:t>
      </w:r>
      <w:r>
        <w:rPr>
          <w:b/>
          <w:bCs/>
        </w:rPr>
        <w:t>undefined</w:t>
      </w:r>
      <w:r>
        <w:t xml:space="preserve">, </w:t>
      </w:r>
      <w:commentRangeStart w:id="11720"/>
      <w:r>
        <w:t>then</w:t>
      </w:r>
      <w:commentRangeEnd w:id="11720"/>
      <w:r>
        <w:rPr>
          <w:rStyle w:val="CommentReference"/>
          <w:rFonts w:ascii="Arial" w:eastAsia="MS Mincho" w:hAnsi="Arial"/>
          <w:spacing w:val="0"/>
          <w:lang w:eastAsia="ja-JP"/>
        </w:rPr>
        <w:commentReference w:id="11720"/>
      </w:r>
    </w:p>
    <w:p w:rsidR="005D7F2D" w:rsidRDefault="005D7F2D" w:rsidP="005D7F2D">
      <w:pPr>
        <w:pStyle w:val="Alg4"/>
        <w:numPr>
          <w:ilvl w:val="1"/>
          <w:numId w:val="323"/>
        </w:numPr>
      </w:pPr>
      <w:r>
        <w:t>If Type(</w:t>
      </w:r>
      <w:r>
        <w:rPr>
          <w:i/>
          <w:iCs/>
        </w:rPr>
        <w:t>pattern</w:t>
      </w:r>
      <w:r>
        <w:t xml:space="preserve">) is Object and </w:t>
      </w:r>
      <w:r>
        <w:rPr>
          <w:i/>
          <w:iCs/>
        </w:rPr>
        <w:t>O</w:t>
      </w:r>
      <w:r>
        <w:t xml:space="preserve"> has a [[RegExpMatcher]] internal data property and </w:t>
      </w:r>
      <w:r>
        <w:rPr>
          <w:i/>
          <w:iCs/>
        </w:rPr>
        <w:t>flags</w:t>
      </w:r>
      <w:r>
        <w:t xml:space="preserve"> is </w:t>
      </w:r>
      <w:r w:rsidRPr="00ED0770">
        <w:rPr>
          <w:b/>
          <w:bCs/>
        </w:rPr>
        <w:t>undefined</w:t>
      </w:r>
      <w:r>
        <w:t xml:space="preserve">, then </w:t>
      </w:r>
    </w:p>
    <w:p w:rsidR="005D7F2D" w:rsidRDefault="005D7F2D" w:rsidP="005D7F2D">
      <w:pPr>
        <w:pStyle w:val="Alg4"/>
        <w:numPr>
          <w:ilvl w:val="2"/>
          <w:numId w:val="323"/>
        </w:numPr>
      </w:pPr>
      <w:r>
        <w:t xml:space="preserve">Return </w:t>
      </w:r>
      <w:r>
        <w:rPr>
          <w:i/>
          <w:iCs/>
        </w:rPr>
        <w:t>pattern</w:t>
      </w:r>
      <w:r>
        <w:t>;</w:t>
      </w:r>
    </w:p>
    <w:p w:rsidR="005D7F2D" w:rsidRDefault="005D7F2D" w:rsidP="005D7F2D">
      <w:pPr>
        <w:pStyle w:val="Alg4"/>
        <w:numPr>
          <w:ilvl w:val="1"/>
          <w:numId w:val="323"/>
        </w:numPr>
      </w:pPr>
      <w:r>
        <w:t xml:space="preserve">Let </w:t>
      </w:r>
      <w:r>
        <w:rPr>
          <w:i/>
          <w:iCs/>
        </w:rPr>
        <w:t>O</w:t>
      </w:r>
      <w:r>
        <w:t xml:space="preserve"> be the result of calling the abstract operation RegExpAlloc with argument </w:t>
      </w:r>
      <w:r>
        <w:rPr>
          <w:i/>
          <w:iCs/>
        </w:rPr>
        <w:t>func</w:t>
      </w:r>
      <w:r>
        <w:t>.</w:t>
      </w:r>
    </w:p>
    <w:p w:rsidR="005D7F2D" w:rsidRDefault="005D7F2D" w:rsidP="005D7F2D">
      <w:pPr>
        <w:pStyle w:val="Alg4"/>
        <w:numPr>
          <w:ilvl w:val="1"/>
          <w:numId w:val="323"/>
        </w:numPr>
      </w:pPr>
      <w:r>
        <w:t>ReturnIfAbrupt(</w:t>
      </w:r>
      <w:r>
        <w:rPr>
          <w:i/>
          <w:iCs/>
        </w:rPr>
        <w:t>O</w:t>
      </w:r>
      <w:r>
        <w:t>).</w:t>
      </w:r>
    </w:p>
    <w:p w:rsidR="005D7F2D" w:rsidRDefault="005D7F2D" w:rsidP="005D7F2D">
      <w:pPr>
        <w:pStyle w:val="Alg4"/>
        <w:numPr>
          <w:ilvl w:val="0"/>
          <w:numId w:val="323"/>
        </w:numPr>
      </w:pPr>
      <w:r>
        <w:t>If Type(</w:t>
      </w:r>
      <w:r>
        <w:rPr>
          <w:i/>
          <w:iCs/>
        </w:rPr>
        <w:t>pattern</w:t>
      </w:r>
      <w:r>
        <w:t xml:space="preserve">) is Object and </w:t>
      </w:r>
      <w:r>
        <w:rPr>
          <w:i/>
          <w:iCs/>
        </w:rPr>
        <w:t>pattern</w:t>
      </w:r>
      <w:r>
        <w:t xml:space="preserve"> has a [[RegExpMatcher]] internal data property, then</w:t>
      </w:r>
    </w:p>
    <w:p w:rsidR="005D7F2D" w:rsidRDefault="005D7F2D" w:rsidP="005D7F2D">
      <w:pPr>
        <w:pStyle w:val="Alg4"/>
        <w:numPr>
          <w:ilvl w:val="1"/>
          <w:numId w:val="323"/>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5D7F2D" w:rsidRDefault="005D7F2D" w:rsidP="005D7F2D">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Pr="00076B9E" w:rsidRDefault="005D7F2D" w:rsidP="005D7F2D">
      <w:pPr>
        <w:numPr>
          <w:ilvl w:val="0"/>
          <w:numId w:val="323"/>
        </w:numPr>
        <w:contextualSpacing/>
        <w:rPr>
          <w:rFonts w:ascii="Times New Roman" w:hAnsi="Times New Roman"/>
        </w:rPr>
      </w:pPr>
      <w:r>
        <w:rPr>
          <w:rFonts w:ascii="Times New Roman" w:hAnsi="Times New Roman"/>
        </w:rPr>
        <w:t>Else,</w:t>
      </w:r>
    </w:p>
    <w:p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w:t>
      </w:r>
      <w:r>
        <w:rPr>
          <w:rFonts w:ascii="Times New Roman" w:hAnsi="Times New Roman"/>
          <w:i/>
          <w:iCs/>
        </w:rPr>
        <w:t>pattern</w:t>
      </w:r>
      <w:r>
        <w:rPr>
          <w:rFonts w:ascii="Times New Roman" w:hAnsi="Times New Roman"/>
        </w:rPr>
        <w:t>.</w:t>
      </w:r>
    </w:p>
    <w:p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Pr>
          <w:rFonts w:ascii="Times New Roman" w:hAnsi="Times New Roman"/>
          <w:i/>
          <w:iCs/>
        </w:rPr>
        <w:t>flags</w:t>
      </w:r>
      <w:r>
        <w:rPr>
          <w:rFonts w:ascii="Times New Roman" w:hAnsi="Times New Roman"/>
        </w:rPr>
        <w:t>.</w:t>
      </w:r>
    </w:p>
    <w:p w:rsidR="005D7F2D" w:rsidRDefault="005D7F2D" w:rsidP="005D7F2D">
      <w:pPr>
        <w:pStyle w:val="Alg4"/>
        <w:numPr>
          <w:ilvl w:val="0"/>
          <w:numId w:val="323"/>
        </w:numPr>
        <w:spacing w:after="220"/>
      </w:pPr>
      <w:r>
        <w:t xml:space="preserve">Return the result of the abstract operation RegExpInitialise with arguments </w:t>
      </w:r>
      <w:r>
        <w:rPr>
          <w:i/>
          <w:iCs/>
        </w:rPr>
        <w:t>O,</w:t>
      </w:r>
      <w:r>
        <w:t xml:space="preserve"> </w:t>
      </w:r>
      <w:r>
        <w:rPr>
          <w:i/>
        </w:rPr>
        <w:t>P</w:t>
      </w:r>
      <w:r>
        <w:rPr>
          <w:iCs/>
        </w:rPr>
        <w:t>,</w:t>
      </w:r>
      <w:r>
        <w:t xml:space="preserve"> and </w:t>
      </w:r>
      <w:r>
        <w:rPr>
          <w:i/>
        </w:rPr>
        <w:t>F</w:t>
      </w:r>
      <w:r w:rsidDel="00320730">
        <w:t xml:space="preserve"> </w:t>
      </w:r>
      <w:r w:rsidRPr="00E77497">
        <w:t>.</w:t>
      </w:r>
    </w:p>
    <w:p w:rsidR="005D7F2D" w:rsidRPr="00C7794D" w:rsidRDefault="005D7F2D" w:rsidP="005D7F2D">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rsidR="005D7F2D" w:rsidRPr="00E77497" w:rsidRDefault="005D7F2D" w:rsidP="005D7F2D">
      <w:pPr>
        <w:pStyle w:val="Heading4"/>
      </w:pPr>
      <w:bookmarkStart w:id="11721" w:name="_Ref365534675"/>
      <w:r w:rsidRPr="00E77497">
        <w:lastRenderedPageBreak/>
        <w:t>new RegExp(</w:t>
      </w:r>
      <w:r>
        <w:t>...argumentsList</w:t>
      </w:r>
      <w:r w:rsidRPr="00E77497">
        <w:t>)</w:t>
      </w:r>
      <w:bookmarkEnd w:id="11721"/>
    </w:p>
    <w:p w:rsidR="005D7F2D" w:rsidRDefault="005D7F2D" w:rsidP="005D7F2D">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RegExp</w:t>
      </w:r>
      <w:r w:rsidRPr="00E77497">
        <w:t xml:space="preserve"> </w:t>
      </w:r>
      <w:r>
        <w:t>is implemented as an ordinary function object, its [[Construct]] internal method will perform the above steps.</w:t>
      </w:r>
    </w:p>
    <w:p w:rsidR="005D7F2D" w:rsidRDefault="005D7F2D" w:rsidP="005D7F2D">
      <w:pPr>
        <w:pStyle w:val="Heading4"/>
      </w:pPr>
      <w:bookmarkStart w:id="11722" w:name="_Ref366078738"/>
      <w:r>
        <w:t>Abstract Operations for the RegExp Constructor</w:t>
      </w:r>
      <w:bookmarkEnd w:id="11722"/>
    </w:p>
    <w:p w:rsidR="005D7F2D" w:rsidRDefault="005D7F2D" w:rsidP="00B05257">
      <w:pPr>
        <w:pStyle w:val="Heading5"/>
      </w:pPr>
      <w:r w:rsidRPr="00E77497">
        <w:t xml:space="preserve">Runtime Semantics: </w:t>
      </w:r>
      <w:r w:rsidRPr="007D695C">
        <w:t>RegExp</w:t>
      </w:r>
      <w:r>
        <w:t>Alloc</w:t>
      </w:r>
      <w:r w:rsidRPr="007D695C">
        <w:t xml:space="preserve"> </w:t>
      </w:r>
      <w:r>
        <w:t>Abstract Operation</w:t>
      </w:r>
    </w:p>
    <w:p w:rsidR="005D7F2D" w:rsidRDefault="005D7F2D" w:rsidP="005D7F2D">
      <w:r>
        <w:t xml:space="preserve">When the abstract operation RegExpAlloc with argument </w:t>
      </w:r>
      <w:r>
        <w:rPr>
          <w:rFonts w:ascii="Times New Roman" w:eastAsia="Times New Roman" w:hAnsi="Times New Roman"/>
          <w:i/>
          <w:spacing w:val="6"/>
          <w:lang w:eastAsia="en-US"/>
        </w:rPr>
        <w:t>constructor</w:t>
      </w:r>
      <w:r>
        <w:t xml:space="preserve"> </w:t>
      </w:r>
      <w:r w:rsidRPr="00C72F39">
        <w:t>is called</w:t>
      </w:r>
      <w:r w:rsidRPr="00E77497">
        <w:t>, the following steps are taken:</w:t>
      </w:r>
    </w:p>
    <w:p w:rsidR="005D7F2D" w:rsidDel="00B05257" w:rsidRDefault="005D7F2D" w:rsidP="005D7F2D">
      <w:pPr>
        <w:numPr>
          <w:ilvl w:val="0"/>
          <w:numId w:val="1339"/>
        </w:numPr>
        <w:contextualSpacing/>
        <w:rPr>
          <w:del w:id="11723" w:author="Rev 19 Allen Wirfs-Brock" w:date="2013-09-27T12:26:00Z"/>
          <w:rFonts w:ascii="Times New Roman" w:hAnsi="Times New Roman"/>
        </w:rPr>
      </w:pPr>
      <w:del w:id="11724" w:author="Rev 19 Allen Wirfs-Brock" w:date="2013-09-27T12:26:00Z">
        <w:r w:rsidDel="00B05257">
          <w:rPr>
            <w:rFonts w:ascii="Times New Roman" w:hAnsi="Times New Roman"/>
          </w:rPr>
          <w:delText xml:space="preserve">Assert: </w:delText>
        </w:r>
        <w:r w:rsidDel="00B05257">
          <w:rPr>
            <w:rFonts w:ascii="Times New Roman" w:eastAsia="Times New Roman" w:hAnsi="Times New Roman"/>
            <w:i/>
            <w:spacing w:val="6"/>
            <w:lang w:eastAsia="en-US"/>
          </w:rPr>
          <w:delText>constructor</w:delText>
        </w:r>
        <w:r w:rsidDel="00B05257">
          <w:rPr>
            <w:rFonts w:ascii="Times New Roman" w:eastAsia="Times New Roman" w:hAnsi="Times New Roman"/>
            <w:iCs/>
            <w:spacing w:val="6"/>
            <w:lang w:eastAsia="en-US"/>
          </w:rPr>
          <w:delText xml:space="preserve"> is an object that has a [[Construct]] internal method.</w:delText>
        </w:r>
      </w:del>
    </w:p>
    <w:p w:rsidR="005D7F2D" w:rsidRPr="00E77497" w:rsidRDefault="005D7F2D" w:rsidP="005D7F2D">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xml:space="preserve">, ( </w:t>
      </w:r>
      <w:r>
        <w:rPr>
          <w:rFonts w:ascii="Times New Roman" w:hAnsi="Times New Roman"/>
          <w:sz w:val="18"/>
        </w:rPr>
        <w:t>[[RegExpMatcher]], [[OriginalSource]], [[OriginalFlags]]</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5D7F2D" w:rsidRDefault="005D7F2D" w:rsidP="005D7F2D">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rsidR="005D7F2D" w:rsidRDefault="005D7F2D" w:rsidP="005D7F2D">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7F2D" w:rsidRPr="00E77497" w:rsidRDefault="005D7F2D" w:rsidP="005D7F2D">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Pr="00E77497" w:rsidRDefault="005D7F2D" w:rsidP="005D7F2D">
      <w:pPr>
        <w:pStyle w:val="Note"/>
      </w:pPr>
      <w:r>
        <w:t>NOTE</w:t>
      </w:r>
      <w:r>
        <w:tab/>
        <w:t xml:space="preserve">[[RegExpMatcher]] is initially assigned the value </w:t>
      </w:r>
      <w:r w:rsidRPr="004E623C">
        <w:rPr>
          <w:rFonts w:ascii="Times New Roman" w:hAnsi="Times New Roman"/>
          <w:b/>
          <w:bCs/>
        </w:rPr>
        <w:t>undefined</w:t>
      </w:r>
      <w:r>
        <w:t xml:space="preserve"> as a flag to indicate that the instance has not yet been initialised by the </w:t>
      </w:r>
      <w:r w:rsidRPr="00977F8C">
        <w:rPr>
          <w:rFonts w:ascii="Times New Roman" w:hAnsi="Times New Roman"/>
          <w:b/>
          <w:bCs/>
        </w:rPr>
        <w:t>RegExp</w:t>
      </w:r>
      <w:r>
        <w:t xml:space="preserve"> constructor. This flag value is never directly exposed to ECMAScript code; hence implementation</w:t>
      </w:r>
      <w:ins w:id="11725" w:author="Rev 19 Allen Wirfs-Brock" w:date="2013-09-27T10:18:00Z">
        <w:r w:rsidR="00B122FE">
          <w:t>s</w:t>
        </w:r>
      </w:ins>
      <w:r>
        <w:t xml:space="preserve"> may choose to encode the flag in some other manner. </w:t>
      </w:r>
    </w:p>
    <w:p w:rsidR="005D7F2D" w:rsidRDefault="005D7F2D" w:rsidP="00B05257">
      <w:pPr>
        <w:pStyle w:val="Heading5"/>
      </w:pPr>
      <w:r w:rsidRPr="00E77497">
        <w:t xml:space="preserve">Runtime Semantics: </w:t>
      </w:r>
      <w:r w:rsidRPr="007D695C">
        <w:t>RegExp</w:t>
      </w:r>
      <w:r>
        <w:t>Initialise</w:t>
      </w:r>
      <w:r w:rsidRPr="007D695C">
        <w:t xml:space="preserve"> </w:t>
      </w:r>
      <w:r>
        <w:t>Abstract Operation</w:t>
      </w:r>
    </w:p>
    <w:p w:rsidR="005D7F2D" w:rsidRDefault="005D7F2D" w:rsidP="005D7F2D">
      <w:r>
        <w:t xml:space="preserve">When the abstract operation RegExpInitialise with arguments </w:t>
      </w:r>
      <w:r w:rsidRPr="00933A42">
        <w:rPr>
          <w:rFonts w:ascii="Times New Roman" w:eastAsia="Times New Roman" w:hAnsi="Times New Roman"/>
          <w:i/>
          <w:spacing w:val="6"/>
          <w:lang w:eastAsia="en-US"/>
        </w:rPr>
        <w:t>obj</w:t>
      </w:r>
      <w:r>
        <w:rPr>
          <w:i/>
          <w:iCs/>
        </w:rPr>
        <w:t>,</w:t>
      </w:r>
      <w:r>
        <w:t xml:space="preserve"> </w:t>
      </w:r>
      <w:r w:rsidRPr="00E2267E">
        <w:rPr>
          <w:rFonts w:ascii="Times New Roman" w:eastAsia="Times New Roman" w:hAnsi="Times New Roman"/>
          <w:i/>
          <w:spacing w:val="6"/>
          <w:lang w:eastAsia="en-US"/>
        </w:rPr>
        <w:t>pattern</w:t>
      </w:r>
      <w:r>
        <w:t xml:space="preserve">, and </w:t>
      </w:r>
      <w:r w:rsidRPr="00E2267E">
        <w:rPr>
          <w:rFonts w:ascii="Times New Roman" w:eastAsia="Times New Roman" w:hAnsi="Times New Roman"/>
          <w:i/>
          <w:spacing w:val="6"/>
          <w:lang w:eastAsia="en-US"/>
        </w:rPr>
        <w:t>flags</w:t>
      </w:r>
      <w:r>
        <w:t xml:space="preserve"> </w:t>
      </w:r>
      <w:r w:rsidRPr="00C72F39">
        <w:t>is called</w:t>
      </w:r>
      <w:r w:rsidRPr="00E77497">
        <w:t>, the following steps are taken:</w:t>
      </w:r>
    </w:p>
    <w:p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rsidR="005D7F2D" w:rsidRDefault="005D7F2D" w:rsidP="005D7F2D">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rsidR="005D7F2D" w:rsidRDefault="005D7F2D" w:rsidP="005D7F2D">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 xml:space="preserve">using the grammars in </w:t>
      </w:r>
      <w:r w:rsidR="006A3D7C">
        <w:fldChar w:fldCharType="begin"/>
      </w:r>
      <w:r w:rsidR="006A3D7C">
        <w:instrText xml:space="preserve"> REF _Ref365534757 \r \h </w:instrText>
      </w:r>
      <w:r w:rsidR="006A3D7C">
        <w:fldChar w:fldCharType="separate"/>
      </w:r>
      <w:r w:rsidR="00460CAC">
        <w:t>21.2.1</w:t>
      </w:r>
      <w:r w:rsidR="006A3D7C">
        <w:fldChar w:fldCharType="end"/>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rsidR="005D7F2D" w:rsidRDefault="005D7F2D" w:rsidP="005D7F2D">
      <w:pPr>
        <w:pStyle w:val="Alg4"/>
        <w:numPr>
          <w:ilvl w:val="0"/>
          <w:numId w:val="1341"/>
        </w:numPr>
      </w:pPr>
      <w:r>
        <w:t>Set</w:t>
      </w:r>
      <w:r w:rsidRPr="00C7794D">
        <w:t xml:space="preserve"> </w:t>
      </w:r>
      <w:r>
        <w:rPr>
          <w:i/>
          <w:iCs/>
        </w:rPr>
        <w:t>obj’s</w:t>
      </w:r>
      <w:r>
        <w:t xml:space="preserve"> [[RegExpMatcher]] internal data property</w:t>
      </w:r>
      <w:r w:rsidRPr="00C7794D">
        <w:t xml:space="preserve"> </w:t>
      </w:r>
      <w:r>
        <w:t xml:space="preserve">to the internal procedure </w:t>
      </w:r>
      <w:r w:rsidRPr="00C7794D">
        <w:t xml:space="preserve">obtained by evaluating ("compiling") the </w:t>
      </w:r>
      <w:r>
        <w:t xml:space="preserve">step 3’s parse of </w:t>
      </w:r>
      <w:r w:rsidRPr="00BA122E">
        <w:rPr>
          <w:i/>
          <w:iCs/>
        </w:rPr>
        <w:t>P</w:t>
      </w:r>
      <w:r>
        <w:t xml:space="preserve"> and applying the semantics provided</w:t>
      </w:r>
      <w:r w:rsidRPr="00C7794D">
        <w:t xml:space="preserve"> in </w:t>
      </w:r>
      <w:r w:rsidR="006A3D7C">
        <w:fldChar w:fldCharType="begin"/>
      </w:r>
      <w:r w:rsidR="006A3D7C">
        <w:instrText xml:space="preserve"> REF _Ref366079056 \r \h </w:instrText>
      </w:r>
      <w:r w:rsidR="006A3D7C">
        <w:fldChar w:fldCharType="separate"/>
      </w:r>
      <w:r w:rsidR="00460CAC">
        <w:t>21.2.2</w:t>
      </w:r>
      <w:r w:rsidR="006A3D7C">
        <w:fldChar w:fldCharType="end"/>
      </w:r>
      <w:r w:rsidRPr="00C7794D">
        <w:t>.</w:t>
      </w:r>
    </w:p>
    <w:p w:rsidR="005D7F2D" w:rsidRDefault="005D7F2D" w:rsidP="005D7F2D">
      <w:pPr>
        <w:numPr>
          <w:ilvl w:val="0"/>
          <w:numId w:val="1341"/>
        </w:numPr>
        <w:contextualSpacing/>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rsidR="005D7F2D" w:rsidRDefault="005D7F2D" w:rsidP="005D7F2D">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p>
    <w:p w:rsidR="005D7F2D" w:rsidRDefault="005D7F2D" w:rsidP="005D7F2D">
      <w:pPr>
        <w:pStyle w:val="Alg4"/>
        <w:numPr>
          <w:ilvl w:val="0"/>
          <w:numId w:val="1341"/>
        </w:numPr>
        <w:spacing w:after="220"/>
      </w:pPr>
      <w:r>
        <w:t xml:space="preserve">Return </w:t>
      </w:r>
      <w:r>
        <w:rPr>
          <w:i/>
        </w:rPr>
        <w:t>obj</w:t>
      </w:r>
      <w:r w:rsidRPr="00E77497">
        <w:t>.</w:t>
      </w:r>
    </w:p>
    <w:p w:rsidR="005D7F2D" w:rsidRDefault="005D7F2D" w:rsidP="00B05257">
      <w:pPr>
        <w:pStyle w:val="Heading5"/>
      </w:pPr>
      <w:r w:rsidRPr="00E77497">
        <w:t xml:space="preserve">Runtime Semantics: </w:t>
      </w:r>
      <w:r w:rsidRPr="007D695C">
        <w:t>RegExp</w:t>
      </w:r>
      <w:r>
        <w:t>Create</w:t>
      </w:r>
      <w:r w:rsidRPr="007D695C">
        <w:t xml:space="preserve"> </w:t>
      </w:r>
      <w:r>
        <w:t>Abstract Operation</w:t>
      </w:r>
    </w:p>
    <w:p w:rsidR="005D7F2D" w:rsidRDefault="005D7F2D" w:rsidP="005D7F2D">
      <w:r>
        <w:t xml:space="preserve">When the abstract operation RegExpCreate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rsidR="005D7F2D" w:rsidRDefault="005D7F2D" w:rsidP="005D7F2D">
      <w:pPr>
        <w:pStyle w:val="Alg4"/>
        <w:numPr>
          <w:ilvl w:val="0"/>
          <w:numId w:val="1381"/>
        </w:numPr>
      </w:pPr>
      <w:r>
        <w:t xml:space="preserve">Let </w:t>
      </w:r>
      <w:r>
        <w:rPr>
          <w:i/>
          <w:iCs/>
        </w:rPr>
        <w:t>obj</w:t>
      </w:r>
      <w:r>
        <w:t xml:space="preserve"> be the result of calling the abstract operation RegExpAlloc with argument </w:t>
      </w:r>
      <w:r w:rsidRPr="00F75B67">
        <w:rPr>
          <w:rFonts w:ascii="Arial" w:hAnsi="Arial" w:cs="Arial"/>
        </w:rPr>
        <w:t>%RegExp%</w:t>
      </w:r>
      <w:r>
        <w:t>.</w:t>
      </w:r>
    </w:p>
    <w:p w:rsidR="005D7F2D" w:rsidRDefault="005D7F2D" w:rsidP="005D7F2D">
      <w:pPr>
        <w:pStyle w:val="Alg4"/>
        <w:numPr>
          <w:ilvl w:val="0"/>
          <w:numId w:val="1381"/>
        </w:numPr>
      </w:pPr>
      <w:r>
        <w:t>ReturnIfAbrupt(</w:t>
      </w:r>
      <w:r>
        <w:rPr>
          <w:i/>
          <w:iCs/>
        </w:rPr>
        <w:t>obj</w:t>
      </w:r>
      <w:r>
        <w:t>).</w:t>
      </w:r>
    </w:p>
    <w:p w:rsidR="005D7F2D" w:rsidRDefault="005D7F2D" w:rsidP="005D7F2D">
      <w:pPr>
        <w:pStyle w:val="Alg4"/>
        <w:numPr>
          <w:ilvl w:val="0"/>
          <w:numId w:val="1381"/>
        </w:numPr>
        <w:spacing w:after="220"/>
      </w:pPr>
      <w:r>
        <w:lastRenderedPageBreak/>
        <w:t xml:space="preserve">Return the result of the abstract operation RegExpInitialise with arguments </w:t>
      </w:r>
      <w:r>
        <w:rPr>
          <w:i/>
          <w:iCs/>
        </w:rPr>
        <w:t>obj,</w:t>
      </w:r>
      <w:r>
        <w:t xml:space="preserve"> </w:t>
      </w:r>
      <w:r>
        <w:rPr>
          <w:i/>
        </w:rPr>
        <w:t>P</w:t>
      </w:r>
      <w:r>
        <w:rPr>
          <w:iCs/>
        </w:rPr>
        <w:t>,</w:t>
      </w:r>
      <w:r>
        <w:t xml:space="preserve"> and </w:t>
      </w:r>
      <w:r>
        <w:rPr>
          <w:i/>
        </w:rPr>
        <w:t>F</w:t>
      </w:r>
      <w:r w:rsidDel="00320730">
        <w:t xml:space="preserve"> </w:t>
      </w:r>
      <w:r w:rsidRPr="00E77497">
        <w:t>.</w:t>
      </w:r>
    </w:p>
    <w:p w:rsidR="005D7F2D" w:rsidRDefault="005D7F2D" w:rsidP="00B05257">
      <w:pPr>
        <w:pStyle w:val="Heading5"/>
      </w:pPr>
      <w:r w:rsidRPr="00E77497">
        <w:t xml:space="preserve">Runtime Semantics: </w:t>
      </w:r>
      <w:r>
        <w:t>EscapeRegExpPattern</w:t>
      </w:r>
      <w:r w:rsidRPr="007D695C">
        <w:t xml:space="preserve"> </w:t>
      </w:r>
      <w:r>
        <w:t>Abstract Operation</w:t>
      </w:r>
    </w:p>
    <w:p w:rsidR="005D7F2D" w:rsidRDefault="005D7F2D" w:rsidP="005D7F2D">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rsidR="005D7F2D" w:rsidRPr="00FA4775" w:rsidRDefault="005D7F2D" w:rsidP="005D7F2D">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326113">
        <w:t xml:space="preserve"> </w:t>
      </w:r>
      <w:r>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t>[[RegExpMatcher]]</w:t>
      </w:r>
      <w:r w:rsidRPr="00C7794D">
        <w:t xml:space="preserve"> </w:t>
      </w:r>
      <w:r w:rsidRPr="004D1BD1">
        <w:t>internal</w:t>
      </w:r>
      <w:r w:rsidRPr="00314265">
        <w:t xml:space="preserve"> </w:t>
      </w:r>
      <w:r>
        <w:t>data</w:t>
      </w:r>
      <w:r w:rsidRPr="004D1BD1">
        <w:t xml:space="preserve"> </w:t>
      </w:r>
      <w:r w:rsidRPr="00C7794D">
        <w:t xml:space="preserve">property. </w:t>
      </w:r>
      <w:r>
        <w:t xml:space="preserve">Separate calls to this abstract operation using the same values for </w:t>
      </w:r>
      <w:r>
        <w:rPr>
          <w:rFonts w:ascii="Times New Roman" w:eastAsia="Times New Roman" w:hAnsi="Times New Roman"/>
          <w:i/>
          <w:spacing w:val="6"/>
          <w:lang w:eastAsia="en-US"/>
        </w:rPr>
        <w:t>P</w:t>
      </w:r>
      <w:r>
        <w:t xml:space="preserve"> and </w:t>
      </w:r>
      <w:r w:rsidRPr="00FA4775">
        <w:rPr>
          <w:rFonts w:ascii="Times New Roman" w:hAnsi="Times New Roman"/>
          <w:i/>
          <w:iCs/>
        </w:rPr>
        <w:t>F</w:t>
      </w:r>
      <w:r>
        <w:t xml:space="preserve"> must produce identical results.</w:t>
      </w:r>
    </w:p>
    <w:p w:rsidR="005D7F2D" w:rsidRDefault="005D7F2D" w:rsidP="005D7F2D">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11726"/>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11726"/>
      <w:r>
        <w:rPr>
          <w:rStyle w:val="CommentReference"/>
        </w:rPr>
        <w:commentReference w:id="11726"/>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rsidR="005D7F2D" w:rsidRPr="00C7794D" w:rsidRDefault="005D7F2D" w:rsidP="005D7F2D">
      <w:r>
        <w:t xml:space="preserve">Return </w:t>
      </w:r>
      <w:r w:rsidRPr="00C7794D">
        <w:rPr>
          <w:rFonts w:ascii="Times New Roman" w:hAnsi="Times New Roman"/>
          <w:i/>
          <w:iCs/>
        </w:rPr>
        <w:t>S</w:t>
      </w:r>
      <w:r>
        <w:t>.</w:t>
      </w:r>
    </w:p>
    <w:p w:rsidR="005D7F2D" w:rsidRPr="004D1BD1" w:rsidRDefault="005D7F2D" w:rsidP="005D7F2D">
      <w:pPr>
        <w:pStyle w:val="Heading3"/>
      </w:pPr>
      <w:bookmarkStart w:id="11727" w:name="_Ref365969953"/>
      <w:bookmarkStart w:id="11728" w:name="_Toc368050754"/>
      <w:r w:rsidRPr="004D1BD1">
        <w:t>Properties of the RegExp Constructor</w:t>
      </w:r>
      <w:bookmarkEnd w:id="11727"/>
      <w:bookmarkEnd w:id="11728"/>
    </w:p>
    <w:p w:rsidR="005D7F2D" w:rsidRPr="006B6D0A" w:rsidRDefault="005D7F2D" w:rsidP="005D7F2D">
      <w:r w:rsidRPr="008B7F6F">
        <w:t xml:space="preserve">The value of the [[Prototype]] internal </w:t>
      </w:r>
      <w:r>
        <w:t xml:space="preserve">data </w:t>
      </w:r>
      <w:r w:rsidRPr="008B7F6F">
        <w:t>property of the R</w:t>
      </w:r>
      <w:r w:rsidRPr="006B6D0A">
        <w:t>egExp constructor is the standard built-in Function prototype object (</w:t>
      </w:r>
      <w:r w:rsidR="006A3D7C">
        <w:fldChar w:fldCharType="begin"/>
      </w:r>
      <w:r w:rsidR="006A3D7C">
        <w:instrText xml:space="preserve"> REF _Ref359681817 \r \h </w:instrText>
      </w:r>
      <w:r w:rsidR="006A3D7C">
        <w:fldChar w:fldCharType="separate"/>
      </w:r>
      <w:r w:rsidR="00460CAC">
        <w:t>19.2.3</w:t>
      </w:r>
      <w:r w:rsidR="006A3D7C">
        <w:fldChar w:fldCharType="end"/>
      </w:r>
      <w:r w:rsidRPr="006B6D0A">
        <w:t>).</w:t>
      </w:r>
    </w:p>
    <w:p w:rsidR="005D7F2D" w:rsidRPr="00A67AF2" w:rsidRDefault="005D7F2D" w:rsidP="005D7F2D">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rsidR="005D7F2D" w:rsidRPr="00A67AF2" w:rsidRDefault="005D7F2D" w:rsidP="005D7F2D">
      <w:pPr>
        <w:pStyle w:val="Heading4"/>
      </w:pPr>
      <w:r w:rsidRPr="00A67AF2">
        <w:t>RegExp.prototype</w:t>
      </w:r>
    </w:p>
    <w:p w:rsidR="005D7F2D" w:rsidRPr="00675B74" w:rsidRDefault="005D7F2D" w:rsidP="005D7F2D">
      <w:r w:rsidRPr="00A67AF2">
        <w:t xml:space="preserve">The initial value of </w:t>
      </w:r>
      <w:r w:rsidRPr="00B820AB">
        <w:rPr>
          <w:rFonts w:ascii="Courier New" w:hAnsi="Courier New"/>
          <w:b/>
        </w:rPr>
        <w:t>RegExp.prototype</w:t>
      </w:r>
      <w:r w:rsidRPr="00675B74">
        <w:t xml:space="preserve"> is the RegExp prototype object (</w:t>
      </w:r>
      <w:r w:rsidR="006A3D7C">
        <w:fldChar w:fldCharType="begin"/>
      </w:r>
      <w:r w:rsidR="006A3D7C">
        <w:instrText xml:space="preserve"> REF _Ref366079121 \r \h </w:instrText>
      </w:r>
      <w:r w:rsidR="006A3D7C">
        <w:fldChar w:fldCharType="separate"/>
      </w:r>
      <w:r w:rsidR="00460CAC">
        <w:t>21.2.5</w:t>
      </w:r>
      <w:r w:rsidR="006A3D7C">
        <w:fldChar w:fldCharType="end"/>
      </w:r>
      <w:r w:rsidRPr="00675B74">
        <w:t>).</w:t>
      </w:r>
    </w:p>
    <w:p w:rsidR="005D7F2D" w:rsidRPr="00E77497" w:rsidRDefault="005D7F2D" w:rsidP="005D7F2D">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5D7F2D" w:rsidRPr="00A67AF2" w:rsidRDefault="005D7F2D" w:rsidP="005D7F2D">
      <w:pPr>
        <w:pStyle w:val="Heading4"/>
      </w:pPr>
      <w:r>
        <w:t>RegExp[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rsidR="005D7F2D" w:rsidRPr="00E77497" w:rsidRDefault="005D7F2D" w:rsidP="005D7F2D">
      <w:pPr>
        <w:numPr>
          <w:ilvl w:val="0"/>
          <w:numId w:val="1342"/>
        </w:numPr>
        <w:rPr>
          <w:rFonts w:ascii="Times New Roman" w:hAnsi="Times New Roman"/>
        </w:rPr>
      </w:pPr>
      <w:r w:rsidRPr="00E77497">
        <w:rPr>
          <w:rFonts w:ascii="Times New Roman" w:hAnsi="Times New Roman"/>
        </w:rPr>
        <w:t>Return</w:t>
      </w:r>
      <w:r w:rsidRPr="005A7473">
        <w:t xml:space="preserve"> </w:t>
      </w:r>
      <w:r w:rsidRPr="005A7473">
        <w:rPr>
          <w:rFonts w:ascii="Times New Roman" w:hAnsi="Times New Roman"/>
        </w:rPr>
        <w:t xml:space="preserve">the result of calling the abstract operation RegExpAlloc with argument </w:t>
      </w:r>
      <w:r>
        <w:rPr>
          <w:rFonts w:ascii="Times New Roman" w:hAnsi="Times New Roman"/>
          <w:i/>
          <w:iCs/>
        </w:rPr>
        <w:t>F</w:t>
      </w:r>
      <w:r w:rsidRPr="00E77497">
        <w:rPr>
          <w:rFonts w:ascii="Times New Roman" w:hAnsi="Times New Roman"/>
        </w:rPr>
        <w:t>.</w:t>
      </w:r>
    </w:p>
    <w:p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rsidR="005D7F2D" w:rsidRPr="00E77497" w:rsidRDefault="005D7F2D" w:rsidP="005D7F2D">
      <w:pPr>
        <w:pStyle w:val="Heading3"/>
      </w:pPr>
      <w:bookmarkStart w:id="11729" w:name="_Ref366079121"/>
      <w:bookmarkStart w:id="11730" w:name="_Ref366135892"/>
      <w:bookmarkStart w:id="11731" w:name="_Ref366135962"/>
      <w:bookmarkStart w:id="11732" w:name="_Toc368050755"/>
      <w:r w:rsidRPr="00E77497">
        <w:t>Properties of the RegExp Prototype Object</w:t>
      </w:r>
      <w:bookmarkEnd w:id="11729"/>
      <w:bookmarkEnd w:id="11730"/>
      <w:bookmarkEnd w:id="11731"/>
      <w:bookmarkEnd w:id="11732"/>
    </w:p>
    <w:p w:rsidR="005D7F2D" w:rsidRPr="00E77497" w:rsidRDefault="005D7F2D" w:rsidP="005D7F2D">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data property or any of the other internal data properties of RegExp instance objects</w:t>
      </w:r>
      <w:r w:rsidRPr="00E77497">
        <w:t>.</w:t>
      </w:r>
    </w:p>
    <w:p w:rsidR="005D7F2D" w:rsidRPr="00E77497" w:rsidRDefault="005D7F2D" w:rsidP="005D7F2D">
      <w:r w:rsidRPr="00E77497">
        <w:t xml:space="preserve">The value of the [[Prototype]] internal </w:t>
      </w:r>
      <w:r>
        <w:t xml:space="preserve">data </w:t>
      </w:r>
      <w:r w:rsidRPr="00E77497">
        <w:t>property of the RegExp prototype object is the standard built-in Object prototype object (</w:t>
      </w:r>
      <w:r w:rsidR="006A3D7C">
        <w:fldChar w:fldCharType="begin"/>
      </w:r>
      <w:r w:rsidR="006A3D7C">
        <w:instrText xml:space="preserve"> REF _Ref360007187 \r \h </w:instrText>
      </w:r>
      <w:r w:rsidR="006A3D7C">
        <w:fldChar w:fldCharType="separate"/>
      </w:r>
      <w:r w:rsidR="00460CAC">
        <w:t>19.1.4</w:t>
      </w:r>
      <w:r w:rsidR="006A3D7C">
        <w:fldChar w:fldCharType="end"/>
      </w:r>
      <w:r w:rsidRPr="00E77497">
        <w:t>).</w:t>
      </w:r>
    </w:p>
    <w:p w:rsidR="005D7F2D" w:rsidRPr="00E77497" w:rsidRDefault="005D7F2D" w:rsidP="005D7F2D">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rsidR="005D7F2D" w:rsidRPr="00E77497" w:rsidRDefault="005D7F2D" w:rsidP="005D7F2D">
      <w:pPr>
        <w:pStyle w:val="Heading4"/>
      </w:pPr>
      <w:r w:rsidRPr="00E77497">
        <w:t>RegExp.prototype.constructor</w:t>
      </w:r>
    </w:p>
    <w:p w:rsidR="005D7F2D" w:rsidRPr="00E77497" w:rsidRDefault="005D7F2D" w:rsidP="005D7F2D">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rsidR="005D7F2D" w:rsidRPr="00E77497" w:rsidRDefault="005D7F2D" w:rsidP="005D7F2D">
      <w:pPr>
        <w:pStyle w:val="Heading4"/>
      </w:pPr>
      <w:bookmarkStart w:id="11733" w:name="_Ref366079704"/>
      <w:r w:rsidRPr="00E77497">
        <w:lastRenderedPageBreak/>
        <w:t>RegExp.prototype.exec(string)</w:t>
      </w:r>
      <w:bookmarkEnd w:id="11733"/>
    </w:p>
    <w:p w:rsidR="005D7F2D" w:rsidRPr="00E77497" w:rsidRDefault="005D7F2D" w:rsidP="005D7F2D">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rsidR="005D7F2D" w:rsidRPr="00E77497" w:rsidRDefault="005D7F2D" w:rsidP="005D7F2D">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rsidR="005D7F2D" w:rsidRPr="00E77497" w:rsidRDefault="005D7F2D" w:rsidP="005D7F2D">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706"/>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706"/>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5D7F2D" w:rsidRDefault="005D7F2D" w:rsidP="005D7F2D">
      <w:pPr>
        <w:pStyle w:val="Alg4"/>
        <w:numPr>
          <w:ilvl w:val="0"/>
          <w:numId w:val="706"/>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5D7F2D" w:rsidRDefault="005D7F2D" w:rsidP="005D7F2D">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rsidR="005D7F2D" w:rsidRDefault="005D7F2D" w:rsidP="005D7F2D">
      <w:pPr>
        <w:pStyle w:val="Alg4"/>
        <w:numPr>
          <w:ilvl w:val="0"/>
          <w:numId w:val="706"/>
        </w:numPr>
      </w:pPr>
      <w:r>
        <w:t>ReturnIfAbrupt(</w:t>
      </w:r>
      <w:r>
        <w:rPr>
          <w:i/>
        </w:rPr>
        <w:t>S</w:t>
      </w:r>
      <w:r>
        <w:t>).</w:t>
      </w:r>
    </w:p>
    <w:p w:rsidR="005D7F2D" w:rsidRDefault="005D7F2D" w:rsidP="005D7F2D">
      <w:pPr>
        <w:pStyle w:val="Alg4"/>
        <w:numPr>
          <w:ilvl w:val="0"/>
          <w:numId w:val="706"/>
        </w:numPr>
        <w:spacing w:after="220"/>
      </w:pPr>
      <w:r>
        <w:t xml:space="preserve">Return the result of the RegExpExec abstract operation with arguments </w:t>
      </w:r>
      <w:r w:rsidRPr="00134DAD">
        <w:rPr>
          <w:i/>
        </w:rPr>
        <w:t>R</w:t>
      </w:r>
      <w:r>
        <w:t xml:space="preserve"> and </w:t>
      </w:r>
      <w:r w:rsidRPr="00134DAD">
        <w:rPr>
          <w:i/>
        </w:rPr>
        <w:t>S</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rsidR="005D7F2D" w:rsidRPr="00134DAD" w:rsidRDefault="005D7F2D" w:rsidP="005D7F2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rsidR="005D7F2D" w:rsidRDefault="005D7F2D" w:rsidP="005D7F2D">
      <w:pPr>
        <w:pStyle w:val="Alg4"/>
        <w:numPr>
          <w:ilvl w:val="0"/>
          <w:numId w:val="703"/>
        </w:numPr>
      </w:pPr>
      <w:r>
        <w:t xml:space="preserve">Assert: </w:t>
      </w:r>
      <w:r>
        <w:rPr>
          <w:i/>
          <w:iCs/>
        </w:rPr>
        <w:t>R</w:t>
      </w:r>
      <w:r>
        <w:t xml:space="preserve"> is an initialised RegExp instance.</w:t>
      </w:r>
    </w:p>
    <w:p w:rsidR="005D7F2D" w:rsidRPr="00E77497" w:rsidRDefault="005D7F2D" w:rsidP="005D7F2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rsidR="005D7F2D" w:rsidRPr="00E77497" w:rsidRDefault="005D7F2D" w:rsidP="005D7F2D">
      <w:pPr>
        <w:pStyle w:val="Alg4"/>
        <w:numPr>
          <w:ilvl w:val="0"/>
          <w:numId w:val="703"/>
        </w:numPr>
      </w:pPr>
      <w:r w:rsidRPr="00E77497">
        <w:t xml:space="preserve">Let </w:t>
      </w:r>
      <w:r w:rsidRPr="00E77497">
        <w:rPr>
          <w:i/>
        </w:rPr>
        <w:t>lastIndex</w:t>
      </w:r>
      <w:r w:rsidRPr="00E77497">
        <w:t xml:space="preserve"> be the result of Get</w:t>
      </w:r>
      <w:r>
        <w:t>(</w:t>
      </w:r>
      <w:r w:rsidRPr="00E77497">
        <w:rPr>
          <w:i/>
        </w:rPr>
        <w:t>R</w:t>
      </w:r>
      <w:r>
        <w:t>,</w:t>
      </w:r>
      <w:r w:rsidRPr="00E77497">
        <w:t>"</w:t>
      </w:r>
      <w:r w:rsidRPr="00E77497">
        <w:rPr>
          <w:rFonts w:ascii="Courier New" w:hAnsi="Courier New" w:cs="Courier New"/>
          <w:b/>
        </w:rPr>
        <w:t>lastIndex</w:t>
      </w:r>
      <w:r w:rsidRPr="00E77497">
        <w:t>"</w:t>
      </w:r>
      <w:r>
        <w:t>)</w:t>
      </w:r>
      <w:r w:rsidRPr="00E77497">
        <w:t>.</w:t>
      </w:r>
    </w:p>
    <w:p w:rsidR="005D7F2D" w:rsidRPr="00E77497" w:rsidRDefault="005D7F2D" w:rsidP="005D7F2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rsidR="005D7F2D" w:rsidRDefault="005D7F2D" w:rsidP="005D7F2D">
      <w:pPr>
        <w:pStyle w:val="Alg4"/>
        <w:numPr>
          <w:ilvl w:val="0"/>
          <w:numId w:val="703"/>
        </w:numPr>
      </w:pPr>
      <w:r>
        <w:t>ReturnIfAbrupt(</w:t>
      </w:r>
      <w:r>
        <w:rPr>
          <w:i/>
        </w:rPr>
        <w:t>i</w:t>
      </w:r>
      <w:r>
        <w:t>).</w:t>
      </w:r>
    </w:p>
    <w:p w:rsidR="005D7F2D" w:rsidRPr="00E77497" w:rsidRDefault="005D7F2D" w:rsidP="005D7F2D">
      <w:pPr>
        <w:pStyle w:val="Alg4"/>
        <w:numPr>
          <w:ilvl w:val="0"/>
          <w:numId w:val="703"/>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E77497">
        <w:rPr>
          <w:rFonts w:ascii="Courier New" w:hAnsi="Courier New"/>
          <w:b/>
        </w:rPr>
        <w:t>global</w:t>
      </w:r>
      <w:r w:rsidRPr="00E77497">
        <w:rPr>
          <w:rFonts w:ascii="Courier New" w:hAnsi="Courier New" w:cs="Courier New"/>
          <w:b/>
        </w:rPr>
        <w:t>"</w:t>
      </w:r>
      <w:r>
        <w:rPr>
          <w:rFonts w:ascii="Courier New" w:hAnsi="Courier New" w:cs="Courier New"/>
          <w:b/>
        </w:rPr>
        <w:t>))</w:t>
      </w:r>
      <w:r w:rsidRPr="00E77497">
        <w:t>.</w:t>
      </w:r>
    </w:p>
    <w:p w:rsidR="005D7F2D" w:rsidRDefault="005D7F2D" w:rsidP="005D7F2D">
      <w:pPr>
        <w:pStyle w:val="Alg4"/>
        <w:numPr>
          <w:ilvl w:val="0"/>
          <w:numId w:val="703"/>
        </w:numPr>
      </w:pPr>
      <w:r>
        <w:t>ReturnIfAbrupt(</w:t>
      </w:r>
      <w:r>
        <w:rPr>
          <w:i/>
        </w:rPr>
        <w:t>global</w:t>
      </w:r>
      <w:r>
        <w:t>).</w:t>
      </w:r>
    </w:p>
    <w:p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rsidR="005D7F2D" w:rsidRDefault="005D7F2D" w:rsidP="005D7F2D">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rsidR="005D7F2D" w:rsidRPr="00E77497" w:rsidRDefault="005D7F2D" w:rsidP="005D7F2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rsidR="005D7F2D" w:rsidRPr="00E77497" w:rsidRDefault="005D7F2D" w:rsidP="005D7F2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rsidR="005D7F2D" w:rsidRPr="00E77497" w:rsidRDefault="005D7F2D" w:rsidP="005D7F2D">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rsidR="005D7F2D" w:rsidRPr="00E77497" w:rsidRDefault="005D7F2D" w:rsidP="005D7F2D">
      <w:pPr>
        <w:pStyle w:val="Alg4"/>
        <w:numPr>
          <w:ilvl w:val="2"/>
          <w:numId w:val="703"/>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E77497">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rsidR="005D7F2D" w:rsidRDefault="005D7F2D" w:rsidP="005D7F2D">
      <w:pPr>
        <w:pStyle w:val="Alg4"/>
        <w:numPr>
          <w:ilvl w:val="2"/>
          <w:numId w:val="703"/>
        </w:numPr>
      </w:pPr>
      <w:r>
        <w:t>ReturnIfAbrupt(</w:t>
      </w:r>
      <w:r>
        <w:rPr>
          <w:i/>
        </w:rPr>
        <w:t>put</w:t>
      </w:r>
      <w:r w:rsidRPr="00F726FB">
        <w:rPr>
          <w:i/>
        </w:rPr>
        <w:t>Status</w:t>
      </w:r>
      <w:r>
        <w:t>).</w:t>
      </w:r>
    </w:p>
    <w:p w:rsidR="005D7F2D" w:rsidRPr="00E77497" w:rsidRDefault="005D7F2D" w:rsidP="005D7F2D">
      <w:pPr>
        <w:pStyle w:val="Alg4"/>
        <w:numPr>
          <w:ilvl w:val="2"/>
          <w:numId w:val="703"/>
        </w:numPr>
      </w:pPr>
      <w:r w:rsidRPr="00E77497">
        <w:t xml:space="preserve">Return </w:t>
      </w:r>
      <w:r w:rsidRPr="00E77497">
        <w:rPr>
          <w:b/>
        </w:rPr>
        <w:t>null</w:t>
      </w:r>
      <w:r w:rsidRPr="00E77497">
        <w:t>.</w:t>
      </w:r>
    </w:p>
    <w:p w:rsidR="005D7F2D" w:rsidRPr="00E77497" w:rsidRDefault="005D7F2D" w:rsidP="005D7F2D">
      <w:pPr>
        <w:pStyle w:val="Alg4"/>
        <w:numPr>
          <w:ilvl w:val="1"/>
          <w:numId w:val="703"/>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rsidR="005D7F2D" w:rsidRPr="00E77497" w:rsidRDefault="005D7F2D" w:rsidP="005D7F2D">
      <w:pPr>
        <w:pStyle w:val="Alg4"/>
        <w:numPr>
          <w:ilvl w:val="1"/>
          <w:numId w:val="703"/>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rsidR="005D7F2D" w:rsidRPr="00E77497" w:rsidRDefault="005D7F2D" w:rsidP="005D7F2D">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rsidR="005D7F2D" w:rsidRPr="00E77497" w:rsidRDefault="005D7F2D" w:rsidP="005D7F2D">
      <w:pPr>
        <w:pStyle w:val="Alg4"/>
        <w:numPr>
          <w:ilvl w:val="1"/>
          <w:numId w:val="703"/>
        </w:numPr>
      </w:pPr>
      <w:r w:rsidRPr="00E77497">
        <w:t xml:space="preserve">else </w:t>
      </w:r>
    </w:p>
    <w:p w:rsidR="005D7F2D" w:rsidRPr="00E77497" w:rsidRDefault="005D7F2D" w:rsidP="005D7F2D">
      <w:pPr>
        <w:pStyle w:val="Alg4"/>
        <w:numPr>
          <w:ilvl w:val="2"/>
          <w:numId w:val="703"/>
        </w:numPr>
      </w:pPr>
      <w:r>
        <w:t>Assert:</w:t>
      </w:r>
      <w:r w:rsidRPr="00E77497">
        <w:t xml:space="preserve"> </w:t>
      </w:r>
      <w:r w:rsidRPr="00E77497">
        <w:rPr>
          <w:i/>
        </w:rPr>
        <w:t>r</w:t>
      </w:r>
      <w:r w:rsidRPr="00E77497">
        <w:t xml:space="preserve"> </w:t>
      </w:r>
      <w:r>
        <w:t>is a</w:t>
      </w:r>
      <w:r w:rsidRPr="00E77497">
        <w:t xml:space="preserve"> State.</w:t>
      </w:r>
    </w:p>
    <w:p w:rsidR="005D7F2D" w:rsidRPr="00E77497" w:rsidRDefault="005D7F2D" w:rsidP="005D7F2D">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rsidR="005D7F2D" w:rsidRPr="00E77497" w:rsidRDefault="005D7F2D" w:rsidP="005D7F2D">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rsidR="005D7F2D" w:rsidRPr="00E77497" w:rsidRDefault="005D7F2D" w:rsidP="005D7F2D">
      <w:pPr>
        <w:pStyle w:val="Alg4"/>
        <w:numPr>
          <w:ilvl w:val="1"/>
          <w:numId w:val="703"/>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rsidR="005D7F2D" w:rsidRDefault="005D7F2D" w:rsidP="005D7F2D">
      <w:pPr>
        <w:pStyle w:val="Alg4"/>
        <w:numPr>
          <w:ilvl w:val="1"/>
          <w:numId w:val="703"/>
        </w:numPr>
      </w:pPr>
      <w:r>
        <w:t>ReturnIfAbrupt(</w:t>
      </w:r>
      <w:r>
        <w:rPr>
          <w:i/>
        </w:rPr>
        <w:t>put</w:t>
      </w:r>
      <w:r w:rsidRPr="00F726FB">
        <w:rPr>
          <w:i/>
        </w:rPr>
        <w:t>Status</w:t>
      </w:r>
      <w:r>
        <w:t>).</w:t>
      </w:r>
    </w:p>
    <w:p w:rsidR="005D7F2D" w:rsidRPr="00E77497" w:rsidRDefault="005D7F2D" w:rsidP="005D7F2D">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rsidR="006A3D7C">
        <w:fldChar w:fldCharType="begin"/>
      </w:r>
      <w:r w:rsidR="006A3D7C">
        <w:instrText xml:space="preserve"> REF _Ref366079453 \r \h </w:instrText>
      </w:r>
      <w:r w:rsidR="006A3D7C">
        <w:fldChar w:fldCharType="separate"/>
      </w:r>
      <w:r w:rsidR="00460CAC">
        <w:t>21.2.2.1</w:t>
      </w:r>
      <w:r w:rsidR="006A3D7C">
        <w:fldChar w:fldCharType="end"/>
      </w:r>
      <w:r w:rsidRPr="00E77497">
        <w:t xml:space="preserve">'s </w:t>
      </w:r>
      <w:r w:rsidRPr="00E77497">
        <w:rPr>
          <w:i/>
        </w:rPr>
        <w:t>N</w:t>
      </w:r>
      <w:r>
        <w:rPr>
          <w:i/>
        </w:rPr>
        <w:t>c</w:t>
      </w:r>
      <w:r w:rsidRPr="00E77497">
        <w:rPr>
          <w:i/>
        </w:rPr>
        <w:t>apturingParens</w:t>
      </w:r>
      <w:r w:rsidRPr="00E77497">
        <w:t>.)</w:t>
      </w:r>
    </w:p>
    <w:p w:rsidR="005D7F2D" w:rsidRPr="00E77497" w:rsidRDefault="005D7F2D" w:rsidP="005D7F2D">
      <w:pPr>
        <w:pStyle w:val="Alg4"/>
        <w:numPr>
          <w:ilvl w:val="0"/>
          <w:numId w:val="703"/>
        </w:numPr>
      </w:pPr>
      <w:r w:rsidRPr="00E77497">
        <w:t xml:space="preserve">Let </w:t>
      </w:r>
      <w:r w:rsidRPr="00E77497">
        <w:rPr>
          <w:i/>
        </w:rPr>
        <w:t>A</w:t>
      </w:r>
      <w:r w:rsidRPr="00E77497">
        <w:t xml:space="preserve"> be </w:t>
      </w:r>
      <w:r>
        <w:t>the result of the abstract operation ArrayCreate with argument 0</w:t>
      </w:r>
      <w:r w:rsidRPr="00E77497">
        <w:t>.</w:t>
      </w:r>
    </w:p>
    <w:p w:rsidR="005D7F2D" w:rsidRPr="00E77497" w:rsidRDefault="005D7F2D" w:rsidP="005D7F2D">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rsidR="005D7F2D" w:rsidRDefault="005D7F2D" w:rsidP="005D7F2D">
      <w:pPr>
        <w:pStyle w:val="Alg4"/>
        <w:numPr>
          <w:ilvl w:val="0"/>
          <w:numId w:val="703"/>
        </w:numPr>
      </w:pPr>
      <w:r>
        <w:t>Assert: The following [DefineOwnProperty]] calls will not result in an abrupt completion.</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7A02E7">
        <w:t xml:space="preserve"> </w:t>
      </w:r>
      <w:r>
        <w:t>and</w:t>
      </w:r>
      <w:r w:rsidRPr="00E77497">
        <w:t xml:space="preserve"> Property Descriptor {[[Value]]: </w:t>
      </w:r>
      <w:r w:rsidRPr="00E77497">
        <w:rPr>
          <w:i/>
        </w:rPr>
        <w:t>matchIndex</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t xml:space="preserve"> and</w:t>
      </w:r>
      <w:r w:rsidRPr="00E77497">
        <w:t xml:space="preserve"> Property Descriptor {[[Value]]: </w:t>
      </w:r>
      <w:r w:rsidRPr="00E77497">
        <w:rPr>
          <w:i/>
        </w:rPr>
        <w:t>n</w:t>
      </w:r>
      <w:r w:rsidRPr="00E77497">
        <w:t xml:space="preserve"> + 1}.</w:t>
      </w:r>
    </w:p>
    <w:p w:rsidR="005D7F2D" w:rsidRPr="00E77497" w:rsidRDefault="005D7F2D" w:rsidP="005D7F2D">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rsidR="005D7F2D" w:rsidRPr="00E77497" w:rsidRDefault="005D7F2D" w:rsidP="005D7F2D">
      <w:pPr>
        <w:pStyle w:val="Alg4"/>
        <w:numPr>
          <w:ilvl w:val="0"/>
          <w:numId w:val="703"/>
        </w:numPr>
      </w:pPr>
      <w:r w:rsidRPr="00E77497">
        <w:lastRenderedPageBreak/>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t xml:space="preserve"> and</w:t>
      </w:r>
      <w:r w:rsidRPr="00E77497">
        <w:t xml:space="preserve"> Property Descriptor {[[Value]]: </w:t>
      </w:r>
      <w:r w:rsidRPr="00E77497">
        <w:rPr>
          <w:i/>
        </w:rPr>
        <w:t>matchedSubstr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6B6D0A" w:rsidRDefault="005D7F2D" w:rsidP="005D7F2D">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rsidR="005D7F2D" w:rsidRPr="00E77497" w:rsidRDefault="005D7F2D" w:rsidP="005D7F2D">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captureI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spacing w:after="220"/>
      </w:pPr>
      <w:r w:rsidRPr="00E77497">
        <w:t xml:space="preserve">Return </w:t>
      </w:r>
      <w:r w:rsidRPr="00E77497">
        <w:rPr>
          <w:i/>
        </w:rPr>
        <w:t>A</w:t>
      </w:r>
      <w:r w:rsidRPr="00E77497">
        <w:t>.</w:t>
      </w:r>
    </w:p>
    <w:p w:rsidR="005D7F2D" w:rsidRPr="00E77497" w:rsidRDefault="005D7F2D" w:rsidP="005D7F2D">
      <w:pPr>
        <w:pStyle w:val="Heading4"/>
      </w:pPr>
      <w:r>
        <w:t xml:space="preserve">get </w:t>
      </w:r>
      <w:r w:rsidRPr="00E77497">
        <w:t>RegExp.prototype.</w:t>
      </w:r>
      <w:r>
        <w:t>global</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078"/>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078"/>
        </w:numPr>
      </w:pPr>
      <w:r>
        <w:t xml:space="preserve">If </w:t>
      </w:r>
      <w:r>
        <w:rPr>
          <w:i/>
        </w:rPr>
        <w:t>R</w:t>
      </w:r>
      <w:r>
        <w:t xml:space="preserve"> does not have a</w:t>
      </w:r>
      <w:ins w:id="11734"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078"/>
        </w:numPr>
        <w:spacing w:after="220"/>
      </w:pPr>
      <w:r>
        <w:t>Return</w:t>
      </w:r>
      <w:r>
        <w:rPr>
          <w:iCs/>
        </w:rPr>
        <w:t xml:space="preserve"> </w:t>
      </w:r>
      <w:r>
        <w:rPr>
          <w:b/>
          <w:bCs/>
          <w:iCs/>
        </w:rPr>
        <w:t>false</w:t>
      </w:r>
      <w:r>
        <w:t>.</w:t>
      </w:r>
    </w:p>
    <w:p w:rsidR="005D7F2D" w:rsidRPr="00E77497" w:rsidRDefault="005D7F2D" w:rsidP="005D7F2D">
      <w:pPr>
        <w:pStyle w:val="Heading4"/>
      </w:pPr>
      <w:r>
        <w:t xml:space="preserve">get </w:t>
      </w:r>
      <w:r w:rsidRPr="00E77497">
        <w:t>RegExp.prototype.</w:t>
      </w:r>
      <w:r>
        <w:t>ignoreCase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5"/>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5"/>
        </w:numPr>
      </w:pPr>
      <w:r>
        <w:t xml:space="preserve">If </w:t>
      </w:r>
      <w:r>
        <w:rPr>
          <w:i/>
        </w:rPr>
        <w:t>R</w:t>
      </w:r>
      <w:r>
        <w:t xml:space="preserve"> does not have a</w:t>
      </w:r>
      <w:ins w:id="11735"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5"/>
        </w:numPr>
        <w:spacing w:after="220"/>
      </w:pPr>
      <w:r>
        <w:t>Return</w:t>
      </w:r>
      <w:r>
        <w:rPr>
          <w:iCs/>
        </w:rPr>
        <w:t xml:space="preserve"> </w:t>
      </w:r>
      <w:r>
        <w:rPr>
          <w:b/>
          <w:bCs/>
          <w:iCs/>
        </w:rPr>
        <w:t>false</w:t>
      </w:r>
      <w:r>
        <w:t>.</w:t>
      </w:r>
    </w:p>
    <w:p w:rsidR="003F1242" w:rsidRPr="00E77497" w:rsidRDefault="003F1242" w:rsidP="003F1242">
      <w:pPr>
        <w:pStyle w:val="Heading4"/>
      </w:pPr>
      <w:r>
        <w:t>RegExp</w:t>
      </w:r>
      <w:r w:rsidRPr="00E77497">
        <w:t>.prototype.match (</w:t>
      </w:r>
      <w:r>
        <w:t>string</w:t>
      </w:r>
      <w:r w:rsidRPr="00E77497">
        <w:t>)</w:t>
      </w:r>
    </w:p>
    <w:p w:rsidR="003F1242" w:rsidRPr="00E77497" w:rsidRDefault="003F1242" w:rsidP="003F1242">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rsidR="003F1242" w:rsidRPr="00E77497" w:rsidRDefault="003F1242" w:rsidP="003F1242">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64"/>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64"/>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64"/>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rsidR="003F1242" w:rsidRPr="00E77497" w:rsidRDefault="003F1242" w:rsidP="003F1242">
      <w:pPr>
        <w:pStyle w:val="Alg4"/>
        <w:numPr>
          <w:ilvl w:val="0"/>
          <w:numId w:val="1364"/>
        </w:numPr>
        <w:contextualSpacing/>
      </w:pPr>
      <w:r>
        <w:t>ReturnIfAbrupt(</w:t>
      </w:r>
      <w:r>
        <w:rPr>
          <w:i/>
        </w:rPr>
        <w:t>S</w:t>
      </w:r>
      <w:r>
        <w:t>).</w:t>
      </w:r>
    </w:p>
    <w:p w:rsidR="003F1242" w:rsidRPr="00E77497" w:rsidRDefault="003F1242" w:rsidP="003F1242">
      <w:pPr>
        <w:pStyle w:val="Alg4"/>
        <w:numPr>
          <w:ilvl w:val="0"/>
          <w:numId w:val="1364"/>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rsidR="003F1242" w:rsidRPr="00E77497" w:rsidRDefault="003F1242" w:rsidP="003F1242">
      <w:pPr>
        <w:pStyle w:val="Alg4"/>
        <w:numPr>
          <w:ilvl w:val="0"/>
          <w:numId w:val="1364"/>
        </w:numPr>
        <w:contextualSpacing/>
      </w:pPr>
      <w:r>
        <w:t>ReturnIfAbrupt(</w:t>
      </w:r>
      <w:r>
        <w:rPr>
          <w:i/>
        </w:rPr>
        <w:t>global</w:t>
      </w:r>
      <w:r>
        <w:t>).</w:t>
      </w:r>
    </w:p>
    <w:p w:rsidR="003F1242" w:rsidRPr="00E77497" w:rsidRDefault="003F1242" w:rsidP="003F1242">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rsidR="003F1242" w:rsidRPr="00E77497" w:rsidRDefault="003F1242" w:rsidP="003F1242">
      <w:pPr>
        <w:pStyle w:val="Alg4"/>
        <w:numPr>
          <w:ilvl w:val="1"/>
          <w:numId w:val="1364"/>
        </w:numPr>
      </w:pPr>
      <w:r w:rsidRPr="00E77497">
        <w:t xml:space="preserve">Return the result of calling the </w:t>
      </w:r>
      <w:r>
        <w:t>abstract operation RegExpExec</w:t>
      </w:r>
      <w:r w:rsidRPr="00E77497">
        <w:t xml:space="preserve"> (see </w:t>
      </w:r>
      <w:r w:rsidR="006A3D7C">
        <w:fldChar w:fldCharType="begin"/>
      </w:r>
      <w:r w:rsidR="006A3D7C">
        <w:instrText xml:space="preserve"> REF _Ref366079704 \r \h </w:instrText>
      </w:r>
      <w:r w:rsidR="006A3D7C">
        <w:fldChar w:fldCharType="separate"/>
      </w:r>
      <w:r w:rsidR="00460CAC">
        <w:t>21.2.5.2</w:t>
      </w:r>
      <w:r w:rsidR="006A3D7C">
        <w:fldChar w:fldCharType="end"/>
      </w:r>
      <w:r w:rsidRPr="00E77497">
        <w:t>)</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3F1242" w:rsidRPr="00E77497" w:rsidRDefault="003F1242" w:rsidP="003F1242">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rsidR="003F1242" w:rsidRPr="00E77497" w:rsidRDefault="003F1242" w:rsidP="003F1242">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rsidR="003F1242" w:rsidRDefault="003F1242" w:rsidP="003F1242">
      <w:pPr>
        <w:pStyle w:val="Alg4"/>
        <w:numPr>
          <w:ilvl w:val="1"/>
          <w:numId w:val="1364"/>
        </w:numPr>
      </w:pPr>
      <w:r>
        <w:t>ReturnIfAbrupt(</w:t>
      </w:r>
      <w:r>
        <w:rPr>
          <w:i/>
        </w:rPr>
        <w:t>putStatus</w:t>
      </w:r>
      <w:r>
        <w:t>).</w:t>
      </w:r>
    </w:p>
    <w:p w:rsidR="003F1242" w:rsidRPr="00E77497" w:rsidRDefault="003F1242" w:rsidP="003F1242">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rsidR="003F1242" w:rsidRPr="00E77497" w:rsidRDefault="003F1242" w:rsidP="003F1242">
      <w:pPr>
        <w:pStyle w:val="Alg4"/>
        <w:numPr>
          <w:ilvl w:val="1"/>
          <w:numId w:val="1364"/>
        </w:numPr>
      </w:pPr>
      <w:r w:rsidRPr="00E77497">
        <w:t xml:space="preserve">Let </w:t>
      </w:r>
      <w:r w:rsidRPr="00E77497">
        <w:rPr>
          <w:i/>
        </w:rPr>
        <w:t>previousLastIndex</w:t>
      </w:r>
      <w:r w:rsidRPr="00E77497">
        <w:t xml:space="preserve"> be 0.</w:t>
      </w:r>
    </w:p>
    <w:p w:rsidR="003F1242" w:rsidRPr="00E77497" w:rsidRDefault="003F1242" w:rsidP="003F1242">
      <w:pPr>
        <w:pStyle w:val="Alg4"/>
        <w:numPr>
          <w:ilvl w:val="1"/>
          <w:numId w:val="1364"/>
        </w:numPr>
      </w:pPr>
      <w:r w:rsidRPr="00E77497">
        <w:t xml:space="preserve">Let </w:t>
      </w:r>
      <w:r w:rsidRPr="00E77497">
        <w:rPr>
          <w:i/>
        </w:rPr>
        <w:t>n</w:t>
      </w:r>
      <w:r w:rsidRPr="00E77497">
        <w:t xml:space="preserve"> be 0.</w:t>
      </w:r>
    </w:p>
    <w:p w:rsidR="003F1242" w:rsidRPr="00E77497" w:rsidRDefault="003F1242" w:rsidP="003F1242">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rsidR="003F1242" w:rsidRPr="00E77497" w:rsidRDefault="003F1242" w:rsidP="003F1242">
      <w:pPr>
        <w:pStyle w:val="Alg4"/>
        <w:numPr>
          <w:ilvl w:val="1"/>
          <w:numId w:val="1364"/>
        </w:numPr>
      </w:pPr>
      <w:r w:rsidRPr="00E77497">
        <w:t xml:space="preserve">Repeat, while </w:t>
      </w:r>
      <w:r w:rsidRPr="00E77497">
        <w:rPr>
          <w:i/>
        </w:rPr>
        <w:t>lastMatch</w:t>
      </w:r>
      <w:r w:rsidRPr="00E77497">
        <w:t xml:space="preserve"> is </w:t>
      </w:r>
      <w:r w:rsidRPr="00E77497">
        <w:rPr>
          <w:b/>
        </w:rPr>
        <w:t>true</w:t>
      </w:r>
    </w:p>
    <w:p w:rsidR="003F1242" w:rsidRPr="00E77497" w:rsidRDefault="003F1242" w:rsidP="003F1242">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3F1242" w:rsidRDefault="003F1242" w:rsidP="003F1242">
      <w:pPr>
        <w:pStyle w:val="Alg4"/>
        <w:numPr>
          <w:ilvl w:val="2"/>
          <w:numId w:val="1364"/>
        </w:numPr>
      </w:pPr>
      <w:r>
        <w:lastRenderedPageBreak/>
        <w:t>ReturnIfAbrupt(</w:t>
      </w:r>
      <w:r>
        <w:rPr>
          <w:i/>
        </w:rPr>
        <w:t>result</w:t>
      </w:r>
      <w:r>
        <w:t>).</w:t>
      </w:r>
    </w:p>
    <w:p w:rsidR="003F1242" w:rsidRPr="00E77497" w:rsidRDefault="003F1242" w:rsidP="003F1242">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rsidR="003F1242" w:rsidRPr="00E77497" w:rsidRDefault="003F1242" w:rsidP="003F1242">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rsidR="003F1242" w:rsidRPr="00E77497" w:rsidRDefault="003F1242" w:rsidP="003F1242">
      <w:pPr>
        <w:pStyle w:val="Alg4"/>
        <w:numPr>
          <w:ilvl w:val="3"/>
          <w:numId w:val="1364"/>
        </w:numPr>
      </w:pPr>
      <w:r w:rsidRPr="00E77497">
        <w:t xml:space="preserve">Let </w:t>
      </w:r>
      <w:r w:rsidRPr="00E77497">
        <w:rPr>
          <w:i/>
        </w:rPr>
        <w:t>thisIndex</w:t>
      </w:r>
      <w:r w:rsidRPr="00E77497">
        <w:t xml:space="preserve">  be the result of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rsidR="003F1242" w:rsidRDefault="003F1242" w:rsidP="003F1242">
      <w:pPr>
        <w:pStyle w:val="Alg4"/>
        <w:numPr>
          <w:ilvl w:val="3"/>
          <w:numId w:val="1364"/>
        </w:numPr>
      </w:pPr>
      <w:r>
        <w:t>ReturnIfAbrupt(</w:t>
      </w:r>
      <w:r w:rsidRPr="00E77497">
        <w:rPr>
          <w:i/>
        </w:rPr>
        <w:t>thisIndex</w:t>
      </w:r>
      <w:r>
        <w:t>).</w:t>
      </w:r>
    </w:p>
    <w:p w:rsidR="003F1242" w:rsidRPr="00E77497" w:rsidRDefault="003F1242" w:rsidP="003F1242">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rsidR="003F1242" w:rsidRPr="00E77497" w:rsidRDefault="003F1242" w:rsidP="003F1242">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rsidR="003F1242" w:rsidRDefault="003F1242" w:rsidP="003F1242">
      <w:pPr>
        <w:pStyle w:val="Alg4"/>
        <w:numPr>
          <w:ilvl w:val="4"/>
          <w:numId w:val="1364"/>
        </w:numPr>
      </w:pPr>
      <w:r>
        <w:t>ReturnIfAbrupt(</w:t>
      </w:r>
      <w:r>
        <w:rPr>
          <w:i/>
        </w:rPr>
        <w:t>putStatus</w:t>
      </w:r>
      <w:r>
        <w:t>).</w:t>
      </w:r>
    </w:p>
    <w:p w:rsidR="003F1242" w:rsidRPr="00E77497" w:rsidRDefault="003F1242" w:rsidP="003F1242">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rsidR="003F1242" w:rsidRDefault="003F1242" w:rsidP="003F1242">
      <w:pPr>
        <w:pStyle w:val="Alg4"/>
        <w:numPr>
          <w:ilvl w:val="3"/>
          <w:numId w:val="1364"/>
        </w:numPr>
      </w:pPr>
      <w:r w:rsidRPr="00E77497">
        <w:t>Else,</w:t>
      </w:r>
    </w:p>
    <w:p w:rsidR="003F1242" w:rsidRPr="00E77497" w:rsidRDefault="003F1242" w:rsidP="003F1242">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rsidR="003F1242" w:rsidRPr="00E77497" w:rsidRDefault="003F1242" w:rsidP="003F1242">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rsidR="003F1242" w:rsidRPr="00E77497" w:rsidRDefault="003F1242" w:rsidP="003F1242">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3F1242" w:rsidRDefault="003F1242" w:rsidP="003F1242">
      <w:pPr>
        <w:pStyle w:val="Alg4"/>
        <w:numPr>
          <w:ilvl w:val="3"/>
          <w:numId w:val="1364"/>
        </w:numPr>
      </w:pPr>
      <w:r>
        <w:t>ReturnIfAbrupt(</w:t>
      </w:r>
      <w:r>
        <w:rPr>
          <w:i/>
        </w:rPr>
        <w:t>defineStatus</w:t>
      </w:r>
      <w:r>
        <w:t>).</w:t>
      </w:r>
    </w:p>
    <w:p w:rsidR="003F1242" w:rsidRPr="00E77497" w:rsidRDefault="003F1242" w:rsidP="003F1242">
      <w:pPr>
        <w:pStyle w:val="Alg4"/>
        <w:numPr>
          <w:ilvl w:val="3"/>
          <w:numId w:val="1364"/>
        </w:numPr>
      </w:pPr>
      <w:r w:rsidRPr="00E77497">
        <w:t xml:space="preserve">Increment </w:t>
      </w:r>
      <w:r w:rsidRPr="00E77497">
        <w:rPr>
          <w:i/>
        </w:rPr>
        <w:t>n</w:t>
      </w:r>
      <w:r w:rsidRPr="00E77497">
        <w:t>.</w:t>
      </w:r>
    </w:p>
    <w:p w:rsidR="003F1242" w:rsidRPr="00E77497" w:rsidRDefault="003F1242" w:rsidP="003F1242">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rsidR="003F1242" w:rsidRPr="00E77497" w:rsidRDefault="003F1242" w:rsidP="003F1242">
      <w:pPr>
        <w:pStyle w:val="Alg4"/>
        <w:numPr>
          <w:ilvl w:val="1"/>
          <w:numId w:val="1364"/>
        </w:numPr>
        <w:spacing w:after="220"/>
      </w:pPr>
      <w:r w:rsidRPr="00E77497">
        <w:t xml:space="preserve">Return </w:t>
      </w:r>
      <w:r w:rsidRPr="00E77497">
        <w:rPr>
          <w:i/>
        </w:rPr>
        <w:t>A</w:t>
      </w:r>
      <w:r w:rsidRPr="00E77497">
        <w:t>.</w:t>
      </w:r>
    </w:p>
    <w:p w:rsidR="005D7F2D" w:rsidRPr="00E77497" w:rsidRDefault="005D7F2D" w:rsidP="005D7F2D">
      <w:pPr>
        <w:pStyle w:val="Heading4"/>
      </w:pPr>
      <w:r>
        <w:t xml:space="preserve">get </w:t>
      </w:r>
      <w:r w:rsidRPr="00E77497">
        <w:t>RegExp.prototype.</w:t>
      </w:r>
      <w:r>
        <w:t>multiline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6"/>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6"/>
        </w:numPr>
      </w:pPr>
      <w:r>
        <w:t xml:space="preserve">If </w:t>
      </w:r>
      <w:r>
        <w:rPr>
          <w:i/>
        </w:rPr>
        <w:t>R</w:t>
      </w:r>
      <w:r>
        <w:t xml:space="preserve"> does not have a</w:t>
      </w:r>
      <w:ins w:id="11736"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6"/>
        </w:numPr>
        <w:spacing w:after="220"/>
      </w:pPr>
      <w:r>
        <w:t>Return</w:t>
      </w:r>
      <w:r>
        <w:rPr>
          <w:iCs/>
        </w:rPr>
        <w:t xml:space="preserve"> </w:t>
      </w:r>
      <w:r>
        <w:rPr>
          <w:b/>
          <w:bCs/>
          <w:iCs/>
        </w:rPr>
        <w:t>false</w:t>
      </w:r>
      <w:r>
        <w:t>.</w:t>
      </w:r>
    </w:p>
    <w:p w:rsidR="003F1242" w:rsidRPr="00E77497" w:rsidRDefault="003F1242" w:rsidP="003F1242">
      <w:pPr>
        <w:pStyle w:val="Heading4"/>
      </w:pPr>
      <w:r>
        <w:t>RegExp</w:t>
      </w:r>
      <w:r w:rsidRPr="00E77497">
        <w:t>.prototype.replace (</w:t>
      </w:r>
      <w:r>
        <w:t>S</w:t>
      </w:r>
      <w:r w:rsidRPr="00E77497">
        <w:t>, replaceValue)</w:t>
      </w:r>
    </w:p>
    <w:p w:rsidR="003F1242" w:rsidRDefault="003F1242" w:rsidP="003F1242">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 xml:space="preserve">operation in </w:t>
      </w:r>
      <w:r w:rsidR="006A3D7C">
        <w:rPr>
          <w:rFonts w:ascii="Helvetica" w:hAnsi="Helvetica"/>
          <w:bCs/>
          <w:spacing w:val="6"/>
        </w:rPr>
        <w:fldChar w:fldCharType="begin"/>
      </w:r>
      <w:r w:rsidR="006A3D7C">
        <w:rPr>
          <w:rFonts w:ascii="Helvetica" w:hAnsi="Helvetica"/>
          <w:bCs/>
          <w:spacing w:val="6"/>
        </w:rPr>
        <w:instrText xml:space="preserve"> REF _Ref366079819 \r \h </w:instrText>
      </w:r>
      <w:r w:rsidR="006A3D7C">
        <w:rPr>
          <w:rFonts w:ascii="Helvetica" w:hAnsi="Helvetica"/>
          <w:bCs/>
          <w:spacing w:val="6"/>
        </w:rPr>
      </w:r>
      <w:r w:rsidR="006A3D7C">
        <w:rPr>
          <w:rFonts w:ascii="Helvetica" w:hAnsi="Helvetica"/>
          <w:bCs/>
          <w:spacing w:val="6"/>
        </w:rPr>
        <w:fldChar w:fldCharType="separate"/>
      </w:r>
      <w:r w:rsidR="00460CAC">
        <w:rPr>
          <w:rFonts w:ascii="Helvetica" w:hAnsi="Helvetica"/>
          <w:bCs/>
          <w:spacing w:val="6"/>
        </w:rPr>
        <w:t>21.1.3.14</w:t>
      </w:r>
      <w:r w:rsidR="006A3D7C">
        <w:rPr>
          <w:rFonts w:ascii="Helvetica" w:hAnsi="Helvetica"/>
          <w:bCs/>
          <w:spacing w:val="6"/>
        </w:rPr>
        <w:fldChar w:fldCharType="end"/>
      </w: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3F1242" w:rsidRPr="00145775" w:rsidRDefault="003F1242" w:rsidP="003F1242">
      <w:pPr>
        <w:rPr>
          <w:bCs/>
        </w:rPr>
      </w:pPr>
    </w:p>
    <w:p w:rsidR="003F1242" w:rsidRPr="00E77497" w:rsidRDefault="003F1242" w:rsidP="003F1242">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65"/>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65"/>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65"/>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rsidR="003F1242" w:rsidRPr="00E77497" w:rsidRDefault="003F1242" w:rsidP="003F1242">
      <w:pPr>
        <w:pStyle w:val="Alg4"/>
        <w:numPr>
          <w:ilvl w:val="0"/>
          <w:numId w:val="1365"/>
        </w:numPr>
      </w:pPr>
      <w:r>
        <w:t>ReturnIfAbrupt(</w:t>
      </w:r>
      <w:r>
        <w:rPr>
          <w:i/>
        </w:rPr>
        <w:t>string</w:t>
      </w:r>
      <w:r>
        <w:t>)</w:t>
      </w:r>
      <w:r w:rsidRPr="00E77497">
        <w:t>.</w:t>
      </w:r>
    </w:p>
    <w:p w:rsidR="003F1242" w:rsidRPr="00E77497" w:rsidRDefault="003F1242" w:rsidP="003F1242">
      <w:pPr>
        <w:pStyle w:val="Alg4"/>
        <w:numPr>
          <w:ilvl w:val="0"/>
          <w:numId w:val="1365"/>
        </w:numPr>
        <w:spacing w:after="120"/>
        <w:contextualSpacing/>
      </w:pPr>
      <w:commentRangeStart w:id="11737"/>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w:t>
      </w:r>
      <w:r w:rsidR="00386020">
        <w:fldChar w:fldCharType="begin"/>
      </w:r>
      <w:r w:rsidR="00386020">
        <w:instrText xml:space="preserve"> REF _Ref366079453 \r \h </w:instrText>
      </w:r>
      <w:r w:rsidR="00386020">
        <w:fldChar w:fldCharType="separate"/>
      </w:r>
      <w:r w:rsidR="00460CAC">
        <w:t>21.2.2.1</w:t>
      </w:r>
      <w:r w:rsidR="00386020">
        <w:fldChar w:fldCharType="end"/>
      </w:r>
      <w:r w:rsidRPr="00E77497">
        <w:t>).</w:t>
      </w:r>
    </w:p>
    <w:p w:rsidR="003F1242" w:rsidRDefault="003F1242" w:rsidP="003F1242">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rsidR="003F1242" w:rsidRPr="00E77497" w:rsidRDefault="003F1242" w:rsidP="003F1242">
      <w:pPr>
        <w:pStyle w:val="Alg4"/>
        <w:numPr>
          <w:ilvl w:val="1"/>
          <w:numId w:val="1365"/>
        </w:numPr>
        <w:spacing w:after="120"/>
        <w:contextualSpacing/>
      </w:pPr>
      <w:r>
        <w:lastRenderedPageBreak/>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w:t>
      </w:r>
      <w:r w:rsidR="00386020">
        <w:fldChar w:fldCharType="begin"/>
      </w:r>
      <w:r w:rsidR="00386020">
        <w:instrText xml:space="preserve"> REF _Ref366079453 \r \h </w:instrText>
      </w:r>
      <w:r w:rsidR="00386020">
        <w:fldChar w:fldCharType="separate"/>
      </w:r>
      <w:r w:rsidR="00460CAC">
        <w:t>21.2.2.1</w:t>
      </w:r>
      <w:r w:rsidR="00386020">
        <w:fldChar w:fldCharType="end"/>
      </w:r>
      <w:r w:rsidRPr="00E77497">
        <w:t xml:space="preserve">).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rsidR="003F1242" w:rsidRDefault="003F1242" w:rsidP="003F1242">
      <w:pPr>
        <w:pStyle w:val="Alg4"/>
        <w:numPr>
          <w:ilvl w:val="0"/>
          <w:numId w:val="1365"/>
        </w:numPr>
        <w:spacing w:after="120"/>
        <w:contextualSpacing/>
      </w:pPr>
      <w:r>
        <w:t>Else,</w:t>
      </w:r>
    </w:p>
    <w:p w:rsidR="003F1242" w:rsidRPr="00E77497" w:rsidRDefault="003F1242" w:rsidP="003F1242">
      <w:pPr>
        <w:pStyle w:val="Alg4"/>
        <w:numPr>
          <w:ilvl w:val="1"/>
          <w:numId w:val="1509"/>
        </w:numPr>
        <w:tabs>
          <w:tab w:val="clear" w:pos="2520"/>
          <w:tab w:val="num" w:pos="1080"/>
        </w:tabs>
        <w:spacing w:after="120"/>
        <w:ind w:left="1080" w:hanging="270"/>
        <w:contextualSpacing/>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rsidRPr="00E77497">
        <w:t xml:space="preserve">. These </w:t>
      </w:r>
      <w:r w:rsidRPr="00343E36">
        <w:rPr>
          <w:rFonts w:ascii="Courier New" w:hAnsi="Courier New"/>
          <w:b/>
        </w:rPr>
        <w:t>$</w:t>
      </w:r>
      <w:r w:rsidRPr="00E77497">
        <w:t xml:space="preserve"> replacements are done left-to-right,</w:t>
      </w:r>
      <w:r>
        <w:t xml:space="preserve"> </w:t>
      </w:r>
      <w:r w:rsidRPr="00E77497">
        <w:t xml:space="preserve">and, once such a replacement is performed, the new replacement text is not subject to further replacements. For example, </w:t>
      </w:r>
      <w:r w:rsidRPr="00343E36">
        <w:rPr>
          <w:rFonts w:ascii="Courier New" w:hAnsi="Courier New"/>
          <w:b/>
        </w:rPr>
        <w:t>"$1,$2".replace(/(\$(\d))/g, "$$1-$1$2")</w:t>
      </w:r>
      <w:r w:rsidRPr="00E77497">
        <w:t xml:space="preserve"> returns </w:t>
      </w:r>
      <w:r w:rsidRPr="00343E36">
        <w:rPr>
          <w:rFonts w:ascii="Courier New" w:hAnsi="Courier New"/>
          <w:b/>
        </w:rPr>
        <w:t>"$1-$11,$1-$22"</w:t>
      </w:r>
      <w:r w:rsidRPr="00E77497">
        <w:t xml:space="preserve">. A </w:t>
      </w:r>
      <w:r w:rsidRPr="00343E36">
        <w:rPr>
          <w:rFonts w:ascii="Courier New" w:hAnsi="Courier New"/>
          <w:b/>
        </w:rPr>
        <w:t>$</w:t>
      </w:r>
      <w:r w:rsidRPr="00E77497">
        <w:t xml:space="preserve"> in </w:t>
      </w:r>
      <w:r w:rsidRPr="00343E36">
        <w:rPr>
          <w:i/>
        </w:rPr>
        <w:t>newstring</w:t>
      </w:r>
      <w:r w:rsidRPr="00E77497">
        <w:t xml:space="preserve"> that does not match any of the forms below is left as is.</w:t>
      </w:r>
      <w:commentRangeEnd w:id="11737"/>
      <w:r>
        <w:rPr>
          <w:rStyle w:val="CommentReference"/>
        </w:rPr>
        <w:commentReference w:id="11737"/>
      </w:r>
    </w:p>
    <w:p w:rsidR="003F1242" w:rsidRPr="00E77497" w:rsidRDefault="003F1242" w:rsidP="003F1242">
      <w:pPr>
        <w:pStyle w:val="Heading4"/>
      </w:pPr>
      <w:r>
        <w:t>RegExp</w:t>
      </w:r>
      <w:r w:rsidRPr="00E77497">
        <w:t>.prototype.search (</w:t>
      </w:r>
      <w:r>
        <w:t>S</w:t>
      </w:r>
      <w:r w:rsidRPr="00E77497">
        <w:t>)</w:t>
      </w:r>
    </w:p>
    <w:p w:rsidR="003F1242" w:rsidRPr="00E77497" w:rsidRDefault="003F1242" w:rsidP="003F1242">
      <w:r w:rsidRPr="00E77497">
        <w:t xml:space="preserve">When the search method is called with argument </w:t>
      </w:r>
      <w:r>
        <w:rPr>
          <w:rFonts w:ascii="Times New Roman" w:hAnsi="Times New Roman"/>
          <w:i/>
        </w:rPr>
        <w:t>S</w:t>
      </w:r>
      <w:r w:rsidRPr="00E77497">
        <w:t>, the following steps are taken:</w:t>
      </w:r>
    </w:p>
    <w:p w:rsidR="003F1242" w:rsidRPr="00E77497" w:rsidRDefault="003F1242" w:rsidP="003F1242">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82"/>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82"/>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82"/>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82"/>
        </w:numPr>
        <w:spacing w:after="120"/>
        <w:contextualSpacing/>
      </w:pPr>
      <w:r w:rsidRPr="00E77497">
        <w:t xml:space="preserve">Let </w:t>
      </w:r>
      <w:r w:rsidRPr="00E77497">
        <w:rPr>
          <w:i/>
        </w:rPr>
        <w:t>string</w:t>
      </w:r>
      <w:r w:rsidRPr="00E77497">
        <w:t xml:space="preserve"> be ToString</w:t>
      </w:r>
      <w:r>
        <w:t>(</w:t>
      </w:r>
      <w:r>
        <w:rPr>
          <w:i/>
          <w:iCs/>
        </w:rPr>
        <w:t>S</w:t>
      </w:r>
      <w:r>
        <w:t>).</w:t>
      </w:r>
    </w:p>
    <w:p w:rsidR="003F1242" w:rsidRPr="00E77497" w:rsidRDefault="003F1242" w:rsidP="003F1242">
      <w:pPr>
        <w:pStyle w:val="Alg4"/>
        <w:numPr>
          <w:ilvl w:val="0"/>
          <w:numId w:val="1382"/>
        </w:numPr>
      </w:pPr>
      <w:r>
        <w:t>ReturnIfAbrupt(</w:t>
      </w:r>
      <w:r>
        <w:rPr>
          <w:i/>
        </w:rPr>
        <w:t>string</w:t>
      </w:r>
      <w:r>
        <w:t>)</w:t>
      </w:r>
      <w:r w:rsidRPr="00E77497">
        <w:t>.</w:t>
      </w:r>
    </w:p>
    <w:p w:rsidR="003F1242" w:rsidRPr="00E77497" w:rsidRDefault="003F1242" w:rsidP="003F1242">
      <w:pPr>
        <w:pStyle w:val="Alg4"/>
        <w:numPr>
          <w:ilvl w:val="0"/>
          <w:numId w:val="1382"/>
        </w:numPr>
      </w:pPr>
      <w:commentRangeStart w:id="11738"/>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11738"/>
      <w:r>
        <w:rPr>
          <w:rStyle w:val="CommentReference"/>
          <w:rFonts w:ascii="Arial" w:eastAsia="MS Mincho" w:hAnsi="Arial"/>
          <w:spacing w:val="0"/>
          <w:lang w:eastAsia="ja-JP"/>
        </w:rPr>
        <w:commentReference w:id="11738"/>
      </w:r>
    </w:p>
    <w:p w:rsidR="003F1242" w:rsidRPr="00E77497" w:rsidRDefault="003F1242" w:rsidP="003F1242">
      <w:pPr>
        <w:pStyle w:val="Alg4"/>
        <w:numPr>
          <w:ilvl w:val="0"/>
          <w:numId w:val="1382"/>
        </w:numPr>
        <w:spacing w:after="120"/>
      </w:pPr>
      <w:r w:rsidRPr="00E77497">
        <w:t xml:space="preserve">Return </w:t>
      </w:r>
      <w:r w:rsidRPr="00E77497">
        <w:rPr>
          <w:i/>
        </w:rPr>
        <w:t>result</w:t>
      </w:r>
      <w:r w:rsidRPr="00E77497">
        <w:t>.</w:t>
      </w:r>
    </w:p>
    <w:p w:rsidR="005D7F2D" w:rsidRPr="00E77497" w:rsidRDefault="005D7F2D" w:rsidP="005D7F2D">
      <w:pPr>
        <w:pStyle w:val="Heading4"/>
      </w:pPr>
      <w:r>
        <w:t xml:space="preserve">get </w:t>
      </w:r>
      <w:r w:rsidRPr="00E77497">
        <w:t>RegExp.prototype.</w:t>
      </w:r>
      <w:r>
        <w:t>source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4"/>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4"/>
        </w:numPr>
      </w:pPr>
      <w:r>
        <w:t xml:space="preserve">If </w:t>
      </w:r>
      <w:r>
        <w:rPr>
          <w:i/>
        </w:rPr>
        <w:t>R</w:t>
      </w:r>
      <w:r>
        <w:t xml:space="preserve"> does not have a</w:t>
      </w:r>
      <w:ins w:id="11739" w:author="Rev 19 Allen Wirfs-Brock" w:date="2013-09-26T17:40:00Z">
        <w:r w:rsidR="0072639A">
          <w:t>n</w:t>
        </w:r>
      </w:ins>
      <w:r>
        <w:t xml:space="preserve"> [[OriginalSource]] internal</w:t>
      </w:r>
      <w:r w:rsidRPr="00314265">
        <w:t xml:space="preserve"> </w:t>
      </w:r>
      <w:r>
        <w:t xml:space="preserve">data property throw a </w:t>
      </w:r>
      <w:r w:rsidRPr="007B0456">
        <w:rPr>
          <w:b/>
        </w:rPr>
        <w:t>TypeError</w:t>
      </w:r>
      <w:r>
        <w:t xml:space="preserve"> exception.</w:t>
      </w:r>
    </w:p>
    <w:p w:rsidR="005D7F2D" w:rsidRDefault="005D7F2D" w:rsidP="005D7F2D">
      <w:pPr>
        <w:pStyle w:val="Alg4"/>
        <w:numPr>
          <w:ilvl w:val="0"/>
          <w:numId w:val="1344"/>
        </w:numPr>
      </w:pPr>
      <w:r>
        <w:t xml:space="preserve">If </w:t>
      </w:r>
      <w:r>
        <w:rPr>
          <w:i/>
        </w:rPr>
        <w:t>R</w:t>
      </w:r>
      <w:r>
        <w:t xml:space="preserve"> does not have a</w:t>
      </w:r>
      <w:ins w:id="11740"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5D7F2D" w:rsidRDefault="005D7F2D" w:rsidP="005D7F2D">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rsidR="005D7F2D" w:rsidRPr="00E77497" w:rsidRDefault="005D7F2D" w:rsidP="005D7F2D">
      <w:pPr>
        <w:pStyle w:val="Alg4"/>
        <w:numPr>
          <w:ilvl w:val="0"/>
          <w:numId w:val="1344"/>
        </w:numPr>
        <w:spacing w:after="220"/>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rsidR="003F1242" w:rsidRPr="00E77497" w:rsidRDefault="003F1242" w:rsidP="003F1242">
      <w:pPr>
        <w:pStyle w:val="Heading4"/>
      </w:pPr>
      <w:r>
        <w:t>RegExp</w:t>
      </w:r>
      <w:r w:rsidRPr="00E77497">
        <w:t>.prototype.split (</w:t>
      </w:r>
      <w:r>
        <w:t>string</w:t>
      </w:r>
      <w:r w:rsidRPr="00E77497">
        <w:t>, limit)</w:t>
      </w:r>
    </w:p>
    <w:p w:rsidR="003F1242" w:rsidRPr="00E77497" w:rsidRDefault="003F1242" w:rsidP="003F1242">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rsidR="003F1242" w:rsidRPr="00E77497" w:rsidRDefault="003F1242" w:rsidP="003F1242">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w:t>
      </w:r>
      <w:r w:rsidRPr="00E77497">
        <w:lastRenderedPageBreak/>
        <w:t xml:space="preserve">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rsidR="003F1242" w:rsidRPr="00E77497" w:rsidRDefault="003F1242" w:rsidP="003F1242">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rsidR="003F1242" w:rsidRPr="00E77497" w:rsidRDefault="003F1242" w:rsidP="003F1242">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3F1242" w:rsidRPr="00E77497" w:rsidRDefault="003F1242" w:rsidP="003F1242">
      <w:pPr>
        <w:spacing w:after="60"/>
        <w:ind w:left="806"/>
        <w:rPr>
          <w:rFonts w:ascii="Courier New" w:hAnsi="Courier New" w:cs="Courier New"/>
          <w:b/>
        </w:rPr>
      </w:pPr>
      <w:r w:rsidRPr="00E77497">
        <w:rPr>
          <w:rFonts w:ascii="Courier New" w:hAnsi="Courier New" w:cs="Courier New"/>
          <w:b/>
        </w:rPr>
        <w:t>/&lt;(\/)?([^&lt;&gt;]+)&gt;/.split("A&lt;B&gt;bold&lt;/B&gt;and&lt;CODE&gt;coded&lt;/CODE&gt;")</w:t>
      </w:r>
    </w:p>
    <w:p w:rsidR="003F1242" w:rsidRPr="00E77497" w:rsidRDefault="003F1242" w:rsidP="003F1242">
      <w:pPr>
        <w:spacing w:after="60"/>
      </w:pPr>
      <w:r w:rsidRPr="00E77497">
        <w:t>evaluates to the array</w:t>
      </w:r>
    </w:p>
    <w:p w:rsidR="003F1242" w:rsidRPr="00E77497" w:rsidRDefault="003F1242" w:rsidP="003F124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3F1242" w:rsidRPr="00E77497" w:rsidRDefault="003F1242" w:rsidP="003F124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3F1242" w:rsidRPr="00E77497" w:rsidRDefault="003F1242" w:rsidP="003F1242">
      <w:r w:rsidRPr="00E77497">
        <w:t xml:space="preserve">When the </w:t>
      </w:r>
      <w:r w:rsidRPr="00E77497">
        <w:rPr>
          <w:rFonts w:ascii="Courier New" w:hAnsi="Courier New"/>
          <w:b/>
        </w:rPr>
        <w:t>split</w:t>
      </w:r>
      <w:r w:rsidRPr="00E77497">
        <w:t xml:space="preserve"> method is called, the following steps are taken:</w:t>
      </w:r>
    </w:p>
    <w:p w:rsidR="003F1242" w:rsidRPr="00E77497" w:rsidRDefault="003F1242" w:rsidP="003F1242">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83"/>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83"/>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83"/>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rsidR="003F1242" w:rsidRPr="00E77497" w:rsidRDefault="003F1242" w:rsidP="003F1242">
      <w:pPr>
        <w:pStyle w:val="Alg4"/>
        <w:numPr>
          <w:ilvl w:val="0"/>
          <w:numId w:val="1383"/>
        </w:numPr>
        <w:tabs>
          <w:tab w:val="left" w:pos="1710"/>
        </w:tabs>
      </w:pPr>
      <w:r w:rsidRPr="00E77497">
        <w:t xml:space="preserve">Let </w:t>
      </w:r>
      <w:r w:rsidRPr="00E77497">
        <w:rPr>
          <w:i/>
        </w:rPr>
        <w:t>S</w:t>
      </w:r>
      <w:r w:rsidRPr="00E77497">
        <w:t xml:space="preserve"> be ToString</w:t>
      </w:r>
      <w:r>
        <w:t>(</w:t>
      </w:r>
      <w:r>
        <w:rPr>
          <w:i/>
          <w:iCs/>
        </w:rPr>
        <w:t>string</w:t>
      </w:r>
      <w:r>
        <w:t>)</w:t>
      </w:r>
      <w:r w:rsidRPr="00E77497">
        <w:t>.</w:t>
      </w:r>
    </w:p>
    <w:p w:rsidR="003F1242" w:rsidRPr="00E77497" w:rsidRDefault="003F1242" w:rsidP="003F1242">
      <w:pPr>
        <w:pStyle w:val="Alg4"/>
        <w:numPr>
          <w:ilvl w:val="0"/>
          <w:numId w:val="1383"/>
        </w:numPr>
        <w:contextualSpacing/>
      </w:pPr>
      <w:r>
        <w:t>ReturnIfAbrupt(</w:t>
      </w:r>
      <w:r>
        <w:rPr>
          <w:i/>
        </w:rPr>
        <w:t>S</w:t>
      </w:r>
      <w:r>
        <w:t>).</w:t>
      </w:r>
    </w:p>
    <w:p w:rsidR="003F1242" w:rsidRPr="00E77497" w:rsidRDefault="003F1242" w:rsidP="003F124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rsidR="003F1242" w:rsidRPr="00E77497" w:rsidRDefault="003F1242" w:rsidP="003F1242">
      <w:pPr>
        <w:pStyle w:val="Alg4"/>
        <w:numPr>
          <w:ilvl w:val="0"/>
          <w:numId w:val="1383"/>
        </w:numPr>
        <w:contextualSpacing/>
      </w:pPr>
      <w:r>
        <w:t>ReturnIfAbrupt(</w:t>
      </w:r>
      <w:r>
        <w:rPr>
          <w:i/>
        </w:rPr>
        <w:t>A</w:t>
      </w:r>
      <w:r>
        <w:t>).</w:t>
      </w:r>
    </w:p>
    <w:p w:rsidR="003F1242" w:rsidRPr="00E77497" w:rsidRDefault="003F1242" w:rsidP="003F1242">
      <w:pPr>
        <w:pStyle w:val="Alg4"/>
        <w:numPr>
          <w:ilvl w:val="0"/>
          <w:numId w:val="1383"/>
        </w:numPr>
      </w:pPr>
      <w:r w:rsidRPr="00E77497">
        <w:t xml:space="preserve">Let </w:t>
      </w:r>
      <w:r w:rsidRPr="00E77497">
        <w:rPr>
          <w:i/>
        </w:rPr>
        <w:t>lengthA</w:t>
      </w:r>
      <w:r w:rsidRPr="00E77497">
        <w:t xml:space="preserve"> be 0.</w:t>
      </w:r>
    </w:p>
    <w:p w:rsidR="003F1242" w:rsidRPr="00E77497" w:rsidRDefault="003F1242" w:rsidP="003F1242">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w:t>
      </w:r>
      <w:del w:id="11741" w:author="Rev 19 Allen Wirfs-Brock" w:date="2013-09-27T12:31:00Z">
        <w:r w:rsidRPr="00E77497" w:rsidDel="00B05257">
          <w:delText>2</w:delText>
        </w:r>
        <w:r w:rsidRPr="00E77497" w:rsidDel="00B05257">
          <w:rPr>
            <w:vertAlign w:val="superscript"/>
          </w:rPr>
          <w:delText>32</w:delText>
        </w:r>
      </w:del>
      <w:ins w:id="11742" w:author="Rev 19 Allen Wirfs-Brock" w:date="2013-09-27T12:31:00Z">
        <w:r w:rsidR="00B05257" w:rsidRPr="00E77497">
          <w:t>2</w:t>
        </w:r>
        <w:r w:rsidR="00B05257">
          <w:rPr>
            <w:vertAlign w:val="superscript"/>
          </w:rPr>
          <w:t>53</w:t>
        </w:r>
      </w:ins>
      <w:r w:rsidRPr="00E77497">
        <w:t xml:space="preserve">–1; else let </w:t>
      </w:r>
      <w:r w:rsidRPr="00E77497">
        <w:rPr>
          <w:i/>
        </w:rPr>
        <w:t>lim</w:t>
      </w:r>
      <w:r w:rsidRPr="00E77497">
        <w:t xml:space="preserve"> = </w:t>
      </w:r>
      <w:r>
        <w:t>ToLength</w:t>
      </w:r>
      <w:r w:rsidRPr="00E77497">
        <w:t>(</w:t>
      </w:r>
      <w:r w:rsidRPr="00E77497">
        <w:rPr>
          <w:i/>
        </w:rPr>
        <w:t>limit</w:t>
      </w:r>
      <w:r w:rsidRPr="00E77497">
        <w:t>).</w:t>
      </w:r>
    </w:p>
    <w:p w:rsidR="003F1242" w:rsidRPr="00E77497" w:rsidRDefault="003F1242" w:rsidP="003F124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3F1242" w:rsidRPr="00E77497" w:rsidRDefault="003F1242" w:rsidP="003F1242">
      <w:pPr>
        <w:pStyle w:val="Alg4"/>
        <w:numPr>
          <w:ilvl w:val="0"/>
          <w:numId w:val="1383"/>
        </w:numPr>
      </w:pPr>
      <w:r w:rsidRPr="00E77497">
        <w:t xml:space="preserve">Let </w:t>
      </w:r>
      <w:r w:rsidRPr="00E77497">
        <w:rPr>
          <w:i/>
        </w:rPr>
        <w:t>p</w:t>
      </w:r>
      <w:r w:rsidRPr="00E77497">
        <w:t xml:space="preserve"> = 0.</w:t>
      </w:r>
    </w:p>
    <w:p w:rsidR="003F1242" w:rsidRPr="00E77497" w:rsidRDefault="003F1242" w:rsidP="003F1242">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rsidR="003F1242" w:rsidRPr="00E77497" w:rsidRDefault="003F1242" w:rsidP="003F1242">
      <w:pPr>
        <w:pStyle w:val="Alg4"/>
        <w:numPr>
          <w:ilvl w:val="0"/>
          <w:numId w:val="1383"/>
        </w:numPr>
      </w:pPr>
      <w:r w:rsidRPr="00E77497">
        <w:t xml:space="preserve">If </w:t>
      </w:r>
      <w:r w:rsidRPr="00E77497">
        <w:rPr>
          <w:i/>
        </w:rPr>
        <w:t>s</w:t>
      </w:r>
      <w:r w:rsidRPr="00E77497">
        <w:t xml:space="preserve"> = 0, then</w:t>
      </w:r>
    </w:p>
    <w:p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rsidR="003F1242" w:rsidRDefault="003F1242" w:rsidP="003F1242">
      <w:pPr>
        <w:pStyle w:val="Alg4"/>
        <w:numPr>
          <w:ilvl w:val="1"/>
          <w:numId w:val="1383"/>
        </w:numPr>
      </w:pPr>
      <w:r>
        <w:t>ReturnIfAbrupt(</w:t>
      </w:r>
      <w:r>
        <w:rPr>
          <w:i/>
          <w:iCs/>
        </w:rPr>
        <w:t>z</w:t>
      </w:r>
      <w:r>
        <w:t>).</w:t>
      </w:r>
    </w:p>
    <w:p w:rsidR="003F1242" w:rsidRPr="00E77497" w:rsidRDefault="003F1242" w:rsidP="003F1242">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rsidR="003F1242" w:rsidRPr="00E77497" w:rsidRDefault="003F1242" w:rsidP="003F1242">
      <w:pPr>
        <w:pStyle w:val="Alg4"/>
        <w:numPr>
          <w:ilvl w:val="1"/>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1"/>
          <w:numId w:val="1383"/>
        </w:numPr>
        <w:spacing w:after="120"/>
        <w:contextualSpacing/>
      </w:pPr>
      <w:r>
        <w:t xml:space="preserve">Assert: </w:t>
      </w:r>
      <w:r>
        <w:rPr>
          <w:i/>
          <w:iCs/>
        </w:rPr>
        <w:t>status</w:t>
      </w:r>
      <w:r>
        <w:t xml:space="preserve"> is not</w:t>
      </w:r>
      <w:r w:rsidRPr="00BF41EC">
        <w:t xml:space="preserve"> </w:t>
      </w:r>
      <w:r>
        <w:t>an abrupt completion.</w:t>
      </w:r>
    </w:p>
    <w:p w:rsidR="003F1242" w:rsidRPr="00E77497" w:rsidRDefault="003F1242" w:rsidP="003F1242">
      <w:pPr>
        <w:pStyle w:val="Alg4"/>
        <w:numPr>
          <w:ilvl w:val="1"/>
          <w:numId w:val="1383"/>
        </w:numPr>
        <w:spacing w:after="120"/>
        <w:contextualSpacing/>
      </w:pPr>
      <w:r w:rsidRPr="00E77497">
        <w:t xml:space="preserve">Return </w:t>
      </w:r>
      <w:r w:rsidRPr="00E77497">
        <w:rPr>
          <w:i/>
        </w:rPr>
        <w:t>A</w:t>
      </w:r>
      <w:r w:rsidRPr="00E77497">
        <w:t>.</w:t>
      </w:r>
    </w:p>
    <w:p w:rsidR="003F1242" w:rsidRPr="00E77497" w:rsidRDefault="003F1242" w:rsidP="003F1242">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rsidR="003F1242" w:rsidRPr="00E65A34" w:rsidRDefault="003F1242" w:rsidP="003F1242">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rsidR="003F1242" w:rsidRDefault="003F1242" w:rsidP="003F1242">
      <w:pPr>
        <w:pStyle w:val="Alg4"/>
        <w:numPr>
          <w:ilvl w:val="1"/>
          <w:numId w:val="1383"/>
        </w:numPr>
      </w:pPr>
      <w:r>
        <w:t>ReturnIfAbrupt(</w:t>
      </w:r>
      <w:r>
        <w:rPr>
          <w:i/>
          <w:iCs/>
        </w:rPr>
        <w:t>z</w:t>
      </w:r>
      <w:r>
        <w:t>).</w:t>
      </w:r>
    </w:p>
    <w:p w:rsidR="003F1242" w:rsidRPr="00E77497" w:rsidRDefault="003F1242" w:rsidP="003F1242">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rsidR="003F1242" w:rsidRPr="00E77497" w:rsidRDefault="003F1242" w:rsidP="003F1242">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rsidR="003F1242" w:rsidRPr="00E77497" w:rsidRDefault="003F1242" w:rsidP="003F1242">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rsidR="003F1242" w:rsidRPr="00E77497" w:rsidRDefault="003F1242" w:rsidP="003F1242">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3F1242" w:rsidRPr="00E65A34" w:rsidRDefault="003F1242" w:rsidP="003F1242">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3F1242" w:rsidRPr="00E77497" w:rsidRDefault="003F1242" w:rsidP="003F1242">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3F1242" w:rsidRPr="00E77497" w:rsidRDefault="003F1242" w:rsidP="003F1242">
      <w:pPr>
        <w:pStyle w:val="Alg4"/>
        <w:numPr>
          <w:ilvl w:val="3"/>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3"/>
          <w:numId w:val="1383"/>
        </w:numPr>
      </w:pPr>
      <w:r>
        <w:t xml:space="preserve">Assert: </w:t>
      </w:r>
      <w:r>
        <w:rPr>
          <w:i/>
          <w:iCs/>
        </w:rPr>
        <w:t>status</w:t>
      </w:r>
      <w:r>
        <w:t xml:space="preserve"> is not an abrupt completion.</w:t>
      </w:r>
    </w:p>
    <w:p w:rsidR="003F1242" w:rsidRPr="00E77497" w:rsidRDefault="003F1242" w:rsidP="003F1242">
      <w:pPr>
        <w:pStyle w:val="Alg4"/>
        <w:numPr>
          <w:ilvl w:val="3"/>
          <w:numId w:val="1383"/>
        </w:numPr>
      </w:pPr>
      <w:r w:rsidRPr="00E77497">
        <w:t xml:space="preserve">Increment </w:t>
      </w:r>
      <w:r w:rsidRPr="00E77497">
        <w:rPr>
          <w:i/>
        </w:rPr>
        <w:t>lengthA</w:t>
      </w:r>
      <w:r w:rsidRPr="00E77497">
        <w:t xml:space="preserve"> by 1.</w:t>
      </w:r>
    </w:p>
    <w:p w:rsidR="003F1242" w:rsidRPr="00E77497" w:rsidRDefault="003F1242" w:rsidP="003F1242">
      <w:pPr>
        <w:pStyle w:val="Alg4"/>
        <w:numPr>
          <w:ilvl w:val="3"/>
          <w:numId w:val="1383"/>
        </w:numPr>
      </w:pPr>
      <w:r w:rsidRPr="00E77497">
        <w:lastRenderedPageBreak/>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3F1242" w:rsidRPr="00E77497" w:rsidRDefault="003F1242" w:rsidP="003F1242">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rsidR="003F1242" w:rsidRPr="00E77497" w:rsidRDefault="003F1242" w:rsidP="003F1242">
      <w:pPr>
        <w:pStyle w:val="Alg4"/>
        <w:numPr>
          <w:ilvl w:val="3"/>
          <w:numId w:val="1383"/>
        </w:numPr>
      </w:pPr>
      <w:r w:rsidRPr="00E77497">
        <w:t xml:space="preserve">Let </w:t>
      </w:r>
      <w:r w:rsidRPr="00E77497">
        <w:rPr>
          <w:i/>
        </w:rPr>
        <w:t>i</w:t>
      </w:r>
      <w:r w:rsidRPr="00E77497">
        <w:t xml:space="preserve"> = 0.</w:t>
      </w:r>
    </w:p>
    <w:p w:rsidR="003F1242" w:rsidRPr="00E77497" w:rsidRDefault="003F1242" w:rsidP="003F1242">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rsidR="003F1242" w:rsidRPr="00E77497" w:rsidRDefault="003F1242" w:rsidP="003F1242">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rsidR="003F1242" w:rsidRPr="00E77497" w:rsidRDefault="003F1242" w:rsidP="003F1242">
      <w:pPr>
        <w:pStyle w:val="Alg4"/>
        <w:numPr>
          <w:ilvl w:val="4"/>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 </w:t>
      </w:r>
      <w:r w:rsidRPr="00E77497">
        <w:t xml:space="preserve">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4"/>
          <w:numId w:val="1383"/>
        </w:numPr>
      </w:pPr>
      <w:r>
        <w:t xml:space="preserve">Assert: </w:t>
      </w:r>
      <w:r>
        <w:rPr>
          <w:i/>
          <w:iCs/>
        </w:rPr>
        <w:t>status</w:t>
      </w:r>
      <w:r>
        <w:t xml:space="preserve"> is not an abrupt completion.</w:t>
      </w:r>
    </w:p>
    <w:p w:rsidR="003F1242" w:rsidRPr="00E77497" w:rsidRDefault="003F1242" w:rsidP="003F1242">
      <w:pPr>
        <w:pStyle w:val="Alg4"/>
        <w:numPr>
          <w:ilvl w:val="4"/>
          <w:numId w:val="1383"/>
        </w:numPr>
      </w:pPr>
      <w:r w:rsidRPr="00E77497">
        <w:t xml:space="preserve">Increment </w:t>
      </w:r>
      <w:r w:rsidRPr="00E77497">
        <w:rPr>
          <w:i/>
        </w:rPr>
        <w:t>lengthA</w:t>
      </w:r>
      <w:r w:rsidRPr="00E77497">
        <w:t xml:space="preserve"> by 1.</w:t>
      </w:r>
    </w:p>
    <w:p w:rsidR="003F1242" w:rsidRPr="00E77497" w:rsidRDefault="003F1242" w:rsidP="003F1242">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rsidR="003F1242" w:rsidRPr="00E77497" w:rsidRDefault="003F1242" w:rsidP="003F1242">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rsidR="003F1242" w:rsidRPr="00E77497" w:rsidRDefault="003F1242" w:rsidP="003F1242">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3F1242" w:rsidRPr="00E77497" w:rsidRDefault="003F1242" w:rsidP="003F1242">
      <w:pPr>
        <w:pStyle w:val="Alg4"/>
        <w:numPr>
          <w:ilvl w:val="0"/>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0"/>
          <w:numId w:val="1383"/>
        </w:numPr>
        <w:spacing w:after="220"/>
        <w:contextualSpacing/>
      </w:pPr>
      <w:r>
        <w:t xml:space="preserve">Assert: </w:t>
      </w:r>
      <w:r>
        <w:rPr>
          <w:i/>
          <w:iCs/>
        </w:rPr>
        <w:t>status</w:t>
      </w:r>
      <w:r>
        <w:t xml:space="preserve"> is not an abrupt completion.</w:t>
      </w:r>
    </w:p>
    <w:p w:rsidR="003F1242" w:rsidRPr="00E77497" w:rsidRDefault="003F1242" w:rsidP="003F1242">
      <w:pPr>
        <w:pStyle w:val="Alg4"/>
        <w:numPr>
          <w:ilvl w:val="0"/>
          <w:numId w:val="1383"/>
        </w:numPr>
        <w:spacing w:after="220"/>
      </w:pPr>
      <w:r w:rsidRPr="00E77497">
        <w:t xml:space="preserve">Return </w:t>
      </w:r>
      <w:r w:rsidRPr="00E77497">
        <w:rPr>
          <w:i/>
        </w:rPr>
        <w:t>A</w:t>
      </w:r>
      <w:r w:rsidRPr="00E77497">
        <w:t>.</w:t>
      </w:r>
    </w:p>
    <w:p w:rsidR="003F1242" w:rsidRPr="00E77497" w:rsidRDefault="003F1242" w:rsidP="003F124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3F1242" w:rsidRPr="00E77497" w:rsidRDefault="003F1242" w:rsidP="003F1242">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rsidR="005D7F2D" w:rsidRPr="00E77497" w:rsidRDefault="005D7F2D" w:rsidP="005D7F2D">
      <w:pPr>
        <w:pStyle w:val="Heading4"/>
      </w:pPr>
      <w:r>
        <w:t xml:space="preserve">get </w:t>
      </w:r>
      <w:r w:rsidRPr="00E77497">
        <w:t>RegExp.prototype.</w:t>
      </w:r>
      <w:r>
        <w:t>sticky</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8"/>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8"/>
        </w:numPr>
      </w:pPr>
      <w:r>
        <w:t xml:space="preserve">If </w:t>
      </w:r>
      <w:r>
        <w:rPr>
          <w:i/>
        </w:rPr>
        <w:t>R</w:t>
      </w:r>
      <w:r>
        <w:t xml:space="preserve"> does not have a</w:t>
      </w:r>
      <w:ins w:id="11743"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8"/>
        </w:numPr>
        <w:spacing w:after="220"/>
      </w:pPr>
      <w:r>
        <w:t>Return</w:t>
      </w:r>
      <w:r>
        <w:rPr>
          <w:iCs/>
        </w:rPr>
        <w:t xml:space="preserve"> </w:t>
      </w:r>
      <w:r>
        <w:rPr>
          <w:b/>
          <w:bCs/>
          <w:iCs/>
        </w:rPr>
        <w:t>false</w:t>
      </w:r>
      <w:r>
        <w:t>.</w:t>
      </w:r>
    </w:p>
    <w:p w:rsidR="003F1242" w:rsidRPr="00E77497" w:rsidRDefault="003F1242" w:rsidP="003F1242">
      <w:pPr>
        <w:pStyle w:val="Heading4"/>
      </w:pPr>
      <w:r w:rsidRPr="00E77497">
        <w:t>RegExp.prototype.test(string)</w:t>
      </w:r>
    </w:p>
    <w:p w:rsidR="003F1242" w:rsidRPr="00E77497" w:rsidRDefault="003F1242" w:rsidP="003F1242">
      <w:r w:rsidRPr="00E77497">
        <w:t>The following steps are taken:</w:t>
      </w:r>
    </w:p>
    <w:p w:rsidR="003F1242" w:rsidRPr="00E77497" w:rsidRDefault="003F1242" w:rsidP="003F1242">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324"/>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324"/>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324"/>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rsidR="003F1242" w:rsidRDefault="003F1242" w:rsidP="003F1242">
      <w:pPr>
        <w:pStyle w:val="Alg4"/>
        <w:numPr>
          <w:ilvl w:val="0"/>
          <w:numId w:val="324"/>
        </w:numPr>
      </w:pPr>
      <w:r>
        <w:t>ReturnIfAbrupt(</w:t>
      </w:r>
      <w:r>
        <w:rPr>
          <w:i/>
        </w:rPr>
        <w:t>S</w:t>
      </w:r>
      <w:r>
        <w:t>).</w:t>
      </w:r>
    </w:p>
    <w:p w:rsidR="003F1242" w:rsidRPr="00E77497" w:rsidRDefault="003F1242" w:rsidP="003F1242">
      <w:pPr>
        <w:pStyle w:val="Alg4"/>
        <w:numPr>
          <w:ilvl w:val="0"/>
          <w:numId w:val="324"/>
        </w:numPr>
      </w:pPr>
      <w:r w:rsidRPr="00E77497">
        <w:t xml:space="preserve">Let </w:t>
      </w:r>
      <w:r w:rsidRPr="00E77497">
        <w:rPr>
          <w:i/>
        </w:rPr>
        <w:t>match</w:t>
      </w:r>
      <w:r w:rsidRPr="00E77497">
        <w:t xml:space="preserve"> be the result of</w:t>
      </w:r>
      <w:r>
        <w:t xml:space="preserve"> the</w:t>
      </w:r>
      <w:r w:rsidRPr="00E77497">
        <w:t xml:space="preserve"> </w:t>
      </w:r>
      <w:r>
        <w:t xml:space="preserve">RegExpExec abstract operation with arguments </w:t>
      </w:r>
      <w:r w:rsidRPr="00134DAD">
        <w:rPr>
          <w:i/>
        </w:rPr>
        <w:t>R</w:t>
      </w:r>
      <w:r>
        <w:t xml:space="preserve"> and </w:t>
      </w:r>
      <w:r w:rsidRPr="00134DAD">
        <w:rPr>
          <w:i/>
        </w:rPr>
        <w:t>S</w:t>
      </w:r>
      <w:r w:rsidRPr="00E77497">
        <w:t>.</w:t>
      </w:r>
    </w:p>
    <w:p w:rsidR="003F1242" w:rsidRDefault="003F1242" w:rsidP="003F1242">
      <w:pPr>
        <w:pStyle w:val="Alg4"/>
        <w:numPr>
          <w:ilvl w:val="0"/>
          <w:numId w:val="324"/>
        </w:numPr>
      </w:pPr>
      <w:r>
        <w:t>ReturnIfAbrupt(</w:t>
      </w:r>
      <w:r>
        <w:rPr>
          <w:i/>
        </w:rPr>
        <w:t>match</w:t>
      </w:r>
      <w:r>
        <w:t>).</w:t>
      </w:r>
    </w:p>
    <w:p w:rsidR="003F1242" w:rsidRPr="00E77497" w:rsidRDefault="003F1242" w:rsidP="003F1242">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rsidR="003F1242" w:rsidRPr="00E77497" w:rsidRDefault="003F1242" w:rsidP="003F1242">
      <w:pPr>
        <w:pStyle w:val="Heading4"/>
      </w:pPr>
      <w:r w:rsidRPr="00E77497">
        <w:t>RegExp.prototype.toString()</w:t>
      </w:r>
    </w:p>
    <w:p w:rsidR="003F1242" w:rsidRPr="00E77497" w:rsidRDefault="003F1242" w:rsidP="003F1242">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43"/>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1343"/>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43"/>
        </w:numPr>
      </w:pPr>
      <w:r>
        <w:lastRenderedPageBreak/>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43"/>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rPr>
        <w:t>pattern</w:t>
      </w:r>
      <w:r>
        <w:t>).</w:t>
      </w:r>
    </w:p>
    <w:p w:rsidR="003F1242" w:rsidRDefault="003F1242" w:rsidP="003F1242">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rsidR="003F1242" w:rsidRDefault="003F1242" w:rsidP="003F1242">
      <w:pPr>
        <w:pStyle w:val="Alg4"/>
        <w:numPr>
          <w:ilvl w:val="0"/>
          <w:numId w:val="1343"/>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global</w:t>
      </w:r>
      <w:r>
        <w:t>).</w:t>
      </w:r>
    </w:p>
    <w:p w:rsidR="003F1242" w:rsidRDefault="003F1242" w:rsidP="003F1242">
      <w:pPr>
        <w:pStyle w:val="Alg4"/>
        <w:numPr>
          <w:ilvl w:val="0"/>
          <w:numId w:val="1343"/>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ignoreCase</w:t>
      </w:r>
      <w:r>
        <w:t>).</w:t>
      </w:r>
    </w:p>
    <w:p w:rsidR="003F1242" w:rsidRDefault="003F1242" w:rsidP="003F1242">
      <w:pPr>
        <w:pStyle w:val="Alg4"/>
        <w:numPr>
          <w:ilvl w:val="0"/>
          <w:numId w:val="1343"/>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multiline</w:t>
      </w:r>
      <w:r>
        <w:t>).</w:t>
      </w:r>
    </w:p>
    <w:p w:rsidR="003F1242" w:rsidRDefault="003F1242" w:rsidP="003F1242">
      <w:pPr>
        <w:pStyle w:val="Alg4"/>
        <w:numPr>
          <w:ilvl w:val="0"/>
          <w:numId w:val="1343"/>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rPr>
        <w:t>unicode</w:t>
      </w:r>
      <w:r>
        <w:t>).</w:t>
      </w:r>
    </w:p>
    <w:p w:rsidR="003F1242" w:rsidRDefault="003F1242" w:rsidP="003F1242">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sticky</w:t>
      </w:r>
      <w:r>
        <w:t>).</w:t>
      </w:r>
    </w:p>
    <w:p w:rsidR="003F1242" w:rsidRDefault="003F1242" w:rsidP="003F1242">
      <w:pPr>
        <w:pStyle w:val="Alg4"/>
        <w:numPr>
          <w:ilvl w:val="0"/>
          <w:numId w:val="1343"/>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spacing w:after="240"/>
      </w:pPr>
      <w:r>
        <w:t xml:space="preserve">Return </w:t>
      </w:r>
      <w:r>
        <w:rPr>
          <w:i/>
          <w:iCs/>
        </w:rPr>
        <w:t>result</w:t>
      </w:r>
      <w:r>
        <w:t>.</w:t>
      </w:r>
    </w:p>
    <w:p w:rsidR="003F1242" w:rsidRPr="00C7794D" w:rsidRDefault="003F1242" w:rsidP="003F1242">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rsidR="003F1242" w:rsidRPr="00E77497" w:rsidRDefault="003F1242" w:rsidP="003F1242">
      <w:pPr>
        <w:pStyle w:val="Heading4"/>
      </w:pPr>
      <w:r>
        <w:t xml:space="preserve">get </w:t>
      </w:r>
      <w:r w:rsidRPr="00E77497">
        <w:t>RegExp.prototype.</w:t>
      </w:r>
      <w:r>
        <w:t>unicode</w:t>
      </w:r>
      <w:r w:rsidRPr="00E77497">
        <w:t xml:space="preserve"> </w:t>
      </w:r>
    </w:p>
    <w:p w:rsidR="003F1242" w:rsidRPr="00E77497" w:rsidRDefault="003F1242" w:rsidP="003F1242">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3F1242" w:rsidRPr="00E77497" w:rsidRDefault="003F1242" w:rsidP="003F1242">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47"/>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1347"/>
        </w:numPr>
      </w:pPr>
      <w:r>
        <w:t xml:space="preserve">If </w:t>
      </w:r>
      <w:r>
        <w:rPr>
          <w:i/>
        </w:rPr>
        <w:t>R</w:t>
      </w:r>
      <w:r>
        <w:t xml:space="preserve"> does not have a</w:t>
      </w:r>
      <w:ins w:id="11744"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3F1242" w:rsidRDefault="003F1242" w:rsidP="003F1242">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3F1242" w:rsidRDefault="003F1242" w:rsidP="003F1242">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3F1242" w:rsidRDefault="003F1242" w:rsidP="003F1242">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rsidR="003F1242" w:rsidRPr="00E77497" w:rsidRDefault="003F1242" w:rsidP="003F1242">
      <w:pPr>
        <w:pStyle w:val="Alg4"/>
        <w:numPr>
          <w:ilvl w:val="0"/>
          <w:numId w:val="1347"/>
        </w:numPr>
        <w:spacing w:after="220"/>
      </w:pPr>
      <w:r>
        <w:t>Return</w:t>
      </w:r>
      <w:r>
        <w:rPr>
          <w:iCs/>
        </w:rPr>
        <w:t xml:space="preserve"> </w:t>
      </w:r>
      <w:r>
        <w:rPr>
          <w:b/>
          <w:bCs/>
          <w:iCs/>
        </w:rPr>
        <w:t>false</w:t>
      </w:r>
      <w:r>
        <w:t>.</w:t>
      </w:r>
    </w:p>
    <w:p w:rsidR="005D7F2D" w:rsidRPr="00E77497" w:rsidRDefault="005D7F2D" w:rsidP="005D7F2D">
      <w:pPr>
        <w:pStyle w:val="Heading4"/>
      </w:pPr>
      <w:r>
        <w:t>RegExp</w:t>
      </w:r>
      <w:r w:rsidRPr="00E77497">
        <w:t>.prototype</w:t>
      </w:r>
      <w:del w:id="11745" w:author="Rev 18 Allen Wirfs-Brock" w:date="2013-09-03T19:08:00Z">
        <w:r w:rsidRPr="00E77497" w:rsidDel="003F1242">
          <w:delText>.</w:delText>
        </w:r>
        <w:r w:rsidDel="003F1242">
          <w:delText>@@</w:delText>
        </w:r>
      </w:del>
      <w:ins w:id="11746" w:author="Rev 18 Allen Wirfs-Brock" w:date="2013-09-03T19:08:00Z">
        <w:r w:rsidR="003F1242">
          <w:t xml:space="preserve"> [ @@</w:t>
        </w:r>
      </w:ins>
      <w:r>
        <w:t>isRegExp</w:t>
      </w:r>
      <w:r w:rsidRPr="00E77497">
        <w:t xml:space="preserve"> </w:t>
      </w:r>
      <w:ins w:id="11747" w:author="Rev 18 Allen Wirfs-Brock" w:date="2013-09-03T19:08:00Z">
        <w:r w:rsidR="003F1242">
          <w:t>]</w:t>
        </w:r>
      </w:ins>
    </w:p>
    <w:p w:rsidR="005D7F2D" w:rsidRPr="004B53AC" w:rsidRDefault="005D7F2D" w:rsidP="005D7F2D">
      <w:r w:rsidRPr="00E77497">
        <w:t xml:space="preserve">The </w:t>
      </w:r>
      <w:r>
        <w:t xml:space="preserve">initial value of the @@isRegExp property is </w:t>
      </w:r>
      <w:r w:rsidRPr="0060534A">
        <w:rPr>
          <w:rFonts w:ascii="Times New Roman" w:hAnsi="Times New Roman"/>
          <w:b/>
          <w:bCs/>
        </w:rPr>
        <w:t>true</w:t>
      </w:r>
      <w:r>
        <w:t>.</w:t>
      </w:r>
    </w:p>
    <w:p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5D7F2D" w:rsidRPr="004D1BD1" w:rsidRDefault="005D7F2D" w:rsidP="005D7F2D">
      <w:pPr>
        <w:pStyle w:val="Heading3"/>
      </w:pPr>
      <w:bookmarkStart w:id="11748" w:name="_Toc368050756"/>
      <w:r w:rsidRPr="004D1BD1">
        <w:t>Properties of RegExp Instances</w:t>
      </w:r>
      <w:bookmarkEnd w:id="11748"/>
    </w:p>
    <w:p w:rsidR="005D7F2D" w:rsidRDefault="005D7F2D" w:rsidP="005D7F2D">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rsidRPr="00A67AF2">
        <w:t xml:space="preserve">internal </w:t>
      </w:r>
      <w:r>
        <w:t>data properties</w:t>
      </w:r>
      <w:r w:rsidRPr="00A67AF2">
        <w:t xml:space="preserve"> </w:t>
      </w:r>
      <w:r>
        <w:t xml:space="preserve">[[RegExpMatcher]], [[OriginalSource]], and [[OriginalFlags]]. </w:t>
      </w:r>
      <w:r w:rsidRPr="00E77497">
        <w:t xml:space="preserve">The value of the </w:t>
      </w:r>
      <w:r>
        <w:t>[[RegExpMatcher]]</w:t>
      </w:r>
      <w:r w:rsidRPr="00E77497">
        <w:t xml:space="preserve"> internal </w:t>
      </w:r>
      <w:r>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rsidR="005D7F2D" w:rsidRPr="00E77497" w:rsidRDefault="005D7F2D" w:rsidP="005D7F2D">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rsidR="005D7F2D" w:rsidRPr="00E77497" w:rsidRDefault="005D7F2D" w:rsidP="0023289A">
      <w:pPr>
        <w:tabs>
          <w:tab w:val="left" w:pos="5109"/>
        </w:tabs>
      </w:pPr>
      <w:r w:rsidRPr="00E77497">
        <w:t>RegExp instances also have the following properties</w:t>
      </w:r>
      <w:del w:id="11749" w:author="Rev 19 Allen Wirfs-Brock" w:date="2013-09-27T10:42:00Z">
        <w:r w:rsidRPr="00E77497" w:rsidDel="00C36B1B">
          <w:delText>.</w:delText>
        </w:r>
      </w:del>
      <w:ins w:id="11750" w:author="Rev 19 Allen Wirfs-Brock" w:date="2013-09-27T10:42:00Z">
        <w:r w:rsidR="00C36B1B">
          <w:t>:</w:t>
        </w:r>
      </w:ins>
      <w:r w:rsidR="0023289A">
        <w:tab/>
      </w:r>
    </w:p>
    <w:p w:rsidR="005D7F2D" w:rsidRPr="00E77497" w:rsidRDefault="005D7F2D" w:rsidP="005D7F2D">
      <w:pPr>
        <w:pStyle w:val="Heading4"/>
      </w:pPr>
      <w:r w:rsidRPr="00E77497">
        <w:lastRenderedPageBreak/>
        <w:t>lastIndex</w:t>
      </w:r>
    </w:p>
    <w:p w:rsidR="005D7F2D" w:rsidRPr="00A67AF2" w:rsidRDefault="005D7F2D" w:rsidP="005D7F2D">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rsidR="006A3D7C">
        <w:fldChar w:fldCharType="begin"/>
      </w:r>
      <w:r w:rsidR="006A3D7C">
        <w:instrText xml:space="preserve"> REF _Ref366079704 \r \h </w:instrText>
      </w:r>
      <w:r w:rsidR="006A3D7C">
        <w:fldChar w:fldCharType="separate"/>
      </w:r>
      <w:r w:rsidR="00460CAC">
        <w:t>21.2.5.2</w:t>
      </w:r>
      <w:r w:rsidR="006A3D7C">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rsidR="005D7F2D" w:rsidRPr="00B820AB" w:rsidRDefault="005D7F2D" w:rsidP="005D7F2D">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rsidR="003E75AF" w:rsidRDefault="003E75AF" w:rsidP="009158C6">
      <w:pPr>
        <w:pStyle w:val="Heading1"/>
      </w:pPr>
      <w:bookmarkStart w:id="11751" w:name="_Toc368050757"/>
      <w:r>
        <w:t>Indexed Collections</w:t>
      </w:r>
      <w:bookmarkEnd w:id="11751"/>
    </w:p>
    <w:p w:rsidR="00E46E17" w:rsidRPr="00E77497" w:rsidRDefault="00E46E17" w:rsidP="00E46E17">
      <w:pPr>
        <w:pStyle w:val="Heading2"/>
      </w:pPr>
      <w:bookmarkStart w:id="11752" w:name="_Ref366080055"/>
      <w:bookmarkStart w:id="11753" w:name="_Toc368050758"/>
      <w:r w:rsidRPr="00E77497">
        <w:t>Array Objects</w:t>
      </w:r>
      <w:bookmarkEnd w:id="11752"/>
      <w:bookmarkEnd w:id="11753"/>
    </w:p>
    <w:bookmarkEnd w:id="11077"/>
    <w:bookmarkEnd w:id="11078"/>
    <w:bookmarkEnd w:id="11079"/>
    <w:bookmarkEnd w:id="11083"/>
    <w:bookmarkEnd w:id="11084"/>
    <w:p w:rsidR="008D0EB8" w:rsidRDefault="004C02EF" w:rsidP="00B5407B">
      <w:r w:rsidRPr="00E77497">
        <w:t xml:space="preserve">Array objects </w:t>
      </w:r>
      <w:r w:rsidR="008D0EB8">
        <w:t xml:space="preserve">are exotic objects that </w:t>
      </w:r>
      <w:r w:rsidRPr="00E77497">
        <w:t>give special treatment to a certain class of property names</w:t>
      </w:r>
      <w:r w:rsidR="00B6171B">
        <w:t>. See</w:t>
      </w:r>
      <w:r w:rsidR="009158C6">
        <w:t xml:space="preserve"> </w:t>
      </w:r>
      <w:r w:rsidR="009158C6">
        <w:fldChar w:fldCharType="begin"/>
      </w:r>
      <w:r w:rsidR="009158C6">
        <w:instrText xml:space="preserve"> REF _Ref366065936 \r \h </w:instrText>
      </w:r>
      <w:r w:rsidR="009158C6">
        <w:fldChar w:fldCharType="separate"/>
      </w:r>
      <w:r w:rsidR="00460CAC">
        <w:t>9.2.2</w:t>
      </w:r>
      <w:r w:rsidR="009158C6">
        <w:fldChar w:fldCharType="end"/>
      </w:r>
      <w:r w:rsidR="008D0EB8">
        <w:t xml:space="preserve"> for a definition of this special treatment. </w:t>
      </w:r>
    </w:p>
    <w:p w:rsidR="004C02EF" w:rsidRPr="00E77497" w:rsidRDefault="004C02EF" w:rsidP="008D0EB8">
      <w:bookmarkStart w:id="11754" w:name="_Toc393690398"/>
      <w:bookmarkStart w:id="11755" w:name="_Ref404501450"/>
      <w:commentRangeStart w:id="11756"/>
      <w:r w:rsidRPr="00E77497">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11757" w:name="_Ref424531647"/>
      <w:bookmarkStart w:id="11758" w:name="_Toc472818921"/>
      <w:bookmarkStart w:id="11759"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11756"/>
      <w:r w:rsidR="00E435B1">
        <w:rPr>
          <w:rStyle w:val="CommentReference"/>
        </w:rPr>
        <w:commentReference w:id="11756"/>
      </w:r>
    </w:p>
    <w:p w:rsidR="0093237E" w:rsidRPr="00E77497" w:rsidRDefault="0093237E" w:rsidP="0093237E">
      <w:pPr>
        <w:pStyle w:val="Heading3"/>
      </w:pPr>
      <w:bookmarkStart w:id="11760" w:name="_Ref364595653"/>
      <w:bookmarkStart w:id="11761" w:name="_Toc241509274"/>
      <w:bookmarkStart w:id="11762" w:name="_Toc244416761"/>
      <w:bookmarkStart w:id="11763" w:name="_Toc276631125"/>
      <w:bookmarkStart w:id="11764" w:name="_Toc368050759"/>
      <w:r>
        <w:t>T</w:t>
      </w:r>
      <w:r w:rsidRPr="00E77497">
        <w:t>he Array Constructor</w:t>
      </w:r>
      <w:bookmarkEnd w:id="11760"/>
      <w:bookmarkEnd w:id="11764"/>
    </w:p>
    <w:p w:rsidR="0087245E" w:rsidRDefault="00885200" w:rsidP="00001CC3">
      <w:bookmarkStart w:id="11765" w:name="_Toc361663690"/>
      <w:bookmarkStart w:id="11766" w:name="_Toc361665531"/>
      <w:bookmarkStart w:id="11767" w:name="_Toc361663691"/>
      <w:bookmarkStart w:id="11768" w:name="_Toc361665532"/>
      <w:bookmarkStart w:id="11769" w:name="_Toc361663692"/>
      <w:bookmarkStart w:id="11770" w:name="_Toc361665533"/>
      <w:bookmarkStart w:id="11771" w:name="_Toc361663696"/>
      <w:bookmarkStart w:id="11772" w:name="_Toc361665537"/>
      <w:bookmarkStart w:id="11773" w:name="_Toc361663697"/>
      <w:bookmarkStart w:id="11774" w:name="_Toc361665538"/>
      <w:bookmarkEnd w:id="11754"/>
      <w:bookmarkEnd w:id="11755"/>
      <w:bookmarkEnd w:id="11757"/>
      <w:bookmarkEnd w:id="11758"/>
      <w:bookmarkEnd w:id="11759"/>
      <w:bookmarkEnd w:id="11761"/>
      <w:bookmarkEnd w:id="11762"/>
      <w:bookmarkEnd w:id="11763"/>
      <w:bookmarkEnd w:id="11765"/>
      <w:bookmarkEnd w:id="11766"/>
      <w:bookmarkEnd w:id="11767"/>
      <w:bookmarkEnd w:id="11768"/>
      <w:bookmarkEnd w:id="11769"/>
      <w:bookmarkEnd w:id="11770"/>
      <w:bookmarkEnd w:id="11771"/>
      <w:bookmarkEnd w:id="11772"/>
      <w:bookmarkEnd w:id="11773"/>
      <w:bookmarkEnd w:id="11774"/>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11775"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 xml:space="preserve">to perform constructor instance </w:t>
      </w:r>
      <w:del w:id="11776" w:author="Rev 19 Allen Wirfs-Brock" w:date="2013-09-27T10:28:00Z">
        <w:r w:rsidR="0087245E" w:rsidDel="00D20BD7">
          <w:delText>initialization</w:delText>
        </w:r>
      </w:del>
      <w:ins w:id="11777" w:author="Rev 19 Allen Wirfs-Brock" w:date="2013-09-27T10:28:00Z">
        <w:r w:rsidR="00D20BD7">
          <w:t>initialisation</w:t>
        </w:r>
      </w:ins>
      <w:r w:rsidR="0087245E">
        <w:t>.</w:t>
      </w:r>
    </w:p>
    <w:p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rsidR="004C02EF" w:rsidRPr="00E77497" w:rsidRDefault="004C02EF" w:rsidP="00D148E9">
      <w:pPr>
        <w:pStyle w:val="Heading4"/>
      </w:pPr>
      <w:r w:rsidRPr="00E77497">
        <w:t xml:space="preserve">Array ( [ item1 [ , item2 [ , </w:t>
      </w:r>
      <w:r w:rsidRPr="00E77497">
        <w:rPr>
          <w:snapToGrid w:val="0"/>
        </w:rPr>
        <w:t>…</w:t>
      </w:r>
      <w:r w:rsidRPr="00E77497">
        <w:t xml:space="preserve"> ] ] ]</w:t>
      </w:r>
      <w:bookmarkEnd w:id="11775"/>
      <w:r w:rsidRPr="00E77497">
        <w:t xml:space="preserve"> )</w:t>
      </w:r>
    </w:p>
    <w:p w:rsidR="00F52DB3" w:rsidRPr="00E77497" w:rsidRDefault="00F52DB3" w:rsidP="006B43B3">
      <w:bookmarkStart w:id="11778" w:name="_Toc393690400"/>
      <w:r w:rsidRPr="00E77497">
        <w:t xml:space="preserve">This description applies if and only if the Array constructor is </w:t>
      </w:r>
      <w:r w:rsidR="006B43B3">
        <w:t>called with</w:t>
      </w:r>
      <w:r w:rsidRPr="00E77497">
        <w:t xml:space="preserve"> no arguments or at least two arguments.</w:t>
      </w:r>
    </w:p>
    <w:p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rsidR="00BA1011" w:rsidRDefault="00BA1011" w:rsidP="005A1315">
      <w:pPr>
        <w:pStyle w:val="Alg4"/>
        <w:numPr>
          <w:ilvl w:val="0"/>
          <w:numId w:val="199"/>
        </w:numPr>
      </w:pPr>
      <w:bookmarkStart w:id="11779" w:name="_Toc382291617"/>
      <w:bookmarkEnd w:id="11778"/>
      <w:r>
        <w:t xml:space="preserve">Let </w:t>
      </w:r>
      <w:r w:rsidR="005A1315">
        <w:rPr>
          <w:i/>
        </w:rPr>
        <w:t>numberOfArgs</w:t>
      </w:r>
      <w:r>
        <w:t xml:space="preserve"> be the number of arguments passed to this constructor call.</w:t>
      </w:r>
    </w:p>
    <w:p w:rsidR="00D967D4" w:rsidRDefault="00D967D4" w:rsidP="005A1315">
      <w:pPr>
        <w:pStyle w:val="Alg4"/>
        <w:numPr>
          <w:ilvl w:val="0"/>
          <w:numId w:val="199"/>
        </w:numPr>
      </w:pPr>
      <w:r>
        <w:t xml:space="preserve">Assert: </w:t>
      </w:r>
      <w:r w:rsidR="005A1315">
        <w:rPr>
          <w:i/>
        </w:rPr>
        <w:t>numberOfArgs</w:t>
      </w:r>
      <w:r w:rsidR="005A1315">
        <w:t xml:space="preserve"> </w:t>
      </w:r>
      <w:r>
        <w:t>≠ 1.</w:t>
      </w:r>
    </w:p>
    <w:p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rsidR="00333B36" w:rsidRDefault="00333B36" w:rsidP="00001CC3">
      <w:pPr>
        <w:pStyle w:val="Alg4"/>
        <w:numPr>
          <w:ilvl w:val="0"/>
          <w:numId w:val="199"/>
        </w:numPr>
      </w:pPr>
      <w:r>
        <w:t>If Type(</w:t>
      </w:r>
      <w:r>
        <w:rPr>
          <w:i/>
          <w:iCs/>
        </w:rPr>
        <w:t>O</w:t>
      </w:r>
      <w:r>
        <w:t xml:space="preserve">) is Object and </w:t>
      </w:r>
      <w:r>
        <w:rPr>
          <w:i/>
          <w:iCs/>
        </w:rPr>
        <w:t>O</w:t>
      </w:r>
      <w:r>
        <w:t xml:space="preserve"> has a</w:t>
      </w:r>
      <w:ins w:id="11780" w:author="Rev 19 Allen Wirfs-Brock" w:date="2013-09-26T17:42:00Z">
        <w:r w:rsidR="0072639A">
          <w:t>n</w:t>
        </w:r>
      </w:ins>
      <w:r>
        <w:t xml:space="preserve">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D967D4" w:rsidRDefault="00333B36" w:rsidP="00145775">
      <w:pPr>
        <w:pStyle w:val="Alg4"/>
        <w:numPr>
          <w:ilvl w:val="1"/>
          <w:numId w:val="199"/>
        </w:numPr>
      </w:pPr>
      <w:r>
        <w:t xml:space="preserve">Let </w:t>
      </w:r>
      <w:r>
        <w:rPr>
          <w:i/>
          <w:iCs/>
        </w:rPr>
        <w:t>array</w:t>
      </w:r>
      <w:r>
        <w:t xml:space="preserve"> be </w:t>
      </w:r>
      <w:r>
        <w:rPr>
          <w:i/>
          <w:iCs/>
        </w:rPr>
        <w:t>O</w:t>
      </w:r>
      <w:r>
        <w:t>.</w:t>
      </w:r>
    </w:p>
    <w:p w:rsidR="00333B36" w:rsidRDefault="00333B36" w:rsidP="006169E5">
      <w:pPr>
        <w:pStyle w:val="Alg4"/>
        <w:numPr>
          <w:ilvl w:val="0"/>
          <w:numId w:val="199"/>
        </w:numPr>
      </w:pPr>
      <w:r>
        <w:t>Else,</w:t>
      </w:r>
    </w:p>
    <w:p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rsidR="00BA1011" w:rsidRDefault="00BA1011" w:rsidP="00BA1011">
      <w:pPr>
        <w:pStyle w:val="Alg4"/>
        <w:numPr>
          <w:ilvl w:val="0"/>
          <w:numId w:val="199"/>
        </w:numPr>
        <w:contextualSpacing/>
      </w:pPr>
      <w:r>
        <w:lastRenderedPageBreak/>
        <w:t>ReturnIfAbrupt(</w:t>
      </w:r>
      <w:r>
        <w:rPr>
          <w:i/>
        </w:rPr>
        <w:t>array</w:t>
      </w:r>
      <w:r>
        <w:t>).</w:t>
      </w:r>
    </w:p>
    <w:p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rsidR="00C0137B" w:rsidRDefault="00C0137B" w:rsidP="00C0137B">
      <w:pPr>
        <w:pStyle w:val="Alg4"/>
        <w:numPr>
          <w:ilvl w:val="1"/>
          <w:numId w:val="199"/>
        </w:numPr>
      </w:pPr>
      <w:r>
        <w:t>ReturnIfAbrupt(</w:t>
      </w:r>
      <w:r>
        <w:rPr>
          <w:i/>
        </w:rPr>
        <w:t>defineStatus</w:t>
      </w:r>
      <w:r>
        <w:t>).</w:t>
      </w:r>
    </w:p>
    <w:p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rsidR="00BA1011" w:rsidRPr="00E77497" w:rsidRDefault="00BA1011" w:rsidP="00BA1011">
      <w:pPr>
        <w:pStyle w:val="Alg4"/>
        <w:numPr>
          <w:ilvl w:val="0"/>
          <w:numId w:val="199"/>
        </w:numPr>
        <w:contextualSpacing/>
      </w:pPr>
      <w:r>
        <w:t>ReturnIfAbrupt(</w:t>
      </w:r>
      <w:r>
        <w:rPr>
          <w:i/>
        </w:rPr>
        <w:t>putStatus</w:t>
      </w:r>
      <w:r>
        <w:t>).</w:t>
      </w:r>
    </w:p>
    <w:p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rsidR="004C02EF" w:rsidRPr="00E77497" w:rsidRDefault="004C02EF" w:rsidP="006C7A34">
      <w:pPr>
        <w:pStyle w:val="Heading4"/>
      </w:pPr>
      <w:bookmarkStart w:id="11781" w:name="_Toc385672287"/>
      <w:bookmarkStart w:id="11782" w:name="_Toc393690404"/>
      <w:bookmarkStart w:id="11783" w:name="_Ref455971750"/>
      <w:r w:rsidRPr="00E77497">
        <w:t>Array (len</w:t>
      </w:r>
      <w:bookmarkEnd w:id="11779"/>
      <w:bookmarkEnd w:id="11781"/>
      <w:bookmarkEnd w:id="11782"/>
      <w:r w:rsidRPr="00E77497">
        <w:t>)</w:t>
      </w:r>
      <w:bookmarkStart w:id="11784" w:name="_Toc382291618"/>
      <w:bookmarkEnd w:id="11783"/>
    </w:p>
    <w:p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5A1315" w:rsidRDefault="005A1315" w:rsidP="005A1315">
      <w:pPr>
        <w:pStyle w:val="Alg4"/>
        <w:numPr>
          <w:ilvl w:val="1"/>
          <w:numId w:val="810"/>
        </w:numPr>
      </w:pPr>
      <w:r>
        <w:t xml:space="preserve">Let </w:t>
      </w:r>
      <w:r>
        <w:rPr>
          <w:i/>
          <w:iCs/>
        </w:rPr>
        <w:t>array</w:t>
      </w:r>
      <w:r>
        <w:t xml:space="preserve"> be </w:t>
      </w:r>
      <w:r>
        <w:rPr>
          <w:i/>
          <w:iCs/>
        </w:rPr>
        <w:t>O</w:t>
      </w:r>
      <w:r>
        <w:t>.</w:t>
      </w:r>
    </w:p>
    <w:p w:rsidR="005A1315" w:rsidRDefault="005A1315" w:rsidP="005A1315">
      <w:pPr>
        <w:pStyle w:val="Alg4"/>
        <w:numPr>
          <w:ilvl w:val="0"/>
          <w:numId w:val="810"/>
        </w:numPr>
      </w:pPr>
      <w:r>
        <w:t>Else,</w:t>
      </w:r>
    </w:p>
    <w:p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rsidR="005A1315" w:rsidRDefault="005A1315" w:rsidP="00145775">
      <w:pPr>
        <w:pStyle w:val="Alg4"/>
        <w:numPr>
          <w:ilvl w:val="0"/>
          <w:numId w:val="810"/>
        </w:numPr>
        <w:contextualSpacing/>
      </w:pPr>
      <w:r>
        <w:t>ReturnIfAbrupt(</w:t>
      </w:r>
      <w:r>
        <w:rPr>
          <w:i/>
        </w:rPr>
        <w:t>array</w:t>
      </w:r>
      <w:r>
        <w:t>).</w:t>
      </w:r>
    </w:p>
    <w:p w:rsidR="00EA71C5" w:rsidRDefault="00EA71C5" w:rsidP="00EA71C5">
      <w:pPr>
        <w:pStyle w:val="Alg4"/>
        <w:numPr>
          <w:ilvl w:val="0"/>
          <w:numId w:val="810"/>
        </w:numPr>
      </w:pPr>
      <w:bookmarkStart w:id="11785" w:name="_Toc382291619"/>
      <w:bookmarkStart w:id="11786" w:name="_Toc385672289"/>
      <w:bookmarkStart w:id="11787" w:name="_Toc393690406"/>
      <w:bookmarkStart w:id="11788" w:name="_Ref457709045"/>
      <w:bookmarkStart w:id="11789" w:name="_Toc472818923"/>
      <w:bookmarkStart w:id="11790" w:name="_Toc235503501"/>
      <w:bookmarkStart w:id="11791" w:name="_Toc241509276"/>
      <w:bookmarkStart w:id="11792" w:name="_Toc244416763"/>
      <w:bookmarkStart w:id="11793" w:name="_Toc276631127"/>
      <w:bookmarkEnd w:id="11784"/>
      <w:r>
        <w:t>If Type(</w:t>
      </w:r>
      <w:r w:rsidRPr="00EA71C5">
        <w:rPr>
          <w:i/>
        </w:rPr>
        <w:t>len</w:t>
      </w:r>
      <w:r>
        <w:t>) is not Number, then</w:t>
      </w:r>
    </w:p>
    <w:p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EA71C5" w:rsidRPr="00E77497" w:rsidRDefault="00EA71C5" w:rsidP="00EA71C5">
      <w:pPr>
        <w:pStyle w:val="Alg4"/>
        <w:numPr>
          <w:ilvl w:val="1"/>
          <w:numId w:val="810"/>
        </w:numPr>
        <w:contextualSpacing/>
      </w:pPr>
      <w:r>
        <w:t>ReturnIfAbrupt(</w:t>
      </w:r>
      <w:r w:rsidRPr="00E1304F">
        <w:rPr>
          <w:i/>
        </w:rPr>
        <w:t>define</w:t>
      </w:r>
      <w:r>
        <w:rPr>
          <w:i/>
        </w:rPr>
        <w:t>Status</w:t>
      </w:r>
      <w:r>
        <w:t>).</w:t>
      </w:r>
    </w:p>
    <w:p w:rsidR="00EA71C5" w:rsidRDefault="000C0749" w:rsidP="000C0749">
      <w:pPr>
        <w:pStyle w:val="Alg4"/>
        <w:numPr>
          <w:ilvl w:val="1"/>
          <w:numId w:val="810"/>
        </w:numPr>
      </w:pPr>
      <w:r>
        <w:t xml:space="preserve">Let </w:t>
      </w:r>
      <w:r w:rsidRPr="00291CBE">
        <w:rPr>
          <w:i/>
        </w:rPr>
        <w:t>intLen</w:t>
      </w:r>
      <w:r>
        <w:t xml:space="preserve"> be 1.</w:t>
      </w:r>
    </w:p>
    <w:p w:rsidR="000C0749" w:rsidRDefault="000C0749" w:rsidP="00EA71C5">
      <w:pPr>
        <w:pStyle w:val="Alg4"/>
        <w:numPr>
          <w:ilvl w:val="0"/>
          <w:numId w:val="810"/>
        </w:numPr>
      </w:pPr>
      <w:r>
        <w:t>Else,</w:t>
      </w:r>
    </w:p>
    <w:p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rsidR="000C0749" w:rsidRPr="00E77497" w:rsidRDefault="000C0749" w:rsidP="000C0749">
      <w:pPr>
        <w:pStyle w:val="Alg4"/>
        <w:numPr>
          <w:ilvl w:val="0"/>
          <w:numId w:val="810"/>
        </w:numPr>
        <w:contextualSpacing/>
      </w:pPr>
      <w:r>
        <w:t>ReturnIfAbrupt(</w:t>
      </w:r>
      <w:r>
        <w:rPr>
          <w:i/>
        </w:rPr>
        <w:t>putStatus</w:t>
      </w:r>
      <w:r>
        <w:t>).</w:t>
      </w:r>
    </w:p>
    <w:p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rsidR="001C3062" w:rsidRPr="00E77497" w:rsidRDefault="00885200" w:rsidP="00197BED">
      <w:pPr>
        <w:pStyle w:val="Heading4"/>
      </w:pPr>
      <w:r>
        <w:t xml:space="preserve">new </w:t>
      </w:r>
      <w:r w:rsidR="001C3062" w:rsidRPr="00E77497">
        <w:t xml:space="preserve"> Array </w:t>
      </w:r>
      <w:r>
        <w:t>( ... argumentsList)</w:t>
      </w:r>
    </w:p>
    <w:p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rsidR="00E46E17" w:rsidRPr="00E77497" w:rsidRDefault="00E46E17" w:rsidP="00E46E17">
      <w:pPr>
        <w:pStyle w:val="Heading3"/>
      </w:pPr>
      <w:bookmarkStart w:id="11794" w:name="_Toc368050760"/>
      <w:r w:rsidRPr="00E77497">
        <w:t>Properties of the Array Constructor</w:t>
      </w:r>
      <w:bookmarkEnd w:id="11794"/>
    </w:p>
    <w:bookmarkEnd w:id="11785"/>
    <w:bookmarkEnd w:id="11786"/>
    <w:bookmarkEnd w:id="11787"/>
    <w:bookmarkEnd w:id="11788"/>
    <w:bookmarkEnd w:id="11789"/>
    <w:bookmarkEnd w:id="11790"/>
    <w:bookmarkEnd w:id="11791"/>
    <w:bookmarkEnd w:id="11792"/>
    <w:bookmarkEnd w:id="11793"/>
    <w:p w:rsidR="004C02EF" w:rsidRDefault="004C02EF" w:rsidP="00E46E17">
      <w:pPr>
        <w:rPr>
          <w:ins w:id="11795" w:author="Rev 19 Allen Wirfs-Brock" w:date="2013-09-11T14:43:00Z"/>
        </w:rPr>
      </w:pPr>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460CAC">
        <w:t>19.2.3</w:t>
      </w:r>
      <w:r w:rsidR="00E46E17">
        <w:fldChar w:fldCharType="end"/>
      </w:r>
      <w:r w:rsidRPr="00E77497">
        <w:t>).</w:t>
      </w:r>
    </w:p>
    <w:p w:rsidR="00137E43" w:rsidRPr="00E77497" w:rsidRDefault="00137E43" w:rsidP="00E46E17">
      <w:ins w:id="11796" w:author="Rev 19 Allen Wirfs-Brock" w:date="2013-09-11T14:43:00Z">
        <w:r>
          <w:lastRenderedPageBreak/>
          <w:t xml:space="preserve">The Array constructor has a [[GlobalArray]] internal data property whose value is </w:t>
        </w:r>
        <w:r w:rsidRPr="00137E43">
          <w:rPr>
            <w:rFonts w:ascii="Times New Roman" w:hAnsi="Times New Roman"/>
            <w:b/>
          </w:rPr>
          <w:t>true</w:t>
        </w:r>
        <w:r>
          <w:t>.</w:t>
        </w:r>
      </w:ins>
    </w:p>
    <w:p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11797" w:name="_Hlt424534161"/>
      <w:bookmarkStart w:id="11798" w:name="_Toc382291620"/>
      <w:bookmarkStart w:id="11799" w:name="_Toc385672290"/>
      <w:bookmarkStart w:id="11800" w:name="_Ref393614155"/>
      <w:bookmarkStart w:id="11801" w:name="_Toc393690407"/>
      <w:bookmarkStart w:id="11802" w:name="_Ref404501859"/>
      <w:bookmarkStart w:id="11803" w:name="_Ref404502071"/>
      <w:bookmarkStart w:id="11804" w:name="_Ref404502112"/>
      <w:bookmarkEnd w:id="11797"/>
    </w:p>
    <w:p w:rsidR="00BC77AC" w:rsidRPr="00E77497" w:rsidRDefault="00BC77AC" w:rsidP="00BC77AC">
      <w:pPr>
        <w:pStyle w:val="Heading4"/>
      </w:pPr>
      <w:bookmarkStart w:id="11805" w:name="_Ref424534154"/>
      <w:r w:rsidRPr="00E77497">
        <w:t>Array.</w:t>
      </w:r>
      <w:r>
        <w:t>from</w:t>
      </w:r>
      <w:r w:rsidRPr="00E77497">
        <w:t xml:space="preserve"> ( </w:t>
      </w:r>
      <w:r>
        <w:t>arrayLike , mapfn=undefined, thisArg=undefined</w:t>
      </w:r>
      <w:r w:rsidRPr="00E77497">
        <w:t xml:space="preserve"> )</w:t>
      </w:r>
    </w:p>
    <w:p w:rsidR="00BC77AC" w:rsidRPr="00E77497" w:rsidRDefault="00BC77AC" w:rsidP="00BC77AC">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lang w:eastAsia="en-US"/>
        </w:rPr>
        <w:t>arrayLike</w:t>
      </w:r>
      <w:r>
        <w:t xml:space="preserve"> and optional arguments </w:t>
      </w:r>
      <w:r w:rsidRPr="00995549">
        <w:rPr>
          <w:rFonts w:ascii="Times New Roman" w:eastAsia="Times New Roman" w:hAnsi="Times New Roman"/>
          <w:i/>
          <w:spacing w:val="6"/>
          <w:lang w:eastAsia="en-US"/>
        </w:rPr>
        <w:t>mapfn</w:t>
      </w:r>
      <w:r>
        <w:t xml:space="preserve"> and </w:t>
      </w:r>
      <w:r w:rsidRPr="00995549">
        <w:rPr>
          <w:rFonts w:ascii="Times New Roman" w:eastAsia="Times New Roman" w:hAnsi="Times New Roman"/>
          <w:i/>
          <w:spacing w:val="6"/>
          <w:lang w:eastAsia="en-US"/>
        </w:rPr>
        <w:t>thisArg</w:t>
      </w:r>
      <w:r w:rsidRPr="00E77497">
        <w:t xml:space="preserve"> the following steps are taken:</w:t>
      </w:r>
    </w:p>
    <w:p w:rsidR="00BC77AC" w:rsidRDefault="00BC77AC" w:rsidP="00BC77AC">
      <w:pPr>
        <w:pStyle w:val="Alg4"/>
        <w:numPr>
          <w:ilvl w:val="0"/>
          <w:numId w:val="809"/>
        </w:numPr>
      </w:pPr>
      <w:r>
        <w:t xml:space="preserve">Let </w:t>
      </w:r>
      <w:r w:rsidRPr="004403FF">
        <w:rPr>
          <w:i/>
        </w:rPr>
        <w:t>C</w:t>
      </w:r>
      <w:r>
        <w:t xml:space="preserve"> be the </w:t>
      </w:r>
      <w:r w:rsidRPr="00E77497">
        <w:rPr>
          <w:b/>
        </w:rPr>
        <w:t xml:space="preserve">this </w:t>
      </w:r>
      <w:r>
        <w:t>value.</w:t>
      </w:r>
    </w:p>
    <w:p w:rsidR="00BC77AC" w:rsidRDefault="00BC77AC" w:rsidP="00BC77AC">
      <w:pPr>
        <w:pStyle w:val="Alg4"/>
        <w:numPr>
          <w:ilvl w:val="0"/>
          <w:numId w:val="809"/>
        </w:numPr>
      </w:pPr>
      <w:r>
        <w:t xml:space="preserve">Let </w:t>
      </w:r>
      <w:r w:rsidRPr="001F4648">
        <w:rPr>
          <w:i/>
        </w:rPr>
        <w:t>items</w:t>
      </w:r>
      <w:r>
        <w:t xml:space="preserve"> be ToObject(</w:t>
      </w:r>
      <w:r w:rsidRPr="001F4648">
        <w:rPr>
          <w:i/>
        </w:rPr>
        <w:t>arrayLike</w:t>
      </w:r>
      <w:r>
        <w:t>).</w:t>
      </w:r>
    </w:p>
    <w:p w:rsidR="00BC77AC" w:rsidRDefault="00BC77AC" w:rsidP="00BC77AC">
      <w:pPr>
        <w:pStyle w:val="Alg4"/>
        <w:numPr>
          <w:ilvl w:val="0"/>
          <w:numId w:val="809"/>
        </w:numPr>
      </w:pPr>
      <w:r>
        <w:t>ReturnIfAbrupt(</w:t>
      </w:r>
      <w:r w:rsidRPr="001F4648">
        <w:rPr>
          <w:i/>
        </w:rPr>
        <w:t>items</w:t>
      </w:r>
      <w:r>
        <w:t>).</w:t>
      </w:r>
    </w:p>
    <w:p w:rsidR="00BC77AC" w:rsidRDefault="00BC77AC" w:rsidP="00BC77A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rsidR="00BC77AC" w:rsidRDefault="00BC77AC" w:rsidP="00BC77AC">
      <w:pPr>
        <w:pStyle w:val="Alg4"/>
        <w:numPr>
          <w:ilvl w:val="0"/>
          <w:numId w:val="809"/>
        </w:numPr>
      </w:pPr>
      <w:r>
        <w:t>else</w:t>
      </w:r>
    </w:p>
    <w:p w:rsidR="00BC77AC" w:rsidRPr="00E77497" w:rsidRDefault="00BC77AC" w:rsidP="00BC77AC">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BC77AC" w:rsidRPr="00E77497" w:rsidRDefault="00BC77AC" w:rsidP="00BC77AC">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BC77AC" w:rsidRDefault="00BC77AC" w:rsidP="00BC77AC">
      <w:pPr>
        <w:pStyle w:val="Alg4"/>
        <w:numPr>
          <w:ilvl w:val="1"/>
          <w:numId w:val="809"/>
        </w:numPr>
      </w:pPr>
      <w:r>
        <w:t xml:space="preserve">Let  </w:t>
      </w:r>
      <w:r>
        <w:rPr>
          <w:i/>
          <w:iCs/>
        </w:rPr>
        <w:t>mapping</w:t>
      </w:r>
      <w:r>
        <w:t xml:space="preserve"> be </w:t>
      </w:r>
      <w:r>
        <w:rPr>
          <w:b/>
          <w:bCs/>
        </w:rPr>
        <w:t>true</w:t>
      </w:r>
    </w:p>
    <w:p w:rsidR="00BC77AC" w:rsidRPr="00E77497" w:rsidRDefault="00BC77AC" w:rsidP="00BC77AC">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BC77AC" w:rsidRDefault="00BC77AC" w:rsidP="00BC77AC">
      <w:pPr>
        <w:pStyle w:val="Alg4"/>
        <w:numPr>
          <w:ilvl w:val="0"/>
          <w:numId w:val="809"/>
        </w:numPr>
      </w:pPr>
      <w:r>
        <w:t>ReturnIfAbrupt(</w:t>
      </w:r>
      <w:r>
        <w:rPr>
          <w:i/>
        </w:rPr>
        <w:t>usingIterator</w:t>
      </w:r>
      <w:r>
        <w:t>).</w:t>
      </w:r>
    </w:p>
    <w:p w:rsidR="00BC77AC" w:rsidRDefault="00BC77AC" w:rsidP="00BC77AC">
      <w:pPr>
        <w:pStyle w:val="Alg4"/>
        <w:numPr>
          <w:ilvl w:val="0"/>
          <w:numId w:val="809"/>
        </w:numPr>
      </w:pPr>
      <w:r>
        <w:t xml:space="preserve">If </w:t>
      </w:r>
      <w:r>
        <w:rPr>
          <w:i/>
          <w:iCs/>
        </w:rPr>
        <w:t>usingIterator</w:t>
      </w:r>
      <w:r>
        <w:t xml:space="preserve"> is </w:t>
      </w:r>
      <w:r>
        <w:rPr>
          <w:b/>
          <w:bCs/>
        </w:rPr>
        <w:t>true</w:t>
      </w:r>
      <w:r>
        <w:t>, then</w:t>
      </w:r>
    </w:p>
    <w:p w:rsidR="00BC77AC" w:rsidRDefault="00BC77AC" w:rsidP="00BC77A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Pr>
          <w:i/>
          <w:iCs/>
        </w:rPr>
        <w:t>items</w:t>
      </w:r>
      <w:r>
        <w:t>).</w:t>
      </w:r>
    </w:p>
    <w:p w:rsidR="00BC77AC" w:rsidRDefault="00BC77AC" w:rsidP="00BC77AC">
      <w:pPr>
        <w:pStyle w:val="Alg4"/>
        <w:numPr>
          <w:ilvl w:val="1"/>
          <w:numId w:val="809"/>
        </w:numPr>
      </w:pPr>
      <w:r>
        <w:t>ReturnIfAbrupt(</w:t>
      </w:r>
      <w:r w:rsidRPr="00402531">
        <w:rPr>
          <w:i/>
          <w:iCs/>
        </w:rPr>
        <w:t>iterator</w:t>
      </w:r>
      <w:r>
        <w:t>).</w:t>
      </w:r>
    </w:p>
    <w:p w:rsidR="00BC77AC" w:rsidRDefault="00BC77AC" w:rsidP="00BC77AC">
      <w:pPr>
        <w:pStyle w:val="Alg4"/>
        <w:numPr>
          <w:ilvl w:val="1"/>
          <w:numId w:val="809"/>
        </w:numPr>
      </w:pPr>
      <w:r>
        <w:t>If IsConstructor(</w:t>
      </w:r>
      <w:r w:rsidRPr="00924A5A">
        <w:rPr>
          <w:i/>
        </w:rPr>
        <w:t>C</w:t>
      </w:r>
      <w:r>
        <w:t xml:space="preserve">) is </w:t>
      </w:r>
      <w:r w:rsidRPr="00924A5A">
        <w:rPr>
          <w:b/>
        </w:rPr>
        <w:t>true</w:t>
      </w:r>
      <w:r>
        <w:t>, then</w:t>
      </w:r>
    </w:p>
    <w:p w:rsidR="00BC77AC" w:rsidRDefault="00BC77AC" w:rsidP="00BC77AC">
      <w:pPr>
        <w:pStyle w:val="Alg4"/>
        <w:numPr>
          <w:ilvl w:val="2"/>
          <w:numId w:val="809"/>
        </w:numPr>
      </w:pPr>
      <w:r w:rsidRPr="00E77497">
        <w:t xml:space="preserve">Let </w:t>
      </w:r>
      <w:del w:id="11806" w:author="Rev 19 Allen Wirfs-Brock" w:date="2013-09-09T18:33:00Z">
        <w:r w:rsidDel="00F75B67">
          <w:rPr>
            <w:i/>
          </w:rPr>
          <w:delText>newObj</w:delText>
        </w:r>
        <w:r w:rsidRPr="00E77497" w:rsidDel="00F75B67">
          <w:delText xml:space="preserve"> </w:delText>
        </w:r>
      </w:del>
      <w:ins w:id="11807" w:author="Rev 19 Allen Wirfs-Brock" w:date="2013-09-09T18:33:00Z">
        <w:r w:rsidR="00F75B67">
          <w:rPr>
            <w:i/>
          </w:rPr>
          <w:t>A</w:t>
        </w:r>
        <w:r w:rsidR="00F75B67" w:rsidRPr="00E77497">
          <w:t xml:space="preserve"> </w:t>
        </w:r>
      </w:ins>
      <w:r w:rsidRPr="00E77497">
        <w:t xml:space="preserve">be </w:t>
      </w:r>
      <w:r>
        <w:t xml:space="preserve">the result of calling the [[Construct]] internal method of </w:t>
      </w:r>
      <w:r w:rsidRPr="00924A5A">
        <w:rPr>
          <w:i/>
        </w:rPr>
        <w:t>C</w:t>
      </w:r>
      <w:r>
        <w:t xml:space="preserve"> </w:t>
      </w:r>
      <w:commentRangeStart w:id="11808"/>
      <w:r>
        <w:t>with an empty argument list.</w:t>
      </w:r>
      <w:commentRangeEnd w:id="11808"/>
      <w:r>
        <w:rPr>
          <w:rStyle w:val="CommentReference"/>
          <w:rFonts w:ascii="Arial" w:eastAsia="MS Mincho" w:hAnsi="Arial"/>
          <w:spacing w:val="0"/>
          <w:lang w:eastAsia="ja-JP"/>
        </w:rPr>
        <w:commentReference w:id="11808"/>
      </w:r>
    </w:p>
    <w:p w:rsidR="00BC77AC" w:rsidRDefault="00BC77AC" w:rsidP="00BC77AC">
      <w:pPr>
        <w:pStyle w:val="Alg4"/>
        <w:numPr>
          <w:ilvl w:val="1"/>
          <w:numId w:val="809"/>
        </w:numPr>
      </w:pPr>
      <w:r>
        <w:t>Else,</w:t>
      </w:r>
    </w:p>
    <w:p w:rsidR="00BC77AC" w:rsidRPr="00E77497" w:rsidRDefault="00BC77AC" w:rsidP="00BC77AC">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BC77AC" w:rsidRDefault="00BC77AC" w:rsidP="00BC77AC">
      <w:pPr>
        <w:pStyle w:val="Alg4"/>
        <w:numPr>
          <w:ilvl w:val="1"/>
          <w:numId w:val="809"/>
        </w:numPr>
      </w:pPr>
      <w:r>
        <w:t>ReturnIfAbrupt(</w:t>
      </w:r>
      <w:r>
        <w:rPr>
          <w:i/>
        </w:rPr>
        <w:t>A</w:t>
      </w:r>
      <w:r>
        <w:t>).</w:t>
      </w:r>
    </w:p>
    <w:p w:rsidR="00BC77AC" w:rsidRPr="00E77497" w:rsidRDefault="00BC77AC" w:rsidP="00BC77AC">
      <w:pPr>
        <w:pStyle w:val="Alg4"/>
        <w:numPr>
          <w:ilvl w:val="1"/>
          <w:numId w:val="809"/>
        </w:numPr>
      </w:pPr>
      <w:r w:rsidRPr="00E77497">
        <w:t xml:space="preserve">Let </w:t>
      </w:r>
      <w:r w:rsidRPr="00E77497">
        <w:rPr>
          <w:i/>
        </w:rPr>
        <w:t>k</w:t>
      </w:r>
      <w:r w:rsidRPr="00E77497">
        <w:t xml:space="preserve"> be 0.</w:t>
      </w:r>
    </w:p>
    <w:p w:rsidR="00BC77AC" w:rsidRPr="00A5755A" w:rsidRDefault="00BC77AC" w:rsidP="00BC77AC">
      <w:pPr>
        <w:pStyle w:val="Alg4"/>
        <w:numPr>
          <w:ilvl w:val="1"/>
          <w:numId w:val="809"/>
        </w:numPr>
        <w:contextualSpacing/>
      </w:pPr>
      <w:r>
        <w:t>Repeat</w:t>
      </w:r>
    </w:p>
    <w:p w:rsidR="00BC77AC" w:rsidRPr="00E77497" w:rsidRDefault="00BC77AC" w:rsidP="00BC77AC">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rsidR="00BC77AC" w:rsidRDefault="00BC77AC" w:rsidP="00BC77AC">
      <w:pPr>
        <w:pStyle w:val="Alg3"/>
        <w:numPr>
          <w:ilvl w:val="2"/>
          <w:numId w:val="809"/>
        </w:numPr>
      </w:pPr>
      <w:r>
        <w:t xml:space="preserve">Let </w:t>
      </w:r>
      <w:r w:rsidRPr="004848CA">
        <w:rPr>
          <w:i/>
        </w:rPr>
        <w:t>next</w:t>
      </w:r>
      <w:r>
        <w:t xml:space="preserve"> be the result of </w:t>
      </w:r>
      <w:del w:id="11809" w:author="Rev 19 Allen Wirfs-Brock" w:date="2013-09-22T11:23:00Z">
        <w:r w:rsidDel="00F877DA">
          <w:delText>IteratorNext</w:delText>
        </w:r>
      </w:del>
      <w:ins w:id="11810" w:author="Rev 19 Allen Wirfs-Brock" w:date="2013-09-22T11:23:00Z">
        <w:r w:rsidR="00F877DA">
          <w:t>IteratorStep</w:t>
        </w:r>
      </w:ins>
      <w:r>
        <w:t>(</w:t>
      </w:r>
      <w:r w:rsidRPr="00402531">
        <w:rPr>
          <w:i/>
          <w:iCs/>
        </w:rPr>
        <w:t>iterator</w:t>
      </w:r>
      <w:r>
        <w:t>).</w:t>
      </w:r>
    </w:p>
    <w:p w:rsidR="00BC77AC" w:rsidDel="00F877DA" w:rsidRDefault="00BC77AC" w:rsidP="00BC77AC">
      <w:pPr>
        <w:pStyle w:val="Alg4"/>
        <w:numPr>
          <w:ilvl w:val="2"/>
          <w:numId w:val="809"/>
        </w:numPr>
        <w:contextualSpacing/>
        <w:rPr>
          <w:del w:id="11811" w:author="Rev 19 Allen Wirfs-Brock" w:date="2013-09-22T11:23:00Z"/>
        </w:rPr>
      </w:pPr>
      <w:del w:id="11812" w:author="Rev 19 Allen Wirfs-Brock" w:date="2013-09-22T11:23:00Z">
        <w:r w:rsidDel="00F877DA">
          <w:delText>ReturnIfAbrupt(</w:delText>
        </w:r>
        <w:r w:rsidRPr="004E372D" w:rsidDel="00F877DA">
          <w:rPr>
            <w:i/>
          </w:rPr>
          <w:delText>next</w:delText>
        </w:r>
        <w:r w:rsidDel="00F877DA">
          <w:delText>).</w:delText>
        </w:r>
      </w:del>
    </w:p>
    <w:p w:rsidR="00BC77AC" w:rsidDel="00F877DA" w:rsidRDefault="00BC77AC" w:rsidP="00BC77AC">
      <w:pPr>
        <w:numPr>
          <w:ilvl w:val="2"/>
          <w:numId w:val="809"/>
        </w:numPr>
        <w:contextualSpacing/>
        <w:rPr>
          <w:del w:id="11813" w:author="Rev 19 Allen Wirfs-Brock" w:date="2013-09-22T11:23:00Z"/>
          <w:rFonts w:ascii="Times New Roman" w:hAnsi="Times New Roman"/>
        </w:rPr>
      </w:pPr>
      <w:del w:id="11814" w:author="Rev 19 Allen Wirfs-Brock" w:date="2013-09-22T11:23: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BC77AC" w:rsidRDefault="00BC77AC" w:rsidP="00BC77AC">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BC77AC" w:rsidRDefault="00BC77AC" w:rsidP="00BC77AC">
      <w:pPr>
        <w:pStyle w:val="Alg3"/>
        <w:numPr>
          <w:ilvl w:val="2"/>
          <w:numId w:val="809"/>
        </w:numPr>
      </w:pPr>
      <w:r>
        <w:t xml:space="preserve">If </w:t>
      </w:r>
      <w:ins w:id="11815" w:author="Rev 19 Allen Wirfs-Brock" w:date="2013-09-22T11:23:00Z">
        <w:r w:rsidR="00F877DA" w:rsidRPr="004848CA">
          <w:rPr>
            <w:i/>
          </w:rPr>
          <w:t>next</w:t>
        </w:r>
        <w:r w:rsidR="00F877DA">
          <w:t xml:space="preserve"> </w:t>
        </w:r>
      </w:ins>
      <w:del w:id="11816" w:author="Rev 19 Allen Wirfs-Brock" w:date="2013-09-22T11:23:00Z">
        <w:r w:rsidDel="00F877DA">
          <w:rPr>
            <w:i/>
            <w:iCs/>
          </w:rPr>
          <w:delText>done</w:delText>
        </w:r>
        <w:r w:rsidDel="00F877DA">
          <w:delText xml:space="preserve"> </w:delText>
        </w:r>
      </w:del>
      <w:r>
        <w:t xml:space="preserve">is </w:t>
      </w:r>
      <w:del w:id="11817" w:author="Rev 19 Allen Wirfs-Brock" w:date="2013-09-22T11:23:00Z">
        <w:r w:rsidDel="00F877DA">
          <w:rPr>
            <w:b/>
          </w:rPr>
          <w:delText>true</w:delText>
        </w:r>
      </w:del>
      <w:ins w:id="11818" w:author="Rev 19 Allen Wirfs-Brock" w:date="2013-09-22T11:23:00Z">
        <w:r w:rsidR="00F877DA">
          <w:rPr>
            <w:b/>
          </w:rPr>
          <w:t>false</w:t>
        </w:r>
      </w:ins>
      <w:r>
        <w:t xml:space="preserve">, then </w:t>
      </w:r>
    </w:p>
    <w:p w:rsidR="00BC77AC" w:rsidRPr="00E77497" w:rsidRDefault="00BC77AC" w:rsidP="00BC77AC">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rsidR="00BC77AC" w:rsidRPr="00E77497" w:rsidRDefault="00BC77AC" w:rsidP="00BC77AC">
      <w:pPr>
        <w:pStyle w:val="Alg4"/>
        <w:numPr>
          <w:ilvl w:val="3"/>
          <w:numId w:val="809"/>
        </w:numPr>
        <w:contextualSpacing/>
      </w:pPr>
      <w:r>
        <w:t>ReturnIfAbrupt(</w:t>
      </w:r>
      <w:r>
        <w:rPr>
          <w:i/>
        </w:rPr>
        <w:t>putStatus</w:t>
      </w:r>
      <w:r>
        <w:t>).</w:t>
      </w:r>
    </w:p>
    <w:p w:rsidR="00BC77AC" w:rsidRPr="00E77497" w:rsidRDefault="00BC77AC" w:rsidP="00BC77AC">
      <w:pPr>
        <w:pStyle w:val="Alg4"/>
        <w:numPr>
          <w:ilvl w:val="3"/>
          <w:numId w:val="809"/>
        </w:numPr>
        <w:spacing w:after="120"/>
        <w:contextualSpacing/>
      </w:pPr>
      <w:r w:rsidRPr="00E77497">
        <w:t xml:space="preserve">Return </w:t>
      </w:r>
      <w:r w:rsidRPr="00F07B04">
        <w:rPr>
          <w:bCs/>
          <w:i/>
        </w:rPr>
        <w:t>A</w:t>
      </w:r>
      <w:r w:rsidRPr="00E77497">
        <w:t>.</w:t>
      </w:r>
    </w:p>
    <w:p w:rsidR="00BC77AC" w:rsidRDefault="00BC77AC" w:rsidP="00BC77AC">
      <w:pPr>
        <w:pStyle w:val="Alg4"/>
        <w:numPr>
          <w:ilvl w:val="2"/>
          <w:numId w:val="809"/>
        </w:numPr>
        <w:spacing w:after="120"/>
        <w:contextualSpacing/>
      </w:pPr>
      <w:r>
        <w:t xml:space="preserve">Let </w:t>
      </w:r>
      <w:r>
        <w:rPr>
          <w:i/>
          <w:iCs/>
        </w:rPr>
        <w:t>nextValue</w:t>
      </w:r>
      <w:r>
        <w:t xml:space="preserve"> be IteratorValue(</w:t>
      </w:r>
      <w:r>
        <w:rPr>
          <w:i/>
          <w:iCs/>
        </w:rPr>
        <w:t>next</w:t>
      </w:r>
      <w:r>
        <w:t>).</w:t>
      </w:r>
    </w:p>
    <w:p w:rsidR="00BC77AC" w:rsidRDefault="00BC77AC" w:rsidP="00BC77AC">
      <w:pPr>
        <w:pStyle w:val="Alg4"/>
        <w:numPr>
          <w:ilvl w:val="2"/>
          <w:numId w:val="809"/>
        </w:numPr>
        <w:spacing w:after="120"/>
        <w:contextualSpacing/>
      </w:pPr>
      <w:r>
        <w:t>ReturnIfAbrupt(</w:t>
      </w:r>
      <w:r>
        <w:rPr>
          <w:i/>
          <w:iCs/>
        </w:rPr>
        <w:t>nextValue</w:t>
      </w:r>
      <w:r>
        <w:t>).</w:t>
      </w:r>
    </w:p>
    <w:p w:rsidR="00BC77AC" w:rsidRDefault="00BC77AC" w:rsidP="00BC77AC">
      <w:pPr>
        <w:pStyle w:val="Alg4"/>
        <w:numPr>
          <w:ilvl w:val="2"/>
          <w:numId w:val="809"/>
        </w:numPr>
      </w:pPr>
      <w:r>
        <w:t xml:space="preserve">If </w:t>
      </w:r>
      <w:r>
        <w:rPr>
          <w:i/>
          <w:iCs/>
        </w:rPr>
        <w:t>mapping</w:t>
      </w:r>
      <w:r>
        <w:t xml:space="preserve"> is </w:t>
      </w:r>
      <w:r>
        <w:rPr>
          <w:b/>
          <w:bCs/>
        </w:rPr>
        <w:t>true</w:t>
      </w:r>
      <w:r>
        <w:t>, then</w:t>
      </w:r>
    </w:p>
    <w:p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rsidR="00BC77AC" w:rsidRPr="00E77497" w:rsidRDefault="00BC77AC" w:rsidP="00BC77AC">
      <w:pPr>
        <w:pStyle w:val="Alg4"/>
        <w:numPr>
          <w:ilvl w:val="3"/>
          <w:numId w:val="809"/>
        </w:numPr>
        <w:contextualSpacing/>
      </w:pPr>
      <w:r>
        <w:t>ReturnIfAbrupt(</w:t>
      </w:r>
      <w:r>
        <w:rPr>
          <w:i/>
        </w:rPr>
        <w:t>mappedValue</w:t>
      </w:r>
      <w:r>
        <w:t>).</w:t>
      </w:r>
    </w:p>
    <w:p w:rsidR="00BC77AC" w:rsidRDefault="00BC77AC" w:rsidP="00BC77AC">
      <w:pPr>
        <w:pStyle w:val="Alg4"/>
        <w:numPr>
          <w:ilvl w:val="2"/>
          <w:numId w:val="809"/>
        </w:numPr>
      </w:pPr>
      <w:r>
        <w:t xml:space="preserve">Else, let </w:t>
      </w:r>
      <w:r>
        <w:rPr>
          <w:i/>
          <w:iCs/>
        </w:rPr>
        <w:t>mappedValue</w:t>
      </w:r>
      <w:r>
        <w:t xml:space="preserve"> be </w:t>
      </w:r>
      <w:r>
        <w:rPr>
          <w:i/>
          <w:iCs/>
        </w:rPr>
        <w:t>nextValue</w:t>
      </w:r>
      <w:r>
        <w:t>.</w:t>
      </w:r>
    </w:p>
    <w:p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Pr>
          <w:iCs/>
        </w:rPr>
        <w:t>,</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BC77AC" w:rsidRPr="00E77497" w:rsidRDefault="00BC77AC" w:rsidP="00BC77AC">
      <w:pPr>
        <w:pStyle w:val="Alg4"/>
        <w:numPr>
          <w:ilvl w:val="2"/>
          <w:numId w:val="809"/>
        </w:numPr>
        <w:contextualSpacing/>
      </w:pPr>
      <w:r>
        <w:t>ReturnIfAbrupt(</w:t>
      </w:r>
      <w:r w:rsidRPr="00E1304F">
        <w:rPr>
          <w:i/>
        </w:rPr>
        <w:t>define</w:t>
      </w:r>
      <w:r>
        <w:rPr>
          <w:i/>
        </w:rPr>
        <w:t>Status</w:t>
      </w:r>
      <w:r>
        <w:t>).</w:t>
      </w:r>
    </w:p>
    <w:p w:rsidR="00BC77AC" w:rsidRPr="00E77497" w:rsidRDefault="00BC77AC" w:rsidP="00BC77AC">
      <w:pPr>
        <w:pStyle w:val="Alg4"/>
        <w:numPr>
          <w:ilvl w:val="2"/>
          <w:numId w:val="809"/>
        </w:numPr>
      </w:pPr>
      <w:r w:rsidRPr="00E77497">
        <w:t xml:space="preserve">Increase </w:t>
      </w:r>
      <w:r w:rsidRPr="00E77497">
        <w:rPr>
          <w:i/>
        </w:rPr>
        <w:t>k</w:t>
      </w:r>
      <w:r w:rsidRPr="00E77497">
        <w:t xml:space="preserve"> by 1.</w:t>
      </w:r>
    </w:p>
    <w:p w:rsidR="00BC77AC" w:rsidRDefault="00BC77AC" w:rsidP="00BC77AC">
      <w:pPr>
        <w:pStyle w:val="Alg4"/>
        <w:numPr>
          <w:ilvl w:val="0"/>
          <w:numId w:val="809"/>
        </w:numPr>
      </w:pPr>
      <w:r>
        <w:t xml:space="preserve">Assert: </w:t>
      </w:r>
      <w:r>
        <w:rPr>
          <w:i/>
          <w:iCs/>
        </w:rPr>
        <w:t>items</w:t>
      </w:r>
      <w:r>
        <w:t xml:space="preserve"> is not an Iterator so assume it is </w:t>
      </w:r>
      <w:del w:id="11819" w:author="Rev 19 Allen Wirfs-Brock" w:date="2013-09-09T12:15:00Z">
        <w:r w:rsidDel="00EC125B">
          <w:delText>Array</w:delText>
        </w:r>
      </w:del>
      <w:ins w:id="11820" w:author="Rev 19 Allen Wirfs-Brock" w:date="2013-09-09T12:15:00Z">
        <w:r w:rsidR="00EC125B">
          <w:t>an array</w:t>
        </w:r>
      </w:ins>
      <w:r>
        <w:t>-like</w:t>
      </w:r>
      <w:ins w:id="11821" w:author="Rev 19 Allen Wirfs-Brock" w:date="2013-09-09T12:15:00Z">
        <w:r w:rsidR="00EC125B">
          <w:t xml:space="preserve"> object</w:t>
        </w:r>
      </w:ins>
      <w:r>
        <w:t>.</w:t>
      </w:r>
    </w:p>
    <w:p w:rsidR="00BC77AC" w:rsidRPr="00E77497" w:rsidRDefault="00BC77AC" w:rsidP="00BC77AC">
      <w:pPr>
        <w:pStyle w:val="Alg4"/>
        <w:numPr>
          <w:ilvl w:val="0"/>
          <w:numId w:val="809"/>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BC77AC" w:rsidRPr="00E77497" w:rsidRDefault="00BC77AC" w:rsidP="00BC77AC">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0374D3" w:rsidRDefault="00BC77AC" w:rsidP="00BC77AC">
      <w:pPr>
        <w:pStyle w:val="Alg4"/>
        <w:numPr>
          <w:ilvl w:val="0"/>
          <w:numId w:val="809"/>
        </w:numPr>
        <w:rPr>
          <w:ins w:id="11822" w:author="Rev 19 Allen Wirfs-Brock" w:date="2013-09-10T13:49:00Z"/>
        </w:rPr>
      </w:pPr>
      <w:r>
        <w:t>ReturnIfAbrupt(</w:t>
      </w:r>
      <w:r w:rsidRPr="00E77497">
        <w:rPr>
          <w:i/>
        </w:rPr>
        <w:t>len</w:t>
      </w:r>
      <w:r>
        <w:t>).</w:t>
      </w:r>
    </w:p>
    <w:p w:rsidR="00BC77AC" w:rsidRDefault="00BC77AC" w:rsidP="00BC77AC">
      <w:pPr>
        <w:pStyle w:val="Alg4"/>
        <w:numPr>
          <w:ilvl w:val="0"/>
          <w:numId w:val="809"/>
        </w:numPr>
      </w:pPr>
      <w:r>
        <w:t>If IsConstructor(</w:t>
      </w:r>
      <w:r w:rsidRPr="00924A5A">
        <w:rPr>
          <w:i/>
        </w:rPr>
        <w:t>C</w:t>
      </w:r>
      <w:r>
        <w:t xml:space="preserve">) is </w:t>
      </w:r>
      <w:r w:rsidRPr="00924A5A">
        <w:rPr>
          <w:b/>
        </w:rPr>
        <w:t>true</w:t>
      </w:r>
      <w:r>
        <w:t>, then</w:t>
      </w:r>
    </w:p>
    <w:p w:rsidR="00BC77AC" w:rsidRDefault="00BC77AC" w:rsidP="00BC77AC">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823"/>
      <w:r>
        <w:t xml:space="preserve">with an argument list containing the single item </w:t>
      </w:r>
      <w:r w:rsidRPr="001F4648">
        <w:rPr>
          <w:i/>
        </w:rPr>
        <w:t>len</w:t>
      </w:r>
      <w:r>
        <w:t>.</w:t>
      </w:r>
      <w:commentRangeEnd w:id="11823"/>
      <w:r>
        <w:rPr>
          <w:rStyle w:val="CommentReference"/>
          <w:rFonts w:ascii="Arial" w:eastAsia="MS Mincho" w:hAnsi="Arial"/>
          <w:spacing w:val="0"/>
          <w:lang w:eastAsia="ja-JP"/>
        </w:rPr>
        <w:commentReference w:id="11823"/>
      </w:r>
    </w:p>
    <w:p w:rsidR="00BC77AC" w:rsidRPr="00E77497" w:rsidRDefault="00BC77AC" w:rsidP="00BC77AC">
      <w:pPr>
        <w:pStyle w:val="Alg4"/>
        <w:numPr>
          <w:ilvl w:val="1"/>
          <w:numId w:val="809"/>
        </w:numPr>
      </w:pPr>
      <w:r>
        <w:t xml:space="preserve">Let </w:t>
      </w:r>
      <w:r w:rsidRPr="00924A5A">
        <w:rPr>
          <w:i/>
        </w:rPr>
        <w:t>A</w:t>
      </w:r>
      <w:r>
        <w:t xml:space="preserve"> be ToObject(</w:t>
      </w:r>
      <w:r w:rsidRPr="00924A5A">
        <w:rPr>
          <w:i/>
        </w:rPr>
        <w:t>newObj</w:t>
      </w:r>
      <w:r>
        <w:t>)</w:t>
      </w:r>
      <w:r w:rsidRPr="00E77497">
        <w:t>.</w:t>
      </w:r>
    </w:p>
    <w:p w:rsidR="00BC77AC" w:rsidRDefault="00BC77AC" w:rsidP="00BC77AC">
      <w:pPr>
        <w:pStyle w:val="Alg4"/>
        <w:numPr>
          <w:ilvl w:val="0"/>
          <w:numId w:val="809"/>
        </w:numPr>
      </w:pPr>
      <w:r>
        <w:t>Else,</w:t>
      </w:r>
    </w:p>
    <w:p w:rsidR="00BC77AC" w:rsidRPr="00E77497" w:rsidRDefault="00BC77AC" w:rsidP="00BC77AC">
      <w:pPr>
        <w:pStyle w:val="Alg4"/>
        <w:numPr>
          <w:ilvl w:val="1"/>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len</w:t>
      </w:r>
      <w:r w:rsidRPr="00E77497">
        <w:t>.</w:t>
      </w:r>
    </w:p>
    <w:p w:rsidR="00BC77AC" w:rsidRDefault="00BC77AC" w:rsidP="00BC77AC">
      <w:pPr>
        <w:pStyle w:val="Alg4"/>
        <w:numPr>
          <w:ilvl w:val="0"/>
          <w:numId w:val="809"/>
        </w:numPr>
      </w:pPr>
      <w:r>
        <w:lastRenderedPageBreak/>
        <w:t>ReturnIfAbrupt(</w:t>
      </w:r>
      <w:r>
        <w:rPr>
          <w:i/>
        </w:rPr>
        <w:t>A</w:t>
      </w:r>
      <w:r>
        <w:t>).</w:t>
      </w:r>
    </w:p>
    <w:p w:rsidR="00BC77AC" w:rsidRPr="00E77497" w:rsidRDefault="00BC77AC" w:rsidP="00BC77AC">
      <w:pPr>
        <w:pStyle w:val="Alg4"/>
        <w:numPr>
          <w:ilvl w:val="0"/>
          <w:numId w:val="809"/>
        </w:numPr>
      </w:pPr>
      <w:r w:rsidRPr="00E77497">
        <w:t xml:space="preserve">Let </w:t>
      </w:r>
      <w:r w:rsidRPr="00E77497">
        <w:rPr>
          <w:i/>
        </w:rPr>
        <w:t>k</w:t>
      </w:r>
      <w:r w:rsidRPr="00E77497">
        <w:t xml:space="preserve"> be 0.</w:t>
      </w:r>
    </w:p>
    <w:p w:rsidR="00BC77AC" w:rsidRPr="00E77497" w:rsidRDefault="00BC77AC" w:rsidP="00BC77AC">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rsidR="00BC77AC" w:rsidRPr="00E77497" w:rsidRDefault="00BC77AC" w:rsidP="00BC77AC">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rsidR="00BC77AC" w:rsidRPr="00E77497" w:rsidRDefault="00BC77AC" w:rsidP="00BC77AC">
      <w:pPr>
        <w:pStyle w:val="Alg4"/>
        <w:numPr>
          <w:ilvl w:val="1"/>
          <w:numId w:val="809"/>
        </w:numPr>
      </w:pPr>
      <w:r w:rsidRPr="00E77497">
        <w:t xml:space="preserve">Let </w:t>
      </w:r>
      <w:r w:rsidRPr="00E77497">
        <w:rPr>
          <w:i/>
        </w:rPr>
        <w:t>kPresent</w:t>
      </w:r>
      <w:r w:rsidRPr="00E77497">
        <w:t xml:space="preserve"> be the result of </w:t>
      </w:r>
      <w:r>
        <w:t>HasProperty(</w:t>
      </w:r>
      <w:r>
        <w:rPr>
          <w:i/>
        </w:rPr>
        <w:t>items</w:t>
      </w:r>
      <w:r>
        <w:t>,</w:t>
      </w:r>
      <w:r w:rsidRPr="00E77497">
        <w:t xml:space="preserve"> </w:t>
      </w:r>
      <w:r w:rsidRPr="00E77497">
        <w:rPr>
          <w:i/>
        </w:rPr>
        <w:t>Pk</w:t>
      </w:r>
      <w:r>
        <w:rPr>
          <w:iCs/>
        </w:rPr>
        <w:t>)</w:t>
      </w:r>
      <w:r w:rsidRPr="00E77497">
        <w:t>.</w:t>
      </w:r>
    </w:p>
    <w:p w:rsidR="00BC77AC" w:rsidRDefault="00BC77AC" w:rsidP="00BC77AC">
      <w:pPr>
        <w:pStyle w:val="Alg3"/>
        <w:numPr>
          <w:ilvl w:val="1"/>
          <w:numId w:val="809"/>
        </w:numPr>
        <w:tabs>
          <w:tab w:val="left" w:pos="720"/>
        </w:tabs>
      </w:pPr>
      <w:r>
        <w:t>ReturnIfAbrupt(</w:t>
      </w:r>
      <w:r>
        <w:rPr>
          <w:i/>
          <w:iCs/>
        </w:rPr>
        <w:t>kPresent</w:t>
      </w:r>
      <w:r>
        <w:t>).</w:t>
      </w:r>
    </w:p>
    <w:p w:rsidR="00BC77AC" w:rsidRPr="00E77497" w:rsidRDefault="00BC77AC" w:rsidP="00BC77A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rsidR="00BC77AC" w:rsidRPr="00E77497" w:rsidRDefault="00BC77AC" w:rsidP="00BC77AC">
      <w:pPr>
        <w:pStyle w:val="Alg4"/>
        <w:numPr>
          <w:ilvl w:val="2"/>
          <w:numId w:val="809"/>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BC77AC" w:rsidRPr="00E77497" w:rsidRDefault="00BC77AC" w:rsidP="00BC77AC">
      <w:pPr>
        <w:pStyle w:val="Alg4"/>
        <w:numPr>
          <w:ilvl w:val="2"/>
          <w:numId w:val="809"/>
        </w:numPr>
        <w:contextualSpacing/>
      </w:pPr>
      <w:r>
        <w:t>ReturnIfAbrupt(</w:t>
      </w:r>
      <w:r w:rsidRPr="00E77497">
        <w:rPr>
          <w:i/>
        </w:rPr>
        <w:t>kValue</w:t>
      </w:r>
      <w:r>
        <w:t>).</w:t>
      </w:r>
    </w:p>
    <w:p w:rsidR="00BC77AC" w:rsidRDefault="00BC77AC" w:rsidP="00BC77AC">
      <w:pPr>
        <w:pStyle w:val="Alg4"/>
        <w:numPr>
          <w:ilvl w:val="2"/>
          <w:numId w:val="809"/>
        </w:numPr>
      </w:pPr>
      <w:r>
        <w:t xml:space="preserve">If </w:t>
      </w:r>
      <w:r>
        <w:rPr>
          <w:i/>
          <w:iCs/>
        </w:rPr>
        <w:t>mapping</w:t>
      </w:r>
      <w:r>
        <w:t xml:space="preserve"> is </w:t>
      </w:r>
      <w:r>
        <w:rPr>
          <w:b/>
          <w:bCs/>
        </w:rPr>
        <w:t>true</w:t>
      </w:r>
      <w:r>
        <w:t>, then</w:t>
      </w:r>
    </w:p>
    <w:p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BC77AC" w:rsidRPr="00E77497" w:rsidRDefault="00BC77AC" w:rsidP="00BC77AC">
      <w:pPr>
        <w:pStyle w:val="Alg4"/>
        <w:numPr>
          <w:ilvl w:val="3"/>
          <w:numId w:val="809"/>
        </w:numPr>
        <w:contextualSpacing/>
      </w:pPr>
      <w:r>
        <w:t>ReturnIfAbrupt(</w:t>
      </w:r>
      <w:r>
        <w:rPr>
          <w:i/>
        </w:rPr>
        <w:t>mappedValue</w:t>
      </w:r>
      <w:r>
        <w:t>).</w:t>
      </w:r>
    </w:p>
    <w:p w:rsidR="00BC77AC" w:rsidRDefault="00BC77AC" w:rsidP="00BC77AC">
      <w:pPr>
        <w:pStyle w:val="Alg4"/>
        <w:numPr>
          <w:ilvl w:val="2"/>
          <w:numId w:val="809"/>
        </w:numPr>
      </w:pPr>
      <w:r>
        <w:t xml:space="preserve">Else, let </w:t>
      </w:r>
      <w:r>
        <w:rPr>
          <w:i/>
          <w:iCs/>
        </w:rPr>
        <w:t>mappedValue</w:t>
      </w:r>
      <w:r>
        <w:t xml:space="preserve"> be </w:t>
      </w:r>
      <w:r>
        <w:rPr>
          <w:i/>
          <w:iCs/>
        </w:rPr>
        <w:t>kValue</w:t>
      </w:r>
      <w:r>
        <w:t>.</w:t>
      </w:r>
    </w:p>
    <w:p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ins w:id="11824" w:author="Rev 19 Allen Wirfs-Brock" w:date="2013-09-09T18:29:00Z">
        <w:r w:rsidR="00F75B67">
          <w:t>,</w:t>
        </w:r>
      </w:ins>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BC77AC" w:rsidRPr="00E77497" w:rsidRDefault="00BC77AC" w:rsidP="00BC77AC">
      <w:pPr>
        <w:pStyle w:val="Alg4"/>
        <w:numPr>
          <w:ilvl w:val="2"/>
          <w:numId w:val="809"/>
        </w:numPr>
        <w:contextualSpacing/>
      </w:pPr>
      <w:r>
        <w:t>ReturnIfAbrupt(</w:t>
      </w:r>
      <w:r w:rsidRPr="00E1304F">
        <w:rPr>
          <w:i/>
        </w:rPr>
        <w:t>define</w:t>
      </w:r>
      <w:r>
        <w:rPr>
          <w:i/>
        </w:rPr>
        <w:t>Status</w:t>
      </w:r>
      <w:r>
        <w:t>).</w:t>
      </w:r>
    </w:p>
    <w:p w:rsidR="00BC77AC" w:rsidRPr="00E77497" w:rsidRDefault="00BC77AC" w:rsidP="00BC77AC">
      <w:pPr>
        <w:pStyle w:val="Alg4"/>
        <w:numPr>
          <w:ilvl w:val="1"/>
          <w:numId w:val="809"/>
        </w:numPr>
      </w:pPr>
      <w:r w:rsidRPr="00E77497">
        <w:t xml:space="preserve">Increase </w:t>
      </w:r>
      <w:r w:rsidRPr="00E77497">
        <w:rPr>
          <w:i/>
        </w:rPr>
        <w:t>k</w:t>
      </w:r>
      <w:r w:rsidRPr="00E77497">
        <w:t xml:space="preserve"> by 1.</w:t>
      </w:r>
    </w:p>
    <w:p w:rsidR="00BC77AC" w:rsidRPr="00E77497" w:rsidRDefault="00BC77AC" w:rsidP="00BC77AC">
      <w:pPr>
        <w:pStyle w:val="Alg4"/>
        <w:numPr>
          <w:ilvl w:val="0"/>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rsidR="00BC77AC" w:rsidRPr="00E77497" w:rsidRDefault="00BC77AC" w:rsidP="00BC77AC">
      <w:pPr>
        <w:pStyle w:val="Alg4"/>
        <w:numPr>
          <w:ilvl w:val="0"/>
          <w:numId w:val="809"/>
        </w:numPr>
        <w:contextualSpacing/>
      </w:pPr>
      <w:r>
        <w:t>ReturnIfAbrupt(</w:t>
      </w:r>
      <w:r>
        <w:rPr>
          <w:i/>
        </w:rPr>
        <w:t>putStatus</w:t>
      </w:r>
      <w:r>
        <w:t>).</w:t>
      </w:r>
    </w:p>
    <w:p w:rsidR="00BC77AC" w:rsidRPr="00E77497" w:rsidRDefault="00BC77AC" w:rsidP="00BC77AC">
      <w:pPr>
        <w:pStyle w:val="Alg4"/>
        <w:numPr>
          <w:ilvl w:val="0"/>
          <w:numId w:val="809"/>
        </w:numPr>
        <w:spacing w:after="120"/>
      </w:pPr>
      <w:r w:rsidRPr="00E77497">
        <w:t xml:space="preserve">Return </w:t>
      </w:r>
      <w:r w:rsidRPr="00F07B04">
        <w:rPr>
          <w:bCs/>
          <w:i/>
        </w:rPr>
        <w:t>A</w:t>
      </w:r>
      <w:r w:rsidRPr="00E77497">
        <w:t>.</w:t>
      </w:r>
    </w:p>
    <w:p w:rsidR="000374D3" w:rsidRPr="00E77497" w:rsidRDefault="000374D3" w:rsidP="000374D3">
      <w:pPr>
        <w:rPr>
          <w:ins w:id="11825" w:author="Rev 19 Allen Wirfs-Brock" w:date="2013-09-10T13:56:00Z"/>
        </w:rPr>
      </w:pPr>
      <w:ins w:id="11826" w:author="Rev 19 Allen Wirfs-Brock" w:date="2013-09-10T13:56:00Z">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ins>
    </w:p>
    <w:p w:rsidR="00BC77AC" w:rsidRPr="00E77497" w:rsidRDefault="00BC77AC" w:rsidP="00BC77A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rsidR="004C02EF" w:rsidRPr="00E77497" w:rsidRDefault="004C02EF" w:rsidP="007A5192">
      <w:pPr>
        <w:pStyle w:val="Heading4"/>
      </w:pPr>
      <w:bookmarkStart w:id="11827" w:name="_Toc385672291"/>
      <w:bookmarkStart w:id="11828" w:name="_Toc393690408"/>
      <w:bookmarkStart w:id="11829" w:name="_Toc382291621"/>
      <w:bookmarkEnd w:id="11798"/>
      <w:bookmarkEnd w:id="11799"/>
      <w:bookmarkEnd w:id="11800"/>
      <w:bookmarkEnd w:id="11801"/>
      <w:bookmarkEnd w:id="11802"/>
      <w:bookmarkEnd w:id="11803"/>
      <w:bookmarkEnd w:id="11804"/>
      <w:bookmarkEnd w:id="11805"/>
      <w:r w:rsidRPr="00E77497">
        <w:t>Array.isArray ( arg )</w:t>
      </w:r>
    </w:p>
    <w:p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rsidR="004C02EF" w:rsidRPr="00E77497" w:rsidRDefault="004C02EF" w:rsidP="00AB1747">
      <w:pPr>
        <w:pStyle w:val="Alg4"/>
        <w:numPr>
          <w:ilvl w:val="0"/>
          <w:numId w:val="705"/>
        </w:numPr>
      </w:pPr>
      <w:r w:rsidRPr="00E77497">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rsidR="008F293E" w:rsidRPr="00E77497" w:rsidRDefault="008F293E" w:rsidP="007A5192">
      <w:pPr>
        <w:pStyle w:val="Heading4"/>
      </w:pPr>
      <w:bookmarkStart w:id="11830" w:name="_Toc385672292"/>
      <w:bookmarkStart w:id="11831" w:name="_Ref393609293"/>
      <w:bookmarkStart w:id="11832" w:name="_Toc393690409"/>
      <w:bookmarkStart w:id="11833" w:name="_Ref404502135"/>
      <w:bookmarkStart w:id="11834" w:name="_Ref424534233"/>
      <w:bookmarkStart w:id="11835" w:name="_Toc472818924"/>
      <w:bookmarkStart w:id="11836" w:name="_Toc235503502"/>
      <w:bookmarkStart w:id="11837" w:name="_Toc241509277"/>
      <w:bookmarkStart w:id="11838" w:name="_Toc244416764"/>
      <w:bookmarkStart w:id="11839" w:name="_Toc276631128"/>
      <w:bookmarkEnd w:id="11827"/>
      <w:bookmarkEnd w:id="11828"/>
      <w:r w:rsidRPr="00E77497">
        <w:t>Array.</w:t>
      </w:r>
      <w:r>
        <w:t>of</w:t>
      </w:r>
      <w:r w:rsidRPr="00E77497">
        <w:t xml:space="preserve"> ( </w:t>
      </w:r>
      <w:r w:rsidR="00C1136A">
        <w:t>...</w:t>
      </w:r>
      <w:r>
        <w:t>items</w:t>
      </w:r>
      <w:r w:rsidRPr="00E77497">
        <w:t xml:space="preserve"> )</w:t>
      </w:r>
    </w:p>
    <w:p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 of arguments</w:t>
      </w:r>
      <w:r w:rsidRPr="00E77497">
        <w:t>, the following steps are taken:</w:t>
      </w:r>
    </w:p>
    <w:p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rsidR="00924A5A" w:rsidRDefault="00924A5A" w:rsidP="00924A5A">
      <w:pPr>
        <w:pStyle w:val="Alg4"/>
        <w:numPr>
          <w:ilvl w:val="1"/>
          <w:numId w:val="808"/>
        </w:numPr>
      </w:pPr>
      <w:r w:rsidRPr="00E77497">
        <w:t xml:space="preserve">Let </w:t>
      </w:r>
      <w:ins w:id="11840" w:author="Rev 19 Allen Wirfs-Brock" w:date="2013-09-09T18:32:00Z">
        <w:r w:rsidR="00F75B67">
          <w:rPr>
            <w:i/>
          </w:rPr>
          <w:t>A</w:t>
        </w:r>
        <w:r w:rsidR="00F75B67" w:rsidDel="00F75B67">
          <w:rPr>
            <w:i/>
          </w:rPr>
          <w:t xml:space="preserve"> </w:t>
        </w:r>
      </w:ins>
      <w:del w:id="11841" w:author="Rev 19 Allen Wirfs-Brock" w:date="2013-09-09T18:32:00Z">
        <w:r w:rsidDel="00F75B67">
          <w:rPr>
            <w:i/>
          </w:rPr>
          <w:delText>newObj</w:delText>
        </w:r>
        <w:r w:rsidRPr="00E77497" w:rsidDel="00F75B67">
          <w:delText xml:space="preserve"> </w:delText>
        </w:r>
      </w:del>
      <w:r w:rsidRPr="00E77497">
        <w:t xml:space="preserve">be </w:t>
      </w:r>
      <w:r>
        <w:t xml:space="preserve">the result of calling the [[Construct]] internal method of </w:t>
      </w:r>
      <w:r w:rsidRPr="00924A5A">
        <w:rPr>
          <w:i/>
        </w:rPr>
        <w:t>C</w:t>
      </w:r>
      <w:r>
        <w:t xml:space="preserve"> </w:t>
      </w:r>
      <w:commentRangeStart w:id="11842"/>
      <w:r>
        <w:t>with an argument list</w:t>
      </w:r>
      <w:r w:rsidR="001F4648">
        <w:t xml:space="preserve"> containing the single item </w:t>
      </w:r>
      <w:r w:rsidR="001F4648" w:rsidRPr="001F4648">
        <w:rPr>
          <w:i/>
        </w:rPr>
        <w:t>len</w:t>
      </w:r>
      <w:r>
        <w:t>.</w:t>
      </w:r>
      <w:commentRangeEnd w:id="11842"/>
      <w:r w:rsidR="001F4648">
        <w:rPr>
          <w:rStyle w:val="CommentReference"/>
          <w:rFonts w:ascii="Arial" w:eastAsia="MS Mincho" w:hAnsi="Arial"/>
          <w:spacing w:val="0"/>
          <w:lang w:eastAsia="ja-JP"/>
        </w:rPr>
        <w:commentReference w:id="11842"/>
      </w:r>
    </w:p>
    <w:p w:rsidR="00924A5A" w:rsidRDefault="00924A5A" w:rsidP="00BE653C">
      <w:pPr>
        <w:pStyle w:val="Alg4"/>
        <w:numPr>
          <w:ilvl w:val="0"/>
          <w:numId w:val="808"/>
        </w:numPr>
      </w:pPr>
      <w:r>
        <w:t>Else,</w:t>
      </w:r>
    </w:p>
    <w:p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8F293E" w:rsidRDefault="008F293E" w:rsidP="00BE653C">
      <w:pPr>
        <w:pStyle w:val="Alg4"/>
        <w:numPr>
          <w:ilvl w:val="0"/>
          <w:numId w:val="808"/>
        </w:numPr>
      </w:pPr>
      <w:r>
        <w:t>ReturnIfAbrupt(</w:t>
      </w:r>
      <w:r w:rsidR="004403FF">
        <w:rPr>
          <w:i/>
        </w:rPr>
        <w:t>A</w:t>
      </w:r>
      <w:r>
        <w:t>).</w:t>
      </w:r>
    </w:p>
    <w:p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BE653C" w:rsidRPr="00E77497" w:rsidRDefault="00BE653C" w:rsidP="004403FF">
      <w:pPr>
        <w:pStyle w:val="Alg4"/>
        <w:numPr>
          <w:ilvl w:val="1"/>
          <w:numId w:val="808"/>
        </w:numPr>
        <w:contextualSpacing/>
      </w:pPr>
      <w:r>
        <w:t>ReturnIfAbrupt(</w:t>
      </w:r>
      <w:r w:rsidRPr="00E1304F">
        <w:rPr>
          <w:i/>
        </w:rPr>
        <w:t>define</w:t>
      </w:r>
      <w:r>
        <w:rPr>
          <w:i/>
        </w:rPr>
        <w:t>Status</w:t>
      </w:r>
      <w:r>
        <w:t>).</w:t>
      </w:r>
    </w:p>
    <w:p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rsidR="004403FF" w:rsidRPr="00E77497" w:rsidRDefault="004403FF" w:rsidP="004403FF">
      <w:pPr>
        <w:pStyle w:val="Alg4"/>
        <w:numPr>
          <w:ilvl w:val="0"/>
          <w:numId w:val="808"/>
        </w:numPr>
        <w:contextualSpacing/>
      </w:pPr>
      <w:r>
        <w:t>ReturnIfAbrupt(</w:t>
      </w:r>
      <w:r>
        <w:rPr>
          <w:i/>
        </w:rPr>
        <w:t>putStatus</w:t>
      </w:r>
      <w:r>
        <w:t>).</w:t>
      </w:r>
    </w:p>
    <w:p w:rsidR="008F293E" w:rsidRPr="00E77497" w:rsidRDefault="008F293E" w:rsidP="00924A5A">
      <w:pPr>
        <w:pStyle w:val="Alg4"/>
        <w:numPr>
          <w:ilvl w:val="0"/>
          <w:numId w:val="808"/>
        </w:numPr>
        <w:spacing w:after="120"/>
      </w:pPr>
      <w:r w:rsidRPr="00E77497">
        <w:lastRenderedPageBreak/>
        <w:t xml:space="preserve">Return </w:t>
      </w:r>
      <w:r w:rsidR="00BE653C" w:rsidRPr="00CC55C8">
        <w:rPr>
          <w:bCs/>
          <w:i/>
        </w:rPr>
        <w:t>A</w:t>
      </w:r>
      <w:r w:rsidRPr="00E77497">
        <w:t>.</w:t>
      </w:r>
    </w:p>
    <w:p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rsidR="00BC77AC" w:rsidRPr="00E77497" w:rsidRDefault="00BC77AC" w:rsidP="00BC77AC">
      <w:pPr>
        <w:pStyle w:val="Heading4"/>
      </w:pPr>
      <w:r w:rsidRPr="00E77497">
        <w:t>Array.prototype</w:t>
      </w:r>
    </w:p>
    <w:p w:rsidR="00BC77AC" w:rsidRPr="00E77497" w:rsidRDefault="00BC77AC" w:rsidP="00BC77AC">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rsidR="006A3D7C">
        <w:fldChar w:fldCharType="begin"/>
      </w:r>
      <w:r w:rsidR="006A3D7C">
        <w:instrText xml:space="preserve"> REF _Ref366080012 \r \h </w:instrText>
      </w:r>
      <w:r w:rsidR="006A3D7C">
        <w:fldChar w:fldCharType="separate"/>
      </w:r>
      <w:r w:rsidR="00460CAC">
        <w:t>22.1.3</w:t>
      </w:r>
      <w:r w:rsidR="006A3D7C">
        <w:fldChar w:fldCharType="end"/>
      </w:r>
      <w:r w:rsidRPr="00E77497">
        <w:t>).</w:t>
      </w:r>
    </w:p>
    <w:p w:rsidR="00BC77AC" w:rsidRPr="00E77497" w:rsidRDefault="00BC77AC" w:rsidP="00BC77A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9829D2" w:rsidRPr="00A67AF2" w:rsidRDefault="009829D2" w:rsidP="007A5192">
      <w:pPr>
        <w:pStyle w:val="Heading4"/>
      </w:pPr>
      <w:r>
        <w:t>Array[ @@create ]</w:t>
      </w:r>
      <w:r w:rsidRPr="00A67AF2">
        <w:t xml:space="preserve"> (</w:t>
      </w:r>
      <w:r>
        <w:t xml:space="preserve"> </w:t>
      </w:r>
      <w:r w:rsidRPr="00A67AF2">
        <w:t>)</w:t>
      </w:r>
    </w:p>
    <w:p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C36B1B">
        <w:t>Initiali</w:t>
      </w:r>
      <w:r w:rsidR="00001CC3" w:rsidRPr="00C36B1B">
        <w:t>s</w:t>
      </w:r>
      <w:r w:rsidR="004E3DC9" w:rsidRPr="00C36B1B">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Array</w:t>
      </w:r>
      <w:r>
        <w:t xml:space="preserve"> constructor. This flag value is never directly exposed to ECMAScript code; hence implementation</w:t>
      </w:r>
      <w:ins w:id="11843" w:author="Rev 19 Allen Wirfs-Brock" w:date="2013-09-27T10:18:00Z">
        <w:r w:rsidR="00B122FE">
          <w:t>s</w:t>
        </w:r>
      </w:ins>
      <w:r>
        <w:t xml:space="preserve"> may choose to encode the flag in </w:t>
      </w:r>
      <w:r w:rsidR="001C638E">
        <w:t>any</w:t>
      </w:r>
      <w:r>
        <w:t xml:space="preserve"> </w:t>
      </w:r>
      <w:r w:rsidR="001C638E">
        <w:t xml:space="preserve">unobservable </w:t>
      </w:r>
      <w:r>
        <w:t xml:space="preserve">manner. </w:t>
      </w:r>
    </w:p>
    <w:p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rsidR="00CD325F" w:rsidRPr="00E77497" w:rsidRDefault="00CD325F" w:rsidP="00CD325F">
      <w:pPr>
        <w:pStyle w:val="Heading3"/>
      </w:pPr>
      <w:bookmarkStart w:id="11844" w:name="_Ref366080012"/>
      <w:bookmarkStart w:id="11845" w:name="_Ref366135831"/>
      <w:bookmarkStart w:id="11846" w:name="_Toc368050761"/>
      <w:r w:rsidRPr="00E77497">
        <w:t>Properties of the Array Prototype Object</w:t>
      </w:r>
      <w:bookmarkEnd w:id="11844"/>
      <w:bookmarkEnd w:id="11845"/>
      <w:bookmarkEnd w:id="11846"/>
    </w:p>
    <w:bookmarkEnd w:id="11829"/>
    <w:bookmarkEnd w:id="11830"/>
    <w:bookmarkEnd w:id="11831"/>
    <w:bookmarkEnd w:id="11832"/>
    <w:bookmarkEnd w:id="11833"/>
    <w:bookmarkEnd w:id="11834"/>
    <w:bookmarkEnd w:id="11835"/>
    <w:bookmarkEnd w:id="11836"/>
    <w:bookmarkEnd w:id="11837"/>
    <w:bookmarkEnd w:id="11838"/>
    <w:bookmarkEnd w:id="11839"/>
    <w:p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rsidR="004C02EF" w:rsidRPr="00E77497" w:rsidRDefault="004C02EF" w:rsidP="004C02EF">
      <w:pPr>
        <w:pStyle w:val="Note"/>
      </w:pPr>
      <w:bookmarkStart w:id="11847"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11848" w:name="_Toc393690410"/>
    </w:p>
    <w:p w:rsidR="00260FF1" w:rsidRDefault="00260FF1" w:rsidP="00260FF1">
      <w:pPr>
        <w:pStyle w:val="Heading4"/>
      </w:pPr>
      <w:r w:rsidRPr="00725085">
        <w:t>Array.prototype.concat ( [ item1 [ , item2 [ , … ] ] ] )</w:t>
      </w:r>
    </w:p>
    <w:p w:rsidR="00260FF1" w:rsidRPr="00E77497" w:rsidRDefault="00260FF1" w:rsidP="00260FF1">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rsidR="00260FF1" w:rsidRPr="00E77497" w:rsidRDefault="00260FF1" w:rsidP="00260FF1">
      <w:r w:rsidRPr="00E77497">
        <w:t>The following steps are taken:</w:t>
      </w:r>
    </w:p>
    <w:p w:rsidR="00260FF1" w:rsidRPr="00E77497" w:rsidRDefault="00260FF1" w:rsidP="00260FF1">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1"/>
        </w:numPr>
      </w:pPr>
      <w:r>
        <w:t>ReturnIfAbrupt(</w:t>
      </w:r>
      <w:r>
        <w:rPr>
          <w:i/>
        </w:rPr>
        <w:t>O</w:t>
      </w:r>
      <w:r>
        <w:t>).</w:t>
      </w:r>
    </w:p>
    <w:p w:rsidR="00260FF1" w:rsidRDefault="00260FF1" w:rsidP="00260FF1">
      <w:pPr>
        <w:pStyle w:val="Alg4"/>
        <w:numPr>
          <w:ilvl w:val="0"/>
          <w:numId w:val="201"/>
        </w:numPr>
      </w:pPr>
      <w:r>
        <w:t xml:space="preserve">Let </w:t>
      </w:r>
      <w:r>
        <w:rPr>
          <w:i/>
          <w:iCs/>
        </w:rPr>
        <w:t>A</w:t>
      </w:r>
      <w:r>
        <w:t xml:space="preserve"> be </w:t>
      </w:r>
      <w:r>
        <w:rPr>
          <w:b/>
          <w:bCs/>
        </w:rPr>
        <w:t>undefined</w:t>
      </w:r>
      <w:r>
        <w:t>.</w:t>
      </w:r>
    </w:p>
    <w:p w:rsidR="00260FF1" w:rsidRDefault="00260FF1" w:rsidP="00260FF1">
      <w:pPr>
        <w:pStyle w:val="Alg4"/>
        <w:numPr>
          <w:ilvl w:val="0"/>
          <w:numId w:val="201"/>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01"/>
        </w:numPr>
      </w:pPr>
      <w:r w:rsidRPr="00F6333A">
        <w:lastRenderedPageBreak/>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01"/>
        </w:numPr>
      </w:pPr>
      <w:r>
        <w:t>ReturnIfAbrupt(</w:t>
      </w:r>
      <w:r>
        <w:rPr>
          <w:i/>
        </w:rPr>
        <w:t>C</w:t>
      </w:r>
      <w:r>
        <w:t>).</w:t>
      </w:r>
    </w:p>
    <w:p w:rsidR="004C69CA" w:rsidRDefault="004C69CA" w:rsidP="004C69CA">
      <w:pPr>
        <w:pStyle w:val="Alg4"/>
        <w:numPr>
          <w:ilvl w:val="1"/>
          <w:numId w:val="201"/>
        </w:numPr>
        <w:rPr>
          <w:ins w:id="11849" w:author="Rev 19 Allen Wirfs-Brock" w:date="2013-09-11T15:00:00Z"/>
        </w:rPr>
      </w:pPr>
      <w:ins w:id="11850" w:author="Rev 19 Allen Wirfs-Brock" w:date="2013-09-11T15:00:00Z">
        <w:r>
          <w:t xml:space="preserve">If </w:t>
        </w:r>
        <w:r>
          <w:rPr>
            <w:i/>
          </w:rPr>
          <w:t>C</w:t>
        </w:r>
        <w:r>
          <w:t xml:space="preserve"> does not have a [[GlobalArray]] internal data property, then</w:t>
        </w:r>
      </w:ins>
    </w:p>
    <w:p w:rsidR="00260FF1" w:rsidRDefault="00260FF1" w:rsidP="004C69CA">
      <w:pPr>
        <w:pStyle w:val="Alg4"/>
        <w:numPr>
          <w:ilvl w:val="2"/>
          <w:numId w:val="201"/>
        </w:numPr>
        <w:tabs>
          <w:tab w:val="clear" w:pos="1800"/>
          <w:tab w:val="num" w:pos="1350"/>
        </w:tabs>
        <w:ind w:hanging="720"/>
      </w:pPr>
      <w:r>
        <w:t>If IsConstructor(</w:t>
      </w:r>
      <w:r w:rsidRPr="00924A5A">
        <w:rPr>
          <w:i/>
        </w:rPr>
        <w:t>C</w:t>
      </w:r>
      <w:r>
        <w:t xml:space="preserve">) is </w:t>
      </w:r>
      <w:r w:rsidRPr="00924A5A">
        <w:rPr>
          <w:b/>
        </w:rPr>
        <w:t>true</w:t>
      </w:r>
      <w:r>
        <w:t>, then</w:t>
      </w:r>
    </w:p>
    <w:p w:rsidR="00260FF1" w:rsidRDefault="00260FF1" w:rsidP="004C69CA">
      <w:pPr>
        <w:pStyle w:val="Alg4"/>
        <w:numPr>
          <w:ilvl w:val="3"/>
          <w:numId w:val="201"/>
        </w:numPr>
        <w:tabs>
          <w:tab w:val="clear" w:pos="2520"/>
          <w:tab w:val="num" w:pos="1800"/>
        </w:tabs>
        <w:ind w:hanging="1170"/>
      </w:pPr>
      <w:r w:rsidRPr="00E77497">
        <w:t xml:space="preserve">Let </w:t>
      </w:r>
      <w:r w:rsidRPr="00E77497">
        <w:rPr>
          <w:i/>
        </w:rPr>
        <w:t>A</w:t>
      </w:r>
      <w:r w:rsidRPr="00E77497">
        <w:t xml:space="preserve"> be </w:t>
      </w:r>
      <w:r>
        <w:t xml:space="preserve">the result of </w:t>
      </w:r>
      <w:ins w:id="11851" w:author="Rev 19 Allen Wirfs-Brock" w:date="2013-09-11T14:59:00Z">
        <w:r w:rsidR="004C69CA">
          <w:t xml:space="preserve">calling the [[Construct]] internal method of </w:t>
        </w:r>
      </w:ins>
      <w:del w:id="11852" w:author="Rev 19 Allen Wirfs-Brock" w:date="2013-09-11T14:59:00Z">
        <w:r w:rsidDel="004C69CA">
          <w:delText>OrdinaryConstruct(</w:delText>
        </w:r>
      </w:del>
      <w:r w:rsidRPr="00924A5A">
        <w:rPr>
          <w:i/>
        </w:rPr>
        <w:t>C</w:t>
      </w:r>
      <w:del w:id="11853" w:author="Rev 19 Allen Wirfs-Brock" w:date="2013-09-11T14:59:00Z">
        <w:r w:rsidRPr="003F7754" w:rsidDel="004C69CA">
          <w:rPr>
            <w:iCs/>
          </w:rPr>
          <w:delText>,</w:delText>
        </w:r>
        <w:r w:rsidDel="004C69CA">
          <w:delText xml:space="preserve"> </w:delText>
        </w:r>
      </w:del>
      <w:ins w:id="11854" w:author="Rev 19 Allen Wirfs-Brock" w:date="2013-09-11T14:59:00Z">
        <w:r w:rsidR="004C69CA">
          <w:rPr>
            <w:iCs/>
          </w:rPr>
          <w:t xml:space="preserve"> wirh argument</w:t>
        </w:r>
        <w:r w:rsidR="004C69CA">
          <w:t xml:space="preserve"> </w:t>
        </w:r>
      </w:ins>
      <w:r>
        <w:t>(</w:t>
      </w:r>
      <w:r w:rsidRPr="00190B40">
        <w:t>0</w:t>
      </w:r>
      <w:r>
        <w:rPr>
          <w:iCs/>
        </w:rPr>
        <w:t>))</w:t>
      </w:r>
      <w:r>
        <w:t>.</w:t>
      </w:r>
    </w:p>
    <w:p w:rsidR="00260FF1" w:rsidRDefault="00260FF1" w:rsidP="00260FF1">
      <w:pPr>
        <w:pStyle w:val="Alg4"/>
        <w:numPr>
          <w:ilvl w:val="0"/>
          <w:numId w:val="201"/>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260FF1" w:rsidRDefault="00260FF1" w:rsidP="00260FF1">
      <w:pPr>
        <w:pStyle w:val="Alg4"/>
        <w:numPr>
          <w:ilvl w:val="0"/>
          <w:numId w:val="201"/>
        </w:numPr>
      </w:pPr>
      <w:r>
        <w:t>ReturnIfAbrupt(</w:t>
      </w:r>
      <w:r>
        <w:rPr>
          <w:i/>
        </w:rPr>
        <w:t>A</w:t>
      </w:r>
      <w:r>
        <w:t>).</w:t>
      </w:r>
    </w:p>
    <w:p w:rsidR="00260FF1" w:rsidRPr="00E77497" w:rsidRDefault="00260FF1" w:rsidP="00260FF1">
      <w:pPr>
        <w:pStyle w:val="Alg4"/>
        <w:numPr>
          <w:ilvl w:val="0"/>
          <w:numId w:val="201"/>
        </w:numPr>
      </w:pPr>
      <w:r w:rsidRPr="00E77497">
        <w:t xml:space="preserve">Let </w:t>
      </w:r>
      <w:r w:rsidRPr="00E77497">
        <w:rPr>
          <w:i/>
        </w:rPr>
        <w:t>n</w:t>
      </w:r>
      <w:r w:rsidRPr="00E77497">
        <w:t xml:space="preserve"> be 0.</w:t>
      </w:r>
    </w:p>
    <w:p w:rsidR="00260FF1" w:rsidRPr="00E77497" w:rsidRDefault="00260FF1" w:rsidP="00260FF1">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rsidR="00260FF1" w:rsidRPr="00E77497" w:rsidRDefault="00260FF1" w:rsidP="00260FF1">
      <w:pPr>
        <w:pStyle w:val="Alg4"/>
        <w:numPr>
          <w:ilvl w:val="0"/>
          <w:numId w:val="201"/>
        </w:numPr>
      </w:pPr>
      <w:r w:rsidRPr="00E77497">
        <w:t xml:space="preserve">Repeat, while </w:t>
      </w:r>
      <w:r w:rsidRPr="00E77497">
        <w:rPr>
          <w:i/>
        </w:rPr>
        <w:t>items</w:t>
      </w:r>
      <w:r w:rsidRPr="00E77497">
        <w:t xml:space="preserve"> is not empty</w:t>
      </w:r>
    </w:p>
    <w:p w:rsidR="00260FF1" w:rsidRPr="00E77497" w:rsidRDefault="00260FF1" w:rsidP="00260FF1">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260FF1" w:rsidRDefault="00260FF1" w:rsidP="00260FF1">
      <w:pPr>
        <w:pStyle w:val="Alg4"/>
        <w:numPr>
          <w:ilvl w:val="1"/>
          <w:numId w:val="201"/>
        </w:numPr>
      </w:pPr>
      <w:r>
        <w:t xml:space="preserve">Let </w:t>
      </w:r>
      <w:r>
        <w:rPr>
          <w:i/>
          <w:iCs/>
        </w:rPr>
        <w:t>spreadable</w:t>
      </w:r>
      <w:r>
        <w:t xml:space="preserve"> be the result of IsConcatSpreadable(</w:t>
      </w:r>
      <w:r>
        <w:rPr>
          <w:i/>
          <w:iCs/>
        </w:rPr>
        <w:t>E</w:t>
      </w:r>
      <w:r>
        <w:t>).</w:t>
      </w:r>
    </w:p>
    <w:p w:rsidR="00260FF1" w:rsidRDefault="00260FF1" w:rsidP="00260FF1">
      <w:pPr>
        <w:pStyle w:val="Alg4"/>
        <w:numPr>
          <w:ilvl w:val="1"/>
          <w:numId w:val="201"/>
        </w:numPr>
      </w:pPr>
      <w:r>
        <w:t>ReturnIfAbrupt(</w:t>
      </w:r>
      <w:r>
        <w:rPr>
          <w:i/>
          <w:iCs/>
        </w:rPr>
        <w:t>spreadable</w:t>
      </w:r>
      <w:r>
        <w:t>).</w:t>
      </w:r>
    </w:p>
    <w:p w:rsidR="00260FF1" w:rsidRPr="00E77497" w:rsidRDefault="00260FF1" w:rsidP="00260FF1">
      <w:pPr>
        <w:pStyle w:val="Alg4"/>
        <w:numPr>
          <w:ilvl w:val="1"/>
          <w:numId w:val="20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rsidR="00260FF1" w:rsidRPr="00E77497" w:rsidRDefault="00260FF1" w:rsidP="004C69CA">
      <w:pPr>
        <w:pStyle w:val="Alg4"/>
        <w:numPr>
          <w:ilvl w:val="2"/>
          <w:numId w:val="201"/>
        </w:numPr>
        <w:tabs>
          <w:tab w:val="clear" w:pos="1800"/>
          <w:tab w:val="num" w:pos="1350"/>
        </w:tabs>
        <w:ind w:hanging="720"/>
      </w:pPr>
      <w:r w:rsidRPr="00E77497">
        <w:t xml:space="preserve">Let </w:t>
      </w:r>
      <w:r w:rsidRPr="004C69CA">
        <w:rPr>
          <w:i/>
        </w:rPr>
        <w:t>k</w:t>
      </w:r>
      <w:r w:rsidRPr="00E77497">
        <w:t xml:space="preserve"> be 0.</w:t>
      </w:r>
    </w:p>
    <w:p w:rsidR="00260FF1" w:rsidRPr="00E77497" w:rsidRDefault="00260FF1" w:rsidP="004C69CA">
      <w:pPr>
        <w:pStyle w:val="Alg4"/>
        <w:numPr>
          <w:ilvl w:val="2"/>
          <w:numId w:val="201"/>
        </w:numPr>
        <w:tabs>
          <w:tab w:val="clear" w:pos="1800"/>
          <w:tab w:val="num" w:pos="1350"/>
        </w:tabs>
        <w:ind w:hanging="720"/>
      </w:pPr>
      <w:r w:rsidRPr="00E77497">
        <w:t xml:space="preserve">Let </w:t>
      </w:r>
      <w:r w:rsidRPr="004C69CA">
        <w:rPr>
          <w:i/>
        </w:rPr>
        <w:t>lenVal</w:t>
      </w:r>
      <w:r w:rsidRPr="00E77497">
        <w:t xml:space="preserve"> be the result of Get</w:t>
      </w:r>
      <w:r>
        <w:t>(</w:t>
      </w:r>
      <w:r w:rsidRPr="004C69CA">
        <w:rPr>
          <w:i/>
        </w:rPr>
        <w:t>E</w:t>
      </w:r>
      <w:r>
        <w:t>,</w:t>
      </w:r>
      <w:r w:rsidRPr="00E77497">
        <w:t xml:space="preserve"> </w:t>
      </w:r>
      <w:r w:rsidRPr="004C69CA">
        <w:rPr>
          <w:rFonts w:ascii="Courier New" w:hAnsi="Courier New"/>
          <w:b/>
        </w:rPr>
        <w:t>"length"</w:t>
      </w:r>
      <w:r w:rsidRPr="004C69CA">
        <w:t>)</w:t>
      </w:r>
      <w:r w:rsidRPr="00E77497">
        <w:t>.</w:t>
      </w:r>
    </w:p>
    <w:p w:rsidR="00260FF1" w:rsidRDefault="00260FF1" w:rsidP="004C69CA">
      <w:pPr>
        <w:pStyle w:val="Alg4"/>
        <w:numPr>
          <w:ilvl w:val="2"/>
          <w:numId w:val="201"/>
        </w:numPr>
        <w:tabs>
          <w:tab w:val="clear" w:pos="1800"/>
          <w:tab w:val="num" w:pos="1350"/>
        </w:tabs>
        <w:ind w:hanging="720"/>
      </w:pPr>
      <w:r>
        <w:t xml:space="preserve">Let </w:t>
      </w:r>
      <w:r w:rsidRPr="004C69CA">
        <w:rPr>
          <w:i/>
          <w:iCs/>
        </w:rPr>
        <w:t>len</w:t>
      </w:r>
      <w:r>
        <w:t xml:space="preserve"> be </w:t>
      </w:r>
      <w:r w:rsidRPr="00E66725">
        <w:t>ToLength</w:t>
      </w:r>
      <w:r>
        <w:t>(</w:t>
      </w:r>
      <w:r w:rsidRPr="004C69CA">
        <w:rPr>
          <w:i/>
          <w:iCs/>
        </w:rPr>
        <w:t>lenVal</w:t>
      </w:r>
      <w:r>
        <w:t xml:space="preserve">). </w:t>
      </w:r>
    </w:p>
    <w:p w:rsidR="00260FF1" w:rsidRDefault="00260FF1" w:rsidP="004C69CA">
      <w:pPr>
        <w:pStyle w:val="Alg4"/>
        <w:numPr>
          <w:ilvl w:val="2"/>
          <w:numId w:val="201"/>
        </w:numPr>
        <w:tabs>
          <w:tab w:val="clear" w:pos="1800"/>
          <w:tab w:val="num" w:pos="1350"/>
        </w:tabs>
        <w:ind w:hanging="720"/>
      </w:pPr>
      <w:r>
        <w:t>ReturnIfAbrupt(</w:t>
      </w:r>
      <w:r w:rsidRPr="004C69CA">
        <w:rPr>
          <w:i/>
        </w:rPr>
        <w:t>len</w:t>
      </w:r>
      <w:r>
        <w:t>).</w:t>
      </w:r>
    </w:p>
    <w:p w:rsidR="00260FF1" w:rsidRPr="00E77497" w:rsidRDefault="00260FF1" w:rsidP="004C69CA">
      <w:pPr>
        <w:pStyle w:val="Alg4"/>
        <w:numPr>
          <w:ilvl w:val="2"/>
          <w:numId w:val="201"/>
        </w:numPr>
        <w:tabs>
          <w:tab w:val="clear" w:pos="1800"/>
          <w:tab w:val="num" w:pos="1350"/>
        </w:tabs>
        <w:ind w:hanging="720"/>
      </w:pPr>
      <w:r w:rsidRPr="00E77497">
        <w:t xml:space="preserve">Repeat, while </w:t>
      </w:r>
      <w:r w:rsidRPr="004C69CA">
        <w:rPr>
          <w:i/>
        </w:rPr>
        <w:t>k</w:t>
      </w:r>
      <w:r w:rsidRPr="00E77497">
        <w:t xml:space="preserve"> &lt; </w:t>
      </w:r>
      <w:r w:rsidRPr="004C69CA">
        <w:rPr>
          <w:i/>
        </w:rPr>
        <w:t>len</w:t>
      </w:r>
    </w:p>
    <w:p w:rsidR="00260FF1" w:rsidRPr="00E77497" w:rsidRDefault="00260FF1" w:rsidP="00695C3E">
      <w:pPr>
        <w:pStyle w:val="Alg4"/>
        <w:numPr>
          <w:ilvl w:val="3"/>
          <w:numId w:val="201"/>
        </w:numPr>
        <w:tabs>
          <w:tab w:val="clear" w:pos="2520"/>
          <w:tab w:val="num" w:pos="1800"/>
        </w:tabs>
        <w:ind w:hanging="1170"/>
      </w:pPr>
      <w:r w:rsidRPr="00E77497">
        <w:t xml:space="preserve">Let </w:t>
      </w:r>
      <w:r w:rsidRPr="00695C3E">
        <w:rPr>
          <w:i/>
        </w:rPr>
        <w:t>P</w:t>
      </w:r>
      <w:r w:rsidRPr="00E77497">
        <w:t xml:space="preserve"> be ToString(</w:t>
      </w:r>
      <w:r w:rsidRPr="00695C3E">
        <w:rPr>
          <w:i/>
        </w:rPr>
        <w:t>k</w:t>
      </w:r>
      <w:r w:rsidRPr="00E77497">
        <w:t>).</w:t>
      </w:r>
    </w:p>
    <w:p w:rsidR="00260FF1" w:rsidRPr="00E77497" w:rsidRDefault="00260FF1" w:rsidP="00695C3E">
      <w:pPr>
        <w:pStyle w:val="Alg4"/>
        <w:numPr>
          <w:ilvl w:val="3"/>
          <w:numId w:val="201"/>
        </w:numPr>
        <w:tabs>
          <w:tab w:val="clear" w:pos="2520"/>
          <w:tab w:val="num" w:pos="1800"/>
        </w:tabs>
        <w:ind w:hanging="1170"/>
      </w:pPr>
      <w:r w:rsidRPr="00E77497">
        <w:t xml:space="preserve">Let </w:t>
      </w:r>
      <w:r w:rsidRPr="00695C3E">
        <w:rPr>
          <w:i/>
        </w:rPr>
        <w:t>exists</w:t>
      </w:r>
      <w:r w:rsidRPr="00E77497">
        <w:t xml:space="preserve"> be the result of </w:t>
      </w:r>
      <w:r>
        <w:t>HasProperty(</w:t>
      </w:r>
      <w:r w:rsidRPr="00695C3E">
        <w:rPr>
          <w:i/>
        </w:rPr>
        <w:t>E</w:t>
      </w:r>
      <w:r>
        <w:t>,</w:t>
      </w:r>
      <w:r w:rsidRPr="00E77497">
        <w:t xml:space="preserve"> </w:t>
      </w:r>
      <w:r w:rsidRPr="00695C3E">
        <w:rPr>
          <w:i/>
        </w:rPr>
        <w:t>P</w:t>
      </w:r>
      <w:r w:rsidRPr="00695C3E">
        <w:t>)</w:t>
      </w:r>
      <w:r w:rsidRPr="00E77497">
        <w:t>.</w:t>
      </w:r>
    </w:p>
    <w:p w:rsidR="00260FF1" w:rsidRDefault="00260FF1" w:rsidP="00695C3E">
      <w:pPr>
        <w:pStyle w:val="Alg4"/>
        <w:numPr>
          <w:ilvl w:val="3"/>
          <w:numId w:val="201"/>
        </w:numPr>
        <w:tabs>
          <w:tab w:val="clear" w:pos="2520"/>
          <w:tab w:val="num" w:pos="1800"/>
        </w:tabs>
        <w:ind w:hanging="1170"/>
      </w:pPr>
      <w:r>
        <w:t>ReturnIfAbrupt(</w:t>
      </w:r>
      <w:r w:rsidRPr="00695C3E">
        <w:rPr>
          <w:i/>
          <w:iCs/>
        </w:rPr>
        <w:t>exists</w:t>
      </w:r>
      <w:r>
        <w:t>).</w:t>
      </w:r>
    </w:p>
    <w:p w:rsidR="00260FF1" w:rsidRPr="00E77497" w:rsidRDefault="00260FF1" w:rsidP="00695C3E">
      <w:pPr>
        <w:pStyle w:val="Alg4"/>
        <w:numPr>
          <w:ilvl w:val="3"/>
          <w:numId w:val="201"/>
        </w:numPr>
        <w:tabs>
          <w:tab w:val="clear" w:pos="2520"/>
          <w:tab w:val="num" w:pos="1800"/>
        </w:tabs>
        <w:ind w:hanging="1170"/>
      </w:pPr>
      <w:r w:rsidRPr="00E77497">
        <w:t xml:space="preserve">If </w:t>
      </w:r>
      <w:r w:rsidRPr="00695C3E">
        <w:rPr>
          <w:i/>
        </w:rPr>
        <w:t>exists</w:t>
      </w:r>
      <w:r w:rsidRPr="00E77497">
        <w:t xml:space="preserve"> is </w:t>
      </w:r>
      <w:r w:rsidRPr="00695C3E">
        <w:rPr>
          <w:b/>
        </w:rPr>
        <w:t>true</w:t>
      </w:r>
      <w:r w:rsidRPr="00E77497">
        <w:t>, then</w:t>
      </w:r>
    </w:p>
    <w:p w:rsidR="00260FF1" w:rsidRPr="00E77497" w:rsidRDefault="00260FF1" w:rsidP="00695C3E">
      <w:pPr>
        <w:pStyle w:val="Alg4"/>
        <w:numPr>
          <w:ilvl w:val="4"/>
          <w:numId w:val="201"/>
        </w:numPr>
        <w:tabs>
          <w:tab w:val="clear" w:pos="3240"/>
          <w:tab w:val="num" w:pos="2160"/>
        </w:tabs>
        <w:ind w:left="2160"/>
      </w:pPr>
      <w:r w:rsidRPr="00E77497">
        <w:t xml:space="preserve">Let </w:t>
      </w:r>
      <w:r w:rsidRPr="00E77497">
        <w:rPr>
          <w:i/>
        </w:rPr>
        <w:t>subElement</w:t>
      </w:r>
      <w:r w:rsidRPr="00E77497">
        <w:t xml:space="preserve"> be the result of Get</w:t>
      </w:r>
      <w:r>
        <w:t>(</w:t>
      </w:r>
      <w:r w:rsidRPr="00E77497">
        <w:rPr>
          <w:i/>
        </w:rPr>
        <w:t>E</w:t>
      </w:r>
      <w:r>
        <w:t>,</w:t>
      </w:r>
      <w:r w:rsidRPr="00E77497">
        <w:t xml:space="preserve"> </w:t>
      </w:r>
      <w:r w:rsidRPr="00E77497">
        <w:rPr>
          <w:i/>
        </w:rPr>
        <w:t>P</w:t>
      </w:r>
      <w:r>
        <w:rPr>
          <w:iCs/>
        </w:rPr>
        <w:t>)</w:t>
      </w:r>
      <w:r w:rsidRPr="00E77497">
        <w:t>.</w:t>
      </w:r>
    </w:p>
    <w:p w:rsidR="00260FF1" w:rsidRPr="00E77497" w:rsidRDefault="00260FF1" w:rsidP="00695C3E">
      <w:pPr>
        <w:pStyle w:val="Alg4"/>
        <w:numPr>
          <w:ilvl w:val="4"/>
          <w:numId w:val="201"/>
        </w:numPr>
        <w:tabs>
          <w:tab w:val="clear" w:pos="3240"/>
          <w:tab w:val="num" w:pos="2160"/>
        </w:tabs>
        <w:ind w:left="216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695C3E">
      <w:pPr>
        <w:pStyle w:val="Alg4"/>
        <w:numPr>
          <w:ilvl w:val="3"/>
          <w:numId w:val="201"/>
        </w:numPr>
        <w:tabs>
          <w:tab w:val="clear" w:pos="2520"/>
          <w:tab w:val="num" w:pos="1800"/>
        </w:tabs>
        <w:ind w:hanging="1170"/>
      </w:pPr>
      <w:r w:rsidRPr="00E77497">
        <w:t xml:space="preserve">Increase </w:t>
      </w:r>
      <w:r w:rsidRPr="00695C3E">
        <w:rPr>
          <w:i/>
        </w:rPr>
        <w:t>n</w:t>
      </w:r>
      <w:r w:rsidRPr="00E77497">
        <w:t xml:space="preserve"> by 1.</w:t>
      </w:r>
    </w:p>
    <w:p w:rsidR="00260FF1" w:rsidRPr="00E77497" w:rsidRDefault="00260FF1" w:rsidP="00695C3E">
      <w:pPr>
        <w:pStyle w:val="Alg4"/>
        <w:numPr>
          <w:ilvl w:val="3"/>
          <w:numId w:val="201"/>
        </w:numPr>
        <w:tabs>
          <w:tab w:val="clear" w:pos="2520"/>
          <w:tab w:val="num" w:pos="1800"/>
        </w:tabs>
        <w:ind w:hanging="1170"/>
      </w:pPr>
      <w:r w:rsidRPr="00E77497">
        <w:t xml:space="preserve">Increase </w:t>
      </w:r>
      <w:r w:rsidRPr="00695C3E">
        <w:rPr>
          <w:i/>
        </w:rPr>
        <w:t>k</w:t>
      </w:r>
      <w:r w:rsidRPr="00E77497">
        <w:t xml:space="preserve"> by 1.</w:t>
      </w:r>
    </w:p>
    <w:p w:rsidR="00260FF1" w:rsidRPr="00E77497" w:rsidRDefault="00260FF1" w:rsidP="00260FF1">
      <w:pPr>
        <w:pStyle w:val="Alg4"/>
        <w:numPr>
          <w:ilvl w:val="1"/>
          <w:numId w:val="201"/>
        </w:numPr>
        <w:tabs>
          <w:tab w:val="left" w:pos="2160"/>
        </w:tabs>
      </w:pPr>
      <w:r w:rsidRPr="00E77497">
        <w:t xml:space="preserve">Else </w:t>
      </w:r>
      <w:r w:rsidRPr="00E77497">
        <w:rPr>
          <w:i/>
        </w:rPr>
        <w:t>E</w:t>
      </w:r>
      <w:r w:rsidRPr="00E77497">
        <w:t xml:space="preserve"> is </w:t>
      </w:r>
      <w:r>
        <w:t>added as a single item rather than spread</w:t>
      </w:r>
      <w:r w:rsidRPr="00E77497">
        <w:t>,</w:t>
      </w:r>
    </w:p>
    <w:p w:rsidR="00260FF1" w:rsidRPr="00E77497" w:rsidRDefault="00260FF1" w:rsidP="004C69CA">
      <w:pPr>
        <w:pStyle w:val="Alg4"/>
        <w:numPr>
          <w:ilvl w:val="2"/>
          <w:numId w:val="201"/>
        </w:numPr>
        <w:tabs>
          <w:tab w:val="clear" w:pos="1800"/>
          <w:tab w:val="num" w:pos="1350"/>
        </w:tabs>
        <w:ind w:hanging="720"/>
      </w:pPr>
      <w:r w:rsidRPr="00E77497">
        <w:t xml:space="preserve">Call the [[DefineOwnProperty]] internal method of </w:t>
      </w:r>
      <w:r w:rsidRPr="004C69CA">
        <w:rPr>
          <w:i/>
        </w:rPr>
        <w:t>A</w:t>
      </w:r>
      <w:r w:rsidRPr="00E77497">
        <w:t xml:space="preserve"> with arguments ToString(</w:t>
      </w:r>
      <w:r w:rsidRPr="004C69CA">
        <w:rPr>
          <w:i/>
        </w:rPr>
        <w:t>n</w:t>
      </w:r>
      <w:r w:rsidRPr="00E77497">
        <w:t>)</w:t>
      </w:r>
      <w:r>
        <w:t xml:space="preserve"> and</w:t>
      </w:r>
      <w:r w:rsidRPr="00E77497">
        <w:t xml:space="preserve"> Property Descriptor {[[Value]]: </w:t>
      </w:r>
      <w:r w:rsidRPr="004C69CA">
        <w:rPr>
          <w:i/>
        </w:rPr>
        <w:t>E</w:t>
      </w:r>
      <w:r w:rsidRPr="00E77497">
        <w:t xml:space="preserve">, [[Writable]]: </w:t>
      </w:r>
      <w:r w:rsidRPr="004C69CA">
        <w:rPr>
          <w:b/>
        </w:rPr>
        <w:t>true</w:t>
      </w:r>
      <w:r w:rsidRPr="00E77497">
        <w:t xml:space="preserve">, [[Enumerable]]: </w:t>
      </w:r>
      <w:r w:rsidRPr="004C69CA">
        <w:rPr>
          <w:b/>
        </w:rPr>
        <w:t>true</w:t>
      </w:r>
      <w:r w:rsidRPr="00E77497">
        <w:t xml:space="preserve">, [[Configurable]]: </w:t>
      </w:r>
      <w:r w:rsidRPr="004C69CA">
        <w:rPr>
          <w:b/>
        </w:rPr>
        <w:t>true</w:t>
      </w:r>
      <w:r w:rsidRPr="00E77497">
        <w:t>}.</w:t>
      </w:r>
    </w:p>
    <w:p w:rsidR="00260FF1" w:rsidRPr="00E77497" w:rsidRDefault="00260FF1" w:rsidP="004C69CA">
      <w:pPr>
        <w:pStyle w:val="Alg4"/>
        <w:numPr>
          <w:ilvl w:val="2"/>
          <w:numId w:val="201"/>
        </w:numPr>
        <w:tabs>
          <w:tab w:val="clear" w:pos="1800"/>
          <w:tab w:val="num" w:pos="1350"/>
        </w:tabs>
        <w:ind w:hanging="720"/>
      </w:pPr>
      <w:r w:rsidRPr="00E77497">
        <w:t xml:space="preserve">Increase </w:t>
      </w:r>
      <w:r w:rsidRPr="004C69CA">
        <w:rPr>
          <w:i/>
        </w:rPr>
        <w:t>n</w:t>
      </w:r>
      <w:r w:rsidRPr="00E77497">
        <w:t xml:space="preserve"> by 1.</w:t>
      </w:r>
    </w:p>
    <w:p w:rsidR="00260FF1" w:rsidRPr="00E77497" w:rsidRDefault="00260FF1" w:rsidP="00260FF1">
      <w:pPr>
        <w:pStyle w:val="Alg4"/>
        <w:numPr>
          <w:ilvl w:val="0"/>
          <w:numId w:val="201"/>
        </w:numPr>
      </w:pPr>
      <w:r>
        <w:t xml:space="preserve">Let </w:t>
      </w:r>
      <w:r w:rsidRPr="00CA3654">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rsidR="00260FF1" w:rsidRPr="00E77497" w:rsidRDefault="00260FF1" w:rsidP="00260FF1">
      <w:pPr>
        <w:pStyle w:val="Alg4"/>
        <w:numPr>
          <w:ilvl w:val="0"/>
          <w:numId w:val="201"/>
        </w:numPr>
        <w:contextualSpacing/>
      </w:pPr>
      <w:r>
        <w:t>ReturnIfAbrupt(</w:t>
      </w:r>
      <w:r>
        <w:rPr>
          <w:i/>
        </w:rPr>
        <w:t>putStatus</w:t>
      </w:r>
      <w:r>
        <w:t>).</w:t>
      </w:r>
    </w:p>
    <w:p w:rsidR="00260FF1" w:rsidRPr="00E77497" w:rsidRDefault="00260FF1" w:rsidP="00260FF1">
      <w:pPr>
        <w:pStyle w:val="Alg4"/>
        <w:numPr>
          <w:ilvl w:val="0"/>
          <w:numId w:val="201"/>
        </w:numPr>
        <w:spacing w:after="220"/>
      </w:pPr>
      <w:r w:rsidRPr="00E77497">
        <w:t xml:space="preserve">Return </w:t>
      </w:r>
      <w:r w:rsidRPr="00E77497">
        <w:rPr>
          <w:i/>
        </w:rPr>
        <w:t>A</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260FF1" w:rsidRDefault="00260FF1" w:rsidP="00260FF1">
      <w:pPr>
        <w:pStyle w:val="Note"/>
      </w:pPr>
      <w:r>
        <w:t>NOTE 1</w:t>
      </w:r>
      <w:r>
        <w:tab/>
        <w:t xml:space="preserve">The explicit setting of the </w:t>
      </w:r>
      <w:r w:rsidRPr="00B02185">
        <w:rPr>
          <w:rFonts w:ascii="Courier New" w:hAnsi="Courier New"/>
          <w:b/>
        </w:rPr>
        <w:t>length</w:t>
      </w:r>
      <w:r>
        <w:t xml:space="preserve"> property in step </w:t>
      </w:r>
      <w:del w:id="11855" w:author="Rev 19 Allen Wirfs-Brock" w:date="2013-09-11T15:09:00Z">
        <w:r w:rsidDel="00695C3E">
          <w:delText xml:space="preserve">9 </w:delText>
        </w:r>
      </w:del>
      <w:ins w:id="11856" w:author="Rev 19 Allen Wirfs-Brock" w:date="2013-09-11T15:09:00Z">
        <w:r w:rsidR="00695C3E">
          <w:t xml:space="preserve">10 </w:t>
        </w:r>
      </w:ins>
      <w:r>
        <w:t>is necessary to ensure that its value is correct in situations where the trailing elements of the result Array are not present.</w:t>
      </w:r>
    </w:p>
    <w:p w:rsidR="00260FF1" w:rsidRPr="00E77497" w:rsidRDefault="00260FF1" w:rsidP="00260FF1">
      <w:pPr>
        <w:pStyle w:val="Note"/>
      </w:pPr>
      <w:r w:rsidRPr="00E77497">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5"/>
      </w:pPr>
      <w:r>
        <w:t>IsConcatSpreadable ( O ) Abstract Operation</w:t>
      </w:r>
    </w:p>
    <w:p w:rsidR="00260FF1" w:rsidRDefault="00260FF1" w:rsidP="00260FF1">
      <w:r>
        <w:t xml:space="preserve">The abstract operation </w:t>
      </w:r>
      <w:r w:rsidRPr="0034032C">
        <w:t xml:space="preserve">IsConcatSpreadable </w:t>
      </w:r>
      <w:r>
        <w:t xml:space="preserve">with argument </w:t>
      </w:r>
      <w:r w:rsidRPr="0034032C">
        <w:rPr>
          <w:rFonts w:asciiTheme="majorBidi" w:hAnsiTheme="majorBidi" w:cstheme="majorBidi"/>
          <w:i/>
          <w:iCs/>
        </w:rPr>
        <w:t>O</w:t>
      </w:r>
      <w:r>
        <w:t xml:space="preserve"> performs the following steps:</w:t>
      </w:r>
    </w:p>
    <w:p w:rsidR="00260FF1" w:rsidDel="00486CA0" w:rsidRDefault="00260FF1" w:rsidP="00260FF1">
      <w:pPr>
        <w:numPr>
          <w:ilvl w:val="0"/>
          <w:numId w:val="1507"/>
        </w:numPr>
        <w:spacing w:after="0"/>
        <w:contextualSpacing/>
        <w:rPr>
          <w:del w:id="11857" w:author="Rev 19 Allen Wirfs-Brock" w:date="2013-09-12T17:07:00Z"/>
          <w:rFonts w:ascii="Times New Roman" w:hAnsi="Times New Roman"/>
        </w:rPr>
      </w:pPr>
      <w:del w:id="11858" w:author="Rev 19 Allen Wirfs-Brock" w:date="2013-09-12T17:07:00Z">
        <w:r w:rsidDel="00486CA0">
          <w:rPr>
            <w:rFonts w:ascii="Times New Roman" w:hAnsi="Times New Roman"/>
          </w:rPr>
          <w:delText>ReturnIfAbrupt(</w:delText>
        </w:r>
        <w:r w:rsidDel="00486CA0">
          <w:rPr>
            <w:rFonts w:ascii="Times New Roman" w:hAnsi="Times New Roman"/>
            <w:i/>
            <w:iCs/>
          </w:rPr>
          <w:delText>O</w:delText>
        </w:r>
        <w:r w:rsidDel="00486CA0">
          <w:rPr>
            <w:rFonts w:ascii="Times New Roman" w:hAnsi="Times New Roman"/>
          </w:rPr>
          <w:delText xml:space="preserve">). </w:delText>
        </w:r>
      </w:del>
    </w:p>
    <w:p w:rsidR="00260FF1" w:rsidRDefault="00260FF1" w:rsidP="00260FF1">
      <w:pPr>
        <w:pStyle w:val="Alg4"/>
        <w:numPr>
          <w:ilvl w:val="0"/>
          <w:numId w:val="1507"/>
        </w:numPr>
      </w:pPr>
      <w:r>
        <w:t>If Type(</w:t>
      </w:r>
      <w:r>
        <w:rPr>
          <w:i/>
          <w:iCs/>
        </w:rPr>
        <w:t>O</w:t>
      </w:r>
      <w:r>
        <w:t xml:space="preserve">) is not Object, then </w:t>
      </w:r>
      <w:del w:id="11859" w:author="Rev 19 Allen Wirfs-Brock" w:date="2013-09-12T17:07:00Z">
        <w:r w:rsidDel="00486CA0">
          <w:delText xml:space="preserve">throw a </w:delText>
        </w:r>
        <w:r w:rsidRPr="00952EE3" w:rsidDel="00486CA0">
          <w:rPr>
            <w:b/>
            <w:bCs/>
          </w:rPr>
          <w:delText>TypeError</w:delText>
        </w:r>
        <w:r w:rsidDel="00486CA0">
          <w:delText xml:space="preserve"> exception</w:delText>
        </w:r>
      </w:del>
      <w:ins w:id="11860" w:author="Rev 19 Allen Wirfs-Brock" w:date="2013-09-12T17:07:00Z">
        <w:r w:rsidR="00486CA0">
          <w:t xml:space="preserve">return </w:t>
        </w:r>
        <w:r w:rsidR="00486CA0">
          <w:rPr>
            <w:b/>
          </w:rPr>
          <w:t>false</w:t>
        </w:r>
      </w:ins>
      <w:r>
        <w:t>.</w:t>
      </w:r>
    </w:p>
    <w:p w:rsidR="00260FF1" w:rsidRDefault="00260FF1" w:rsidP="00260FF1">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rsidR="00260FF1" w:rsidRDefault="00260FF1" w:rsidP="00260FF1">
      <w:pPr>
        <w:pStyle w:val="Alg4"/>
        <w:numPr>
          <w:ilvl w:val="0"/>
          <w:numId w:val="1507"/>
        </w:numPr>
      </w:pPr>
      <w:r>
        <w:t>ReturnIfAbrupt(</w:t>
      </w:r>
      <w:r>
        <w:rPr>
          <w:i/>
        </w:rPr>
        <w:t>spreadable</w:t>
      </w:r>
      <w:r>
        <w:t>).</w:t>
      </w:r>
    </w:p>
    <w:p w:rsidR="00260FF1" w:rsidRDefault="00260FF1" w:rsidP="00260FF1">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rsidR="00260FF1" w:rsidRDefault="00260FF1" w:rsidP="00260FF1">
      <w:pPr>
        <w:pStyle w:val="Alg4"/>
        <w:numPr>
          <w:ilvl w:val="0"/>
          <w:numId w:val="1507"/>
        </w:numPr>
      </w:pPr>
      <w:r>
        <w:t xml:space="preserve">If </w:t>
      </w:r>
      <w:r>
        <w:rPr>
          <w:i/>
          <w:iCs/>
        </w:rPr>
        <w:t>O</w:t>
      </w:r>
      <w:r>
        <w:t xml:space="preserve"> is an exotic Array object, then return </w:t>
      </w:r>
      <w:r>
        <w:rPr>
          <w:b/>
          <w:bCs/>
          <w:iCs/>
        </w:rPr>
        <w:t>true</w:t>
      </w:r>
      <w:r>
        <w:t>.</w:t>
      </w:r>
    </w:p>
    <w:p w:rsidR="00260FF1" w:rsidRPr="006312C3" w:rsidRDefault="00260FF1" w:rsidP="00260FF1">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Pr>
          <w:rFonts w:ascii="Times New Roman" w:hAnsi="Times New Roman"/>
        </w:rPr>
        <w:t>.</w:t>
      </w:r>
    </w:p>
    <w:p w:rsidR="004C02EF" w:rsidRPr="00E77497" w:rsidRDefault="004C02EF" w:rsidP="007A5192">
      <w:pPr>
        <w:pStyle w:val="Heading4"/>
      </w:pPr>
      <w:r w:rsidRPr="00E77497">
        <w:lastRenderedPageBreak/>
        <w:t>Array.prototype.constructo</w:t>
      </w:r>
      <w:bookmarkEnd w:id="11847"/>
      <w:bookmarkEnd w:id="11848"/>
      <w:r w:rsidRPr="00E77497">
        <w:t>r</w:t>
      </w:r>
    </w:p>
    <w:p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11861" w:name="_Toc385672294"/>
      <w:bookmarkStart w:id="11862" w:name="_Toc393690411"/>
    </w:p>
    <w:p w:rsidR="00260FF1" w:rsidRPr="00E77497" w:rsidRDefault="00260FF1" w:rsidP="00260FF1">
      <w:pPr>
        <w:pStyle w:val="Heading4"/>
      </w:pPr>
      <w:bookmarkStart w:id="11863" w:name="_Hlt451680383"/>
      <w:bookmarkStart w:id="11864" w:name="_Ref366080765"/>
      <w:bookmarkStart w:id="11865" w:name="_Ref360108309"/>
      <w:bookmarkStart w:id="11866" w:name="_Ref451680376"/>
      <w:bookmarkEnd w:id="11863"/>
      <w:r w:rsidRPr="00E77497">
        <w:t>Array.prototype.</w:t>
      </w:r>
      <w:r>
        <w:t>copyWith</w:t>
      </w:r>
      <w:ins w:id="11867" w:author="Rev 19 Allen Wirfs-Brock" w:date="2013-09-10T13:59:00Z">
        <w:r w:rsidR="002B399F">
          <w:t>in</w:t>
        </w:r>
      </w:ins>
      <w:r w:rsidRPr="00E77497">
        <w:t xml:space="preserve"> (</w:t>
      </w:r>
      <w:r>
        <w:t xml:space="preserve">target, </w:t>
      </w:r>
      <w:r w:rsidRPr="00E77497">
        <w:t>start, end</w:t>
      </w:r>
      <w:r>
        <w:t xml:space="preserve"> = this.length</w:t>
      </w:r>
      <w:r w:rsidRPr="00E77497">
        <w:t>)</w:t>
      </w:r>
      <w:bookmarkEnd w:id="11864"/>
    </w:p>
    <w:p w:rsidR="00260FF1" w:rsidRPr="00E77497" w:rsidRDefault="00260FF1" w:rsidP="00260FF1">
      <w:r w:rsidRPr="00E77497">
        <w:t xml:space="preserve">The </w:t>
      </w:r>
      <w:r w:rsidRPr="00DE27EB">
        <w:rPr>
          <w:rFonts w:ascii="Courier New" w:hAnsi="Courier New"/>
          <w:b/>
        </w:rPr>
        <w:t>copyWith</w:t>
      </w:r>
      <w:ins w:id="11868" w:author="Rev 19 Allen Wirfs-Brock" w:date="2013-09-10T13:59:00Z">
        <w:r w:rsidR="002B399F">
          <w:rPr>
            <w:rFonts w:ascii="Courier New" w:hAnsi="Courier New"/>
            <w:b/>
          </w:rPr>
          <w:t>in</w:t>
        </w:r>
      </w:ins>
      <w:r w:rsidRPr="00DE27EB">
        <w:rPr>
          <w:rFonts w:ascii="Courier New" w:hAnsi="Courier New"/>
          <w:b/>
        </w:rPr>
        <w:t xml:space="preserve">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w:t>
      </w:r>
      <w:del w:id="11869" w:author="Rev 19 Allen Wirfs-Brock" w:date="2013-09-09T18:18:00Z">
        <w:r w:rsidDel="000F402B">
          <w:rPr>
            <w:rFonts w:ascii="Times New Roman" w:hAnsi="Times New Roman"/>
            <w:i/>
          </w:rPr>
          <w:delText>q</w:delText>
        </w:r>
      </w:del>
      <w:r>
        <w:rPr>
          <w:rFonts w:ascii="Times New Roman" w:hAnsi="Times New Roman"/>
          <w:i/>
        </w:rPr>
        <w:t>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260FF1" w:rsidRPr="00E77497" w:rsidRDefault="00260FF1" w:rsidP="00260FF1">
      <w:pPr>
        <w:pStyle w:val="Alg4"/>
        <w:numPr>
          <w:ilvl w:val="0"/>
          <w:numId w:val="15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1573"/>
        </w:numPr>
      </w:pPr>
      <w:r>
        <w:t>ReturnIfAbrupt(</w:t>
      </w:r>
      <w:r>
        <w:rPr>
          <w:i/>
        </w:rPr>
        <w:t>O</w:t>
      </w:r>
      <w:r>
        <w:t>).</w:t>
      </w:r>
    </w:p>
    <w:p w:rsidR="00260FF1" w:rsidRPr="00E77497" w:rsidRDefault="00260FF1" w:rsidP="00260FF1">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1573"/>
        </w:numPr>
        <w:contextualSpacing/>
      </w:pPr>
      <w:r>
        <w:t>ReturnIfAbrupt(</w:t>
      </w:r>
      <w:r w:rsidRPr="00E77497">
        <w:rPr>
          <w:i/>
        </w:rPr>
        <w:t>len</w:t>
      </w:r>
      <w:r>
        <w:t>).</w:t>
      </w:r>
    </w:p>
    <w:p w:rsidR="00260FF1" w:rsidRDefault="00260FF1" w:rsidP="00260FF1">
      <w:pPr>
        <w:pStyle w:val="Alg4"/>
        <w:numPr>
          <w:ilvl w:val="0"/>
          <w:numId w:val="1573"/>
        </w:numPr>
      </w:pPr>
      <w:r>
        <w:t xml:space="preserve">Let </w:t>
      </w:r>
      <w:r>
        <w:rPr>
          <w:i/>
          <w:iCs/>
        </w:rPr>
        <w:t>len</w:t>
      </w:r>
      <w:r>
        <w:t xml:space="preserve"> be max(</w:t>
      </w:r>
      <w:r>
        <w:rPr>
          <w:i/>
          <w:iCs/>
        </w:rPr>
        <w:t>len</w:t>
      </w:r>
      <w:r>
        <w:t>, 0).</w:t>
      </w:r>
    </w:p>
    <w:p w:rsidR="00260FF1" w:rsidRPr="00E77497" w:rsidRDefault="00260FF1" w:rsidP="00260FF1">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rsidR="000F402B" w:rsidRPr="00E77497" w:rsidRDefault="000F402B" w:rsidP="000F402B">
      <w:pPr>
        <w:pStyle w:val="Alg4"/>
        <w:numPr>
          <w:ilvl w:val="0"/>
          <w:numId w:val="1573"/>
        </w:numPr>
        <w:contextualSpacing/>
      </w:pPr>
      <w:moveToRangeStart w:id="11870" w:author="Rev 19 Allen Wirfs-Brock" w:date="2013-09-09T18:17:00Z" w:name="move366513958"/>
      <w:moveTo w:id="11871" w:author="Rev 19 Allen Wirfs-Brock" w:date="2013-09-09T18:17:00Z">
        <w:r>
          <w:t>ReturnIfAbrupt(</w:t>
        </w:r>
        <w:r>
          <w:rPr>
            <w:i/>
          </w:rPr>
          <w:t>relativeTarget</w:t>
        </w:r>
        <w:r>
          <w:t>).</w:t>
        </w:r>
      </w:moveTo>
    </w:p>
    <w:moveToRangeEnd w:id="11870"/>
    <w:p w:rsidR="00260FF1" w:rsidRPr="00E77497" w:rsidRDefault="000F402B" w:rsidP="00260FF1">
      <w:pPr>
        <w:pStyle w:val="Alg4"/>
        <w:numPr>
          <w:ilvl w:val="0"/>
          <w:numId w:val="1573"/>
        </w:numPr>
      </w:pPr>
      <w:ins w:id="11872" w:author="Rev 19 Allen Wirfs-Brock" w:date="2013-09-09T18:17:00Z">
        <w:r>
          <w:t>I</w:t>
        </w:r>
      </w:ins>
      <w:del w:id="11873" w:author="Rev 19 Allen Wirfs-Brock" w:date="2013-09-09T18:17:00Z">
        <w:r w:rsidR="00260FF1" w:rsidRPr="00E77497" w:rsidDel="000F402B">
          <w:delText>I</w:delText>
        </w:r>
      </w:del>
      <w:r w:rsidR="00260FF1" w:rsidRPr="00E77497">
        <w:t xml:space="preserve">f </w:t>
      </w:r>
      <w:r w:rsidR="00260FF1" w:rsidRPr="00E77497">
        <w:rPr>
          <w:i/>
        </w:rPr>
        <w:t>relative</w:t>
      </w:r>
      <w:r w:rsidR="00260FF1">
        <w:rPr>
          <w:i/>
        </w:rPr>
        <w:t>Target</w:t>
      </w:r>
      <w:r w:rsidR="00260FF1" w:rsidRPr="00E77497">
        <w:t xml:space="preserve"> is negative, let </w:t>
      </w:r>
      <w:r w:rsidR="00260FF1">
        <w:rPr>
          <w:i/>
        </w:rPr>
        <w:t>to</w:t>
      </w:r>
      <w:r w:rsidR="00260FF1" w:rsidRPr="00E77497">
        <w:t xml:space="preserve"> be max((</w:t>
      </w:r>
      <w:r w:rsidR="00260FF1" w:rsidRPr="00E77497">
        <w:rPr>
          <w:i/>
        </w:rPr>
        <w:t>len</w:t>
      </w:r>
      <w:r w:rsidR="00260FF1" w:rsidRPr="00E77497">
        <w:t xml:space="preserve"> +</w:t>
      </w:r>
      <w:r w:rsidR="00260FF1" w:rsidRPr="00E77497">
        <w:rPr>
          <w:i/>
        </w:rPr>
        <w:t xml:space="preserve"> </w:t>
      </w:r>
      <w:del w:id="11874" w:author="Rev 19 Allen Wirfs-Brock" w:date="2013-09-09T18:15:00Z">
        <w:r w:rsidR="00260FF1" w:rsidRPr="00E77497" w:rsidDel="000F402B">
          <w:rPr>
            <w:i/>
          </w:rPr>
          <w:delText>relativeStart</w:delText>
        </w:r>
      </w:del>
      <w:ins w:id="11875" w:author="Rev 19 Allen Wirfs-Brock" w:date="2013-09-09T18:15:00Z">
        <w:r w:rsidRPr="00E77497">
          <w:rPr>
            <w:i/>
          </w:rPr>
          <w:t>relative</w:t>
        </w:r>
        <w:r>
          <w:rPr>
            <w:i/>
          </w:rPr>
          <w:t>Target</w:t>
        </w:r>
      </w:ins>
      <w:r w:rsidR="00260FF1" w:rsidRPr="00E77497">
        <w:t xml:space="preserve">),0); else let </w:t>
      </w:r>
      <w:r w:rsidR="00260FF1">
        <w:rPr>
          <w:i/>
        </w:rPr>
        <w:t>to</w:t>
      </w:r>
      <w:r w:rsidR="00260FF1" w:rsidRPr="00E77497">
        <w:t xml:space="preserve"> be min(</w:t>
      </w:r>
      <w:del w:id="11876" w:author="Rev 19 Allen Wirfs-Brock" w:date="2013-09-09T18:16:00Z">
        <w:r w:rsidR="00260FF1" w:rsidRPr="00E77497" w:rsidDel="000F402B">
          <w:rPr>
            <w:i/>
          </w:rPr>
          <w:delText>relativeStart</w:delText>
        </w:r>
      </w:del>
      <w:ins w:id="11877" w:author="Rev 19 Allen Wirfs-Brock" w:date="2013-09-09T18:16:00Z">
        <w:r w:rsidRPr="00E77497">
          <w:rPr>
            <w:i/>
          </w:rPr>
          <w:t>relative</w:t>
        </w:r>
        <w:r>
          <w:rPr>
            <w:i/>
          </w:rPr>
          <w:t>Target</w:t>
        </w:r>
      </w:ins>
      <w:r w:rsidR="00260FF1" w:rsidRPr="00E77497">
        <w:t>,</w:t>
      </w:r>
      <w:r w:rsidR="00260FF1" w:rsidRPr="00E77497">
        <w:rPr>
          <w:i/>
        </w:rPr>
        <w:t xml:space="preserve"> len</w:t>
      </w:r>
      <w:r w:rsidR="00260FF1" w:rsidRPr="00E77497">
        <w:t>).</w:t>
      </w:r>
    </w:p>
    <w:p w:rsidR="00260FF1" w:rsidRPr="00E77497" w:rsidDel="000F402B" w:rsidRDefault="00260FF1" w:rsidP="00260FF1">
      <w:pPr>
        <w:pStyle w:val="Alg4"/>
        <w:numPr>
          <w:ilvl w:val="0"/>
          <w:numId w:val="1573"/>
        </w:numPr>
        <w:contextualSpacing/>
      </w:pPr>
      <w:moveFromRangeStart w:id="11878" w:author="Rev 19 Allen Wirfs-Brock" w:date="2013-09-09T18:17:00Z" w:name="move366513958"/>
      <w:moveFrom w:id="11879" w:author="Rev 19 Allen Wirfs-Brock" w:date="2013-09-09T18:17:00Z">
        <w:r w:rsidDel="000F402B">
          <w:t>ReturnIfAbrupt(</w:t>
        </w:r>
        <w:r w:rsidDel="000F402B">
          <w:rPr>
            <w:i/>
          </w:rPr>
          <w:t>relativeTarget</w:t>
        </w:r>
        <w:r w:rsidDel="000F402B">
          <w:t>).</w:t>
        </w:r>
      </w:moveFrom>
    </w:p>
    <w:moveFromRangeEnd w:id="11878"/>
    <w:p w:rsidR="00260FF1" w:rsidRPr="00E77497" w:rsidRDefault="00260FF1" w:rsidP="00260FF1">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rsidR="00260FF1" w:rsidRPr="00E77497" w:rsidRDefault="00260FF1" w:rsidP="00260FF1">
      <w:pPr>
        <w:pStyle w:val="Alg4"/>
        <w:numPr>
          <w:ilvl w:val="0"/>
          <w:numId w:val="1573"/>
        </w:numPr>
        <w:contextualSpacing/>
      </w:pPr>
      <w:r>
        <w:t>ReturnIfAbrupt(</w:t>
      </w:r>
      <w:r>
        <w:rPr>
          <w:i/>
        </w:rPr>
        <w:t>relativeStart</w:t>
      </w:r>
      <w:r>
        <w:t>).</w:t>
      </w:r>
    </w:p>
    <w:p w:rsidR="00260FF1" w:rsidRPr="00E77497" w:rsidRDefault="00260FF1" w:rsidP="00260FF1">
      <w:pPr>
        <w:pStyle w:val="Alg4"/>
        <w:numPr>
          <w:ilvl w:val="0"/>
          <w:numId w:val="15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60FF1" w:rsidRPr="00E77497" w:rsidRDefault="00260FF1" w:rsidP="00260FF1">
      <w:pPr>
        <w:pStyle w:val="Alg4"/>
        <w:numPr>
          <w:ilvl w:val="0"/>
          <w:numId w:val="1573"/>
        </w:numPr>
        <w:contextualSpacing/>
      </w:pPr>
      <w:r>
        <w:t>ReturnIfAbrupt(</w:t>
      </w:r>
      <w:r>
        <w:rPr>
          <w:i/>
        </w:rPr>
        <w:t>relativeEnd</w:t>
      </w:r>
      <w:r>
        <w:t>).</w:t>
      </w:r>
    </w:p>
    <w:p w:rsidR="00260FF1" w:rsidRPr="00E77497" w:rsidRDefault="00260FF1" w:rsidP="00260FF1">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260FF1" w:rsidRDefault="00260FF1" w:rsidP="00260FF1">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rsidR="00260FF1" w:rsidRDefault="00260FF1" w:rsidP="00260FF1">
      <w:pPr>
        <w:pStyle w:val="Alg4"/>
        <w:numPr>
          <w:ilvl w:val="0"/>
          <w:numId w:val="1573"/>
        </w:numPr>
      </w:pPr>
      <w:r>
        <w:t xml:space="preserve">If </w:t>
      </w:r>
      <w:r>
        <w:rPr>
          <w:i/>
          <w:iCs/>
        </w:rPr>
        <w:t>from</w:t>
      </w:r>
      <w:r>
        <w:t>&lt;</w:t>
      </w:r>
      <w:r>
        <w:rPr>
          <w:i/>
          <w:iCs/>
        </w:rPr>
        <w:t>to</w:t>
      </w:r>
      <w:r>
        <w:t xml:space="preserve"> and </w:t>
      </w:r>
      <w:r>
        <w:rPr>
          <w:i/>
          <w:iCs/>
        </w:rPr>
        <w:t>to</w:t>
      </w:r>
      <w:r w:rsidRPr="000F402B">
        <w:rPr>
          <w:iCs/>
        </w:rPr>
        <w:t>&lt;</w:t>
      </w:r>
      <w:r>
        <w:rPr>
          <w:i/>
          <w:iCs/>
        </w:rPr>
        <w:t>from</w:t>
      </w:r>
      <w:r w:rsidRPr="000F402B">
        <w:rPr>
          <w:iCs/>
        </w:rPr>
        <w:t>+</w:t>
      </w:r>
      <w:r>
        <w:rPr>
          <w:i/>
          <w:iCs/>
        </w:rPr>
        <w:t>count</w:t>
      </w:r>
    </w:p>
    <w:p w:rsidR="00260FF1" w:rsidRDefault="00260FF1" w:rsidP="00260FF1">
      <w:pPr>
        <w:pStyle w:val="Alg4"/>
        <w:numPr>
          <w:ilvl w:val="1"/>
          <w:numId w:val="1573"/>
        </w:numPr>
      </w:pPr>
      <w:r>
        <w:t xml:space="preserve">Let </w:t>
      </w:r>
      <w:r>
        <w:rPr>
          <w:i/>
          <w:iCs/>
        </w:rPr>
        <w:t>direction</w:t>
      </w:r>
      <w:r>
        <w:t xml:space="preserve"> = -1.</w:t>
      </w:r>
    </w:p>
    <w:p w:rsidR="00260FF1" w:rsidRDefault="00260FF1" w:rsidP="00260FF1">
      <w:pPr>
        <w:pStyle w:val="Alg4"/>
        <w:numPr>
          <w:ilvl w:val="1"/>
          <w:numId w:val="1573"/>
        </w:numPr>
      </w:pPr>
      <w:r>
        <w:t xml:space="preserve">Let </w:t>
      </w:r>
      <w:r>
        <w:rPr>
          <w:i/>
          <w:iCs/>
        </w:rPr>
        <w:t>from</w:t>
      </w:r>
      <w:r>
        <w:t xml:space="preserve"> = </w:t>
      </w:r>
      <w:r>
        <w:rPr>
          <w:i/>
          <w:iCs/>
        </w:rPr>
        <w:t>from</w:t>
      </w:r>
      <w:r>
        <w:t xml:space="preserve"> + </w:t>
      </w:r>
      <w:r>
        <w:rPr>
          <w:i/>
          <w:iCs/>
        </w:rPr>
        <w:t>count</w:t>
      </w:r>
      <w:r>
        <w:t xml:space="preserve"> -1.</w:t>
      </w:r>
    </w:p>
    <w:p w:rsidR="00260FF1" w:rsidRDefault="00260FF1" w:rsidP="00260FF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rsidR="00260FF1" w:rsidRDefault="00260FF1" w:rsidP="00260FF1">
      <w:pPr>
        <w:pStyle w:val="Alg4"/>
        <w:numPr>
          <w:ilvl w:val="0"/>
          <w:numId w:val="1573"/>
        </w:numPr>
      </w:pPr>
      <w:r>
        <w:t>Else,</w:t>
      </w:r>
    </w:p>
    <w:p w:rsidR="00260FF1" w:rsidRDefault="00260FF1" w:rsidP="00260FF1">
      <w:pPr>
        <w:pStyle w:val="Alg4"/>
        <w:numPr>
          <w:ilvl w:val="1"/>
          <w:numId w:val="1573"/>
        </w:numPr>
      </w:pPr>
      <w:r>
        <w:t xml:space="preserve">Let </w:t>
      </w:r>
      <w:r>
        <w:rPr>
          <w:i/>
          <w:iCs/>
        </w:rPr>
        <w:t>direction</w:t>
      </w:r>
      <w:r>
        <w:t xml:space="preserve"> = 1.</w:t>
      </w:r>
    </w:p>
    <w:p w:rsidR="00260FF1" w:rsidRPr="00E77497" w:rsidRDefault="00260FF1" w:rsidP="00260FF1">
      <w:pPr>
        <w:pStyle w:val="Alg4"/>
        <w:numPr>
          <w:ilvl w:val="0"/>
          <w:numId w:val="1573"/>
        </w:numPr>
      </w:pPr>
      <w:r w:rsidRPr="00E77497">
        <w:t xml:space="preserve">Repeat, while </w:t>
      </w:r>
      <w:r>
        <w:rPr>
          <w:i/>
          <w:iCs/>
        </w:rPr>
        <w:t>count</w:t>
      </w:r>
      <w:r w:rsidRPr="00E77497">
        <w:t xml:space="preserve"> </w:t>
      </w:r>
      <w:r>
        <w:t>&gt;</w:t>
      </w:r>
      <w:r w:rsidRPr="00E77497">
        <w:t xml:space="preserve"> </w:t>
      </w:r>
      <w:r>
        <w:rPr>
          <w:iCs/>
        </w:rPr>
        <w:t>0</w:t>
      </w:r>
    </w:p>
    <w:p w:rsidR="00260FF1" w:rsidRPr="00E77497" w:rsidRDefault="00260FF1" w:rsidP="00260FF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rsidR="00260FF1" w:rsidRPr="00E77497" w:rsidRDefault="00260FF1" w:rsidP="00260FF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rsidR="00260FF1" w:rsidRPr="00E77497" w:rsidRDefault="00260FF1" w:rsidP="00260FF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rsidR="00260FF1" w:rsidRDefault="00260FF1" w:rsidP="00260FF1">
      <w:pPr>
        <w:pStyle w:val="Alg3"/>
        <w:numPr>
          <w:ilvl w:val="1"/>
          <w:numId w:val="1573"/>
        </w:numPr>
        <w:tabs>
          <w:tab w:val="left" w:pos="720"/>
        </w:tabs>
      </w:pPr>
      <w:r>
        <w:t>ReturnIfAbrupt(</w:t>
      </w:r>
      <w:r>
        <w:rPr>
          <w:i/>
          <w:iCs/>
        </w:rPr>
        <w:t>fromPresent</w:t>
      </w:r>
      <w:r>
        <w:t>).</w:t>
      </w:r>
    </w:p>
    <w:p w:rsidR="00260FF1" w:rsidRPr="00E77497" w:rsidRDefault="00260FF1" w:rsidP="00260FF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rsidR="00260FF1" w:rsidRPr="00E77497" w:rsidRDefault="00260FF1" w:rsidP="00260FF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rsidR="00260FF1" w:rsidRPr="00E77497" w:rsidRDefault="00260FF1" w:rsidP="00260FF1">
      <w:pPr>
        <w:pStyle w:val="Alg4"/>
        <w:numPr>
          <w:ilvl w:val="2"/>
          <w:numId w:val="1573"/>
        </w:numPr>
        <w:contextualSpacing/>
      </w:pPr>
      <w:r>
        <w:t>ReturnIfAbrupt(</w:t>
      </w:r>
      <w:r>
        <w:rPr>
          <w:i/>
        </w:rPr>
        <w:t>fromVal</w:t>
      </w:r>
      <w:r>
        <w:t>).</w:t>
      </w:r>
    </w:p>
    <w:p w:rsidR="00260FF1" w:rsidRPr="00E77497" w:rsidRDefault="00260FF1" w:rsidP="00260FF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rsidR="00260FF1" w:rsidRPr="00E77497" w:rsidRDefault="00260FF1" w:rsidP="00260FF1">
      <w:pPr>
        <w:pStyle w:val="Alg4"/>
        <w:numPr>
          <w:ilvl w:val="2"/>
          <w:numId w:val="1573"/>
        </w:numPr>
        <w:contextualSpacing/>
      </w:pPr>
      <w:r>
        <w:t>ReturnIfAbrupt(</w:t>
      </w:r>
      <w:r>
        <w:rPr>
          <w:i/>
        </w:rPr>
        <w:t>putStatus</w:t>
      </w:r>
      <w:r>
        <w:t>).</w:t>
      </w:r>
    </w:p>
    <w:p w:rsidR="00260FF1" w:rsidRPr="00E77497" w:rsidRDefault="00260FF1" w:rsidP="00260FF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rsidR="00260FF1" w:rsidRPr="00E77497" w:rsidRDefault="00260FF1" w:rsidP="00260FF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rsidR="00260FF1" w:rsidRPr="00E77497" w:rsidRDefault="00260FF1" w:rsidP="00260FF1">
      <w:pPr>
        <w:pStyle w:val="Alg4"/>
        <w:numPr>
          <w:ilvl w:val="2"/>
          <w:numId w:val="1573"/>
        </w:numPr>
        <w:contextualSpacing/>
      </w:pPr>
      <w:r>
        <w:t>ReturnIfAbrupt(</w:t>
      </w:r>
      <w:r>
        <w:rPr>
          <w:i/>
        </w:rPr>
        <w:t>deleteStatus</w:t>
      </w:r>
      <w:r>
        <w:t>).</w:t>
      </w:r>
    </w:p>
    <w:p w:rsidR="00260FF1" w:rsidRDefault="00260FF1" w:rsidP="00260FF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rsidR="00260FF1" w:rsidRPr="00E77497" w:rsidRDefault="00260FF1" w:rsidP="00260FF1">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rsidR="00260FF1" w:rsidRPr="00E77497" w:rsidRDefault="00260FF1" w:rsidP="00260FF1">
      <w:pPr>
        <w:pStyle w:val="Alg4"/>
        <w:numPr>
          <w:ilvl w:val="1"/>
          <w:numId w:val="1573"/>
        </w:numPr>
      </w:pPr>
      <w:r>
        <w:t xml:space="preserve">Let </w:t>
      </w:r>
      <w:r>
        <w:rPr>
          <w:i/>
          <w:iCs/>
        </w:rPr>
        <w:t>count</w:t>
      </w:r>
      <w:r>
        <w:t xml:space="preserve"> be </w:t>
      </w:r>
      <w:r>
        <w:rPr>
          <w:i/>
          <w:iCs/>
        </w:rPr>
        <w:t>count</w:t>
      </w:r>
      <w:r>
        <w:t xml:space="preserve"> - 1.</w:t>
      </w:r>
    </w:p>
    <w:p w:rsidR="00260FF1" w:rsidRPr="00E77497" w:rsidRDefault="00260FF1" w:rsidP="00260FF1">
      <w:pPr>
        <w:pStyle w:val="Alg4"/>
        <w:numPr>
          <w:ilvl w:val="0"/>
          <w:numId w:val="1573"/>
        </w:numPr>
        <w:spacing w:after="220"/>
      </w:pPr>
      <w:r w:rsidRPr="00E77497">
        <w:t xml:space="preserve">Return </w:t>
      </w:r>
      <w:r>
        <w:rPr>
          <w:i/>
        </w:rPr>
        <w:t>O</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del w:id="11880" w:author="Rev 19 Allen Wirfs-Brock" w:date="2013-09-10T14:00:00Z">
        <w:r w:rsidDel="002B399F">
          <w:rPr>
            <w:rFonts w:ascii="Courier New" w:hAnsi="Courier New"/>
            <w:b/>
          </w:rPr>
          <w:delText>fill</w:delText>
        </w:r>
        <w:r w:rsidRPr="00E77497" w:rsidDel="002B399F">
          <w:delText xml:space="preserve"> </w:delText>
        </w:r>
      </w:del>
      <w:ins w:id="11881" w:author="Rev 19 Allen Wirfs-Brock" w:date="2013-09-10T14:00:00Z">
        <w:r w:rsidR="002B399F">
          <w:rPr>
            <w:rFonts w:ascii="Courier New" w:hAnsi="Courier New"/>
            <w:b/>
          </w:rPr>
          <w:t>copyWithin</w:t>
        </w:r>
        <w:r w:rsidR="002B399F" w:rsidRPr="00E77497">
          <w:t xml:space="preserve"> </w:t>
        </w:r>
      </w:ins>
      <w:r w:rsidRPr="00E77497">
        <w:t xml:space="preserve">method is </w:t>
      </w:r>
      <w:r>
        <w:rPr>
          <w:b/>
        </w:rPr>
        <w:t>2</w:t>
      </w:r>
      <w:r w:rsidRPr="00E77497">
        <w:t>.</w:t>
      </w:r>
    </w:p>
    <w:p w:rsidR="00260FF1" w:rsidRPr="00E77497" w:rsidRDefault="00260FF1" w:rsidP="00260FF1">
      <w:pPr>
        <w:pStyle w:val="Note"/>
      </w:pPr>
      <w:r>
        <w:t>NOTE 1</w:t>
      </w:r>
      <w:r>
        <w:tab/>
      </w:r>
      <w:r w:rsidRPr="00E77497">
        <w:t xml:space="preserve">The </w:t>
      </w:r>
      <w:r w:rsidRPr="00DE27EB">
        <w:rPr>
          <w:rFonts w:ascii="Courier New" w:hAnsi="Courier New"/>
          <w:b/>
        </w:rPr>
        <w:t>copyWith</w:t>
      </w:r>
      <w:ins w:id="11882" w:author="Rev 19 Allen Wirfs-Brock" w:date="2013-09-10T14:00:00Z">
        <w:r w:rsidR="002B399F">
          <w:rPr>
            <w:rFonts w:ascii="Courier New" w:hAnsi="Courier New"/>
            <w:b/>
          </w:rPr>
          <w:t>in</w:t>
        </w:r>
      </w:ins>
      <w:r w:rsidRPr="00DE27EB">
        <w:rPr>
          <w:rFonts w:ascii="Courier New" w:hAnsi="Courier New"/>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883" w:name="_Ref366080787"/>
      <w:r w:rsidRPr="00714C7E">
        <w:lastRenderedPageBreak/>
        <w:t>Array.prototype.entries ( )</w:t>
      </w:r>
      <w:bookmarkEnd w:id="11883"/>
    </w:p>
    <w:p w:rsidR="00260FF1" w:rsidRPr="00E77497" w:rsidRDefault="00260FF1" w:rsidP="00260FF1">
      <w:r w:rsidRPr="00E77497">
        <w:t>The following steps are taken:</w:t>
      </w:r>
    </w:p>
    <w:p w:rsidR="00260FF1" w:rsidRPr="00E77497" w:rsidRDefault="00260FF1" w:rsidP="00260FF1">
      <w:pPr>
        <w:pStyle w:val="Alg4"/>
        <w:numPr>
          <w:ilvl w:val="0"/>
          <w:numId w:val="98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60FF1" w:rsidRPr="00E77497" w:rsidRDefault="00260FF1" w:rsidP="00260FF1">
      <w:pPr>
        <w:pStyle w:val="Alg4"/>
        <w:numPr>
          <w:ilvl w:val="0"/>
          <w:numId w:val="988"/>
        </w:numPr>
      </w:pPr>
      <w:r>
        <w:t>ReturnIfAbrupt(</w:t>
      </w:r>
      <w:r>
        <w:rPr>
          <w:i/>
        </w:rPr>
        <w:t>O</w:t>
      </w:r>
      <w:r>
        <w:t>).</w:t>
      </w:r>
    </w:p>
    <w:p w:rsidR="00260FF1" w:rsidRDefault="00260FF1" w:rsidP="00260FF1">
      <w:pPr>
        <w:pStyle w:val="Alg4"/>
        <w:numPr>
          <w:ilvl w:val="0"/>
          <w:numId w:val="988"/>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key+value</w:t>
      </w:r>
      <w:r w:rsidRPr="00E77497">
        <w:rPr>
          <w:b/>
        </w:rPr>
        <w:t>"</w:t>
      </w:r>
      <w:r>
        <w:t>.</w:t>
      </w:r>
    </w:p>
    <w:p w:rsidR="00260FF1" w:rsidRDefault="00260FF1" w:rsidP="00260FF1">
      <w:pPr>
        <w:pStyle w:val="Heading4"/>
      </w:pPr>
      <w:bookmarkStart w:id="11884" w:name="_Ref366080386"/>
      <w:r w:rsidRPr="00E77497">
        <w:t>Array.prototype.every ( callbackfn [ , thisArg ] )</w:t>
      </w:r>
      <w:bookmarkEnd w:id="11884"/>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260FF1" w:rsidRPr="00E77497" w:rsidRDefault="00260FF1" w:rsidP="00260FF1">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rsidR="00260FF1" w:rsidRPr="00E77497" w:rsidRDefault="00260FF1" w:rsidP="00260FF1">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rsidR="00260FF1" w:rsidRPr="00E77497" w:rsidRDefault="00260FF1" w:rsidP="00260FF1">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4"/>
        </w:numPr>
      </w:pPr>
      <w:r>
        <w:t>ReturnIfAbrupt(</w:t>
      </w:r>
      <w:r>
        <w:rPr>
          <w:i/>
        </w:rPr>
        <w:t>O</w:t>
      </w:r>
      <w:r>
        <w:t>).</w:t>
      </w:r>
    </w:p>
    <w:p w:rsidR="00260FF1" w:rsidRPr="00E77497" w:rsidRDefault="00260FF1" w:rsidP="00260FF1">
      <w:pPr>
        <w:pStyle w:val="Alg4"/>
        <w:numPr>
          <w:ilvl w:val="0"/>
          <w:numId w:val="21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4"/>
        </w:numPr>
        <w:contextualSpacing/>
      </w:pPr>
      <w:r>
        <w:t>ReturnIfAbrupt(</w:t>
      </w:r>
      <w:r w:rsidRPr="00E77497">
        <w:rPr>
          <w:i/>
        </w:rPr>
        <w:t>len</w:t>
      </w:r>
      <w:r>
        <w:t>).</w:t>
      </w:r>
    </w:p>
    <w:p w:rsidR="00260FF1" w:rsidRPr="00E77497" w:rsidRDefault="00260FF1" w:rsidP="00260FF1">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214"/>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sidRPr="00A30692">
        <w:rPr>
          <w:iCs/>
        </w:rPr>
        <w:t>)</w:t>
      </w:r>
      <w:r w:rsidRPr="00E77497">
        <w:t>.</w:t>
      </w:r>
    </w:p>
    <w:p w:rsidR="00260FF1" w:rsidRDefault="00260FF1" w:rsidP="00260FF1">
      <w:pPr>
        <w:pStyle w:val="Alg4"/>
        <w:numPr>
          <w:ilvl w:val="1"/>
          <w:numId w:val="214"/>
        </w:numPr>
      </w:pPr>
      <w:r>
        <w:t>ReturnIfAbrupt(</w:t>
      </w:r>
      <w:r>
        <w:rPr>
          <w:i/>
          <w:iCs/>
        </w:rPr>
        <w:t>kPresent</w:t>
      </w:r>
      <w:r>
        <w:t>).</w:t>
      </w:r>
    </w:p>
    <w:p w:rsidR="00260FF1" w:rsidRPr="00E77497" w:rsidRDefault="00260FF1" w:rsidP="00260FF1">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4"/>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4"/>
        </w:numPr>
        <w:contextualSpacing/>
      </w:pPr>
      <w:r>
        <w:t>ReturnIfAbrupt(</w:t>
      </w:r>
      <w:r>
        <w:rPr>
          <w:i/>
        </w:rPr>
        <w:t>kValue</w:t>
      </w:r>
      <w:r>
        <w:t>).</w:t>
      </w:r>
    </w:p>
    <w:p w:rsidR="00260FF1" w:rsidRPr="00E77497" w:rsidRDefault="00260FF1" w:rsidP="00260FF1">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4"/>
        </w:numPr>
        <w:contextualSpacing/>
      </w:pPr>
      <w:r>
        <w:t>ReturnIfAbrupt(</w:t>
      </w:r>
      <w:r>
        <w:rPr>
          <w:i/>
        </w:rPr>
        <w:t>testResult</w:t>
      </w:r>
      <w:r>
        <w:t>).</w:t>
      </w:r>
    </w:p>
    <w:p w:rsidR="00260FF1" w:rsidRPr="00E77497" w:rsidRDefault="00260FF1" w:rsidP="00260FF1">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rsidR="00260FF1" w:rsidRPr="00E77497" w:rsidRDefault="00260FF1" w:rsidP="00260FF1">
      <w:pPr>
        <w:pStyle w:val="Alg4"/>
        <w:numPr>
          <w:ilvl w:val="1"/>
          <w:numId w:val="214"/>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4"/>
        </w:numPr>
        <w:spacing w:after="120"/>
      </w:pPr>
      <w:r w:rsidRPr="00E77497">
        <w:t xml:space="preserve">Return </w:t>
      </w:r>
      <w:r w:rsidRPr="00E77497">
        <w:rPr>
          <w:b/>
        </w:rPr>
        <w:t>true</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260FF1" w:rsidRPr="00E77497" w:rsidRDefault="00260FF1" w:rsidP="00260FF1">
      <w:pPr>
        <w:pStyle w:val="Note"/>
      </w:pPr>
      <w:r w:rsidRPr="00E77497">
        <w:lastRenderedPageBreak/>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885" w:name="_Ref366080808"/>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11885"/>
    </w:p>
    <w:p w:rsidR="00260FF1" w:rsidRPr="00E77497" w:rsidRDefault="00260FF1" w:rsidP="00260FF1">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260FF1" w:rsidRPr="00E77497" w:rsidRDefault="00260FF1" w:rsidP="00260FF1">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1572"/>
        </w:numPr>
      </w:pPr>
      <w:r>
        <w:t>ReturnIfAbrupt(</w:t>
      </w:r>
      <w:r>
        <w:rPr>
          <w:i/>
        </w:rPr>
        <w:t>O</w:t>
      </w:r>
      <w:r>
        <w:t>).</w:t>
      </w:r>
    </w:p>
    <w:p w:rsidR="00260FF1" w:rsidRPr="00E77497" w:rsidRDefault="00260FF1" w:rsidP="00260FF1">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1572"/>
        </w:numPr>
        <w:contextualSpacing/>
      </w:pPr>
      <w:r>
        <w:t>ReturnIfAbrupt(</w:t>
      </w:r>
      <w:r w:rsidRPr="00E77497">
        <w:rPr>
          <w:i/>
        </w:rPr>
        <w:t>len</w:t>
      </w:r>
      <w:r>
        <w:t>).</w:t>
      </w:r>
    </w:p>
    <w:p w:rsidR="00260FF1" w:rsidRDefault="00260FF1" w:rsidP="00260FF1">
      <w:pPr>
        <w:pStyle w:val="Alg4"/>
        <w:numPr>
          <w:ilvl w:val="0"/>
          <w:numId w:val="1572"/>
        </w:numPr>
      </w:pPr>
      <w:r>
        <w:t xml:space="preserve">Let </w:t>
      </w:r>
      <w:r>
        <w:rPr>
          <w:i/>
          <w:iCs/>
        </w:rPr>
        <w:t>len</w:t>
      </w:r>
      <w:r>
        <w:t xml:space="preserve"> be max(</w:t>
      </w:r>
      <w:r>
        <w:rPr>
          <w:i/>
          <w:iCs/>
        </w:rPr>
        <w:t>len</w:t>
      </w:r>
      <w:r>
        <w:t>, 0).</w:t>
      </w:r>
    </w:p>
    <w:p w:rsidR="00260FF1" w:rsidRPr="00E77497" w:rsidRDefault="00260FF1" w:rsidP="00260FF1">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rsidR="00260FF1" w:rsidRPr="00E77497" w:rsidRDefault="00260FF1" w:rsidP="00260FF1">
      <w:pPr>
        <w:pStyle w:val="Alg4"/>
        <w:numPr>
          <w:ilvl w:val="0"/>
          <w:numId w:val="1572"/>
        </w:numPr>
        <w:contextualSpacing/>
      </w:pPr>
      <w:r>
        <w:t>ReturnIfAbrupt(</w:t>
      </w:r>
      <w:r>
        <w:rPr>
          <w:i/>
        </w:rPr>
        <w:t>relativeStart</w:t>
      </w:r>
      <w:r>
        <w:t>).</w:t>
      </w:r>
    </w:p>
    <w:p w:rsidR="00260FF1" w:rsidRPr="00E77497" w:rsidRDefault="00260FF1" w:rsidP="00260FF1">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60FF1" w:rsidRPr="00E77497" w:rsidRDefault="00260FF1" w:rsidP="00260FF1">
      <w:pPr>
        <w:pStyle w:val="Alg4"/>
        <w:numPr>
          <w:ilvl w:val="0"/>
          <w:numId w:val="1572"/>
        </w:numPr>
        <w:contextualSpacing/>
      </w:pPr>
      <w:r>
        <w:t>ReturnIfAbrupt(</w:t>
      </w:r>
      <w:r>
        <w:rPr>
          <w:i/>
        </w:rPr>
        <w:t>relativeEnd</w:t>
      </w:r>
      <w:r>
        <w:t>).</w:t>
      </w:r>
    </w:p>
    <w:p w:rsidR="00260FF1" w:rsidRPr="00E77497" w:rsidRDefault="00260FF1" w:rsidP="00260FF1">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260FF1" w:rsidRPr="00E77497" w:rsidRDefault="00260FF1" w:rsidP="00260FF1">
      <w:pPr>
        <w:pStyle w:val="Alg4"/>
        <w:numPr>
          <w:ilvl w:val="0"/>
          <w:numId w:val="1572"/>
        </w:numPr>
      </w:pPr>
      <w:r w:rsidRPr="00E77497">
        <w:t xml:space="preserve">Repeat, while </w:t>
      </w:r>
      <w:r w:rsidRPr="00E77497">
        <w:rPr>
          <w:i/>
        </w:rPr>
        <w:t>k</w:t>
      </w:r>
      <w:r w:rsidRPr="00E77497">
        <w:t xml:space="preserve"> &lt; </w:t>
      </w:r>
      <w:r w:rsidRPr="00E77497">
        <w:rPr>
          <w:i/>
        </w:rPr>
        <w:t>final</w:t>
      </w:r>
    </w:p>
    <w:p w:rsidR="00260FF1" w:rsidRPr="00E77497" w:rsidRDefault="00260FF1" w:rsidP="00260FF1">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rsidR="00260FF1" w:rsidRPr="00E77497" w:rsidRDefault="00260FF1" w:rsidP="00260FF1">
      <w:pPr>
        <w:pStyle w:val="Alg4"/>
        <w:numPr>
          <w:ilvl w:val="1"/>
          <w:numId w:val="1572"/>
        </w:numPr>
        <w:contextualSpacing/>
      </w:pPr>
      <w:r>
        <w:t>ReturnIfAbrupt(</w:t>
      </w:r>
      <w:r>
        <w:rPr>
          <w:i/>
        </w:rPr>
        <w:t>putStatus</w:t>
      </w:r>
      <w:r>
        <w:t>).</w:t>
      </w:r>
    </w:p>
    <w:p w:rsidR="00260FF1" w:rsidRPr="00E77497" w:rsidRDefault="00260FF1" w:rsidP="00260FF1">
      <w:pPr>
        <w:pStyle w:val="Alg4"/>
        <w:numPr>
          <w:ilvl w:val="1"/>
          <w:numId w:val="1572"/>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572"/>
        </w:numPr>
        <w:spacing w:after="220"/>
      </w:pPr>
      <w:r w:rsidRPr="00E77497">
        <w:t xml:space="preserve">Return </w:t>
      </w:r>
      <w:r>
        <w:rPr>
          <w:i/>
        </w:rPr>
        <w:t>O</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rsidR="00260FF1" w:rsidRPr="00E77497" w:rsidRDefault="00260FF1" w:rsidP="00260FF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886" w:name="_Ref366080822"/>
      <w:r w:rsidRPr="00A00059">
        <w:t>Array.prototype.filter ( callbackfn [ , thisArg ] )</w:t>
      </w:r>
      <w:bookmarkEnd w:id="11886"/>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260FF1" w:rsidRPr="00E77497" w:rsidRDefault="00260FF1" w:rsidP="00260FF1">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8"/>
        </w:numPr>
      </w:pPr>
      <w:r>
        <w:lastRenderedPageBreak/>
        <w:t>ReturnIfAbrupt(</w:t>
      </w:r>
      <w:r>
        <w:rPr>
          <w:i/>
        </w:rPr>
        <w:t>O</w:t>
      </w:r>
      <w:r>
        <w:t>).</w:t>
      </w:r>
    </w:p>
    <w:p w:rsidR="00260FF1" w:rsidRPr="00E77497" w:rsidRDefault="00260FF1" w:rsidP="00260FF1">
      <w:pPr>
        <w:pStyle w:val="Alg4"/>
        <w:numPr>
          <w:ilvl w:val="0"/>
          <w:numId w:val="21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1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8"/>
        </w:numPr>
        <w:contextualSpacing/>
      </w:pPr>
      <w:r>
        <w:t>ReturnIfAbrupt(</w:t>
      </w:r>
      <w:r w:rsidRPr="00E77497">
        <w:rPr>
          <w:i/>
        </w:rPr>
        <w:t>len</w:t>
      </w:r>
      <w:r>
        <w:t>).</w:t>
      </w:r>
    </w:p>
    <w:p w:rsidR="00260FF1" w:rsidRPr="00E77497" w:rsidRDefault="00260FF1" w:rsidP="00260FF1">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Default="00260FF1" w:rsidP="00260FF1">
      <w:pPr>
        <w:pStyle w:val="Alg4"/>
        <w:numPr>
          <w:ilvl w:val="0"/>
          <w:numId w:val="218"/>
        </w:numPr>
      </w:pPr>
      <w:r>
        <w:t xml:space="preserve">Let </w:t>
      </w:r>
      <w:r>
        <w:rPr>
          <w:i/>
          <w:iCs/>
        </w:rPr>
        <w:t>A</w:t>
      </w:r>
      <w:r>
        <w:t xml:space="preserve"> be </w:t>
      </w:r>
      <w:r>
        <w:rPr>
          <w:b/>
          <w:bCs/>
        </w:rPr>
        <w:t>undefined</w:t>
      </w:r>
      <w:r>
        <w:t>.</w:t>
      </w:r>
    </w:p>
    <w:p w:rsidR="00260FF1" w:rsidRDefault="00260FF1" w:rsidP="00260FF1">
      <w:pPr>
        <w:pStyle w:val="Alg4"/>
        <w:numPr>
          <w:ilvl w:val="0"/>
          <w:numId w:val="218"/>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18"/>
        </w:numPr>
      </w:pPr>
      <w:r>
        <w:t>ReturnIfAbrupt(</w:t>
      </w:r>
      <w:r>
        <w:rPr>
          <w:i/>
        </w:rPr>
        <w:t>C</w:t>
      </w:r>
      <w:r>
        <w:t>).</w:t>
      </w:r>
    </w:p>
    <w:p w:rsidR="00AA4304" w:rsidRDefault="00AA4304" w:rsidP="00AA4304">
      <w:pPr>
        <w:pStyle w:val="Alg4"/>
        <w:numPr>
          <w:ilvl w:val="1"/>
          <w:numId w:val="218"/>
        </w:numPr>
        <w:rPr>
          <w:ins w:id="11887" w:author="Rev 19 Allen Wirfs-Brock" w:date="2013-09-11T14:54:00Z"/>
        </w:rPr>
      </w:pPr>
      <w:ins w:id="11888" w:author="Rev 19 Allen Wirfs-Brock" w:date="2013-09-11T14:54:00Z">
        <w:r>
          <w:t xml:space="preserve">If </w:t>
        </w:r>
        <w:r>
          <w:rPr>
            <w:i/>
          </w:rPr>
          <w:t>C</w:t>
        </w:r>
        <w:r>
          <w:t xml:space="preserve"> does not have a [[GlobalArray]] internal data property, then</w:t>
        </w:r>
      </w:ins>
    </w:p>
    <w:p w:rsidR="00260FF1" w:rsidRDefault="00260FF1" w:rsidP="006A78DC">
      <w:pPr>
        <w:pStyle w:val="Alg4"/>
        <w:numPr>
          <w:ilvl w:val="2"/>
          <w:numId w:val="218"/>
        </w:numPr>
      </w:pPr>
      <w:r>
        <w:t>If IsConstructor(</w:t>
      </w:r>
      <w:r w:rsidRPr="00924A5A">
        <w:rPr>
          <w:i/>
        </w:rPr>
        <w:t>C</w:t>
      </w:r>
      <w:r>
        <w:t xml:space="preserve">) is </w:t>
      </w:r>
      <w:r w:rsidRPr="00924A5A">
        <w:rPr>
          <w:b/>
        </w:rPr>
        <w:t>true</w:t>
      </w:r>
      <w:r>
        <w:t>, then</w:t>
      </w:r>
    </w:p>
    <w:p w:rsidR="00260FF1" w:rsidRDefault="00260FF1" w:rsidP="006A78DC">
      <w:pPr>
        <w:pStyle w:val="Alg4"/>
        <w:numPr>
          <w:ilvl w:val="3"/>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889"/>
      <w:r>
        <w:t xml:space="preserve">with an argument list containing the single item </w:t>
      </w:r>
      <w:r>
        <w:rPr>
          <w:iCs/>
        </w:rPr>
        <w:t>0</w:t>
      </w:r>
      <w:r>
        <w:t>.</w:t>
      </w:r>
      <w:commentRangeEnd w:id="11889"/>
      <w:r>
        <w:rPr>
          <w:rStyle w:val="CommentReference"/>
          <w:rFonts w:ascii="Arial" w:eastAsia="MS Mincho" w:hAnsi="Arial"/>
          <w:spacing w:val="0"/>
          <w:lang w:eastAsia="ja-JP"/>
        </w:rPr>
        <w:commentReference w:id="11889"/>
      </w:r>
    </w:p>
    <w:p w:rsidR="00260FF1" w:rsidRDefault="00260FF1" w:rsidP="00260FF1">
      <w:pPr>
        <w:pStyle w:val="Alg4"/>
        <w:numPr>
          <w:ilvl w:val="0"/>
          <w:numId w:val="218"/>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260FF1" w:rsidRDefault="00260FF1" w:rsidP="00260FF1">
      <w:pPr>
        <w:pStyle w:val="Alg4"/>
        <w:numPr>
          <w:ilvl w:val="0"/>
          <w:numId w:val="218"/>
        </w:numPr>
      </w:pPr>
      <w:r>
        <w:t>ReturnIfAbrupt(</w:t>
      </w:r>
      <w:r>
        <w:rPr>
          <w:i/>
        </w:rPr>
        <w:t>A</w:t>
      </w:r>
      <w:r>
        <w:t>).</w:t>
      </w:r>
    </w:p>
    <w:p w:rsidR="00260FF1" w:rsidRPr="00E77497" w:rsidRDefault="00260FF1" w:rsidP="00260FF1">
      <w:pPr>
        <w:pStyle w:val="Alg4"/>
        <w:numPr>
          <w:ilvl w:val="0"/>
          <w:numId w:val="218"/>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8"/>
        </w:numPr>
      </w:pPr>
      <w:r w:rsidRPr="00E77497">
        <w:t xml:space="preserve">Let </w:t>
      </w:r>
      <w:r w:rsidRPr="00E77497">
        <w:rPr>
          <w:i/>
        </w:rPr>
        <w:t>to</w:t>
      </w:r>
      <w:r w:rsidRPr="00E77497">
        <w:t xml:space="preserve"> be 0.</w:t>
      </w:r>
    </w:p>
    <w:p w:rsidR="00260FF1" w:rsidRPr="00E77497" w:rsidRDefault="00260FF1" w:rsidP="00260FF1">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8"/>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8"/>
        </w:numPr>
        <w:tabs>
          <w:tab w:val="left" w:pos="720"/>
        </w:tabs>
      </w:pPr>
      <w:r>
        <w:t>ReturnIfAbrupt(</w:t>
      </w:r>
      <w:r>
        <w:rPr>
          <w:i/>
          <w:iCs/>
        </w:rPr>
        <w:t>kPresent</w:t>
      </w:r>
      <w:r>
        <w:t>).</w:t>
      </w:r>
    </w:p>
    <w:p w:rsidR="00260FF1" w:rsidRPr="00E77497" w:rsidRDefault="00260FF1" w:rsidP="00260FF1">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8"/>
        </w:numPr>
        <w:contextualSpacing/>
      </w:pPr>
      <w:r>
        <w:t>ReturnIfAbrupt(</w:t>
      </w:r>
      <w:r>
        <w:rPr>
          <w:i/>
        </w:rPr>
        <w:t>k</w:t>
      </w:r>
      <w:r w:rsidRPr="006A5E27">
        <w:rPr>
          <w:i/>
        </w:rPr>
        <w:t>Value</w:t>
      </w:r>
      <w:r>
        <w:t>).</w:t>
      </w:r>
    </w:p>
    <w:p w:rsidR="00260FF1" w:rsidRPr="00E77497" w:rsidRDefault="00260FF1" w:rsidP="00260FF1">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8"/>
        </w:numPr>
        <w:contextualSpacing/>
      </w:pPr>
      <w:r>
        <w:t>ReturnIfAbrupt(</w:t>
      </w:r>
      <w:r>
        <w:rPr>
          <w:i/>
        </w:rPr>
        <w:t>selected</w:t>
      </w:r>
      <w:r>
        <w:t>).</w:t>
      </w:r>
    </w:p>
    <w:p w:rsidR="00260FF1" w:rsidRPr="00E77497" w:rsidRDefault="00260FF1" w:rsidP="00260FF1">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rsidR="00260FF1" w:rsidRPr="00E77497" w:rsidRDefault="00260FF1" w:rsidP="00260FF1">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w:t>
      </w:r>
      <w:r>
        <w:t xml:space="preserve"> and</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3"/>
          <w:numId w:val="218"/>
        </w:numPr>
      </w:pPr>
      <w:r w:rsidRPr="00E77497">
        <w:t xml:space="preserve">Increase </w:t>
      </w:r>
      <w:r w:rsidRPr="00E77497">
        <w:rPr>
          <w:i/>
        </w:rPr>
        <w:t>to</w:t>
      </w:r>
      <w:r w:rsidRPr="00E77497">
        <w:t xml:space="preserve"> by 1.</w:t>
      </w:r>
    </w:p>
    <w:p w:rsidR="00260FF1" w:rsidRPr="00E77497" w:rsidRDefault="00260FF1" w:rsidP="00260FF1">
      <w:pPr>
        <w:pStyle w:val="Alg4"/>
        <w:numPr>
          <w:ilvl w:val="1"/>
          <w:numId w:val="218"/>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8"/>
        </w:numPr>
        <w:spacing w:after="120"/>
      </w:pPr>
      <w:r w:rsidRPr="00E77497">
        <w:t xml:space="preserve">Return </w:t>
      </w:r>
      <w:r w:rsidRPr="00E77497">
        <w:rPr>
          <w:i/>
        </w:rPr>
        <w:t>A</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890" w:name="_Ref366080839"/>
      <w:r w:rsidRPr="00E77497">
        <w:t>Array.prototype.</w:t>
      </w:r>
      <w:r>
        <w:t>find</w:t>
      </w:r>
      <w:r w:rsidRPr="00E77497">
        <w:t xml:space="preserve"> ( </w:t>
      </w:r>
      <w:r>
        <w:t>predicate</w:t>
      </w:r>
      <w:r w:rsidRPr="00E77497">
        <w:t xml:space="preserve"> , thisArg </w:t>
      </w:r>
      <w:r>
        <w:t>= undefined</w:t>
      </w:r>
      <w:r w:rsidRPr="00E77497">
        <w:t xml:space="preserve"> )</w:t>
      </w:r>
      <w:bookmarkEnd w:id="11890"/>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260FF1" w:rsidRPr="00E77497" w:rsidRDefault="00260FF1" w:rsidP="00260FF1">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260FF1" w:rsidRPr="00E77497" w:rsidRDefault="00260FF1" w:rsidP="00260FF1">
      <w:r w:rsidRPr="00E77497">
        <w:lastRenderedPageBreak/>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rsidR="00260FF1" w:rsidRPr="00E77497" w:rsidRDefault="00260FF1" w:rsidP="00260FF1">
      <w:r w:rsidRPr="00E77497">
        <w:t xml:space="preserve">When the </w:t>
      </w:r>
      <w:r>
        <w:rPr>
          <w:rFonts w:ascii="Courier New" w:hAnsi="Courier New" w:cs="Courier New"/>
          <w:b/>
        </w:rPr>
        <w:t>find</w:t>
      </w:r>
      <w:r w:rsidRPr="00E77497">
        <w:t xml:space="preserve"> method is called with one or two arguments, the following steps are taken:</w:t>
      </w:r>
    </w:p>
    <w:p w:rsidR="00260FF1" w:rsidRPr="00E77497" w:rsidRDefault="00260FF1" w:rsidP="00260FF1">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1389"/>
        </w:numPr>
      </w:pPr>
      <w:r>
        <w:t>ReturnIfAbrupt(</w:t>
      </w:r>
      <w:r>
        <w:rPr>
          <w:i/>
        </w:rPr>
        <w:t>O</w:t>
      </w:r>
      <w:r>
        <w:t>).</w:t>
      </w:r>
    </w:p>
    <w:p w:rsidR="00260FF1" w:rsidRPr="00E77497" w:rsidRDefault="00260FF1" w:rsidP="00260FF1">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38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rsidR="00260FF1" w:rsidRPr="00E77497" w:rsidRDefault="00260FF1" w:rsidP="00260FF1">
      <w:pPr>
        <w:pStyle w:val="Alg4"/>
        <w:numPr>
          <w:ilvl w:val="0"/>
          <w:numId w:val="1389"/>
        </w:numPr>
        <w:contextualSpacing/>
      </w:pPr>
      <w:r>
        <w:t>ReturnIfAbrupt(</w:t>
      </w:r>
      <w:r w:rsidRPr="00E77497">
        <w:rPr>
          <w:i/>
        </w:rPr>
        <w:t>len</w:t>
      </w:r>
      <w:r>
        <w:t>).</w:t>
      </w:r>
    </w:p>
    <w:p w:rsidR="00260FF1" w:rsidRPr="00E77497" w:rsidRDefault="00260FF1" w:rsidP="00260FF1">
      <w:pPr>
        <w:pStyle w:val="Alg4"/>
        <w:numPr>
          <w:ilvl w:val="0"/>
          <w:numId w:val="1389"/>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1389"/>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1389"/>
        </w:numPr>
        <w:tabs>
          <w:tab w:val="left" w:pos="720"/>
        </w:tabs>
      </w:pPr>
      <w:r>
        <w:t>ReturnIfAbrupt(</w:t>
      </w:r>
      <w:r>
        <w:rPr>
          <w:i/>
          <w:iCs/>
        </w:rPr>
        <w:t>kPresent</w:t>
      </w:r>
      <w:r>
        <w:t>).</w:t>
      </w:r>
    </w:p>
    <w:p w:rsidR="00260FF1" w:rsidRPr="00E77497" w:rsidRDefault="00260FF1" w:rsidP="00260FF1">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1389"/>
        </w:numPr>
        <w:contextualSpacing/>
      </w:pPr>
      <w:r>
        <w:t>ReturnIfAbrupt(</w:t>
      </w:r>
      <w:r>
        <w:rPr>
          <w:i/>
        </w:rPr>
        <w:t>kValue</w:t>
      </w:r>
      <w:r>
        <w:t>).</w:t>
      </w:r>
    </w:p>
    <w:p w:rsidR="00260FF1" w:rsidRPr="00E77497" w:rsidRDefault="00260FF1" w:rsidP="00260FF1">
      <w:pPr>
        <w:pStyle w:val="Alg4"/>
        <w:numPr>
          <w:ilvl w:val="2"/>
          <w:numId w:val="1389"/>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1389"/>
        </w:numPr>
        <w:contextualSpacing/>
      </w:pPr>
      <w:r>
        <w:t>ReturnIfAbrupt(</w:t>
      </w:r>
      <w:r>
        <w:rPr>
          <w:i/>
        </w:rPr>
        <w:t>testResult</w:t>
      </w:r>
      <w:r>
        <w:t>).</w:t>
      </w:r>
    </w:p>
    <w:p w:rsidR="00260FF1" w:rsidRPr="00E77497" w:rsidRDefault="00260FF1" w:rsidP="00260FF1">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rsidR="00260FF1" w:rsidRPr="00E77497" w:rsidRDefault="00260FF1" w:rsidP="00260FF1">
      <w:pPr>
        <w:pStyle w:val="Alg4"/>
        <w:numPr>
          <w:ilvl w:val="1"/>
          <w:numId w:val="1389"/>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389"/>
        </w:numPr>
        <w:spacing w:after="120"/>
      </w:pPr>
      <w:r w:rsidRPr="00E77497">
        <w:t xml:space="preserve">Return </w:t>
      </w:r>
      <w:r>
        <w:rPr>
          <w:b/>
        </w:rPr>
        <w:t>undefined</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891" w:name="_Ref366080849"/>
      <w:r w:rsidRPr="00E77497">
        <w:t>Array.prototype.</w:t>
      </w:r>
      <w:r>
        <w:t>findIndex</w:t>
      </w:r>
      <w:r w:rsidRPr="00E77497">
        <w:t xml:space="preserve"> ( </w:t>
      </w:r>
      <w:r>
        <w:t>predicate</w:t>
      </w:r>
      <w:r w:rsidRPr="00E77497">
        <w:t xml:space="preserve"> , thisArg </w:t>
      </w:r>
      <w:r>
        <w:t>= undefined</w:t>
      </w:r>
      <w:r w:rsidRPr="00E77497">
        <w:t xml:space="preserve"> )</w:t>
      </w:r>
      <w:bookmarkEnd w:id="11891"/>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260FF1" w:rsidRPr="00E77497" w:rsidRDefault="00260FF1" w:rsidP="00260FF1">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260FF1" w:rsidRPr="00E77497" w:rsidRDefault="00260FF1" w:rsidP="00260FF1">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rsidR="00260FF1" w:rsidRPr="00E77497" w:rsidRDefault="00260FF1" w:rsidP="00260FF1">
      <w:r w:rsidRPr="00E77497">
        <w:t xml:space="preserve">When the </w:t>
      </w:r>
      <w:r>
        <w:rPr>
          <w:rFonts w:ascii="Courier New" w:hAnsi="Courier New" w:cs="Courier New"/>
          <w:b/>
        </w:rPr>
        <w:t>findIndex</w:t>
      </w:r>
      <w:r w:rsidRPr="00E77497">
        <w:t xml:space="preserve"> method is called with one or two arguments, the following steps are taken:</w:t>
      </w:r>
    </w:p>
    <w:p w:rsidR="00260FF1" w:rsidRPr="00E77497" w:rsidRDefault="00260FF1" w:rsidP="00260FF1">
      <w:pPr>
        <w:pStyle w:val="Alg4"/>
        <w:numPr>
          <w:ilvl w:val="0"/>
          <w:numId w:val="1390"/>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1390"/>
        </w:numPr>
      </w:pPr>
      <w:r>
        <w:t>ReturnIfAbrupt(</w:t>
      </w:r>
      <w:r>
        <w:rPr>
          <w:i/>
        </w:rPr>
        <w:t>O</w:t>
      </w:r>
      <w:r>
        <w:t>).</w:t>
      </w:r>
    </w:p>
    <w:p w:rsidR="00260FF1" w:rsidRPr="00E77497" w:rsidRDefault="00260FF1" w:rsidP="00260FF1">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39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rsidR="00260FF1" w:rsidRPr="00E77497" w:rsidRDefault="00260FF1" w:rsidP="00260FF1">
      <w:pPr>
        <w:pStyle w:val="Alg4"/>
        <w:numPr>
          <w:ilvl w:val="0"/>
          <w:numId w:val="1390"/>
        </w:numPr>
        <w:contextualSpacing/>
      </w:pPr>
      <w:r>
        <w:t>ReturnIfAbrupt(</w:t>
      </w:r>
      <w:r w:rsidRPr="00E77497">
        <w:rPr>
          <w:i/>
        </w:rPr>
        <w:t>len</w:t>
      </w:r>
      <w:r>
        <w:t>).</w:t>
      </w:r>
    </w:p>
    <w:p w:rsidR="00260FF1" w:rsidRPr="00E77497" w:rsidRDefault="00260FF1" w:rsidP="00260FF1">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1390"/>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1390"/>
        </w:numPr>
        <w:tabs>
          <w:tab w:val="left" w:pos="720"/>
        </w:tabs>
      </w:pPr>
      <w:r>
        <w:t>ReturnIfAbrupt(</w:t>
      </w:r>
      <w:r>
        <w:rPr>
          <w:i/>
          <w:iCs/>
        </w:rPr>
        <w:t>kPresent</w:t>
      </w:r>
      <w:r>
        <w:t>).</w:t>
      </w:r>
    </w:p>
    <w:p w:rsidR="00260FF1" w:rsidRPr="00E77497" w:rsidRDefault="00260FF1" w:rsidP="00260FF1">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1390"/>
        </w:numPr>
        <w:contextualSpacing/>
      </w:pPr>
      <w:r>
        <w:t>ReturnIfAbrupt(</w:t>
      </w:r>
      <w:r>
        <w:rPr>
          <w:i/>
        </w:rPr>
        <w:t>kValue</w:t>
      </w:r>
      <w:r>
        <w:t>).</w:t>
      </w:r>
    </w:p>
    <w:p w:rsidR="00260FF1" w:rsidRPr="00E77497" w:rsidRDefault="00260FF1" w:rsidP="00260FF1">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1390"/>
        </w:numPr>
        <w:contextualSpacing/>
      </w:pPr>
      <w:r>
        <w:t>ReturnIfAbrupt(</w:t>
      </w:r>
      <w:r>
        <w:rPr>
          <w:i/>
        </w:rPr>
        <w:t>testResult</w:t>
      </w:r>
      <w:r>
        <w:t>).</w:t>
      </w:r>
    </w:p>
    <w:p w:rsidR="00260FF1" w:rsidRPr="00E77497" w:rsidRDefault="00260FF1" w:rsidP="00260FF1">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rsidR="00260FF1" w:rsidRPr="00E77497" w:rsidRDefault="00260FF1" w:rsidP="00260FF1">
      <w:pPr>
        <w:pStyle w:val="Alg4"/>
        <w:numPr>
          <w:ilvl w:val="1"/>
          <w:numId w:val="1390"/>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390"/>
        </w:numPr>
        <w:spacing w:after="120"/>
      </w:pPr>
      <w:r w:rsidRPr="00E77497">
        <w:t xml:space="preserve">Return </w:t>
      </w:r>
      <w:r>
        <w:rPr>
          <w:bCs/>
        </w:rPr>
        <w:t>-1</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892" w:name="_Ref366080862"/>
      <w:r w:rsidRPr="00E77497">
        <w:t>Array.prototype.forEach ( callbackfn [ , thisArg ] )</w:t>
      </w:r>
      <w:bookmarkEnd w:id="11892"/>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 </w:t>
      </w:r>
    </w:p>
    <w:p w:rsidR="00260FF1" w:rsidRPr="00E77497" w:rsidRDefault="00260FF1" w:rsidP="00260FF1">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260FF1" w:rsidRPr="00E77497" w:rsidRDefault="00260FF1" w:rsidP="00260FF1">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260FF1" w:rsidRPr="00E77497" w:rsidRDefault="00260FF1" w:rsidP="00260FF1">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824"/>
        </w:numPr>
      </w:pPr>
      <w:r>
        <w:t>ReturnIfAbrupt(</w:t>
      </w:r>
      <w:r>
        <w:rPr>
          <w:i/>
        </w:rPr>
        <w:t>O</w:t>
      </w:r>
      <w:r>
        <w:t>).</w:t>
      </w:r>
    </w:p>
    <w:p w:rsidR="00260FF1" w:rsidRPr="00E77497" w:rsidRDefault="00260FF1" w:rsidP="00260FF1">
      <w:pPr>
        <w:pStyle w:val="Alg4"/>
        <w:numPr>
          <w:ilvl w:val="0"/>
          <w:numId w:val="82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8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824"/>
        </w:numPr>
        <w:contextualSpacing/>
      </w:pPr>
      <w:r>
        <w:t>ReturnIfAbrupt(</w:t>
      </w:r>
      <w:r w:rsidRPr="00E77497">
        <w:rPr>
          <w:i/>
        </w:rPr>
        <w:t>len</w:t>
      </w:r>
      <w:r>
        <w:t>).</w:t>
      </w:r>
    </w:p>
    <w:p w:rsidR="00260FF1" w:rsidRPr="00E77497" w:rsidRDefault="00260FF1" w:rsidP="00260FF1">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824"/>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824"/>
        </w:numPr>
      </w:pPr>
      <w:r w:rsidRPr="00E77497">
        <w:lastRenderedPageBreak/>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824"/>
        </w:numPr>
        <w:tabs>
          <w:tab w:val="left" w:pos="720"/>
        </w:tabs>
      </w:pPr>
      <w:r>
        <w:t>ReturnIfAbrupt(</w:t>
      </w:r>
      <w:r>
        <w:rPr>
          <w:i/>
          <w:iCs/>
        </w:rPr>
        <w:t>kPresent</w:t>
      </w:r>
      <w:r>
        <w:t>).</w:t>
      </w:r>
    </w:p>
    <w:p w:rsidR="00260FF1" w:rsidRPr="00E77497" w:rsidRDefault="00260FF1" w:rsidP="00260FF1">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824"/>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824"/>
        </w:numPr>
        <w:contextualSpacing/>
      </w:pPr>
      <w:r>
        <w:t>ReturnIfAbrupt(</w:t>
      </w:r>
      <w:r>
        <w:rPr>
          <w:i/>
        </w:rPr>
        <w:t>kValue</w:t>
      </w:r>
      <w:r>
        <w:t>).</w:t>
      </w:r>
    </w:p>
    <w:p w:rsidR="00260FF1" w:rsidRPr="00E77497" w:rsidRDefault="00260FF1" w:rsidP="00260FF1">
      <w:pPr>
        <w:pStyle w:val="Alg4"/>
        <w:numPr>
          <w:ilvl w:val="2"/>
          <w:numId w:val="82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824"/>
        </w:numPr>
        <w:contextualSpacing/>
      </w:pPr>
      <w:r>
        <w:t>ReturnIfAbrupt(</w:t>
      </w:r>
      <w:r>
        <w:rPr>
          <w:i/>
        </w:rPr>
        <w:t>funcResult</w:t>
      </w:r>
      <w:r>
        <w:t>).</w:t>
      </w:r>
    </w:p>
    <w:p w:rsidR="00260FF1" w:rsidRPr="00E77497" w:rsidRDefault="00260FF1" w:rsidP="00260FF1">
      <w:pPr>
        <w:pStyle w:val="Alg4"/>
        <w:numPr>
          <w:ilvl w:val="1"/>
          <w:numId w:val="824"/>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824"/>
        </w:numPr>
        <w:spacing w:after="120"/>
      </w:pPr>
      <w:r w:rsidRPr="00E77497">
        <w:t xml:space="preserve">Return </w:t>
      </w:r>
      <w:r w:rsidRPr="00E77497">
        <w:rPr>
          <w:b/>
        </w:rPr>
        <w:t>undefined</w:t>
      </w:r>
      <w:r w:rsidRPr="00E77497">
        <w:t>.</w:t>
      </w:r>
    </w:p>
    <w:p w:rsidR="00260FF1" w:rsidRPr="00E77497" w:rsidRDefault="00260FF1" w:rsidP="00260FF1">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893" w:name="_Ref366080881"/>
      <w:r w:rsidRPr="00E77497">
        <w:t>Array.prototype.indexOf ( searchElement [ , fromIndex ] )</w:t>
      </w:r>
      <w:bookmarkEnd w:id="11893"/>
    </w:p>
    <w:p w:rsidR="00260FF1" w:rsidRPr="00E77497" w:rsidRDefault="00260FF1" w:rsidP="00260FF1">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_Ref366084084 \r \h </w:instrText>
      </w:r>
      <w:r w:rsidR="00386020">
        <w:fldChar w:fldCharType="separate"/>
      </w:r>
      <w:r w:rsidR="00460CAC">
        <w:t>7.2.10</w:t>
      </w:r>
      <w:r w:rsidR="00386020">
        <w:fldChar w:fldCharType="end"/>
      </w:r>
      <w:r w:rsidRPr="00E77497">
        <w:t>), and if found at one or more positions, returns the index of the first such position; otherwise, -1 is returned.</w:t>
      </w:r>
    </w:p>
    <w:p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rsidR="00260FF1" w:rsidRPr="00E77497" w:rsidRDefault="00260FF1" w:rsidP="00260FF1">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rsidR="00260FF1" w:rsidRPr="00E77497" w:rsidRDefault="00260FF1" w:rsidP="00260FF1">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391"/>
        </w:numPr>
      </w:pPr>
      <w:r>
        <w:t>ReturnIfAbrupt(</w:t>
      </w:r>
      <w:r>
        <w:rPr>
          <w:i/>
        </w:rPr>
        <w:t>O</w:t>
      </w:r>
      <w:r>
        <w:t>).</w:t>
      </w:r>
    </w:p>
    <w:p w:rsidR="00260FF1" w:rsidRPr="00E77497" w:rsidRDefault="00260FF1" w:rsidP="00260FF1">
      <w:pPr>
        <w:pStyle w:val="Alg4"/>
        <w:numPr>
          <w:ilvl w:val="0"/>
          <w:numId w:val="391"/>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391"/>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391"/>
        </w:numPr>
        <w:contextualSpacing/>
      </w:pPr>
      <w:r>
        <w:t>ReturnIfAbrupt(</w:t>
      </w:r>
      <w:r w:rsidRPr="00E77497">
        <w:rPr>
          <w:i/>
        </w:rPr>
        <w:t>len</w:t>
      </w:r>
      <w:r>
        <w:t>).</w:t>
      </w:r>
    </w:p>
    <w:p w:rsidR="00260FF1" w:rsidRPr="00E77497" w:rsidRDefault="00260FF1" w:rsidP="00260FF1">
      <w:pPr>
        <w:pStyle w:val="Alg4"/>
        <w:numPr>
          <w:ilvl w:val="0"/>
          <w:numId w:val="391"/>
        </w:numPr>
      </w:pPr>
      <w:r w:rsidRPr="00E77497">
        <w:t xml:space="preserve">If </w:t>
      </w:r>
      <w:r w:rsidRPr="00E77497">
        <w:rPr>
          <w:i/>
        </w:rPr>
        <w:t>len</w:t>
      </w:r>
      <w:r w:rsidRPr="00E77497">
        <w:t xml:space="preserve"> is 0, return -1.</w:t>
      </w:r>
    </w:p>
    <w:p w:rsidR="00260FF1" w:rsidRPr="00E77497" w:rsidRDefault="00260FF1" w:rsidP="00260FF1">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rsidR="00260FF1" w:rsidRPr="00E77497" w:rsidRDefault="00260FF1" w:rsidP="00260FF1">
      <w:pPr>
        <w:pStyle w:val="Alg4"/>
        <w:numPr>
          <w:ilvl w:val="0"/>
          <w:numId w:val="391"/>
        </w:numPr>
        <w:contextualSpacing/>
      </w:pPr>
      <w:r>
        <w:t>ReturnIfAbrupt(</w:t>
      </w:r>
      <w:r>
        <w:rPr>
          <w:i/>
        </w:rPr>
        <w:t>n</w:t>
      </w:r>
      <w:r>
        <w:t>).</w:t>
      </w:r>
    </w:p>
    <w:p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0, then </w:t>
      </w:r>
    </w:p>
    <w:p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rsidR="00260FF1" w:rsidRPr="00E77497" w:rsidRDefault="00260FF1" w:rsidP="00260FF1">
      <w:pPr>
        <w:pStyle w:val="Alg4"/>
        <w:numPr>
          <w:ilvl w:val="0"/>
          <w:numId w:val="391"/>
        </w:numPr>
      </w:pPr>
      <w:r w:rsidRPr="00E77497">
        <w:t xml:space="preserve">Else </w:t>
      </w:r>
      <w:r w:rsidRPr="00E77497">
        <w:rPr>
          <w:i/>
        </w:rPr>
        <w:t>n</w:t>
      </w:r>
      <w:r w:rsidRPr="00E77497">
        <w:t>&lt;0,</w:t>
      </w:r>
    </w:p>
    <w:p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rsidR="00260FF1" w:rsidRPr="00E77497" w:rsidRDefault="00260FF1" w:rsidP="00260FF1">
      <w:pPr>
        <w:pStyle w:val="Alg4"/>
        <w:numPr>
          <w:ilvl w:val="1"/>
          <w:numId w:val="391"/>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rsidR="00260FF1" w:rsidRPr="00E77497" w:rsidRDefault="00260FF1" w:rsidP="00260FF1">
      <w:pPr>
        <w:pStyle w:val="Alg4"/>
        <w:numPr>
          <w:ilvl w:val="0"/>
          <w:numId w:val="391"/>
        </w:numPr>
      </w:pPr>
      <w:r w:rsidRPr="00E77497">
        <w:t xml:space="preserve">Repeat, while </w:t>
      </w:r>
      <w:r w:rsidRPr="00E77497">
        <w:rPr>
          <w:i/>
        </w:rPr>
        <w:t>k</w:t>
      </w:r>
      <w:r w:rsidRPr="00E77497">
        <w:t>&lt;</w:t>
      </w:r>
      <w:r w:rsidRPr="00E77497">
        <w:rPr>
          <w:i/>
        </w:rPr>
        <w:t>len</w:t>
      </w:r>
    </w:p>
    <w:p w:rsidR="00260FF1" w:rsidRPr="00E77497" w:rsidRDefault="00260FF1" w:rsidP="00260FF1">
      <w:pPr>
        <w:pStyle w:val="Alg4"/>
        <w:numPr>
          <w:ilvl w:val="1"/>
          <w:numId w:val="391"/>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rsidR="00260FF1" w:rsidRDefault="00260FF1" w:rsidP="00260FF1">
      <w:pPr>
        <w:pStyle w:val="Alg3"/>
        <w:numPr>
          <w:ilvl w:val="1"/>
          <w:numId w:val="391"/>
        </w:numPr>
        <w:tabs>
          <w:tab w:val="left" w:pos="720"/>
        </w:tabs>
      </w:pPr>
      <w:r>
        <w:t>ReturnIfAbrupt(</w:t>
      </w:r>
      <w:r>
        <w:rPr>
          <w:i/>
          <w:iCs/>
        </w:rPr>
        <w:t>kPresent</w:t>
      </w:r>
      <w:r>
        <w:t>).</w:t>
      </w:r>
    </w:p>
    <w:p w:rsidR="00260FF1" w:rsidRPr="00E77497" w:rsidRDefault="00260FF1" w:rsidP="00260FF1">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391"/>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2"/>
          <w:numId w:val="391"/>
        </w:numPr>
        <w:contextualSpacing/>
      </w:pPr>
      <w:r>
        <w:t>ReturnIfAbrupt(</w:t>
      </w:r>
      <w:r>
        <w:rPr>
          <w:i/>
        </w:rPr>
        <w:t>elementK</w:t>
      </w:r>
      <w:r>
        <w:t>).</w:t>
      </w:r>
    </w:p>
    <w:p w:rsidR="00260FF1" w:rsidRPr="00E77497" w:rsidRDefault="00260FF1" w:rsidP="00260FF1">
      <w:pPr>
        <w:pStyle w:val="Alg4"/>
        <w:numPr>
          <w:ilvl w:val="2"/>
          <w:numId w:val="391"/>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rsidR="00260FF1" w:rsidRPr="00E77497" w:rsidRDefault="00260FF1" w:rsidP="00260FF1">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260FF1" w:rsidRPr="00E77497" w:rsidRDefault="00260FF1" w:rsidP="00260FF1">
      <w:pPr>
        <w:pStyle w:val="Alg4"/>
        <w:numPr>
          <w:ilvl w:val="1"/>
          <w:numId w:val="391"/>
        </w:numPr>
      </w:pPr>
      <w:r w:rsidRPr="00E77497">
        <w:t xml:space="preserve">Increase </w:t>
      </w:r>
      <w:r w:rsidRPr="00E77497">
        <w:rPr>
          <w:i/>
        </w:rPr>
        <w:t xml:space="preserve">k </w:t>
      </w:r>
      <w:r w:rsidRPr="00E77497">
        <w:t>by 1.</w:t>
      </w:r>
    </w:p>
    <w:p w:rsidR="00260FF1" w:rsidRPr="00E77497" w:rsidRDefault="00260FF1" w:rsidP="00260FF1">
      <w:pPr>
        <w:pStyle w:val="Alg4"/>
        <w:numPr>
          <w:ilvl w:val="0"/>
          <w:numId w:val="391"/>
        </w:numPr>
        <w:spacing w:after="120"/>
      </w:pPr>
      <w:r w:rsidRPr="00E77497">
        <w:t>Return -1.</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894" w:name="_Ref366080893"/>
      <w:r w:rsidRPr="00E77497">
        <w:lastRenderedPageBreak/>
        <w:t>Array.prototype.join (separator)</w:t>
      </w:r>
      <w:bookmarkEnd w:id="11894"/>
    </w:p>
    <w:p w:rsidR="00260FF1" w:rsidRPr="00E77497" w:rsidRDefault="00260FF1" w:rsidP="00260FF1">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rsidR="00260FF1" w:rsidRPr="00E77497" w:rsidRDefault="00260FF1" w:rsidP="00260FF1">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rsidR="00260FF1" w:rsidRPr="00E77497" w:rsidRDefault="00260FF1" w:rsidP="00260FF1">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3"/>
        </w:numPr>
      </w:pPr>
      <w:r>
        <w:t>ReturnIfAbrupt(</w:t>
      </w:r>
      <w:r>
        <w:rPr>
          <w:i/>
        </w:rPr>
        <w:t>O</w:t>
      </w:r>
      <w:r>
        <w:t>).</w:t>
      </w:r>
    </w:p>
    <w:p w:rsidR="00260FF1" w:rsidRPr="00E77497" w:rsidRDefault="00260FF1" w:rsidP="00260FF1">
      <w:pPr>
        <w:pStyle w:val="Alg4"/>
        <w:numPr>
          <w:ilvl w:val="0"/>
          <w:numId w:val="20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0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203"/>
        </w:numPr>
        <w:contextualSpacing/>
      </w:pPr>
      <w:r>
        <w:t>ReturnIfAbrupt(</w:t>
      </w:r>
      <w:r w:rsidRPr="00E77497">
        <w:rPr>
          <w:i/>
        </w:rPr>
        <w:t>len</w:t>
      </w:r>
      <w:r>
        <w:t>).</w:t>
      </w:r>
    </w:p>
    <w:p w:rsidR="00260FF1" w:rsidRPr="00E77497" w:rsidRDefault="00260FF1" w:rsidP="00260FF1">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rsidR="00260FF1" w:rsidRPr="00E77497" w:rsidRDefault="00260FF1" w:rsidP="00260FF1">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rsidR="00260FF1" w:rsidRPr="00E77497" w:rsidRDefault="00260FF1" w:rsidP="00260FF1">
      <w:pPr>
        <w:pStyle w:val="Alg4"/>
        <w:numPr>
          <w:ilvl w:val="0"/>
          <w:numId w:val="203"/>
        </w:numPr>
      </w:pPr>
      <w:r w:rsidRPr="00E77497">
        <w:t xml:space="preserve">If </w:t>
      </w:r>
      <w:r w:rsidRPr="00E77497">
        <w:rPr>
          <w:i/>
        </w:rPr>
        <w:t>len</w:t>
      </w:r>
      <w:r w:rsidRPr="00E77497">
        <w:t xml:space="preserve"> is zero, return the empty String.</w:t>
      </w:r>
    </w:p>
    <w:p w:rsidR="00260FF1" w:rsidRPr="00E77497" w:rsidRDefault="00260FF1" w:rsidP="00260FF1">
      <w:pPr>
        <w:pStyle w:val="Alg4"/>
        <w:numPr>
          <w:ilvl w:val="0"/>
          <w:numId w:val="20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rsidR="00260FF1" w:rsidRPr="00E77497" w:rsidRDefault="00260FF1" w:rsidP="00260FF1">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rsidR="00260FF1" w:rsidRPr="00E77497" w:rsidRDefault="00260FF1" w:rsidP="00260FF1">
      <w:pPr>
        <w:pStyle w:val="Alg4"/>
        <w:numPr>
          <w:ilvl w:val="0"/>
          <w:numId w:val="203"/>
        </w:numPr>
        <w:contextualSpacing/>
      </w:pPr>
      <w:r>
        <w:t>ReturnIfAbrupt(</w:t>
      </w:r>
      <w:r>
        <w:rPr>
          <w:i/>
        </w:rPr>
        <w:t>R</w:t>
      </w:r>
      <w:r>
        <w:t>).</w:t>
      </w:r>
    </w:p>
    <w:p w:rsidR="00260FF1" w:rsidRPr="00E77497" w:rsidRDefault="00260FF1" w:rsidP="00260FF1">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260FF1" w:rsidRPr="00E77497" w:rsidRDefault="00260FF1" w:rsidP="00260FF1">
      <w:pPr>
        <w:pStyle w:val="Alg4"/>
        <w:numPr>
          <w:ilvl w:val="0"/>
          <w:numId w:val="203"/>
        </w:numPr>
      </w:pPr>
      <w:r w:rsidRPr="00E77497">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rsidR="00260FF1" w:rsidRPr="00E77497" w:rsidRDefault="00260FF1" w:rsidP="00260FF1">
      <w:pPr>
        <w:pStyle w:val="Alg4"/>
        <w:numPr>
          <w:ilvl w:val="1"/>
          <w:numId w:val="203"/>
        </w:numPr>
      </w:pPr>
      <w:r w:rsidRPr="00E77497">
        <w:t xml:space="preserve">Let </w:t>
      </w:r>
      <w:r w:rsidRPr="00E77497">
        <w:rPr>
          <w:i/>
        </w:rPr>
        <w:t>element</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rsidR="00260FF1" w:rsidRPr="00E77497" w:rsidRDefault="00260FF1" w:rsidP="00260FF1">
      <w:pPr>
        <w:pStyle w:val="Alg4"/>
        <w:numPr>
          <w:ilvl w:val="1"/>
          <w:numId w:val="203"/>
        </w:numPr>
        <w:contextualSpacing/>
      </w:pPr>
      <w:r>
        <w:t>ReturnIfAbrupt(</w:t>
      </w:r>
      <w:r>
        <w:rPr>
          <w:i/>
        </w:rPr>
        <w:t>next</w:t>
      </w:r>
      <w:r>
        <w:t>).</w:t>
      </w:r>
    </w:p>
    <w:p w:rsidR="00260FF1" w:rsidRPr="00E77497" w:rsidRDefault="00260FF1" w:rsidP="00260FF1">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rsidR="00260FF1" w:rsidRPr="00E77497" w:rsidRDefault="00260FF1" w:rsidP="00260FF1">
      <w:pPr>
        <w:pStyle w:val="Alg4"/>
        <w:numPr>
          <w:ilvl w:val="1"/>
          <w:numId w:val="203"/>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03"/>
        </w:numPr>
        <w:spacing w:after="220"/>
      </w:pPr>
      <w:r w:rsidRPr="00E77497">
        <w:t xml:space="preserve">Return </w:t>
      </w:r>
      <w:r w:rsidRPr="00E77497">
        <w:rPr>
          <w:i/>
        </w:rPr>
        <w:t>R</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895" w:name="_Ref366080451"/>
      <w:r w:rsidRPr="00714C7E">
        <w:t>Array.prototype.keys ( )</w:t>
      </w:r>
      <w:bookmarkEnd w:id="11895"/>
    </w:p>
    <w:p w:rsidR="00260FF1" w:rsidRPr="00E77497" w:rsidRDefault="00260FF1" w:rsidP="00260FF1">
      <w:r w:rsidRPr="00E77497">
        <w:t>The following steps are taken:</w:t>
      </w:r>
    </w:p>
    <w:p w:rsidR="00260FF1" w:rsidRPr="00E77497" w:rsidRDefault="00260FF1" w:rsidP="00260FF1">
      <w:pPr>
        <w:pStyle w:val="Alg4"/>
        <w:numPr>
          <w:ilvl w:val="0"/>
          <w:numId w:val="1001"/>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60FF1" w:rsidRPr="00E77497" w:rsidRDefault="00260FF1" w:rsidP="00260FF1">
      <w:pPr>
        <w:pStyle w:val="Alg4"/>
        <w:numPr>
          <w:ilvl w:val="0"/>
          <w:numId w:val="1001"/>
        </w:numPr>
      </w:pPr>
      <w:r>
        <w:t>ReturnIfAbrupt(</w:t>
      </w:r>
      <w:r>
        <w:rPr>
          <w:i/>
        </w:rPr>
        <w:t>O</w:t>
      </w:r>
      <w:r>
        <w:t>).</w:t>
      </w:r>
    </w:p>
    <w:p w:rsidR="00260FF1" w:rsidRDefault="00260FF1" w:rsidP="00260FF1">
      <w:pPr>
        <w:pStyle w:val="Alg4"/>
        <w:numPr>
          <w:ilvl w:val="0"/>
          <w:numId w:val="1001"/>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w:t>
      </w:r>
      <w:r w:rsidRPr="00E77497">
        <w:rPr>
          <w:b/>
        </w:rPr>
        <w:t>"</w:t>
      </w:r>
      <w:r>
        <w:t>.</w:t>
      </w:r>
    </w:p>
    <w:p w:rsidR="00260FF1" w:rsidRDefault="00260FF1" w:rsidP="00260FF1">
      <w:pPr>
        <w:pStyle w:val="Heading4"/>
      </w:pPr>
      <w:bookmarkStart w:id="11896" w:name="_Ref366080475"/>
      <w:bookmarkStart w:id="11897" w:name="_Toc382291623"/>
      <w:bookmarkStart w:id="11898" w:name="_Toc385672297"/>
      <w:bookmarkStart w:id="11899" w:name="_Toc393690413"/>
      <w:bookmarkEnd w:id="11861"/>
      <w:bookmarkEnd w:id="11862"/>
      <w:bookmarkEnd w:id="11865"/>
      <w:bookmarkEnd w:id="11866"/>
      <w:r w:rsidRPr="004C0245">
        <w:t>Array.prototype.lastIndexOf ( searchElement [ , fromIndex ] )</w:t>
      </w:r>
      <w:bookmarkEnd w:id="11896"/>
    </w:p>
    <w:p w:rsidR="00260FF1" w:rsidRPr="00E77497" w:rsidRDefault="00260FF1" w:rsidP="00260FF1">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_Ref366084118 \r \h </w:instrText>
      </w:r>
      <w:r w:rsidR="00386020">
        <w:fldChar w:fldCharType="separate"/>
      </w:r>
      <w:r w:rsidR="00460CAC">
        <w:t>7.2.10</w:t>
      </w:r>
      <w:r w:rsidR="00386020">
        <w:fldChar w:fldCharType="end"/>
      </w:r>
      <w:r w:rsidRPr="00E77497">
        <w:t>), and if found at one or more positions, returns the index of the last such position; otherwise, -1 is returned.</w:t>
      </w:r>
    </w:p>
    <w:p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rsidR="00260FF1" w:rsidRPr="00E77497" w:rsidRDefault="00260FF1" w:rsidP="00260FF1">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rsidR="00260FF1" w:rsidRPr="00E77497" w:rsidRDefault="00260FF1" w:rsidP="00260FF1">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3"/>
        </w:numPr>
      </w:pPr>
      <w:r>
        <w:t>ReturnIfAbrupt(</w:t>
      </w:r>
      <w:r>
        <w:rPr>
          <w:i/>
        </w:rPr>
        <w:t>O</w:t>
      </w:r>
      <w:r>
        <w:t>).</w:t>
      </w:r>
    </w:p>
    <w:p w:rsidR="00260FF1" w:rsidRPr="00E77497" w:rsidRDefault="00260FF1" w:rsidP="00260FF1">
      <w:pPr>
        <w:pStyle w:val="Alg4"/>
        <w:numPr>
          <w:ilvl w:val="0"/>
          <w:numId w:val="213"/>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3"/>
        </w:numPr>
      </w:pPr>
      <w:r w:rsidRPr="00E77497">
        <w:lastRenderedPageBreak/>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3"/>
        </w:numPr>
        <w:contextualSpacing/>
      </w:pPr>
      <w:r>
        <w:t>ReturnIfAbrupt(</w:t>
      </w:r>
      <w:r w:rsidRPr="00E77497">
        <w:rPr>
          <w:i/>
        </w:rPr>
        <w:t>len</w:t>
      </w:r>
      <w:r>
        <w:t>).</w:t>
      </w:r>
    </w:p>
    <w:p w:rsidR="00260FF1" w:rsidRPr="00E77497" w:rsidRDefault="00260FF1" w:rsidP="00260FF1">
      <w:pPr>
        <w:pStyle w:val="Alg4"/>
        <w:numPr>
          <w:ilvl w:val="0"/>
          <w:numId w:val="213"/>
        </w:numPr>
      </w:pPr>
      <w:r w:rsidRPr="00E77497">
        <w:t xml:space="preserve">If </w:t>
      </w:r>
      <w:r w:rsidRPr="00E77497">
        <w:rPr>
          <w:i/>
        </w:rPr>
        <w:t>len</w:t>
      </w:r>
      <w:r w:rsidRPr="00E77497">
        <w:t xml:space="preserve"> is 0, return -1.</w:t>
      </w:r>
    </w:p>
    <w:p w:rsidR="00260FF1" w:rsidRPr="00E77497" w:rsidRDefault="00260FF1" w:rsidP="00260FF1">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rsidR="00260FF1" w:rsidRPr="00E77497" w:rsidRDefault="00260FF1" w:rsidP="00260FF1">
      <w:pPr>
        <w:pStyle w:val="Alg4"/>
        <w:numPr>
          <w:ilvl w:val="0"/>
          <w:numId w:val="213"/>
        </w:numPr>
        <w:contextualSpacing/>
      </w:pPr>
      <w:r>
        <w:t>ReturnIfAbrupt(</w:t>
      </w:r>
      <w:r>
        <w:rPr>
          <w:i/>
        </w:rPr>
        <w:t>n</w:t>
      </w:r>
      <w:r>
        <w:t>).</w:t>
      </w:r>
    </w:p>
    <w:p w:rsidR="00260FF1" w:rsidRPr="00E77497" w:rsidRDefault="00260FF1" w:rsidP="00260FF1">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rsidR="00260FF1" w:rsidRPr="00E77497" w:rsidRDefault="00260FF1" w:rsidP="00260FF1">
      <w:pPr>
        <w:pStyle w:val="Alg4"/>
        <w:numPr>
          <w:ilvl w:val="0"/>
          <w:numId w:val="213"/>
        </w:numPr>
      </w:pPr>
      <w:r w:rsidRPr="00E77497">
        <w:t xml:space="preserve">Else  </w:t>
      </w:r>
      <w:r w:rsidRPr="00E77497">
        <w:rPr>
          <w:i/>
        </w:rPr>
        <w:t>n</w:t>
      </w:r>
      <w:r w:rsidRPr="00E77497">
        <w:t xml:space="preserve"> &lt; 0,</w:t>
      </w:r>
    </w:p>
    <w:p w:rsidR="00260FF1" w:rsidRPr="00E77497" w:rsidRDefault="00260FF1" w:rsidP="00260FF1">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rsidR="00260FF1" w:rsidRPr="00E77497" w:rsidRDefault="00260FF1" w:rsidP="00260FF1">
      <w:pPr>
        <w:pStyle w:val="Alg4"/>
        <w:numPr>
          <w:ilvl w:val="0"/>
          <w:numId w:val="213"/>
        </w:numPr>
      </w:pPr>
      <w:r w:rsidRPr="00E77497">
        <w:t xml:space="preserve">Repeat, while </w:t>
      </w:r>
      <w:r w:rsidRPr="00E77497">
        <w:rPr>
          <w:i/>
        </w:rPr>
        <w:t>k</w:t>
      </w:r>
      <w:r w:rsidRPr="00E77497">
        <w:t xml:space="preserve">≥ </w:t>
      </w:r>
      <w:r w:rsidRPr="007177CB">
        <w:rPr>
          <w:iCs/>
        </w:rPr>
        <w:t>0</w:t>
      </w:r>
    </w:p>
    <w:p w:rsidR="00260FF1" w:rsidRPr="00E77497" w:rsidRDefault="00260FF1" w:rsidP="00260FF1">
      <w:pPr>
        <w:pStyle w:val="Alg4"/>
        <w:numPr>
          <w:ilvl w:val="1"/>
          <w:numId w:val="213"/>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rsidR="00260FF1" w:rsidRDefault="00260FF1" w:rsidP="00260FF1">
      <w:pPr>
        <w:pStyle w:val="Alg3"/>
        <w:numPr>
          <w:ilvl w:val="1"/>
          <w:numId w:val="213"/>
        </w:numPr>
        <w:tabs>
          <w:tab w:val="left" w:pos="720"/>
        </w:tabs>
      </w:pPr>
      <w:r>
        <w:t>ReturnIfAbrupt(</w:t>
      </w:r>
      <w:r>
        <w:rPr>
          <w:i/>
          <w:iCs/>
        </w:rPr>
        <w:t>kPresent</w:t>
      </w:r>
      <w:r>
        <w:t>).</w:t>
      </w:r>
    </w:p>
    <w:p w:rsidR="00260FF1" w:rsidRPr="00E77497" w:rsidRDefault="00260FF1" w:rsidP="00260FF1">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3"/>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2"/>
          <w:numId w:val="213"/>
        </w:numPr>
        <w:contextualSpacing/>
      </w:pPr>
      <w:r>
        <w:t>ReturnIfAbrupt(</w:t>
      </w:r>
      <w:r>
        <w:rPr>
          <w:i/>
        </w:rPr>
        <w:t>elementK</w:t>
      </w:r>
      <w:r>
        <w:t>).</w:t>
      </w:r>
    </w:p>
    <w:p w:rsidR="00260FF1" w:rsidRPr="00E77497" w:rsidRDefault="00260FF1" w:rsidP="00260FF1">
      <w:pPr>
        <w:pStyle w:val="Alg4"/>
        <w:numPr>
          <w:ilvl w:val="2"/>
          <w:numId w:val="213"/>
        </w:numPr>
      </w:pPr>
      <w:r w:rsidRPr="00E77497">
        <w:t xml:space="preserve">Let </w:t>
      </w:r>
      <w:r w:rsidRPr="00E77497">
        <w:rPr>
          <w:i/>
        </w:rPr>
        <w:t>same</w:t>
      </w:r>
      <w:r w:rsidRPr="00E77497">
        <w:t xml:space="preserve"> be the result of </w:t>
      </w:r>
      <w:r>
        <w:t>performing</w:t>
      </w:r>
      <w:r w:rsidRPr="00E77497">
        <w:t xml:space="preserve"> Strict Equality Comparison </w:t>
      </w:r>
      <w:r>
        <w:br/>
      </w:r>
      <w:r w:rsidRPr="00E77497">
        <w:rPr>
          <w:i/>
        </w:rPr>
        <w:t>searchElement</w:t>
      </w:r>
      <w:r w:rsidRPr="00E77497">
        <w:t xml:space="preserve"> </w:t>
      </w:r>
      <w:r>
        <w:t>===</w:t>
      </w:r>
      <w:r w:rsidRPr="00E77497">
        <w:t xml:space="preserve"> </w:t>
      </w:r>
      <w:r w:rsidRPr="00E77497">
        <w:rPr>
          <w:i/>
        </w:rPr>
        <w:t>elementK</w:t>
      </w:r>
      <w:r w:rsidRPr="00E77497">
        <w:t>.</w:t>
      </w:r>
    </w:p>
    <w:p w:rsidR="00260FF1" w:rsidRPr="00E77497" w:rsidRDefault="00260FF1" w:rsidP="00260FF1">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260FF1" w:rsidRPr="00E77497" w:rsidRDefault="00260FF1" w:rsidP="00260FF1">
      <w:pPr>
        <w:pStyle w:val="Alg4"/>
        <w:numPr>
          <w:ilvl w:val="1"/>
          <w:numId w:val="213"/>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13"/>
        </w:numPr>
        <w:spacing w:after="120"/>
      </w:pPr>
      <w:r w:rsidRPr="00E77497">
        <w:t>Return -1.</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A00059" w:rsidRDefault="00260FF1" w:rsidP="00260FF1">
      <w:pPr>
        <w:pStyle w:val="Heading4"/>
      </w:pPr>
      <w:bookmarkStart w:id="11900" w:name="_Ref366080925"/>
      <w:r w:rsidRPr="00A00059">
        <w:t>Array.prototype.map ( callbackfn [ , thisArg ] )</w:t>
      </w:r>
      <w:bookmarkEnd w:id="11900"/>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260FF1" w:rsidRPr="00E77497" w:rsidRDefault="00260FF1" w:rsidP="00260FF1">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7"/>
        </w:numPr>
      </w:pPr>
      <w:r>
        <w:t>ReturnIfAbrupt(</w:t>
      </w:r>
      <w:r>
        <w:rPr>
          <w:i/>
        </w:rPr>
        <w:t>O</w:t>
      </w:r>
      <w:r>
        <w:t>).</w:t>
      </w:r>
    </w:p>
    <w:p w:rsidR="00260FF1" w:rsidRPr="00E77497" w:rsidRDefault="00260FF1" w:rsidP="00260FF1">
      <w:pPr>
        <w:pStyle w:val="Alg4"/>
        <w:numPr>
          <w:ilvl w:val="0"/>
          <w:numId w:val="21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7"/>
        </w:numPr>
        <w:contextualSpacing/>
      </w:pPr>
      <w:r>
        <w:t>ReturnIfAbrupt(</w:t>
      </w:r>
      <w:r w:rsidRPr="00E77497">
        <w:rPr>
          <w:i/>
        </w:rPr>
        <w:t>len</w:t>
      </w:r>
      <w:r>
        <w:t>).</w:t>
      </w:r>
    </w:p>
    <w:p w:rsidR="00260FF1" w:rsidRPr="00E77497" w:rsidRDefault="00260FF1" w:rsidP="00260FF1">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Default="00260FF1" w:rsidP="00260FF1">
      <w:pPr>
        <w:pStyle w:val="Alg4"/>
        <w:numPr>
          <w:ilvl w:val="0"/>
          <w:numId w:val="217"/>
        </w:numPr>
      </w:pPr>
      <w:r>
        <w:t xml:space="preserve">Let </w:t>
      </w:r>
      <w:r>
        <w:rPr>
          <w:i/>
          <w:iCs/>
        </w:rPr>
        <w:t>A</w:t>
      </w:r>
      <w:r>
        <w:t xml:space="preserve"> be </w:t>
      </w:r>
      <w:r>
        <w:rPr>
          <w:b/>
          <w:bCs/>
        </w:rPr>
        <w:t>undefined</w:t>
      </w:r>
      <w:r>
        <w:t>.</w:t>
      </w:r>
    </w:p>
    <w:p w:rsidR="00260FF1" w:rsidRDefault="00260FF1" w:rsidP="00260FF1">
      <w:pPr>
        <w:pStyle w:val="Alg4"/>
        <w:numPr>
          <w:ilvl w:val="0"/>
          <w:numId w:val="217"/>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1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17"/>
        </w:numPr>
      </w:pPr>
      <w:r>
        <w:t>ReturnIfAbrupt(</w:t>
      </w:r>
      <w:r>
        <w:rPr>
          <w:i/>
        </w:rPr>
        <w:t>C</w:t>
      </w:r>
      <w:r>
        <w:t>).</w:t>
      </w:r>
    </w:p>
    <w:p w:rsidR="00AA4304" w:rsidRDefault="00AA4304" w:rsidP="00AA4304">
      <w:pPr>
        <w:pStyle w:val="Alg4"/>
        <w:numPr>
          <w:ilvl w:val="1"/>
          <w:numId w:val="217"/>
        </w:numPr>
        <w:rPr>
          <w:ins w:id="11901" w:author="Rev 19 Allen Wirfs-Brock" w:date="2013-09-11T14:49:00Z"/>
        </w:rPr>
      </w:pPr>
      <w:ins w:id="11902" w:author="Rev 19 Allen Wirfs-Brock" w:date="2013-09-11T14:49:00Z">
        <w:r>
          <w:t xml:space="preserve">If </w:t>
        </w:r>
        <w:r>
          <w:rPr>
            <w:i/>
          </w:rPr>
          <w:t>C</w:t>
        </w:r>
        <w:r>
          <w:t xml:space="preserve"> does not have a [[GlobalArray]] internal data property, then</w:t>
        </w:r>
      </w:ins>
    </w:p>
    <w:p w:rsidR="00260FF1" w:rsidRDefault="00260FF1" w:rsidP="00AA4304">
      <w:pPr>
        <w:pStyle w:val="Alg4"/>
        <w:numPr>
          <w:ilvl w:val="2"/>
          <w:numId w:val="217"/>
        </w:numPr>
      </w:pPr>
      <w:r>
        <w:lastRenderedPageBreak/>
        <w:t>If IsConstructor(</w:t>
      </w:r>
      <w:r w:rsidRPr="00924A5A">
        <w:rPr>
          <w:i/>
        </w:rPr>
        <w:t>C</w:t>
      </w:r>
      <w:r>
        <w:t xml:space="preserve">) is </w:t>
      </w:r>
      <w:r w:rsidRPr="00924A5A">
        <w:rPr>
          <w:b/>
        </w:rPr>
        <w:t>true</w:t>
      </w:r>
      <w:r>
        <w:t>, then</w:t>
      </w:r>
    </w:p>
    <w:p w:rsidR="00260FF1" w:rsidRDefault="00260FF1" w:rsidP="00AA4304">
      <w:pPr>
        <w:pStyle w:val="Alg4"/>
        <w:numPr>
          <w:ilvl w:val="3"/>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903"/>
      <w:r>
        <w:t xml:space="preserve">with an argument list containing the single item </w:t>
      </w:r>
      <w:r w:rsidRPr="00663EE4">
        <w:rPr>
          <w:i/>
        </w:rPr>
        <w:t>len</w:t>
      </w:r>
      <w:r>
        <w:t>.</w:t>
      </w:r>
      <w:commentRangeEnd w:id="11903"/>
      <w:r>
        <w:rPr>
          <w:rStyle w:val="CommentReference"/>
          <w:rFonts w:ascii="Arial" w:eastAsia="MS Mincho" w:hAnsi="Arial"/>
          <w:spacing w:val="0"/>
          <w:lang w:eastAsia="ja-JP"/>
        </w:rPr>
        <w:commentReference w:id="11903"/>
      </w:r>
    </w:p>
    <w:p w:rsidR="00260FF1" w:rsidRDefault="00260FF1" w:rsidP="00260FF1">
      <w:pPr>
        <w:pStyle w:val="Alg4"/>
        <w:numPr>
          <w:ilvl w:val="0"/>
          <w:numId w:val="217"/>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rsidR="00260FF1" w:rsidRDefault="00260FF1" w:rsidP="00260FF1">
      <w:pPr>
        <w:pStyle w:val="Alg4"/>
        <w:numPr>
          <w:ilvl w:val="0"/>
          <w:numId w:val="217"/>
        </w:numPr>
      </w:pPr>
      <w:r>
        <w:t>ReturnIfAbrupt(</w:t>
      </w:r>
      <w:r>
        <w:rPr>
          <w:i/>
        </w:rPr>
        <w:t>A</w:t>
      </w:r>
      <w:r>
        <w:t>).</w:t>
      </w:r>
    </w:p>
    <w:p w:rsidR="00260FF1" w:rsidRPr="00E77497" w:rsidRDefault="00260FF1" w:rsidP="00260FF1">
      <w:pPr>
        <w:pStyle w:val="Alg4"/>
        <w:numPr>
          <w:ilvl w:val="0"/>
          <w:numId w:val="217"/>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7"/>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7"/>
        </w:numPr>
        <w:tabs>
          <w:tab w:val="left" w:pos="720"/>
        </w:tabs>
      </w:pPr>
      <w:r>
        <w:t>ReturnIfAbrupt(</w:t>
      </w:r>
      <w:r>
        <w:rPr>
          <w:i/>
          <w:iCs/>
        </w:rPr>
        <w:t>kPresent</w:t>
      </w:r>
      <w:r>
        <w:t>).</w:t>
      </w:r>
    </w:p>
    <w:p w:rsidR="00260FF1" w:rsidRPr="00E77497" w:rsidRDefault="00260FF1" w:rsidP="00260FF1">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7"/>
        </w:numPr>
        <w:contextualSpacing/>
      </w:pPr>
      <w:r>
        <w:t>ReturnIfAbrupt(</w:t>
      </w:r>
      <w:r w:rsidRPr="00E77497">
        <w:rPr>
          <w:i/>
        </w:rPr>
        <w:t>kValue</w:t>
      </w:r>
      <w:r>
        <w:t>).</w:t>
      </w:r>
    </w:p>
    <w:p w:rsidR="00260FF1" w:rsidRPr="00E77497" w:rsidRDefault="00260FF1" w:rsidP="00260FF1">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260FF1" w:rsidRPr="00E77497" w:rsidRDefault="00260FF1" w:rsidP="00260FF1">
      <w:pPr>
        <w:pStyle w:val="Alg4"/>
        <w:numPr>
          <w:ilvl w:val="2"/>
          <w:numId w:val="217"/>
        </w:numPr>
        <w:contextualSpacing/>
      </w:pPr>
      <w:r>
        <w:t>ReturnIfAbrupt(</w:t>
      </w:r>
      <w:r>
        <w:rPr>
          <w:i/>
        </w:rPr>
        <w:t>mappedValue</w:t>
      </w:r>
      <w:r>
        <w:t>).</w:t>
      </w:r>
    </w:p>
    <w:p w:rsidR="00260FF1" w:rsidRPr="00E77497" w:rsidRDefault="00260FF1" w:rsidP="00260FF1">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t xml:space="preserve"> and</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1"/>
          <w:numId w:val="217"/>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7"/>
        </w:numPr>
        <w:spacing w:after="120"/>
      </w:pPr>
      <w:r w:rsidRPr="00E77497">
        <w:t xml:space="preserve">Return </w:t>
      </w:r>
      <w:r w:rsidRPr="00E77497">
        <w:rPr>
          <w:i/>
        </w:rPr>
        <w:t>A</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25085" w:rsidRDefault="00725085" w:rsidP="00D148E9">
      <w:pPr>
        <w:pStyle w:val="Heading4"/>
      </w:pPr>
      <w:r w:rsidRPr="00E77497">
        <w:t>Array.prototype.pop ( )</w:t>
      </w:r>
    </w:p>
    <w:p w:rsidR="004C02EF" w:rsidRPr="00E77497" w:rsidRDefault="004C02EF" w:rsidP="004C02EF">
      <w:r w:rsidRPr="00E77497">
        <w:t>The last element of the array is removed from the array and returned.</w:t>
      </w:r>
    </w:p>
    <w:p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2"/>
        </w:numPr>
      </w:pPr>
      <w:r>
        <w:t>ReturnIfAbrupt(</w:t>
      </w:r>
      <w:r>
        <w:rPr>
          <w:i/>
        </w:rPr>
        <w:t>O</w:t>
      </w:r>
      <w:r>
        <w:t>).</w:t>
      </w:r>
    </w:p>
    <w:p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2"/>
        </w:numPr>
        <w:contextualSpacing/>
      </w:pPr>
      <w:r>
        <w:t>ReturnIfAbrupt(</w:t>
      </w:r>
      <w:r w:rsidRPr="00E77497">
        <w:rPr>
          <w:i/>
        </w:rPr>
        <w:t>len</w:t>
      </w:r>
      <w:r>
        <w:t>).</w:t>
      </w:r>
    </w:p>
    <w:p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rsidR="00377713" w:rsidRPr="00E77497" w:rsidRDefault="0002527B" w:rsidP="00377713">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pPr>
      <w:r w:rsidRPr="00E77497">
        <w:t xml:space="preserve">Return </w:t>
      </w:r>
      <w:r w:rsidRPr="00E77497">
        <w:rPr>
          <w:b/>
        </w:rPr>
        <w:t>undefined</w:t>
      </w:r>
      <w:r w:rsidRPr="00E77497">
        <w:t>.</w:t>
      </w:r>
    </w:p>
    <w:p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rsidR="0083511A" w:rsidRPr="00E77497" w:rsidRDefault="0002527B" w:rsidP="0083511A">
      <w:pPr>
        <w:pStyle w:val="Alg4"/>
        <w:numPr>
          <w:ilvl w:val="1"/>
          <w:numId w:val="202"/>
        </w:numPr>
        <w:contextualSpacing/>
      </w:pPr>
      <w:r>
        <w:t>ReturnIfAbrupt(</w:t>
      </w:r>
      <w:r>
        <w:rPr>
          <w:i/>
        </w:rPr>
        <w:t>element</w:t>
      </w:r>
      <w:r>
        <w:t>).</w:t>
      </w:r>
    </w:p>
    <w:p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rsidR="0083511A" w:rsidRPr="00E77497" w:rsidRDefault="0002527B" w:rsidP="0083511A">
      <w:pPr>
        <w:pStyle w:val="Alg4"/>
        <w:numPr>
          <w:ilvl w:val="1"/>
          <w:numId w:val="202"/>
        </w:numPr>
        <w:contextualSpacing/>
      </w:pPr>
      <w:r>
        <w:t>ReturnIfAbrupt(</w:t>
      </w:r>
      <w:r>
        <w:rPr>
          <w:i/>
        </w:rPr>
        <w:t>deleteStatus</w:t>
      </w:r>
      <w:r>
        <w:t>).</w:t>
      </w:r>
    </w:p>
    <w:p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11904" w:name="_Ref457709102"/>
      <w:r w:rsidRPr="00E77497">
        <w:t>Array.prototype.push ( [ item1 [ , item2 [ , … ] ] ] )</w:t>
      </w:r>
    </w:p>
    <w:bookmarkEnd w:id="11904"/>
    <w:p w:rsidR="004C02EF" w:rsidRPr="00E77497" w:rsidRDefault="004C02EF" w:rsidP="004C02EF">
      <w:r w:rsidRPr="00E77497">
        <w:t>The arguments are appended to the end of the array, in the order in which they appear. The new length of the array is returned as the result of the call.</w:t>
      </w:r>
    </w:p>
    <w:p w:rsidR="004C02EF" w:rsidRPr="00E77497" w:rsidRDefault="004C02EF" w:rsidP="004C02EF">
      <w:r w:rsidRPr="00E77497">
        <w:lastRenderedPageBreak/>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4"/>
        </w:numPr>
      </w:pPr>
      <w:r>
        <w:t>ReturnIfAbrupt(</w:t>
      </w:r>
      <w:r>
        <w:rPr>
          <w:i/>
        </w:rPr>
        <w:t>O</w:t>
      </w:r>
      <w:r>
        <w:t>).</w:t>
      </w:r>
    </w:p>
    <w:p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4"/>
        </w:numPr>
        <w:contextualSpacing/>
      </w:pPr>
      <w:r>
        <w:t>ReturnIfAbrupt(</w:t>
      </w:r>
      <w:r w:rsidR="0002527B">
        <w:rPr>
          <w:i/>
        </w:rPr>
        <w:t>n</w:t>
      </w:r>
      <w:r>
        <w:t>).</w:t>
      </w:r>
    </w:p>
    <w:p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rsidR="0083511A" w:rsidRPr="00E77497" w:rsidRDefault="0002527B" w:rsidP="0083511A">
      <w:pPr>
        <w:pStyle w:val="Alg4"/>
        <w:numPr>
          <w:ilvl w:val="1"/>
          <w:numId w:val="204"/>
        </w:numPr>
        <w:contextualSpacing/>
      </w:pPr>
      <w:r>
        <w:t>ReturnIfAbrupt(</w:t>
      </w:r>
      <w:r>
        <w:rPr>
          <w:i/>
        </w:rPr>
        <w:t>putStatus</w:t>
      </w:r>
      <w:r>
        <w:t>).</w:t>
      </w:r>
    </w:p>
    <w:p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0"/>
          <w:numId w:val="204"/>
        </w:numPr>
        <w:contextualSpacing/>
      </w:pPr>
      <w:r>
        <w:t>ReturnIfAbrupt(</w:t>
      </w:r>
      <w:r>
        <w:rPr>
          <w:i/>
        </w:rPr>
        <w:t>putStatus</w:t>
      </w:r>
      <w:r>
        <w:t>)</w:t>
      </w:r>
      <w:r w:rsidR="0083511A">
        <w:t>.</w:t>
      </w:r>
    </w:p>
    <w:p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Pr="00A00059" w:rsidRDefault="00260FF1" w:rsidP="00260FF1">
      <w:pPr>
        <w:pStyle w:val="Heading4"/>
      </w:pPr>
      <w:bookmarkStart w:id="11905" w:name="_Ref366080943"/>
      <w:bookmarkStart w:id="11906" w:name="_Ref364861238"/>
      <w:bookmarkStart w:id="11907" w:name="_Ref440446490"/>
      <w:r w:rsidRPr="00A00059">
        <w:t>Array.prototype.reduce ( callbackfn [ , initialValue ] )</w:t>
      </w:r>
      <w:bookmarkEnd w:id="11905"/>
    </w:p>
    <w:p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260FF1" w:rsidRPr="00E77497" w:rsidRDefault="00260FF1" w:rsidP="00260FF1">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rsidR="00260FF1" w:rsidRPr="00E77497" w:rsidRDefault="00260FF1" w:rsidP="00260FF1">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9"/>
        </w:numPr>
      </w:pPr>
      <w:r>
        <w:t>ReturnIfAbrupt(</w:t>
      </w:r>
      <w:r>
        <w:rPr>
          <w:i/>
        </w:rPr>
        <w:t>O</w:t>
      </w:r>
      <w:r>
        <w:t>).</w:t>
      </w:r>
    </w:p>
    <w:p w:rsidR="00260FF1" w:rsidRPr="00E77497" w:rsidRDefault="00260FF1" w:rsidP="00260FF1">
      <w:pPr>
        <w:pStyle w:val="Alg4"/>
        <w:numPr>
          <w:ilvl w:val="0"/>
          <w:numId w:val="21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1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9"/>
        </w:numPr>
        <w:contextualSpacing/>
      </w:pPr>
      <w:r>
        <w:t>ReturnIfAbrupt(</w:t>
      </w:r>
      <w:r w:rsidRPr="00E77497">
        <w:rPr>
          <w:i/>
        </w:rPr>
        <w:t>len</w:t>
      </w:r>
      <w:r>
        <w:t>).</w:t>
      </w:r>
    </w:p>
    <w:p w:rsidR="00260FF1" w:rsidRPr="00E77497" w:rsidRDefault="00260FF1" w:rsidP="00260FF1">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9"/>
        </w:numPr>
      </w:pPr>
      <w:r w:rsidRPr="00E77497">
        <w:t xml:space="preserve">If </w:t>
      </w:r>
      <w:r w:rsidRPr="00E77497">
        <w:rPr>
          <w:i/>
        </w:rPr>
        <w:t>initialValue</w:t>
      </w:r>
      <w:r w:rsidRPr="00E77497">
        <w:t xml:space="preserve"> is present, then</w:t>
      </w:r>
    </w:p>
    <w:p w:rsidR="00260FF1" w:rsidRPr="00E77497" w:rsidRDefault="00260FF1" w:rsidP="00260FF1">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rsidR="00260FF1" w:rsidRPr="00E77497" w:rsidRDefault="00260FF1" w:rsidP="00260FF1">
      <w:pPr>
        <w:pStyle w:val="Alg4"/>
        <w:numPr>
          <w:ilvl w:val="0"/>
          <w:numId w:val="219"/>
        </w:numPr>
      </w:pPr>
      <w:r w:rsidRPr="00E77497">
        <w:t xml:space="preserve">Else </w:t>
      </w:r>
      <w:r w:rsidRPr="00E77497">
        <w:rPr>
          <w:i/>
        </w:rPr>
        <w:t>initialValue</w:t>
      </w:r>
      <w:r w:rsidRPr="00E77497">
        <w:t xml:space="preserve"> is not present,</w:t>
      </w:r>
    </w:p>
    <w:p w:rsidR="00260FF1" w:rsidRPr="00E77497" w:rsidRDefault="00260FF1" w:rsidP="00260FF1">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rsidR="00260FF1" w:rsidRPr="00E77497" w:rsidRDefault="00260FF1" w:rsidP="00260FF1">
      <w:pPr>
        <w:pStyle w:val="Alg4"/>
        <w:numPr>
          <w:ilvl w:val="1"/>
          <w:numId w:val="219"/>
        </w:numPr>
      </w:pPr>
      <w:r w:rsidRPr="00E77497">
        <w:lastRenderedPageBreak/>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rsidR="00260FF1" w:rsidRPr="00E77497" w:rsidRDefault="00260FF1" w:rsidP="00260FF1">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2"/>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2"/>
          <w:numId w:val="219"/>
        </w:numPr>
        <w:tabs>
          <w:tab w:val="left" w:pos="720"/>
        </w:tabs>
      </w:pPr>
      <w:r>
        <w:t>ReturnIfAbrupt(</w:t>
      </w:r>
      <w:r>
        <w:rPr>
          <w:i/>
          <w:iCs/>
        </w:rPr>
        <w:t>kPresent</w:t>
      </w:r>
      <w:r>
        <w:t>).</w:t>
      </w:r>
    </w:p>
    <w:p w:rsidR="00260FF1" w:rsidRPr="00E77497" w:rsidRDefault="00260FF1" w:rsidP="00260FF1">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3"/>
          <w:numId w:val="219"/>
        </w:numPr>
      </w:pPr>
      <w:r w:rsidRPr="00E77497">
        <w:t xml:space="preserve">Let </w:t>
      </w:r>
      <w:r w:rsidRPr="00E77497">
        <w:rPr>
          <w:i/>
        </w:rPr>
        <w:t>accumulator</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3"/>
          <w:numId w:val="219"/>
        </w:numPr>
        <w:contextualSpacing/>
      </w:pPr>
      <w:r>
        <w:t>ReturnIfAbrupt(</w:t>
      </w:r>
      <w:r w:rsidRPr="00E77497">
        <w:rPr>
          <w:i/>
        </w:rPr>
        <w:t>accumulator</w:t>
      </w:r>
      <w:r>
        <w:t>).</w:t>
      </w:r>
    </w:p>
    <w:p w:rsidR="00260FF1" w:rsidRPr="00E77497" w:rsidRDefault="00260FF1" w:rsidP="00260FF1">
      <w:pPr>
        <w:pStyle w:val="Alg4"/>
        <w:numPr>
          <w:ilvl w:val="2"/>
          <w:numId w:val="219"/>
        </w:numPr>
      </w:pPr>
      <w:r w:rsidRPr="00E77497">
        <w:t xml:space="preserve">Increase </w:t>
      </w:r>
      <w:r w:rsidRPr="00E77497">
        <w:rPr>
          <w:i/>
        </w:rPr>
        <w:t>k</w:t>
      </w:r>
      <w:r w:rsidRPr="00E77497">
        <w:t xml:space="preserve"> by 1.</w:t>
      </w:r>
    </w:p>
    <w:p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9"/>
        </w:numPr>
        <w:tabs>
          <w:tab w:val="left" w:pos="720"/>
        </w:tabs>
      </w:pPr>
      <w:r>
        <w:t>ReturnIfAbrupt(</w:t>
      </w:r>
      <w:r>
        <w:rPr>
          <w:i/>
          <w:iCs/>
        </w:rPr>
        <w:t>kPresent</w:t>
      </w:r>
      <w:r>
        <w:t>).</w:t>
      </w:r>
    </w:p>
    <w:p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9"/>
        </w:numPr>
        <w:contextualSpacing/>
      </w:pPr>
      <w:r>
        <w:t>ReturnIfAbrupt(</w:t>
      </w:r>
      <w:r>
        <w:rPr>
          <w:i/>
        </w:rPr>
        <w:t>kValue</w:t>
      </w:r>
      <w:r>
        <w:t>).</w:t>
      </w:r>
    </w:p>
    <w:p w:rsidR="00260FF1" w:rsidRPr="00E77497" w:rsidRDefault="00260FF1" w:rsidP="00260FF1">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9"/>
        </w:numPr>
        <w:contextualSpacing/>
      </w:pPr>
      <w:r>
        <w:t>ReturnIfAbrupt(</w:t>
      </w:r>
      <w:r w:rsidRPr="00E77497">
        <w:rPr>
          <w:i/>
        </w:rPr>
        <w:t>accumulator</w:t>
      </w:r>
      <w:r>
        <w:t>).</w:t>
      </w:r>
    </w:p>
    <w:p w:rsidR="00260FF1" w:rsidRPr="00E77497" w:rsidRDefault="00260FF1" w:rsidP="00260FF1">
      <w:pPr>
        <w:pStyle w:val="Alg4"/>
        <w:numPr>
          <w:ilvl w:val="1"/>
          <w:numId w:val="219"/>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9"/>
        </w:numPr>
        <w:spacing w:after="120"/>
      </w:pPr>
      <w:r w:rsidRPr="00E77497">
        <w:t xml:space="preserve">Return </w:t>
      </w:r>
      <w:r w:rsidRPr="00E77497">
        <w:rPr>
          <w:i/>
        </w:rPr>
        <w:t>accumulator</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A00059" w:rsidRDefault="00260FF1" w:rsidP="00260FF1">
      <w:pPr>
        <w:pStyle w:val="Heading4"/>
      </w:pPr>
      <w:bookmarkStart w:id="11908" w:name="_Ref366080959"/>
      <w:r w:rsidRPr="00A00059">
        <w:t>Array.prototype.reduceRight ( callbackfn [ , initialValue ] )</w:t>
      </w:r>
      <w:bookmarkEnd w:id="11908"/>
    </w:p>
    <w:p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260FF1" w:rsidRPr="00E77497" w:rsidRDefault="00260FF1" w:rsidP="00260FF1">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rsidR="00260FF1" w:rsidRPr="00E77497" w:rsidRDefault="00260FF1" w:rsidP="00260FF1">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20"/>
        </w:numPr>
      </w:pPr>
      <w:r>
        <w:t>ReturnIfAbrupt(</w:t>
      </w:r>
      <w:r>
        <w:rPr>
          <w:i/>
        </w:rPr>
        <w:t>O</w:t>
      </w:r>
      <w:r>
        <w:t>).</w:t>
      </w:r>
    </w:p>
    <w:p w:rsidR="00260FF1" w:rsidRPr="00E77497" w:rsidRDefault="00260FF1" w:rsidP="00260FF1">
      <w:pPr>
        <w:pStyle w:val="Alg4"/>
        <w:numPr>
          <w:ilvl w:val="0"/>
          <w:numId w:val="22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20"/>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20"/>
        </w:numPr>
        <w:contextualSpacing/>
      </w:pPr>
      <w:r>
        <w:t>ReturnIfAbrupt(</w:t>
      </w:r>
      <w:r w:rsidRPr="00E77497">
        <w:rPr>
          <w:i/>
        </w:rPr>
        <w:t>len</w:t>
      </w:r>
      <w:r>
        <w:t>).</w:t>
      </w:r>
    </w:p>
    <w:p w:rsidR="00260FF1" w:rsidRPr="00E77497" w:rsidRDefault="00260FF1" w:rsidP="00260FF1">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lastRenderedPageBreak/>
        <w:t xml:space="preserve">Let </w:t>
      </w:r>
      <w:r w:rsidRPr="00E77497">
        <w:rPr>
          <w:i/>
        </w:rPr>
        <w:t>k</w:t>
      </w:r>
      <w:r w:rsidRPr="00E77497">
        <w:t xml:space="preserve"> be </w:t>
      </w:r>
      <w:r w:rsidRPr="00E77497">
        <w:rPr>
          <w:i/>
        </w:rPr>
        <w:t>len</w:t>
      </w:r>
      <w:r w:rsidRPr="00E77497">
        <w:t>-1.</w:t>
      </w:r>
    </w:p>
    <w:p w:rsidR="00260FF1" w:rsidRPr="00E77497" w:rsidRDefault="00260FF1" w:rsidP="00260FF1">
      <w:pPr>
        <w:pStyle w:val="Alg4"/>
        <w:numPr>
          <w:ilvl w:val="0"/>
          <w:numId w:val="220"/>
        </w:numPr>
      </w:pPr>
      <w:r w:rsidRPr="00E77497">
        <w:t xml:space="preserve">If </w:t>
      </w:r>
      <w:r w:rsidRPr="00E77497">
        <w:rPr>
          <w:i/>
        </w:rPr>
        <w:t>initialValue</w:t>
      </w:r>
      <w:r w:rsidRPr="00E77497">
        <w:t xml:space="preserve"> is present, then</w:t>
      </w:r>
    </w:p>
    <w:p w:rsidR="00260FF1" w:rsidRPr="00E77497" w:rsidRDefault="00260FF1" w:rsidP="00260FF1">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rsidR="00260FF1" w:rsidRPr="00E77497" w:rsidRDefault="00260FF1" w:rsidP="00260FF1">
      <w:pPr>
        <w:pStyle w:val="Alg4"/>
        <w:numPr>
          <w:ilvl w:val="0"/>
          <w:numId w:val="220"/>
        </w:numPr>
      </w:pPr>
      <w:r w:rsidRPr="00E77497">
        <w:t xml:space="preserve">Else </w:t>
      </w:r>
      <w:r w:rsidRPr="00E77497">
        <w:rPr>
          <w:i/>
        </w:rPr>
        <w:t>initialValue</w:t>
      </w:r>
      <w:r w:rsidRPr="00E77497">
        <w:t xml:space="preserve"> is not present,</w:t>
      </w:r>
    </w:p>
    <w:p w:rsidR="00260FF1" w:rsidRPr="00E77497" w:rsidRDefault="00260FF1" w:rsidP="00260FF1">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rsidR="00260FF1" w:rsidRPr="00E77497" w:rsidRDefault="00260FF1" w:rsidP="00260FF1">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rsidR="00260FF1" w:rsidRPr="00E77497" w:rsidRDefault="00260FF1" w:rsidP="00260FF1">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2"/>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2"/>
          <w:numId w:val="220"/>
        </w:numPr>
        <w:tabs>
          <w:tab w:val="left" w:pos="720"/>
        </w:tabs>
      </w:pPr>
      <w:r>
        <w:t>ReturnIfAbrupt(</w:t>
      </w:r>
      <w:r>
        <w:rPr>
          <w:i/>
          <w:iCs/>
        </w:rPr>
        <w:t>kPresent</w:t>
      </w:r>
      <w:r>
        <w:t>).</w:t>
      </w:r>
    </w:p>
    <w:p w:rsidR="00260FF1" w:rsidRPr="00E77497" w:rsidRDefault="00260FF1" w:rsidP="00260FF1">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3"/>
          <w:numId w:val="220"/>
        </w:numPr>
      </w:pPr>
      <w:r w:rsidRPr="00E77497">
        <w:t xml:space="preserve">Let </w:t>
      </w:r>
      <w:r w:rsidRPr="00E77497">
        <w:rPr>
          <w:i/>
        </w:rPr>
        <w:t>accumulator</w:t>
      </w:r>
      <w:r w:rsidRPr="00E77497">
        <w:t xml:space="preserve"> be the result </w:t>
      </w:r>
      <w:r>
        <w:t xml:space="preserve">of </w:t>
      </w:r>
      <w:r w:rsidRPr="00E77497">
        <w:t>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3"/>
          <w:numId w:val="220"/>
        </w:numPr>
        <w:contextualSpacing/>
      </w:pPr>
      <w:r>
        <w:t>ReturnIfAbrupt(</w:t>
      </w:r>
      <w:r w:rsidRPr="00E77497">
        <w:rPr>
          <w:i/>
        </w:rPr>
        <w:t>accumulator</w:t>
      </w:r>
      <w:r>
        <w:t>).</w:t>
      </w:r>
    </w:p>
    <w:p w:rsidR="00260FF1" w:rsidRPr="00E77497" w:rsidRDefault="00260FF1" w:rsidP="00260FF1">
      <w:pPr>
        <w:pStyle w:val="Alg4"/>
        <w:numPr>
          <w:ilvl w:val="2"/>
          <w:numId w:val="220"/>
        </w:numPr>
      </w:pPr>
      <w:r w:rsidRPr="00E77497">
        <w:t xml:space="preserve">Decrease </w:t>
      </w:r>
      <w:r w:rsidRPr="00E77497">
        <w:rPr>
          <w:i/>
        </w:rPr>
        <w:t>k</w:t>
      </w:r>
      <w:r w:rsidRPr="00E77497">
        <w:t xml:space="preserve"> by 1.</w:t>
      </w:r>
    </w:p>
    <w:p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Repeat, while </w:t>
      </w:r>
      <w:r w:rsidRPr="00E77497">
        <w:rPr>
          <w:i/>
        </w:rPr>
        <w:t xml:space="preserve">k </w:t>
      </w:r>
      <w:r w:rsidRPr="00E77497">
        <w:t>≥ 0</w:t>
      </w:r>
    </w:p>
    <w:p w:rsidR="00260FF1" w:rsidRPr="00E77497" w:rsidRDefault="00260FF1" w:rsidP="00260FF1">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20"/>
        </w:numPr>
        <w:tabs>
          <w:tab w:val="left" w:pos="720"/>
        </w:tabs>
      </w:pPr>
      <w:r>
        <w:t>ReturnIfAbrupt(</w:t>
      </w:r>
      <w:r>
        <w:rPr>
          <w:i/>
          <w:iCs/>
        </w:rPr>
        <w:t>kPresent</w:t>
      </w:r>
      <w:r>
        <w:t>).</w:t>
      </w:r>
    </w:p>
    <w:p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2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20"/>
        </w:numPr>
        <w:contextualSpacing/>
      </w:pPr>
      <w:r>
        <w:t>ReturnIfAbrupt(</w:t>
      </w:r>
      <w:r>
        <w:rPr>
          <w:i/>
        </w:rPr>
        <w:t>kValue</w:t>
      </w:r>
      <w:r>
        <w:t>).</w:t>
      </w:r>
    </w:p>
    <w:p w:rsidR="00260FF1" w:rsidRPr="00E77497" w:rsidRDefault="00260FF1" w:rsidP="00260FF1">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20"/>
        </w:numPr>
        <w:contextualSpacing/>
      </w:pPr>
      <w:r>
        <w:t>ReturnIfAbrupt(</w:t>
      </w:r>
      <w:r w:rsidRPr="00E77497">
        <w:rPr>
          <w:i/>
        </w:rPr>
        <w:t>accumulator</w:t>
      </w:r>
      <w:r>
        <w:t>).</w:t>
      </w:r>
    </w:p>
    <w:p w:rsidR="00260FF1" w:rsidRPr="00E77497" w:rsidRDefault="00260FF1" w:rsidP="00260FF1">
      <w:pPr>
        <w:pStyle w:val="Alg4"/>
        <w:numPr>
          <w:ilvl w:val="1"/>
          <w:numId w:val="220"/>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20"/>
        </w:numPr>
        <w:spacing w:after="120"/>
      </w:pPr>
      <w:r w:rsidRPr="00E77497">
        <w:t xml:space="preserve">Return </w:t>
      </w:r>
      <w:r w:rsidRPr="00E77497">
        <w:rPr>
          <w:i/>
        </w:rPr>
        <w:t>accumulator</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6232CB" w:rsidRDefault="006232CB" w:rsidP="006232CB">
      <w:pPr>
        <w:pStyle w:val="Heading4"/>
      </w:pPr>
      <w:bookmarkStart w:id="11909" w:name="_Ref366080975"/>
      <w:r w:rsidRPr="006232CB">
        <w:t>Array.prototype.reverse ( )</w:t>
      </w:r>
      <w:bookmarkEnd w:id="11906"/>
      <w:bookmarkEnd w:id="11909"/>
    </w:p>
    <w:bookmarkEnd w:id="11897"/>
    <w:bookmarkEnd w:id="11898"/>
    <w:bookmarkEnd w:id="11899"/>
    <w:bookmarkEnd w:id="11907"/>
    <w:p w:rsidR="004C02EF" w:rsidRPr="00E77497" w:rsidRDefault="004C02EF" w:rsidP="004C02EF">
      <w:r w:rsidRPr="00E77497">
        <w:t>The elements of the array are rearranged so as to reverse their order. The object is returned as the result of the call.</w:t>
      </w:r>
      <w:bookmarkStart w:id="11910" w:name="_Toc382291624"/>
    </w:p>
    <w:p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5"/>
        </w:numPr>
      </w:pPr>
      <w:r>
        <w:t>ReturnIfAbrupt(</w:t>
      </w:r>
      <w:r>
        <w:rPr>
          <w:i/>
        </w:rPr>
        <w:t>O</w:t>
      </w:r>
      <w:r>
        <w:t>).</w:t>
      </w:r>
    </w:p>
    <w:p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5"/>
        </w:numPr>
        <w:contextualSpacing/>
      </w:pPr>
      <w:r>
        <w:t>ReturnIfAbrupt(</w:t>
      </w:r>
      <w:r w:rsidRPr="00E77497">
        <w:rPr>
          <w:i/>
        </w:rPr>
        <w:t>len</w:t>
      </w:r>
      <w:r>
        <w:t>).</w:t>
      </w:r>
    </w:p>
    <w:p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rsidR="0083511A" w:rsidRPr="00E77497" w:rsidRDefault="0002527B" w:rsidP="0083511A">
      <w:pPr>
        <w:pStyle w:val="Alg4"/>
        <w:numPr>
          <w:ilvl w:val="1"/>
          <w:numId w:val="205"/>
        </w:numPr>
        <w:contextualSpacing/>
      </w:pPr>
      <w:r>
        <w:t>ReturnIfAbrupt(</w:t>
      </w:r>
      <w:r>
        <w:rPr>
          <w:i/>
        </w:rPr>
        <w:t>lowerValue</w:t>
      </w:r>
      <w:r>
        <w:t>)</w:t>
      </w:r>
      <w:r w:rsidR="0083511A">
        <w:t>.</w:t>
      </w:r>
    </w:p>
    <w:p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rsidR="0083511A" w:rsidRPr="00E77497" w:rsidRDefault="0002527B" w:rsidP="0083511A">
      <w:pPr>
        <w:pStyle w:val="Alg4"/>
        <w:numPr>
          <w:ilvl w:val="1"/>
          <w:numId w:val="205"/>
        </w:numPr>
        <w:contextualSpacing/>
      </w:pPr>
      <w:r>
        <w:t>ReturnIfAbrupt(</w:t>
      </w:r>
      <w:r>
        <w:rPr>
          <w:i/>
        </w:rPr>
        <w:t>upperValue</w:t>
      </w:r>
      <w:r>
        <w:t>)</w:t>
      </w:r>
      <w:r w:rsidR="0083511A">
        <w:t>.</w:t>
      </w:r>
    </w:p>
    <w:p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lowerExists</w:t>
      </w:r>
      <w:r>
        <w:t>).</w:t>
      </w:r>
    </w:p>
    <w:p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upperExists</w:t>
      </w:r>
      <w:r>
        <w:t>).</w:t>
      </w:r>
    </w:p>
    <w:p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F07B04">
      <w:pPr>
        <w:pStyle w:val="Alg4"/>
        <w:numPr>
          <w:ilvl w:val="2"/>
          <w:numId w:val="205"/>
        </w:numPr>
      </w:pPr>
      <w:r>
        <w:lastRenderedPageBreak/>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rsidR="004C02EF" w:rsidRPr="00E77497" w:rsidRDefault="004C02EF" w:rsidP="00834A33">
      <w:pPr>
        <w:pStyle w:val="Alg4"/>
        <w:numPr>
          <w:ilvl w:val="2"/>
          <w:numId w:val="205"/>
        </w:numPr>
      </w:pPr>
      <w:r w:rsidRPr="00E77497">
        <w:t>No action is required.</w:t>
      </w:r>
    </w:p>
    <w:p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11911" w:name="_Toc385672298"/>
      <w:bookmarkStart w:id="11912" w:name="_Toc393690414"/>
    </w:p>
    <w:p w:rsidR="00725085" w:rsidRDefault="00725085" w:rsidP="00D148E9">
      <w:pPr>
        <w:pStyle w:val="Heading4"/>
      </w:pPr>
      <w:bookmarkStart w:id="11913" w:name="_Ref440446538"/>
      <w:r w:rsidRPr="00E77497">
        <w:t>Array.prototype.shift ( )</w:t>
      </w:r>
    </w:p>
    <w:bookmarkEnd w:id="11913"/>
    <w:p w:rsidR="004C02EF" w:rsidRPr="00E77497" w:rsidRDefault="004C02EF" w:rsidP="004C02EF">
      <w:r w:rsidRPr="00E77497">
        <w:t>The first element of the array is removed from the array and returned.</w:t>
      </w:r>
    </w:p>
    <w:p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6"/>
        </w:numPr>
      </w:pPr>
      <w:r>
        <w:t>ReturnIfAbrupt(</w:t>
      </w:r>
      <w:r>
        <w:rPr>
          <w:i/>
        </w:rPr>
        <w:t>O</w:t>
      </w:r>
      <w:r>
        <w:t>).</w:t>
      </w:r>
    </w:p>
    <w:p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6"/>
        </w:numPr>
        <w:contextualSpacing/>
      </w:pPr>
      <w:r>
        <w:t>ReturnIfAbrupt(</w:t>
      </w:r>
      <w:r w:rsidRPr="00E77497">
        <w:rPr>
          <w:i/>
        </w:rPr>
        <w:t>len</w:t>
      </w:r>
      <w:r>
        <w:t>).</w:t>
      </w:r>
    </w:p>
    <w:p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rsidR="008537DE" w:rsidRPr="00E77497" w:rsidRDefault="006B4102" w:rsidP="008537DE">
      <w:pPr>
        <w:pStyle w:val="Alg4"/>
        <w:numPr>
          <w:ilvl w:val="1"/>
          <w:numId w:val="206"/>
        </w:numPr>
        <w:contextualSpacing/>
      </w:pPr>
      <w:r>
        <w:t>ReturnIfAbrupt(</w:t>
      </w:r>
      <w:r>
        <w:rPr>
          <w:i/>
        </w:rPr>
        <w:t>putStatus</w:t>
      </w:r>
      <w:r>
        <w:t>)</w:t>
      </w:r>
      <w:r w:rsidR="008537DE">
        <w:t>.</w:t>
      </w:r>
    </w:p>
    <w:p w:rsidR="004C02EF" w:rsidRPr="00E77497" w:rsidRDefault="004C02EF" w:rsidP="00834A33">
      <w:pPr>
        <w:pStyle w:val="Alg4"/>
        <w:numPr>
          <w:ilvl w:val="1"/>
          <w:numId w:val="206"/>
        </w:numPr>
      </w:pPr>
      <w:r w:rsidRPr="00E77497">
        <w:t xml:space="preserve">Return </w:t>
      </w:r>
      <w:r w:rsidRPr="00E77497">
        <w:rPr>
          <w:b/>
        </w:rPr>
        <w:t>undefined</w:t>
      </w:r>
      <w:r w:rsidRPr="00E77497">
        <w:t>.</w:t>
      </w:r>
    </w:p>
    <w:p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rsidR="008537DE" w:rsidRPr="00E77497" w:rsidRDefault="0002527B" w:rsidP="008537DE">
      <w:pPr>
        <w:pStyle w:val="Alg4"/>
        <w:numPr>
          <w:ilvl w:val="0"/>
          <w:numId w:val="206"/>
        </w:numPr>
        <w:contextualSpacing/>
      </w:pPr>
      <w:r>
        <w:t>ReturnIfAbrupt(</w:t>
      </w:r>
      <w:r>
        <w:rPr>
          <w:i/>
        </w:rPr>
        <w:t>first</w:t>
      </w:r>
      <w:r>
        <w:t>)</w:t>
      </w:r>
      <w:r w:rsidR="008537DE">
        <w:t>.</w:t>
      </w:r>
    </w:p>
    <w:p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rsidR="000950D9" w:rsidRDefault="000950D9" w:rsidP="000950D9">
      <w:pPr>
        <w:pStyle w:val="Alg3"/>
        <w:numPr>
          <w:ilvl w:val="1"/>
          <w:numId w:val="206"/>
        </w:numPr>
        <w:tabs>
          <w:tab w:val="left" w:pos="720"/>
        </w:tabs>
      </w:pPr>
      <w:r>
        <w:t>ReturnIfAbrupt(</w:t>
      </w:r>
      <w:r>
        <w:rPr>
          <w:i/>
          <w:iCs/>
        </w:rPr>
        <w:t>fromPresent</w:t>
      </w:r>
      <w:r>
        <w:t>).</w:t>
      </w:r>
    </w:p>
    <w:p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rsidR="008537DE" w:rsidRPr="00E77497" w:rsidRDefault="0002527B" w:rsidP="008537DE">
      <w:pPr>
        <w:pStyle w:val="Alg4"/>
        <w:numPr>
          <w:ilvl w:val="2"/>
          <w:numId w:val="206"/>
        </w:numPr>
        <w:contextualSpacing/>
      </w:pPr>
      <w:r>
        <w:t>ReturnIfAbrupt(</w:t>
      </w:r>
      <w:r>
        <w:rPr>
          <w:i/>
        </w:rPr>
        <w:t>fromVal</w:t>
      </w:r>
      <w:r>
        <w:t>)</w:t>
      </w:r>
      <w:r w:rsidR="008537DE">
        <w:t>.</w:t>
      </w:r>
    </w:p>
    <w:p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rsidR="008537DE" w:rsidRPr="00E77497" w:rsidRDefault="0002527B" w:rsidP="008537DE">
      <w:pPr>
        <w:pStyle w:val="Alg4"/>
        <w:numPr>
          <w:ilvl w:val="2"/>
          <w:numId w:val="206"/>
        </w:numPr>
        <w:contextualSpacing/>
      </w:pPr>
      <w:r>
        <w:t>ReturnIfAbrupt(</w:t>
      </w:r>
      <w:r>
        <w:rPr>
          <w:i/>
        </w:rPr>
        <w:t>putStatus</w:t>
      </w:r>
      <w:r>
        <w:t>)</w:t>
      </w:r>
      <w:r w:rsidR="008537DE">
        <w:t>.</w:t>
      </w:r>
    </w:p>
    <w:p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rsidR="008537DE" w:rsidRPr="00E77497" w:rsidRDefault="006B4102" w:rsidP="008537DE">
      <w:pPr>
        <w:pStyle w:val="Alg4"/>
        <w:numPr>
          <w:ilvl w:val="2"/>
          <w:numId w:val="206"/>
        </w:numPr>
        <w:contextualSpacing/>
      </w:pPr>
      <w:r>
        <w:t>ReturnIfAbrupt(</w:t>
      </w:r>
      <w:r>
        <w:rPr>
          <w:i/>
        </w:rPr>
        <w:t>deleteStatus</w:t>
      </w:r>
      <w:r>
        <w:t>)</w:t>
      </w:r>
      <w:r w:rsidR="008537DE">
        <w:t>.</w:t>
      </w:r>
    </w:p>
    <w:p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rsidR="008537DE" w:rsidRPr="00E77497" w:rsidRDefault="006B4102" w:rsidP="008537DE">
      <w:pPr>
        <w:pStyle w:val="Alg4"/>
        <w:numPr>
          <w:ilvl w:val="0"/>
          <w:numId w:val="206"/>
        </w:numPr>
        <w:contextualSpacing/>
      </w:pPr>
      <w:r>
        <w:t>ReturnIfAbrupt(</w:t>
      </w:r>
      <w:r>
        <w:rPr>
          <w:i/>
        </w:rPr>
        <w:t>deleteStatus</w:t>
      </w:r>
      <w:r>
        <w:t>)</w:t>
      </w:r>
      <w:r w:rsidR="008537DE">
        <w:t>.</w:t>
      </w:r>
    </w:p>
    <w:p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rsidR="008537DE" w:rsidRPr="00E77497" w:rsidRDefault="006B4102" w:rsidP="008537DE">
      <w:pPr>
        <w:pStyle w:val="Alg4"/>
        <w:numPr>
          <w:ilvl w:val="0"/>
          <w:numId w:val="206"/>
        </w:numPr>
        <w:contextualSpacing/>
      </w:pPr>
      <w:r>
        <w:t>ReturnIfAbrupt(</w:t>
      </w:r>
      <w:r>
        <w:rPr>
          <w:i/>
        </w:rPr>
        <w:t>putStatus</w:t>
      </w:r>
      <w:r>
        <w:t>)</w:t>
      </w:r>
      <w:r w:rsidR="008537DE">
        <w:t>.</w:t>
      </w:r>
    </w:p>
    <w:p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11914" w:name="_Ref364926623"/>
      <w:bookmarkStart w:id="11915" w:name="_Ref440446605"/>
      <w:r w:rsidRPr="00E77497">
        <w:lastRenderedPageBreak/>
        <w:t>Array.prototype.slice (start, end)</w:t>
      </w:r>
      <w:bookmarkEnd w:id="11914"/>
    </w:p>
    <w:bookmarkEnd w:id="11915"/>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7"/>
        </w:numPr>
      </w:pPr>
      <w:r>
        <w:t>ReturnIfAbrupt(</w:t>
      </w:r>
      <w:r>
        <w:rPr>
          <w:i/>
        </w:rPr>
        <w:t>O</w:t>
      </w:r>
      <w:r>
        <w:t>).</w:t>
      </w:r>
    </w:p>
    <w:p w:rsidR="004C02EF" w:rsidRPr="00E77497" w:rsidDel="006C4D3E" w:rsidRDefault="004C02EF" w:rsidP="00937565">
      <w:pPr>
        <w:pStyle w:val="Alg4"/>
        <w:numPr>
          <w:ilvl w:val="0"/>
          <w:numId w:val="207"/>
        </w:numPr>
        <w:rPr>
          <w:del w:id="11916" w:author="Rev 19 Allen Wirfs-Brock" w:date="2013-09-11T14:34:00Z"/>
        </w:rPr>
      </w:pPr>
      <w:del w:id="11917" w:author="Rev 19 Allen Wirfs-Brock" w:date="2013-09-11T14:34:00Z">
        <w:r w:rsidRPr="00E77497" w:rsidDel="006C4D3E">
          <w:delText xml:space="preserve">Let </w:delText>
        </w:r>
        <w:r w:rsidRPr="00E77497" w:rsidDel="006C4D3E">
          <w:rPr>
            <w:i/>
          </w:rPr>
          <w:delText>A</w:delText>
        </w:r>
        <w:r w:rsidRPr="00E77497" w:rsidDel="006C4D3E">
          <w:delText xml:space="preserve"> be </w:delText>
        </w:r>
        <w:r w:rsidR="00F44A1F" w:rsidDel="006C4D3E">
          <w:delText xml:space="preserve">the result of the </w:delText>
        </w:r>
        <w:r w:rsidR="00D4543D" w:rsidDel="006C4D3E">
          <w:delText>abstract operation</w:delText>
        </w:r>
        <w:r w:rsidR="00F44A1F" w:rsidDel="006C4D3E">
          <w:delText xml:space="preserve"> ArrayCreate with argument 0</w:delText>
        </w:r>
        <w:r w:rsidRPr="00E77497" w:rsidDel="006C4D3E">
          <w:delText>.</w:delText>
        </w:r>
      </w:del>
    </w:p>
    <w:p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7"/>
        </w:numPr>
        <w:contextualSpacing/>
      </w:pPr>
      <w:r>
        <w:t>ReturnIfAbrupt(</w:t>
      </w:r>
      <w:r w:rsidRPr="00E77497">
        <w:rPr>
          <w:i/>
        </w:rPr>
        <w:t>len</w:t>
      </w:r>
      <w:r>
        <w:t>).</w:t>
      </w:r>
    </w:p>
    <w:p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rsidR="008537DE" w:rsidRPr="00E77497" w:rsidRDefault="006B4102" w:rsidP="008537DE">
      <w:pPr>
        <w:pStyle w:val="Alg4"/>
        <w:numPr>
          <w:ilvl w:val="0"/>
          <w:numId w:val="207"/>
        </w:numPr>
        <w:contextualSpacing/>
      </w:pPr>
      <w:r>
        <w:t>ReturnIfAbrupt(</w:t>
      </w:r>
      <w:r>
        <w:rPr>
          <w:i/>
        </w:rPr>
        <w:t>relativeStart</w:t>
      </w:r>
      <w:r>
        <w:t>)</w:t>
      </w:r>
      <w:r w:rsidR="008537DE">
        <w:t>.</w:t>
      </w:r>
    </w:p>
    <w:p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8537DE" w:rsidRPr="00E77497" w:rsidRDefault="006B4102" w:rsidP="008537DE">
      <w:pPr>
        <w:pStyle w:val="Alg4"/>
        <w:numPr>
          <w:ilvl w:val="0"/>
          <w:numId w:val="207"/>
        </w:numPr>
        <w:contextualSpacing/>
      </w:pPr>
      <w:r>
        <w:t>ReturnIfAbrupt(</w:t>
      </w:r>
      <w:r>
        <w:rPr>
          <w:i/>
        </w:rPr>
        <w:t>relativeEnd</w:t>
      </w:r>
      <w:r>
        <w:t>)</w:t>
      </w:r>
      <w:r w:rsidR="008537DE">
        <w:t>.</w:t>
      </w:r>
    </w:p>
    <w:p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190B40" w:rsidRDefault="00190B40" w:rsidP="00190B40">
      <w:pPr>
        <w:pStyle w:val="Alg4"/>
        <w:numPr>
          <w:ilvl w:val="0"/>
          <w:numId w:val="207"/>
        </w:numPr>
      </w:pPr>
      <w:r>
        <w:t xml:space="preserve">Let </w:t>
      </w:r>
      <w:r>
        <w:rPr>
          <w:i/>
          <w:iCs/>
        </w:rPr>
        <w:t>count</w:t>
      </w:r>
      <w:r>
        <w:t xml:space="preserve"> be </w:t>
      </w:r>
      <w:ins w:id="11918" w:author="Rev 19 Allen Wirfs-Brock" w:date="2013-09-12T12:49:00Z">
        <w:r w:rsidR="00340918">
          <w:t>max(</w:t>
        </w:r>
      </w:ins>
      <w:r>
        <w:rPr>
          <w:i/>
          <w:iCs/>
        </w:rPr>
        <w:t>final</w:t>
      </w:r>
      <w:r>
        <w:t xml:space="preserve"> – </w:t>
      </w:r>
      <w:r w:rsidRPr="00F75B67">
        <w:rPr>
          <w:i/>
        </w:rPr>
        <w:t>k</w:t>
      </w:r>
      <w:ins w:id="11919" w:author="Rev 19 Allen Wirfs-Brock" w:date="2013-09-12T12:49:00Z">
        <w:r w:rsidR="00340918">
          <w:t>, 0)</w:t>
        </w:r>
      </w:ins>
      <w:r>
        <w:t>.</w:t>
      </w:r>
    </w:p>
    <w:p w:rsidR="00190B40" w:rsidRDefault="00190B40" w:rsidP="00190B40">
      <w:pPr>
        <w:pStyle w:val="Alg4"/>
        <w:numPr>
          <w:ilvl w:val="0"/>
          <w:numId w:val="207"/>
        </w:numPr>
      </w:pPr>
      <w:r>
        <w:t xml:space="preserve">Let </w:t>
      </w:r>
      <w:r>
        <w:rPr>
          <w:i/>
          <w:iCs/>
        </w:rPr>
        <w:t>A</w:t>
      </w:r>
      <w:r>
        <w:t xml:space="preserve"> be </w:t>
      </w:r>
      <w:r>
        <w:rPr>
          <w:b/>
          <w:bCs/>
        </w:rPr>
        <w:t>undefined</w:t>
      </w:r>
      <w:r>
        <w:t>.</w:t>
      </w:r>
    </w:p>
    <w:p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E74C84">
      <w:pPr>
        <w:pStyle w:val="Alg4"/>
        <w:numPr>
          <w:ilvl w:val="1"/>
          <w:numId w:val="207"/>
        </w:numPr>
        <w:contextualSpacing/>
      </w:pPr>
      <w:r>
        <w:t>ReturnIfAbrupt(</w:t>
      </w:r>
      <w:r>
        <w:rPr>
          <w:i/>
        </w:rPr>
        <w:t>C</w:t>
      </w:r>
      <w:r>
        <w:t>).</w:t>
      </w:r>
    </w:p>
    <w:p w:rsidR="00137E43" w:rsidRDefault="00137E43" w:rsidP="00E74C84">
      <w:pPr>
        <w:pStyle w:val="Alg4"/>
        <w:numPr>
          <w:ilvl w:val="1"/>
          <w:numId w:val="207"/>
        </w:numPr>
        <w:rPr>
          <w:ins w:id="11920" w:author="Rev 19 Allen Wirfs-Brock" w:date="2013-09-11T14:45:00Z"/>
        </w:rPr>
      </w:pPr>
      <w:ins w:id="11921" w:author="Rev 19 Allen Wirfs-Brock" w:date="2013-09-11T14:45:00Z">
        <w:r>
          <w:t xml:space="preserve">If </w:t>
        </w:r>
        <w:r>
          <w:rPr>
            <w:i/>
          </w:rPr>
          <w:t>C</w:t>
        </w:r>
        <w:r>
          <w:t xml:space="preserve"> does not have a [[GlobalArray]] internal data property</w:t>
        </w:r>
      </w:ins>
      <w:ins w:id="11922" w:author="Rev 19 Allen Wirfs-Brock" w:date="2013-09-11T14:46:00Z">
        <w:r>
          <w:t>, then</w:t>
        </w:r>
      </w:ins>
    </w:p>
    <w:p w:rsidR="00190B40" w:rsidRDefault="00190B40" w:rsidP="00AA4304">
      <w:pPr>
        <w:pStyle w:val="Alg4"/>
        <w:numPr>
          <w:ilvl w:val="2"/>
          <w:numId w:val="207"/>
        </w:numPr>
      </w:pPr>
      <w:r>
        <w:t>If IsConstructor(</w:t>
      </w:r>
      <w:r w:rsidRPr="00924A5A">
        <w:rPr>
          <w:i/>
        </w:rPr>
        <w:t>C</w:t>
      </w:r>
      <w:r>
        <w:t xml:space="preserve">) is </w:t>
      </w:r>
      <w:r w:rsidRPr="00924A5A">
        <w:rPr>
          <w:b/>
        </w:rPr>
        <w:t>true</w:t>
      </w:r>
      <w:r>
        <w:t>, then</w:t>
      </w:r>
    </w:p>
    <w:p w:rsidR="00190B40" w:rsidRDefault="00190B40" w:rsidP="00AA4304">
      <w:pPr>
        <w:pStyle w:val="Alg4"/>
        <w:numPr>
          <w:ilvl w:val="3"/>
          <w:numId w:val="207"/>
        </w:numPr>
      </w:pPr>
      <w:r w:rsidRPr="00E77497">
        <w:t xml:space="preserve">Let </w:t>
      </w:r>
      <w:r w:rsidRPr="00E77497">
        <w:rPr>
          <w:i/>
        </w:rPr>
        <w:t>A</w:t>
      </w:r>
      <w:r w:rsidRPr="00E77497">
        <w:t xml:space="preserve"> be </w:t>
      </w:r>
      <w:r>
        <w:t xml:space="preserve">the result of </w:t>
      </w:r>
      <w:ins w:id="11923" w:author="Rev 19 Allen Wirfs-Brock" w:date="2013-09-11T14:52:00Z">
        <w:r w:rsidR="00AA4304">
          <w:t xml:space="preserve">calling the [[Construct]] internal method of </w:t>
        </w:r>
      </w:ins>
      <w:del w:id="11924" w:author="Rev 19 Allen Wirfs-Brock" w:date="2013-09-11T14:52:00Z">
        <w:r w:rsidDel="00AA4304">
          <w:delText>OrdinaryConstruct(</w:delText>
        </w:r>
      </w:del>
      <w:r w:rsidRPr="00924A5A">
        <w:rPr>
          <w:i/>
        </w:rPr>
        <w:t>C</w:t>
      </w:r>
      <w:del w:id="11925" w:author="Rev 19 Allen Wirfs-Brock" w:date="2013-09-11T14:52:00Z">
        <w:r w:rsidRPr="003F7754" w:rsidDel="00AA4304">
          <w:rPr>
            <w:iCs/>
          </w:rPr>
          <w:delText>,</w:delText>
        </w:r>
        <w:r w:rsidDel="00AA4304">
          <w:delText xml:space="preserve"> </w:delText>
        </w:r>
      </w:del>
      <w:ins w:id="11926" w:author="Rev 19 Allen Wirfs-Brock" w:date="2013-09-11T14:52:00Z">
        <w:r w:rsidR="00AA4304">
          <w:rPr>
            <w:iCs/>
          </w:rPr>
          <w:t xml:space="preserve"> with argument</w:t>
        </w:r>
        <w:r w:rsidR="00AA4304">
          <w:t xml:space="preserve"> </w:t>
        </w:r>
      </w:ins>
      <w:r>
        <w:t>(</w:t>
      </w:r>
      <w:r>
        <w:rPr>
          <w:i/>
          <w:iCs/>
        </w:rPr>
        <w:t>count</w:t>
      </w:r>
      <w:commentRangeStart w:id="11927"/>
      <w:del w:id="11928" w:author="Rev 19 Allen Wirfs-Brock" w:date="2013-09-11T15:13:00Z">
        <w:r w:rsidDel="00695C3E">
          <w:rPr>
            <w:iCs/>
          </w:rPr>
          <w:delText>)</w:delText>
        </w:r>
      </w:del>
      <w:r>
        <w:rPr>
          <w:iCs/>
        </w:rPr>
        <w:t>)</w:t>
      </w:r>
      <w:r>
        <w:t>.</w:t>
      </w:r>
      <w:commentRangeEnd w:id="11927"/>
      <w:r>
        <w:rPr>
          <w:rStyle w:val="CommentReference"/>
          <w:rFonts w:ascii="Arial" w:eastAsia="MS Mincho" w:hAnsi="Arial"/>
          <w:spacing w:val="0"/>
          <w:lang w:eastAsia="ja-JP"/>
        </w:rPr>
        <w:commentReference w:id="11927"/>
      </w:r>
    </w:p>
    <w:p w:rsidR="00190B40" w:rsidRDefault="00190B40" w:rsidP="00190B40">
      <w:pPr>
        <w:pStyle w:val="Alg4"/>
        <w:numPr>
          <w:ilvl w:val="0"/>
          <w:numId w:val="207"/>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
        </w:rPr>
        <w:t>count</w:t>
      </w:r>
      <w:r w:rsidRPr="00E77497">
        <w:t>.</w:t>
      </w:r>
    </w:p>
    <w:p w:rsidR="00190B40" w:rsidRDefault="00190B40" w:rsidP="00190B40">
      <w:pPr>
        <w:pStyle w:val="Alg4"/>
        <w:numPr>
          <w:ilvl w:val="0"/>
          <w:numId w:val="207"/>
        </w:numPr>
      </w:pPr>
      <w:r>
        <w:t>ReturnIfAbrupt(</w:t>
      </w:r>
      <w:r>
        <w:rPr>
          <w:i/>
        </w:rPr>
        <w:t>A</w:t>
      </w:r>
      <w:r>
        <w:t>).</w:t>
      </w:r>
    </w:p>
    <w:p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207"/>
        </w:numPr>
        <w:tabs>
          <w:tab w:val="left" w:pos="720"/>
        </w:tabs>
      </w:pPr>
      <w:r>
        <w:t>ReturnIfAbrupt(</w:t>
      </w:r>
      <w:r>
        <w:rPr>
          <w:i/>
          <w:iCs/>
        </w:rPr>
        <w:t>kPresent</w:t>
      </w:r>
      <w:r>
        <w:t>).</w:t>
      </w:r>
    </w:p>
    <w:p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rsidR="008537DE" w:rsidRPr="00E77497" w:rsidRDefault="006B4102" w:rsidP="008537DE">
      <w:pPr>
        <w:pStyle w:val="Alg4"/>
        <w:numPr>
          <w:ilvl w:val="2"/>
          <w:numId w:val="207"/>
        </w:numPr>
        <w:contextualSpacing/>
      </w:pPr>
      <w:r>
        <w:t>ReturnIfAbrupt(</w:t>
      </w:r>
      <w:r>
        <w:rPr>
          <w:i/>
        </w:rPr>
        <w:t>kValue</w:t>
      </w:r>
      <w:r>
        <w:t>)</w:t>
      </w:r>
      <w:r w:rsidR="008537DE">
        <w:t>.</w:t>
      </w:r>
    </w:p>
    <w:p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rsidR="00B62CD0" w:rsidRDefault="00B62CD0" w:rsidP="00B62CD0">
      <w:pPr>
        <w:pStyle w:val="Alg4"/>
        <w:numPr>
          <w:ilvl w:val="2"/>
          <w:numId w:val="207"/>
        </w:numPr>
      </w:pPr>
      <w:r>
        <w:t>ReturnIfAbrupt(</w:t>
      </w:r>
      <w:r>
        <w:rPr>
          <w:i/>
          <w:iCs/>
        </w:rPr>
        <w:t>status</w:t>
      </w:r>
      <w:r>
        <w:t>).</w:t>
      </w:r>
    </w:p>
    <w:p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rsidR="00A43365" w:rsidRDefault="00A43365" w:rsidP="00A43365">
      <w:pPr>
        <w:pStyle w:val="Alg4"/>
        <w:numPr>
          <w:ilvl w:val="0"/>
          <w:numId w:val="207"/>
        </w:numPr>
        <w:spacing w:after="120"/>
        <w:contextualSpacing/>
      </w:pPr>
      <w:r>
        <w:t>ReturnIfAbrupt(</w:t>
      </w:r>
      <w:r>
        <w:rPr>
          <w:i/>
        </w:rPr>
        <w:t>putStatus</w:t>
      </w:r>
      <w:r>
        <w:t>).</w:t>
      </w:r>
    </w:p>
    <w:p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w:t>
      </w:r>
      <w:del w:id="11929" w:author="Rev 19 Allen Wirfs-Brock" w:date="2013-09-06T14:13:00Z">
        <w:r w:rsidDel="008D0C99">
          <w:delText xml:space="preserve">15 </w:delText>
        </w:r>
      </w:del>
      <w:ins w:id="11930" w:author="Rev 19 Allen Wirfs-Brock" w:date="2013-09-06T14:13:00Z">
        <w:r w:rsidR="008D0C99">
          <w:t xml:space="preserve">20 </w:t>
        </w:r>
      </w:ins>
      <w:r>
        <w:t>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Default="00260FF1" w:rsidP="00260FF1">
      <w:pPr>
        <w:pStyle w:val="Heading4"/>
      </w:pPr>
      <w:bookmarkStart w:id="11931" w:name="_Ref366081030"/>
      <w:bookmarkStart w:id="11932" w:name="_Ref364866226"/>
      <w:bookmarkStart w:id="11933" w:name="_Ref440446657"/>
      <w:r w:rsidRPr="00E77497">
        <w:lastRenderedPageBreak/>
        <w:t>Array.prototype.some ( callbackfn [ , thisArg ] )</w:t>
      </w:r>
      <w:bookmarkEnd w:id="11931"/>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rsidR="00260FF1" w:rsidRPr="00725085" w:rsidRDefault="00260FF1" w:rsidP="00260FF1">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rsidR="00260FF1" w:rsidRPr="00725085" w:rsidRDefault="00260FF1" w:rsidP="00260FF1">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rsidR="00260FF1" w:rsidRPr="00714C7E" w:rsidRDefault="00260FF1" w:rsidP="00260FF1">
      <w:pPr>
        <w:pStyle w:val="Alg4"/>
        <w:numPr>
          <w:ilvl w:val="0"/>
          <w:numId w:val="215"/>
        </w:numPr>
      </w:pPr>
      <w:r w:rsidRPr="00714C7E">
        <w:t>ReturnIfAbrupt(</w:t>
      </w:r>
      <w:r w:rsidRPr="00714C7E">
        <w:rPr>
          <w:i/>
        </w:rPr>
        <w:t>O</w:t>
      </w:r>
      <w:r w:rsidRPr="00714C7E">
        <w:t>).</w:t>
      </w:r>
    </w:p>
    <w:p w:rsidR="00260FF1" w:rsidRPr="00E74C84" w:rsidRDefault="00260FF1" w:rsidP="00260FF1">
      <w:pPr>
        <w:pStyle w:val="Alg4"/>
        <w:numPr>
          <w:ilvl w:val="0"/>
          <w:numId w:val="215"/>
        </w:numPr>
      </w:pPr>
      <w:r w:rsidRPr="00714C7E">
        <w:t xml:space="preserve">Let </w:t>
      </w:r>
      <w:r w:rsidRPr="00714C7E">
        <w:rPr>
          <w:i/>
        </w:rPr>
        <w:t>lenValue</w:t>
      </w:r>
      <w:r w:rsidRPr="00714C7E">
        <w:t xml:space="preserve">  be the result of </w:t>
      </w:r>
      <w:r w:rsidRPr="00663EE4">
        <w:t>Get(</w:t>
      </w:r>
      <w:r w:rsidRPr="00663EE4">
        <w:rPr>
          <w:i/>
        </w:rPr>
        <w:t>O</w:t>
      </w:r>
      <w:r w:rsidRPr="00190B40">
        <w:t xml:space="preserve">, </w:t>
      </w:r>
      <w:r w:rsidRPr="00190B40">
        <w:rPr>
          <w:rFonts w:ascii="Courier New" w:hAnsi="Courier New"/>
          <w:b/>
        </w:rPr>
        <w:t>"length"</w:t>
      </w:r>
      <w:r w:rsidRPr="00190B40">
        <w:rPr>
          <w:bCs/>
        </w:rPr>
        <w:t>)</w:t>
      </w:r>
      <w:r w:rsidRPr="00E74C84">
        <w:t>.</w:t>
      </w:r>
    </w:p>
    <w:p w:rsidR="00260FF1" w:rsidRPr="00E74C84" w:rsidRDefault="00260FF1" w:rsidP="00260FF1">
      <w:pPr>
        <w:pStyle w:val="Alg4"/>
        <w:numPr>
          <w:ilvl w:val="0"/>
          <w:numId w:val="215"/>
        </w:numPr>
      </w:pPr>
      <w:r w:rsidRPr="00E74C84">
        <w:t xml:space="preserve">Let </w:t>
      </w:r>
      <w:r w:rsidRPr="00E74C84">
        <w:rPr>
          <w:i/>
        </w:rPr>
        <w:t>len</w:t>
      </w:r>
      <w:r w:rsidRPr="00E74C84">
        <w:t xml:space="preserve"> be ToLength(</w:t>
      </w:r>
      <w:r w:rsidRPr="00E74C84">
        <w:rPr>
          <w:i/>
        </w:rPr>
        <w:t>lenValue</w:t>
      </w:r>
      <w:r w:rsidRPr="00E74C84">
        <w:t>).</w:t>
      </w:r>
    </w:p>
    <w:p w:rsidR="00260FF1" w:rsidRPr="00E74C84" w:rsidRDefault="00260FF1" w:rsidP="00260FF1">
      <w:pPr>
        <w:pStyle w:val="Alg4"/>
        <w:numPr>
          <w:ilvl w:val="0"/>
          <w:numId w:val="215"/>
        </w:numPr>
        <w:contextualSpacing/>
      </w:pPr>
      <w:r w:rsidRPr="00E74C84">
        <w:t>ReturnIfAbrupt(</w:t>
      </w:r>
      <w:r w:rsidRPr="00E74C84">
        <w:rPr>
          <w:i/>
        </w:rPr>
        <w:t>len</w:t>
      </w:r>
      <w:r w:rsidRPr="00E74C84">
        <w:t>).</w:t>
      </w:r>
    </w:p>
    <w:p w:rsidR="00260FF1" w:rsidRPr="00E74C84" w:rsidRDefault="00260FF1" w:rsidP="00260FF1">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rsidR="00260FF1" w:rsidRPr="00E74C84" w:rsidRDefault="00260FF1" w:rsidP="00260FF1">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rsidR="00260FF1" w:rsidRPr="00E74C84" w:rsidRDefault="00260FF1" w:rsidP="00260FF1">
      <w:pPr>
        <w:pStyle w:val="Alg4"/>
        <w:numPr>
          <w:ilvl w:val="0"/>
          <w:numId w:val="215"/>
        </w:numPr>
      </w:pPr>
      <w:r w:rsidRPr="00E74C84">
        <w:t xml:space="preserve">Let </w:t>
      </w:r>
      <w:r w:rsidRPr="00E74C84">
        <w:rPr>
          <w:i/>
        </w:rPr>
        <w:t>k</w:t>
      </w:r>
      <w:r w:rsidRPr="00E74C84">
        <w:t xml:space="preserve"> be 0.</w:t>
      </w:r>
    </w:p>
    <w:p w:rsidR="00260FF1" w:rsidRPr="00E74C84" w:rsidRDefault="00260FF1" w:rsidP="00260FF1">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rsidR="00260FF1" w:rsidRPr="00E74C84" w:rsidRDefault="00260FF1" w:rsidP="00260FF1">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rsidR="00260FF1" w:rsidRPr="00E74C84" w:rsidRDefault="00260FF1" w:rsidP="00260FF1">
      <w:pPr>
        <w:pStyle w:val="Alg4"/>
        <w:numPr>
          <w:ilvl w:val="1"/>
          <w:numId w:val="215"/>
        </w:numPr>
      </w:pPr>
      <w:r w:rsidRPr="00E74C84">
        <w:t xml:space="preserve">Let </w:t>
      </w:r>
      <w:r w:rsidRPr="00E74C84">
        <w:rPr>
          <w:i/>
        </w:rPr>
        <w:t>kPresent</w:t>
      </w:r>
      <w:r w:rsidRPr="00E74C84">
        <w:t xml:space="preserve"> be the result of HasProperty(</w:t>
      </w:r>
      <w:r w:rsidRPr="00E74C84">
        <w:rPr>
          <w:i/>
        </w:rPr>
        <w:t>O</w:t>
      </w:r>
      <w:r w:rsidRPr="00E74C84">
        <w:t xml:space="preserve">, </w:t>
      </w:r>
      <w:r w:rsidRPr="00E74C84">
        <w:rPr>
          <w:i/>
        </w:rPr>
        <w:t>Pk</w:t>
      </w:r>
      <w:r w:rsidRPr="00E74C84">
        <w:rPr>
          <w:iCs/>
        </w:rPr>
        <w:t>)</w:t>
      </w:r>
      <w:r w:rsidRPr="00E74C84">
        <w:t>.</w:t>
      </w:r>
    </w:p>
    <w:p w:rsidR="00260FF1" w:rsidRPr="00E74C84" w:rsidRDefault="00260FF1" w:rsidP="00260FF1">
      <w:pPr>
        <w:pStyle w:val="Alg3"/>
        <w:numPr>
          <w:ilvl w:val="1"/>
          <w:numId w:val="215"/>
        </w:numPr>
        <w:tabs>
          <w:tab w:val="left" w:pos="720"/>
        </w:tabs>
      </w:pPr>
      <w:r w:rsidRPr="00E74C84">
        <w:t>ReturnIfAbrupt(</w:t>
      </w:r>
      <w:r w:rsidRPr="00E74C84">
        <w:rPr>
          <w:i/>
          <w:iCs/>
        </w:rPr>
        <w:t>kPresent</w:t>
      </w:r>
      <w:r w:rsidRPr="00E74C84">
        <w:t>).</w:t>
      </w:r>
    </w:p>
    <w:p w:rsidR="00260FF1" w:rsidRPr="00E74C84" w:rsidRDefault="00260FF1" w:rsidP="00260FF1">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rsidR="00260FF1" w:rsidRPr="00E74C84" w:rsidRDefault="00260FF1" w:rsidP="00260FF1">
      <w:pPr>
        <w:pStyle w:val="Alg4"/>
        <w:numPr>
          <w:ilvl w:val="2"/>
          <w:numId w:val="215"/>
        </w:numPr>
      </w:pPr>
      <w:r w:rsidRPr="00E74C84">
        <w:t xml:space="preserve">Let </w:t>
      </w:r>
      <w:r w:rsidRPr="00E74C84">
        <w:rPr>
          <w:i/>
        </w:rPr>
        <w:t>kValue</w:t>
      </w:r>
      <w:r w:rsidRPr="00E74C84">
        <w:t xml:space="preserve"> be the result of Get(</w:t>
      </w:r>
      <w:r w:rsidRPr="00E74C84">
        <w:rPr>
          <w:i/>
        </w:rPr>
        <w:t>O</w:t>
      </w:r>
      <w:r w:rsidRPr="00E74C84">
        <w:t xml:space="preserve">, </w:t>
      </w:r>
      <w:r w:rsidRPr="00E74C84">
        <w:rPr>
          <w:i/>
        </w:rPr>
        <w:t>Pk</w:t>
      </w:r>
      <w:r w:rsidRPr="00E74C84">
        <w:rPr>
          <w:iCs/>
        </w:rPr>
        <w:t>)</w:t>
      </w:r>
      <w:r w:rsidRPr="00E74C84">
        <w:t>.</w:t>
      </w:r>
    </w:p>
    <w:p w:rsidR="00260FF1" w:rsidRPr="00E74C84" w:rsidRDefault="00260FF1" w:rsidP="00260FF1">
      <w:pPr>
        <w:pStyle w:val="Alg4"/>
        <w:numPr>
          <w:ilvl w:val="2"/>
          <w:numId w:val="215"/>
        </w:numPr>
        <w:contextualSpacing/>
      </w:pPr>
      <w:r w:rsidRPr="00E74C84">
        <w:t>ReturnIfAbrupt(</w:t>
      </w:r>
      <w:r w:rsidRPr="00E74C84">
        <w:rPr>
          <w:i/>
        </w:rPr>
        <w:t>kValue</w:t>
      </w:r>
      <w:r w:rsidRPr="00E74C84">
        <w:t>).</w:t>
      </w:r>
    </w:p>
    <w:p w:rsidR="00260FF1" w:rsidRPr="00E74C84" w:rsidRDefault="00260FF1" w:rsidP="00260FF1">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Pr="00E74C84">
        <w:rPr>
          <w:i/>
        </w:rPr>
        <w:t>thisArgument</w:t>
      </w:r>
      <w:r w:rsidRPr="00E74C84">
        <w:t xml:space="preserve"> and a List containing </w:t>
      </w:r>
      <w:r w:rsidRPr="00E74C84">
        <w:rPr>
          <w:i/>
        </w:rPr>
        <w:t>kValue</w:t>
      </w:r>
      <w:r w:rsidRPr="00E74C84">
        <w:t xml:space="preserve">, </w:t>
      </w:r>
      <w:r w:rsidRPr="00E74C84">
        <w:rPr>
          <w:i/>
        </w:rPr>
        <w:t>k</w:t>
      </w:r>
      <w:r w:rsidRPr="00E74C84">
        <w:t xml:space="preserve">, and </w:t>
      </w:r>
      <w:r w:rsidRPr="00E74C84">
        <w:rPr>
          <w:i/>
        </w:rPr>
        <w:t>O</w:t>
      </w:r>
      <w:r w:rsidRPr="00E74C84">
        <w:rPr>
          <w:iCs/>
        </w:rPr>
        <w:t xml:space="preserve"> as </w:t>
      </w:r>
      <w:r w:rsidRPr="00E74C84">
        <w:rPr>
          <w:i/>
        </w:rPr>
        <w:t>argumentsList</w:t>
      </w:r>
      <w:r w:rsidRPr="00E74C84">
        <w:t>.</w:t>
      </w:r>
    </w:p>
    <w:p w:rsidR="00260FF1" w:rsidRPr="00E74C84" w:rsidRDefault="00260FF1" w:rsidP="00260FF1">
      <w:pPr>
        <w:pStyle w:val="Alg4"/>
        <w:numPr>
          <w:ilvl w:val="2"/>
          <w:numId w:val="215"/>
        </w:numPr>
        <w:contextualSpacing/>
      </w:pPr>
      <w:r w:rsidRPr="00E74C84">
        <w:t>ReturnIfAbrupt(</w:t>
      </w:r>
      <w:r w:rsidRPr="00E74C84">
        <w:rPr>
          <w:i/>
        </w:rPr>
        <w:t>testResult</w:t>
      </w:r>
      <w:r w:rsidRPr="00E74C84">
        <w:t>).</w:t>
      </w:r>
    </w:p>
    <w:p w:rsidR="00260FF1" w:rsidRPr="00E74C84" w:rsidRDefault="00260FF1" w:rsidP="00260FF1">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rsidR="00260FF1" w:rsidRPr="00E74C84" w:rsidRDefault="00260FF1" w:rsidP="00260FF1">
      <w:pPr>
        <w:pStyle w:val="Alg4"/>
        <w:numPr>
          <w:ilvl w:val="1"/>
          <w:numId w:val="215"/>
        </w:numPr>
      </w:pPr>
      <w:r w:rsidRPr="00E74C84">
        <w:t xml:space="preserve">Increase </w:t>
      </w:r>
      <w:r w:rsidRPr="00E74C84">
        <w:rPr>
          <w:i/>
        </w:rPr>
        <w:t>k</w:t>
      </w:r>
      <w:r w:rsidRPr="00E74C84">
        <w:t xml:space="preserve"> by 1.</w:t>
      </w:r>
    </w:p>
    <w:p w:rsidR="00260FF1" w:rsidRPr="00E74C84" w:rsidRDefault="00260FF1" w:rsidP="00260FF1">
      <w:pPr>
        <w:pStyle w:val="Alg4"/>
        <w:numPr>
          <w:ilvl w:val="0"/>
          <w:numId w:val="215"/>
        </w:numPr>
        <w:spacing w:after="120"/>
      </w:pPr>
      <w:r w:rsidRPr="00E74C84">
        <w:t xml:space="preserve">Return </w:t>
      </w:r>
      <w:r w:rsidRPr="00E74C84">
        <w:rPr>
          <w:b/>
        </w:rPr>
        <w:t>false</w:t>
      </w:r>
      <w:r w:rsidRPr="00E74C84">
        <w:t>.</w:t>
      </w:r>
    </w:p>
    <w:p w:rsidR="00260FF1" w:rsidRPr="00E77497" w:rsidRDefault="00260FF1" w:rsidP="00260FF1">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1B0BF2" w:rsidRDefault="001B0BF2" w:rsidP="00D148E9">
      <w:pPr>
        <w:pStyle w:val="Heading4"/>
      </w:pPr>
      <w:bookmarkStart w:id="11934" w:name="_Ref366078424"/>
      <w:r w:rsidRPr="00E77497">
        <w:t>Array.prototype.sort (comparefn)</w:t>
      </w:r>
      <w:bookmarkEnd w:id="11932"/>
      <w:bookmarkEnd w:id="11934"/>
    </w:p>
    <w:bookmarkEnd w:id="11910"/>
    <w:bookmarkEnd w:id="11911"/>
    <w:bookmarkEnd w:id="11912"/>
    <w:bookmarkEnd w:id="11933"/>
    <w:p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rsidR="004C02EF" w:rsidRPr="00E77497" w:rsidRDefault="004C02EF" w:rsidP="004C02EF">
      <w:commentRangeStart w:id="11935"/>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rsidR="004C02EF" w:rsidRPr="00E77497" w:rsidRDefault="004C02EF" w:rsidP="00F25D17">
      <w:r w:rsidRPr="00E77497">
        <w:lastRenderedPageBreak/>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11935"/>
      <w:r w:rsidR="006B4102">
        <w:rPr>
          <w:rStyle w:val="CommentReference"/>
        </w:rPr>
        <w:commentReference w:id="11935"/>
      </w:r>
    </w:p>
    <w:p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w:t>
      </w:r>
      <w:ins w:id="11936" w:author="Rev 19 Allen Wirfs-Brock" w:date="2013-09-12T08:59:00Z">
        <w:r w:rsidR="00F16CCB" w:rsidRPr="00F16CCB">
          <w:t>PrototypeOf</w:t>
        </w:r>
      </w:ins>
      <w:del w:id="11937" w:author="Rev 19 Allen Wirfs-Brock" w:date="2013-09-12T08:59:00Z">
        <w:r w:rsidR="00A14F8E" w:rsidDel="00F16CCB">
          <w:delText>Inherit</w:delText>
        </w:r>
        <w:r w:rsidR="00BD5B36" w:rsidDel="00F16CCB">
          <w:delText>a</w:delText>
        </w:r>
        <w:r w:rsidR="00A14F8E" w:rsidDel="00F16CCB">
          <w:delText>nce</w:delText>
        </w:r>
      </w:del>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w:t>
      </w:r>
      <w:r w:rsidR="006A3D7C">
        <w:fldChar w:fldCharType="begin"/>
      </w:r>
      <w:r w:rsidR="006A3D7C">
        <w:instrText xml:space="preserve"> REF _Ref366080055 \r \h </w:instrText>
      </w:r>
      <w:r w:rsidR="006A3D7C">
        <w:fldChar w:fldCharType="separate"/>
      </w:r>
      <w:r w:rsidR="00460CAC">
        <w:t>22.1</w:t>
      </w:r>
      <w:r w:rsidR="006A3D7C">
        <w:fldChar w:fldCharType="end"/>
      </w:r>
      <w:r w:rsidRPr="00E77497">
        <w:t>)</w:t>
      </w:r>
    </w:p>
    <w:p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rsidR="004C02EF" w:rsidRPr="00E77497" w:rsidRDefault="004C02EF" w:rsidP="004C02EF">
      <w:r w:rsidRPr="00E77497">
        <w:t>Otherwise, the following steps are taken</w:t>
      </w:r>
      <w:bookmarkStart w:id="11938" w:name="_Toc382291625"/>
      <w:r w:rsidRPr="00E77497">
        <w:t>.</w:t>
      </w:r>
    </w:p>
    <w:p w:rsidR="004C02EF" w:rsidRPr="00E77497" w:rsidRDefault="004C02EF" w:rsidP="005670F3">
      <w:pPr>
        <w:pStyle w:val="Alg4"/>
        <w:numPr>
          <w:ilvl w:val="0"/>
          <w:numId w:val="209"/>
        </w:numPr>
      </w:pPr>
      <w:r w:rsidRPr="00E77497">
        <w:t xml:space="preserve">Perform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rsidR="004C02EF" w:rsidRPr="00E77497" w:rsidRDefault="004C02EF" w:rsidP="004C02EF">
      <w:pPr>
        <w:keepNext/>
      </w:pPr>
      <w:r w:rsidRPr="00E77497">
        <w:t>The returned object must have the following two properties.</w:t>
      </w:r>
    </w:p>
    <w:p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lastRenderedPageBreak/>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hasj</w:t>
      </w:r>
      <w:r>
        <w:t>).</w:t>
      </w:r>
    </w:p>
    <w:p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hask</w:t>
      </w:r>
      <w:r>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rsidR="006B4102" w:rsidRDefault="006B4102" w:rsidP="00834A33">
      <w:pPr>
        <w:pStyle w:val="Alg4"/>
        <w:numPr>
          <w:ilvl w:val="0"/>
          <w:numId w:val="210"/>
        </w:numPr>
      </w:pPr>
      <w:r>
        <w:t>ReturnIfAbrupt(</w:t>
      </w:r>
      <w:r>
        <w:rPr>
          <w:i/>
        </w:rPr>
        <w:t>x</w:t>
      </w:r>
      <w:r>
        <w:t>).</w:t>
      </w:r>
    </w:p>
    <w:p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rsidR="006B4102" w:rsidRDefault="006B4102" w:rsidP="00834A33">
      <w:pPr>
        <w:pStyle w:val="Alg4"/>
        <w:numPr>
          <w:ilvl w:val="0"/>
          <w:numId w:val="210"/>
        </w:numPr>
      </w:pPr>
      <w:r>
        <w:t>ReturnIfAbrupt(</w:t>
      </w:r>
      <w:r>
        <w:rPr>
          <w:i/>
        </w:rPr>
        <w:t>y</w:t>
      </w:r>
      <w:r>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rsidR="006B4102" w:rsidRDefault="006B4102" w:rsidP="00834A33">
      <w:pPr>
        <w:pStyle w:val="Alg4"/>
        <w:numPr>
          <w:ilvl w:val="0"/>
          <w:numId w:val="210"/>
        </w:numPr>
      </w:pPr>
      <w:r>
        <w:t>ReturnIfAbrupt(</w:t>
      </w:r>
      <w:r>
        <w:rPr>
          <w:i/>
        </w:rPr>
        <w:t>xString</w:t>
      </w:r>
      <w:r>
        <w:t>).</w:t>
      </w:r>
    </w:p>
    <w:p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rsidR="006B4102" w:rsidRDefault="006B4102" w:rsidP="00834A33">
      <w:pPr>
        <w:pStyle w:val="Alg4"/>
        <w:numPr>
          <w:ilvl w:val="0"/>
          <w:numId w:val="210"/>
        </w:numPr>
      </w:pPr>
      <w:r>
        <w:t>ReturnIfAbrupt(</w:t>
      </w:r>
      <w:r>
        <w:rPr>
          <w:i/>
        </w:rPr>
        <w:t>yString</w:t>
      </w:r>
      <w:r>
        <w:t>).</w:t>
      </w:r>
    </w:p>
    <w:p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11939" w:name="_Ref457709104"/>
      <w:bookmarkStart w:id="11940" w:name="_Toc385672299"/>
      <w:bookmarkStart w:id="11941" w:name="_Toc393690415"/>
    </w:p>
    <w:p w:rsidR="004C02EF" w:rsidRPr="00E77497" w:rsidRDefault="004C02EF" w:rsidP="00D148E9">
      <w:pPr>
        <w:pStyle w:val="Heading4"/>
      </w:pPr>
      <w:r w:rsidRPr="00E77497">
        <w:t>Array.prototype.splice (start, deleteCount [ , item1 [ , item2 [ , … ] ] ] )</w:t>
      </w:r>
      <w:bookmarkEnd w:id="11939"/>
    </w:p>
    <w:p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1"/>
        </w:numPr>
      </w:pPr>
      <w:r>
        <w:t>ReturnIfAbrupt(</w:t>
      </w:r>
      <w:r>
        <w:rPr>
          <w:i/>
        </w:rPr>
        <w:t>O</w:t>
      </w:r>
      <w:r>
        <w:t>).</w:t>
      </w:r>
    </w:p>
    <w:p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1"/>
        </w:numPr>
        <w:contextualSpacing/>
      </w:pPr>
      <w:r>
        <w:t>ReturnIfAbrupt(</w:t>
      </w:r>
      <w:r w:rsidRPr="00E77497">
        <w:rPr>
          <w:i/>
        </w:rPr>
        <w:t>len</w:t>
      </w:r>
      <w:r>
        <w:t>).</w:t>
      </w:r>
    </w:p>
    <w:p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rsidR="000A12EF" w:rsidRDefault="000A12EF" w:rsidP="00834A33">
      <w:pPr>
        <w:pStyle w:val="Alg4"/>
        <w:numPr>
          <w:ilvl w:val="0"/>
          <w:numId w:val="211"/>
        </w:numPr>
      </w:pPr>
      <w:r>
        <w:t>ReturnIfAbrupt(</w:t>
      </w:r>
      <w:r>
        <w:rPr>
          <w:i/>
        </w:rPr>
        <w:t>relativeStart</w:t>
      </w:r>
      <w:r>
        <w:t>).</w:t>
      </w:r>
    </w:p>
    <w:p w:rsidR="004C02EF" w:rsidRPr="00E77497" w:rsidRDefault="004C02EF" w:rsidP="00834A33">
      <w:pPr>
        <w:pStyle w:val="Alg4"/>
        <w:numPr>
          <w:ilvl w:val="0"/>
          <w:numId w:val="211"/>
        </w:numPr>
      </w:pPr>
      <w:r w:rsidRPr="00E77497">
        <w:lastRenderedPageBreak/>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rsidR="008E45ED" w:rsidRDefault="008E45ED" w:rsidP="00834A33">
      <w:pPr>
        <w:pStyle w:val="Alg4"/>
        <w:numPr>
          <w:ilvl w:val="0"/>
          <w:numId w:val="211"/>
        </w:numPr>
        <w:rPr>
          <w:ins w:id="11942" w:author="Rev 19 Allen Wirfs-Brock" w:date="2013-09-12T16:55:00Z"/>
        </w:rPr>
      </w:pPr>
      <w:ins w:id="11943" w:author="Rev 19 Allen Wirfs-Brock" w:date="2013-09-12T16:55:00Z">
        <w:r>
          <w:t xml:space="preserve">If </w:t>
        </w:r>
        <w:r>
          <w:rPr>
            <w:i/>
          </w:rPr>
          <w:t>start</w:t>
        </w:r>
        <w:r>
          <w:t xml:space="preserve"> is not present, then</w:t>
        </w:r>
      </w:ins>
    </w:p>
    <w:p w:rsidR="008E45ED" w:rsidRDefault="008E45ED" w:rsidP="008E45ED">
      <w:pPr>
        <w:pStyle w:val="Alg4"/>
        <w:numPr>
          <w:ilvl w:val="1"/>
          <w:numId w:val="211"/>
        </w:numPr>
        <w:rPr>
          <w:ins w:id="11944" w:author="Rev 19 Allen Wirfs-Brock" w:date="2013-09-12T16:56:00Z"/>
        </w:rPr>
      </w:pPr>
      <w:ins w:id="11945" w:author="Rev 19 Allen Wirfs-Brock" w:date="2013-09-12T16:57:00Z">
        <w:r>
          <w:t xml:space="preserve">Let </w:t>
        </w:r>
        <w:r w:rsidRPr="008E45ED">
          <w:rPr>
            <w:i/>
          </w:rPr>
          <w:t>actualDeleteCount</w:t>
        </w:r>
        <w:r>
          <w:t xml:space="preserve"> be 0.</w:t>
        </w:r>
      </w:ins>
    </w:p>
    <w:p w:rsidR="004B49EB" w:rsidRDefault="004B49EB" w:rsidP="00834A33">
      <w:pPr>
        <w:pStyle w:val="Alg4"/>
        <w:numPr>
          <w:ilvl w:val="0"/>
          <w:numId w:val="211"/>
        </w:numPr>
      </w:pPr>
      <w:del w:id="11946" w:author="Rev 19 Allen Wirfs-Brock" w:date="2013-09-12T16:57:00Z">
        <w:r w:rsidDel="008E45ED">
          <w:delText xml:space="preserve">If </w:delText>
        </w:r>
      </w:del>
      <w:ins w:id="11947" w:author="Rev 19 Allen Wirfs-Brock" w:date="2013-09-12T16:57:00Z">
        <w:r w:rsidR="008E45ED">
          <w:t xml:space="preserve">Else if </w:t>
        </w:r>
      </w:ins>
      <w:r>
        <w:rPr>
          <w:i/>
          <w:iCs/>
        </w:rPr>
        <w:t>deleteCount</w:t>
      </w:r>
      <w:r>
        <w:t xml:space="preserve"> is not present, then</w:t>
      </w:r>
    </w:p>
    <w:p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rsidR="004B49EB" w:rsidRDefault="004B49EB" w:rsidP="00834A33">
      <w:pPr>
        <w:pStyle w:val="Alg4"/>
        <w:numPr>
          <w:ilvl w:val="0"/>
          <w:numId w:val="211"/>
        </w:numPr>
      </w:pPr>
      <w:r>
        <w:t>Else,</w:t>
      </w:r>
    </w:p>
    <w:p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rsidR="004B49EB" w:rsidRDefault="004B49EB" w:rsidP="004B49EB">
      <w:pPr>
        <w:pStyle w:val="Alg3"/>
        <w:numPr>
          <w:ilvl w:val="1"/>
          <w:numId w:val="211"/>
        </w:numPr>
        <w:tabs>
          <w:tab w:val="left" w:pos="720"/>
        </w:tabs>
      </w:pPr>
      <w:r>
        <w:t>ReturnIfAbrupt(</w:t>
      </w:r>
      <w:r>
        <w:rPr>
          <w:i/>
          <w:iCs/>
        </w:rPr>
        <w:t>dc</w:t>
      </w:r>
      <w:r>
        <w:t>).</w:t>
      </w:r>
    </w:p>
    <w:p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rsidR="00190B40" w:rsidDel="00F75B67" w:rsidRDefault="00190B40" w:rsidP="00190B40">
      <w:pPr>
        <w:pStyle w:val="Alg4"/>
        <w:numPr>
          <w:ilvl w:val="0"/>
          <w:numId w:val="211"/>
        </w:numPr>
        <w:rPr>
          <w:del w:id="11948" w:author="Rev 19 Allen Wirfs-Brock" w:date="2013-09-09T18:26:00Z"/>
        </w:rPr>
      </w:pPr>
      <w:del w:id="11949" w:author="Rev 19 Allen Wirfs-Brock" w:date="2013-09-09T18:26:00Z">
        <w:r w:rsidDel="00F75B67">
          <w:delText xml:space="preserve">Let </w:delText>
        </w:r>
        <w:r w:rsidDel="00F75B67">
          <w:rPr>
            <w:i/>
            <w:iCs/>
          </w:rPr>
          <w:delText>count</w:delText>
        </w:r>
        <w:r w:rsidDel="00F75B67">
          <w:delText xml:space="preserve"> be </w:delText>
        </w:r>
        <w:r w:rsidDel="00F75B67">
          <w:rPr>
            <w:i/>
            <w:iCs/>
          </w:rPr>
          <w:delText>final</w:delText>
        </w:r>
        <w:r w:rsidDel="00F75B67">
          <w:delText xml:space="preserve"> – k.</w:delText>
        </w:r>
      </w:del>
    </w:p>
    <w:p w:rsidR="00190B40" w:rsidRDefault="00190B40" w:rsidP="00190B40">
      <w:pPr>
        <w:pStyle w:val="Alg4"/>
        <w:numPr>
          <w:ilvl w:val="0"/>
          <w:numId w:val="211"/>
        </w:numPr>
      </w:pPr>
      <w:r>
        <w:t xml:space="preserve">Let </w:t>
      </w:r>
      <w:r>
        <w:rPr>
          <w:i/>
          <w:iCs/>
        </w:rPr>
        <w:t>A</w:t>
      </w:r>
      <w:r>
        <w:t xml:space="preserve"> be </w:t>
      </w:r>
      <w:r>
        <w:rPr>
          <w:b/>
          <w:bCs/>
        </w:rPr>
        <w:t>undefined</w:t>
      </w:r>
      <w:r>
        <w:t>.</w:t>
      </w:r>
    </w:p>
    <w:p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190B40">
      <w:pPr>
        <w:pStyle w:val="Alg4"/>
        <w:numPr>
          <w:ilvl w:val="1"/>
          <w:numId w:val="211"/>
        </w:numPr>
        <w:contextualSpacing/>
      </w:pPr>
      <w:r>
        <w:t>ReturnIfAbrupt(</w:t>
      </w:r>
      <w:r>
        <w:rPr>
          <w:i/>
        </w:rPr>
        <w:t>C</w:t>
      </w:r>
      <w:r>
        <w:t>).</w:t>
      </w:r>
    </w:p>
    <w:p w:rsidR="00AA4304" w:rsidRDefault="00AA4304" w:rsidP="00AA4304">
      <w:pPr>
        <w:pStyle w:val="Alg4"/>
        <w:numPr>
          <w:ilvl w:val="1"/>
          <w:numId w:val="211"/>
        </w:numPr>
        <w:rPr>
          <w:ins w:id="11950" w:author="Rev 19 Allen Wirfs-Brock" w:date="2013-09-11T14:56:00Z"/>
        </w:rPr>
      </w:pPr>
      <w:ins w:id="11951" w:author="Rev 19 Allen Wirfs-Brock" w:date="2013-09-11T14:56:00Z">
        <w:r>
          <w:t xml:space="preserve">If </w:t>
        </w:r>
        <w:r>
          <w:rPr>
            <w:i/>
          </w:rPr>
          <w:t>C</w:t>
        </w:r>
        <w:r>
          <w:t xml:space="preserve"> does not have a [[GlobalArray]] internal data property, then</w:t>
        </w:r>
      </w:ins>
    </w:p>
    <w:p w:rsidR="00190B40" w:rsidRDefault="00190B40" w:rsidP="004C69CA">
      <w:pPr>
        <w:pStyle w:val="Alg4"/>
        <w:numPr>
          <w:ilvl w:val="2"/>
          <w:numId w:val="211"/>
        </w:numPr>
      </w:pPr>
      <w:r>
        <w:t>If IsConstructor(</w:t>
      </w:r>
      <w:r w:rsidRPr="00924A5A">
        <w:rPr>
          <w:i/>
        </w:rPr>
        <w:t>C</w:t>
      </w:r>
      <w:r>
        <w:t xml:space="preserve">) is </w:t>
      </w:r>
      <w:r w:rsidRPr="00924A5A">
        <w:rPr>
          <w:b/>
        </w:rPr>
        <w:t>true</w:t>
      </w:r>
      <w:r>
        <w:t>, then</w:t>
      </w:r>
    </w:p>
    <w:p w:rsidR="00190B40" w:rsidRDefault="00190B40" w:rsidP="004C69CA">
      <w:pPr>
        <w:pStyle w:val="Alg4"/>
        <w:numPr>
          <w:ilvl w:val="3"/>
          <w:numId w:val="211"/>
        </w:numPr>
      </w:pPr>
      <w:r w:rsidRPr="00E77497">
        <w:t xml:space="preserve">Let </w:t>
      </w:r>
      <w:r w:rsidRPr="00E77497">
        <w:rPr>
          <w:i/>
        </w:rPr>
        <w:t>A</w:t>
      </w:r>
      <w:r w:rsidRPr="00E77497">
        <w:t xml:space="preserve"> be </w:t>
      </w:r>
      <w:r>
        <w:t xml:space="preserve">the result of </w:t>
      </w:r>
      <w:ins w:id="11952" w:author="Rev 19 Allen Wirfs-Brock" w:date="2013-09-11T14:57:00Z">
        <w:r w:rsidR="004C69CA">
          <w:t xml:space="preserve">calling the [[Construct]] internal method of </w:t>
        </w:r>
      </w:ins>
      <w:del w:id="11953" w:author="Rev 19 Allen Wirfs-Brock" w:date="2013-09-11T14:57:00Z">
        <w:r w:rsidDel="004C69CA">
          <w:delText>OrdinaryConstruct(</w:delText>
        </w:r>
      </w:del>
      <w:r w:rsidRPr="00924A5A">
        <w:rPr>
          <w:i/>
        </w:rPr>
        <w:t>C</w:t>
      </w:r>
      <w:del w:id="11954" w:author="Rev 19 Allen Wirfs-Brock" w:date="2013-09-11T14:57:00Z">
        <w:r w:rsidRPr="003F7754" w:rsidDel="004C69CA">
          <w:rPr>
            <w:iCs/>
          </w:rPr>
          <w:delText>,</w:delText>
        </w:r>
        <w:r w:rsidDel="004C69CA">
          <w:delText xml:space="preserve"> </w:delText>
        </w:r>
      </w:del>
      <w:ins w:id="11955" w:author="Rev 19 Allen Wirfs-Brock" w:date="2013-09-11T14:57:00Z">
        <w:r w:rsidR="004C69CA">
          <w:rPr>
            <w:iCs/>
          </w:rPr>
          <w:t xml:space="preserve"> with argument</w:t>
        </w:r>
        <w:r w:rsidR="004C69CA">
          <w:t xml:space="preserve"> </w:t>
        </w:r>
      </w:ins>
      <w:r>
        <w:t>(</w:t>
      </w:r>
      <w:r w:rsidRPr="00E77497">
        <w:rPr>
          <w:i/>
        </w:rPr>
        <w:t>actualDeleteCount</w:t>
      </w:r>
      <w:commentRangeStart w:id="11956"/>
      <w:del w:id="11957" w:author="Rev 19 Allen Wirfs-Brock" w:date="2013-09-11T14:57:00Z">
        <w:r w:rsidDel="004C69CA">
          <w:rPr>
            <w:iCs/>
          </w:rPr>
          <w:delText>)</w:delText>
        </w:r>
      </w:del>
      <w:r>
        <w:rPr>
          <w:iCs/>
        </w:rPr>
        <w:t>)</w:t>
      </w:r>
      <w:r>
        <w:t>.</w:t>
      </w:r>
      <w:commentRangeEnd w:id="11956"/>
      <w:r>
        <w:rPr>
          <w:rStyle w:val="CommentReference"/>
          <w:rFonts w:ascii="Arial" w:eastAsia="MS Mincho" w:hAnsi="Arial"/>
          <w:spacing w:val="0"/>
          <w:lang w:eastAsia="ja-JP"/>
        </w:rPr>
        <w:commentReference w:id="11956"/>
      </w:r>
    </w:p>
    <w:p w:rsidR="00190B40" w:rsidRDefault="00190B40" w:rsidP="00190B40">
      <w:pPr>
        <w:pStyle w:val="Alg4"/>
        <w:numPr>
          <w:ilvl w:val="0"/>
          <w:numId w:val="211"/>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rsidR="00190B40" w:rsidRDefault="00190B40" w:rsidP="00190B40">
      <w:pPr>
        <w:pStyle w:val="Alg4"/>
        <w:numPr>
          <w:ilvl w:val="0"/>
          <w:numId w:val="211"/>
        </w:numPr>
      </w:pPr>
      <w:r>
        <w:t>ReturnIfAbrupt(</w:t>
      </w:r>
      <w:r>
        <w:rPr>
          <w:i/>
        </w:rPr>
        <w:t>A</w:t>
      </w:r>
      <w:r>
        <w:t>).</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1"/>
        </w:numPr>
        <w:tabs>
          <w:tab w:val="left" w:pos="720"/>
        </w:tabs>
      </w:pPr>
      <w:r>
        <w:t>ReturnIfAbrupt(</w:t>
      </w:r>
      <w:r>
        <w:rPr>
          <w:i/>
          <w:iCs/>
        </w:rPr>
        <w:t>fromPresent</w:t>
      </w:r>
      <w:r>
        <w:t>).</w:t>
      </w:r>
    </w:p>
    <w:p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rsidR="000A12EF" w:rsidRDefault="000A12EF" w:rsidP="00834A33">
      <w:pPr>
        <w:pStyle w:val="Alg4"/>
        <w:numPr>
          <w:ilvl w:val="2"/>
          <w:numId w:val="211"/>
        </w:numPr>
      </w:pPr>
      <w:r>
        <w:t>ReturnIfAbrupt(</w:t>
      </w:r>
      <w:r>
        <w:rPr>
          <w:i/>
        </w:rPr>
        <w:t>fromValue</w:t>
      </w:r>
      <w:r>
        <w:t>).</w:t>
      </w:r>
    </w:p>
    <w:p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 xml:space="preserve">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rsidR="000A12EF" w:rsidRDefault="000A12EF" w:rsidP="00834A33">
      <w:pPr>
        <w:pStyle w:val="Alg4"/>
        <w:numPr>
          <w:ilvl w:val="0"/>
          <w:numId w:val="211"/>
        </w:numPr>
      </w:pPr>
      <w:r>
        <w:t>ReturnIfAbrupt(</w:t>
      </w:r>
      <w:r>
        <w:rPr>
          <w:i/>
        </w:rPr>
        <w:t>putStatus</w:t>
      </w:r>
      <w:r>
        <w:t>).</w:t>
      </w:r>
    </w:p>
    <w:p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834A33">
      <w:pPr>
        <w:pStyle w:val="Alg4"/>
        <w:numPr>
          <w:ilvl w:val="3"/>
          <w:numId w:val="211"/>
        </w:numPr>
      </w:pPr>
      <w:r>
        <w:t>ReturnIfAbrupt(</w:t>
      </w:r>
      <w:r>
        <w:rPr>
          <w:i/>
        </w:rPr>
        <w:t>fromValue</w:t>
      </w:r>
      <w:r>
        <w:t>).</w:t>
      </w:r>
    </w:p>
    <w:p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0A12EF" w:rsidRDefault="000A12EF"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rsidR="00F726FB" w:rsidRDefault="00F726FB" w:rsidP="00834A33">
      <w:pPr>
        <w:pStyle w:val="Alg4"/>
        <w:numPr>
          <w:ilvl w:val="2"/>
          <w:numId w:val="211"/>
        </w:numPr>
        <w:tabs>
          <w:tab w:val="num" w:pos="2700"/>
        </w:tabs>
      </w:pPr>
      <w:r>
        <w:t>ReturnIfAbrupt(</w:t>
      </w:r>
      <w:r>
        <w:rPr>
          <w:i/>
        </w:rPr>
        <w:t>deleteStatus</w:t>
      </w:r>
      <w:r>
        <w:t>).</w:t>
      </w:r>
    </w:p>
    <w:p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rsidR="004C02EF" w:rsidRPr="00E77497" w:rsidRDefault="004C02EF" w:rsidP="00834A33">
      <w:pPr>
        <w:pStyle w:val="Alg4"/>
        <w:numPr>
          <w:ilvl w:val="1"/>
          <w:numId w:val="211"/>
        </w:numPr>
      </w:pPr>
      <w:r w:rsidRPr="00E77497">
        <w:lastRenderedPageBreak/>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F726FB">
      <w:pPr>
        <w:pStyle w:val="Alg4"/>
        <w:numPr>
          <w:ilvl w:val="3"/>
          <w:numId w:val="211"/>
        </w:numPr>
      </w:pPr>
      <w:r>
        <w:t>ReturnIfAbrupt(</w:t>
      </w:r>
      <w:r>
        <w:rPr>
          <w:i/>
        </w:rPr>
        <w:t>fromValue</w:t>
      </w:r>
      <w:r>
        <w:t>).</w:t>
      </w:r>
    </w:p>
    <w:p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rsidR="00F726FB" w:rsidRDefault="00F726FB" w:rsidP="00834A33">
      <w:pPr>
        <w:pStyle w:val="Alg4"/>
        <w:numPr>
          <w:ilvl w:val="1"/>
          <w:numId w:val="211"/>
        </w:numPr>
      </w:pPr>
      <w:r>
        <w:t>ReturnIfAbrupt(</w:t>
      </w:r>
      <w:r>
        <w:rPr>
          <w:i/>
        </w:rPr>
        <w:t>putStatus</w:t>
      </w:r>
      <w:r>
        <w:t>).</w:t>
      </w:r>
    </w:p>
    <w:p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0"/>
          <w:numId w:val="211"/>
        </w:numPr>
        <w:spacing w:after="120"/>
        <w:contextualSpacing/>
      </w:pPr>
      <w:r>
        <w:t>ReturnIfAbrupt(</w:t>
      </w:r>
      <w:r>
        <w:rPr>
          <w:i/>
        </w:rPr>
        <w:t>putStatus</w:t>
      </w:r>
      <w:r>
        <w:t>).</w:t>
      </w:r>
    </w:p>
    <w:p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Pr="00E77497" w:rsidRDefault="00260FF1" w:rsidP="00260FF1">
      <w:pPr>
        <w:pStyle w:val="Heading4"/>
      </w:pPr>
      <w:bookmarkStart w:id="11958" w:name="_Ref366081100"/>
      <w:bookmarkStart w:id="11959" w:name="_Ref364928575"/>
      <w:bookmarkStart w:id="11960" w:name="_Toc472818925"/>
      <w:bookmarkStart w:id="11961" w:name="_Toc235503503"/>
      <w:bookmarkStart w:id="11962" w:name="_Toc241509278"/>
      <w:bookmarkStart w:id="11963" w:name="_Toc244416765"/>
      <w:bookmarkStart w:id="11964" w:name="_Toc276631129"/>
      <w:r w:rsidRPr="00E77497">
        <w:t>Array.prototype.toLocaleString ( )</w:t>
      </w:r>
      <w:bookmarkEnd w:id="11958"/>
    </w:p>
    <w:p w:rsidR="00260FF1" w:rsidRPr="00E77497" w:rsidRDefault="00260FF1" w:rsidP="00260FF1">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rsidR="00260FF1" w:rsidRPr="00E77497" w:rsidRDefault="00260FF1" w:rsidP="00260FF1">
      <w:r w:rsidRPr="00E77497">
        <w:t>The result is calculated as follows:</w:t>
      </w:r>
    </w:p>
    <w:p w:rsidR="00260FF1" w:rsidRPr="00E77497" w:rsidRDefault="00260FF1" w:rsidP="00260FF1">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0"/>
        </w:numPr>
      </w:pPr>
      <w:r>
        <w:t>ReturnIfAbrupt(</w:t>
      </w:r>
      <w:r>
        <w:rPr>
          <w:i/>
        </w:rPr>
        <w:t>array</w:t>
      </w:r>
      <w:r>
        <w:t>).</w:t>
      </w:r>
    </w:p>
    <w:p w:rsidR="00260FF1" w:rsidRPr="00E77497" w:rsidRDefault="00260FF1" w:rsidP="00260FF1">
      <w:pPr>
        <w:pStyle w:val="Alg4"/>
        <w:numPr>
          <w:ilvl w:val="0"/>
          <w:numId w:val="200"/>
        </w:numPr>
      </w:pPr>
      <w:r w:rsidRPr="00E77497">
        <w:t xml:space="preserve">Let </w:t>
      </w:r>
      <w:r w:rsidRPr="00E77497">
        <w:rPr>
          <w:i/>
        </w:rPr>
        <w:t>arrayLen</w:t>
      </w:r>
      <w:r w:rsidRPr="00E77497">
        <w:t xml:space="preserve"> be the result of Get</w:t>
      </w:r>
      <w:r>
        <w:t>(</w:t>
      </w:r>
      <w:r w:rsidRPr="00E77497">
        <w:rPr>
          <w:i/>
        </w:rPr>
        <w:t>array</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0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rsidR="00260FF1" w:rsidRDefault="00260FF1" w:rsidP="00260FF1">
      <w:pPr>
        <w:pStyle w:val="Alg4"/>
        <w:numPr>
          <w:ilvl w:val="0"/>
          <w:numId w:val="200"/>
        </w:numPr>
        <w:contextualSpacing/>
      </w:pPr>
      <w:r>
        <w:t>ReturnIfAbrupt(</w:t>
      </w:r>
      <w:r w:rsidRPr="00E77497">
        <w:rPr>
          <w:i/>
        </w:rPr>
        <w:t>len</w:t>
      </w:r>
      <w:r>
        <w:t>).</w:t>
      </w:r>
    </w:p>
    <w:p w:rsidR="00260FF1" w:rsidRPr="00E77497" w:rsidRDefault="00260FF1" w:rsidP="00260FF1">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rsidR="00260FF1" w:rsidRPr="00E77497" w:rsidRDefault="00260FF1" w:rsidP="00260FF1">
      <w:pPr>
        <w:pStyle w:val="Alg4"/>
        <w:numPr>
          <w:ilvl w:val="0"/>
          <w:numId w:val="200"/>
        </w:numPr>
      </w:pPr>
      <w:r w:rsidRPr="00E77497">
        <w:t xml:space="preserve">If </w:t>
      </w:r>
      <w:r w:rsidRPr="00E77497">
        <w:rPr>
          <w:i/>
        </w:rPr>
        <w:t>len</w:t>
      </w:r>
      <w:r w:rsidRPr="00E77497">
        <w:t xml:space="preserve"> is zero, return the empty String.</w:t>
      </w:r>
    </w:p>
    <w:p w:rsidR="00260FF1" w:rsidRPr="00E77497" w:rsidRDefault="00260FF1" w:rsidP="00260FF1">
      <w:pPr>
        <w:pStyle w:val="Alg4"/>
        <w:numPr>
          <w:ilvl w:val="0"/>
          <w:numId w:val="200"/>
        </w:numPr>
      </w:pPr>
      <w:r w:rsidRPr="00E77497">
        <w:t xml:space="preserve">Let </w:t>
      </w:r>
      <w:r w:rsidRPr="00E77497">
        <w:rPr>
          <w:i/>
        </w:rPr>
        <w:t>firstElement</w:t>
      </w:r>
      <w:r w:rsidRPr="00E77497">
        <w:t xml:space="preserve"> be the result of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rsidR="00260FF1" w:rsidRDefault="00260FF1" w:rsidP="00260FF1">
      <w:pPr>
        <w:pStyle w:val="Alg4"/>
        <w:numPr>
          <w:ilvl w:val="0"/>
          <w:numId w:val="200"/>
        </w:numPr>
      </w:pPr>
      <w:r>
        <w:t>ReturnIfAbrupt(</w:t>
      </w:r>
      <w:r>
        <w:rPr>
          <w:i/>
        </w:rPr>
        <w:t>firstElement</w:t>
      </w:r>
      <w:r>
        <w:t>).</w:t>
      </w:r>
    </w:p>
    <w:p w:rsidR="00260FF1" w:rsidRPr="00E77497" w:rsidRDefault="00260FF1" w:rsidP="00260FF1">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rsidR="00260FF1" w:rsidRPr="00E77497" w:rsidRDefault="00260FF1" w:rsidP="00260FF1">
      <w:pPr>
        <w:pStyle w:val="Alg4"/>
        <w:numPr>
          <w:ilvl w:val="1"/>
          <w:numId w:val="200"/>
        </w:numPr>
      </w:pPr>
      <w:r w:rsidRPr="00E77497">
        <w:t xml:space="preserve">Let </w:t>
      </w:r>
      <w:r w:rsidRPr="00E77497">
        <w:rPr>
          <w:i/>
        </w:rPr>
        <w:t>R</w:t>
      </w:r>
      <w:r w:rsidRPr="00E77497">
        <w:t xml:space="preserve"> be the empty String.</w:t>
      </w:r>
    </w:p>
    <w:p w:rsidR="00260FF1" w:rsidRPr="00E77497" w:rsidRDefault="00260FF1" w:rsidP="00260FF1">
      <w:pPr>
        <w:pStyle w:val="Alg4"/>
        <w:numPr>
          <w:ilvl w:val="0"/>
          <w:numId w:val="200"/>
        </w:numPr>
      </w:pPr>
      <w:r w:rsidRPr="00E77497">
        <w:t xml:space="preserve">Else </w:t>
      </w:r>
    </w:p>
    <w:p w:rsidR="00260FF1" w:rsidRDefault="00260FF1" w:rsidP="00260FF1">
      <w:pPr>
        <w:pStyle w:val="Alg4"/>
        <w:numPr>
          <w:ilvl w:val="1"/>
          <w:numId w:val="200"/>
        </w:numPr>
      </w:pPr>
      <w:r w:rsidRPr="00E77497">
        <w:t xml:space="preserve">Let </w:t>
      </w:r>
      <w:r w:rsidRPr="00E77497">
        <w:rPr>
          <w:i/>
        </w:rPr>
        <w:t>R</w:t>
      </w:r>
      <w:r w:rsidRPr="00E77497">
        <w:t xml:space="preserve"> be the result of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rsidR="00260FF1" w:rsidRDefault="00260FF1" w:rsidP="00260FF1">
      <w:pPr>
        <w:pStyle w:val="Alg4"/>
        <w:numPr>
          <w:ilvl w:val="1"/>
          <w:numId w:val="200"/>
        </w:numPr>
        <w:contextualSpacing/>
      </w:pPr>
      <w:commentRangeStart w:id="11965"/>
      <w:r>
        <w:t xml:space="preserve">Let </w:t>
      </w:r>
      <w:r w:rsidRPr="00610B3D">
        <w:rPr>
          <w:i/>
        </w:rPr>
        <w:t>R</w:t>
      </w:r>
      <w:r>
        <w:t xml:space="preserve"> be ToString(</w:t>
      </w:r>
      <w:r w:rsidRPr="00610B3D">
        <w:rPr>
          <w:i/>
        </w:rPr>
        <w:t>R</w:t>
      </w:r>
      <w:r>
        <w:t>).</w:t>
      </w:r>
      <w:commentRangeEnd w:id="11965"/>
      <w:r>
        <w:rPr>
          <w:rStyle w:val="CommentReference"/>
          <w:rFonts w:ascii="Arial" w:eastAsia="MS Mincho" w:hAnsi="Arial"/>
          <w:spacing w:val="0"/>
          <w:lang w:eastAsia="ja-JP"/>
        </w:rPr>
        <w:commentReference w:id="11965"/>
      </w:r>
    </w:p>
    <w:p w:rsidR="00260FF1" w:rsidRPr="00E77497" w:rsidRDefault="00260FF1" w:rsidP="00260FF1">
      <w:pPr>
        <w:pStyle w:val="Alg4"/>
        <w:numPr>
          <w:ilvl w:val="1"/>
          <w:numId w:val="200"/>
        </w:numPr>
        <w:contextualSpacing/>
      </w:pPr>
      <w:r>
        <w:t>ReturnIfAbrupt(</w:t>
      </w:r>
      <w:r>
        <w:rPr>
          <w:i/>
        </w:rPr>
        <w:t>R</w:t>
      </w:r>
      <w:r>
        <w:t>).</w:t>
      </w:r>
    </w:p>
    <w:p w:rsidR="00260FF1" w:rsidRPr="00E77497" w:rsidRDefault="00260FF1" w:rsidP="00260FF1">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260FF1" w:rsidRPr="00E77497" w:rsidRDefault="00260FF1" w:rsidP="00260FF1">
      <w:pPr>
        <w:pStyle w:val="Alg4"/>
        <w:numPr>
          <w:ilvl w:val="0"/>
          <w:numId w:val="200"/>
        </w:numPr>
      </w:pPr>
      <w:r w:rsidRPr="00E77497">
        <w:lastRenderedPageBreak/>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rsidR="00260FF1" w:rsidRPr="00E77497" w:rsidRDefault="00260FF1" w:rsidP="00260FF1">
      <w:pPr>
        <w:pStyle w:val="Alg4"/>
        <w:numPr>
          <w:ilvl w:val="1"/>
          <w:numId w:val="200"/>
        </w:numPr>
      </w:pPr>
      <w:r w:rsidRPr="00E77497">
        <w:t xml:space="preserve">Let </w:t>
      </w:r>
      <w:r w:rsidRPr="00E77497">
        <w:rPr>
          <w:i/>
        </w:rPr>
        <w:t>nextElement</w:t>
      </w:r>
      <w:r w:rsidRPr="00E77497">
        <w:t xml:space="preserve"> be the result of Get</w:t>
      </w:r>
      <w:r>
        <w:t>(</w:t>
      </w:r>
      <w:r w:rsidRPr="00E77497">
        <w:rPr>
          <w:i/>
        </w:rPr>
        <w:t>array</w:t>
      </w:r>
      <w:r>
        <w:t>,</w:t>
      </w:r>
      <w:r w:rsidRPr="00E77497">
        <w:t>ToString(</w:t>
      </w:r>
      <w:r w:rsidRPr="00E77497">
        <w:rPr>
          <w:i/>
        </w:rPr>
        <w:t>k</w:t>
      </w:r>
      <w:r w:rsidRPr="00E77497">
        <w:t>)</w:t>
      </w:r>
      <w:r>
        <w:t>)</w:t>
      </w:r>
      <w:r w:rsidRPr="00E77497">
        <w:t>.</w:t>
      </w:r>
    </w:p>
    <w:p w:rsidR="00260FF1" w:rsidRDefault="00260FF1" w:rsidP="00260FF1">
      <w:pPr>
        <w:pStyle w:val="Alg4"/>
        <w:numPr>
          <w:ilvl w:val="1"/>
          <w:numId w:val="200"/>
        </w:numPr>
      </w:pPr>
      <w:r>
        <w:t>ReturnIfAbrupt(</w:t>
      </w:r>
      <w:r>
        <w:rPr>
          <w:i/>
        </w:rPr>
        <w:t>nextElement</w:t>
      </w:r>
      <w:r>
        <w:t>).</w:t>
      </w:r>
    </w:p>
    <w:p w:rsidR="00260FF1" w:rsidRPr="00E77497" w:rsidRDefault="00260FF1" w:rsidP="00260FF1">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rsidR="00260FF1" w:rsidRPr="00E77497" w:rsidRDefault="00260FF1" w:rsidP="00260FF1">
      <w:pPr>
        <w:pStyle w:val="Alg4"/>
        <w:numPr>
          <w:ilvl w:val="2"/>
          <w:numId w:val="200"/>
        </w:numPr>
      </w:pPr>
      <w:r w:rsidRPr="00E77497">
        <w:t xml:space="preserve">Let </w:t>
      </w:r>
      <w:r w:rsidRPr="00E77497">
        <w:rPr>
          <w:i/>
        </w:rPr>
        <w:t>R</w:t>
      </w:r>
      <w:r w:rsidRPr="00E77497">
        <w:t xml:space="preserve"> be the empty String.</w:t>
      </w:r>
    </w:p>
    <w:p w:rsidR="00260FF1" w:rsidRPr="00E77497" w:rsidRDefault="00260FF1" w:rsidP="00260FF1">
      <w:pPr>
        <w:pStyle w:val="Alg4"/>
        <w:numPr>
          <w:ilvl w:val="1"/>
          <w:numId w:val="200"/>
        </w:numPr>
      </w:pPr>
      <w:r w:rsidRPr="00E77497">
        <w:t xml:space="preserve">Else </w:t>
      </w:r>
    </w:p>
    <w:p w:rsidR="00260FF1" w:rsidRDefault="00260FF1" w:rsidP="00260FF1">
      <w:pPr>
        <w:pStyle w:val="Alg4"/>
        <w:numPr>
          <w:ilvl w:val="2"/>
          <w:numId w:val="200"/>
        </w:numPr>
      </w:pPr>
      <w:r w:rsidRPr="00E77497">
        <w:t xml:space="preserve">Let </w:t>
      </w:r>
      <w:r w:rsidRPr="00E77497">
        <w:rPr>
          <w:i/>
        </w:rPr>
        <w:t>R</w:t>
      </w:r>
      <w:r w:rsidRPr="00E77497">
        <w:t xml:space="preserve"> be the result of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rsidR="00260FF1" w:rsidRDefault="00260FF1" w:rsidP="00260FF1">
      <w:pPr>
        <w:pStyle w:val="Alg4"/>
        <w:numPr>
          <w:ilvl w:val="2"/>
          <w:numId w:val="200"/>
        </w:numPr>
        <w:contextualSpacing/>
      </w:pPr>
      <w:commentRangeStart w:id="11966"/>
      <w:r>
        <w:t xml:space="preserve">Let </w:t>
      </w:r>
      <w:r w:rsidRPr="00610B3D">
        <w:rPr>
          <w:i/>
        </w:rPr>
        <w:t>R</w:t>
      </w:r>
      <w:r>
        <w:t xml:space="preserve"> be ToString(</w:t>
      </w:r>
      <w:r w:rsidRPr="00610B3D">
        <w:rPr>
          <w:i/>
        </w:rPr>
        <w:t>R</w:t>
      </w:r>
      <w:r>
        <w:t>).</w:t>
      </w:r>
      <w:commentRangeEnd w:id="11966"/>
      <w:r>
        <w:rPr>
          <w:rStyle w:val="CommentReference"/>
          <w:rFonts w:ascii="Arial" w:eastAsia="MS Mincho" w:hAnsi="Arial"/>
          <w:spacing w:val="0"/>
          <w:lang w:eastAsia="ja-JP"/>
        </w:rPr>
        <w:commentReference w:id="11966"/>
      </w:r>
    </w:p>
    <w:p w:rsidR="00260FF1" w:rsidRPr="00E77497" w:rsidRDefault="00260FF1" w:rsidP="00260FF1">
      <w:pPr>
        <w:pStyle w:val="Alg4"/>
        <w:numPr>
          <w:ilvl w:val="2"/>
          <w:numId w:val="200"/>
        </w:numPr>
        <w:contextualSpacing/>
      </w:pPr>
      <w:r>
        <w:t>ReturnIfAbrupt(</w:t>
      </w:r>
      <w:r>
        <w:rPr>
          <w:i/>
        </w:rPr>
        <w:t>R</w:t>
      </w:r>
      <w:r>
        <w:t>).</w:t>
      </w:r>
    </w:p>
    <w:p w:rsidR="00260FF1" w:rsidRPr="00E77497" w:rsidRDefault="00260FF1" w:rsidP="00260FF1">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rsidR="00260FF1" w:rsidRPr="00E77497" w:rsidRDefault="00260FF1" w:rsidP="00260FF1">
      <w:pPr>
        <w:pStyle w:val="Alg4"/>
        <w:numPr>
          <w:ilvl w:val="1"/>
          <w:numId w:val="200"/>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00"/>
        </w:numPr>
        <w:spacing w:after="220"/>
      </w:pPr>
      <w:r w:rsidRPr="00E77497">
        <w:t xml:space="preserve">Return </w:t>
      </w:r>
      <w:r w:rsidRPr="00E77497">
        <w:rPr>
          <w:i/>
        </w:rPr>
        <w:t>R</w:t>
      </w:r>
      <w:r w:rsidRPr="00E77497">
        <w:t>.</w:t>
      </w:r>
    </w:p>
    <w:p w:rsidR="00260FF1" w:rsidRPr="00E77497" w:rsidRDefault="00260FF1" w:rsidP="00260FF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260FF1" w:rsidRPr="00E77497" w:rsidRDefault="00260FF1" w:rsidP="00260FF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rsidR="00260FF1" w:rsidRPr="00E77497" w:rsidRDefault="00260FF1" w:rsidP="00260FF1">
      <w:pPr>
        <w:pStyle w:val="Heading4"/>
      </w:pPr>
      <w:bookmarkStart w:id="11967" w:name="_Ref366081115"/>
      <w:r w:rsidRPr="00E77497">
        <w:t>Array.prototype.toString ( )</w:t>
      </w:r>
      <w:bookmarkEnd w:id="11967"/>
    </w:p>
    <w:p w:rsidR="00260FF1" w:rsidRPr="00E77497" w:rsidRDefault="00260FF1" w:rsidP="00260FF1">
      <w:r w:rsidRPr="00E77497">
        <w:t xml:space="preserve">When the </w:t>
      </w:r>
      <w:r w:rsidRPr="00E77497">
        <w:rPr>
          <w:rFonts w:ascii="Courier New" w:hAnsi="Courier New"/>
          <w:b/>
        </w:rPr>
        <w:t>toString</w:t>
      </w:r>
      <w:r w:rsidRPr="00E77497">
        <w:t xml:space="preserve"> method is called, the following steps are taken:</w:t>
      </w:r>
    </w:p>
    <w:p w:rsidR="00260FF1" w:rsidRPr="00E77497" w:rsidRDefault="00260FF1" w:rsidP="00260FF1">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rsidR="00260FF1" w:rsidRDefault="00260FF1" w:rsidP="00260FF1">
      <w:pPr>
        <w:pStyle w:val="Alg4"/>
        <w:numPr>
          <w:ilvl w:val="0"/>
          <w:numId w:val="1317"/>
        </w:numPr>
        <w:contextualSpacing/>
      </w:pPr>
      <w:r>
        <w:t>ReturnIfAbrupt(</w:t>
      </w:r>
      <w:r>
        <w:rPr>
          <w:i/>
        </w:rPr>
        <w:t>array</w:t>
      </w:r>
      <w:r>
        <w:t>).</w:t>
      </w:r>
    </w:p>
    <w:p w:rsidR="00260FF1" w:rsidRPr="00E77497" w:rsidRDefault="00260FF1" w:rsidP="00260FF1">
      <w:pPr>
        <w:pStyle w:val="Alg4"/>
        <w:numPr>
          <w:ilvl w:val="0"/>
          <w:numId w:val="1317"/>
        </w:numPr>
      </w:pPr>
      <w:r w:rsidRPr="00E77497">
        <w:t xml:space="preserve">Let </w:t>
      </w:r>
      <w:r w:rsidRPr="00E77497">
        <w:rPr>
          <w:i/>
        </w:rPr>
        <w:t>func</w:t>
      </w:r>
      <w:r w:rsidRPr="00E77497">
        <w:t xml:space="preserve"> be the result of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rsidR="00260FF1" w:rsidRDefault="00260FF1" w:rsidP="00260FF1">
      <w:pPr>
        <w:pStyle w:val="Alg4"/>
        <w:numPr>
          <w:ilvl w:val="0"/>
          <w:numId w:val="1317"/>
        </w:numPr>
        <w:contextualSpacing/>
      </w:pPr>
      <w:r>
        <w:t>ReturnIfAbrupt(</w:t>
      </w:r>
      <w:r>
        <w:rPr>
          <w:i/>
        </w:rPr>
        <w:t>func</w:t>
      </w:r>
      <w:r>
        <w:t>).</w:t>
      </w:r>
    </w:p>
    <w:p w:rsidR="00260FF1" w:rsidRPr="00E77497" w:rsidRDefault="00260FF1" w:rsidP="00260FF1">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w:t>
      </w:r>
      <w:r w:rsidR="006A3D7C">
        <w:fldChar w:fldCharType="begin"/>
      </w:r>
      <w:r w:rsidR="006A3D7C">
        <w:instrText xml:space="preserve"> REF _Ref366080108 \r \h </w:instrText>
      </w:r>
      <w:r w:rsidR="006A3D7C">
        <w:fldChar w:fldCharType="separate"/>
      </w:r>
      <w:r w:rsidR="00460CAC">
        <w:t>19.1.4.6</w:t>
      </w:r>
      <w:r w:rsidR="006A3D7C">
        <w:fldChar w:fldCharType="end"/>
      </w:r>
      <w:r w:rsidRPr="00E77497">
        <w:t>).</w:t>
      </w:r>
    </w:p>
    <w:p w:rsidR="00260FF1" w:rsidRPr="00E77497" w:rsidRDefault="00260FF1" w:rsidP="00260FF1">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rsidR="00260FF1" w:rsidRPr="00E77497" w:rsidRDefault="00260FF1" w:rsidP="00260FF1">
      <w:pPr>
        <w:pStyle w:val="Heading4"/>
      </w:pPr>
      <w:r w:rsidRPr="00E77497">
        <w:t>Array.prototype.unshift ( [ item1 [ , item2 [ , … ] ] ] )</w:t>
      </w:r>
    </w:p>
    <w:p w:rsidR="00260FF1" w:rsidRPr="00E77497" w:rsidRDefault="00260FF1" w:rsidP="00260FF1">
      <w:r w:rsidRPr="00E77497">
        <w:t>The arguments are prepended to the start of the array, such that their order within the array is the same as the order in which they appear in the argument list.</w:t>
      </w:r>
    </w:p>
    <w:p w:rsidR="00260FF1" w:rsidRPr="00E77497" w:rsidRDefault="00260FF1" w:rsidP="00260FF1">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260FF1" w:rsidRPr="00E77497" w:rsidRDefault="00260FF1" w:rsidP="00260FF1">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12"/>
        </w:numPr>
      </w:pPr>
      <w:r>
        <w:t>ReturnIfAbrupt(</w:t>
      </w:r>
      <w:r>
        <w:rPr>
          <w:i/>
        </w:rPr>
        <w:t>O</w:t>
      </w:r>
      <w:r>
        <w:t>).</w:t>
      </w:r>
    </w:p>
    <w:p w:rsidR="00260FF1" w:rsidRPr="00E77497" w:rsidRDefault="00260FF1" w:rsidP="00260FF1">
      <w:pPr>
        <w:pStyle w:val="Alg4"/>
        <w:numPr>
          <w:ilvl w:val="0"/>
          <w:numId w:val="21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212"/>
        </w:numPr>
        <w:contextualSpacing/>
      </w:pPr>
      <w:r>
        <w:t>ReturnIfAbrupt(</w:t>
      </w:r>
      <w:r w:rsidRPr="00E77497">
        <w:rPr>
          <w:i/>
        </w:rPr>
        <w:t>len</w:t>
      </w:r>
      <w:r>
        <w:t>).</w:t>
      </w:r>
    </w:p>
    <w:p w:rsidR="00260FF1" w:rsidRPr="00E77497" w:rsidRDefault="00260FF1" w:rsidP="00260FF1">
      <w:pPr>
        <w:pStyle w:val="Alg4"/>
        <w:numPr>
          <w:ilvl w:val="0"/>
          <w:numId w:val="212"/>
        </w:numPr>
      </w:pPr>
      <w:r w:rsidRPr="00E77497">
        <w:t xml:space="preserve">Let </w:t>
      </w:r>
      <w:r w:rsidRPr="00E77497">
        <w:rPr>
          <w:i/>
        </w:rPr>
        <w:t>argCount</w:t>
      </w:r>
      <w:r w:rsidRPr="00E77497">
        <w:t xml:space="preserve"> be the number of actual arguments.</w:t>
      </w:r>
    </w:p>
    <w:p w:rsidR="00260FF1" w:rsidRPr="00E77497" w:rsidRDefault="00260FF1" w:rsidP="00260FF1">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rsidR="00260FF1" w:rsidRPr="00E77497" w:rsidRDefault="00260FF1" w:rsidP="00260FF1">
      <w:pPr>
        <w:pStyle w:val="Alg4"/>
        <w:numPr>
          <w:ilvl w:val="0"/>
          <w:numId w:val="212"/>
        </w:numPr>
      </w:pPr>
      <w:r w:rsidRPr="00E77497">
        <w:t xml:space="preserve">Repeat, while </w:t>
      </w:r>
      <w:r w:rsidRPr="00E77497">
        <w:rPr>
          <w:i/>
        </w:rPr>
        <w:t>k</w:t>
      </w:r>
      <w:r w:rsidRPr="00E77497">
        <w:t xml:space="preserve"> &gt; 0, </w:t>
      </w:r>
    </w:p>
    <w:p w:rsidR="00260FF1" w:rsidRPr="00E77497" w:rsidRDefault="00260FF1" w:rsidP="00260FF1">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rsidR="00260FF1" w:rsidRPr="00E77497" w:rsidRDefault="00260FF1" w:rsidP="00260FF1">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rsidR="00260FF1" w:rsidRPr="00E77497" w:rsidRDefault="00260FF1" w:rsidP="00260FF1">
      <w:pPr>
        <w:pStyle w:val="Alg4"/>
        <w:numPr>
          <w:ilvl w:val="1"/>
          <w:numId w:val="212"/>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Cs/>
        </w:rPr>
        <w:t>)</w:t>
      </w:r>
      <w:r w:rsidRPr="00E77497">
        <w:t>.</w:t>
      </w:r>
    </w:p>
    <w:p w:rsidR="00260FF1" w:rsidRDefault="00260FF1" w:rsidP="00260FF1">
      <w:pPr>
        <w:pStyle w:val="Alg3"/>
        <w:numPr>
          <w:ilvl w:val="1"/>
          <w:numId w:val="212"/>
        </w:numPr>
        <w:tabs>
          <w:tab w:val="left" w:pos="720"/>
        </w:tabs>
      </w:pPr>
      <w:r>
        <w:t>ReturnIfAbrupt(</w:t>
      </w:r>
      <w:r>
        <w:rPr>
          <w:i/>
          <w:iCs/>
        </w:rPr>
        <w:t>fromPresent</w:t>
      </w:r>
      <w:r>
        <w:t>).</w:t>
      </w:r>
    </w:p>
    <w:p w:rsidR="00260FF1" w:rsidRPr="00E77497" w:rsidRDefault="00260FF1" w:rsidP="00260FF1">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rsidR="00260FF1" w:rsidRPr="00E77497" w:rsidRDefault="00260FF1" w:rsidP="00260FF1">
      <w:pPr>
        <w:pStyle w:val="Alg4"/>
        <w:numPr>
          <w:ilvl w:val="2"/>
          <w:numId w:val="212"/>
        </w:numPr>
        <w:tabs>
          <w:tab w:val="left" w:pos="2340"/>
        </w:tabs>
      </w:pPr>
      <w:r w:rsidRPr="00E77497">
        <w:t xml:space="preserve">Let </w:t>
      </w:r>
      <w:r w:rsidRPr="00E77497">
        <w:rPr>
          <w:i/>
        </w:rPr>
        <w:t>fromValue</w:t>
      </w:r>
      <w:r w:rsidRPr="00E77497">
        <w:t xml:space="preserve"> be the result of Get</w:t>
      </w:r>
      <w:r>
        <w:t>(</w:t>
      </w:r>
      <w:r w:rsidRPr="00E77497">
        <w:rPr>
          <w:i/>
        </w:rPr>
        <w:t>O</w:t>
      </w:r>
      <w:r>
        <w:t>,</w:t>
      </w:r>
      <w:r w:rsidRPr="00E77497">
        <w:t xml:space="preserve"> </w:t>
      </w:r>
      <w:r w:rsidRPr="00E77497">
        <w:rPr>
          <w:i/>
        </w:rPr>
        <w:t>from</w:t>
      </w:r>
      <w:r>
        <w:rPr>
          <w:iCs/>
        </w:rPr>
        <w:t>)</w:t>
      </w:r>
      <w:r w:rsidRPr="00E77497">
        <w:t>.</w:t>
      </w:r>
    </w:p>
    <w:p w:rsidR="00260FF1" w:rsidRDefault="00260FF1" w:rsidP="00260FF1">
      <w:pPr>
        <w:pStyle w:val="Alg4"/>
        <w:numPr>
          <w:ilvl w:val="2"/>
          <w:numId w:val="212"/>
        </w:numPr>
        <w:tabs>
          <w:tab w:val="left" w:pos="2340"/>
        </w:tabs>
      </w:pPr>
      <w:r>
        <w:t>ReturnIfAbrupt(</w:t>
      </w:r>
      <w:r>
        <w:rPr>
          <w:i/>
        </w:rPr>
        <w:t>fromValue</w:t>
      </w:r>
      <w:r>
        <w:t>).</w:t>
      </w:r>
    </w:p>
    <w:p w:rsidR="00260FF1" w:rsidRPr="00E77497" w:rsidRDefault="00260FF1" w:rsidP="00260FF1">
      <w:pPr>
        <w:pStyle w:val="Alg4"/>
        <w:numPr>
          <w:ilvl w:val="2"/>
          <w:numId w:val="212"/>
        </w:numPr>
        <w:tabs>
          <w:tab w:val="left" w:pos="2340"/>
        </w:tabs>
      </w:pPr>
      <w:r>
        <w:lastRenderedPageBreak/>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rsidR="00260FF1" w:rsidRDefault="00260FF1" w:rsidP="00260FF1">
      <w:pPr>
        <w:pStyle w:val="Alg4"/>
        <w:numPr>
          <w:ilvl w:val="2"/>
          <w:numId w:val="212"/>
        </w:numPr>
      </w:pPr>
      <w:r>
        <w:t>ReturnIfAbrupt(</w:t>
      </w:r>
      <w:r>
        <w:rPr>
          <w:i/>
        </w:rPr>
        <w:t>putStatus</w:t>
      </w:r>
      <w:r>
        <w:t>).</w:t>
      </w:r>
    </w:p>
    <w:p w:rsidR="00260FF1" w:rsidRPr="00E77497" w:rsidRDefault="00260FF1" w:rsidP="00260FF1">
      <w:pPr>
        <w:pStyle w:val="Alg4"/>
        <w:numPr>
          <w:ilvl w:val="1"/>
          <w:numId w:val="212"/>
        </w:numPr>
      </w:pPr>
      <w:r w:rsidRPr="00E77497">
        <w:t xml:space="preserve">Else </w:t>
      </w:r>
      <w:r w:rsidRPr="00E77497">
        <w:rPr>
          <w:i/>
        </w:rPr>
        <w:t>fromPresent</w:t>
      </w:r>
      <w:r w:rsidRPr="00E77497">
        <w:t xml:space="preserve"> is </w:t>
      </w:r>
      <w:r w:rsidRPr="00E77497">
        <w:rPr>
          <w:b/>
        </w:rPr>
        <w:t>false</w:t>
      </w:r>
      <w:r w:rsidRPr="00E77497">
        <w:t>,</w:t>
      </w:r>
    </w:p>
    <w:p w:rsidR="00260FF1" w:rsidRPr="00E77497" w:rsidRDefault="00260FF1" w:rsidP="00260FF1">
      <w:pPr>
        <w:pStyle w:val="Alg4"/>
        <w:numPr>
          <w:ilvl w:val="2"/>
          <w:numId w:val="212"/>
        </w:numPr>
        <w:tabs>
          <w:tab w:val="left" w:pos="2340"/>
        </w:tabs>
      </w:pPr>
      <w:r>
        <w:t xml:space="preserve">Let </w:t>
      </w:r>
      <w:r w:rsidRPr="00F726FB">
        <w:rPr>
          <w:i/>
        </w:rPr>
        <w:t>deleteStatus</w:t>
      </w:r>
      <w:r>
        <w:t xml:space="preserve"> be the result of </w:t>
      </w:r>
      <w:r w:rsidRPr="00E77497">
        <w:t>Delete</w:t>
      </w:r>
      <w:r>
        <w:t>PropertyOrThrow(</w:t>
      </w:r>
      <w:r w:rsidRPr="00E77497">
        <w:rPr>
          <w:i/>
        </w:rPr>
        <w:t>O</w:t>
      </w:r>
      <w:r>
        <w:t>,</w:t>
      </w:r>
      <w:r w:rsidRPr="00E77497">
        <w:t xml:space="preserve"> </w:t>
      </w:r>
      <w:r w:rsidRPr="00E77497">
        <w:rPr>
          <w:i/>
        </w:rPr>
        <w:t>to</w:t>
      </w:r>
      <w:r>
        <w:t>)</w:t>
      </w:r>
      <w:r w:rsidRPr="00E77497">
        <w:t>.</w:t>
      </w:r>
    </w:p>
    <w:p w:rsidR="00260FF1" w:rsidRDefault="00260FF1" w:rsidP="00260FF1">
      <w:pPr>
        <w:pStyle w:val="Alg4"/>
        <w:numPr>
          <w:ilvl w:val="2"/>
          <w:numId w:val="212"/>
        </w:numPr>
      </w:pPr>
      <w:r>
        <w:t>ReturnIfAbrupt(</w:t>
      </w:r>
      <w:r>
        <w:rPr>
          <w:i/>
        </w:rPr>
        <w:t>deleteStatus</w:t>
      </w:r>
      <w:r>
        <w:t>).</w:t>
      </w:r>
    </w:p>
    <w:p w:rsidR="00260FF1" w:rsidRPr="00E77497" w:rsidRDefault="00260FF1" w:rsidP="00260FF1">
      <w:pPr>
        <w:pStyle w:val="Alg4"/>
        <w:numPr>
          <w:ilvl w:val="1"/>
          <w:numId w:val="212"/>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12"/>
        </w:numPr>
      </w:pPr>
      <w:r w:rsidRPr="00E77497">
        <w:t xml:space="preserve">Let </w:t>
      </w:r>
      <w:r w:rsidRPr="00E77497">
        <w:rPr>
          <w:i/>
        </w:rPr>
        <w:t>j</w:t>
      </w:r>
      <w:r w:rsidRPr="00E77497">
        <w:t xml:space="preserve"> be 0.</w:t>
      </w:r>
    </w:p>
    <w:p w:rsidR="00260FF1" w:rsidRPr="00E77497" w:rsidRDefault="00260FF1" w:rsidP="00260FF1">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260FF1" w:rsidRPr="00E77497" w:rsidRDefault="00260FF1" w:rsidP="00260FF1">
      <w:pPr>
        <w:pStyle w:val="Alg4"/>
        <w:numPr>
          <w:ilvl w:val="0"/>
          <w:numId w:val="212"/>
        </w:numPr>
      </w:pPr>
      <w:r w:rsidRPr="00E77497">
        <w:t xml:space="preserve">Repeat, while </w:t>
      </w:r>
      <w:r w:rsidRPr="00E77497">
        <w:rPr>
          <w:i/>
        </w:rPr>
        <w:t>items</w:t>
      </w:r>
      <w:r w:rsidRPr="00E77497">
        <w:t xml:space="preserve"> is not empty</w:t>
      </w:r>
    </w:p>
    <w:p w:rsidR="00260FF1" w:rsidRPr="00E77497" w:rsidRDefault="00260FF1" w:rsidP="00260FF1">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260FF1" w:rsidRPr="00E77497" w:rsidRDefault="00260FF1" w:rsidP="00260FF1">
      <w:pPr>
        <w:pStyle w:val="Alg4"/>
        <w:numPr>
          <w:ilvl w:val="1"/>
          <w:numId w:val="212"/>
        </w:numPr>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ToString(</w:t>
      </w:r>
      <w:r w:rsidRPr="00E77497">
        <w:rPr>
          <w:i/>
        </w:rPr>
        <w:t>j</w:t>
      </w:r>
      <w:r w:rsidRPr="00E77497">
        <w:t xml:space="preserve">), </w:t>
      </w:r>
      <w:r w:rsidRPr="00E77497">
        <w:rPr>
          <w:i/>
        </w:rPr>
        <w:t>E</w:t>
      </w:r>
      <w:r w:rsidRPr="00E77497">
        <w:t xml:space="preserve">, </w:t>
      </w:r>
      <w:r w:rsidRPr="00E77497">
        <w:rPr>
          <w:b/>
        </w:rPr>
        <w:t>true</w:t>
      </w:r>
      <w:r>
        <w:rPr>
          <w:bCs/>
        </w:rPr>
        <w:t>)</w:t>
      </w:r>
      <w:r w:rsidRPr="00E77497">
        <w:t>.</w:t>
      </w:r>
    </w:p>
    <w:p w:rsidR="00260FF1" w:rsidRDefault="00260FF1" w:rsidP="00260FF1">
      <w:pPr>
        <w:pStyle w:val="Alg4"/>
        <w:numPr>
          <w:ilvl w:val="1"/>
          <w:numId w:val="212"/>
        </w:numPr>
      </w:pPr>
      <w:r>
        <w:t>ReturnIfAbrupt(</w:t>
      </w:r>
      <w:r>
        <w:rPr>
          <w:i/>
        </w:rPr>
        <w:t>putStatus</w:t>
      </w:r>
      <w:r>
        <w:t>).</w:t>
      </w:r>
    </w:p>
    <w:p w:rsidR="00260FF1" w:rsidRPr="00E77497" w:rsidRDefault="00260FF1" w:rsidP="00260FF1">
      <w:pPr>
        <w:pStyle w:val="Alg4"/>
        <w:numPr>
          <w:ilvl w:val="1"/>
          <w:numId w:val="212"/>
        </w:numPr>
      </w:pPr>
      <w:r w:rsidRPr="00E77497">
        <w:t xml:space="preserve">Increase </w:t>
      </w:r>
      <w:r w:rsidRPr="00E77497">
        <w:rPr>
          <w:i/>
        </w:rPr>
        <w:t>j</w:t>
      </w:r>
      <w:r w:rsidRPr="00E77497">
        <w:t xml:space="preserve"> by 1.</w:t>
      </w:r>
    </w:p>
    <w:p w:rsidR="00260FF1" w:rsidRPr="00E77497" w:rsidRDefault="00260FF1" w:rsidP="00260FF1">
      <w:pPr>
        <w:pStyle w:val="Alg4"/>
        <w:numPr>
          <w:ilvl w:val="0"/>
          <w:numId w:val="212"/>
        </w:numPr>
      </w:pPr>
      <w:r>
        <w:t xml:space="preserve">Let </w:t>
      </w:r>
      <w:r>
        <w:rPr>
          <w:i/>
        </w:rPr>
        <w:t>put</w:t>
      </w:r>
      <w:r w:rsidRPr="00F726FB">
        <w:rPr>
          <w:i/>
        </w:rPr>
        <w:t>Status</w:t>
      </w:r>
      <w:r>
        <w:t xml:space="preserve"> be the result of </w:t>
      </w:r>
      <w:r w:rsidRPr="00E77497">
        <w:t>Put</w:t>
      </w:r>
      <w:r>
        <w:t>(</w:t>
      </w:r>
      <w:r w:rsidRPr="00E77497">
        <w:rPr>
          <w:i/>
        </w:rPr>
        <w:t>O</w:t>
      </w:r>
      <w:r>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len</w:t>
      </w:r>
      <w:r w:rsidRPr="00E77497">
        <w:t>+</w:t>
      </w:r>
      <w:r w:rsidRPr="00E77497">
        <w:rPr>
          <w:i/>
        </w:rPr>
        <w:t>argCount</w:t>
      </w:r>
      <w:r w:rsidRPr="00E77497">
        <w:t xml:space="preserve">, </w:t>
      </w:r>
      <w:r w:rsidRPr="00E77497">
        <w:rPr>
          <w:b/>
        </w:rPr>
        <w:t>true</w:t>
      </w:r>
      <w:r>
        <w:rPr>
          <w:bCs/>
        </w:rPr>
        <w:t>)</w:t>
      </w:r>
      <w:r w:rsidRPr="00E77497">
        <w:t>.</w:t>
      </w:r>
    </w:p>
    <w:p w:rsidR="00260FF1" w:rsidRDefault="00260FF1" w:rsidP="00260FF1">
      <w:pPr>
        <w:pStyle w:val="Alg4"/>
        <w:numPr>
          <w:ilvl w:val="0"/>
          <w:numId w:val="212"/>
        </w:numPr>
        <w:spacing w:after="120"/>
        <w:contextualSpacing/>
      </w:pPr>
      <w:r>
        <w:t>ReturnIfAbrupt(</w:t>
      </w:r>
      <w:r>
        <w:rPr>
          <w:i/>
        </w:rPr>
        <w:t>putStatus</w:t>
      </w:r>
      <w:r>
        <w:t>).</w:t>
      </w:r>
    </w:p>
    <w:p w:rsidR="00260FF1" w:rsidRPr="00E77497" w:rsidRDefault="00260FF1" w:rsidP="00260FF1">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14C7E" w:rsidRDefault="00714C7E" w:rsidP="00A52CA4">
      <w:pPr>
        <w:pStyle w:val="Heading4"/>
      </w:pPr>
      <w:bookmarkStart w:id="11968" w:name="_Ref364929205"/>
      <w:bookmarkEnd w:id="11959"/>
      <w:r>
        <w:t>Array</w:t>
      </w:r>
      <w:r w:rsidRPr="00E77497">
        <w:t>.prototype.</w:t>
      </w:r>
      <w:r>
        <w:t>values</w:t>
      </w:r>
      <w:r w:rsidRPr="00E77497">
        <w:t xml:space="preserve"> </w:t>
      </w:r>
      <w:commentRangeStart w:id="11969"/>
      <w:r w:rsidRPr="00E77497">
        <w:t xml:space="preserve">( </w:t>
      </w:r>
      <w:r>
        <w:t xml:space="preserve">  </w:t>
      </w:r>
      <w:r w:rsidRPr="00E77497">
        <w:t>)</w:t>
      </w:r>
      <w:commentRangeEnd w:id="11969"/>
      <w:r>
        <w:rPr>
          <w:rStyle w:val="CommentReference"/>
          <w:b w:val="0"/>
        </w:rPr>
        <w:commentReference w:id="11969"/>
      </w:r>
      <w:bookmarkEnd w:id="11968"/>
    </w:p>
    <w:p w:rsidR="00A041A1" w:rsidRPr="00E77497" w:rsidRDefault="00A041A1" w:rsidP="00A041A1">
      <w:r w:rsidRPr="00E77497">
        <w:t>The following steps are taken:</w:t>
      </w:r>
    </w:p>
    <w:p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2"/>
        </w:numPr>
      </w:pPr>
      <w:r>
        <w:t>ReturnIfAbrupt(</w:t>
      </w:r>
      <w:r w:rsidR="00EF2471">
        <w:rPr>
          <w:i/>
        </w:rPr>
        <w:t>O</w:t>
      </w:r>
      <w:r>
        <w:t>).</w:t>
      </w:r>
    </w:p>
    <w:p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rsidR="00A041A1" w:rsidRPr="00E77497" w:rsidRDefault="00A041A1" w:rsidP="00E4696F">
      <w:pPr>
        <w:pStyle w:val="Heading4"/>
      </w:pPr>
      <w:r>
        <w:t>Array</w:t>
      </w:r>
      <w:r w:rsidRPr="00E77497">
        <w:t>.prototype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rsidR="0065158F" w:rsidRDefault="0065158F" w:rsidP="00C25482">
      <w:pPr>
        <w:pStyle w:val="Heading4"/>
      </w:pPr>
      <w:r>
        <w:t>Array</w:t>
      </w:r>
      <w:r w:rsidRPr="00E77497">
        <w:t>.prototype</w:t>
      </w:r>
      <w:r>
        <w:t xml:space="preserve"> [ @@unscopables ]</w:t>
      </w:r>
    </w:p>
    <w:p w:rsidR="0065158F" w:rsidRDefault="0065158F" w:rsidP="0065158F">
      <w:r w:rsidRPr="00E77497">
        <w:t xml:space="preserve">The </w:t>
      </w:r>
      <w:r>
        <w:t>initial value of the @@</w:t>
      </w:r>
      <w:r w:rsidRPr="0065158F">
        <w:t xml:space="preserve">unscopables </w:t>
      </w:r>
      <w:r>
        <w:t>data property is an object created by the following steps:</w:t>
      </w:r>
    </w:p>
    <w:p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del w:id="11970" w:author="Rev 19 Allen Wirfs-Brock" w:date="2013-09-27T12:20:00Z">
        <w:r w:rsidDel="00F92DB3">
          <w:rPr>
            <w:iCs/>
          </w:rPr>
          <w:delText>5</w:delText>
        </w:r>
      </w:del>
      <w:ins w:id="11971" w:author="Rev 19 Allen Wirfs-Brock" w:date="2013-09-27T12:20:00Z">
        <w:r w:rsidR="00F92DB3">
          <w:rPr>
            <w:iCs/>
          </w:rPr>
          <w:t>7</w:t>
        </w:r>
      </w:ins>
      <w:r>
        <w:rPr>
          <w:iCs/>
        </w:rPr>
        <w:t xml:space="preserve">, </w:t>
      </w:r>
      <w:r w:rsidRPr="00F75B67">
        <w:rPr>
          <w:rFonts w:ascii="Arial" w:hAnsi="Arial" w:cs="Arial"/>
          <w:iCs/>
        </w:rPr>
        <w:t>%ArrayPrototype%</w:t>
      </w:r>
      <w:r>
        <w:rPr>
          <w:iCs/>
        </w:rPr>
        <w:t>)</w:t>
      </w:r>
      <w:r w:rsidRPr="00E77497">
        <w:t>.</w:t>
      </w:r>
    </w:p>
    <w:p w:rsidR="0065158F" w:rsidRPr="00E77497" w:rsidRDefault="0065158F" w:rsidP="0065158F">
      <w:pPr>
        <w:pStyle w:val="Alg4"/>
        <w:numPr>
          <w:ilvl w:val="0"/>
          <w:numId w:val="1569"/>
        </w:numPr>
      </w:pPr>
      <w:r>
        <w:t>Call CreateOwnDataProperty(</w:t>
      </w:r>
      <w:ins w:id="11972" w:author="Rev 19 Allen Wirfs-Brock" w:date="2013-09-09T18:20:00Z">
        <w:r w:rsidR="000F402B">
          <w:rPr>
            <w:i/>
          </w:rPr>
          <w:t>blackList</w:t>
        </w:r>
      </w:ins>
      <w:del w:id="11973"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rsidR="0065158F" w:rsidRPr="00E77497" w:rsidRDefault="0065158F" w:rsidP="0065158F">
      <w:pPr>
        <w:pStyle w:val="Alg4"/>
        <w:numPr>
          <w:ilvl w:val="0"/>
          <w:numId w:val="1569"/>
        </w:numPr>
      </w:pPr>
      <w:r>
        <w:t>Call CreateOwnDataProperty(</w:t>
      </w:r>
      <w:ins w:id="11974" w:author="Rev 19 Allen Wirfs-Brock" w:date="2013-09-09T18:20:00Z">
        <w:r w:rsidR="000F402B">
          <w:rPr>
            <w:i/>
          </w:rPr>
          <w:t>blackList</w:t>
        </w:r>
      </w:ins>
      <w:del w:id="11975"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rsidR="0065158F" w:rsidRPr="00E77497" w:rsidRDefault="0065158F" w:rsidP="0065158F">
      <w:pPr>
        <w:pStyle w:val="Alg4"/>
        <w:numPr>
          <w:ilvl w:val="0"/>
          <w:numId w:val="1569"/>
        </w:numPr>
      </w:pPr>
      <w:r>
        <w:t>Call CreateOwnDataProperty(</w:t>
      </w:r>
      <w:ins w:id="11976" w:author="Rev 19 Allen Wirfs-Brock" w:date="2013-09-09T18:20:00Z">
        <w:r w:rsidR="000F402B">
          <w:rPr>
            <w:i/>
          </w:rPr>
          <w:t>blackList</w:t>
        </w:r>
      </w:ins>
      <w:del w:id="11977"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rsidR="0065158F" w:rsidRPr="00E77497" w:rsidRDefault="0065158F" w:rsidP="0065158F">
      <w:pPr>
        <w:pStyle w:val="Alg4"/>
        <w:numPr>
          <w:ilvl w:val="0"/>
          <w:numId w:val="1569"/>
        </w:numPr>
      </w:pPr>
      <w:r>
        <w:t>Call CreateOwnDataProperty(</w:t>
      </w:r>
      <w:ins w:id="11978" w:author="Rev 19 Allen Wirfs-Brock" w:date="2013-09-09T18:20:00Z">
        <w:r w:rsidR="000F402B">
          <w:rPr>
            <w:i/>
          </w:rPr>
          <w:t>blackList</w:t>
        </w:r>
      </w:ins>
      <w:del w:id="11979"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rsidR="0065158F" w:rsidRPr="00E77497" w:rsidRDefault="0065158F" w:rsidP="0065158F">
      <w:pPr>
        <w:pStyle w:val="Alg4"/>
        <w:numPr>
          <w:ilvl w:val="0"/>
          <w:numId w:val="1569"/>
        </w:numPr>
      </w:pPr>
      <w:r>
        <w:t>Call CreateOwnDataProperty(</w:t>
      </w:r>
      <w:ins w:id="11980" w:author="Rev 19 Allen Wirfs-Brock" w:date="2013-09-09T18:21:00Z">
        <w:r w:rsidR="000F402B">
          <w:rPr>
            <w:i/>
          </w:rPr>
          <w:t>blackList</w:t>
        </w:r>
      </w:ins>
      <w:del w:id="11981"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rsidR="0065158F" w:rsidRPr="00E77497" w:rsidRDefault="0065158F" w:rsidP="0065158F">
      <w:pPr>
        <w:pStyle w:val="Alg4"/>
        <w:numPr>
          <w:ilvl w:val="0"/>
          <w:numId w:val="1569"/>
        </w:numPr>
      </w:pPr>
      <w:r>
        <w:t>Call CreateOwnDataProperty(</w:t>
      </w:r>
      <w:ins w:id="11982" w:author="Rev 19 Allen Wirfs-Brock" w:date="2013-09-09T18:21:00Z">
        <w:r w:rsidR="000F402B">
          <w:rPr>
            <w:i/>
          </w:rPr>
          <w:t>blackList</w:t>
        </w:r>
      </w:ins>
      <w:del w:id="11983"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rsidR="0065158F" w:rsidRPr="00E77497" w:rsidRDefault="0065158F" w:rsidP="0065158F">
      <w:pPr>
        <w:pStyle w:val="Alg4"/>
        <w:numPr>
          <w:ilvl w:val="0"/>
          <w:numId w:val="1569"/>
        </w:numPr>
      </w:pPr>
      <w:r>
        <w:t>Call CreateOwnDataProperty(</w:t>
      </w:r>
      <w:ins w:id="11984" w:author="Rev 19 Allen Wirfs-Brock" w:date="2013-09-09T18:21:00Z">
        <w:r w:rsidR="000F402B">
          <w:rPr>
            <w:i/>
          </w:rPr>
          <w:t>blackList</w:t>
        </w:r>
      </w:ins>
      <w:del w:id="11985"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rsidR="000C266C" w:rsidRDefault="000C266C" w:rsidP="000C266C">
      <w:pPr>
        <w:pStyle w:val="Alg4"/>
        <w:numPr>
          <w:ilvl w:val="0"/>
          <w:numId w:val="1569"/>
        </w:numPr>
        <w:rPr>
          <w:ins w:id="11986" w:author="Rev 19 Allen Wirfs-Brock" w:date="2013-09-12T12:07:00Z"/>
        </w:rPr>
      </w:pPr>
      <w:ins w:id="11987" w:author="Rev 19 Allen Wirfs-Brock" w:date="2013-09-12T12:07:00Z">
        <w:r>
          <w:t xml:space="preserve">Assert: Each of the above calls will return </w:t>
        </w:r>
        <w:r>
          <w:rPr>
            <w:b/>
          </w:rPr>
          <w:t>true</w:t>
        </w:r>
        <w:r>
          <w:t>.</w:t>
        </w:r>
      </w:ins>
    </w:p>
    <w:p w:rsidR="0065158F" w:rsidRDefault="0065158F" w:rsidP="0065158F">
      <w:pPr>
        <w:pStyle w:val="Alg4"/>
        <w:numPr>
          <w:ilvl w:val="0"/>
          <w:numId w:val="1569"/>
        </w:numPr>
        <w:spacing w:after="280"/>
      </w:pPr>
      <w:r>
        <w:t xml:space="preserve">Return </w:t>
      </w:r>
      <w:commentRangeStart w:id="11988"/>
      <w:r>
        <w:rPr>
          <w:i/>
        </w:rPr>
        <w:t>blackList</w:t>
      </w:r>
      <w:commentRangeEnd w:id="11988"/>
      <w:r>
        <w:rPr>
          <w:rStyle w:val="CommentReference"/>
          <w:rFonts w:ascii="Arial" w:eastAsia="MS Mincho" w:hAnsi="Arial"/>
          <w:spacing w:val="0"/>
          <w:lang w:eastAsia="ja-JP"/>
        </w:rPr>
        <w:commentReference w:id="11988"/>
      </w:r>
      <w:r>
        <w:t>.</w:t>
      </w:r>
    </w:p>
    <w:p w:rsidR="0065158F" w:rsidRDefault="0065158F" w:rsidP="0065158F">
      <w:r w:rsidRPr="00E77497">
        <w:t xml:space="preserve">This property has the attributes { [[Writable]]: </w:t>
      </w:r>
      <w:r w:rsidRPr="00C72CA0">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rsidR="004C02EF" w:rsidRPr="00E77497" w:rsidRDefault="004C02EF" w:rsidP="007A5192">
      <w:pPr>
        <w:pStyle w:val="Heading3"/>
      </w:pPr>
      <w:bookmarkStart w:id="11989" w:name="_Toc368050762"/>
      <w:r w:rsidRPr="00E77497">
        <w:lastRenderedPageBreak/>
        <w:t>Properties of Array Instance</w:t>
      </w:r>
      <w:bookmarkEnd w:id="11938"/>
      <w:bookmarkEnd w:id="11940"/>
      <w:bookmarkEnd w:id="11941"/>
      <w:r w:rsidRPr="00E77497">
        <w:t>s</w:t>
      </w:r>
      <w:bookmarkEnd w:id="11960"/>
      <w:bookmarkEnd w:id="11961"/>
      <w:bookmarkEnd w:id="11962"/>
      <w:bookmarkEnd w:id="11963"/>
      <w:bookmarkEnd w:id="11964"/>
      <w:bookmarkEnd w:id="11989"/>
    </w:p>
    <w:p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11990" w:name="_Hlt424531027"/>
      <w:bookmarkStart w:id="11991" w:name="_Ref384024926"/>
      <w:bookmarkStart w:id="11992" w:name="_Ref385487297"/>
      <w:bookmarkStart w:id="11993" w:name="_Toc385672300"/>
      <w:bookmarkStart w:id="11994" w:name="_Toc393690416"/>
      <w:bookmarkEnd w:id="11990"/>
    </w:p>
    <w:p w:rsidR="00A146E5" w:rsidRPr="00E77497" w:rsidRDefault="00A146E5" w:rsidP="00A146E5">
      <w:bookmarkStart w:id="11995"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rsidR="004C02EF" w:rsidRPr="00E77497" w:rsidRDefault="004C02EF" w:rsidP="007A5192">
      <w:pPr>
        <w:pStyle w:val="Heading4"/>
      </w:pPr>
      <w:bookmarkStart w:id="11996" w:name="_Toc382291626"/>
      <w:bookmarkStart w:id="11997" w:name="_Toc385672301"/>
      <w:bookmarkStart w:id="11998" w:name="_Toc393690417"/>
      <w:bookmarkEnd w:id="11991"/>
      <w:bookmarkEnd w:id="11992"/>
      <w:bookmarkEnd w:id="11993"/>
      <w:bookmarkEnd w:id="11994"/>
      <w:bookmarkEnd w:id="11995"/>
      <w:r w:rsidRPr="00E77497">
        <w:t>lengt</w:t>
      </w:r>
      <w:bookmarkEnd w:id="11996"/>
      <w:bookmarkEnd w:id="11997"/>
      <w:bookmarkEnd w:id="11998"/>
      <w:r w:rsidRPr="00E77497">
        <w:t>h</w:t>
      </w:r>
    </w:p>
    <w:p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11999" w:name="_Toc382291627"/>
      <w:bookmarkStart w:id="12000" w:name="_Ref383601992"/>
      <w:bookmarkStart w:id="12001" w:name="_Toc385672302"/>
      <w:bookmarkStart w:id="12002" w:name="_Toc393690418"/>
      <w:bookmarkStart w:id="12003" w:name="_Ref404493357"/>
    </w:p>
    <w:p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4B439B">
        <w:fldChar w:fldCharType="begin"/>
      </w:r>
      <w:r w:rsidR="004B439B">
        <w:instrText xml:space="preserve"> REF _Ref365531949 \r \h </w:instrText>
      </w:r>
      <w:r w:rsidR="004B439B">
        <w:fldChar w:fldCharType="separate"/>
      </w:r>
      <w:r w:rsidR="00460CAC">
        <w:t>9.2.2.1</w:t>
      </w:r>
      <w:r w:rsidR="004B439B">
        <w:fldChar w:fldCharType="end"/>
      </w:r>
      <w:r w:rsidRPr="00E77497">
        <w:t>.</w:t>
      </w:r>
    </w:p>
    <w:p w:rsidR="0094126F" w:rsidRDefault="0094126F" w:rsidP="00D148E9">
      <w:pPr>
        <w:pStyle w:val="Heading3"/>
      </w:pPr>
      <w:bookmarkStart w:id="12004" w:name="_Ref424531349"/>
      <w:bookmarkStart w:id="12005" w:name="_Toc472818926"/>
      <w:bookmarkStart w:id="12006" w:name="_Toc235503504"/>
      <w:bookmarkStart w:id="12007" w:name="_Toc241509279"/>
      <w:bookmarkStart w:id="12008" w:name="_Toc244416766"/>
      <w:bookmarkStart w:id="12009" w:name="_Toc276631130"/>
      <w:bookmarkStart w:id="12010" w:name="_Toc368050763"/>
      <w:r>
        <w:t>Array Iterator Object Structure</w:t>
      </w:r>
      <w:bookmarkEnd w:id="12010"/>
    </w:p>
    <w:p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rsidR="0094126F" w:rsidRDefault="0094126F" w:rsidP="00D148E9">
      <w:pPr>
        <w:pStyle w:val="Heading4"/>
      </w:pPr>
      <w:r>
        <w:t>CreateArrayIterator Abstract Operation</w:t>
      </w:r>
    </w:p>
    <w:p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calling ToObject(</w:t>
      </w:r>
      <w:r>
        <w:rPr>
          <w:i/>
        </w:rPr>
        <w:t>array</w:t>
      </w:r>
      <w:r>
        <w:t>)</w:t>
      </w:r>
      <w:r w:rsidRPr="00E77497">
        <w:t>.</w:t>
      </w:r>
    </w:p>
    <w:p w:rsidR="0094126F" w:rsidRPr="00E77497" w:rsidRDefault="0094126F" w:rsidP="0094126F">
      <w:pPr>
        <w:pStyle w:val="Alg4"/>
        <w:numPr>
          <w:ilvl w:val="0"/>
          <w:numId w:val="1000"/>
        </w:numPr>
      </w:pPr>
      <w:r>
        <w:t>ReturnIfAbrupt(</w:t>
      </w:r>
      <w:r>
        <w:rPr>
          <w:i/>
        </w:rPr>
        <w:t>O</w:t>
      </w:r>
      <w:r>
        <w:t>).</w:t>
      </w:r>
    </w:p>
    <w:p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rsidRPr="00F75B67">
        <w:rPr>
          <w:rFonts w:ascii="Arial" w:hAnsi="Arial" w:cs="Arial"/>
        </w:rP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sidRPr="000F402B">
        <w:t>to</w:t>
      </w:r>
      <w:r w:rsidR="0094126F" w:rsidRPr="000F402B">
        <w:t xml:space="preserve"> </w:t>
      </w:r>
      <w:r w:rsidR="0094126F" w:rsidRPr="0087223F">
        <w:rPr>
          <w:i/>
        </w:rPr>
        <w:t>kind</w:t>
      </w:r>
      <w:r w:rsidR="0094126F">
        <w:t>.</w:t>
      </w:r>
    </w:p>
    <w:p w:rsidR="0094126F" w:rsidRDefault="0094126F" w:rsidP="002F6F1C">
      <w:pPr>
        <w:pStyle w:val="Alg4"/>
        <w:numPr>
          <w:ilvl w:val="0"/>
          <w:numId w:val="1000"/>
        </w:numPr>
        <w:spacing w:after="220"/>
        <w:contextualSpacing/>
      </w:pPr>
      <w:r>
        <w:t xml:space="preserve">Return </w:t>
      </w:r>
      <w:r w:rsidR="002F6F1C">
        <w:rPr>
          <w:i/>
        </w:rPr>
        <w:t>iterator</w:t>
      </w:r>
      <w:r>
        <w:t>.</w:t>
      </w:r>
    </w:p>
    <w:p w:rsidR="0094126F" w:rsidRDefault="0094126F" w:rsidP="00D148E9">
      <w:pPr>
        <w:pStyle w:val="Heading4"/>
      </w:pPr>
      <w:r>
        <w:t xml:space="preserve">The </w:t>
      </w:r>
      <w:r w:rsidR="004B6770">
        <w:t>Array</w:t>
      </w:r>
      <w:r>
        <w:t xml:space="preserve"> Iterator Prototype</w:t>
      </w:r>
    </w:p>
    <w:p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rsidR="0094126F" w:rsidRDefault="00BA1960" w:rsidP="00483C7C">
      <w:pPr>
        <w:pStyle w:val="Heading5"/>
      </w:pPr>
      <w:r>
        <w:rPr>
          <w:i/>
        </w:rPr>
        <w:t>Array</w:t>
      </w:r>
      <w:commentRangeStart w:id="12011"/>
      <w:r w:rsidR="0094126F" w:rsidRPr="00061845">
        <w:rPr>
          <w:i/>
        </w:rPr>
        <w:t>Iterator</w:t>
      </w:r>
      <w:r w:rsidR="0094126F">
        <w:t>.prototype.constructor</w:t>
      </w:r>
      <w:commentRangeEnd w:id="12011"/>
      <w:r w:rsidR="0094126F">
        <w:rPr>
          <w:rStyle w:val="CommentReference"/>
          <w:b w:val="0"/>
        </w:rPr>
        <w:commentReference w:id="12011"/>
      </w:r>
    </w:p>
    <w:p w:rsidR="0094126F" w:rsidRDefault="00BA1960" w:rsidP="00966F28">
      <w:pPr>
        <w:pStyle w:val="Heading5"/>
      </w:pPr>
      <w:r>
        <w:rPr>
          <w:i/>
        </w:rPr>
        <w:t>Array</w:t>
      </w:r>
      <w:r w:rsidR="0094126F" w:rsidRPr="00061845">
        <w:rPr>
          <w:i/>
        </w:rPr>
        <w:t>Iterator</w:t>
      </w:r>
      <w:r w:rsidR="0094126F">
        <w:t>.prototype.next( )</w:t>
      </w:r>
    </w:p>
    <w:p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w:t>
      </w:r>
      <w:ins w:id="12012" w:author="Rev 19 Allen Wirfs-Brock" w:date="2013-09-26T17:28:00Z">
        <w:r w:rsidR="00284A05">
          <w:t>n</w:t>
        </w:r>
      </w:ins>
      <w:r>
        <w:t xml:space="preserve"> </w:t>
      </w:r>
      <w:r w:rsidR="00BA1960">
        <w:t>Array Iterator Instance (</w:t>
      </w:r>
      <w:r w:rsidR="006A3D7C">
        <w:fldChar w:fldCharType="begin"/>
      </w:r>
      <w:r w:rsidR="006A3D7C">
        <w:instrText xml:space="preserve"> REF _Ref366080311 \r \h </w:instrText>
      </w:r>
      <w:r w:rsidR="006A3D7C">
        <w:fldChar w:fldCharType="separate"/>
      </w:r>
      <w:r w:rsidR="00460CAC">
        <w:t>22.1.5.3</w:t>
      </w:r>
      <w:r w:rsidR="006A3D7C">
        <w:fldChar w:fldCharType="end"/>
      </w:r>
      <w:r>
        <w:t xml:space="preserve">), throw a </w:t>
      </w:r>
      <w:r w:rsidRPr="00061845">
        <w:rPr>
          <w:b/>
        </w:rPr>
        <w:t>TypeError</w:t>
      </w:r>
      <w:r>
        <w:t xml:space="preserve"> exception.</w:t>
      </w:r>
    </w:p>
    <w:p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940D3" w:rsidRPr="00E77497" w:rsidRDefault="00C940D3" w:rsidP="00C940D3">
      <w:pPr>
        <w:pStyle w:val="Alg4"/>
        <w:numPr>
          <w:ilvl w:val="0"/>
          <w:numId w:val="1004"/>
        </w:numPr>
        <w:contextualSpacing/>
      </w:pPr>
      <w:r>
        <w:t>ReturnIfAbrupt(</w:t>
      </w:r>
      <w:r w:rsidRPr="00E77497">
        <w:rPr>
          <w:i/>
        </w:rPr>
        <w:t>len</w:t>
      </w:r>
      <w:r>
        <w:t>).</w:t>
      </w:r>
    </w:p>
    <w:p w:rsidR="00262B6B" w:rsidRDefault="00262B6B" w:rsidP="00262B6B">
      <w:pPr>
        <w:pStyle w:val="Alg4"/>
        <w:numPr>
          <w:ilvl w:val="0"/>
          <w:numId w:val="1004"/>
        </w:numPr>
      </w:pPr>
      <w:commentRangeStart w:id="12013"/>
      <w:r>
        <w:lastRenderedPageBreak/>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rsidR="008F2BA1" w:rsidRDefault="008F2BA1" w:rsidP="00966F28">
      <w:pPr>
        <w:pStyle w:val="Alg3"/>
        <w:numPr>
          <w:ilvl w:val="2"/>
          <w:numId w:val="1004"/>
        </w:numPr>
        <w:tabs>
          <w:tab w:val="left" w:pos="720"/>
        </w:tabs>
      </w:pPr>
      <w:r>
        <w:t>ReturnIfAbrupt(</w:t>
      </w:r>
      <w:r>
        <w:rPr>
          <w:i/>
          <w:iCs/>
        </w:rPr>
        <w:t>found</w:t>
      </w:r>
      <w:r>
        <w:t>).</w:t>
      </w:r>
    </w:p>
    <w:p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12013"/>
      <w:r w:rsidR="007A2AE2">
        <w:rPr>
          <w:rStyle w:val="CommentReference"/>
          <w:rFonts w:ascii="Arial" w:eastAsia="MS Mincho" w:hAnsi="Arial"/>
          <w:spacing w:val="0"/>
          <w:lang w:eastAsia="ja-JP"/>
        </w:rPr>
        <w:commentReference w:id="12013"/>
      </w:r>
    </w:p>
    <w:p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rsidR="000374D3" w:rsidRDefault="003A4CC8" w:rsidP="000374D3">
      <w:pPr>
        <w:pStyle w:val="Alg4"/>
        <w:numPr>
          <w:ilvl w:val="1"/>
          <w:numId w:val="1004"/>
        </w:numPr>
        <w:spacing w:after="280"/>
        <w:contextualSpacing/>
        <w:rPr>
          <w:ins w:id="12014" w:author="Rev 19 Allen Wirfs-Brock" w:date="2013-09-10T13:50:00Z"/>
        </w:rPr>
      </w:pPr>
      <w:r w:rsidRPr="00E77497">
        <w:t xml:space="preserve">Return </w:t>
      </w:r>
      <w:r w:rsidR="0056441E">
        <w:t>CreateIt</w:t>
      </w:r>
      <w:ins w:id="12015" w:author="Rev 19 Allen Wirfs-Brock" w:date="2013-09-06T10:14:00Z">
        <w:r w:rsidR="00AE748F">
          <w:t>e</w:t>
        </w:r>
      </w:ins>
      <w:r w:rsidR="0056441E">
        <w:t>rResultObject(</w:t>
      </w:r>
      <w:r w:rsidR="0056441E">
        <w:rPr>
          <w:b/>
          <w:bCs/>
        </w:rPr>
        <w:t>undefined</w:t>
      </w:r>
      <w:r w:rsidR="0056441E">
        <w:t xml:space="preserve">, </w:t>
      </w:r>
      <w:r w:rsidR="0056441E" w:rsidRPr="0056441E">
        <w:rPr>
          <w:b/>
          <w:bCs/>
        </w:rPr>
        <w:t>true</w:t>
      </w:r>
      <w:r w:rsidR="0056441E">
        <w:t>)</w:t>
      </w:r>
      <w:r w:rsidRPr="00E77497">
        <w:t>.</w:t>
      </w:r>
    </w:p>
    <w:p w:rsidR="00CF542D" w:rsidRDefault="00CF542D" w:rsidP="00CF542D">
      <w:pPr>
        <w:pStyle w:val="Alg4"/>
        <w:numPr>
          <w:ilvl w:val="0"/>
          <w:numId w:val="1004"/>
        </w:numPr>
        <w:spacing w:after="280"/>
        <w:contextualSpacing/>
      </w:pPr>
      <w:r>
        <w:t xml:space="preserve">Set the value of the [[ArrayIteratorNextIndex]] internal </w:t>
      </w:r>
      <w:r w:rsidR="00022312">
        <w:t xml:space="preserve">data </w:t>
      </w:r>
      <w:r>
        <w:t>property of</w:t>
      </w:r>
      <w:r w:rsidRPr="002166A8">
        <w:rPr>
          <w:i/>
        </w:rPr>
        <w:t xml:space="preserve"> </w:t>
      </w:r>
      <w:r w:rsidRPr="009B7611">
        <w:rPr>
          <w:i/>
        </w:rPr>
        <w:t>O</w:t>
      </w:r>
      <w:r>
        <w:rPr>
          <w:iCs/>
        </w:rPr>
        <w:t xml:space="preserve"> to </w:t>
      </w:r>
      <w:r>
        <w:rPr>
          <w:i/>
        </w:rPr>
        <w:t>index</w:t>
      </w:r>
      <w:r>
        <w:rPr>
          <w:iCs/>
        </w:rPr>
        <w:t>+1</w:t>
      </w:r>
      <w:r>
        <w:t>.</w:t>
      </w:r>
    </w:p>
    <w:p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rsidR="00E66725" w:rsidRDefault="00E66725" w:rsidP="00E66725">
      <w:pPr>
        <w:pStyle w:val="Alg4"/>
        <w:numPr>
          <w:ilvl w:val="1"/>
          <w:numId w:val="1004"/>
        </w:numPr>
        <w:spacing w:after="280"/>
        <w:contextualSpacing/>
      </w:pPr>
      <w:r w:rsidRPr="00E77497">
        <w:t xml:space="preserve">Let </w:t>
      </w:r>
      <w:r>
        <w:rPr>
          <w:i/>
        </w:rPr>
        <w:t>elementKey</w:t>
      </w:r>
      <w:r w:rsidRPr="00E77497">
        <w:t xml:space="preserve"> be ToString(</w:t>
      </w:r>
      <w:r>
        <w:rPr>
          <w:i/>
        </w:rPr>
        <w:t>index</w:t>
      </w:r>
      <w:r w:rsidRPr="00E77497">
        <w:t>).</w:t>
      </w:r>
    </w:p>
    <w:p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rsidR="00CF542D" w:rsidRDefault="00CF542D" w:rsidP="00F80F9F">
      <w:pPr>
        <w:pStyle w:val="Alg4"/>
        <w:numPr>
          <w:ilvl w:val="1"/>
          <w:numId w:val="1004"/>
        </w:numPr>
        <w:contextualSpacing/>
      </w:pPr>
      <w:r>
        <w:t>ReturnIfAbrupt(</w:t>
      </w:r>
      <w:r>
        <w:rPr>
          <w:i/>
        </w:rPr>
        <w:t>element</w:t>
      </w:r>
      <w:r w:rsidRPr="00E77497">
        <w:rPr>
          <w:i/>
        </w:rPr>
        <w:t>Value</w:t>
      </w:r>
      <w:r>
        <w:t>).</w:t>
      </w:r>
    </w:p>
    <w:p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rsidR="00CF542D" w:rsidRDefault="00CF542D" w:rsidP="00F80F9F">
      <w:pPr>
        <w:pStyle w:val="Alg4"/>
        <w:numPr>
          <w:ilvl w:val="1"/>
          <w:numId w:val="1004"/>
        </w:numPr>
        <w:spacing w:after="240"/>
        <w:contextualSpacing/>
      </w:pPr>
      <w:r>
        <w:t xml:space="preserve">Let </w:t>
      </w:r>
      <w:r w:rsidRPr="009B7611">
        <w:rPr>
          <w:i/>
        </w:rPr>
        <w:t>result</w:t>
      </w:r>
      <w:r>
        <w:t xml:space="preserve"> be the result of </w:t>
      </w:r>
      <w:ins w:id="12016" w:author="Rev 19 Allen Wirfs-Brock" w:date="2013-09-12T12:16:00Z">
        <w:r w:rsidR="006F65B3">
          <w:t>performing</w:t>
        </w:r>
      </w:ins>
      <w:ins w:id="12017" w:author="Rev 19 Allen Wirfs-Brock" w:date="2013-09-12T12:14:00Z">
        <w:r w:rsidR="000C266C">
          <w:t xml:space="preserve"> ArrayCreate(</w:t>
        </w:r>
        <w:r w:rsidR="000C266C">
          <w:rPr>
            <w:iCs/>
          </w:rPr>
          <w:t>2)</w:t>
        </w:r>
      </w:ins>
      <w:del w:id="12018" w:author="Rev 19 Allen Wirfs-Brock" w:date="2013-09-12T12:14:00Z">
        <w:r w:rsidDel="000C266C">
          <w:delText>the abstract operation ArrayCreate with argument 2</w:delText>
        </w:r>
      </w:del>
      <w:r>
        <w:t>.</w:t>
      </w:r>
    </w:p>
    <w:p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F80F9F" w:rsidRDefault="00F80F9F" w:rsidP="00725B1C">
      <w:pPr>
        <w:pStyle w:val="Alg4"/>
        <w:numPr>
          <w:ilvl w:val="1"/>
          <w:numId w:val="1004"/>
        </w:numPr>
        <w:spacing w:after="240"/>
        <w:contextualSpacing/>
      </w:pPr>
      <w:r>
        <w:t xml:space="preserve">Return </w:t>
      </w:r>
      <w:r w:rsidR="00725B1C">
        <w:t>CreateIt</w:t>
      </w:r>
      <w:ins w:id="12019" w:author="Rev 19 Allen Wirfs-Brock" w:date="2013-09-06T10:14:00Z">
        <w:r w:rsidR="00AE748F">
          <w:t>e</w:t>
        </w:r>
      </w:ins>
      <w:r w:rsidR="00725B1C">
        <w:t>rResultObject(</w:t>
      </w:r>
      <w:r w:rsidR="00725B1C" w:rsidRPr="00725B1C">
        <w:rPr>
          <w:i/>
          <w:iCs/>
        </w:rPr>
        <w:t>result</w:t>
      </w:r>
      <w:r w:rsidR="00725B1C">
        <w:t xml:space="preserve">, </w:t>
      </w:r>
      <w:r w:rsidR="00725B1C">
        <w:rPr>
          <w:b/>
          <w:bCs/>
        </w:rPr>
        <w:t>false</w:t>
      </w:r>
      <w:r w:rsidR="00725B1C">
        <w:t>)</w:t>
      </w:r>
      <w:r>
        <w:t>.</w:t>
      </w:r>
    </w:p>
    <w:p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w:t>
      </w:r>
      <w:ins w:id="12020" w:author="Rev 19 Allen Wirfs-Brock" w:date="2013-09-06T10:14:00Z">
        <w:r w:rsidR="00AE748F">
          <w:t>e</w:t>
        </w:r>
      </w:ins>
      <w:r w:rsidR="00725B1C">
        <w:t>rResultObject(</w:t>
      </w:r>
      <w:r w:rsidR="00E66725">
        <w:rPr>
          <w:i/>
        </w:rPr>
        <w:t>index</w:t>
      </w:r>
      <w:r>
        <w:t>,</w:t>
      </w:r>
      <w:r w:rsidR="00725B1C" w:rsidRPr="00725B1C">
        <w:rPr>
          <w:b/>
          <w:bCs/>
        </w:rPr>
        <w:t xml:space="preserve"> </w:t>
      </w:r>
      <w:r w:rsidR="00725B1C">
        <w:rPr>
          <w:b/>
          <w:bCs/>
        </w:rPr>
        <w:t>false</w:t>
      </w:r>
      <w:r w:rsidR="00725B1C">
        <w:t>)</w:t>
      </w:r>
      <w:r w:rsidR="0094126F">
        <w:t>.</w:t>
      </w:r>
    </w:p>
    <w:p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rsidR="0094126F" w:rsidRPr="002166A8" w:rsidRDefault="00F80F9F" w:rsidP="00725B1C">
      <w:pPr>
        <w:pStyle w:val="Alg4"/>
        <w:numPr>
          <w:ilvl w:val="0"/>
          <w:numId w:val="1004"/>
        </w:numPr>
        <w:spacing w:after="280"/>
      </w:pPr>
      <w:r>
        <w:t xml:space="preserve">Return </w:t>
      </w:r>
      <w:r w:rsidR="00725B1C">
        <w:t>CreateIt</w:t>
      </w:r>
      <w:ins w:id="12021" w:author="Rev 19 Allen Wirfs-Brock" w:date="2013-09-06T10:14:00Z">
        <w:r w:rsidR="00AE748F">
          <w:t>e</w:t>
        </w:r>
      </w:ins>
      <w:r w:rsidR="00725B1C">
        <w:t>rResultObject(</w:t>
      </w:r>
      <w:r>
        <w:rPr>
          <w:i/>
        </w:rPr>
        <w:t>element</w:t>
      </w:r>
      <w:r w:rsidRPr="00E77497">
        <w:rPr>
          <w:i/>
        </w:rPr>
        <w:t>Value</w:t>
      </w:r>
      <w:r w:rsidR="00725B1C">
        <w:rPr>
          <w:iCs/>
        </w:rPr>
        <w:t xml:space="preserve">, </w:t>
      </w:r>
      <w:r w:rsidR="00725B1C">
        <w:rPr>
          <w:b/>
          <w:bCs/>
        </w:rPr>
        <w:t>false</w:t>
      </w:r>
      <w:r w:rsidR="00725B1C">
        <w:t>)</w:t>
      </w:r>
      <w:r>
        <w:t>.</w:t>
      </w:r>
    </w:p>
    <w:p w:rsidR="0094126F" w:rsidRPr="00E77497" w:rsidRDefault="004B6770" w:rsidP="00483C7C">
      <w:pPr>
        <w:pStyle w:val="Heading5"/>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rsidR="0094126F" w:rsidRPr="00E77497" w:rsidRDefault="0094126F" w:rsidP="0094126F">
      <w:r w:rsidRPr="00E77497">
        <w:t>The following steps are taken:</w:t>
      </w:r>
    </w:p>
    <w:p w:rsidR="0094126F" w:rsidRPr="002166A8" w:rsidRDefault="0094126F" w:rsidP="0094126F">
      <w:pPr>
        <w:pStyle w:val="Alg4"/>
        <w:numPr>
          <w:ilvl w:val="0"/>
          <w:numId w:val="1005"/>
        </w:numPr>
        <w:spacing w:after="280"/>
      </w:pPr>
      <w:r w:rsidRPr="00E77497">
        <w:t xml:space="preserve">Return </w:t>
      </w:r>
      <w:r>
        <w:t xml:space="preserve">the </w:t>
      </w:r>
      <w:r w:rsidRPr="006847F6">
        <w:rPr>
          <w:b/>
        </w:rPr>
        <w:t>this</w:t>
      </w:r>
      <w:r>
        <w:t xml:space="preserve"> value</w:t>
      </w:r>
      <w:r w:rsidRPr="00E77497">
        <w:t>.</w:t>
      </w:r>
    </w:p>
    <w:p w:rsidR="0094126F" w:rsidRDefault="004B6770" w:rsidP="00483C7C">
      <w:pPr>
        <w:pStyle w:val="Heading5"/>
      </w:pPr>
      <w:r>
        <w:rPr>
          <w:i/>
        </w:rPr>
        <w:t>Array</w:t>
      </w:r>
      <w:r w:rsidR="0094126F" w:rsidRPr="009B7611">
        <w:rPr>
          <w:i/>
        </w:rPr>
        <w:t>Iterator</w:t>
      </w:r>
      <w:r w:rsidR="0094126F">
        <w:t>.prototype.@@toStringTag</w:t>
      </w:r>
    </w:p>
    <w:p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rsidR="0094126F" w:rsidRDefault="0094126F" w:rsidP="00D148E9">
      <w:pPr>
        <w:pStyle w:val="Heading4"/>
      </w:pPr>
      <w:bookmarkStart w:id="12022" w:name="_Ref366080311"/>
      <w:r>
        <w:t xml:space="preserve">Properties of </w:t>
      </w:r>
      <w:r w:rsidR="004B6770">
        <w:t>Array</w:t>
      </w:r>
      <w:r>
        <w:t xml:space="preserve"> Iterator Instances</w:t>
      </w:r>
      <w:bookmarkEnd w:id="12022"/>
    </w:p>
    <w:p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460CAC">
        <w:t xml:space="preserve">Table </w:t>
      </w:r>
      <w:r w:rsidR="00460CAC">
        <w:rPr>
          <w:noProof/>
        </w:rPr>
        <w:t>35</w:t>
      </w:r>
      <w:r>
        <w:fldChar w:fldCharType="end"/>
      </w:r>
      <w:r w:rsidR="0094126F">
        <w:t>.</w:t>
      </w:r>
    </w:p>
    <w:p w:rsidR="0094126F" w:rsidRDefault="0094126F" w:rsidP="004B6770">
      <w:pPr>
        <w:pStyle w:val="Caption"/>
        <w:keepNext/>
        <w:jc w:val="center"/>
      </w:pPr>
      <w:bookmarkStart w:id="12023" w:name="_Ref338585047"/>
      <w:r>
        <w:t xml:space="preserve">Table </w:t>
      </w:r>
      <w:r>
        <w:fldChar w:fldCharType="begin"/>
      </w:r>
      <w:r>
        <w:instrText xml:space="preserve"> SEQ Table \* ARABIC </w:instrText>
      </w:r>
      <w:r>
        <w:fldChar w:fldCharType="separate"/>
      </w:r>
      <w:r w:rsidR="00460CAC">
        <w:rPr>
          <w:noProof/>
        </w:rPr>
        <w:t>35</w:t>
      </w:r>
      <w:r>
        <w:fldChar w:fldCharType="end"/>
      </w:r>
      <w:bookmarkEnd w:id="12023"/>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rsidTr="004B6770">
        <w:tc>
          <w:tcPr>
            <w:tcW w:w="2250" w:type="dxa"/>
            <w:tcBorders>
              <w:top w:val="single" w:sz="12" w:space="0" w:color="000000"/>
              <w:left w:val="single" w:sz="6" w:space="0" w:color="000000"/>
              <w:bottom w:val="single" w:sz="6" w:space="0" w:color="000000"/>
              <w:right w:val="nil"/>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rsidTr="004B6770">
        <w:tc>
          <w:tcPr>
            <w:tcW w:w="2250" w:type="dxa"/>
            <w:tcBorders>
              <w:top w:val="nil"/>
            </w:tcBorders>
          </w:tcPr>
          <w:p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rsidTr="004B6770">
        <w:tc>
          <w:tcPr>
            <w:tcW w:w="2250" w:type="dxa"/>
            <w:tcBorders>
              <w:top w:val="nil"/>
            </w:tcBorders>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rsidTr="004B6770">
        <w:tc>
          <w:tcPr>
            <w:tcW w:w="2250" w:type="dxa"/>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rsidR="0094126F" w:rsidRDefault="0094126F" w:rsidP="0094126F"/>
    <w:p w:rsidR="003E75AF" w:rsidRDefault="003E75AF" w:rsidP="003E75AF">
      <w:pPr>
        <w:pStyle w:val="Heading2"/>
      </w:pPr>
      <w:bookmarkStart w:id="12024" w:name="_Toc365474581"/>
      <w:bookmarkStart w:id="12025" w:name="_Toc365639260"/>
      <w:bookmarkStart w:id="12026" w:name="_Toc365474584"/>
      <w:bookmarkStart w:id="12027" w:name="_Toc365639263"/>
      <w:bookmarkStart w:id="12028" w:name="_Toc365474590"/>
      <w:bookmarkStart w:id="12029" w:name="_Toc365639269"/>
      <w:bookmarkStart w:id="12030" w:name="_Toc365474591"/>
      <w:bookmarkStart w:id="12031" w:name="_Toc365639270"/>
      <w:bookmarkStart w:id="12032" w:name="_Toc365474602"/>
      <w:bookmarkStart w:id="12033" w:name="_Toc365639281"/>
      <w:bookmarkStart w:id="12034" w:name="_Toc365474603"/>
      <w:bookmarkStart w:id="12035" w:name="_Toc365639282"/>
      <w:bookmarkStart w:id="12036" w:name="_Hlt424535880"/>
      <w:bookmarkStart w:id="12037" w:name="_Toc365474618"/>
      <w:bookmarkStart w:id="12038" w:name="_Toc365639297"/>
      <w:bookmarkStart w:id="12039" w:name="_Toc365474619"/>
      <w:bookmarkStart w:id="12040" w:name="_Toc365639298"/>
      <w:bookmarkStart w:id="12041" w:name="_Toc365474621"/>
      <w:bookmarkStart w:id="12042" w:name="_Toc365639300"/>
      <w:bookmarkStart w:id="12043" w:name="_Toc365474622"/>
      <w:bookmarkStart w:id="12044" w:name="_Toc365639301"/>
      <w:bookmarkStart w:id="12045" w:name="_Toc365474623"/>
      <w:bookmarkStart w:id="12046" w:name="_Toc365639302"/>
      <w:bookmarkStart w:id="12047" w:name="_Toc365474627"/>
      <w:bookmarkStart w:id="12048" w:name="_Toc365639306"/>
      <w:bookmarkStart w:id="12049" w:name="_Toc365474632"/>
      <w:bookmarkStart w:id="12050" w:name="_Toc365639311"/>
      <w:bookmarkStart w:id="12051" w:name="_Toc365474633"/>
      <w:bookmarkStart w:id="12052" w:name="_Toc365639312"/>
      <w:bookmarkStart w:id="12053" w:name="_Toc365474635"/>
      <w:bookmarkStart w:id="12054" w:name="_Toc365639314"/>
      <w:bookmarkStart w:id="12055" w:name="_Toc365474636"/>
      <w:bookmarkStart w:id="12056" w:name="_Toc365639315"/>
      <w:bookmarkStart w:id="12057" w:name="_Toc365474637"/>
      <w:bookmarkStart w:id="12058" w:name="_Toc365639316"/>
      <w:bookmarkStart w:id="12059" w:name="_Toc365474639"/>
      <w:bookmarkStart w:id="12060" w:name="_Toc365639318"/>
      <w:bookmarkStart w:id="12061" w:name="_Toc365474640"/>
      <w:bookmarkStart w:id="12062" w:name="_Toc365639319"/>
      <w:bookmarkStart w:id="12063" w:name="_Toc365474643"/>
      <w:bookmarkStart w:id="12064" w:name="_Toc365639322"/>
      <w:bookmarkStart w:id="12065" w:name="_Toc365474650"/>
      <w:bookmarkStart w:id="12066" w:name="_Toc365639329"/>
      <w:bookmarkStart w:id="12067" w:name="_Toc365474653"/>
      <w:bookmarkStart w:id="12068" w:name="_Toc365639332"/>
      <w:bookmarkStart w:id="12069" w:name="_Toc365474656"/>
      <w:bookmarkStart w:id="12070" w:name="_Toc365639335"/>
      <w:bookmarkStart w:id="12071" w:name="_Toc365474657"/>
      <w:bookmarkStart w:id="12072" w:name="_Toc365639336"/>
      <w:bookmarkStart w:id="12073" w:name="_Toc365474659"/>
      <w:bookmarkStart w:id="12074" w:name="_Toc365639338"/>
      <w:bookmarkStart w:id="12075" w:name="_Toc365474661"/>
      <w:bookmarkStart w:id="12076" w:name="_Toc365639340"/>
      <w:bookmarkStart w:id="12077" w:name="_Toc365474662"/>
      <w:bookmarkStart w:id="12078" w:name="_Toc365639341"/>
      <w:bookmarkStart w:id="12079" w:name="_Toc365474665"/>
      <w:bookmarkStart w:id="12080" w:name="_Toc365639344"/>
      <w:bookmarkStart w:id="12081" w:name="_Toc365474667"/>
      <w:bookmarkStart w:id="12082" w:name="_Toc365639346"/>
      <w:bookmarkStart w:id="12083" w:name="_Toc365474668"/>
      <w:bookmarkStart w:id="12084" w:name="_Toc365639347"/>
      <w:bookmarkStart w:id="12085" w:name="_Toc365474670"/>
      <w:bookmarkStart w:id="12086" w:name="_Toc365639349"/>
      <w:bookmarkStart w:id="12087" w:name="_Toc365474672"/>
      <w:bookmarkStart w:id="12088" w:name="_Toc365639351"/>
      <w:bookmarkStart w:id="12089" w:name="_Toc365474673"/>
      <w:bookmarkStart w:id="12090" w:name="_Toc365639352"/>
      <w:bookmarkStart w:id="12091" w:name="_Toc365474681"/>
      <w:bookmarkStart w:id="12092" w:name="_Toc365639360"/>
      <w:bookmarkStart w:id="12093" w:name="_Toc365474682"/>
      <w:bookmarkStart w:id="12094" w:name="_Toc365639361"/>
      <w:bookmarkStart w:id="12095" w:name="_Toc365474684"/>
      <w:bookmarkStart w:id="12096" w:name="_Toc365639363"/>
      <w:bookmarkStart w:id="12097" w:name="_Toc365474689"/>
      <w:bookmarkStart w:id="12098" w:name="_Toc365639368"/>
      <w:bookmarkStart w:id="12099" w:name="_Toc365474692"/>
      <w:bookmarkStart w:id="12100" w:name="_Toc365639371"/>
      <w:bookmarkStart w:id="12101" w:name="_Toc365474714"/>
      <w:bookmarkStart w:id="12102" w:name="_Toc365639393"/>
      <w:bookmarkStart w:id="12103" w:name="_Toc365474716"/>
      <w:bookmarkStart w:id="12104" w:name="_Toc365639395"/>
      <w:bookmarkStart w:id="12105" w:name="_Toc365474726"/>
      <w:bookmarkStart w:id="12106" w:name="_Toc365639405"/>
      <w:bookmarkStart w:id="12107" w:name="_Toc365474728"/>
      <w:bookmarkStart w:id="12108" w:name="_Toc365639407"/>
      <w:bookmarkStart w:id="12109" w:name="_Toc365474734"/>
      <w:bookmarkStart w:id="12110" w:name="_Toc365639413"/>
      <w:bookmarkStart w:id="12111" w:name="_Toc365474739"/>
      <w:bookmarkStart w:id="12112" w:name="_Toc365639418"/>
      <w:bookmarkStart w:id="12113" w:name="_Toc365474744"/>
      <w:bookmarkStart w:id="12114" w:name="_Toc365639423"/>
      <w:bookmarkStart w:id="12115" w:name="_Toc365474745"/>
      <w:bookmarkStart w:id="12116" w:name="_Toc365639424"/>
      <w:bookmarkStart w:id="12117" w:name="_Toc365474755"/>
      <w:bookmarkStart w:id="12118" w:name="_Toc365639434"/>
      <w:bookmarkStart w:id="12119" w:name="_Toc365474757"/>
      <w:bookmarkStart w:id="12120" w:name="_Toc365639436"/>
      <w:bookmarkStart w:id="12121" w:name="_Toc365474759"/>
      <w:bookmarkStart w:id="12122" w:name="_Toc365639438"/>
      <w:bookmarkStart w:id="12123" w:name="_Toc365474771"/>
      <w:bookmarkStart w:id="12124" w:name="_Toc365639450"/>
      <w:bookmarkStart w:id="12125" w:name="_Toc365474773"/>
      <w:bookmarkStart w:id="12126" w:name="_Toc365639452"/>
      <w:bookmarkStart w:id="12127" w:name="_Toc365474775"/>
      <w:bookmarkStart w:id="12128" w:name="_Toc365639454"/>
      <w:bookmarkStart w:id="12129" w:name="_Toc365474788"/>
      <w:bookmarkStart w:id="12130" w:name="_Toc365639467"/>
      <w:bookmarkStart w:id="12131" w:name="_Toc365474789"/>
      <w:bookmarkStart w:id="12132" w:name="_Toc365639468"/>
      <w:bookmarkStart w:id="12133" w:name="_Toc365474790"/>
      <w:bookmarkStart w:id="12134" w:name="_Toc365639469"/>
      <w:bookmarkStart w:id="12135" w:name="_Toc365474802"/>
      <w:bookmarkStart w:id="12136" w:name="_Toc365639481"/>
      <w:bookmarkStart w:id="12137" w:name="_Toc365474805"/>
      <w:bookmarkStart w:id="12138" w:name="_Toc365639484"/>
      <w:bookmarkStart w:id="12139" w:name="_Toc365474806"/>
      <w:bookmarkStart w:id="12140" w:name="_Toc365639485"/>
      <w:bookmarkStart w:id="12141" w:name="_Toc365474808"/>
      <w:bookmarkStart w:id="12142" w:name="_Toc365639487"/>
      <w:bookmarkStart w:id="12143" w:name="_Toc365474812"/>
      <w:bookmarkStart w:id="12144" w:name="_Toc365639491"/>
      <w:bookmarkStart w:id="12145" w:name="_Toc365474819"/>
      <w:bookmarkStart w:id="12146" w:name="_Toc365639498"/>
      <w:bookmarkStart w:id="12147" w:name="_Toc365474823"/>
      <w:bookmarkStart w:id="12148" w:name="_Toc365639502"/>
      <w:bookmarkStart w:id="12149" w:name="_Toc365474825"/>
      <w:bookmarkStart w:id="12150" w:name="_Toc365639504"/>
      <w:bookmarkStart w:id="12151" w:name="_Toc365474828"/>
      <w:bookmarkStart w:id="12152" w:name="_Toc365639507"/>
      <w:bookmarkStart w:id="12153" w:name="_Toc365474830"/>
      <w:bookmarkStart w:id="12154" w:name="_Toc365639509"/>
      <w:bookmarkStart w:id="12155" w:name="_Toc365474834"/>
      <w:bookmarkStart w:id="12156" w:name="_Toc365639513"/>
      <w:bookmarkStart w:id="12157" w:name="_Toc365474837"/>
      <w:bookmarkStart w:id="12158" w:name="_Toc365639516"/>
      <w:bookmarkStart w:id="12159" w:name="_Toc365474847"/>
      <w:bookmarkStart w:id="12160" w:name="_Toc365639526"/>
      <w:bookmarkStart w:id="12161" w:name="_Toc365474849"/>
      <w:bookmarkStart w:id="12162" w:name="_Toc365639528"/>
      <w:bookmarkStart w:id="12163" w:name="_Toc365474852"/>
      <w:bookmarkStart w:id="12164" w:name="_Toc365639531"/>
      <w:bookmarkStart w:id="12165" w:name="_Toc365474853"/>
      <w:bookmarkStart w:id="12166" w:name="_Toc365639532"/>
      <w:bookmarkStart w:id="12167" w:name="_Toc365474854"/>
      <w:bookmarkStart w:id="12168" w:name="_Toc365639533"/>
      <w:bookmarkStart w:id="12169" w:name="_Toc365474858"/>
      <w:bookmarkStart w:id="12170" w:name="_Toc365639537"/>
      <w:bookmarkStart w:id="12171" w:name="_Toc365474859"/>
      <w:bookmarkStart w:id="12172" w:name="_Toc365639538"/>
      <w:bookmarkStart w:id="12173" w:name="_Toc365474860"/>
      <w:bookmarkStart w:id="12174" w:name="_Toc365639539"/>
      <w:bookmarkStart w:id="12175" w:name="_Toc365474861"/>
      <w:bookmarkStart w:id="12176" w:name="_Toc365639540"/>
      <w:bookmarkStart w:id="12177" w:name="_Toc365474864"/>
      <w:bookmarkStart w:id="12178" w:name="_Toc365639543"/>
      <w:bookmarkStart w:id="12179" w:name="_Toc365474865"/>
      <w:bookmarkStart w:id="12180" w:name="_Toc365639544"/>
      <w:bookmarkStart w:id="12181" w:name="_Toc365474867"/>
      <w:bookmarkStart w:id="12182" w:name="_Toc365639546"/>
      <w:bookmarkStart w:id="12183" w:name="_Toc365474870"/>
      <w:bookmarkStart w:id="12184" w:name="_Toc365639549"/>
      <w:bookmarkStart w:id="12185" w:name="_Toc365474875"/>
      <w:bookmarkStart w:id="12186" w:name="_Toc365639554"/>
      <w:bookmarkStart w:id="12187" w:name="_Toc365474877"/>
      <w:bookmarkStart w:id="12188" w:name="_Toc365639556"/>
      <w:bookmarkStart w:id="12189" w:name="_Toc365474879"/>
      <w:bookmarkStart w:id="12190" w:name="_Toc365639558"/>
      <w:bookmarkStart w:id="12191" w:name="_Toc365474880"/>
      <w:bookmarkStart w:id="12192" w:name="_Toc365639559"/>
      <w:bookmarkStart w:id="12193" w:name="_Toc365474882"/>
      <w:bookmarkStart w:id="12194" w:name="_Toc365639561"/>
      <w:bookmarkStart w:id="12195" w:name="_Toc365474921"/>
      <w:bookmarkStart w:id="12196" w:name="_Toc365639600"/>
      <w:bookmarkStart w:id="12197" w:name="_Toc365474924"/>
      <w:bookmarkStart w:id="12198" w:name="_Toc365639603"/>
      <w:bookmarkStart w:id="12199" w:name="_Toc365474926"/>
      <w:bookmarkStart w:id="12200" w:name="_Toc365639605"/>
      <w:bookmarkStart w:id="12201" w:name="_Toc365474935"/>
      <w:bookmarkStart w:id="12202" w:name="_Toc365639614"/>
      <w:bookmarkStart w:id="12203" w:name="_Toc365474957"/>
      <w:bookmarkStart w:id="12204" w:name="_Toc365639636"/>
      <w:bookmarkStart w:id="12205" w:name="_Toc365474960"/>
      <w:bookmarkStart w:id="12206" w:name="_Toc365639639"/>
      <w:bookmarkStart w:id="12207" w:name="_Toc365474962"/>
      <w:bookmarkStart w:id="12208" w:name="_Toc365639641"/>
      <w:bookmarkStart w:id="12209" w:name="_Toc365474969"/>
      <w:bookmarkStart w:id="12210" w:name="_Toc365639648"/>
      <w:bookmarkStart w:id="12211" w:name="_Toc365474982"/>
      <w:bookmarkStart w:id="12212" w:name="_Toc365639661"/>
      <w:bookmarkStart w:id="12213" w:name="_Toc365474985"/>
      <w:bookmarkStart w:id="12214" w:name="_Toc365639664"/>
      <w:bookmarkStart w:id="12215" w:name="_Toc365474988"/>
      <w:bookmarkStart w:id="12216" w:name="_Toc365639667"/>
      <w:bookmarkStart w:id="12217" w:name="_Toc365475007"/>
      <w:bookmarkStart w:id="12218" w:name="_Toc365639686"/>
      <w:bookmarkStart w:id="12219" w:name="_Toc365475027"/>
      <w:bookmarkStart w:id="12220" w:name="_Toc365639706"/>
      <w:bookmarkStart w:id="12221" w:name="_Toc365475042"/>
      <w:bookmarkStart w:id="12222" w:name="_Toc365639721"/>
      <w:bookmarkStart w:id="12223" w:name="_Toc365475043"/>
      <w:bookmarkStart w:id="12224" w:name="_Toc365639722"/>
      <w:bookmarkStart w:id="12225" w:name="_Toc365475044"/>
      <w:bookmarkStart w:id="12226" w:name="_Toc365639723"/>
      <w:bookmarkStart w:id="12227" w:name="_Toc365475046"/>
      <w:bookmarkStart w:id="12228" w:name="_Toc365639725"/>
      <w:bookmarkStart w:id="12229" w:name="_Toc365475072"/>
      <w:bookmarkStart w:id="12230" w:name="_Toc365639751"/>
      <w:bookmarkStart w:id="12231" w:name="_Toc365475073"/>
      <w:bookmarkStart w:id="12232" w:name="_Toc365639752"/>
      <w:bookmarkStart w:id="12233" w:name="_Toc365475080"/>
      <w:bookmarkStart w:id="12234" w:name="_Toc365639759"/>
      <w:bookmarkStart w:id="12235" w:name="_Toc365475082"/>
      <w:bookmarkStart w:id="12236" w:name="_Toc365639761"/>
      <w:bookmarkStart w:id="12237" w:name="_Toc365475084"/>
      <w:bookmarkStart w:id="12238" w:name="_Toc365639763"/>
      <w:bookmarkStart w:id="12239" w:name="_Toc365475085"/>
      <w:bookmarkStart w:id="12240" w:name="_Toc365639764"/>
      <w:bookmarkStart w:id="12241" w:name="_Toc365475087"/>
      <w:bookmarkStart w:id="12242" w:name="_Toc365639766"/>
      <w:bookmarkStart w:id="12243" w:name="_Toc365475091"/>
      <w:bookmarkStart w:id="12244" w:name="_Toc365639770"/>
      <w:bookmarkStart w:id="12245" w:name="_Toc365475093"/>
      <w:bookmarkStart w:id="12246" w:name="_Toc365639772"/>
      <w:bookmarkStart w:id="12247" w:name="_Toc365475095"/>
      <w:bookmarkStart w:id="12248" w:name="_Toc365639774"/>
      <w:bookmarkStart w:id="12249" w:name="_Toc365475097"/>
      <w:bookmarkStart w:id="12250" w:name="_Toc365639776"/>
      <w:bookmarkStart w:id="12251" w:name="_Toc365475105"/>
      <w:bookmarkStart w:id="12252" w:name="_Toc365639784"/>
      <w:bookmarkStart w:id="12253" w:name="_Toc365475109"/>
      <w:bookmarkStart w:id="12254" w:name="_Toc365639788"/>
      <w:bookmarkStart w:id="12255" w:name="_Toc365475111"/>
      <w:bookmarkStart w:id="12256" w:name="_Toc365639790"/>
      <w:bookmarkStart w:id="12257" w:name="_Toc365475113"/>
      <w:bookmarkStart w:id="12258" w:name="_Toc365639792"/>
      <w:bookmarkStart w:id="12259" w:name="_Toc365475116"/>
      <w:bookmarkStart w:id="12260" w:name="_Toc365639795"/>
      <w:bookmarkStart w:id="12261" w:name="_Toc365475124"/>
      <w:bookmarkStart w:id="12262" w:name="_Toc365639803"/>
      <w:bookmarkStart w:id="12263" w:name="_Toc365475128"/>
      <w:bookmarkStart w:id="12264" w:name="_Toc365639807"/>
      <w:bookmarkStart w:id="12265" w:name="_Toc365475130"/>
      <w:bookmarkStart w:id="12266" w:name="_Toc365639809"/>
      <w:bookmarkStart w:id="12267" w:name="_Toc365475132"/>
      <w:bookmarkStart w:id="12268" w:name="_Toc365639811"/>
      <w:bookmarkStart w:id="12269" w:name="_Toc365475134"/>
      <w:bookmarkStart w:id="12270" w:name="_Toc365639813"/>
      <w:bookmarkStart w:id="12271" w:name="_Toc365475140"/>
      <w:bookmarkStart w:id="12272" w:name="_Toc365639819"/>
      <w:bookmarkStart w:id="12273" w:name="_Toc365475143"/>
      <w:bookmarkStart w:id="12274" w:name="_Toc365639822"/>
      <w:bookmarkStart w:id="12275" w:name="_Toc365475147"/>
      <w:bookmarkStart w:id="12276" w:name="_Toc365639826"/>
      <w:bookmarkStart w:id="12277" w:name="_Toc365475149"/>
      <w:bookmarkStart w:id="12278" w:name="_Toc365639828"/>
      <w:bookmarkStart w:id="12279" w:name="_Toc365475152"/>
      <w:bookmarkStart w:id="12280" w:name="_Toc365639831"/>
      <w:bookmarkStart w:id="12281" w:name="_Toc365475153"/>
      <w:bookmarkStart w:id="12282" w:name="_Toc365639832"/>
      <w:bookmarkStart w:id="12283" w:name="_Toc365475154"/>
      <w:bookmarkStart w:id="12284" w:name="_Toc365639833"/>
      <w:bookmarkStart w:id="12285" w:name="_Toc365475155"/>
      <w:bookmarkStart w:id="12286" w:name="_Toc365639834"/>
      <w:bookmarkStart w:id="12287" w:name="_Toc365475159"/>
      <w:bookmarkStart w:id="12288" w:name="_Toc365639838"/>
      <w:bookmarkStart w:id="12289" w:name="_Toc365475162"/>
      <w:bookmarkStart w:id="12290" w:name="_Toc365639841"/>
      <w:bookmarkStart w:id="12291" w:name="_Toc365475163"/>
      <w:bookmarkStart w:id="12292" w:name="_Toc365639842"/>
      <w:bookmarkStart w:id="12293" w:name="_Toc365475165"/>
      <w:bookmarkStart w:id="12294" w:name="_Toc365639844"/>
      <w:bookmarkStart w:id="12295" w:name="_Toc365475167"/>
      <w:bookmarkStart w:id="12296" w:name="_Toc365639846"/>
      <w:bookmarkStart w:id="12297" w:name="_Toc361663713"/>
      <w:bookmarkStart w:id="12298" w:name="_Toc361665554"/>
      <w:bookmarkStart w:id="12299" w:name="_Toc361667383"/>
      <w:bookmarkStart w:id="12300" w:name="_Toc361669212"/>
      <w:bookmarkStart w:id="12301" w:name="_Toc364935256"/>
      <w:bookmarkStart w:id="12302" w:name="_Toc365475172"/>
      <w:bookmarkStart w:id="12303" w:name="_Toc365639851"/>
      <w:bookmarkStart w:id="12304" w:name="_Toc361663715"/>
      <w:bookmarkStart w:id="12305" w:name="_Toc361665556"/>
      <w:bookmarkStart w:id="12306" w:name="_Toc361667385"/>
      <w:bookmarkStart w:id="12307" w:name="_Toc361669214"/>
      <w:bookmarkStart w:id="12308" w:name="_Toc364935258"/>
      <w:bookmarkStart w:id="12309" w:name="_Toc365475174"/>
      <w:bookmarkStart w:id="12310" w:name="_Toc365639853"/>
      <w:bookmarkStart w:id="12311" w:name="_Toc365475187"/>
      <w:bookmarkStart w:id="12312" w:name="_Toc365639866"/>
      <w:bookmarkStart w:id="12313" w:name="_Toc365475209"/>
      <w:bookmarkStart w:id="12314" w:name="_Toc365639888"/>
      <w:bookmarkStart w:id="12315" w:name="_Toc365475211"/>
      <w:bookmarkStart w:id="12316" w:name="_Toc365639890"/>
      <w:bookmarkStart w:id="12317" w:name="_Toc365475218"/>
      <w:bookmarkStart w:id="12318" w:name="_Toc365639897"/>
      <w:bookmarkStart w:id="12319" w:name="_Toc365475225"/>
      <w:bookmarkStart w:id="12320" w:name="_Toc365639904"/>
      <w:bookmarkStart w:id="12321" w:name="_Toc365475226"/>
      <w:bookmarkStart w:id="12322" w:name="_Toc365639905"/>
      <w:bookmarkStart w:id="12323" w:name="_Toc365475242"/>
      <w:bookmarkStart w:id="12324" w:name="_Toc365639921"/>
      <w:bookmarkStart w:id="12325" w:name="_Toc365475243"/>
      <w:bookmarkStart w:id="12326" w:name="_Toc365639922"/>
      <w:bookmarkStart w:id="12327" w:name="_Toc365475245"/>
      <w:bookmarkStart w:id="12328" w:name="_Toc365639924"/>
      <w:bookmarkStart w:id="12329" w:name="_Toc365475249"/>
      <w:bookmarkStart w:id="12330" w:name="_Toc365639928"/>
      <w:bookmarkStart w:id="12331" w:name="_Toc365475252"/>
      <w:bookmarkStart w:id="12332" w:name="_Toc365639931"/>
      <w:bookmarkStart w:id="12333" w:name="_Toc365475271"/>
      <w:bookmarkStart w:id="12334" w:name="_Toc365639950"/>
      <w:bookmarkStart w:id="12335" w:name="_Toc365475272"/>
      <w:bookmarkStart w:id="12336" w:name="_Toc365639951"/>
      <w:bookmarkStart w:id="12337" w:name="_Toc365475275"/>
      <w:bookmarkStart w:id="12338" w:name="_Toc365639954"/>
      <w:bookmarkStart w:id="12339" w:name="_Toc365475276"/>
      <w:bookmarkStart w:id="12340" w:name="_Toc365639955"/>
      <w:bookmarkStart w:id="12341" w:name="_Toc365475280"/>
      <w:bookmarkStart w:id="12342" w:name="_Toc365639959"/>
      <w:bookmarkStart w:id="12343" w:name="_Toc365475283"/>
      <w:bookmarkStart w:id="12344" w:name="_Toc365639962"/>
      <w:bookmarkStart w:id="12345" w:name="_Toc365475284"/>
      <w:bookmarkStart w:id="12346" w:name="_Toc365639963"/>
      <w:bookmarkStart w:id="12347" w:name="_Toc365475297"/>
      <w:bookmarkStart w:id="12348" w:name="_Toc365639976"/>
      <w:bookmarkStart w:id="12349" w:name="_Toc365475298"/>
      <w:bookmarkStart w:id="12350" w:name="_Toc365639977"/>
      <w:bookmarkStart w:id="12351" w:name="_Toc365475310"/>
      <w:bookmarkStart w:id="12352" w:name="_Toc365639989"/>
      <w:bookmarkStart w:id="12353" w:name="_Toc365475330"/>
      <w:bookmarkStart w:id="12354" w:name="_Toc365640009"/>
      <w:bookmarkStart w:id="12355" w:name="_Toc365475355"/>
      <w:bookmarkStart w:id="12356" w:name="_Toc365640034"/>
      <w:bookmarkStart w:id="12357" w:name="_Toc365475359"/>
      <w:bookmarkStart w:id="12358" w:name="_Toc365640038"/>
      <w:bookmarkStart w:id="12359" w:name="_Toc365475365"/>
      <w:bookmarkStart w:id="12360" w:name="_Toc365640044"/>
      <w:bookmarkStart w:id="12361" w:name="_Toc365475366"/>
      <w:bookmarkStart w:id="12362" w:name="_Toc365640045"/>
      <w:bookmarkStart w:id="12363" w:name="_Toc365475373"/>
      <w:bookmarkStart w:id="12364" w:name="_Toc365640052"/>
      <w:bookmarkStart w:id="12365" w:name="_Toc365475374"/>
      <w:bookmarkStart w:id="12366" w:name="_Toc365640053"/>
      <w:bookmarkStart w:id="12367" w:name="_Toc365475376"/>
      <w:bookmarkStart w:id="12368" w:name="_Toc365640055"/>
      <w:bookmarkStart w:id="12369" w:name="_Toc365475380"/>
      <w:bookmarkStart w:id="12370" w:name="_Toc365640059"/>
      <w:bookmarkStart w:id="12371" w:name="_Toc365475393"/>
      <w:bookmarkStart w:id="12372" w:name="_Toc365640072"/>
      <w:bookmarkStart w:id="12373" w:name="_Toc365475409"/>
      <w:bookmarkStart w:id="12374" w:name="_Toc365640088"/>
      <w:bookmarkStart w:id="12375" w:name="_Toc365475431"/>
      <w:bookmarkStart w:id="12376" w:name="_Toc365640110"/>
      <w:bookmarkStart w:id="12377" w:name="_Toc365475445"/>
      <w:bookmarkStart w:id="12378" w:name="_Toc365640124"/>
      <w:bookmarkStart w:id="12379" w:name="_Toc365475455"/>
      <w:bookmarkStart w:id="12380" w:name="_Toc365640134"/>
      <w:bookmarkStart w:id="12381" w:name="_Toc365475456"/>
      <w:bookmarkStart w:id="12382" w:name="_Toc365640135"/>
      <w:bookmarkStart w:id="12383" w:name="_Toc365475458"/>
      <w:bookmarkStart w:id="12384" w:name="_Toc365640137"/>
      <w:bookmarkStart w:id="12385" w:name="_Toc365475459"/>
      <w:bookmarkStart w:id="12386" w:name="_Toc365640138"/>
      <w:bookmarkStart w:id="12387" w:name="_Hlt458401033"/>
      <w:bookmarkStart w:id="12388" w:name="_Toc365475478"/>
      <w:bookmarkStart w:id="12389" w:name="_Toc365640157"/>
      <w:bookmarkStart w:id="12390" w:name="_Toc365475518"/>
      <w:bookmarkStart w:id="12391" w:name="_Toc365640197"/>
      <w:bookmarkStart w:id="12392" w:name="_Toc365475519"/>
      <w:bookmarkStart w:id="12393" w:name="_Toc365640198"/>
      <w:bookmarkStart w:id="12394" w:name="_Toc365475520"/>
      <w:bookmarkStart w:id="12395" w:name="_Toc365640199"/>
      <w:bookmarkStart w:id="12396" w:name="_Toc365475522"/>
      <w:bookmarkStart w:id="12397" w:name="_Toc365640201"/>
      <w:bookmarkStart w:id="12398" w:name="_Toc365475527"/>
      <w:bookmarkStart w:id="12399" w:name="_Toc365640206"/>
      <w:bookmarkStart w:id="12400" w:name="_Toc365475560"/>
      <w:bookmarkStart w:id="12401" w:name="_Toc365640239"/>
      <w:bookmarkStart w:id="12402" w:name="_Toc365475562"/>
      <w:bookmarkStart w:id="12403" w:name="_Toc365640241"/>
      <w:bookmarkStart w:id="12404" w:name="_Toc365475612"/>
      <w:bookmarkStart w:id="12405" w:name="_Toc365640291"/>
      <w:bookmarkStart w:id="12406" w:name="_Toc365475725"/>
      <w:bookmarkStart w:id="12407" w:name="_Toc365640404"/>
      <w:bookmarkStart w:id="12408" w:name="_Toc365475729"/>
      <w:bookmarkStart w:id="12409" w:name="_Toc365640408"/>
      <w:bookmarkStart w:id="12410" w:name="_Toc365475734"/>
      <w:bookmarkStart w:id="12411" w:name="_Toc365640413"/>
      <w:bookmarkStart w:id="12412" w:name="_Toc365475738"/>
      <w:bookmarkStart w:id="12413" w:name="_Toc365640417"/>
      <w:bookmarkStart w:id="12414" w:name="_Toc365475744"/>
      <w:bookmarkStart w:id="12415" w:name="_Toc365640423"/>
      <w:bookmarkStart w:id="12416" w:name="_Toc365475747"/>
      <w:bookmarkStart w:id="12417" w:name="_Toc365640426"/>
      <w:bookmarkStart w:id="12418" w:name="_Toc365475758"/>
      <w:bookmarkStart w:id="12419" w:name="_Toc365640437"/>
      <w:bookmarkStart w:id="12420" w:name="_Toc365475760"/>
      <w:bookmarkStart w:id="12421" w:name="_Toc365640439"/>
      <w:bookmarkStart w:id="12422" w:name="_Toc365475761"/>
      <w:bookmarkStart w:id="12423" w:name="_Toc365640440"/>
      <w:bookmarkStart w:id="12424" w:name="_Toc365475766"/>
      <w:bookmarkStart w:id="12425" w:name="_Toc365640445"/>
      <w:bookmarkStart w:id="12426" w:name="_Toc365475774"/>
      <w:bookmarkStart w:id="12427" w:name="_Toc365640453"/>
      <w:bookmarkStart w:id="12428" w:name="_Toc365475788"/>
      <w:bookmarkStart w:id="12429" w:name="_Toc365640467"/>
      <w:bookmarkStart w:id="12430" w:name="_Toc365475789"/>
      <w:bookmarkStart w:id="12431" w:name="_Toc365640468"/>
      <w:bookmarkStart w:id="12432" w:name="_Toc365475799"/>
      <w:bookmarkStart w:id="12433" w:name="_Toc365640478"/>
      <w:bookmarkStart w:id="12434" w:name="_Toc365475805"/>
      <w:bookmarkStart w:id="12435" w:name="_Toc365640484"/>
      <w:bookmarkStart w:id="12436" w:name="_Toc365475806"/>
      <w:bookmarkStart w:id="12437" w:name="_Toc365640485"/>
      <w:bookmarkStart w:id="12438" w:name="_Toc365475807"/>
      <w:bookmarkStart w:id="12439" w:name="_Toc365640486"/>
      <w:bookmarkStart w:id="12440" w:name="_Toc365475810"/>
      <w:bookmarkStart w:id="12441" w:name="_Toc365640489"/>
      <w:bookmarkStart w:id="12442" w:name="_Toc365475811"/>
      <w:bookmarkStart w:id="12443" w:name="_Toc365640490"/>
      <w:bookmarkStart w:id="12444" w:name="_Toc365475812"/>
      <w:bookmarkStart w:id="12445" w:name="_Toc365640491"/>
      <w:bookmarkStart w:id="12446" w:name="_Toc365475828"/>
      <w:bookmarkStart w:id="12447" w:name="_Toc365640507"/>
      <w:bookmarkStart w:id="12448" w:name="_Toc365475839"/>
      <w:bookmarkStart w:id="12449" w:name="_Toc365640518"/>
      <w:bookmarkStart w:id="12450" w:name="_Toc365475848"/>
      <w:bookmarkStart w:id="12451" w:name="_Toc365640527"/>
      <w:bookmarkStart w:id="12452" w:name="_Toc365475849"/>
      <w:bookmarkStart w:id="12453" w:name="_Toc365640528"/>
      <w:bookmarkStart w:id="12454" w:name="_Toc365475852"/>
      <w:bookmarkStart w:id="12455" w:name="_Toc365640531"/>
      <w:bookmarkStart w:id="12456" w:name="_Toc365475853"/>
      <w:bookmarkStart w:id="12457" w:name="_Toc365640532"/>
      <w:bookmarkStart w:id="12458" w:name="_Toc365475854"/>
      <w:bookmarkStart w:id="12459" w:name="_Toc365640533"/>
      <w:bookmarkStart w:id="12460" w:name="_Toc365475858"/>
      <w:bookmarkStart w:id="12461" w:name="_Toc365640537"/>
      <w:bookmarkStart w:id="12462" w:name="_Toc365475880"/>
      <w:bookmarkStart w:id="12463" w:name="_Toc365640559"/>
      <w:bookmarkStart w:id="12464" w:name="_Toc365475898"/>
      <w:bookmarkStart w:id="12465" w:name="_Toc365640577"/>
      <w:bookmarkStart w:id="12466" w:name="_Toc365475959"/>
      <w:bookmarkStart w:id="12467" w:name="_Toc365640638"/>
      <w:bookmarkStart w:id="12468" w:name="_Toc365475962"/>
      <w:bookmarkStart w:id="12469" w:name="_Toc365640641"/>
      <w:bookmarkStart w:id="12470" w:name="_Toc365475967"/>
      <w:bookmarkStart w:id="12471" w:name="_Toc365640646"/>
      <w:bookmarkStart w:id="12472" w:name="_Toc365475970"/>
      <w:bookmarkStart w:id="12473" w:name="_Toc365640649"/>
      <w:bookmarkStart w:id="12474" w:name="_Toc365475972"/>
      <w:bookmarkStart w:id="12475" w:name="_Toc365640651"/>
      <w:bookmarkStart w:id="12476" w:name="_Toc365475977"/>
      <w:bookmarkStart w:id="12477" w:name="_Toc365640656"/>
      <w:bookmarkStart w:id="12478" w:name="_Toc365475979"/>
      <w:bookmarkStart w:id="12479" w:name="_Toc365640658"/>
      <w:bookmarkStart w:id="12480" w:name="_Toc365475984"/>
      <w:bookmarkStart w:id="12481" w:name="_Toc365640663"/>
      <w:bookmarkStart w:id="12482" w:name="_Toc365475987"/>
      <w:bookmarkStart w:id="12483" w:name="_Toc365640666"/>
      <w:bookmarkStart w:id="12484" w:name="_Toc365475988"/>
      <w:bookmarkStart w:id="12485" w:name="_Toc365640667"/>
      <w:bookmarkStart w:id="12486" w:name="_Toc365476023"/>
      <w:bookmarkStart w:id="12487" w:name="_Toc365640702"/>
      <w:bookmarkStart w:id="12488" w:name="_Toc365476025"/>
      <w:bookmarkStart w:id="12489" w:name="_Toc365640704"/>
      <w:bookmarkStart w:id="12490" w:name="_Toc365476035"/>
      <w:bookmarkStart w:id="12491" w:name="_Toc365640714"/>
      <w:bookmarkStart w:id="12492" w:name="_Toc365476042"/>
      <w:bookmarkStart w:id="12493" w:name="_Toc365640721"/>
      <w:bookmarkStart w:id="12494" w:name="_Toc365476043"/>
      <w:bookmarkStart w:id="12495" w:name="_Toc365640722"/>
      <w:bookmarkStart w:id="12496" w:name="_Toc365476046"/>
      <w:bookmarkStart w:id="12497" w:name="_Toc365640725"/>
      <w:bookmarkStart w:id="12498" w:name="_Toc365476050"/>
      <w:bookmarkStart w:id="12499" w:name="_Toc365640729"/>
      <w:bookmarkStart w:id="12500" w:name="_Toc365476051"/>
      <w:bookmarkStart w:id="12501" w:name="_Toc365640730"/>
      <w:bookmarkStart w:id="12502" w:name="_Toc365476059"/>
      <w:bookmarkStart w:id="12503" w:name="_Toc365640738"/>
      <w:bookmarkStart w:id="12504" w:name="_Toc365476062"/>
      <w:bookmarkStart w:id="12505" w:name="_Toc365640741"/>
      <w:bookmarkStart w:id="12506" w:name="_Toc365476073"/>
      <w:bookmarkStart w:id="12507" w:name="_Toc365640752"/>
      <w:bookmarkStart w:id="12508" w:name="_Toc365476074"/>
      <w:bookmarkStart w:id="12509" w:name="_Toc365640753"/>
      <w:bookmarkStart w:id="12510" w:name="_Toc365476082"/>
      <w:bookmarkStart w:id="12511" w:name="_Toc365640761"/>
      <w:bookmarkStart w:id="12512" w:name="_Toc365476089"/>
      <w:bookmarkStart w:id="12513" w:name="_Toc365640768"/>
      <w:bookmarkStart w:id="12514" w:name="_Toc365476118"/>
      <w:bookmarkStart w:id="12515" w:name="_Toc365640797"/>
      <w:bookmarkStart w:id="12516" w:name="_Toc365476119"/>
      <w:bookmarkStart w:id="12517" w:name="_Toc365640798"/>
      <w:bookmarkStart w:id="12518" w:name="_Toc365476121"/>
      <w:bookmarkStart w:id="12519" w:name="_Toc365640800"/>
      <w:bookmarkStart w:id="12520" w:name="_Toc365476122"/>
      <w:bookmarkStart w:id="12521" w:name="_Toc365640801"/>
      <w:bookmarkStart w:id="12522" w:name="_Toc365476128"/>
      <w:bookmarkStart w:id="12523" w:name="_Toc365640807"/>
      <w:bookmarkStart w:id="12524" w:name="_Toc365476131"/>
      <w:bookmarkStart w:id="12525" w:name="_Toc365640810"/>
      <w:bookmarkStart w:id="12526" w:name="_Hlt456012598"/>
      <w:bookmarkStart w:id="12527" w:name="_Toc365476138"/>
      <w:bookmarkStart w:id="12528" w:name="_Toc365640817"/>
      <w:bookmarkStart w:id="12529" w:name="_Toc365476209"/>
      <w:bookmarkStart w:id="12530" w:name="_Toc365640888"/>
      <w:bookmarkStart w:id="12531" w:name="_Hlt455975912"/>
      <w:bookmarkStart w:id="12532" w:name="_Toc365476295"/>
      <w:bookmarkStart w:id="12533" w:name="_Toc365640974"/>
      <w:bookmarkStart w:id="12534" w:name="_Toc365476323"/>
      <w:bookmarkStart w:id="12535" w:name="_Toc365641002"/>
      <w:bookmarkStart w:id="12536" w:name="_Toc365476413"/>
      <w:bookmarkStart w:id="12537" w:name="_Toc365641092"/>
      <w:bookmarkStart w:id="12538" w:name="_Toc365476414"/>
      <w:bookmarkStart w:id="12539" w:name="_Toc365641093"/>
      <w:bookmarkStart w:id="12540" w:name="_Toc365476416"/>
      <w:bookmarkStart w:id="12541" w:name="_Toc365641095"/>
      <w:bookmarkStart w:id="12542" w:name="_Toc365476424"/>
      <w:bookmarkStart w:id="12543" w:name="_Toc365641103"/>
      <w:bookmarkStart w:id="12544" w:name="_Toc365476426"/>
      <w:bookmarkStart w:id="12545" w:name="_Toc365641105"/>
      <w:bookmarkStart w:id="12546" w:name="_Hlt457446511"/>
      <w:bookmarkStart w:id="12547" w:name="_Toc365476434"/>
      <w:bookmarkStart w:id="12548" w:name="_Toc365641113"/>
      <w:bookmarkStart w:id="12549" w:name="_Toc365476436"/>
      <w:bookmarkStart w:id="12550" w:name="_Toc365641115"/>
      <w:bookmarkStart w:id="12551" w:name="_Toc365476438"/>
      <w:bookmarkStart w:id="12552" w:name="_Toc365641117"/>
      <w:bookmarkStart w:id="12553" w:name="_Toc365476439"/>
      <w:bookmarkStart w:id="12554" w:name="_Toc365641118"/>
      <w:bookmarkStart w:id="12555" w:name="_Toc365476440"/>
      <w:bookmarkStart w:id="12556" w:name="_Toc365641119"/>
      <w:bookmarkStart w:id="12557" w:name="_Toc365476441"/>
      <w:bookmarkStart w:id="12558" w:name="_Toc365641120"/>
      <w:bookmarkStart w:id="12559" w:name="_Toc365476442"/>
      <w:bookmarkStart w:id="12560" w:name="_Toc365641121"/>
      <w:bookmarkStart w:id="12561" w:name="_Toc365476443"/>
      <w:bookmarkStart w:id="12562" w:name="_Toc365641122"/>
      <w:bookmarkStart w:id="12563" w:name="_Toc365476444"/>
      <w:bookmarkStart w:id="12564" w:name="_Toc365641123"/>
      <w:bookmarkStart w:id="12565" w:name="_Toc365476445"/>
      <w:bookmarkStart w:id="12566" w:name="_Toc365641124"/>
      <w:bookmarkStart w:id="12567" w:name="_Toc365476446"/>
      <w:bookmarkStart w:id="12568" w:name="_Toc365641125"/>
      <w:bookmarkStart w:id="12569" w:name="_Toc365476447"/>
      <w:bookmarkStart w:id="12570" w:name="_Toc365641126"/>
      <w:bookmarkStart w:id="12571" w:name="_Toc365476448"/>
      <w:bookmarkStart w:id="12572" w:name="_Toc365641127"/>
      <w:bookmarkStart w:id="12573" w:name="_Toc365476449"/>
      <w:bookmarkStart w:id="12574" w:name="_Toc365641128"/>
      <w:bookmarkStart w:id="12575" w:name="_Toc365476451"/>
      <w:bookmarkStart w:id="12576" w:name="_Toc365641130"/>
      <w:bookmarkStart w:id="12577" w:name="_Toc365476452"/>
      <w:bookmarkStart w:id="12578" w:name="_Toc365641131"/>
      <w:bookmarkStart w:id="12579" w:name="_Toc365476454"/>
      <w:bookmarkStart w:id="12580" w:name="_Toc365641133"/>
      <w:bookmarkStart w:id="12581" w:name="_Toc365476456"/>
      <w:bookmarkStart w:id="12582" w:name="_Toc365641135"/>
      <w:bookmarkStart w:id="12583" w:name="_Toc365476458"/>
      <w:bookmarkStart w:id="12584" w:name="_Toc365641137"/>
      <w:bookmarkStart w:id="12585" w:name="_Toc365476460"/>
      <w:bookmarkStart w:id="12586" w:name="_Toc365641139"/>
      <w:bookmarkStart w:id="12587" w:name="_Toc365476461"/>
      <w:bookmarkStart w:id="12588" w:name="_Toc365641140"/>
      <w:bookmarkStart w:id="12589" w:name="_Toc365476462"/>
      <w:bookmarkStart w:id="12590" w:name="_Toc365641141"/>
      <w:bookmarkStart w:id="12591" w:name="_Toc365476463"/>
      <w:bookmarkStart w:id="12592" w:name="_Toc365641142"/>
      <w:bookmarkStart w:id="12593" w:name="_Toc365476464"/>
      <w:bookmarkStart w:id="12594" w:name="_Toc365641143"/>
      <w:bookmarkStart w:id="12595" w:name="_Toc365476466"/>
      <w:bookmarkStart w:id="12596" w:name="_Toc365641145"/>
      <w:bookmarkStart w:id="12597" w:name="_Toc365476467"/>
      <w:bookmarkStart w:id="12598" w:name="_Toc365641146"/>
      <w:bookmarkStart w:id="12599" w:name="_Toc365476468"/>
      <w:bookmarkStart w:id="12600" w:name="_Toc365641147"/>
      <w:bookmarkStart w:id="12601" w:name="_Toc365476469"/>
      <w:bookmarkStart w:id="12602" w:name="_Toc365641148"/>
      <w:bookmarkStart w:id="12603" w:name="_Toc365476470"/>
      <w:bookmarkStart w:id="12604" w:name="_Toc365641149"/>
      <w:bookmarkStart w:id="12605" w:name="_Toc365476472"/>
      <w:bookmarkStart w:id="12606" w:name="_Toc365641151"/>
      <w:bookmarkStart w:id="12607" w:name="_Toc365476474"/>
      <w:bookmarkStart w:id="12608" w:name="_Toc365641153"/>
      <w:bookmarkStart w:id="12609" w:name="_Toc365476476"/>
      <w:bookmarkStart w:id="12610" w:name="_Toc365641155"/>
      <w:bookmarkStart w:id="12611" w:name="_Toc365476477"/>
      <w:bookmarkStart w:id="12612" w:name="_Toc365641156"/>
      <w:bookmarkStart w:id="12613" w:name="_Toc365476478"/>
      <w:bookmarkStart w:id="12614" w:name="_Toc365641157"/>
      <w:bookmarkStart w:id="12615" w:name="_Toc365476479"/>
      <w:bookmarkStart w:id="12616" w:name="_Toc365641158"/>
      <w:bookmarkStart w:id="12617" w:name="_Hlt463788138"/>
      <w:bookmarkStart w:id="12618" w:name="_Toc365476549"/>
      <w:bookmarkStart w:id="12619" w:name="_Toc365641228"/>
      <w:bookmarkStart w:id="12620" w:name="_Toc365476644"/>
      <w:bookmarkStart w:id="12621" w:name="_Toc365641323"/>
      <w:bookmarkStart w:id="12622" w:name="_Toc365476764"/>
      <w:bookmarkStart w:id="12623" w:name="_Toc365641443"/>
      <w:bookmarkStart w:id="12624" w:name="_Toc365476777"/>
      <w:bookmarkStart w:id="12625" w:name="_Toc365641456"/>
      <w:bookmarkStart w:id="12626" w:name="_Toc365476791"/>
      <w:bookmarkStart w:id="12627" w:name="_Toc365641470"/>
      <w:bookmarkStart w:id="12628" w:name="_Toc365476846"/>
      <w:bookmarkStart w:id="12629" w:name="_Toc365641525"/>
      <w:bookmarkStart w:id="12630" w:name="_Toc365476877"/>
      <w:bookmarkStart w:id="12631" w:name="_Toc365641556"/>
      <w:bookmarkStart w:id="12632" w:name="_Toc365476986"/>
      <w:bookmarkStart w:id="12633" w:name="_Toc365641665"/>
      <w:bookmarkStart w:id="12634" w:name="_Toc365476999"/>
      <w:bookmarkStart w:id="12635" w:name="_Toc365641678"/>
      <w:bookmarkStart w:id="12636" w:name="_Toc365477041"/>
      <w:bookmarkStart w:id="12637" w:name="_Toc365641720"/>
      <w:bookmarkStart w:id="12638" w:name="_Toc365477046"/>
      <w:bookmarkStart w:id="12639" w:name="_Toc365641725"/>
      <w:bookmarkStart w:id="12640" w:name="_Toc365477047"/>
      <w:bookmarkStart w:id="12641" w:name="_Toc365641726"/>
      <w:bookmarkStart w:id="12642" w:name="_Toc365477048"/>
      <w:bookmarkStart w:id="12643" w:name="_Toc365641727"/>
      <w:bookmarkStart w:id="12644" w:name="_Toc365477050"/>
      <w:bookmarkStart w:id="12645" w:name="_Toc365641729"/>
      <w:bookmarkStart w:id="12646" w:name="_Toc365477053"/>
      <w:bookmarkStart w:id="12647" w:name="_Toc365641732"/>
      <w:bookmarkStart w:id="12648" w:name="_Toc365477056"/>
      <w:bookmarkStart w:id="12649" w:name="_Toc365641735"/>
      <w:bookmarkStart w:id="12650" w:name="_Toc365477059"/>
      <w:bookmarkStart w:id="12651" w:name="_Toc365641738"/>
      <w:bookmarkStart w:id="12652" w:name="_Toc365477060"/>
      <w:bookmarkStart w:id="12653" w:name="_Toc365641739"/>
      <w:bookmarkStart w:id="12654" w:name="_Toc365477065"/>
      <w:bookmarkStart w:id="12655" w:name="_Toc365641744"/>
      <w:bookmarkStart w:id="12656" w:name="_Toc365477066"/>
      <w:bookmarkStart w:id="12657" w:name="_Toc365641745"/>
      <w:bookmarkStart w:id="12658" w:name="_Toc365477072"/>
      <w:bookmarkStart w:id="12659" w:name="_Toc365641751"/>
      <w:bookmarkStart w:id="12660" w:name="_Toc365477073"/>
      <w:bookmarkStart w:id="12661" w:name="_Toc365641752"/>
      <w:bookmarkStart w:id="12662" w:name="_Toc365477075"/>
      <w:bookmarkStart w:id="12663" w:name="_Toc365641754"/>
      <w:bookmarkStart w:id="12664" w:name="_Toc365477076"/>
      <w:bookmarkStart w:id="12665" w:name="_Toc365641755"/>
      <w:bookmarkStart w:id="12666" w:name="_Toc365477077"/>
      <w:bookmarkStart w:id="12667" w:name="_Toc365641756"/>
      <w:bookmarkStart w:id="12668" w:name="_Toc365477079"/>
      <w:bookmarkStart w:id="12669" w:name="_Toc365641758"/>
      <w:bookmarkStart w:id="12670" w:name="_Toc365477082"/>
      <w:bookmarkStart w:id="12671" w:name="_Toc365641761"/>
      <w:bookmarkStart w:id="12672" w:name="_Toc365477083"/>
      <w:bookmarkStart w:id="12673" w:name="_Toc365641762"/>
      <w:bookmarkStart w:id="12674" w:name="_Toc365477092"/>
      <w:bookmarkStart w:id="12675" w:name="_Toc365641771"/>
      <w:bookmarkStart w:id="12676" w:name="_Toc365477093"/>
      <w:bookmarkStart w:id="12677" w:name="_Toc365641772"/>
      <w:bookmarkStart w:id="12678" w:name="_Toc365477094"/>
      <w:bookmarkStart w:id="12679" w:name="_Toc365641773"/>
      <w:bookmarkStart w:id="12680" w:name="_Toc365477096"/>
      <w:bookmarkStart w:id="12681" w:name="_Toc365641775"/>
      <w:bookmarkStart w:id="12682" w:name="_Toc365477097"/>
      <w:bookmarkStart w:id="12683" w:name="_Toc365641776"/>
      <w:bookmarkStart w:id="12684" w:name="_Toc365477098"/>
      <w:bookmarkStart w:id="12685" w:name="_Toc365641777"/>
      <w:bookmarkStart w:id="12686" w:name="_Toc365477100"/>
      <w:bookmarkStart w:id="12687" w:name="_Toc365641779"/>
      <w:bookmarkStart w:id="12688" w:name="_Toc365477101"/>
      <w:bookmarkStart w:id="12689" w:name="_Toc365641780"/>
      <w:bookmarkStart w:id="12690" w:name="_Toc365477102"/>
      <w:bookmarkStart w:id="12691" w:name="_Toc365641781"/>
      <w:bookmarkStart w:id="12692" w:name="_Toc365477106"/>
      <w:bookmarkStart w:id="12693" w:name="_Toc365641785"/>
      <w:bookmarkStart w:id="12694" w:name="_Toc365477107"/>
      <w:bookmarkStart w:id="12695" w:name="_Toc365641786"/>
      <w:bookmarkStart w:id="12696" w:name="_Toc365477108"/>
      <w:bookmarkStart w:id="12697" w:name="_Toc365641787"/>
      <w:bookmarkStart w:id="12698" w:name="_Toc365477113"/>
      <w:bookmarkStart w:id="12699" w:name="_Toc365641792"/>
      <w:bookmarkStart w:id="12700" w:name="_Toc365477114"/>
      <w:bookmarkStart w:id="12701" w:name="_Toc365641793"/>
      <w:bookmarkStart w:id="12702" w:name="_Toc365477115"/>
      <w:bookmarkStart w:id="12703" w:name="_Toc365641794"/>
      <w:bookmarkStart w:id="12704" w:name="_Toc361663779"/>
      <w:bookmarkStart w:id="12705" w:name="_Toc361665620"/>
      <w:bookmarkStart w:id="12706" w:name="_Toc361667449"/>
      <w:bookmarkStart w:id="12707" w:name="_Toc361669278"/>
      <w:bookmarkStart w:id="12708" w:name="_Toc364935322"/>
      <w:bookmarkStart w:id="12709" w:name="_Toc365477127"/>
      <w:bookmarkStart w:id="12710" w:name="_Toc365641806"/>
      <w:bookmarkStart w:id="12711" w:name="_Toc361663783"/>
      <w:bookmarkStart w:id="12712" w:name="_Toc361665624"/>
      <w:bookmarkStart w:id="12713" w:name="_Toc361667453"/>
      <w:bookmarkStart w:id="12714" w:name="_Toc361669282"/>
      <w:bookmarkStart w:id="12715" w:name="_Toc364935326"/>
      <w:bookmarkStart w:id="12716" w:name="_Toc365477131"/>
      <w:bookmarkStart w:id="12717" w:name="_Toc365641810"/>
      <w:bookmarkStart w:id="12718" w:name="_Toc361663784"/>
      <w:bookmarkStart w:id="12719" w:name="_Toc361665625"/>
      <w:bookmarkStart w:id="12720" w:name="_Toc361667454"/>
      <w:bookmarkStart w:id="12721" w:name="_Toc361669283"/>
      <w:bookmarkStart w:id="12722" w:name="_Toc364935327"/>
      <w:bookmarkStart w:id="12723" w:name="_Toc365477132"/>
      <w:bookmarkStart w:id="12724" w:name="_Toc365641811"/>
      <w:bookmarkStart w:id="12725" w:name="_Hlt455971295"/>
      <w:bookmarkStart w:id="12726" w:name="_Toc365477142"/>
      <w:bookmarkStart w:id="12727" w:name="_Toc365641821"/>
      <w:bookmarkStart w:id="12728" w:name="_Toc365477154"/>
      <w:bookmarkStart w:id="12729" w:name="_Toc365641833"/>
      <w:bookmarkStart w:id="12730" w:name="_Toc365477158"/>
      <w:bookmarkStart w:id="12731" w:name="_Toc365641837"/>
      <w:bookmarkStart w:id="12732" w:name="_Toc365477159"/>
      <w:bookmarkStart w:id="12733" w:name="_Toc365641838"/>
      <w:bookmarkStart w:id="12734" w:name="_Toc365477161"/>
      <w:bookmarkStart w:id="12735" w:name="_Toc365641840"/>
      <w:bookmarkStart w:id="12736" w:name="_Toc365477162"/>
      <w:bookmarkStart w:id="12737" w:name="_Toc365641841"/>
      <w:bookmarkStart w:id="12738" w:name="_Toc365477163"/>
      <w:bookmarkStart w:id="12739" w:name="_Toc365641842"/>
      <w:bookmarkStart w:id="12740" w:name="_Toc365477165"/>
      <w:bookmarkStart w:id="12741" w:name="_Toc365641844"/>
      <w:bookmarkStart w:id="12742" w:name="_Toc365477171"/>
      <w:bookmarkStart w:id="12743" w:name="_Toc365641850"/>
      <w:bookmarkStart w:id="12744" w:name="_Toc365477173"/>
      <w:bookmarkStart w:id="12745" w:name="_Toc365641852"/>
      <w:bookmarkStart w:id="12746" w:name="_Toc365477175"/>
      <w:bookmarkStart w:id="12747" w:name="_Toc365641854"/>
      <w:bookmarkStart w:id="12748" w:name="_Toc365477182"/>
      <w:bookmarkStart w:id="12749" w:name="_Toc365641861"/>
      <w:bookmarkStart w:id="12750" w:name="_Toc365477198"/>
      <w:bookmarkStart w:id="12751" w:name="_Toc365641877"/>
      <w:bookmarkStart w:id="12752" w:name="_Toc365477199"/>
      <w:bookmarkStart w:id="12753" w:name="_Toc365641878"/>
      <w:bookmarkStart w:id="12754" w:name="_Toc365477206"/>
      <w:bookmarkStart w:id="12755" w:name="_Toc365641885"/>
      <w:bookmarkStart w:id="12756" w:name="_Toc365477211"/>
      <w:bookmarkStart w:id="12757" w:name="_Toc365641890"/>
      <w:bookmarkStart w:id="12758" w:name="_Toc365477215"/>
      <w:bookmarkStart w:id="12759" w:name="_Toc365641894"/>
      <w:bookmarkStart w:id="12760" w:name="_Toc365477220"/>
      <w:bookmarkStart w:id="12761" w:name="_Toc365641899"/>
      <w:bookmarkStart w:id="12762" w:name="_Toc365477224"/>
      <w:bookmarkStart w:id="12763" w:name="_Toc365641903"/>
      <w:bookmarkStart w:id="12764" w:name="_Toc365477229"/>
      <w:bookmarkStart w:id="12765" w:name="_Toc365641908"/>
      <w:bookmarkStart w:id="12766" w:name="_Toc365477233"/>
      <w:bookmarkStart w:id="12767" w:name="_Toc365641912"/>
      <w:bookmarkStart w:id="12768" w:name="_Toc365477238"/>
      <w:bookmarkStart w:id="12769" w:name="_Toc365641917"/>
      <w:bookmarkStart w:id="12770" w:name="_Toc365477239"/>
      <w:bookmarkStart w:id="12771" w:name="_Toc365641918"/>
      <w:bookmarkStart w:id="12772" w:name="_Toc365477242"/>
      <w:bookmarkStart w:id="12773" w:name="_Toc365641921"/>
      <w:bookmarkStart w:id="12774" w:name="_Toc365477243"/>
      <w:bookmarkStart w:id="12775" w:name="_Toc365641922"/>
      <w:bookmarkStart w:id="12776" w:name="_Toc365477248"/>
      <w:bookmarkStart w:id="12777" w:name="_Toc365641927"/>
      <w:bookmarkStart w:id="12778" w:name="_Toc365477252"/>
      <w:bookmarkStart w:id="12779" w:name="_Toc365641931"/>
      <w:bookmarkStart w:id="12780" w:name="_Toc365477256"/>
      <w:bookmarkStart w:id="12781" w:name="_Toc365641935"/>
      <w:bookmarkStart w:id="12782" w:name="_Toc365477257"/>
      <w:bookmarkStart w:id="12783" w:name="_Toc365641936"/>
      <w:bookmarkStart w:id="12784" w:name="_Toc365477265"/>
      <w:bookmarkStart w:id="12785" w:name="_Toc365641944"/>
      <w:bookmarkStart w:id="12786" w:name="_Toc365477270"/>
      <w:bookmarkStart w:id="12787" w:name="_Toc365641949"/>
      <w:bookmarkStart w:id="12788" w:name="_Toc365477273"/>
      <w:bookmarkStart w:id="12789" w:name="_Toc365641952"/>
      <w:bookmarkStart w:id="12790" w:name="_Toc365477276"/>
      <w:bookmarkStart w:id="12791" w:name="_Toc365641955"/>
      <w:bookmarkStart w:id="12792" w:name="_Toc365477277"/>
      <w:bookmarkStart w:id="12793" w:name="_Toc365641956"/>
      <w:bookmarkStart w:id="12794" w:name="_Toc365477278"/>
      <w:bookmarkStart w:id="12795" w:name="_Toc365641957"/>
      <w:bookmarkStart w:id="12796" w:name="_Toc365477284"/>
      <w:bookmarkStart w:id="12797" w:name="_Toc365641963"/>
      <w:bookmarkStart w:id="12798" w:name="_Toc365477294"/>
      <w:bookmarkStart w:id="12799" w:name="_Toc365641973"/>
      <w:bookmarkStart w:id="12800" w:name="_Toc365477300"/>
      <w:bookmarkStart w:id="12801" w:name="_Toc365641979"/>
      <w:bookmarkStart w:id="12802" w:name="_Toc365477303"/>
      <w:bookmarkStart w:id="12803" w:name="_Toc365641982"/>
      <w:bookmarkStart w:id="12804" w:name="_Toc365477304"/>
      <w:bookmarkStart w:id="12805" w:name="_Toc365641983"/>
      <w:bookmarkStart w:id="12806" w:name="_Toc365477306"/>
      <w:bookmarkStart w:id="12807" w:name="_Toc365641985"/>
      <w:bookmarkStart w:id="12808" w:name="_Toc365477316"/>
      <w:bookmarkStart w:id="12809" w:name="_Toc365641995"/>
      <w:bookmarkStart w:id="12810" w:name="_Toc365477320"/>
      <w:bookmarkStart w:id="12811" w:name="_Toc365641999"/>
      <w:bookmarkStart w:id="12812" w:name="_Toc365477327"/>
      <w:bookmarkStart w:id="12813" w:name="_Toc365642006"/>
      <w:bookmarkStart w:id="12814" w:name="_Toc365477336"/>
      <w:bookmarkStart w:id="12815" w:name="_Toc365642015"/>
      <w:bookmarkStart w:id="12816" w:name="_Toc365477338"/>
      <w:bookmarkStart w:id="12817" w:name="_Toc365642017"/>
      <w:bookmarkStart w:id="12818" w:name="_Toc365477339"/>
      <w:bookmarkStart w:id="12819" w:name="_Toc365642018"/>
      <w:bookmarkStart w:id="12820" w:name="_Toc365477340"/>
      <w:bookmarkStart w:id="12821" w:name="_Toc365642019"/>
      <w:bookmarkStart w:id="12822" w:name="_Toc365477342"/>
      <w:bookmarkStart w:id="12823" w:name="_Toc365642021"/>
      <w:bookmarkStart w:id="12824" w:name="_Toc365477348"/>
      <w:bookmarkStart w:id="12825" w:name="_Toc365642027"/>
      <w:bookmarkStart w:id="12826" w:name="_Toc365477352"/>
      <w:bookmarkStart w:id="12827" w:name="_Toc365642031"/>
      <w:bookmarkStart w:id="12828" w:name="_Toc365477356"/>
      <w:bookmarkStart w:id="12829" w:name="_Toc365642035"/>
      <w:bookmarkStart w:id="12830" w:name="_Toc365477361"/>
      <w:bookmarkStart w:id="12831" w:name="_Toc365642040"/>
      <w:bookmarkStart w:id="12832" w:name="_Toc365477374"/>
      <w:bookmarkStart w:id="12833" w:name="_Toc365642053"/>
      <w:bookmarkStart w:id="12834" w:name="_Toc365477379"/>
      <w:bookmarkStart w:id="12835" w:name="_Toc365642058"/>
      <w:bookmarkStart w:id="12836" w:name="_Toc365477381"/>
      <w:bookmarkStart w:id="12837" w:name="_Toc365642060"/>
      <w:bookmarkStart w:id="12838" w:name="_Toc365477384"/>
      <w:bookmarkStart w:id="12839" w:name="_Toc365642063"/>
      <w:bookmarkStart w:id="12840" w:name="_Toc365477388"/>
      <w:bookmarkStart w:id="12841" w:name="_Toc365642067"/>
      <w:bookmarkStart w:id="12842" w:name="_Toc365477389"/>
      <w:bookmarkStart w:id="12843" w:name="_Toc365642068"/>
      <w:bookmarkStart w:id="12844" w:name="_Toc365477395"/>
      <w:bookmarkStart w:id="12845" w:name="_Toc365642074"/>
      <w:bookmarkStart w:id="12846" w:name="_Toc365477396"/>
      <w:bookmarkStart w:id="12847" w:name="_Toc365642075"/>
      <w:bookmarkStart w:id="12848" w:name="_Toc365477402"/>
      <w:bookmarkStart w:id="12849" w:name="_Toc365642081"/>
      <w:bookmarkStart w:id="12850" w:name="_Toc365477424"/>
      <w:bookmarkStart w:id="12851" w:name="_Toc365642103"/>
      <w:bookmarkStart w:id="12852" w:name="_Toc365477425"/>
      <w:bookmarkStart w:id="12853" w:name="_Toc365642104"/>
      <w:bookmarkStart w:id="12854" w:name="_Toc365477427"/>
      <w:bookmarkStart w:id="12855" w:name="_Toc365642106"/>
      <w:bookmarkStart w:id="12856" w:name="_Toc365477428"/>
      <w:bookmarkStart w:id="12857" w:name="_Toc365642107"/>
      <w:bookmarkStart w:id="12858" w:name="_Toc365477429"/>
      <w:bookmarkStart w:id="12859" w:name="_Toc365642108"/>
      <w:bookmarkStart w:id="12860" w:name="_Toc365477445"/>
      <w:bookmarkStart w:id="12861" w:name="_Toc365642124"/>
      <w:bookmarkStart w:id="12862" w:name="_Toc365477446"/>
      <w:bookmarkStart w:id="12863" w:name="_Toc365642125"/>
      <w:bookmarkStart w:id="12864" w:name="_Toc365477451"/>
      <w:bookmarkStart w:id="12865" w:name="_Toc365642130"/>
      <w:bookmarkStart w:id="12866" w:name="_Toc365477452"/>
      <w:bookmarkStart w:id="12867" w:name="_Toc365642131"/>
      <w:bookmarkStart w:id="12868" w:name="_Toc365477454"/>
      <w:bookmarkStart w:id="12869" w:name="_Toc365642133"/>
      <w:bookmarkStart w:id="12870" w:name="_Toc365477455"/>
      <w:bookmarkStart w:id="12871" w:name="_Toc365642134"/>
      <w:bookmarkStart w:id="12872" w:name="_Toc365477456"/>
      <w:bookmarkStart w:id="12873" w:name="_Toc365642135"/>
      <w:bookmarkStart w:id="12874" w:name="_Toc365477457"/>
      <w:bookmarkStart w:id="12875" w:name="_Toc365642136"/>
      <w:bookmarkStart w:id="12876" w:name="_Toc365477462"/>
      <w:bookmarkStart w:id="12877" w:name="_Toc365642141"/>
      <w:bookmarkStart w:id="12878" w:name="_Toc365477465"/>
      <w:bookmarkStart w:id="12879" w:name="_Toc365642144"/>
      <w:bookmarkStart w:id="12880" w:name="_Toc365477471"/>
      <w:bookmarkStart w:id="12881" w:name="_Toc365642150"/>
      <w:bookmarkStart w:id="12882" w:name="_Toc365477476"/>
      <w:bookmarkStart w:id="12883" w:name="_Toc365642155"/>
      <w:bookmarkStart w:id="12884" w:name="_Toc365477477"/>
      <w:bookmarkStart w:id="12885" w:name="_Toc365642156"/>
      <w:bookmarkStart w:id="12886" w:name="_Toc365477495"/>
      <w:bookmarkStart w:id="12887" w:name="_Toc365642174"/>
      <w:bookmarkStart w:id="12888" w:name="_Toc365477496"/>
      <w:bookmarkStart w:id="12889" w:name="_Toc365642175"/>
      <w:bookmarkStart w:id="12890" w:name="_Toc365477515"/>
      <w:bookmarkStart w:id="12891" w:name="_Toc365642194"/>
      <w:bookmarkStart w:id="12892" w:name="_Toc365477516"/>
      <w:bookmarkStart w:id="12893" w:name="_Toc365642195"/>
      <w:bookmarkStart w:id="12894" w:name="_Toc365477517"/>
      <w:bookmarkStart w:id="12895" w:name="_Toc365642196"/>
      <w:bookmarkStart w:id="12896" w:name="_Toc365477518"/>
      <w:bookmarkStart w:id="12897" w:name="_Toc365642197"/>
      <w:bookmarkStart w:id="12898" w:name="_Toc365477519"/>
      <w:bookmarkStart w:id="12899" w:name="_Toc365642198"/>
      <w:bookmarkStart w:id="12900" w:name="_Toc365477535"/>
      <w:bookmarkStart w:id="12901" w:name="_Toc365642214"/>
      <w:bookmarkStart w:id="12902" w:name="_Hlt457703771"/>
      <w:bookmarkStart w:id="12903" w:name="_Toc365477540"/>
      <w:bookmarkStart w:id="12904" w:name="_Toc365642219"/>
      <w:bookmarkStart w:id="12905" w:name="_Toc365477541"/>
      <w:bookmarkStart w:id="12906" w:name="_Toc365642220"/>
      <w:bookmarkStart w:id="12907" w:name="_Toc365477546"/>
      <w:bookmarkStart w:id="12908" w:name="_Toc365642225"/>
      <w:bookmarkStart w:id="12909" w:name="_Toc365477547"/>
      <w:bookmarkStart w:id="12910" w:name="_Toc365642226"/>
      <w:bookmarkStart w:id="12911" w:name="_Toc365477551"/>
      <w:bookmarkStart w:id="12912" w:name="_Toc365642230"/>
      <w:bookmarkStart w:id="12913" w:name="_Toc365477554"/>
      <w:bookmarkStart w:id="12914" w:name="_Toc365642233"/>
      <w:bookmarkStart w:id="12915" w:name="_Toc365477557"/>
      <w:bookmarkStart w:id="12916" w:name="_Toc365642236"/>
      <w:bookmarkStart w:id="12917" w:name="_Toc365477560"/>
      <w:bookmarkStart w:id="12918" w:name="_Toc365642239"/>
      <w:bookmarkStart w:id="12919" w:name="_Toc365477561"/>
      <w:bookmarkStart w:id="12920" w:name="_Toc365642240"/>
      <w:bookmarkStart w:id="12921" w:name="_Toc365477570"/>
      <w:bookmarkStart w:id="12922" w:name="_Toc365642249"/>
      <w:bookmarkStart w:id="12923" w:name="_Toc365477571"/>
      <w:bookmarkStart w:id="12924" w:name="_Toc365642250"/>
      <w:bookmarkStart w:id="12925" w:name="_Toc365477586"/>
      <w:bookmarkStart w:id="12926" w:name="_Toc365642265"/>
      <w:bookmarkStart w:id="12927" w:name="_Toc365477587"/>
      <w:bookmarkStart w:id="12928" w:name="_Toc365642266"/>
      <w:bookmarkStart w:id="12929" w:name="_Toc365477614"/>
      <w:bookmarkStart w:id="12930" w:name="_Toc365642293"/>
      <w:bookmarkStart w:id="12931" w:name="_Toc365477615"/>
      <w:bookmarkStart w:id="12932" w:name="_Toc365642294"/>
      <w:bookmarkStart w:id="12933" w:name="_Toc365477616"/>
      <w:bookmarkStart w:id="12934" w:name="_Toc365642295"/>
      <w:bookmarkStart w:id="12935" w:name="_Toc365477617"/>
      <w:bookmarkStart w:id="12936" w:name="_Toc365642296"/>
      <w:bookmarkStart w:id="12937" w:name="_Toc365477618"/>
      <w:bookmarkStart w:id="12938" w:name="_Toc365642297"/>
      <w:bookmarkStart w:id="12939" w:name="_Toc365477620"/>
      <w:bookmarkStart w:id="12940" w:name="_Toc365642299"/>
      <w:bookmarkStart w:id="12941" w:name="_Toc365477621"/>
      <w:bookmarkStart w:id="12942" w:name="_Toc365642300"/>
      <w:bookmarkStart w:id="12943" w:name="_Toc365477624"/>
      <w:bookmarkStart w:id="12944" w:name="_Toc365642303"/>
      <w:bookmarkStart w:id="12945" w:name="_Toc365477625"/>
      <w:bookmarkStart w:id="12946" w:name="_Toc365642304"/>
      <w:bookmarkStart w:id="12947" w:name="_Toc365477628"/>
      <w:bookmarkStart w:id="12948" w:name="_Toc365642307"/>
      <w:bookmarkStart w:id="12949" w:name="_Toc365477629"/>
      <w:bookmarkStart w:id="12950" w:name="_Toc365642308"/>
      <w:bookmarkStart w:id="12951" w:name="_Toc365477631"/>
      <w:bookmarkStart w:id="12952" w:name="_Toc365642310"/>
      <w:bookmarkStart w:id="12953" w:name="_Toc365477632"/>
      <w:bookmarkStart w:id="12954" w:name="_Toc365642311"/>
      <w:bookmarkStart w:id="12955" w:name="_Toc365477633"/>
      <w:bookmarkStart w:id="12956" w:name="_Toc365642312"/>
      <w:bookmarkStart w:id="12957" w:name="_Toc365477634"/>
      <w:bookmarkStart w:id="12958" w:name="_Toc365642313"/>
      <w:bookmarkStart w:id="12959" w:name="_Toc365477635"/>
      <w:bookmarkStart w:id="12960" w:name="_Toc365642314"/>
      <w:bookmarkStart w:id="12961" w:name="_Toc365477637"/>
      <w:bookmarkStart w:id="12962" w:name="_Toc365642316"/>
      <w:bookmarkStart w:id="12963" w:name="_Toc365477638"/>
      <w:bookmarkStart w:id="12964" w:name="_Toc365642317"/>
      <w:bookmarkStart w:id="12965" w:name="_Toc365477640"/>
      <w:bookmarkStart w:id="12966" w:name="_Toc365642319"/>
      <w:bookmarkStart w:id="12967" w:name="_Toc365477641"/>
      <w:bookmarkStart w:id="12968" w:name="_Toc365642320"/>
      <w:bookmarkStart w:id="12969" w:name="_Toc365477643"/>
      <w:bookmarkStart w:id="12970" w:name="_Toc365642322"/>
      <w:bookmarkStart w:id="12971" w:name="_Toc365477649"/>
      <w:bookmarkStart w:id="12972" w:name="_Toc365642328"/>
      <w:bookmarkStart w:id="12973" w:name="_Toc365477652"/>
      <w:bookmarkStart w:id="12974" w:name="_Toc365642331"/>
      <w:bookmarkStart w:id="12975" w:name="_Toc365477653"/>
      <w:bookmarkStart w:id="12976" w:name="_Toc365642332"/>
      <w:bookmarkStart w:id="12977" w:name="_Toc365477654"/>
      <w:bookmarkStart w:id="12978" w:name="_Toc365642333"/>
      <w:bookmarkStart w:id="12979" w:name="_Toc365477655"/>
      <w:bookmarkStart w:id="12980" w:name="_Toc365642334"/>
      <w:bookmarkStart w:id="12981" w:name="_Toc365477656"/>
      <w:bookmarkStart w:id="12982" w:name="_Toc365642335"/>
      <w:bookmarkStart w:id="12983" w:name="_Toc365477658"/>
      <w:bookmarkStart w:id="12984" w:name="_Toc365642337"/>
      <w:bookmarkStart w:id="12985" w:name="_Toc365477659"/>
      <w:bookmarkStart w:id="12986" w:name="_Toc365642338"/>
      <w:bookmarkStart w:id="12987" w:name="_Toc365477661"/>
      <w:bookmarkStart w:id="12988" w:name="_Toc365642340"/>
      <w:bookmarkStart w:id="12989" w:name="_Toc365477662"/>
      <w:bookmarkStart w:id="12990" w:name="_Toc365642341"/>
      <w:bookmarkStart w:id="12991" w:name="_Toc365477663"/>
      <w:bookmarkStart w:id="12992" w:name="_Toc365642342"/>
      <w:bookmarkStart w:id="12993" w:name="_Toc365477664"/>
      <w:bookmarkStart w:id="12994" w:name="_Toc365642343"/>
      <w:bookmarkStart w:id="12995" w:name="_Toc365477665"/>
      <w:bookmarkStart w:id="12996" w:name="_Toc365642344"/>
      <w:bookmarkStart w:id="12997" w:name="_Toc365477667"/>
      <w:bookmarkStart w:id="12998" w:name="_Toc365642346"/>
      <w:bookmarkStart w:id="12999" w:name="_Toc365477674"/>
      <w:bookmarkStart w:id="13000" w:name="_Toc365642353"/>
      <w:bookmarkStart w:id="13001" w:name="_Toc365477676"/>
      <w:bookmarkStart w:id="13002" w:name="_Toc365642355"/>
      <w:bookmarkStart w:id="13003" w:name="_Toc365477683"/>
      <w:bookmarkStart w:id="13004" w:name="_Toc365642362"/>
      <w:bookmarkStart w:id="13005" w:name="_Toc365477688"/>
      <w:bookmarkStart w:id="13006" w:name="_Toc365642367"/>
      <w:bookmarkStart w:id="13007" w:name="_Toc365477698"/>
      <w:bookmarkStart w:id="13008" w:name="_Toc365642377"/>
      <w:bookmarkStart w:id="13009" w:name="_Toc365477709"/>
      <w:bookmarkStart w:id="13010" w:name="_Toc365642388"/>
      <w:bookmarkStart w:id="13011" w:name="_Toc365477727"/>
      <w:bookmarkStart w:id="13012" w:name="_Toc365642406"/>
      <w:bookmarkStart w:id="13013" w:name="_Toc365477748"/>
      <w:bookmarkStart w:id="13014" w:name="_Toc365642427"/>
      <w:bookmarkStart w:id="13015" w:name="_Toc365477754"/>
      <w:bookmarkStart w:id="13016" w:name="_Toc365642433"/>
      <w:bookmarkStart w:id="13017" w:name="_Toc365477774"/>
      <w:bookmarkStart w:id="13018" w:name="_Toc365642453"/>
      <w:bookmarkStart w:id="13019" w:name="_Toc365477779"/>
      <w:bookmarkStart w:id="13020" w:name="_Toc365642458"/>
      <w:bookmarkStart w:id="13021" w:name="_Toc365477782"/>
      <w:bookmarkStart w:id="13022" w:name="_Toc365642461"/>
      <w:bookmarkStart w:id="13023" w:name="_Toc365477783"/>
      <w:bookmarkStart w:id="13024" w:name="_Toc365642462"/>
      <w:bookmarkStart w:id="13025" w:name="_Toc365477793"/>
      <w:bookmarkStart w:id="13026" w:name="_Toc365642472"/>
      <w:bookmarkStart w:id="13027" w:name="_Toc365477795"/>
      <w:bookmarkStart w:id="13028" w:name="_Toc365642474"/>
      <w:bookmarkStart w:id="13029" w:name="_Toc365477798"/>
      <w:bookmarkStart w:id="13030" w:name="_Toc365642477"/>
      <w:bookmarkStart w:id="13031" w:name="_Toc365477804"/>
      <w:bookmarkStart w:id="13032" w:name="_Toc365642483"/>
      <w:bookmarkStart w:id="13033" w:name="_Toc365477815"/>
      <w:bookmarkStart w:id="13034" w:name="_Toc365642494"/>
      <w:bookmarkStart w:id="13035" w:name="_Toc365477818"/>
      <w:bookmarkStart w:id="13036" w:name="_Toc365642497"/>
      <w:bookmarkStart w:id="13037" w:name="_Toc365477838"/>
      <w:bookmarkStart w:id="13038" w:name="_Toc365642517"/>
      <w:bookmarkStart w:id="13039" w:name="_Toc365477847"/>
      <w:bookmarkStart w:id="13040" w:name="_Toc365642526"/>
      <w:bookmarkStart w:id="13041" w:name="_Toc365477850"/>
      <w:bookmarkStart w:id="13042" w:name="_Toc365642529"/>
      <w:bookmarkStart w:id="13043" w:name="_Toc365477853"/>
      <w:bookmarkStart w:id="13044" w:name="_Toc365642532"/>
      <w:bookmarkStart w:id="13045" w:name="_Toc365477864"/>
      <w:bookmarkStart w:id="13046" w:name="_Toc365642543"/>
      <w:bookmarkStart w:id="13047" w:name="_Toc365477871"/>
      <w:bookmarkStart w:id="13048" w:name="_Toc365642550"/>
      <w:bookmarkStart w:id="13049" w:name="_Toc393690593"/>
      <w:bookmarkStart w:id="13050" w:name="_Ref456011632"/>
      <w:bookmarkStart w:id="13051" w:name="_Ref458400834"/>
      <w:bookmarkStart w:id="13052" w:name="_Toc472818970"/>
      <w:bookmarkStart w:id="13053" w:name="_Toc235503552"/>
      <w:bookmarkStart w:id="13054" w:name="_Toc241509327"/>
      <w:bookmarkStart w:id="13055" w:name="_Toc244416814"/>
      <w:bookmarkStart w:id="13056" w:name="_Toc276631178"/>
      <w:bookmarkStart w:id="13057" w:name="_Toc368050764"/>
      <w:bookmarkEnd w:id="11999"/>
      <w:bookmarkEnd w:id="12000"/>
      <w:bookmarkEnd w:id="12001"/>
      <w:bookmarkEnd w:id="12002"/>
      <w:bookmarkEnd w:id="12003"/>
      <w:bookmarkEnd w:id="12004"/>
      <w:bookmarkEnd w:id="12005"/>
      <w:bookmarkEnd w:id="12006"/>
      <w:bookmarkEnd w:id="12007"/>
      <w:bookmarkEnd w:id="12008"/>
      <w:bookmarkEnd w:id="12009"/>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r w:rsidRPr="00B5468C">
        <w:rPr>
          <w:i/>
        </w:rPr>
        <w:lastRenderedPageBreak/>
        <w:t>TypedArray</w:t>
      </w:r>
      <w:r>
        <w:t xml:space="preserve"> Objects</w:t>
      </w:r>
      <w:bookmarkEnd w:id="13057"/>
      <w:r>
        <w:t xml:space="preserve"> </w:t>
      </w:r>
    </w:p>
    <w:p w:rsidR="003E75AF" w:rsidRPr="00DF5095" w:rsidRDefault="003E75AF" w:rsidP="003E75AF">
      <w:r>
        <w:rPr>
          <w:i/>
          <w:iCs/>
        </w:rPr>
        <w:t>TypedArray</w:t>
      </w:r>
      <w:r>
        <w:t xml:space="preserve"> objects present an array-like view of an underlying binary data buffer</w:t>
      </w:r>
      <w:ins w:id="13058" w:author="Rev 19 Allen Wirfs-Brock" w:date="2013-09-06T14:01:00Z">
        <w:r w:rsidR="008D0C99">
          <w:t xml:space="preserve"> (</w:t>
        </w:r>
      </w:ins>
      <w:ins w:id="13059" w:author="Rev 19 Allen Wirfs-Brock" w:date="2013-09-06T14:02:00Z">
        <w:r w:rsidR="008D0C99">
          <w:fldChar w:fldCharType="begin"/>
        </w:r>
        <w:r w:rsidR="008D0C99">
          <w:instrText xml:space="preserve"> REF _Ref366239487 \r \h </w:instrText>
        </w:r>
      </w:ins>
      <w:r w:rsidR="008D0C99">
        <w:fldChar w:fldCharType="separate"/>
      </w:r>
      <w:ins w:id="13060" w:author="Rev 19 Allen Wirfs-Brock" w:date="2013-09-27T13:07:00Z">
        <w:r w:rsidR="00460CAC">
          <w:t>24.1</w:t>
        </w:r>
      </w:ins>
      <w:ins w:id="13061" w:author="Rev 19 Allen Wirfs-Brock" w:date="2013-09-06T14:02:00Z">
        <w:r w:rsidR="008D0C99">
          <w:fldChar w:fldCharType="end"/>
        </w:r>
      </w:ins>
      <w:ins w:id="13062" w:author="Rev 19 Allen Wirfs-Brock" w:date="2013-09-06T14:01:00Z">
        <w:r w:rsidR="008D0C99">
          <w:t>)</w:t>
        </w:r>
      </w:ins>
      <w:r>
        <w:t xml:space="preserve">.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w:t>
      </w:r>
      <w:ins w:id="13063" w:author="Rev 19 Allen Wirfs-Brock" w:date="2013-09-06T14:04:00Z">
        <w:r w:rsidR="008D0C99">
          <w:t xml:space="preserve">. Listed in </w:t>
        </w:r>
        <w:r w:rsidR="008D0C99">
          <w:fldChar w:fldCharType="begin"/>
        </w:r>
        <w:r w:rsidR="008D0C99">
          <w:instrText xml:space="preserve"> REF _Ref366065074 \h </w:instrText>
        </w:r>
      </w:ins>
      <w:ins w:id="13064" w:author="Rev 19 Allen Wirfs-Brock" w:date="2013-09-06T14:04:00Z">
        <w:r w:rsidR="008D0C99">
          <w:fldChar w:fldCharType="separate"/>
        </w:r>
      </w:ins>
      <w:ins w:id="13065" w:author="Rev 19 Allen Wirfs-Brock" w:date="2013-09-27T13:07:00Z">
        <w:r w:rsidR="00460CAC">
          <w:t xml:space="preserve">Table </w:t>
        </w:r>
        <w:r w:rsidR="00460CAC">
          <w:rPr>
            <w:noProof/>
          </w:rPr>
          <w:t>36</w:t>
        </w:r>
      </w:ins>
      <w:ins w:id="13066" w:author="Rev 19 Allen Wirfs-Brock" w:date="2013-09-06T14:04:00Z">
        <w:r w:rsidR="008D0C99">
          <w:fldChar w:fldCharType="end"/>
        </w:r>
        <w:r w:rsidR="008D0C99">
          <w:t>,</w:t>
        </w:r>
      </w:ins>
      <w:r>
        <w:t xml:space="preserve"> for each of </w:t>
      </w:r>
      <w:del w:id="13067" w:author="Rev 19 Allen Wirfs-Brock" w:date="2013-09-06T14:00:00Z">
        <w:r w:rsidDel="0082165A">
          <w:delText xml:space="preserve">tbe </w:delText>
        </w:r>
      </w:del>
      <w:ins w:id="13068" w:author="Rev 19 Allen Wirfs-Brock" w:date="2013-09-06T14:00:00Z">
        <w:r w:rsidR="0082165A">
          <w:t xml:space="preserve">the </w:t>
        </w:r>
      </w:ins>
      <w:r>
        <w:t>nine supported element types. For each constructor in</w:t>
      </w:r>
      <w:r w:rsidR="00DD2409">
        <w:t xml:space="preserve"> </w:t>
      </w:r>
      <w:r w:rsidR="00DD2409">
        <w:fldChar w:fldCharType="begin"/>
      </w:r>
      <w:r w:rsidR="00DD2409">
        <w:instrText xml:space="preserve"> REF _Ref366065074 \h </w:instrText>
      </w:r>
      <w:r w:rsidR="00DD2409">
        <w:fldChar w:fldCharType="separate"/>
      </w:r>
      <w:r w:rsidR="00460CAC">
        <w:t xml:space="preserve">Table </w:t>
      </w:r>
      <w:r w:rsidR="00460CAC">
        <w:rPr>
          <w:noProof/>
        </w:rPr>
        <w:t>36</w:t>
      </w:r>
      <w:r w:rsidR="00DD2409">
        <w:fldChar w:fldCharType="end"/>
      </w:r>
      <w:r w:rsidR="00DD2409">
        <w:t xml:space="preserve"> </w:t>
      </w:r>
      <w:ins w:id="13069" w:author="Rev 19 Allen Wirfs-Brock" w:date="2013-09-06T14:06:00Z">
        <w:r w:rsidR="008D0C99">
          <w:t>have</w:t>
        </w:r>
      </w:ins>
      <w:del w:id="13070" w:author="Rev 19 Allen Wirfs-Brock" w:date="2013-09-06T14:06:00Z">
        <w:r w:rsidDel="008D0C99">
          <w:delText xml:space="preserve">is a distinct </w:delText>
        </w:r>
        <w:r w:rsidDel="008D0C99">
          <w:rPr>
            <w:i/>
          </w:rPr>
          <w:delText>TypedArray</w:delText>
        </w:r>
        <w:r w:rsidDel="008D0C99">
          <w:delText xml:space="preserve"> constructor object with</w:delText>
        </w:r>
      </w:del>
      <w:r>
        <w:t xml:space="preserve"> a corresponding </w:t>
      </w:r>
      <w:ins w:id="13071" w:author="Rev 19 Allen Wirfs-Brock" w:date="2013-09-06T14:06:00Z">
        <w:r w:rsidR="008D0C99">
          <w:t xml:space="preserve">distinct </w:t>
        </w:r>
      </w:ins>
      <w:r>
        <w:t>prototype object</w:t>
      </w:r>
      <w:del w:id="13072" w:author="Rev 19 Allen Wirfs-Brock" w:date="2013-09-06T14:06:00Z">
        <w:r w:rsidDel="008D0C99">
          <w:delText xml:space="preserve"> and instances</w:delText>
        </w:r>
      </w:del>
      <w:r>
        <w:t>.</w:t>
      </w:r>
    </w:p>
    <w:p w:rsidR="0030795D" w:rsidRDefault="0030795D" w:rsidP="00DD2409">
      <w:pPr>
        <w:pStyle w:val="Caption"/>
        <w:keepNext/>
        <w:jc w:val="center"/>
      </w:pPr>
      <w:bookmarkStart w:id="13073" w:name="_Ref366065074"/>
      <w:r>
        <w:t xml:space="preserve">Table </w:t>
      </w:r>
      <w:r>
        <w:fldChar w:fldCharType="begin"/>
      </w:r>
      <w:r>
        <w:instrText xml:space="preserve"> SEQ Table \* ARABIC </w:instrText>
      </w:r>
      <w:r>
        <w:fldChar w:fldCharType="separate"/>
      </w:r>
      <w:r w:rsidR="00460CAC">
        <w:rPr>
          <w:noProof/>
        </w:rPr>
        <w:t>36</w:t>
      </w:r>
      <w:r>
        <w:fldChar w:fldCharType="end"/>
      </w:r>
      <w:bookmarkEnd w:id="13073"/>
      <w:r>
        <w:t xml:space="preserve"> </w:t>
      </w:r>
      <w:r w:rsidRPr="00A04CC0">
        <w:t xml:space="preserve">– The </w:t>
      </w:r>
      <w:r w:rsidRPr="00DD2409">
        <w:rPr>
          <w:i/>
        </w:rPr>
        <w:t>TypedArray</w:t>
      </w:r>
      <w:r w:rsidRPr="00A04CC0">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3E75AF" w:rsidRPr="00F50C0D" w:rsidTr="003E75AF">
        <w:trPr>
          <w:cantSplit/>
        </w:trPr>
        <w:tc>
          <w:tcPr>
            <w:tcW w:w="1977"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Element Size</w:t>
            </w:r>
          </w:p>
        </w:tc>
        <w:tc>
          <w:tcPr>
            <w:tcW w:w="1710" w:type="dxa"/>
            <w:shd w:val="clear" w:color="auto" w:fill="BFBFBF"/>
          </w:tcPr>
          <w:p w:rsidR="003E75AF" w:rsidRPr="00F50C0D" w:rsidRDefault="003E75AF" w:rsidP="00DD2409">
            <w:pPr>
              <w:keepNext/>
              <w:spacing w:after="120"/>
              <w:rPr>
                <w:shd w:val="solid" w:color="C0C0C0" w:fill="FFFFFF"/>
              </w:rPr>
            </w:pPr>
            <w:r>
              <w:rPr>
                <w:shd w:val="solid" w:color="C0C0C0" w:fill="FFFFFF"/>
              </w:rPr>
              <w:t>Conversion Operation</w:t>
            </w:r>
          </w:p>
        </w:tc>
        <w:tc>
          <w:tcPr>
            <w:tcW w:w="2666"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Equivalent C Type</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Int8Array </w:t>
            </w:r>
          </w:p>
        </w:tc>
        <w:tc>
          <w:tcPr>
            <w:tcW w:w="1101" w:type="dxa"/>
          </w:tcPr>
          <w:p w:rsidR="003E75AF" w:rsidRPr="00833846" w:rsidRDefault="003E75AF" w:rsidP="00DD2409">
            <w:pPr>
              <w:keepNext/>
              <w:spacing w:after="0"/>
              <w:contextualSpacing/>
              <w:rPr>
                <w:rFonts w:eastAsia="Times New Roman"/>
              </w:rPr>
            </w:pPr>
            <w:r>
              <w:rPr>
                <w:rFonts w:eastAsia="Times New Roman"/>
              </w:rPr>
              <w:t>Int8</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rsidR="003E75AF" w:rsidRPr="00833846" w:rsidRDefault="003E75AF" w:rsidP="00DD2409">
            <w:pPr>
              <w:keepNext/>
              <w:spacing w:after="0"/>
              <w:contextualSpacing/>
              <w:rPr>
                <w:rFonts w:eastAsia="Times New Roman"/>
              </w:rPr>
            </w:pPr>
            <w:commentRangeStart w:id="13074"/>
            <w:r>
              <w:rPr>
                <w:rFonts w:eastAsia="Times New Roman"/>
              </w:rPr>
              <w:t>ToInt8</w:t>
            </w:r>
            <w:commentRangeEnd w:id="13074"/>
            <w:r>
              <w:rPr>
                <w:rStyle w:val="CommentReference"/>
              </w:rPr>
              <w:commentReference w:id="13074"/>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Uint8Array </w:t>
            </w:r>
          </w:p>
        </w:tc>
        <w:tc>
          <w:tcPr>
            <w:tcW w:w="1101" w:type="dxa"/>
          </w:tcPr>
          <w:p w:rsidR="003E75AF" w:rsidRPr="00833846" w:rsidRDefault="003E75AF" w:rsidP="00DD2409">
            <w:pPr>
              <w:keepNext/>
              <w:spacing w:after="0"/>
              <w:contextualSpacing/>
              <w:rPr>
                <w:rFonts w:eastAsia="Times New Roman"/>
              </w:rPr>
            </w:pPr>
            <w:r>
              <w:rPr>
                <w:rFonts w:eastAsia="Times New Roman"/>
              </w:rPr>
              <w:t>Uint8</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rsidR="003E75AF" w:rsidRPr="00833846" w:rsidRDefault="003E75AF" w:rsidP="00DD2409">
            <w:pPr>
              <w:keepNext/>
              <w:spacing w:after="0"/>
              <w:contextualSpacing/>
              <w:rPr>
                <w:rFonts w:eastAsia="Times New Roman"/>
              </w:rPr>
            </w:pPr>
            <w:commentRangeStart w:id="13075"/>
            <w:r>
              <w:rPr>
                <w:rFonts w:eastAsia="Times New Roman"/>
              </w:rPr>
              <w:t>ToUint8</w:t>
            </w:r>
            <w:commentRangeEnd w:id="13075"/>
            <w:r>
              <w:rPr>
                <w:rStyle w:val="CommentReference"/>
              </w:rPr>
              <w:commentReference w:id="13075"/>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8-bit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Pr>
                <w:rFonts w:eastAsia="Times New Roman"/>
              </w:rPr>
              <w:t>Uint8ClampedArray</w:t>
            </w:r>
          </w:p>
        </w:tc>
        <w:tc>
          <w:tcPr>
            <w:tcW w:w="1101" w:type="dxa"/>
          </w:tcPr>
          <w:p w:rsidR="003E75AF" w:rsidRDefault="003E75AF" w:rsidP="00DD2409">
            <w:pPr>
              <w:keepNext/>
              <w:spacing w:after="0"/>
              <w:contextualSpacing/>
              <w:rPr>
                <w:rFonts w:eastAsia="Times New Roman"/>
              </w:rPr>
            </w:pPr>
            <w:commentRangeStart w:id="13076"/>
            <w:r>
              <w:rPr>
                <w:rFonts w:eastAsia="Times New Roman"/>
              </w:rPr>
              <w:t>Uint8C</w:t>
            </w:r>
            <w:commentRangeEnd w:id="13076"/>
            <w:r>
              <w:rPr>
                <w:rStyle w:val="CommentReference"/>
              </w:rPr>
              <w:commentReference w:id="13076"/>
            </w:r>
          </w:p>
        </w:tc>
        <w:tc>
          <w:tcPr>
            <w:tcW w:w="990" w:type="dxa"/>
            <w:shd w:val="clear" w:color="auto" w:fill="auto"/>
          </w:tcPr>
          <w:p w:rsidR="003E75AF" w:rsidRPr="00833846" w:rsidRDefault="003E75AF" w:rsidP="00DD2409">
            <w:pPr>
              <w:keepNext/>
              <w:spacing w:after="0"/>
              <w:contextualSpacing/>
              <w:rPr>
                <w:rFonts w:eastAsia="Times New Roman"/>
              </w:rPr>
            </w:pPr>
            <w:r>
              <w:rPr>
                <w:rFonts w:eastAsia="Times New Roman"/>
              </w:rPr>
              <w:t>1</w:t>
            </w:r>
          </w:p>
        </w:tc>
        <w:tc>
          <w:tcPr>
            <w:tcW w:w="1710" w:type="dxa"/>
          </w:tcPr>
          <w:p w:rsidR="003E75AF" w:rsidRPr="00833846" w:rsidRDefault="003E75AF" w:rsidP="00DD2409">
            <w:pPr>
              <w:keepNext/>
              <w:spacing w:after="0"/>
              <w:contextualSpacing/>
              <w:rPr>
                <w:rFonts w:eastAsia="Times New Roman"/>
              </w:rPr>
            </w:pPr>
            <w:commentRangeStart w:id="13077"/>
            <w:r>
              <w:rPr>
                <w:rFonts w:eastAsia="Times New Roman"/>
              </w:rPr>
              <w:t>ToUint8Clamp</w:t>
            </w:r>
            <w:commentRangeEnd w:id="13077"/>
            <w:r>
              <w:rPr>
                <w:rStyle w:val="CommentReference"/>
              </w:rPr>
              <w:commentReference w:id="13077"/>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Int16Array </w:t>
            </w:r>
          </w:p>
        </w:tc>
        <w:tc>
          <w:tcPr>
            <w:tcW w:w="1101" w:type="dxa"/>
          </w:tcPr>
          <w:p w:rsidR="003E75AF" w:rsidRPr="00833846" w:rsidRDefault="003E75AF" w:rsidP="00DD2409">
            <w:pPr>
              <w:keepNext/>
              <w:spacing w:after="0"/>
              <w:contextualSpacing/>
              <w:rPr>
                <w:rFonts w:eastAsia="Times New Roman"/>
              </w:rPr>
            </w:pPr>
            <w:r>
              <w:rPr>
                <w:rFonts w:eastAsia="Times New Roman"/>
              </w:rPr>
              <w:t>Int16</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rsidR="003E75AF" w:rsidRPr="00833846" w:rsidRDefault="003E75AF" w:rsidP="00DD2409">
            <w:pPr>
              <w:keepNext/>
              <w:spacing w:after="0"/>
              <w:contextualSpacing/>
              <w:rPr>
                <w:rFonts w:eastAsia="Times New Roman"/>
              </w:rPr>
            </w:pPr>
            <w:r>
              <w:rPr>
                <w:rFonts w:eastAsia="Times New Roman"/>
              </w:rPr>
              <w:t>ToInt16</w:t>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Short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Uint16Array </w:t>
            </w:r>
          </w:p>
        </w:tc>
        <w:tc>
          <w:tcPr>
            <w:tcW w:w="1101" w:type="dxa"/>
          </w:tcPr>
          <w:p w:rsidR="003E75AF" w:rsidRPr="00833846" w:rsidRDefault="003E75AF" w:rsidP="00DD2409">
            <w:pPr>
              <w:keepNext/>
              <w:spacing w:after="0"/>
              <w:contextualSpacing/>
              <w:rPr>
                <w:rFonts w:eastAsia="Times New Roman"/>
              </w:rPr>
            </w:pPr>
            <w:r>
              <w:rPr>
                <w:rFonts w:eastAsia="Times New Roman"/>
              </w:rPr>
              <w:t>Uint16</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rsidR="003E75AF" w:rsidRPr="00833846" w:rsidRDefault="003E75AF" w:rsidP="00DD2409">
            <w:pPr>
              <w:keepNext/>
              <w:spacing w:after="0"/>
              <w:contextualSpacing/>
              <w:rPr>
                <w:rFonts w:eastAsia="Times New Roman"/>
              </w:rPr>
            </w:pPr>
            <w:r>
              <w:rPr>
                <w:rFonts w:eastAsia="Times New Roman"/>
              </w:rPr>
              <w:t>ToUint16</w:t>
            </w: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short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Int32Array </w:t>
            </w:r>
          </w:p>
        </w:tc>
        <w:tc>
          <w:tcPr>
            <w:tcW w:w="1101" w:type="dxa"/>
          </w:tcPr>
          <w:p w:rsidR="003E75AF" w:rsidRPr="00833846" w:rsidRDefault="003E75AF" w:rsidP="00DD2409">
            <w:pPr>
              <w:keepNext/>
              <w:spacing w:after="0"/>
              <w:contextualSpacing/>
              <w:rPr>
                <w:rFonts w:eastAsia="Times New Roman"/>
              </w:rPr>
            </w:pPr>
            <w:r>
              <w:rPr>
                <w:rFonts w:eastAsia="Times New Roman"/>
              </w:rPr>
              <w:t>Int32</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r>
              <w:rPr>
                <w:rFonts w:eastAsia="Times New Roman"/>
              </w:rPr>
              <w:t>ToInt32</w:t>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Int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Uint32Array </w:t>
            </w:r>
          </w:p>
        </w:tc>
        <w:tc>
          <w:tcPr>
            <w:tcW w:w="1101" w:type="dxa"/>
          </w:tcPr>
          <w:p w:rsidR="003E75AF" w:rsidRPr="00833846" w:rsidRDefault="003E75AF" w:rsidP="00DD2409">
            <w:pPr>
              <w:keepNext/>
              <w:spacing w:after="0"/>
              <w:contextualSpacing/>
              <w:rPr>
                <w:rFonts w:eastAsia="Times New Roman"/>
              </w:rPr>
            </w:pPr>
            <w:r>
              <w:rPr>
                <w:rFonts w:eastAsia="Times New Roman"/>
              </w:rPr>
              <w:t>Uint32</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r>
              <w:rPr>
                <w:rFonts w:eastAsia="Times New Roman"/>
              </w:rPr>
              <w:t>ToUint32</w:t>
            </w: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int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Float32Array </w:t>
            </w:r>
          </w:p>
        </w:tc>
        <w:tc>
          <w:tcPr>
            <w:tcW w:w="1101" w:type="dxa"/>
          </w:tcPr>
          <w:p w:rsidR="003E75AF" w:rsidRPr="00833846" w:rsidRDefault="003E75AF" w:rsidP="00DD2409">
            <w:pPr>
              <w:keepNext/>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Float</w:t>
            </w:r>
          </w:p>
        </w:tc>
      </w:tr>
      <w:tr w:rsidR="003E75AF" w:rsidRPr="00150D27" w:rsidTr="003E75AF">
        <w:trPr>
          <w:cantSplit/>
        </w:trPr>
        <w:tc>
          <w:tcPr>
            <w:tcW w:w="1977"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Float64Array </w:t>
            </w:r>
          </w:p>
        </w:tc>
        <w:tc>
          <w:tcPr>
            <w:tcW w:w="1101" w:type="dxa"/>
          </w:tcPr>
          <w:p w:rsidR="003E75AF" w:rsidRPr="00833846" w:rsidRDefault="003E75AF" w:rsidP="003E75AF">
            <w:pPr>
              <w:spacing w:after="0"/>
              <w:contextualSpacing/>
              <w:rPr>
                <w:rFonts w:eastAsia="Times New Roman"/>
              </w:rPr>
            </w:pPr>
            <w:r>
              <w:rPr>
                <w:rFonts w:eastAsia="Times New Roman"/>
              </w:rPr>
              <w:t>Float64</w:t>
            </w:r>
          </w:p>
        </w:tc>
        <w:tc>
          <w:tcPr>
            <w:tcW w:w="990"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8 </w:t>
            </w:r>
          </w:p>
        </w:tc>
        <w:tc>
          <w:tcPr>
            <w:tcW w:w="1710" w:type="dxa"/>
          </w:tcPr>
          <w:p w:rsidR="003E75AF" w:rsidRPr="00833846" w:rsidRDefault="003E75AF" w:rsidP="003E75AF">
            <w:pPr>
              <w:spacing w:after="0"/>
              <w:contextualSpacing/>
              <w:rPr>
                <w:rFonts w:eastAsia="Times New Roman"/>
              </w:rPr>
            </w:pPr>
          </w:p>
        </w:tc>
        <w:tc>
          <w:tcPr>
            <w:tcW w:w="2666"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rsidR="003E75AF" w:rsidRPr="00833846" w:rsidRDefault="003E75AF" w:rsidP="003E75AF">
            <w:pPr>
              <w:spacing w:after="0"/>
              <w:contextualSpacing/>
              <w:rPr>
                <w:rFonts w:eastAsia="Times New Roman"/>
              </w:rPr>
            </w:pPr>
            <w:r w:rsidRPr="00833846">
              <w:rPr>
                <w:rFonts w:eastAsia="Times New Roman"/>
              </w:rPr>
              <w:t>Double</w:t>
            </w:r>
          </w:p>
        </w:tc>
      </w:tr>
    </w:tbl>
    <w:p w:rsidR="003E75AF" w:rsidRDefault="003E75AF" w:rsidP="003E75AF"/>
    <w:p w:rsidR="003E75AF" w:rsidRDefault="003E75AF" w:rsidP="003E75AF">
      <w:r>
        <w:t>I</w:t>
      </w:r>
      <w:r w:rsidRPr="00E77497">
        <w:t>n the definition</w:t>
      </w:r>
      <w:r>
        <w:t xml:space="preserve">s below, </w:t>
      </w:r>
      <w:r w:rsidRPr="00E77497">
        <w:t xml:space="preserve"> 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rsidR="003E75AF" w:rsidRDefault="003E75AF" w:rsidP="003E75AF">
      <w:pPr>
        <w:pStyle w:val="Heading3"/>
      </w:pPr>
      <w:bookmarkStart w:id="13078" w:name="_Ref366084337"/>
      <w:bookmarkStart w:id="13079" w:name="_Toc368050765"/>
      <w:r>
        <w:t>The %</w:t>
      </w:r>
      <w:r w:rsidRPr="00B5468C">
        <w:rPr>
          <w:iCs/>
        </w:rPr>
        <w:t>TypedArray</w:t>
      </w:r>
      <w:r>
        <w:rPr>
          <w:iCs/>
        </w:rPr>
        <w:t>%</w:t>
      </w:r>
      <w:r>
        <w:t xml:space="preserve"> Intrinsic Object</w:t>
      </w:r>
      <w:bookmarkEnd w:id="13078"/>
      <w:bookmarkEnd w:id="13079"/>
    </w:p>
    <w:p w:rsidR="003E75AF" w:rsidRPr="00DF5095" w:rsidRDefault="003E75AF" w:rsidP="003E75AF">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rsidR="003E75AF" w:rsidRDefault="003E75AF" w:rsidP="003E75AF">
      <w:del w:id="13080" w:author="Rev 19 Allen Wirfs-Brock" w:date="2013-09-26T12:51:00Z">
        <w:r w:rsidDel="00EB4040">
          <w:delText>However, i</w:delText>
        </w:r>
      </w:del>
      <w:ins w:id="13081" w:author="Rev 19 Allen Wirfs-Brock" w:date="2013-09-26T12:51:00Z">
        <w:r w:rsidR="00EB4040">
          <w:t>I</w:t>
        </w:r>
      </w:ins>
      <w:r>
        <w:t xml:space="preserve">f the </w:t>
      </w:r>
      <w:r w:rsidRPr="00C255C0">
        <w:rPr>
          <w:b/>
          <w:bCs/>
        </w:rPr>
        <w:t>this</w:t>
      </w:r>
      <w:r>
        <w:t xml:space="preserve"> value value passed in the call is an Object with a</w:t>
      </w:r>
      <w:del w:id="13082" w:author="Rev 19 Allen Wirfs-Brock" w:date="2013-09-26T17:46:00Z">
        <w:r w:rsidDel="0072639A">
          <w:delText>n</w:delText>
        </w:r>
      </w:del>
      <w:r>
        <w:t xml:space="preserve"> [[ViewedArrayBuffer]] internal data property whose value is </w:t>
      </w:r>
      <w:r w:rsidRPr="00145775">
        <w:rPr>
          <w:rFonts w:ascii="Times New Roman" w:hAnsi="Times New Roman"/>
          <w:b/>
          <w:bCs/>
        </w:rPr>
        <w:t>undefined</w:t>
      </w:r>
      <w:r w:rsidRPr="00E77497">
        <w:t xml:space="preserve">, it </w:t>
      </w:r>
      <w:del w:id="13083" w:author="Rev 19 Allen Wirfs-Brock" w:date="2013-09-27T10:29:00Z">
        <w:r w:rsidRPr="00F94F77" w:rsidDel="00540AE6">
          <w:delText>initialize</w:delText>
        </w:r>
        <w:r w:rsidDel="00540AE6">
          <w:delText xml:space="preserve">s </w:delText>
        </w:r>
      </w:del>
      <w:ins w:id="13084" w:author="Rev 19 Allen Wirfs-Brock" w:date="2013-09-27T10:29:00Z">
        <w:r w:rsidR="00540AE6" w:rsidRPr="00F94F77">
          <w:t>initiali</w:t>
        </w:r>
        <w:r w:rsidR="00540AE6">
          <w:t>s</w:t>
        </w:r>
        <w:r w:rsidR="00540AE6" w:rsidRPr="00F94F77">
          <w:t>e</w:t>
        </w:r>
        <w:r w:rsidR="00540AE6">
          <w:t xml:space="preserve">s </w:t>
        </w:r>
      </w:ins>
      <w:r>
        <w:t xml:space="preserve">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rsidR="003E75AF" w:rsidRDefault="003E75AF" w:rsidP="003E75AF">
      <w:r>
        <w:t xml:space="preserve">The %TypedArray% intrinsic function object is designed to act as the superclass of the various </w:t>
      </w:r>
      <w:r>
        <w:rPr>
          <w:i/>
          <w:iCs/>
        </w:rPr>
        <w:t>TypedArray</w:t>
      </w:r>
      <w:r>
        <w:t xml:space="preserve"> constructors. Those constructors use %TypedArray% to </w:t>
      </w:r>
      <w:del w:id="13085" w:author="Rev 19 Allen Wirfs-Brock" w:date="2013-09-27T10:29:00Z">
        <w:r w:rsidDel="00540AE6">
          <w:delText xml:space="preserve">initialize </w:delText>
        </w:r>
      </w:del>
      <w:ins w:id="13086" w:author="Rev 19 Allen Wirfs-Brock" w:date="2013-09-27T10:29:00Z">
        <w:r w:rsidR="00540AE6">
          <w:t xml:space="preserve">initialise </w:t>
        </w:r>
      </w:ins>
      <w:r>
        <w:t xml:space="preserve">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rsidR="003E75AF" w:rsidRDefault="003E75AF" w:rsidP="003E75AF">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rsidR="003E75AF" w:rsidRDefault="003E75AF" w:rsidP="003E75AF">
      <w:pPr>
        <w:pStyle w:val="Heading4"/>
      </w:pPr>
      <w:r>
        <w:t>%</w:t>
      </w:r>
      <w:r w:rsidRPr="00410919">
        <w:t>TypedArray</w:t>
      </w:r>
      <w:r>
        <w:t>% ( length )</w:t>
      </w:r>
    </w:p>
    <w:p w:rsidR="003E75AF" w:rsidRPr="00E77497" w:rsidRDefault="003E75AF" w:rsidP="003E75AF">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length</w:t>
      </w:r>
      <w:r>
        <w:t xml:space="preserve"> performs the following steps:</w:t>
      </w:r>
    </w:p>
    <w:p w:rsidR="003E75AF" w:rsidRDefault="003E75AF" w:rsidP="003E75AF">
      <w:pPr>
        <w:pStyle w:val="Alg4"/>
        <w:numPr>
          <w:ilvl w:val="0"/>
          <w:numId w:val="1292"/>
        </w:numPr>
      </w:pPr>
      <w:commentRangeStart w:id="13087"/>
      <w:r>
        <w:lastRenderedPageBreak/>
        <w:t>Assert:  Type(</w:t>
      </w:r>
      <w:r>
        <w:rPr>
          <w:i/>
          <w:iCs/>
        </w:rPr>
        <w:t>length</w:t>
      </w:r>
      <w:r>
        <w:t>) is not Object.</w:t>
      </w:r>
      <w:commentRangeEnd w:id="13087"/>
      <w:r>
        <w:rPr>
          <w:rStyle w:val="CommentReference"/>
          <w:rFonts w:ascii="Arial" w:eastAsia="MS Mincho" w:hAnsi="Arial"/>
          <w:spacing w:val="0"/>
          <w:lang w:eastAsia="ja-JP"/>
        </w:rPr>
        <w:commentReference w:id="13087"/>
      </w:r>
    </w:p>
    <w:p w:rsidR="003E75AF" w:rsidRDefault="003E75AF" w:rsidP="003E75AF">
      <w:pPr>
        <w:pStyle w:val="Alg4"/>
        <w:numPr>
          <w:ilvl w:val="0"/>
          <w:numId w:val="1292"/>
        </w:numPr>
      </w:pPr>
      <w:r>
        <w:t xml:space="preserve">Let </w:t>
      </w:r>
      <w:r>
        <w:rPr>
          <w:i/>
        </w:rPr>
        <w:t>O</w:t>
      </w:r>
      <w:r>
        <w:t xml:space="preserve"> be the </w:t>
      </w:r>
      <w:r w:rsidRPr="00F94F77">
        <w:rPr>
          <w:b/>
        </w:rPr>
        <w:t>this</w:t>
      </w:r>
      <w:r>
        <w:t xml:space="preserve"> value.</w:t>
      </w:r>
    </w:p>
    <w:p w:rsidR="00143378" w:rsidRPr="00E77497" w:rsidRDefault="00143378" w:rsidP="00143378">
      <w:pPr>
        <w:pStyle w:val="Alg4"/>
        <w:numPr>
          <w:ilvl w:val="0"/>
          <w:numId w:val="1292"/>
        </w:numPr>
        <w:rPr>
          <w:ins w:id="13088" w:author="Rev 19 Allen Wirfs-Brock" w:date="2013-09-26T12:41:00Z"/>
        </w:rPr>
      </w:pPr>
      <w:ins w:id="13089" w:author="Rev 19 Allen Wirfs-Brock" w:date="2013-09-26T12:41:00Z">
        <w:r>
          <w:t>If Type(</w:t>
        </w:r>
        <w:r>
          <w:rPr>
            <w:i/>
          </w:rPr>
          <w:t>O</w:t>
        </w:r>
        <w:r>
          <w:rPr>
            <w:iCs/>
          </w:rPr>
          <w:t>)</w:t>
        </w:r>
        <w:r>
          <w:t xml:space="preserve"> is not Object, then throw a </w:t>
        </w:r>
        <w:r w:rsidRPr="006001FF">
          <w:rPr>
            <w:b/>
            <w:bCs/>
          </w:rPr>
          <w:t>TypeError</w:t>
        </w:r>
        <w:r>
          <w:t xml:space="preserve"> exception.</w:t>
        </w:r>
      </w:ins>
    </w:p>
    <w:p w:rsidR="00143378" w:rsidRDefault="00143378" w:rsidP="00143378">
      <w:pPr>
        <w:pStyle w:val="Alg4"/>
        <w:numPr>
          <w:ilvl w:val="0"/>
          <w:numId w:val="1292"/>
        </w:numPr>
      </w:pPr>
      <w:moveToRangeStart w:id="13090" w:author="Rev 19 Allen Wirfs-Brock" w:date="2013-09-26T12:41:00Z" w:name="move367962628"/>
      <w:moveTo w:id="13091" w:author="Rev 19 Allen Wirfs-Brock" w:date="2013-09-26T12:41:00Z">
        <w:r>
          <w:t xml:space="preserve">If </w:t>
        </w:r>
        <w:r>
          <w:rPr>
            <w:i/>
            <w:iCs/>
          </w:rPr>
          <w:t>O</w:t>
        </w:r>
        <w:r>
          <w:t xml:space="preserve"> does not have a</w:t>
        </w:r>
        <w:del w:id="13092" w:author="Rev 19 Allen Wirfs-Brock" w:date="2013-09-26T17:46:00Z">
          <w:r w:rsidDel="0072639A">
            <w:delText>n</w:delText>
          </w:r>
        </w:del>
        <w:r>
          <w:t xml:space="preserve"> [[TypedArrayName]] internal data property, then throw a </w:t>
        </w:r>
        <w:r w:rsidRPr="00AB259F">
          <w:rPr>
            <w:b/>
            <w:bCs/>
          </w:rPr>
          <w:t>TypeError</w:t>
        </w:r>
        <w:r>
          <w:t xml:space="preserve"> exception.</w:t>
        </w:r>
      </w:moveTo>
    </w:p>
    <w:moveToRangeEnd w:id="13090"/>
    <w:p w:rsidR="00EB4040" w:rsidRDefault="00EB4040" w:rsidP="00EB4040">
      <w:pPr>
        <w:pStyle w:val="Alg4"/>
        <w:numPr>
          <w:ilvl w:val="0"/>
          <w:numId w:val="1292"/>
        </w:numPr>
        <w:rPr>
          <w:ins w:id="13093" w:author="Rev 19 Allen Wirfs-Brock" w:date="2013-09-26T12:52:00Z"/>
        </w:rPr>
      </w:pPr>
      <w:ins w:id="13094" w:author="Rev 19 Allen Wirfs-Brock" w:date="2013-09-26T12:52: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2"/>
        </w:numPr>
      </w:pPr>
      <w:r>
        <w:t xml:space="preserve">If </w:t>
      </w:r>
      <w:del w:id="13095" w:author="Rev 19 Allen Wirfs-Brock" w:date="2013-09-26T12:41:00Z">
        <w:r w:rsidDel="00143378">
          <w:delText>Type(</w:delText>
        </w:r>
        <w:r w:rsidDel="00143378">
          <w:rPr>
            <w:i/>
          </w:rPr>
          <w:delText>O</w:delText>
        </w:r>
        <w:r w:rsidDel="00143378">
          <w:rPr>
            <w:iCs/>
          </w:rPr>
          <w:delText>)</w:delText>
        </w:r>
        <w:r w:rsidDel="00143378">
          <w:delText xml:space="preserve"> is not Object or if </w:delText>
        </w:r>
      </w:del>
      <w:del w:id="13096" w:author="Rev 19 Allen Wirfs-Brock" w:date="2013-09-26T12:53:00Z">
        <w:r w:rsidDel="00EB4040">
          <w:rPr>
            <w:i/>
            <w:iCs/>
          </w:rPr>
          <w:delText>O</w:delText>
        </w:r>
        <w:r w:rsidDel="00EB4040">
          <w:delText xml:space="preserve"> does not have an [[ViewedArrayBuffer]] internal data property</w:delText>
        </w:r>
        <w:r w:rsidRPr="001E658E" w:rsidDel="00EB4040">
          <w:delText xml:space="preserve"> </w:delText>
        </w:r>
        <w:r w:rsidDel="00EB4040">
          <w:delText xml:space="preserve">or if </w:delText>
        </w:r>
      </w:del>
      <w:r>
        <w:t xml:space="preserve">the value of </w:t>
      </w:r>
      <w:r>
        <w:rPr>
          <w:i/>
          <w:iCs/>
        </w:rPr>
        <w:t>O’s</w:t>
      </w:r>
      <w:r>
        <w:t xml:space="preserve"> [[ViewedArrayBuffer]] internal data property is not </w:t>
      </w:r>
      <w:r>
        <w:rPr>
          <w:b/>
          <w:bCs/>
        </w:rPr>
        <w:t>undefined</w:t>
      </w:r>
      <w:r>
        <w:t>, then</w:t>
      </w:r>
    </w:p>
    <w:p w:rsidR="003E75AF" w:rsidRPr="00E77497" w:rsidRDefault="003E75AF" w:rsidP="003E75AF">
      <w:pPr>
        <w:pStyle w:val="Alg4"/>
        <w:numPr>
          <w:ilvl w:val="1"/>
          <w:numId w:val="1292"/>
        </w:numPr>
      </w:pPr>
      <w:r>
        <w:t xml:space="preserve">Throw a </w:t>
      </w:r>
      <w:r w:rsidRPr="005631D4">
        <w:rPr>
          <w:b/>
          <w:bCs/>
        </w:rPr>
        <w:t>TypeError</w:t>
      </w:r>
      <w:r>
        <w:t xml:space="preserve"> exception.</w:t>
      </w:r>
    </w:p>
    <w:p w:rsidR="003E75AF" w:rsidDel="00143378" w:rsidRDefault="003E75AF" w:rsidP="003E75AF">
      <w:pPr>
        <w:pStyle w:val="Alg4"/>
        <w:numPr>
          <w:ilvl w:val="0"/>
          <w:numId w:val="1292"/>
        </w:numPr>
      </w:pPr>
      <w:moveFromRangeStart w:id="13097" w:author="Rev 19 Allen Wirfs-Brock" w:date="2013-09-26T12:41:00Z" w:name="move367962628"/>
      <w:moveFrom w:id="13098" w:author="Rev 19 Allen Wirfs-Brock" w:date="2013-09-26T12:41:00Z">
        <w:r w:rsidDel="00143378">
          <w:t xml:space="preserve">If </w:t>
        </w:r>
        <w:r w:rsidDel="00143378">
          <w:rPr>
            <w:i/>
            <w:iCs/>
          </w:rPr>
          <w:t>O</w:t>
        </w:r>
        <w:r w:rsidDel="00143378">
          <w:t xml:space="preserve"> does not have an [[TypedArrayName]] internal data property, then throw a </w:t>
        </w:r>
        <w:r w:rsidRPr="00AB259F" w:rsidDel="00143378">
          <w:rPr>
            <w:b/>
            <w:bCs/>
          </w:rPr>
          <w:t>TypeError</w:t>
        </w:r>
        <w:r w:rsidDel="00143378">
          <w:t xml:space="preserve"> exception.</w:t>
        </w:r>
      </w:moveFrom>
    </w:p>
    <w:moveFromRangeEnd w:id="13097"/>
    <w:p w:rsidR="003E75AF" w:rsidRDefault="003E75AF" w:rsidP="003E75AF">
      <w:pPr>
        <w:pStyle w:val="Alg4"/>
        <w:numPr>
          <w:ilvl w:val="0"/>
          <w:numId w:val="1292"/>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2"/>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460CAC">
        <w:t xml:space="preserve">Table </w:t>
      </w:r>
      <w:r w:rsidR="00460CAC">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2"/>
        </w:numPr>
      </w:pPr>
      <w:r>
        <w:t xml:space="preserve">Let </w:t>
      </w:r>
      <w:r>
        <w:rPr>
          <w:i/>
          <w:iCs/>
        </w:rPr>
        <w:t>numberLength</w:t>
      </w:r>
      <w:r>
        <w:t xml:space="preserve"> be ToNumber(</w:t>
      </w:r>
      <w:r>
        <w:rPr>
          <w:i/>
          <w:iCs/>
        </w:rPr>
        <w:t>length</w:t>
      </w:r>
      <w:r>
        <w:t>).</w:t>
      </w:r>
    </w:p>
    <w:p w:rsidR="003E75AF" w:rsidRDefault="003E75AF" w:rsidP="003E75AF">
      <w:pPr>
        <w:pStyle w:val="Alg4"/>
        <w:numPr>
          <w:ilvl w:val="0"/>
          <w:numId w:val="1292"/>
        </w:numPr>
      </w:pPr>
      <w:r>
        <w:t xml:space="preserve">Let </w:t>
      </w:r>
      <w:r>
        <w:rPr>
          <w:i/>
          <w:iCs/>
        </w:rPr>
        <w:t>elementLength</w:t>
      </w:r>
      <w:r>
        <w:t xml:space="preserve"> be ToInteger(</w:t>
      </w:r>
      <w:r>
        <w:rPr>
          <w:i/>
          <w:iCs/>
        </w:rPr>
        <w:t>numberLength</w:t>
      </w:r>
      <w:r>
        <w:t>).</w:t>
      </w:r>
    </w:p>
    <w:p w:rsidR="003E75AF" w:rsidRPr="00E77497" w:rsidRDefault="003E75AF" w:rsidP="003E75AF">
      <w:pPr>
        <w:pStyle w:val="Alg4"/>
        <w:numPr>
          <w:ilvl w:val="0"/>
          <w:numId w:val="1292"/>
        </w:numPr>
      </w:pPr>
      <w:r>
        <w:t>ReturnIfAbrupt(</w:t>
      </w:r>
      <w:r>
        <w:rPr>
          <w:i/>
          <w:iCs/>
        </w:rPr>
        <w:t>elementLength</w:t>
      </w:r>
      <w:r>
        <w:t>).</w:t>
      </w:r>
    </w:p>
    <w:p w:rsidR="003E75AF" w:rsidRDefault="003E75AF" w:rsidP="003E75AF">
      <w:pPr>
        <w:pStyle w:val="Alg4"/>
        <w:numPr>
          <w:ilvl w:val="0"/>
          <w:numId w:val="1292"/>
        </w:numPr>
      </w:pPr>
      <w:r>
        <w:t xml:space="preserve">If </w:t>
      </w:r>
      <w:r w:rsidRPr="00B41D88">
        <w:rPr>
          <w:i/>
          <w:iCs/>
        </w:rPr>
        <w:t>numberLength</w:t>
      </w:r>
      <w:r>
        <w:t xml:space="preserve"> ≠ </w:t>
      </w:r>
      <w:r w:rsidRPr="00B41D88">
        <w:rPr>
          <w:i/>
          <w:iCs/>
        </w:rPr>
        <w:t>elementLength</w:t>
      </w:r>
      <w:r>
        <w:t xml:space="preserve"> or </w:t>
      </w:r>
      <w:r w:rsidRPr="00B41D88">
        <w:rPr>
          <w:i/>
          <w:iCs/>
        </w:rPr>
        <w:t>elementLength</w:t>
      </w:r>
      <w:r>
        <w:t xml:space="preserve"> &lt; 0, then throw a </w:t>
      </w:r>
      <w:r w:rsidRPr="004B4AF5">
        <w:rPr>
          <w:b/>
          <w:bCs/>
        </w:rPr>
        <w:t>RangeError</w:t>
      </w:r>
      <w:r>
        <w:t xml:space="preserve"> exception.</w:t>
      </w:r>
    </w:p>
    <w:p w:rsidR="003E75AF" w:rsidRDefault="003E75AF" w:rsidP="003E75AF">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3E75AF" w:rsidRPr="00E77497" w:rsidRDefault="003E75AF" w:rsidP="003E75AF">
      <w:pPr>
        <w:pStyle w:val="Alg4"/>
        <w:numPr>
          <w:ilvl w:val="0"/>
          <w:numId w:val="1292"/>
        </w:numPr>
      </w:pPr>
      <w:r>
        <w:t>ReturnIfAbrupt(</w:t>
      </w:r>
      <w:r>
        <w:rPr>
          <w:i/>
          <w:iCs/>
        </w:rPr>
        <w:t>data</w:t>
      </w:r>
      <w:r>
        <w:t>).</w:t>
      </w:r>
    </w:p>
    <w:p w:rsidR="003E75AF" w:rsidRDefault="003E75AF" w:rsidP="003E75AF">
      <w:pPr>
        <w:pStyle w:val="Alg4"/>
        <w:numPr>
          <w:ilvl w:val="0"/>
          <w:numId w:val="1292"/>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460CAC">
        <w:t xml:space="preserve">Table </w:t>
      </w:r>
      <w:r w:rsidR="00460CAC">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2"/>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3E75AF" w:rsidRDefault="003E75AF" w:rsidP="003E75AF">
      <w:pPr>
        <w:pStyle w:val="Alg4"/>
        <w:numPr>
          <w:ilvl w:val="0"/>
          <w:numId w:val="1292"/>
        </w:numPr>
      </w:pPr>
      <w:r>
        <w:t>ReturnIfAbrupt(</w:t>
      </w:r>
      <w:r>
        <w:rPr>
          <w:i/>
        </w:rPr>
        <w:t>status</w:t>
      </w:r>
      <w:r>
        <w:t>).</w:t>
      </w:r>
    </w:p>
    <w:p w:rsidR="003E75AF" w:rsidRDefault="003E75AF" w:rsidP="003E75AF">
      <w:pPr>
        <w:pStyle w:val="Alg4"/>
        <w:numPr>
          <w:ilvl w:val="0"/>
          <w:numId w:val="1292"/>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2"/>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typedArray )</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w:t>
      </w:r>
      <w:ins w:id="13099" w:author="Rev 19 Allen Wirfs-Brock" w:date="2013-09-26T12:44:00Z">
        <w:r w:rsidR="00EB4040">
          <w:t>TypedArrayName</w:t>
        </w:r>
      </w:ins>
      <w:del w:id="13100" w:author="Rev 19 Allen Wirfs-Brock" w:date="2013-09-26T12:44:00Z">
        <w:r w:rsidDel="00EB4040">
          <w:delText>ViewedArrayBuffer</w:delText>
        </w:r>
      </w:del>
      <w:r>
        <w:t>]] internal data property</w:t>
      </w:r>
      <w:r w:rsidRPr="00E77497">
        <w:t>.</w:t>
      </w:r>
    </w:p>
    <w:p w:rsidR="003E75AF" w:rsidRDefault="003E75AF" w:rsidP="003E75AF">
      <w:r>
        <w:t>%</w:t>
      </w:r>
      <w:r w:rsidRPr="00573628">
        <w:t>TypedArray</w:t>
      </w:r>
      <w:r>
        <w:t xml:space="preserve">%called with argument </w:t>
      </w:r>
      <w:r>
        <w:rPr>
          <w:rFonts w:ascii="Times New Roman" w:eastAsia="Times New Roman" w:hAnsi="Times New Roman"/>
          <w:i/>
          <w:iCs/>
          <w:spacing w:val="6"/>
          <w:lang w:eastAsia="en-US"/>
        </w:rPr>
        <w:t>typedArray</w:t>
      </w:r>
      <w:r>
        <w:t xml:space="preserve"> performs the following steps:</w:t>
      </w:r>
    </w:p>
    <w:p w:rsidR="003E75AF" w:rsidRDefault="003E75AF" w:rsidP="003E75AF">
      <w:pPr>
        <w:pStyle w:val="Alg4"/>
        <w:numPr>
          <w:ilvl w:val="0"/>
          <w:numId w:val="1296"/>
        </w:numPr>
      </w:pPr>
      <w:commentRangeStart w:id="13101"/>
      <w:r>
        <w:t>Assert:  Type(</w:t>
      </w:r>
      <w:r>
        <w:rPr>
          <w:i/>
          <w:iCs/>
        </w:rPr>
        <w:t>typedArray</w:t>
      </w:r>
      <w:r>
        <w:t xml:space="preserve">) is Object and </w:t>
      </w:r>
      <w:r>
        <w:rPr>
          <w:i/>
          <w:iCs/>
        </w:rPr>
        <w:t>typedArray</w:t>
      </w:r>
      <w:r>
        <w:t xml:space="preserve"> has a [[</w:t>
      </w:r>
      <w:ins w:id="13102" w:author="Rev 19 Allen Wirfs-Brock" w:date="2013-09-26T12:48:00Z">
        <w:r w:rsidR="00EB4040">
          <w:t>TypedArrayName</w:t>
        </w:r>
      </w:ins>
      <w:del w:id="13103" w:author="Rev 19 Allen Wirfs-Brock" w:date="2013-09-26T12:48:00Z">
        <w:r w:rsidDel="00EB4040">
          <w:delText>ViewedArrayBuffer</w:delText>
        </w:r>
      </w:del>
      <w:r>
        <w:t>]] internal data property.</w:t>
      </w:r>
      <w:commentRangeEnd w:id="13101"/>
      <w:r>
        <w:rPr>
          <w:rStyle w:val="CommentReference"/>
          <w:rFonts w:ascii="Arial" w:eastAsia="MS Mincho" w:hAnsi="Arial"/>
          <w:spacing w:val="0"/>
          <w:lang w:eastAsia="ja-JP"/>
        </w:rPr>
        <w:commentReference w:id="13101"/>
      </w:r>
    </w:p>
    <w:p w:rsidR="003E75AF" w:rsidRDefault="003E75AF" w:rsidP="003E75AF">
      <w:pPr>
        <w:pStyle w:val="Alg4"/>
        <w:numPr>
          <w:ilvl w:val="0"/>
          <w:numId w:val="1296"/>
        </w:numPr>
      </w:pPr>
      <w:r>
        <w:t xml:space="preserve">Let </w:t>
      </w:r>
      <w:r>
        <w:rPr>
          <w:i/>
          <w:iCs/>
        </w:rPr>
        <w:t>srcArray</w:t>
      </w:r>
      <w:r>
        <w:t xml:space="preserve"> be </w:t>
      </w:r>
      <w:r>
        <w:rPr>
          <w:i/>
          <w:iCs/>
        </w:rPr>
        <w:t>typedArray</w:t>
      </w:r>
      <w:r>
        <w:t>.</w:t>
      </w:r>
    </w:p>
    <w:p w:rsidR="003E75AF" w:rsidRDefault="003E75AF" w:rsidP="003E75AF">
      <w:pPr>
        <w:pStyle w:val="Alg4"/>
        <w:numPr>
          <w:ilvl w:val="0"/>
          <w:numId w:val="1296"/>
        </w:numPr>
      </w:pPr>
      <w:r>
        <w:t xml:space="preserve">Let </w:t>
      </w:r>
      <w:r>
        <w:rPr>
          <w:i/>
        </w:rPr>
        <w:t>O</w:t>
      </w:r>
      <w:r>
        <w:t xml:space="preserve"> be the </w:t>
      </w:r>
      <w:r w:rsidRPr="00F94F77">
        <w:rPr>
          <w:b/>
        </w:rPr>
        <w:t>this</w:t>
      </w:r>
      <w:r>
        <w:t xml:space="preserve"> value.</w:t>
      </w:r>
    </w:p>
    <w:p w:rsidR="003E75AF" w:rsidRPr="00E77497" w:rsidRDefault="003E75AF" w:rsidP="003E75AF">
      <w:pPr>
        <w:pStyle w:val="Alg4"/>
        <w:numPr>
          <w:ilvl w:val="0"/>
          <w:numId w:val="1296"/>
        </w:numPr>
      </w:pPr>
      <w:r>
        <w:t>If Type(</w:t>
      </w:r>
      <w:r>
        <w:rPr>
          <w:i/>
        </w:rPr>
        <w:t>O</w:t>
      </w:r>
      <w:r>
        <w:rPr>
          <w:iCs/>
        </w:rPr>
        <w:t>)</w:t>
      </w:r>
      <w:r>
        <w:t xml:space="preserve"> is not Object or if </w:t>
      </w:r>
      <w:r>
        <w:rPr>
          <w:i/>
          <w:iCs/>
        </w:rPr>
        <w:t>O</w:t>
      </w:r>
      <w:r>
        <w:t xml:space="preserve"> does not have a</w:t>
      </w:r>
      <w:del w:id="13104" w:author="Rev 19 Allen Wirfs-Brock" w:date="2013-09-26T17:46:00Z">
        <w:r w:rsidDel="0072639A">
          <w:delText>n</w:delText>
        </w:r>
      </w:del>
      <w:r>
        <w:t xml:space="preserve"> [[</w:t>
      </w:r>
      <w:ins w:id="13105" w:author="Rev 19 Allen Wirfs-Brock" w:date="2013-09-26T12:48:00Z">
        <w:r w:rsidR="00EB4040">
          <w:t>TypedArrayName</w:t>
        </w:r>
      </w:ins>
      <w:del w:id="13106" w:author="Rev 19 Allen Wirfs-Brock" w:date="2013-09-26T12:48:00Z">
        <w:r w:rsidDel="00EB4040">
          <w:delText>ViewedArrayBuffer</w:delText>
        </w:r>
      </w:del>
      <w:r>
        <w:t xml:space="preserve">]] internal data property, then throw a </w:t>
      </w:r>
      <w:r w:rsidRPr="006001FF">
        <w:rPr>
          <w:b/>
          <w:bCs/>
        </w:rPr>
        <w:t>TypeError</w:t>
      </w:r>
      <w:r>
        <w:t xml:space="preserve"> exception.</w:t>
      </w:r>
    </w:p>
    <w:p w:rsidR="00EB4040" w:rsidRDefault="00EB4040" w:rsidP="003E75AF">
      <w:pPr>
        <w:pStyle w:val="Alg4"/>
        <w:numPr>
          <w:ilvl w:val="0"/>
          <w:numId w:val="1296"/>
        </w:numPr>
        <w:rPr>
          <w:ins w:id="13107" w:author="Rev 19 Allen Wirfs-Brock" w:date="2013-09-26T12:49:00Z"/>
        </w:rPr>
      </w:pPr>
      <w:ins w:id="13108" w:author="Rev 19 Allen Wirfs-Brock" w:date="2013-09-26T12:49: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Del="00EB4040" w:rsidRDefault="003E75AF" w:rsidP="003E75AF">
      <w:pPr>
        <w:pStyle w:val="Alg4"/>
        <w:numPr>
          <w:ilvl w:val="0"/>
          <w:numId w:val="1296"/>
        </w:numPr>
        <w:rPr>
          <w:del w:id="13109" w:author="Rev 19 Allen Wirfs-Brock" w:date="2013-09-26T12:50:00Z"/>
        </w:rPr>
      </w:pPr>
      <w:del w:id="13110" w:author="Rev 19 Allen Wirfs-Brock" w:date="2013-09-26T12:50:00Z">
        <w:r w:rsidDel="00EB4040">
          <w:delText xml:space="preserve">If </w:delText>
        </w:r>
        <w:r w:rsidDel="00EB4040">
          <w:rPr>
            <w:i/>
            <w:iCs/>
          </w:rPr>
          <w:delText>O</w:delText>
        </w:r>
        <w:r w:rsidDel="00EB4040">
          <w:delText xml:space="preserve"> does not have an [[TypedArrayName]] internal data property, then throw a </w:delText>
        </w:r>
        <w:r w:rsidRPr="00AB259F" w:rsidDel="00EB4040">
          <w:rPr>
            <w:b/>
            <w:bCs/>
          </w:rPr>
          <w:delText>TypeError</w:delText>
        </w:r>
        <w:r w:rsidDel="00EB4040">
          <w:delText xml:space="preserve"> exception.</w:delText>
        </w:r>
      </w:del>
    </w:p>
    <w:p w:rsidR="003E75AF" w:rsidRDefault="003E75AF" w:rsidP="003E75AF">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6"/>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460CAC">
        <w:t xml:space="preserve">Table </w:t>
      </w:r>
      <w:r w:rsidR="00460CAC">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rsidR="003E75AF" w:rsidRDefault="003E75AF" w:rsidP="003E75AF">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rsidR="003E75AF" w:rsidRDefault="003E75AF" w:rsidP="003E75AF">
      <w:pPr>
        <w:pStyle w:val="Alg4"/>
        <w:numPr>
          <w:ilvl w:val="0"/>
          <w:numId w:val="1296"/>
        </w:numPr>
      </w:pPr>
      <w:r>
        <w:t xml:space="preserve">Let </w:t>
      </w:r>
      <w:r>
        <w:rPr>
          <w:i/>
          <w:iCs/>
        </w:rPr>
        <w:t>srcType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460CAC">
        <w:t xml:space="preserve">Table </w:t>
      </w:r>
      <w:r w:rsidR="00460CAC">
        <w:rPr>
          <w:noProof/>
        </w:rPr>
        <w:t>36</w:t>
      </w:r>
      <w:r w:rsidR="00D160DD">
        <w:fldChar w:fldCharType="end"/>
      </w:r>
      <w:r w:rsidR="00D160DD">
        <w:t xml:space="preserve"> </w:t>
      </w:r>
      <w:r>
        <w:t xml:space="preserve">for </w:t>
      </w:r>
      <w:r>
        <w:rPr>
          <w:i/>
          <w:iCs/>
        </w:rPr>
        <w:t>srcName</w:t>
      </w:r>
      <w:r>
        <w:t>.</w:t>
      </w:r>
    </w:p>
    <w:p w:rsidR="003E75AF" w:rsidRDefault="003E75AF" w:rsidP="003E75AF">
      <w:pPr>
        <w:pStyle w:val="Alg4"/>
        <w:numPr>
          <w:ilvl w:val="0"/>
          <w:numId w:val="1296"/>
        </w:numPr>
      </w:pPr>
      <w:r>
        <w:t xml:space="preserve">Let </w:t>
      </w:r>
      <w:r>
        <w:rPr>
          <w:i/>
          <w:iCs/>
        </w:rPr>
        <w:t>srcData</w:t>
      </w:r>
      <w:r>
        <w:t xml:space="preserve"> be the value of </w:t>
      </w:r>
      <w:r>
        <w:rPr>
          <w:i/>
          <w:iCs/>
        </w:rPr>
        <w:t>srcArray’s</w:t>
      </w:r>
      <w:r>
        <w:t xml:space="preserve"> [[ViewedArrayBuffer]] internal data property.</w:t>
      </w:r>
    </w:p>
    <w:p w:rsidR="003E75AF" w:rsidRDefault="003E75AF" w:rsidP="003E75AF">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rsidR="003E75AF" w:rsidRDefault="003E75AF" w:rsidP="003E75A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13111"/>
      <w:r>
        <w:rPr>
          <w:iCs/>
        </w:rPr>
        <w:t>Clone</w:t>
      </w:r>
      <w:r w:rsidRPr="00075111">
        <w:rPr>
          <w:iCs/>
        </w:rPr>
        <w:t>ArrayBuffer</w:t>
      </w:r>
      <w:commentRangeEnd w:id="13111"/>
      <w:r>
        <w:rPr>
          <w:rStyle w:val="CommentReference"/>
          <w:rFonts w:ascii="Arial" w:eastAsia="MS Mincho" w:hAnsi="Arial"/>
          <w:spacing w:val="0"/>
          <w:lang w:eastAsia="ja-JP"/>
        </w:rPr>
        <w:commentReference w:id="13111"/>
      </w:r>
      <w:r>
        <w:rPr>
          <w:iCs/>
        </w:rPr>
        <w:t>(</w:t>
      </w:r>
      <w:r>
        <w:rPr>
          <w:i/>
        </w:rPr>
        <w:t>srcData</w:t>
      </w:r>
      <w:r>
        <w:rPr>
          <w:iCs/>
        </w:rPr>
        <w:t>,</w:t>
      </w:r>
      <w:r w:rsidRPr="006C576A">
        <w:rPr>
          <w:i/>
          <w:iCs/>
        </w:rPr>
        <w:t xml:space="preserve"> </w:t>
      </w:r>
      <w:r>
        <w:rPr>
          <w:i/>
          <w:iCs/>
        </w:rPr>
        <w:t>srcByteOffset</w:t>
      </w:r>
      <w:r>
        <w:t>,</w:t>
      </w:r>
      <w:r>
        <w:rPr>
          <w:iCs/>
        </w:rPr>
        <w:t xml:space="preserve"> </w:t>
      </w:r>
      <w:r>
        <w:rPr>
          <w:i/>
        </w:rPr>
        <w:t>srcType,elementType</w:t>
      </w:r>
      <w:r>
        <w:rPr>
          <w:iCs/>
        </w:rPr>
        <w:t xml:space="preserve">, </w:t>
      </w:r>
      <w:r>
        <w:rPr>
          <w:i/>
        </w:rPr>
        <w:t>elementLength</w:t>
      </w:r>
      <w:r>
        <w:rPr>
          <w:iCs/>
        </w:rPr>
        <w:t>)</w:t>
      </w:r>
      <w:r w:rsidRPr="00E77497">
        <w:t>.</w:t>
      </w:r>
    </w:p>
    <w:p w:rsidR="003E75AF" w:rsidRPr="00E77497" w:rsidRDefault="003E75AF" w:rsidP="003E75AF">
      <w:pPr>
        <w:pStyle w:val="Alg4"/>
        <w:numPr>
          <w:ilvl w:val="0"/>
          <w:numId w:val="1296"/>
        </w:numPr>
      </w:pPr>
      <w:r>
        <w:t>ReturnIfAbrupt(</w:t>
      </w:r>
      <w:r>
        <w:rPr>
          <w:i/>
          <w:iCs/>
        </w:rPr>
        <w:t>data</w:t>
      </w:r>
      <w:r>
        <w:t>).</w:t>
      </w:r>
    </w:p>
    <w:p w:rsidR="003E75AF" w:rsidRDefault="003E75AF" w:rsidP="003E75AF">
      <w:pPr>
        <w:pStyle w:val="Alg4"/>
        <w:numPr>
          <w:ilvl w:val="0"/>
          <w:numId w:val="1296"/>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460CAC">
        <w:t xml:space="preserve">Table </w:t>
      </w:r>
      <w:r w:rsidR="00460CAC">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6"/>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6"/>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6"/>
        </w:numPr>
        <w:spacing w:after="120"/>
      </w:pPr>
      <w:r w:rsidRPr="00E77497">
        <w:t xml:space="preserve">Return </w:t>
      </w:r>
      <w:r>
        <w:rPr>
          <w:i/>
        </w:rPr>
        <w:t>O</w:t>
      </w:r>
      <w:r w:rsidRPr="00E77497">
        <w:t>.</w:t>
      </w:r>
    </w:p>
    <w:p w:rsidR="003E75AF" w:rsidRDefault="003E75AF" w:rsidP="003E75AF">
      <w:pPr>
        <w:pStyle w:val="Heading4"/>
      </w:pPr>
      <w:r>
        <w:lastRenderedPageBreak/>
        <w:t>%</w:t>
      </w:r>
      <w:r w:rsidRPr="00573628">
        <w:t>TypedArray</w:t>
      </w:r>
      <w:r>
        <w:t>%</w:t>
      </w:r>
      <w:r w:rsidDel="0087063A">
        <w:rPr>
          <w:i/>
        </w:rPr>
        <w:t xml:space="preserve"> </w:t>
      </w:r>
      <w:r>
        <w:t xml:space="preserve">( </w:t>
      </w:r>
      <w:commentRangeStart w:id="13112"/>
      <w:r>
        <w:t xml:space="preserve">array </w:t>
      </w:r>
      <w:commentRangeEnd w:id="13112"/>
      <w:r>
        <w:rPr>
          <w:rStyle w:val="CommentReference"/>
          <w:b w:val="0"/>
        </w:rPr>
        <w:commentReference w:id="13112"/>
      </w:r>
      <w:r>
        <w:t>)</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w:t>
      </w:r>
      <w:ins w:id="13113" w:author="Rev 19 Allen Wirfs-Brock" w:date="2013-09-26T12:55:00Z">
        <w:r w:rsidR="003C1A02">
          <w:t>TypedArrayName</w:t>
        </w:r>
      </w:ins>
      <w:del w:id="13114" w:author="Rev 19 Allen Wirfs-Brock" w:date="2013-09-26T12:55:00Z">
        <w:r w:rsidDel="003C1A02">
          <w:delText>ViewedArrayBuffer</w:delText>
        </w:r>
      </w:del>
      <w:r>
        <w:t>]] or a</w:t>
      </w:r>
      <w:ins w:id="13115" w:author="Rev 19 Allen Wirfs-Brock" w:date="2013-09-26T17:42:00Z">
        <w:r w:rsidR="0072639A">
          <w:t>n</w:t>
        </w:r>
      </w:ins>
      <w:r>
        <w:t xml:space="preserve"> [[ArrayBufferData]] internal data property</w:t>
      </w:r>
      <w:r w:rsidRPr="00E77497">
        <w:t>.</w:t>
      </w:r>
    </w:p>
    <w:p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array</w:t>
      </w:r>
      <w:r>
        <w:t xml:space="preserve"> performs the following steps:</w:t>
      </w:r>
    </w:p>
    <w:p w:rsidR="003E75AF" w:rsidRDefault="003E75AF" w:rsidP="003E75AF">
      <w:pPr>
        <w:pStyle w:val="Alg4"/>
        <w:numPr>
          <w:ilvl w:val="0"/>
          <w:numId w:val="1297"/>
        </w:numPr>
      </w:pPr>
      <w:commentRangeStart w:id="13116"/>
      <w:r>
        <w:t>Assert:  Type(</w:t>
      </w:r>
      <w:r>
        <w:rPr>
          <w:i/>
          <w:iCs/>
        </w:rPr>
        <w:t>array</w:t>
      </w:r>
      <w:r>
        <w:t xml:space="preserve">) is Object and </w:t>
      </w:r>
      <w:r>
        <w:rPr>
          <w:i/>
          <w:iCs/>
        </w:rPr>
        <w:t>array</w:t>
      </w:r>
      <w:r>
        <w:t xml:space="preserve"> does not have either a [[</w:t>
      </w:r>
      <w:ins w:id="13117" w:author="Rev 19 Allen Wirfs-Brock" w:date="2013-09-26T12:59:00Z">
        <w:r w:rsidR="003C1A02">
          <w:t>TypedArrayName</w:t>
        </w:r>
      </w:ins>
      <w:del w:id="13118" w:author="Rev 19 Allen Wirfs-Brock" w:date="2013-09-26T12:59:00Z">
        <w:r w:rsidDel="003C1A02">
          <w:delText>ViewedArrayBuffer</w:delText>
        </w:r>
      </w:del>
      <w:r>
        <w:t>]] or a</w:t>
      </w:r>
      <w:ins w:id="13119" w:author="Rev 19 Allen Wirfs-Brock" w:date="2013-09-26T17:43:00Z">
        <w:r w:rsidR="0072639A">
          <w:t>n</w:t>
        </w:r>
      </w:ins>
      <w:r>
        <w:t xml:space="preserve"> [[ArrayBufferData]] internal data property.</w:t>
      </w:r>
      <w:commentRangeEnd w:id="13116"/>
      <w:r>
        <w:rPr>
          <w:rStyle w:val="CommentReference"/>
          <w:rFonts w:ascii="Arial" w:eastAsia="MS Mincho" w:hAnsi="Arial"/>
          <w:spacing w:val="0"/>
          <w:lang w:eastAsia="ja-JP"/>
        </w:rPr>
        <w:commentReference w:id="13116"/>
      </w:r>
    </w:p>
    <w:p w:rsidR="003E75AF" w:rsidRDefault="003E75AF" w:rsidP="003E75AF">
      <w:pPr>
        <w:pStyle w:val="Alg4"/>
        <w:numPr>
          <w:ilvl w:val="0"/>
          <w:numId w:val="1297"/>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7"/>
        </w:numPr>
      </w:pPr>
      <w:r>
        <w:t xml:space="preserve">Let </w:t>
      </w:r>
      <w:r>
        <w:rPr>
          <w:i/>
          <w:iCs/>
        </w:rPr>
        <w:t>srcArray</w:t>
      </w:r>
      <w:r>
        <w:t xml:space="preserve"> be </w:t>
      </w:r>
      <w:r>
        <w:rPr>
          <w:i/>
          <w:iCs/>
        </w:rPr>
        <w:t>array</w:t>
      </w:r>
      <w:r>
        <w:t>.</w:t>
      </w:r>
    </w:p>
    <w:p w:rsidR="003E75AF" w:rsidRPr="00E77497" w:rsidRDefault="003E75AF" w:rsidP="003E75AF">
      <w:pPr>
        <w:pStyle w:val="Alg4"/>
        <w:numPr>
          <w:ilvl w:val="0"/>
          <w:numId w:val="1297"/>
        </w:numPr>
      </w:pPr>
      <w:r>
        <w:t>If Type(</w:t>
      </w:r>
      <w:r>
        <w:rPr>
          <w:i/>
        </w:rPr>
        <w:t>O</w:t>
      </w:r>
      <w:r>
        <w:rPr>
          <w:iCs/>
        </w:rPr>
        <w:t>)</w:t>
      </w:r>
      <w:r>
        <w:t xml:space="preserve"> is not Object or if </w:t>
      </w:r>
      <w:r>
        <w:rPr>
          <w:i/>
          <w:iCs/>
        </w:rPr>
        <w:t>O</w:t>
      </w:r>
      <w:r>
        <w:t xml:space="preserve"> does not have a</w:t>
      </w:r>
      <w:del w:id="13120" w:author="Rev 19 Allen Wirfs-Brock" w:date="2013-09-26T17:46:00Z">
        <w:r w:rsidDel="0072639A">
          <w:delText>n</w:delText>
        </w:r>
      </w:del>
      <w:r>
        <w:t xml:space="preserve"> [[</w:t>
      </w:r>
      <w:ins w:id="13121" w:author="Rev 19 Allen Wirfs-Brock" w:date="2013-09-26T13:00:00Z">
        <w:r w:rsidR="003C1A02">
          <w:t>TypedArrayName</w:t>
        </w:r>
      </w:ins>
      <w:del w:id="13122" w:author="Rev 19 Allen Wirfs-Brock" w:date="2013-09-26T13:00:00Z">
        <w:r w:rsidDel="003C1A02">
          <w:delText>ViewedArrayBuffer</w:delText>
        </w:r>
      </w:del>
      <w:r>
        <w:t xml:space="preserve">]] internal data property, then throw a </w:t>
      </w:r>
      <w:r w:rsidRPr="00647365">
        <w:rPr>
          <w:b/>
          <w:bCs/>
        </w:rPr>
        <w:t>TypeError</w:t>
      </w:r>
      <w:r>
        <w:t xml:space="preserve"> exception.</w:t>
      </w:r>
    </w:p>
    <w:p w:rsidR="003C1A02" w:rsidRDefault="003C1A02" w:rsidP="003C1A02">
      <w:pPr>
        <w:pStyle w:val="Alg4"/>
        <w:numPr>
          <w:ilvl w:val="0"/>
          <w:numId w:val="1297"/>
        </w:numPr>
        <w:rPr>
          <w:ins w:id="13123" w:author="Rev 19 Allen Wirfs-Brock" w:date="2013-09-26T12:54:00Z"/>
        </w:rPr>
      </w:pPr>
      <w:ins w:id="13124" w:author="Rev 19 Allen Wirfs-Brock" w:date="2013-09-26T12:54: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Del="003C1A02" w:rsidRDefault="003E75AF" w:rsidP="003E75AF">
      <w:pPr>
        <w:pStyle w:val="Alg4"/>
        <w:numPr>
          <w:ilvl w:val="0"/>
          <w:numId w:val="1297"/>
        </w:numPr>
        <w:rPr>
          <w:del w:id="13125" w:author="Rev 19 Allen Wirfs-Brock" w:date="2013-09-26T13:00:00Z"/>
        </w:rPr>
      </w:pPr>
      <w:del w:id="13126" w:author="Rev 19 Allen Wirfs-Brock" w:date="2013-09-26T13:00:00Z">
        <w:r w:rsidDel="003C1A02">
          <w:delText xml:space="preserve">If </w:delText>
        </w:r>
        <w:r w:rsidDel="003C1A02">
          <w:rPr>
            <w:i/>
            <w:iCs/>
          </w:rPr>
          <w:delText>O</w:delText>
        </w:r>
        <w:r w:rsidDel="003C1A02">
          <w:delText xml:space="preserve"> does not have an [[TypedArrayName]] internal data property, then throw a </w:delText>
        </w:r>
        <w:r w:rsidRPr="00AB259F" w:rsidDel="003C1A02">
          <w:rPr>
            <w:b/>
            <w:bCs/>
          </w:rPr>
          <w:delText>TypeError</w:delText>
        </w:r>
        <w:r w:rsidDel="003C1A02">
          <w:delText xml:space="preserve"> exception.</w:delText>
        </w:r>
      </w:del>
    </w:p>
    <w:p w:rsidR="003E75AF" w:rsidRDefault="003E75AF" w:rsidP="003E75A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7"/>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7"/>
        </w:numPr>
      </w:pPr>
      <w:r>
        <w:t xml:space="preserve">Let </w:t>
      </w:r>
      <w:r>
        <w:rPr>
          <w:i/>
          <w:iCs/>
        </w:rPr>
        <w:t>arrayLength</w:t>
      </w:r>
      <w:r>
        <w:t xml:space="preserve"> be the result of Get(</w:t>
      </w:r>
      <w:r>
        <w:rPr>
          <w:i/>
          <w:iCs/>
        </w:rPr>
        <w:t>srcArray</w:t>
      </w:r>
      <w:r>
        <w:t xml:space="preserve">, </w:t>
      </w:r>
      <w:r w:rsidRPr="00E77497">
        <w:rPr>
          <w:b/>
        </w:rPr>
        <w:t>"</w:t>
      </w:r>
      <w:r>
        <w:rPr>
          <w:rFonts w:ascii="Courier New" w:hAnsi="Courier New" w:cs="Courier New"/>
          <w:b/>
        </w:rPr>
        <w:t>length</w:t>
      </w:r>
      <w:r w:rsidRPr="00E77497">
        <w:rPr>
          <w:b/>
        </w:rPr>
        <w:t>"</w:t>
      </w:r>
      <w:r>
        <w:t>).</w:t>
      </w:r>
    </w:p>
    <w:p w:rsidR="003E75AF" w:rsidRDefault="003E75AF" w:rsidP="003E75AF">
      <w:pPr>
        <w:pStyle w:val="Alg4"/>
        <w:numPr>
          <w:ilvl w:val="0"/>
          <w:numId w:val="1297"/>
        </w:numPr>
      </w:pPr>
      <w:r>
        <w:t xml:space="preserve">Let </w:t>
      </w:r>
      <w:r>
        <w:rPr>
          <w:i/>
          <w:iCs/>
        </w:rPr>
        <w:t>elementLength</w:t>
      </w:r>
      <w:r>
        <w:t xml:space="preserve"> be ToLength(</w:t>
      </w:r>
      <w:r>
        <w:rPr>
          <w:i/>
          <w:iCs/>
        </w:rPr>
        <w:t>arrayLength</w:t>
      </w:r>
      <w:r>
        <w:t xml:space="preserve"> ).</w:t>
      </w:r>
    </w:p>
    <w:p w:rsidR="003E75AF" w:rsidRDefault="003E75AF" w:rsidP="003E75AF">
      <w:pPr>
        <w:pStyle w:val="Alg4"/>
        <w:numPr>
          <w:ilvl w:val="0"/>
          <w:numId w:val="1297"/>
        </w:numPr>
      </w:pPr>
      <w:r>
        <w:t>ReturnIfAbrupt(</w:t>
      </w:r>
      <w:r>
        <w:rPr>
          <w:i/>
          <w:iCs/>
        </w:rPr>
        <w:t>elementLength</w:t>
      </w:r>
      <w:r>
        <w:t>).</w:t>
      </w:r>
    </w:p>
    <w:p w:rsidR="003E75AF" w:rsidRDefault="003E75AF" w:rsidP="003E75AF">
      <w:pPr>
        <w:pStyle w:val="Alg4"/>
        <w:numPr>
          <w:ilvl w:val="0"/>
          <w:numId w:val="1297"/>
        </w:numPr>
      </w:pPr>
      <w:r>
        <w:t xml:space="preserve">If </w:t>
      </w:r>
      <w:r w:rsidRPr="00B41D88">
        <w:rPr>
          <w:i/>
          <w:iCs/>
        </w:rPr>
        <w:t>elementLength</w:t>
      </w:r>
      <w:r>
        <w:t xml:space="preserve"> &lt; 0, then throw a </w:t>
      </w:r>
      <w:r>
        <w:rPr>
          <w:b/>
          <w:bCs/>
        </w:rPr>
        <w:t>RangeError</w:t>
      </w:r>
      <w:r>
        <w:t xml:space="preserve"> exception.</w:t>
      </w:r>
    </w:p>
    <w:p w:rsidR="003E75AF" w:rsidRDefault="003E75AF" w:rsidP="003E75A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w:t>
      </w:r>
      <w:r w:rsidRPr="00F75B67">
        <w:rPr>
          <w:rFonts w:ascii="Arial" w:hAnsi="Arial" w:cs="Arial"/>
          <w:iCs/>
        </w:rPr>
        <w:t>%ArrayBuffer%</w:t>
      </w:r>
      <w:r>
        <w:rPr>
          <w:iCs/>
        </w:rPr>
        <w:t>)</w:t>
      </w:r>
      <w:r w:rsidRPr="00E77497">
        <w:t>.</w:t>
      </w:r>
    </w:p>
    <w:p w:rsidR="003E75AF" w:rsidRPr="00E77497" w:rsidRDefault="003E75AF" w:rsidP="003E75AF">
      <w:pPr>
        <w:pStyle w:val="Alg4"/>
        <w:numPr>
          <w:ilvl w:val="0"/>
          <w:numId w:val="1297"/>
        </w:numPr>
      </w:pPr>
      <w:r>
        <w:t>ReturnIfAbrupt(</w:t>
      </w:r>
      <w:r>
        <w:rPr>
          <w:i/>
          <w:iCs/>
        </w:rPr>
        <w:t>data</w:t>
      </w:r>
      <w:r>
        <w:t>).</w:t>
      </w:r>
    </w:p>
    <w:p w:rsidR="003E75AF" w:rsidRDefault="003E75AF" w:rsidP="003E75AF">
      <w:pPr>
        <w:pStyle w:val="Alg4"/>
        <w:numPr>
          <w:ilvl w:val="0"/>
          <w:numId w:val="1297"/>
        </w:numPr>
      </w:pPr>
      <w:r>
        <w:t xml:space="preserve">Let </w:t>
      </w:r>
      <w:r>
        <w:rPr>
          <w:i/>
          <w:iCs/>
        </w:rPr>
        <w:t>elementSize</w:t>
      </w:r>
      <w:r>
        <w:t xml:space="preserve"> be the Size Element value </w:t>
      </w:r>
      <w:r w:rsidR="004B439B">
        <w:t xml:space="preserve">in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3E75AF" w:rsidRPr="00E77497" w:rsidRDefault="003E75AF" w:rsidP="003E75AF">
      <w:pPr>
        <w:pStyle w:val="Alg4"/>
        <w:numPr>
          <w:ilvl w:val="0"/>
          <w:numId w:val="1297"/>
        </w:numPr>
      </w:pPr>
      <w:r>
        <w:t>ReturnIfAbrupt(</w:t>
      </w:r>
      <w:r>
        <w:rPr>
          <w:i/>
          <w:iCs/>
        </w:rPr>
        <w:t>status</w:t>
      </w:r>
      <w:r>
        <w:t>).</w:t>
      </w:r>
    </w:p>
    <w:p w:rsidR="003E75AF" w:rsidRPr="00E77497" w:rsidRDefault="003E75AF" w:rsidP="003E75AF">
      <w:pPr>
        <w:pStyle w:val="Alg4"/>
        <w:numPr>
          <w:ilvl w:val="0"/>
          <w:numId w:val="1297"/>
        </w:numPr>
      </w:pPr>
      <w:r w:rsidRPr="00E77497">
        <w:t xml:space="preserve">Let </w:t>
      </w:r>
      <w:r w:rsidRPr="00E77497">
        <w:rPr>
          <w:i/>
        </w:rPr>
        <w:t>k</w:t>
      </w:r>
      <w:r w:rsidRPr="00E77497">
        <w:t xml:space="preserve"> be 0.</w:t>
      </w:r>
    </w:p>
    <w:p w:rsidR="003E75AF" w:rsidRPr="00E77497" w:rsidRDefault="003E75AF" w:rsidP="003E75AF">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rsidR="003E75AF" w:rsidRPr="00E77497" w:rsidRDefault="003E75AF" w:rsidP="003E75AF">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Pr>
          <w:i/>
          <w:iCs/>
        </w:rPr>
        <w:t>srcArray</w:t>
      </w:r>
      <w:r>
        <w:t>,</w:t>
      </w:r>
      <w:r w:rsidRPr="00E77497">
        <w:t xml:space="preserve"> </w:t>
      </w:r>
      <w:r w:rsidRPr="00E77497">
        <w:rPr>
          <w:i/>
        </w:rPr>
        <w:t>Pk</w:t>
      </w:r>
      <w:r>
        <w:rPr>
          <w:iCs/>
        </w:rPr>
        <w:t>)</w:t>
      </w:r>
      <w:r w:rsidRPr="00E77497">
        <w:t>.</w:t>
      </w:r>
    </w:p>
    <w:p w:rsidR="003E75AF" w:rsidRDefault="003E75AF" w:rsidP="003E75AF">
      <w:pPr>
        <w:pStyle w:val="Alg4"/>
        <w:numPr>
          <w:ilvl w:val="1"/>
          <w:numId w:val="1297"/>
        </w:numPr>
        <w:contextualSpacing/>
      </w:pPr>
      <w:r>
        <w:t xml:space="preserve">Let </w:t>
      </w:r>
      <w:r>
        <w:rPr>
          <w:i/>
          <w:iCs/>
        </w:rPr>
        <w:t>kNumber</w:t>
      </w:r>
      <w:r>
        <w:t xml:space="preserve"> be ToNumber(</w:t>
      </w:r>
      <w:r w:rsidRPr="00E77497">
        <w:rPr>
          <w:i/>
        </w:rPr>
        <w:t>kValue</w:t>
      </w:r>
      <w:r>
        <w:t>).</w:t>
      </w:r>
    </w:p>
    <w:p w:rsidR="003E75AF" w:rsidRPr="00E77497" w:rsidRDefault="003E75AF" w:rsidP="003E75AF">
      <w:pPr>
        <w:pStyle w:val="Alg4"/>
        <w:numPr>
          <w:ilvl w:val="1"/>
          <w:numId w:val="1297"/>
        </w:numPr>
        <w:contextualSpacing/>
      </w:pPr>
      <w:r>
        <w:t>ReturnIfAbrupt(</w:t>
      </w:r>
      <w:r>
        <w:rPr>
          <w:i/>
          <w:iCs/>
        </w:rPr>
        <w:t>kNumber</w:t>
      </w:r>
      <w:r>
        <w:t>).</w:t>
      </w:r>
    </w:p>
    <w:p w:rsidR="003E75AF" w:rsidRPr="00E77497" w:rsidRDefault="003E75AF" w:rsidP="003E75AF">
      <w:pPr>
        <w:pStyle w:val="Alg4"/>
        <w:numPr>
          <w:ilvl w:val="1"/>
          <w:numId w:val="129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rsidR="003E75AF" w:rsidRPr="00E77497" w:rsidRDefault="003E75AF" w:rsidP="003E75AF">
      <w:pPr>
        <w:pStyle w:val="Alg4"/>
        <w:numPr>
          <w:ilvl w:val="1"/>
          <w:numId w:val="1297"/>
        </w:numPr>
      </w:pPr>
      <w:r w:rsidRPr="00E77497">
        <w:t xml:space="preserve">Increase </w:t>
      </w:r>
      <w:r w:rsidRPr="00E77497">
        <w:rPr>
          <w:i/>
        </w:rPr>
        <w:t>k</w:t>
      </w:r>
      <w:r w:rsidRPr="00E77497">
        <w:t xml:space="preserve"> by 1.</w:t>
      </w:r>
    </w:p>
    <w:p w:rsidR="00B136F7" w:rsidRDefault="00B136F7" w:rsidP="00B136F7">
      <w:pPr>
        <w:pStyle w:val="Alg4"/>
        <w:numPr>
          <w:ilvl w:val="0"/>
          <w:numId w:val="1297"/>
        </w:numPr>
        <w:rPr>
          <w:ins w:id="13127" w:author="Rev 19 Allen Wirfs-Brock" w:date="2013-09-27T12:42:00Z"/>
        </w:rPr>
      </w:pPr>
      <w:ins w:id="13128" w:author="Rev 19 Allen Wirfs-Brock" w:date="2013-09-27T12:43:00Z">
        <w:r>
          <w:t xml:space="preserve">Assert: Side-effects of preceding steps may have already initialied </w:t>
        </w:r>
        <w:r>
          <w:rPr>
            <w:i/>
          </w:rPr>
          <w:t>O</w:t>
        </w:r>
      </w:ins>
      <w:ins w:id="13129" w:author="Rev 19 Allen Wirfs-Brock" w:date="2013-09-27T12:44:00Z">
        <w:r>
          <w:t>.</w:t>
        </w:r>
      </w:ins>
    </w:p>
    <w:p w:rsidR="00B136F7" w:rsidRDefault="00B136F7" w:rsidP="00B136F7">
      <w:pPr>
        <w:pStyle w:val="Alg4"/>
        <w:numPr>
          <w:ilvl w:val="0"/>
          <w:numId w:val="1297"/>
        </w:numPr>
        <w:rPr>
          <w:ins w:id="13130" w:author="Rev 19 Allen Wirfs-Brock" w:date="2013-09-27T12:42:00Z"/>
        </w:rPr>
      </w:pPr>
      <w:ins w:id="13131" w:author="Rev 19 Allen Wirfs-Brock" w:date="2013-09-27T12:42:00Z">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ins>
    </w:p>
    <w:p w:rsidR="003E75AF" w:rsidRDefault="003E75AF" w:rsidP="003E75AF">
      <w:pPr>
        <w:pStyle w:val="Alg4"/>
        <w:numPr>
          <w:ilvl w:val="0"/>
          <w:numId w:val="1297"/>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7"/>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buffer, byteOffset=0, length=undefined )</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w:t>
      </w:r>
      <w:ins w:id="13132" w:author="Rev 19 Allen Wirfs-Brock" w:date="2013-09-26T17:42:00Z">
        <w:r w:rsidR="0072639A">
          <w:t>n</w:t>
        </w:r>
      </w:ins>
      <w:r>
        <w:t xml:space="preserve"> [[ArrayBufferData]] internal data property</w:t>
      </w:r>
      <w:r w:rsidRPr="00E77497">
        <w:t>.</w:t>
      </w:r>
    </w:p>
    <w:p w:rsidR="003E75AF" w:rsidRDefault="003E75AF" w:rsidP="003E75AF">
      <w:r>
        <w:t>%</w:t>
      </w:r>
      <w:r w:rsidRPr="00573628">
        <w:t>TypedArray</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3E75AF" w:rsidRDefault="003E75AF" w:rsidP="003E75AF">
      <w:pPr>
        <w:pStyle w:val="Alg4"/>
        <w:numPr>
          <w:ilvl w:val="0"/>
          <w:numId w:val="1299"/>
        </w:numPr>
      </w:pPr>
      <w:r>
        <w:t>Assert:  Type(</w:t>
      </w:r>
      <w:r>
        <w:rPr>
          <w:i/>
          <w:iCs/>
        </w:rPr>
        <w:t>buffer</w:t>
      </w:r>
      <w:r>
        <w:t xml:space="preserve">) is Object and </w:t>
      </w:r>
      <w:r>
        <w:rPr>
          <w:i/>
          <w:iCs/>
        </w:rPr>
        <w:t>buffer</w:t>
      </w:r>
      <w:r>
        <w:t xml:space="preserve"> has a</w:t>
      </w:r>
      <w:ins w:id="13133" w:author="Rev 19 Allen Wirfs-Brock" w:date="2013-09-26T17:42:00Z">
        <w:r w:rsidR="0072639A">
          <w:t>n</w:t>
        </w:r>
      </w:ins>
      <w:r>
        <w:t xml:space="preserve"> [[ArrayBufferData]] internal data property.</w:t>
      </w:r>
      <w:r>
        <w:rPr>
          <w:rStyle w:val="CommentReference"/>
          <w:rFonts w:ascii="Arial" w:eastAsia="MS Mincho" w:hAnsi="Arial"/>
          <w:spacing w:val="0"/>
          <w:lang w:eastAsia="ja-JP"/>
        </w:rPr>
        <w:commentReference w:id="13134"/>
      </w:r>
    </w:p>
    <w:p w:rsidR="003E75AF" w:rsidRDefault="003E75AF" w:rsidP="003E75AF">
      <w:pPr>
        <w:pStyle w:val="Alg4"/>
        <w:numPr>
          <w:ilvl w:val="0"/>
          <w:numId w:val="1299"/>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3E75AF" w:rsidRPr="00E77497" w:rsidRDefault="003E75AF" w:rsidP="003E75AF">
      <w:pPr>
        <w:pStyle w:val="Alg4"/>
        <w:numPr>
          <w:ilvl w:val="0"/>
          <w:numId w:val="1299"/>
        </w:numPr>
      </w:pPr>
      <w:r>
        <w:t>If Type(</w:t>
      </w:r>
      <w:r>
        <w:rPr>
          <w:i/>
        </w:rPr>
        <w:t>O</w:t>
      </w:r>
      <w:r>
        <w:rPr>
          <w:iCs/>
        </w:rPr>
        <w:t>)</w:t>
      </w:r>
      <w:r>
        <w:t xml:space="preserve"> is not Object or if </w:t>
      </w:r>
      <w:r>
        <w:rPr>
          <w:i/>
          <w:iCs/>
        </w:rPr>
        <w:t>O</w:t>
      </w:r>
      <w:r>
        <w:t xml:space="preserve"> does not have a</w:t>
      </w:r>
      <w:del w:id="13135" w:author="Rev 19 Allen Wirfs-Brock" w:date="2013-09-26T17:46:00Z">
        <w:r w:rsidDel="0072639A">
          <w:delText>n</w:delText>
        </w:r>
      </w:del>
      <w:r>
        <w:t xml:space="preserve"> [[</w:t>
      </w:r>
      <w:ins w:id="13136" w:author="Rev 19 Allen Wirfs-Brock" w:date="2013-09-26T13:01:00Z">
        <w:r w:rsidR="003C1A02">
          <w:t>TypedArrayName</w:t>
        </w:r>
      </w:ins>
      <w:del w:id="13137" w:author="Rev 19 Allen Wirfs-Brock" w:date="2013-09-26T13:01:00Z">
        <w:r w:rsidDel="003C1A02">
          <w:delText>ViewedArrayBuffer</w:delText>
        </w:r>
      </w:del>
      <w:r>
        <w:t xml:space="preserve">]] internal data property, then throw a </w:t>
      </w:r>
      <w:r w:rsidRPr="00F5744B">
        <w:rPr>
          <w:b/>
          <w:bCs/>
        </w:rPr>
        <w:t>TypeError</w:t>
      </w:r>
      <w:r>
        <w:t xml:space="preserve"> exception.</w:t>
      </w:r>
    </w:p>
    <w:p w:rsidR="003C1A02" w:rsidRDefault="003C1A02" w:rsidP="003C1A02">
      <w:pPr>
        <w:pStyle w:val="Alg4"/>
        <w:numPr>
          <w:ilvl w:val="0"/>
          <w:numId w:val="1299"/>
        </w:numPr>
        <w:rPr>
          <w:ins w:id="13138" w:author="Rev 19 Allen Wirfs-Brock" w:date="2013-09-26T13:02:00Z"/>
        </w:rPr>
      </w:pPr>
      <w:ins w:id="13139" w:author="Rev 19 Allen Wirfs-Brock" w:date="2013-09-26T13:02: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9"/>
        </w:numPr>
      </w:pPr>
      <w:r>
        <w:lastRenderedPageBreak/>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Del="003C1A02" w:rsidRDefault="003E75AF" w:rsidP="003E75AF">
      <w:pPr>
        <w:pStyle w:val="Alg4"/>
        <w:numPr>
          <w:ilvl w:val="0"/>
          <w:numId w:val="1299"/>
        </w:numPr>
        <w:rPr>
          <w:del w:id="13140" w:author="Rev 19 Allen Wirfs-Brock" w:date="2013-09-26T13:02:00Z"/>
        </w:rPr>
      </w:pPr>
      <w:del w:id="13141" w:author="Rev 19 Allen Wirfs-Brock" w:date="2013-09-26T13:02:00Z">
        <w:r w:rsidDel="003C1A02">
          <w:delText xml:space="preserve">If </w:delText>
        </w:r>
        <w:r w:rsidDel="003C1A02">
          <w:rPr>
            <w:i/>
            <w:iCs/>
          </w:rPr>
          <w:delText>O</w:delText>
        </w:r>
        <w:r w:rsidDel="003C1A02">
          <w:delText xml:space="preserve"> does not have an [[TypedArrayName]] internal data property, then throw a </w:delText>
        </w:r>
        <w:r w:rsidRPr="00AB259F" w:rsidDel="003C1A02">
          <w:rPr>
            <w:b/>
            <w:bCs/>
          </w:rPr>
          <w:delText>TypeError</w:delText>
        </w:r>
        <w:r w:rsidDel="003C1A02">
          <w:delText xml:space="preserve"> exception.</w:delText>
        </w:r>
      </w:del>
    </w:p>
    <w:p w:rsidR="003E75AF" w:rsidRDefault="003E75AF" w:rsidP="003E75A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9"/>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9"/>
        </w:numPr>
      </w:pPr>
      <w:r>
        <w:t xml:space="preserve">Let </w:t>
      </w:r>
      <w:r w:rsidRPr="00BA47D7">
        <w:rPr>
          <w:i/>
          <w:iCs/>
        </w:rPr>
        <w:t>element</w:t>
      </w:r>
      <w:r>
        <w:rPr>
          <w:i/>
          <w:iCs/>
        </w:rPr>
        <w:t>Size</w:t>
      </w:r>
      <w:r>
        <w:t xml:space="preserve"> be the Number value of the Element Size value </w:t>
      </w:r>
      <w:r w:rsidR="004B439B">
        <w:t xml:space="preserve">in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9"/>
        </w:numPr>
      </w:pPr>
      <w:r>
        <w:t xml:space="preserve">Let </w:t>
      </w:r>
      <w:r>
        <w:rPr>
          <w:i/>
          <w:iCs/>
        </w:rPr>
        <w:t>offset</w:t>
      </w:r>
      <w:r>
        <w:t xml:space="preserve"> be ToInteger(</w:t>
      </w:r>
      <w:r>
        <w:rPr>
          <w:i/>
          <w:iCs/>
        </w:rPr>
        <w:t>byteOffset</w:t>
      </w:r>
      <w:r>
        <w:t>).</w:t>
      </w:r>
    </w:p>
    <w:p w:rsidR="003E75AF" w:rsidRDefault="003E75AF" w:rsidP="003E75AF">
      <w:pPr>
        <w:pStyle w:val="Alg4"/>
        <w:numPr>
          <w:ilvl w:val="0"/>
          <w:numId w:val="1299"/>
        </w:numPr>
      </w:pPr>
      <w:commentRangeStart w:id="13142"/>
      <w:r>
        <w:t>ReturnIfAbrupt(</w:t>
      </w:r>
      <w:r>
        <w:rPr>
          <w:i/>
          <w:iCs/>
        </w:rPr>
        <w:t>offset</w:t>
      </w:r>
      <w:r>
        <w:t>).</w:t>
      </w:r>
      <w:commentRangeEnd w:id="13142"/>
      <w:r>
        <w:rPr>
          <w:rStyle w:val="CommentReference"/>
          <w:rFonts w:ascii="Arial" w:eastAsia="MS Mincho" w:hAnsi="Arial"/>
          <w:spacing w:val="0"/>
          <w:lang w:eastAsia="ja-JP"/>
        </w:rPr>
        <w:commentReference w:id="13142"/>
      </w:r>
    </w:p>
    <w:p w:rsidR="003E75AF" w:rsidRDefault="003E75AF" w:rsidP="003E75AF">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rsidR="003E75AF" w:rsidRDefault="003E75AF" w:rsidP="003E75AF">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3E75AF" w:rsidRDefault="003E75AF" w:rsidP="003E75AF">
      <w:pPr>
        <w:pStyle w:val="Alg4"/>
        <w:numPr>
          <w:ilvl w:val="0"/>
          <w:numId w:val="1299"/>
        </w:numPr>
      </w:pPr>
      <w:r>
        <w:t xml:space="preserve">If </w:t>
      </w:r>
      <w:r>
        <w:rPr>
          <w:i/>
          <w:iCs/>
        </w:rPr>
        <w:t xml:space="preserve">offset </w:t>
      </w:r>
      <w:r>
        <w:t>+</w:t>
      </w:r>
      <w:r w:rsidRPr="00B27B9B">
        <w:rPr>
          <w:i/>
          <w:iCs/>
        </w:rPr>
        <w:t xml:space="preserve"> </w:t>
      </w:r>
      <w:r>
        <w:rPr>
          <w:i/>
          <w:iCs/>
        </w:rPr>
        <w:t>elementSize</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rsidR="003E75AF" w:rsidRDefault="003E75AF" w:rsidP="003E75AF">
      <w:pPr>
        <w:pStyle w:val="Alg4"/>
        <w:numPr>
          <w:ilvl w:val="0"/>
          <w:numId w:val="1299"/>
        </w:numPr>
      </w:pPr>
      <w:r>
        <w:t xml:space="preserve">If </w:t>
      </w:r>
      <w:r>
        <w:rPr>
          <w:i/>
          <w:iCs/>
        </w:rPr>
        <w:t>length</w:t>
      </w:r>
      <w:r>
        <w:t xml:space="preserve"> is </w:t>
      </w:r>
      <w:r>
        <w:rPr>
          <w:b/>
          <w:bCs/>
        </w:rPr>
        <w:t>undefined</w:t>
      </w:r>
      <w:r>
        <w:t>, then</w:t>
      </w:r>
    </w:p>
    <w:p w:rsidR="003E75AF" w:rsidRDefault="003E75AF" w:rsidP="003E75AF">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rsidR="003E75AF" w:rsidRDefault="003E75AF" w:rsidP="003E75AF">
      <w:pPr>
        <w:pStyle w:val="Alg4"/>
        <w:numPr>
          <w:ilvl w:val="1"/>
          <w:numId w:val="1299"/>
        </w:numPr>
      </w:pPr>
      <w:r>
        <w:t xml:space="preserve">Let </w:t>
      </w:r>
      <w:r>
        <w:rPr>
          <w:i/>
          <w:iCs/>
        </w:rPr>
        <w:t>newByteLength</w:t>
      </w:r>
      <w:r>
        <w:t xml:space="preserve"> be </w:t>
      </w:r>
      <w:r w:rsidRPr="001C2F19">
        <w:rPr>
          <w:i/>
          <w:iCs/>
        </w:rPr>
        <w:t>bufferByteLength</w:t>
      </w:r>
      <w:r>
        <w:t xml:space="preserve"> – </w:t>
      </w:r>
      <w:r>
        <w:rPr>
          <w:i/>
          <w:iCs/>
        </w:rPr>
        <w:t>offset</w:t>
      </w:r>
      <w:r>
        <w:t>.</w:t>
      </w:r>
    </w:p>
    <w:p w:rsidR="00F92DB3" w:rsidRDefault="00F92DB3" w:rsidP="00F92DB3">
      <w:pPr>
        <w:pStyle w:val="Alg4"/>
        <w:numPr>
          <w:ilvl w:val="1"/>
          <w:numId w:val="1299"/>
        </w:numPr>
        <w:rPr>
          <w:ins w:id="13143" w:author="Rev 19 Allen Wirfs-Brock" w:date="2013-09-27T12:18:00Z"/>
        </w:rPr>
        <w:pPrChange w:id="13144" w:author="Rev 19 Allen Wirfs-Brock" w:date="2013-09-27T12:18:00Z">
          <w:pPr>
            <w:pStyle w:val="Alg4"/>
            <w:numPr>
              <w:numId w:val="1299"/>
            </w:numPr>
            <w:tabs>
              <w:tab w:val="num" w:pos="360"/>
            </w:tabs>
            <w:ind w:left="360" w:hanging="360"/>
          </w:pPr>
        </w:pPrChange>
      </w:pPr>
      <w:ins w:id="13145" w:author="Rev 19 Allen Wirfs-Brock" w:date="2013-09-27T12:18:00Z">
        <w:r>
          <w:t xml:space="preserve">If </w:t>
        </w:r>
        <w:r>
          <w:rPr>
            <w:i/>
            <w:iCs/>
          </w:rPr>
          <w:t>newByteLength</w:t>
        </w:r>
        <w:r>
          <w:t xml:space="preserve"> &lt; 0, then throw a </w:t>
        </w:r>
        <w:r w:rsidRPr="004B4AF5">
          <w:rPr>
            <w:b/>
            <w:bCs/>
          </w:rPr>
          <w:t>RangeError</w:t>
        </w:r>
        <w:r>
          <w:t xml:space="preserve"> exception.</w:t>
        </w:r>
      </w:ins>
    </w:p>
    <w:p w:rsidR="003E75AF" w:rsidRDefault="003E75AF" w:rsidP="003E75AF">
      <w:pPr>
        <w:pStyle w:val="Alg4"/>
        <w:numPr>
          <w:ilvl w:val="0"/>
          <w:numId w:val="1299"/>
        </w:numPr>
      </w:pPr>
      <w:r>
        <w:t>Else,</w:t>
      </w:r>
    </w:p>
    <w:p w:rsidR="003E75AF" w:rsidRPr="001F6037" w:rsidRDefault="003E75AF" w:rsidP="003E75AF">
      <w:pPr>
        <w:pStyle w:val="Alg4"/>
        <w:numPr>
          <w:ilvl w:val="1"/>
          <w:numId w:val="1299"/>
        </w:numPr>
        <w:rPr>
          <w:i/>
          <w:iCs/>
        </w:rPr>
      </w:pPr>
      <w:r>
        <w:t xml:space="preserve">Let </w:t>
      </w:r>
      <w:r>
        <w:rPr>
          <w:i/>
          <w:iCs/>
        </w:rPr>
        <w:t>newLength</w:t>
      </w:r>
      <w:r>
        <w:t xml:space="preserve"> be ToLength(</w:t>
      </w:r>
      <w:r>
        <w:rPr>
          <w:i/>
          <w:iCs/>
        </w:rPr>
        <w:t>length).</w:t>
      </w:r>
    </w:p>
    <w:p w:rsidR="003E75AF" w:rsidRDefault="003E75AF" w:rsidP="003E75AF">
      <w:pPr>
        <w:pStyle w:val="Alg4"/>
        <w:numPr>
          <w:ilvl w:val="1"/>
          <w:numId w:val="1299"/>
        </w:numPr>
      </w:pPr>
      <w:r>
        <w:t>ReturnIfAbrupt(</w:t>
      </w:r>
      <w:r>
        <w:rPr>
          <w:i/>
          <w:iCs/>
        </w:rPr>
        <w:t>newLength</w:t>
      </w:r>
      <w:r>
        <w:t>).</w:t>
      </w:r>
    </w:p>
    <w:p w:rsidR="003E75AF" w:rsidRDefault="003E75AF" w:rsidP="003E75AF">
      <w:pPr>
        <w:pStyle w:val="Alg4"/>
        <w:numPr>
          <w:ilvl w:val="1"/>
          <w:numId w:val="1299"/>
        </w:numPr>
      </w:pPr>
      <w:r>
        <w:t xml:space="preserve">If </w:t>
      </w:r>
      <w:r>
        <w:rPr>
          <w:i/>
          <w:iCs/>
        </w:rPr>
        <w:t>newLength</w:t>
      </w:r>
      <w:r>
        <w:t xml:space="preserve"> &lt; 0, then throw a </w:t>
      </w:r>
      <w:r w:rsidRPr="004B4AF5">
        <w:rPr>
          <w:b/>
          <w:bCs/>
        </w:rPr>
        <w:t>RangeError</w:t>
      </w:r>
      <w:r>
        <w:t xml:space="preserve"> exception.</w:t>
      </w:r>
    </w:p>
    <w:p w:rsidR="003E75AF" w:rsidRDefault="003E75AF" w:rsidP="003E75AF">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rsidR="003E75AF" w:rsidRDefault="003E75AF" w:rsidP="003E75AF">
      <w:pPr>
        <w:pStyle w:val="Alg4"/>
        <w:numPr>
          <w:ilvl w:val="1"/>
          <w:numId w:val="1299"/>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9"/>
        </w:numPr>
      </w:pPr>
      <w:r>
        <w:t xml:space="preserve">Set </w:t>
      </w:r>
      <w:r w:rsidRPr="00AB259F">
        <w:rPr>
          <w:i/>
          <w:iCs/>
        </w:rPr>
        <w:t>O’s</w:t>
      </w:r>
      <w:r>
        <w:t xml:space="preserve"> [[ViewedArrayBuffer]] to </w:t>
      </w:r>
      <w:r>
        <w:rPr>
          <w:i/>
        </w:rPr>
        <w:t>buffer</w:t>
      </w:r>
      <w:r>
        <w:rPr>
          <w:iCs/>
        </w:rPr>
        <w:t>.</w:t>
      </w:r>
    </w:p>
    <w:p w:rsidR="003E75AF" w:rsidRDefault="003E75AF" w:rsidP="003E75AF">
      <w:pPr>
        <w:pStyle w:val="Alg4"/>
        <w:numPr>
          <w:ilvl w:val="0"/>
          <w:numId w:val="1299"/>
        </w:numPr>
      </w:pPr>
      <w:r>
        <w:t xml:space="preserve">Set </w:t>
      </w:r>
      <w:r>
        <w:rPr>
          <w:i/>
        </w:rPr>
        <w:t>O</w:t>
      </w:r>
      <w:r>
        <w:t>’s [[ByteLength]] internal</w:t>
      </w:r>
      <w:r w:rsidRPr="00314265">
        <w:t xml:space="preserve"> </w:t>
      </w:r>
      <w:r>
        <w:t xml:space="preserve">data property to </w:t>
      </w:r>
      <w:r>
        <w:rPr>
          <w:i/>
          <w:iCs/>
        </w:rPr>
        <w:t>newByteLength</w:t>
      </w:r>
      <w:r>
        <w:t>.</w:t>
      </w:r>
    </w:p>
    <w:p w:rsidR="003E75AF" w:rsidRDefault="003E75AF" w:rsidP="003E75AF">
      <w:pPr>
        <w:pStyle w:val="Alg4"/>
        <w:numPr>
          <w:ilvl w:val="0"/>
          <w:numId w:val="1299"/>
        </w:numPr>
      </w:pPr>
      <w:r>
        <w:t xml:space="preserve">Set </w:t>
      </w:r>
      <w:r>
        <w:rPr>
          <w:i/>
        </w:rPr>
        <w:t>O</w:t>
      </w:r>
      <w:r>
        <w:t>’s [[ByteOffset]] internal</w:t>
      </w:r>
      <w:r w:rsidRPr="00314265">
        <w:t xml:space="preserve"> </w:t>
      </w:r>
      <w:r>
        <w:t xml:space="preserve">data property to </w:t>
      </w:r>
      <w:r>
        <w:rPr>
          <w:i/>
          <w:iCs/>
        </w:rPr>
        <w:t>offset</w:t>
      </w:r>
      <w:r>
        <w:t>.</w:t>
      </w:r>
    </w:p>
    <w:p w:rsidR="003E75AF" w:rsidRDefault="003E75AF" w:rsidP="003E75AF">
      <w:pPr>
        <w:pStyle w:val="Alg4"/>
        <w:numPr>
          <w:ilvl w:val="0"/>
          <w:numId w:val="1299"/>
        </w:numPr>
      </w:pPr>
      <w:r>
        <w:t xml:space="preserve">Set </w:t>
      </w:r>
      <w:r>
        <w:rPr>
          <w:i/>
        </w:rPr>
        <w:t>O</w:t>
      </w:r>
      <w:r>
        <w:t>’s [[ArrayLength]] internal</w:t>
      </w:r>
      <w:r w:rsidRPr="00314265">
        <w:t xml:space="preserve"> </w:t>
      </w:r>
      <w:r>
        <w:t xml:space="preserve">data property to </w:t>
      </w:r>
      <w:r>
        <w:rPr>
          <w:i/>
          <w:iCs/>
        </w:rPr>
        <w:t>newByteLength /</w:t>
      </w:r>
      <w:r w:rsidRPr="00674971">
        <w:rPr>
          <w:i/>
          <w:iCs/>
        </w:rPr>
        <w:t xml:space="preserve"> </w:t>
      </w:r>
      <w:r>
        <w:rPr>
          <w:i/>
          <w:iCs/>
        </w:rPr>
        <w:t xml:space="preserve">elementSize </w:t>
      </w:r>
      <w:r>
        <w:t>.</w:t>
      </w:r>
    </w:p>
    <w:p w:rsidR="003E75AF" w:rsidRPr="00E77497" w:rsidRDefault="003E75AF" w:rsidP="003E75AF">
      <w:pPr>
        <w:pStyle w:val="Alg4"/>
        <w:numPr>
          <w:ilvl w:val="0"/>
          <w:numId w:val="1299"/>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 ( all other argument combinations )</w:t>
      </w:r>
    </w:p>
    <w:p w:rsidR="003E75AF" w:rsidRPr="00F902DF" w:rsidRDefault="003E75AF" w:rsidP="003E75AF">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CD495C">
        <w:rPr>
          <w:rFonts w:asciiTheme="majorBidi" w:hAnsiTheme="majorBidi" w:cstheme="majorBidi"/>
          <w:b/>
          <w:bCs/>
        </w:rPr>
        <w:t>TypeError</w:t>
      </w:r>
      <w:r>
        <w:t xml:space="preserve"> exception is thrown</w:t>
      </w:r>
      <w:r w:rsidRPr="00E77497">
        <w:t>.</w:t>
      </w:r>
    </w:p>
    <w:p w:rsidR="003E75AF" w:rsidRDefault="003E75AF" w:rsidP="003E75AF">
      <w:pPr>
        <w:pStyle w:val="Heading3"/>
      </w:pPr>
      <w:bookmarkStart w:id="13146" w:name="_Toc368050766"/>
      <w:r>
        <w:t>Properties of the %</w:t>
      </w:r>
      <w:r w:rsidRPr="00573628">
        <w:t>TypedArray</w:t>
      </w:r>
      <w:r>
        <w:t>%</w:t>
      </w:r>
      <w:r>
        <w:rPr>
          <w:iCs/>
        </w:rPr>
        <w:t xml:space="preserve"> Intrinsic Object</w:t>
      </w:r>
      <w:bookmarkEnd w:id="13146"/>
    </w:p>
    <w:p w:rsidR="003E75AF" w:rsidRDefault="003E75AF" w:rsidP="003E75AF">
      <w:r>
        <w:t>The %TypedArray% intrinsic object is a built-in function object. The value of the [[Prototype]] internal data property of %</w:t>
      </w:r>
      <w:r w:rsidRPr="005631D4">
        <w:t>TypedArray</w:t>
      </w:r>
      <w:r>
        <w:t>% is the Function prototype object (</w:t>
      </w:r>
      <w:r>
        <w:fldChar w:fldCharType="begin"/>
      </w:r>
      <w:r>
        <w:instrText xml:space="preserve"> REF _Ref359681817 \r \h </w:instrText>
      </w:r>
      <w:r>
        <w:fldChar w:fldCharType="separate"/>
      </w:r>
      <w:r w:rsidR="00460CAC">
        <w:t>19.2.3</w:t>
      </w:r>
      <w:r>
        <w:fldChar w:fldCharType="end"/>
      </w:r>
      <w:r>
        <w:t>).</w:t>
      </w:r>
    </w:p>
    <w:p w:rsidR="003E75AF" w:rsidRDefault="003E75AF" w:rsidP="003E75AF">
      <w:r>
        <w:t xml:space="preserve">The %TypedArray% intrinsic object does not have a </w:t>
      </w:r>
      <w:r w:rsidRPr="00BC724F">
        <w:t>[[TypedArrayConstructor]] internal data property</w:t>
      </w:r>
      <w:r>
        <w:t xml:space="preserve">. </w:t>
      </w:r>
    </w:p>
    <w:p w:rsidR="003E75AF" w:rsidRDefault="003E75AF" w:rsidP="003E75AF">
      <w:r>
        <w:t xml:space="preserve">Besides a </w:t>
      </w:r>
      <w:r w:rsidRPr="001F1A6C">
        <w:rPr>
          <w:rFonts w:ascii="Courier New" w:hAnsi="Courier New" w:cs="Courier New"/>
          <w:b/>
          <w:bCs/>
        </w:rPr>
        <w:t>length</w:t>
      </w:r>
      <w:r>
        <w:t xml:space="preserve"> property (whose value is 3), %</w:t>
      </w:r>
      <w:r w:rsidRPr="00573628">
        <w:t>TypedArray</w:t>
      </w:r>
      <w:r>
        <w:t>% has the following properties:</w:t>
      </w:r>
    </w:p>
    <w:p w:rsidR="00550D8C" w:rsidRPr="00E77497" w:rsidRDefault="00550D8C" w:rsidP="00550D8C">
      <w:pPr>
        <w:pStyle w:val="Heading4"/>
      </w:pPr>
      <w:r>
        <w:t>%</w:t>
      </w:r>
      <w:r w:rsidRPr="00573628">
        <w:t>TypedArray</w:t>
      </w:r>
      <w:r>
        <w:t>%</w:t>
      </w:r>
      <w:r w:rsidRPr="00E77497">
        <w:t>.</w:t>
      </w:r>
      <w:r>
        <w:t>from</w:t>
      </w:r>
      <w:r w:rsidRPr="00E77497">
        <w:t xml:space="preserve"> ( </w:t>
      </w:r>
      <w:r>
        <w:t>source , mapfn=undefined, thisArg=undefined</w:t>
      </w:r>
      <w:r w:rsidRPr="00E77497">
        <w:t xml:space="preserve"> )</w:t>
      </w:r>
    </w:p>
    <w:p w:rsidR="00550D8C" w:rsidRPr="00E77497" w:rsidRDefault="00550D8C" w:rsidP="00550D8C">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lang w:eastAsia="en-US"/>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rsidR="00550D8C" w:rsidRDefault="00550D8C" w:rsidP="00550D8C">
      <w:pPr>
        <w:pStyle w:val="Alg4"/>
        <w:numPr>
          <w:ilvl w:val="0"/>
          <w:numId w:val="1503"/>
        </w:numPr>
      </w:pPr>
      <w:r>
        <w:t xml:space="preserve">Let </w:t>
      </w:r>
      <w:r w:rsidRPr="004403FF">
        <w:rPr>
          <w:i/>
        </w:rPr>
        <w:t>C</w:t>
      </w:r>
      <w:r>
        <w:t xml:space="preserve"> be the </w:t>
      </w:r>
      <w:r w:rsidRPr="00E77497">
        <w:rPr>
          <w:b/>
        </w:rPr>
        <w:t xml:space="preserve">this </w:t>
      </w:r>
      <w:r>
        <w:t>value.</w:t>
      </w:r>
    </w:p>
    <w:p w:rsidR="00550D8C" w:rsidRDefault="00550D8C" w:rsidP="00550D8C">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rsidR="00550D8C" w:rsidRDefault="00550D8C" w:rsidP="00550D8C">
      <w:pPr>
        <w:pStyle w:val="Alg4"/>
        <w:numPr>
          <w:ilvl w:val="0"/>
          <w:numId w:val="1503"/>
        </w:numPr>
      </w:pPr>
      <w:r>
        <w:t xml:space="preserve">Let </w:t>
      </w:r>
      <w:r w:rsidRPr="001F4648">
        <w:rPr>
          <w:i/>
        </w:rPr>
        <w:t>items</w:t>
      </w:r>
      <w:r>
        <w:t xml:space="preserve"> be ToObject(</w:t>
      </w:r>
      <w:r>
        <w:rPr>
          <w:i/>
        </w:rPr>
        <w:t>source</w:t>
      </w:r>
      <w:r>
        <w:t>).</w:t>
      </w:r>
    </w:p>
    <w:p w:rsidR="00550D8C" w:rsidRDefault="00550D8C" w:rsidP="00550D8C">
      <w:pPr>
        <w:pStyle w:val="Alg4"/>
        <w:numPr>
          <w:ilvl w:val="0"/>
          <w:numId w:val="1503"/>
        </w:numPr>
      </w:pPr>
      <w:r>
        <w:t>ReturnIfAbrupt(</w:t>
      </w:r>
      <w:r w:rsidRPr="001F4648">
        <w:rPr>
          <w:i/>
        </w:rPr>
        <w:t>items</w:t>
      </w:r>
      <w:r>
        <w:t>).</w:t>
      </w:r>
    </w:p>
    <w:p w:rsidR="00550D8C" w:rsidRDefault="00550D8C" w:rsidP="00550D8C">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rsidR="00550D8C" w:rsidRDefault="00550D8C" w:rsidP="00550D8C">
      <w:pPr>
        <w:pStyle w:val="Alg4"/>
        <w:numPr>
          <w:ilvl w:val="0"/>
          <w:numId w:val="1503"/>
        </w:numPr>
      </w:pPr>
      <w:r>
        <w:t>else</w:t>
      </w:r>
    </w:p>
    <w:p w:rsidR="00550D8C" w:rsidRPr="00E77497" w:rsidRDefault="00550D8C" w:rsidP="00550D8C">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550D8C" w:rsidRPr="00E77497" w:rsidRDefault="00550D8C" w:rsidP="00550D8C">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550D8C" w:rsidRDefault="00550D8C" w:rsidP="00550D8C">
      <w:pPr>
        <w:pStyle w:val="Alg4"/>
        <w:numPr>
          <w:ilvl w:val="1"/>
          <w:numId w:val="1503"/>
        </w:numPr>
      </w:pPr>
      <w:r>
        <w:t xml:space="preserve">Let  </w:t>
      </w:r>
      <w:r>
        <w:rPr>
          <w:i/>
          <w:iCs/>
        </w:rPr>
        <w:t>mapping</w:t>
      </w:r>
      <w:r>
        <w:t xml:space="preserve"> be </w:t>
      </w:r>
      <w:r>
        <w:rPr>
          <w:b/>
          <w:bCs/>
        </w:rPr>
        <w:t>true</w:t>
      </w:r>
    </w:p>
    <w:p w:rsidR="00550D8C" w:rsidRPr="00E77497" w:rsidRDefault="00550D8C" w:rsidP="00550D8C">
      <w:pPr>
        <w:pStyle w:val="Alg4"/>
        <w:numPr>
          <w:ilvl w:val="0"/>
          <w:numId w:val="1503"/>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550D8C" w:rsidRDefault="00550D8C" w:rsidP="00550D8C">
      <w:pPr>
        <w:pStyle w:val="Alg4"/>
        <w:numPr>
          <w:ilvl w:val="0"/>
          <w:numId w:val="1503"/>
        </w:numPr>
      </w:pPr>
      <w:r>
        <w:t>ReturnIfAbrupt(</w:t>
      </w:r>
      <w:r>
        <w:rPr>
          <w:i/>
        </w:rPr>
        <w:t>usingIterator</w:t>
      </w:r>
      <w:r>
        <w:t>).</w:t>
      </w:r>
    </w:p>
    <w:p w:rsidR="00550D8C" w:rsidRDefault="00550D8C" w:rsidP="00550D8C">
      <w:pPr>
        <w:pStyle w:val="Alg4"/>
        <w:numPr>
          <w:ilvl w:val="0"/>
          <w:numId w:val="1503"/>
        </w:numPr>
      </w:pPr>
      <w:r>
        <w:t xml:space="preserve">If </w:t>
      </w:r>
      <w:r>
        <w:rPr>
          <w:i/>
          <w:iCs/>
        </w:rPr>
        <w:t>usingIterator</w:t>
      </w:r>
      <w:r>
        <w:t xml:space="preserve"> is </w:t>
      </w:r>
      <w:r>
        <w:rPr>
          <w:b/>
          <w:bCs/>
        </w:rPr>
        <w:t>true</w:t>
      </w:r>
      <w:r>
        <w:t>, then</w:t>
      </w:r>
    </w:p>
    <w:p w:rsidR="00550D8C" w:rsidRDefault="00550D8C" w:rsidP="00550D8C">
      <w:pPr>
        <w:pStyle w:val="Alg4"/>
        <w:numPr>
          <w:ilvl w:val="1"/>
          <w:numId w:val="1503"/>
        </w:numPr>
      </w:pPr>
      <w:r>
        <w:lastRenderedPageBreak/>
        <w:t xml:space="preserve">Let </w:t>
      </w:r>
      <w:r w:rsidRPr="00402531">
        <w:rPr>
          <w:i/>
          <w:iCs/>
        </w:rPr>
        <w:t>iterator</w:t>
      </w:r>
      <w:r w:rsidRPr="00EA0311" w:rsidDel="004D6903">
        <w:rPr>
          <w:i/>
        </w:rPr>
        <w:t xml:space="preserve"> </w:t>
      </w:r>
      <w:r>
        <w:t>be the result of performing GetIterator(</w:t>
      </w:r>
      <w:r>
        <w:rPr>
          <w:i/>
          <w:iCs/>
        </w:rPr>
        <w:t>items</w:t>
      </w:r>
      <w:r>
        <w:t>).</w:t>
      </w:r>
    </w:p>
    <w:p w:rsidR="00550D8C" w:rsidRDefault="00550D8C" w:rsidP="00550D8C">
      <w:pPr>
        <w:pStyle w:val="Alg4"/>
        <w:numPr>
          <w:ilvl w:val="1"/>
          <w:numId w:val="1503"/>
        </w:numPr>
      </w:pPr>
      <w:r>
        <w:t>ReturnIfAbrupt(</w:t>
      </w:r>
      <w:r w:rsidRPr="00402531">
        <w:rPr>
          <w:i/>
          <w:iCs/>
        </w:rPr>
        <w:t>iterator</w:t>
      </w:r>
      <w:r>
        <w:t>).</w:t>
      </w:r>
    </w:p>
    <w:p w:rsidR="00550D8C" w:rsidRDefault="00550D8C" w:rsidP="00550D8C">
      <w:pPr>
        <w:pStyle w:val="Alg4"/>
        <w:numPr>
          <w:ilvl w:val="1"/>
          <w:numId w:val="1503"/>
        </w:numPr>
      </w:pPr>
      <w:r>
        <w:t xml:space="preserve">Let </w:t>
      </w:r>
      <w:r>
        <w:rPr>
          <w:i/>
          <w:iCs/>
        </w:rPr>
        <w:t>values</w:t>
      </w:r>
      <w:r>
        <w:t xml:space="preserve"> be a new empty List.</w:t>
      </w:r>
    </w:p>
    <w:p w:rsidR="00550D8C" w:rsidRDefault="00550D8C" w:rsidP="00550D8C">
      <w:pPr>
        <w:pStyle w:val="Alg4"/>
        <w:numPr>
          <w:ilvl w:val="1"/>
          <w:numId w:val="1503"/>
        </w:numPr>
        <w:contextualSpacing/>
      </w:pPr>
      <w:r>
        <w:t xml:space="preserve">Let </w:t>
      </w:r>
      <w:del w:id="13147" w:author="Rev 19 Allen Wirfs-Brock" w:date="2013-09-22T11:26:00Z">
        <w:r w:rsidDel="0061744F">
          <w:rPr>
            <w:i/>
            <w:iCs/>
          </w:rPr>
          <w:delText>done</w:delText>
        </w:r>
        <w:r w:rsidDel="0061744F">
          <w:delText xml:space="preserve"> </w:delText>
        </w:r>
      </w:del>
      <w:ins w:id="13148" w:author="Rev 19 Allen Wirfs-Brock" w:date="2013-09-22T11:26:00Z">
        <w:r w:rsidR="0061744F">
          <w:rPr>
            <w:i/>
            <w:iCs/>
          </w:rPr>
          <w:t>next</w:t>
        </w:r>
        <w:r w:rsidR="0061744F">
          <w:t xml:space="preserve"> </w:t>
        </w:r>
      </w:ins>
      <w:r>
        <w:t xml:space="preserve">be </w:t>
      </w:r>
      <w:del w:id="13149" w:author="Rev 19 Allen Wirfs-Brock" w:date="2013-09-22T11:27:00Z">
        <w:r w:rsidDel="0061744F">
          <w:rPr>
            <w:b/>
            <w:bCs/>
          </w:rPr>
          <w:delText>false</w:delText>
        </w:r>
      </w:del>
      <w:ins w:id="13150" w:author="Rev 19 Allen Wirfs-Brock" w:date="2013-09-22T11:27:00Z">
        <w:r w:rsidR="0061744F">
          <w:rPr>
            <w:b/>
            <w:bCs/>
          </w:rPr>
          <w:t>true</w:t>
        </w:r>
      </w:ins>
      <w:r>
        <w:t>.</w:t>
      </w:r>
    </w:p>
    <w:p w:rsidR="00550D8C" w:rsidRPr="00A5755A" w:rsidRDefault="00550D8C" w:rsidP="00550D8C">
      <w:pPr>
        <w:pStyle w:val="Alg4"/>
        <w:numPr>
          <w:ilvl w:val="1"/>
          <w:numId w:val="1503"/>
        </w:numPr>
        <w:contextualSpacing/>
      </w:pPr>
      <w:r>
        <w:t xml:space="preserve">Repeat, while </w:t>
      </w:r>
      <w:del w:id="13151" w:author="Rev 19 Allen Wirfs-Brock" w:date="2013-09-22T11:27:00Z">
        <w:r w:rsidDel="0061744F">
          <w:rPr>
            <w:i/>
            <w:iCs/>
          </w:rPr>
          <w:delText>done</w:delText>
        </w:r>
        <w:r w:rsidDel="0061744F">
          <w:delText xml:space="preserve"> </w:delText>
        </w:r>
      </w:del>
      <w:ins w:id="13152" w:author="Rev 19 Allen Wirfs-Brock" w:date="2013-09-22T11:27:00Z">
        <w:r w:rsidR="0061744F">
          <w:rPr>
            <w:i/>
            <w:iCs/>
          </w:rPr>
          <w:t>next</w:t>
        </w:r>
        <w:r w:rsidR="0061744F">
          <w:t xml:space="preserve"> </w:t>
        </w:r>
      </w:ins>
      <w:r>
        <w:t>is</w:t>
      </w:r>
      <w:ins w:id="13153" w:author="Rev 19 Allen Wirfs-Brock" w:date="2013-09-22T11:27:00Z">
        <w:r w:rsidR="0061744F">
          <w:t xml:space="preserve"> not</w:t>
        </w:r>
      </w:ins>
      <w:r>
        <w:t xml:space="preserve"> </w:t>
      </w:r>
      <w:r>
        <w:rPr>
          <w:b/>
          <w:bCs/>
        </w:rPr>
        <w:t>false</w:t>
      </w:r>
    </w:p>
    <w:p w:rsidR="00550D8C" w:rsidRDefault="00550D8C" w:rsidP="00550D8C">
      <w:pPr>
        <w:pStyle w:val="Alg3"/>
        <w:numPr>
          <w:ilvl w:val="2"/>
          <w:numId w:val="1503"/>
        </w:numPr>
      </w:pPr>
      <w:r>
        <w:t xml:space="preserve">Let </w:t>
      </w:r>
      <w:r w:rsidRPr="004848CA">
        <w:rPr>
          <w:i/>
        </w:rPr>
        <w:t>next</w:t>
      </w:r>
      <w:r>
        <w:t xml:space="preserve"> be the result of </w:t>
      </w:r>
      <w:del w:id="13154" w:author="Rev 19 Allen Wirfs-Brock" w:date="2013-09-22T11:28:00Z">
        <w:r w:rsidDel="0061744F">
          <w:delText>IteratorNext</w:delText>
        </w:r>
      </w:del>
      <w:ins w:id="13155" w:author="Rev 19 Allen Wirfs-Brock" w:date="2013-09-22T11:28:00Z">
        <w:r w:rsidR="0061744F">
          <w:t>IteratorStep</w:t>
        </w:r>
      </w:ins>
      <w:r>
        <w:t>(</w:t>
      </w:r>
      <w:r w:rsidRPr="00402531">
        <w:rPr>
          <w:i/>
          <w:iCs/>
        </w:rPr>
        <w:t>iterator</w:t>
      </w:r>
      <w:r>
        <w:t>).</w:t>
      </w:r>
    </w:p>
    <w:p w:rsidR="00550D8C" w:rsidRDefault="00550D8C" w:rsidP="00550D8C">
      <w:pPr>
        <w:pStyle w:val="Alg4"/>
        <w:numPr>
          <w:ilvl w:val="2"/>
          <w:numId w:val="1503"/>
        </w:numPr>
        <w:contextualSpacing/>
      </w:pPr>
      <w:r>
        <w:t>ReturnIfAbrupt(</w:t>
      </w:r>
      <w:r w:rsidRPr="004E372D">
        <w:rPr>
          <w:i/>
        </w:rPr>
        <w:t>next</w:t>
      </w:r>
      <w:r>
        <w:t>).</w:t>
      </w:r>
    </w:p>
    <w:p w:rsidR="00550D8C" w:rsidDel="00F877DA" w:rsidRDefault="00550D8C" w:rsidP="00550D8C">
      <w:pPr>
        <w:numPr>
          <w:ilvl w:val="2"/>
          <w:numId w:val="1503"/>
        </w:numPr>
        <w:contextualSpacing/>
        <w:rPr>
          <w:del w:id="13156" w:author="Rev 19 Allen Wirfs-Brock" w:date="2013-09-22T11:24:00Z"/>
          <w:rFonts w:ascii="Times New Roman" w:hAnsi="Times New Roman"/>
        </w:rPr>
      </w:pPr>
      <w:del w:id="13157" w:author="Rev 19 Allen Wirfs-Brock" w:date="2013-09-22T11:24: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550D8C" w:rsidDel="00F877DA" w:rsidRDefault="00550D8C" w:rsidP="00550D8C">
      <w:pPr>
        <w:numPr>
          <w:ilvl w:val="2"/>
          <w:numId w:val="1503"/>
        </w:numPr>
        <w:spacing w:after="0"/>
        <w:contextualSpacing/>
        <w:rPr>
          <w:del w:id="13158" w:author="Rev 19 Allen Wirfs-Brock" w:date="2013-09-22T11:24:00Z"/>
          <w:rFonts w:ascii="Times New Roman" w:hAnsi="Times New Roman"/>
        </w:rPr>
      </w:pPr>
      <w:del w:id="13159" w:author="Rev 19 Allen Wirfs-Brock" w:date="2013-09-22T11:24: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550D8C" w:rsidRDefault="00550D8C" w:rsidP="00550D8C">
      <w:pPr>
        <w:pStyle w:val="Alg3"/>
        <w:numPr>
          <w:ilvl w:val="2"/>
          <w:numId w:val="1503"/>
        </w:numPr>
      </w:pPr>
      <w:r>
        <w:t xml:space="preserve">If </w:t>
      </w:r>
      <w:ins w:id="13160" w:author="Rev 19 Allen Wirfs-Brock" w:date="2013-09-22T11:24:00Z">
        <w:r w:rsidR="00F877DA" w:rsidRPr="004848CA">
          <w:rPr>
            <w:i/>
          </w:rPr>
          <w:t>next</w:t>
        </w:r>
        <w:r w:rsidR="00F877DA">
          <w:t xml:space="preserve"> </w:t>
        </w:r>
      </w:ins>
      <w:del w:id="13161" w:author="Rev 19 Allen Wirfs-Brock" w:date="2013-09-22T11:24:00Z">
        <w:r w:rsidDel="00F877DA">
          <w:rPr>
            <w:i/>
            <w:iCs/>
          </w:rPr>
          <w:delText>done</w:delText>
        </w:r>
        <w:r w:rsidDel="00F877DA">
          <w:delText xml:space="preserve"> </w:delText>
        </w:r>
      </w:del>
      <w:r>
        <w:t xml:space="preserve">is </w:t>
      </w:r>
      <w:del w:id="13162" w:author="Rev 19 Allen Wirfs-Brock" w:date="2013-09-22T11:25:00Z">
        <w:r w:rsidRPr="006A78DC" w:rsidDel="00F877DA">
          <w:delText>false</w:delText>
        </w:r>
      </w:del>
      <w:ins w:id="13163" w:author="Rev 19 Allen Wirfs-Brock" w:date="2013-09-22T11:25:00Z">
        <w:r w:rsidR="00F877DA" w:rsidRPr="006A78DC">
          <w:t>not</w:t>
        </w:r>
        <w:r w:rsidR="00F877DA">
          <w:rPr>
            <w:b/>
          </w:rPr>
          <w:t xml:space="preserve"> false</w:t>
        </w:r>
      </w:ins>
      <w:r>
        <w:t xml:space="preserve">, then </w:t>
      </w:r>
    </w:p>
    <w:p w:rsidR="00550D8C" w:rsidRDefault="00550D8C" w:rsidP="00550D8C">
      <w:pPr>
        <w:pStyle w:val="Alg4"/>
        <w:numPr>
          <w:ilvl w:val="3"/>
          <w:numId w:val="1503"/>
        </w:numPr>
        <w:spacing w:after="120"/>
        <w:contextualSpacing/>
      </w:pPr>
      <w:r>
        <w:t xml:space="preserve">Let </w:t>
      </w:r>
      <w:r>
        <w:rPr>
          <w:i/>
          <w:iCs/>
        </w:rPr>
        <w:t>nextValue</w:t>
      </w:r>
      <w:r>
        <w:t xml:space="preserve"> be IteratorValue(</w:t>
      </w:r>
      <w:r>
        <w:rPr>
          <w:i/>
          <w:iCs/>
        </w:rPr>
        <w:t>next</w:t>
      </w:r>
      <w:r>
        <w:t>).</w:t>
      </w:r>
    </w:p>
    <w:p w:rsidR="00550D8C" w:rsidRDefault="00550D8C" w:rsidP="00550D8C">
      <w:pPr>
        <w:pStyle w:val="Alg4"/>
        <w:numPr>
          <w:ilvl w:val="3"/>
          <w:numId w:val="1503"/>
        </w:numPr>
        <w:spacing w:after="120"/>
        <w:contextualSpacing/>
      </w:pPr>
      <w:r>
        <w:t>ReturnIfAbrupt(</w:t>
      </w:r>
      <w:r>
        <w:rPr>
          <w:i/>
          <w:iCs/>
        </w:rPr>
        <w:t>nextValue</w:t>
      </w:r>
      <w:r>
        <w:t>).</w:t>
      </w:r>
    </w:p>
    <w:p w:rsidR="00550D8C" w:rsidRDefault="00550D8C" w:rsidP="00550D8C">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rsidR="00550D8C" w:rsidRPr="00E77497" w:rsidRDefault="00550D8C" w:rsidP="00550D8C">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rsidR="00550D8C" w:rsidRDefault="00550D8C" w:rsidP="00550D8C">
      <w:pPr>
        <w:pStyle w:val="Alg4"/>
        <w:numPr>
          <w:ilvl w:val="1"/>
          <w:numId w:val="1503"/>
        </w:numPr>
      </w:pPr>
      <w:r w:rsidRPr="00E77497">
        <w:t xml:space="preserve">Let </w:t>
      </w:r>
      <w:r>
        <w:rPr>
          <w:i/>
        </w:rPr>
        <w:t>newObj</w:t>
      </w:r>
      <w:r w:rsidRPr="00E77497">
        <w:t xml:space="preserve"> be </w:t>
      </w:r>
      <w:r>
        <w:t xml:space="preserve">the result of </w:t>
      </w:r>
      <w:del w:id="13164" w:author="Rev 19 Allen Wirfs-Brock" w:date="2013-09-11T14:23:00Z">
        <w:r w:rsidDel="00346E5D">
          <w:delText>OrdinaryConstruct</w:delText>
        </w:r>
      </w:del>
      <w:ins w:id="13165" w:author="Rev 19 Allen Wirfs-Brock" w:date="2013-09-11T14:23:00Z">
        <w:r w:rsidR="00346E5D">
          <w:t xml:space="preserve">calling the [[Construct]] internal method of </w:t>
        </w:r>
      </w:ins>
      <w:del w:id="13166" w:author="Rev 19 Allen Wirfs-Brock" w:date="2013-09-11T14:23:00Z">
        <w:r w:rsidDel="00346E5D">
          <w:delText>(</w:delText>
        </w:r>
      </w:del>
      <w:r w:rsidRPr="00924A5A">
        <w:rPr>
          <w:i/>
        </w:rPr>
        <w:t>C</w:t>
      </w:r>
      <w:del w:id="13167" w:author="Rev 19 Allen Wirfs-Brock" w:date="2013-09-11T14:23:00Z">
        <w:r w:rsidRPr="003F7754" w:rsidDel="00346E5D">
          <w:rPr>
            <w:iCs/>
          </w:rPr>
          <w:delText>,</w:delText>
        </w:r>
        <w:r w:rsidDel="00346E5D">
          <w:delText xml:space="preserve"> </w:delText>
        </w:r>
      </w:del>
      <w:ins w:id="13168" w:author="Rev 19 Allen Wirfs-Brock" w:date="2013-09-11T14:23:00Z">
        <w:r w:rsidR="00346E5D">
          <w:rPr>
            <w:iCs/>
          </w:rPr>
          <w:t xml:space="preserve"> with argument</w:t>
        </w:r>
        <w:r w:rsidR="00346E5D">
          <w:t xml:space="preserve"> </w:t>
        </w:r>
      </w:ins>
      <w:r>
        <w:t>(</w:t>
      </w:r>
      <w:commentRangeStart w:id="13169"/>
      <w:r w:rsidRPr="001F4648">
        <w:rPr>
          <w:i/>
        </w:rPr>
        <w:t>len</w:t>
      </w:r>
      <w:del w:id="13170" w:author="Rev 19 Allen Wirfs-Brock" w:date="2013-09-11T14:23:00Z">
        <w:r w:rsidDel="00346E5D">
          <w:rPr>
            <w:iCs/>
          </w:rPr>
          <w:delText>)</w:delText>
        </w:r>
      </w:del>
      <w:r>
        <w:rPr>
          <w:iCs/>
        </w:rPr>
        <w:t>)</w:t>
      </w:r>
      <w:r>
        <w:t>.</w:t>
      </w:r>
      <w:commentRangeEnd w:id="13169"/>
      <w:r>
        <w:rPr>
          <w:rStyle w:val="CommentReference"/>
          <w:rFonts w:ascii="Arial" w:eastAsia="MS Mincho" w:hAnsi="Arial"/>
          <w:spacing w:val="0"/>
          <w:lang w:eastAsia="ja-JP"/>
        </w:rPr>
        <w:commentReference w:id="13169"/>
      </w:r>
    </w:p>
    <w:p w:rsidR="00550D8C" w:rsidRDefault="00550D8C" w:rsidP="00550D8C">
      <w:pPr>
        <w:pStyle w:val="Alg4"/>
        <w:numPr>
          <w:ilvl w:val="1"/>
          <w:numId w:val="1503"/>
        </w:numPr>
      </w:pPr>
      <w:r>
        <w:t>ReturnIfAbrupt(</w:t>
      </w:r>
      <w:r w:rsidRPr="00924A5A">
        <w:rPr>
          <w:i/>
        </w:rPr>
        <w:t>newObj</w:t>
      </w:r>
      <w:r>
        <w:t>).</w:t>
      </w:r>
    </w:p>
    <w:p w:rsidR="00550D8C" w:rsidRPr="00E77497" w:rsidRDefault="00550D8C" w:rsidP="00550D8C">
      <w:pPr>
        <w:pStyle w:val="Alg4"/>
        <w:numPr>
          <w:ilvl w:val="1"/>
          <w:numId w:val="1503"/>
        </w:numPr>
      </w:pPr>
      <w:r w:rsidRPr="00E77497">
        <w:t xml:space="preserve">Let </w:t>
      </w:r>
      <w:r w:rsidRPr="00E77497">
        <w:rPr>
          <w:i/>
        </w:rPr>
        <w:t>k</w:t>
      </w:r>
      <w:r w:rsidRPr="00E77497">
        <w:t xml:space="preserve"> be 0.</w:t>
      </w:r>
    </w:p>
    <w:p w:rsidR="00550D8C" w:rsidRPr="00E77497" w:rsidRDefault="00550D8C" w:rsidP="00550D8C">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rsidR="00550D8C" w:rsidRPr="00E77497" w:rsidRDefault="00550D8C" w:rsidP="00550D8C">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rsidR="00550D8C" w:rsidRPr="00E77497" w:rsidRDefault="00550D8C" w:rsidP="00550D8C">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rsidR="00550D8C" w:rsidRDefault="00550D8C" w:rsidP="00550D8C">
      <w:pPr>
        <w:pStyle w:val="Alg4"/>
        <w:numPr>
          <w:ilvl w:val="2"/>
          <w:numId w:val="1503"/>
        </w:numPr>
      </w:pPr>
      <w:r>
        <w:t xml:space="preserve">If </w:t>
      </w:r>
      <w:r>
        <w:rPr>
          <w:i/>
          <w:iCs/>
        </w:rPr>
        <w:t>mapping</w:t>
      </w:r>
      <w:r>
        <w:t xml:space="preserve"> is </w:t>
      </w:r>
      <w:r>
        <w:rPr>
          <w:b/>
          <w:bCs/>
        </w:rPr>
        <w:t>true</w:t>
      </w:r>
      <w:r>
        <w:t>, then</w:t>
      </w:r>
    </w:p>
    <w:p w:rsidR="00550D8C" w:rsidRPr="00E77497" w:rsidRDefault="00550D8C" w:rsidP="00550D8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rsidR="00550D8C" w:rsidRPr="00E77497" w:rsidRDefault="00550D8C" w:rsidP="00550D8C">
      <w:pPr>
        <w:pStyle w:val="Alg4"/>
        <w:numPr>
          <w:ilvl w:val="3"/>
          <w:numId w:val="1503"/>
        </w:numPr>
        <w:contextualSpacing/>
      </w:pPr>
      <w:r>
        <w:t>ReturnIfAbrupt(</w:t>
      </w:r>
      <w:r>
        <w:rPr>
          <w:i/>
        </w:rPr>
        <w:t>mappedValue</w:t>
      </w:r>
      <w:r>
        <w:t>).</w:t>
      </w:r>
    </w:p>
    <w:p w:rsidR="00550D8C" w:rsidRDefault="00550D8C" w:rsidP="00550D8C">
      <w:pPr>
        <w:pStyle w:val="Alg4"/>
        <w:numPr>
          <w:ilvl w:val="2"/>
          <w:numId w:val="1503"/>
        </w:numPr>
      </w:pPr>
      <w:r>
        <w:t xml:space="preserve">Else, let </w:t>
      </w:r>
      <w:r>
        <w:rPr>
          <w:i/>
          <w:iCs/>
        </w:rPr>
        <w:t>mappedValue</w:t>
      </w:r>
      <w:r>
        <w:t xml:space="preserve"> be </w:t>
      </w:r>
      <w:r>
        <w:rPr>
          <w:i/>
          <w:iCs/>
        </w:rPr>
        <w:t>kValue</w:t>
      </w:r>
      <w:r>
        <w:t>.</w:t>
      </w:r>
    </w:p>
    <w:p w:rsidR="00550D8C" w:rsidRPr="00E77497" w:rsidRDefault="00550D8C" w:rsidP="00550D8C">
      <w:pPr>
        <w:pStyle w:val="Alg4"/>
        <w:numPr>
          <w:ilvl w:val="2"/>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550D8C" w:rsidRPr="00E77497" w:rsidRDefault="00550D8C" w:rsidP="00550D8C">
      <w:pPr>
        <w:pStyle w:val="Alg4"/>
        <w:numPr>
          <w:ilvl w:val="2"/>
          <w:numId w:val="1503"/>
        </w:numPr>
        <w:contextualSpacing/>
      </w:pPr>
      <w:r>
        <w:t>ReturnIfAbrupt(</w:t>
      </w:r>
      <w:r>
        <w:rPr>
          <w:i/>
        </w:rPr>
        <w:t>putStatus</w:t>
      </w:r>
      <w:r>
        <w:t>).</w:t>
      </w:r>
    </w:p>
    <w:p w:rsidR="00550D8C" w:rsidRPr="00E77497" w:rsidRDefault="00550D8C" w:rsidP="00550D8C">
      <w:pPr>
        <w:pStyle w:val="Alg4"/>
        <w:numPr>
          <w:ilvl w:val="2"/>
          <w:numId w:val="1503"/>
        </w:numPr>
      </w:pPr>
      <w:r w:rsidRPr="00E77497">
        <w:t xml:space="preserve">Increase </w:t>
      </w:r>
      <w:r w:rsidRPr="00E77497">
        <w:rPr>
          <w:i/>
        </w:rPr>
        <w:t>k</w:t>
      </w:r>
      <w:r w:rsidRPr="00E77497">
        <w:t xml:space="preserve"> by 1.</w:t>
      </w:r>
    </w:p>
    <w:p w:rsidR="00550D8C" w:rsidRDefault="00550D8C" w:rsidP="00550D8C">
      <w:pPr>
        <w:pStyle w:val="Alg4"/>
        <w:numPr>
          <w:ilvl w:val="1"/>
          <w:numId w:val="1503"/>
        </w:numPr>
        <w:spacing w:after="120"/>
        <w:contextualSpacing/>
      </w:pPr>
      <w:r>
        <w:t xml:space="preserve">Assert: </w:t>
      </w:r>
      <w:r>
        <w:rPr>
          <w:i/>
          <w:iCs/>
        </w:rPr>
        <w:t>values</w:t>
      </w:r>
      <w:r>
        <w:t xml:space="preserve"> is now an empty List.</w:t>
      </w:r>
    </w:p>
    <w:p w:rsidR="00550D8C" w:rsidRPr="00E77497" w:rsidRDefault="00550D8C" w:rsidP="00550D8C">
      <w:pPr>
        <w:pStyle w:val="Alg4"/>
        <w:numPr>
          <w:ilvl w:val="1"/>
          <w:numId w:val="1503"/>
        </w:numPr>
        <w:spacing w:after="120"/>
        <w:contextualSpacing/>
      </w:pPr>
      <w:r w:rsidRPr="00E77497">
        <w:t xml:space="preserve">Return </w:t>
      </w:r>
      <w:r w:rsidRPr="00924A5A">
        <w:rPr>
          <w:i/>
        </w:rPr>
        <w:t>newObj</w:t>
      </w:r>
      <w:r w:rsidRPr="00E77497">
        <w:t>.</w:t>
      </w:r>
    </w:p>
    <w:p w:rsidR="00550D8C" w:rsidRDefault="00550D8C" w:rsidP="00550D8C">
      <w:pPr>
        <w:pStyle w:val="Alg4"/>
        <w:numPr>
          <w:ilvl w:val="0"/>
          <w:numId w:val="1503"/>
        </w:numPr>
      </w:pPr>
      <w:r>
        <w:t xml:space="preserve">Assert: </w:t>
      </w:r>
      <w:r>
        <w:rPr>
          <w:i/>
          <w:iCs/>
        </w:rPr>
        <w:t>items</w:t>
      </w:r>
      <w:r>
        <w:t xml:space="preserve"> is not an Iterator so assume it is </w:t>
      </w:r>
      <w:del w:id="13171" w:author="Rev 19 Allen Wirfs-Brock" w:date="2013-09-09T12:16:00Z">
        <w:r w:rsidDel="00EC125B">
          <w:delText>Array</w:delText>
        </w:r>
      </w:del>
      <w:ins w:id="13172" w:author="Rev 19 Allen Wirfs-Brock" w:date="2013-09-09T12:16:00Z">
        <w:r w:rsidR="00EC125B">
          <w:t>an array</w:t>
        </w:r>
      </w:ins>
      <w:r>
        <w:t>-like</w:t>
      </w:r>
      <w:ins w:id="13173" w:author="Rev 19 Allen Wirfs-Brock" w:date="2013-09-09T12:16:00Z">
        <w:r w:rsidR="00EC125B">
          <w:t xml:space="preserve"> object</w:t>
        </w:r>
      </w:ins>
      <w:r>
        <w:t>.</w:t>
      </w:r>
    </w:p>
    <w:p w:rsidR="00550D8C" w:rsidRPr="00E77497" w:rsidRDefault="00550D8C" w:rsidP="00550D8C">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550D8C" w:rsidRPr="00E77497" w:rsidRDefault="00550D8C" w:rsidP="00550D8C">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550D8C" w:rsidRDefault="00550D8C" w:rsidP="00550D8C">
      <w:pPr>
        <w:pStyle w:val="Alg4"/>
        <w:numPr>
          <w:ilvl w:val="0"/>
          <w:numId w:val="1503"/>
        </w:numPr>
      </w:pPr>
      <w:r>
        <w:t>ReturnIfAbrupt(</w:t>
      </w:r>
      <w:r w:rsidRPr="00E77497">
        <w:rPr>
          <w:i/>
        </w:rPr>
        <w:t>len</w:t>
      </w:r>
      <w:r>
        <w:t>).</w:t>
      </w:r>
    </w:p>
    <w:p w:rsidR="00550D8C" w:rsidRDefault="00550D8C" w:rsidP="00550D8C">
      <w:pPr>
        <w:pStyle w:val="Alg4"/>
        <w:numPr>
          <w:ilvl w:val="0"/>
          <w:numId w:val="1503"/>
        </w:numPr>
      </w:pPr>
      <w:r w:rsidRPr="00E77497">
        <w:t xml:space="preserve">Let </w:t>
      </w:r>
      <w:r>
        <w:rPr>
          <w:i/>
        </w:rPr>
        <w:t>newObj</w:t>
      </w:r>
      <w:r w:rsidRPr="00E77497">
        <w:t xml:space="preserve"> be </w:t>
      </w:r>
      <w:r>
        <w:t xml:space="preserve">the result of </w:t>
      </w:r>
      <w:ins w:id="13174" w:author="Rev 19 Allen Wirfs-Brock" w:date="2013-09-11T14:27:00Z">
        <w:r w:rsidR="006C4D3E">
          <w:t xml:space="preserve">calling the [[Construct]] internal method of </w:t>
        </w:r>
      </w:ins>
      <w:del w:id="13175" w:author="Rev 19 Allen Wirfs-Brock" w:date="2013-09-11T14:27:00Z">
        <w:r w:rsidDel="006C4D3E">
          <w:delText>OrdinaryConstruct(</w:delText>
        </w:r>
      </w:del>
      <w:r w:rsidRPr="00924A5A">
        <w:rPr>
          <w:i/>
        </w:rPr>
        <w:t>C</w:t>
      </w:r>
      <w:del w:id="13176" w:author="Rev 19 Allen Wirfs-Brock" w:date="2013-09-11T14:27:00Z">
        <w:r w:rsidRPr="003F7754" w:rsidDel="006C4D3E">
          <w:rPr>
            <w:iCs/>
          </w:rPr>
          <w:delText>,</w:delText>
        </w:r>
        <w:r w:rsidDel="006C4D3E">
          <w:delText xml:space="preserve"> </w:delText>
        </w:r>
      </w:del>
      <w:ins w:id="13177" w:author="Rev 19 Allen Wirfs-Brock" w:date="2013-09-11T14:27:00Z">
        <w:r w:rsidR="006C4D3E">
          <w:rPr>
            <w:iCs/>
          </w:rPr>
          <w:t xml:space="preserve"> with argument</w:t>
        </w:r>
        <w:r w:rsidR="006C4D3E">
          <w:t xml:space="preserve"> </w:t>
        </w:r>
      </w:ins>
      <w:r>
        <w:t>(</w:t>
      </w:r>
      <w:commentRangeStart w:id="13178"/>
      <w:r w:rsidRPr="001F4648">
        <w:rPr>
          <w:i/>
        </w:rPr>
        <w:t>len</w:t>
      </w:r>
      <w:del w:id="13179" w:author="Rev 19 Allen Wirfs-Brock" w:date="2013-09-11T14:27:00Z">
        <w:r w:rsidDel="006C4D3E">
          <w:rPr>
            <w:iCs/>
          </w:rPr>
          <w:delText>)</w:delText>
        </w:r>
      </w:del>
      <w:r>
        <w:rPr>
          <w:iCs/>
        </w:rPr>
        <w:t>)</w:t>
      </w:r>
      <w:r>
        <w:t>.</w:t>
      </w:r>
      <w:commentRangeEnd w:id="13178"/>
      <w:r>
        <w:rPr>
          <w:rStyle w:val="CommentReference"/>
          <w:rFonts w:ascii="Arial" w:eastAsia="MS Mincho" w:hAnsi="Arial"/>
          <w:spacing w:val="0"/>
          <w:lang w:eastAsia="ja-JP"/>
        </w:rPr>
        <w:commentReference w:id="13178"/>
      </w:r>
    </w:p>
    <w:p w:rsidR="00550D8C" w:rsidRDefault="00550D8C" w:rsidP="00550D8C">
      <w:pPr>
        <w:pStyle w:val="Alg4"/>
        <w:numPr>
          <w:ilvl w:val="0"/>
          <w:numId w:val="1503"/>
        </w:numPr>
      </w:pPr>
      <w:r>
        <w:t>ReturnIfAbrupt(</w:t>
      </w:r>
      <w:r w:rsidRPr="00924A5A">
        <w:rPr>
          <w:i/>
        </w:rPr>
        <w:t>newObj</w:t>
      </w:r>
      <w:r>
        <w:t>).</w:t>
      </w:r>
    </w:p>
    <w:p w:rsidR="00550D8C" w:rsidRPr="00E77497" w:rsidRDefault="00550D8C" w:rsidP="00550D8C">
      <w:pPr>
        <w:pStyle w:val="Alg4"/>
        <w:numPr>
          <w:ilvl w:val="0"/>
          <w:numId w:val="1503"/>
        </w:numPr>
      </w:pPr>
      <w:r w:rsidRPr="00E77497">
        <w:t xml:space="preserve">Let </w:t>
      </w:r>
      <w:r w:rsidRPr="00E77497">
        <w:rPr>
          <w:i/>
        </w:rPr>
        <w:t>k</w:t>
      </w:r>
      <w:r w:rsidRPr="00E77497">
        <w:t xml:space="preserve"> be 0.</w:t>
      </w:r>
    </w:p>
    <w:p w:rsidR="00550D8C" w:rsidRPr="00E77497" w:rsidRDefault="00550D8C" w:rsidP="00550D8C">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rsidR="00550D8C" w:rsidRPr="00E77497" w:rsidRDefault="00550D8C" w:rsidP="00550D8C">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rsidR="00550D8C" w:rsidRPr="00E77497" w:rsidRDefault="00550D8C" w:rsidP="00550D8C">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550D8C" w:rsidRPr="00E77497" w:rsidRDefault="00550D8C" w:rsidP="00550D8C">
      <w:pPr>
        <w:pStyle w:val="Alg4"/>
        <w:numPr>
          <w:ilvl w:val="1"/>
          <w:numId w:val="1503"/>
        </w:numPr>
        <w:contextualSpacing/>
      </w:pPr>
      <w:r>
        <w:t>ReturnIfAbrupt(</w:t>
      </w:r>
      <w:r w:rsidRPr="00E77497">
        <w:rPr>
          <w:i/>
        </w:rPr>
        <w:t>kValue</w:t>
      </w:r>
      <w:r>
        <w:t>).</w:t>
      </w:r>
    </w:p>
    <w:p w:rsidR="00550D8C" w:rsidRDefault="00550D8C" w:rsidP="00550D8C">
      <w:pPr>
        <w:pStyle w:val="Alg4"/>
        <w:numPr>
          <w:ilvl w:val="1"/>
          <w:numId w:val="1503"/>
        </w:numPr>
      </w:pPr>
      <w:r>
        <w:t xml:space="preserve">If </w:t>
      </w:r>
      <w:r>
        <w:rPr>
          <w:i/>
          <w:iCs/>
        </w:rPr>
        <w:t>mapping</w:t>
      </w:r>
      <w:r>
        <w:t xml:space="preserve"> is </w:t>
      </w:r>
      <w:r>
        <w:rPr>
          <w:b/>
          <w:bCs/>
        </w:rPr>
        <w:t>true</w:t>
      </w:r>
      <w:r>
        <w:t>, then</w:t>
      </w:r>
    </w:p>
    <w:p w:rsidR="00550D8C" w:rsidRPr="00E77497" w:rsidRDefault="00550D8C" w:rsidP="00550D8C">
      <w:pPr>
        <w:pStyle w:val="Alg4"/>
        <w:numPr>
          <w:ilvl w:val="2"/>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550D8C" w:rsidRPr="00E77497" w:rsidRDefault="00550D8C" w:rsidP="00550D8C">
      <w:pPr>
        <w:pStyle w:val="Alg4"/>
        <w:numPr>
          <w:ilvl w:val="2"/>
          <w:numId w:val="1503"/>
        </w:numPr>
        <w:contextualSpacing/>
      </w:pPr>
      <w:r>
        <w:t>ReturnIfAbrupt(</w:t>
      </w:r>
      <w:r>
        <w:rPr>
          <w:i/>
        </w:rPr>
        <w:t>mappedValue</w:t>
      </w:r>
      <w:r>
        <w:t>).</w:t>
      </w:r>
    </w:p>
    <w:p w:rsidR="00550D8C" w:rsidRDefault="00550D8C" w:rsidP="00550D8C">
      <w:pPr>
        <w:pStyle w:val="Alg4"/>
        <w:numPr>
          <w:ilvl w:val="1"/>
          <w:numId w:val="1503"/>
        </w:numPr>
      </w:pPr>
      <w:r>
        <w:t xml:space="preserve">Else, let </w:t>
      </w:r>
      <w:r>
        <w:rPr>
          <w:i/>
          <w:iCs/>
        </w:rPr>
        <w:t>mappedValue</w:t>
      </w:r>
      <w:r>
        <w:t xml:space="preserve"> be </w:t>
      </w:r>
      <w:r>
        <w:rPr>
          <w:i/>
          <w:iCs/>
        </w:rPr>
        <w:t>kValue</w:t>
      </w:r>
      <w:r>
        <w:t>.</w:t>
      </w:r>
    </w:p>
    <w:p w:rsidR="00550D8C" w:rsidRPr="00E77497" w:rsidRDefault="00550D8C" w:rsidP="00550D8C">
      <w:pPr>
        <w:pStyle w:val="Alg4"/>
        <w:numPr>
          <w:ilvl w:val="1"/>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550D8C" w:rsidRPr="00E77497" w:rsidRDefault="00550D8C" w:rsidP="00550D8C">
      <w:pPr>
        <w:pStyle w:val="Alg4"/>
        <w:numPr>
          <w:ilvl w:val="1"/>
          <w:numId w:val="1503"/>
        </w:numPr>
        <w:contextualSpacing/>
      </w:pPr>
      <w:r>
        <w:t>ReturnIfAbrupt(</w:t>
      </w:r>
      <w:r>
        <w:rPr>
          <w:i/>
        </w:rPr>
        <w:t>putStatus</w:t>
      </w:r>
      <w:r>
        <w:t>).</w:t>
      </w:r>
    </w:p>
    <w:p w:rsidR="00550D8C" w:rsidRPr="00E77497" w:rsidRDefault="00550D8C" w:rsidP="00550D8C">
      <w:pPr>
        <w:pStyle w:val="Alg4"/>
        <w:numPr>
          <w:ilvl w:val="1"/>
          <w:numId w:val="1503"/>
        </w:numPr>
      </w:pPr>
      <w:r w:rsidRPr="00E77497">
        <w:t xml:space="preserve">Increase </w:t>
      </w:r>
      <w:r w:rsidRPr="00E77497">
        <w:rPr>
          <w:i/>
        </w:rPr>
        <w:t>k</w:t>
      </w:r>
      <w:r w:rsidRPr="00E77497">
        <w:t xml:space="preserve"> by 1.</w:t>
      </w:r>
    </w:p>
    <w:p w:rsidR="00550D8C" w:rsidRPr="00E77497" w:rsidRDefault="00550D8C" w:rsidP="00550D8C">
      <w:pPr>
        <w:pStyle w:val="Alg4"/>
        <w:numPr>
          <w:ilvl w:val="0"/>
          <w:numId w:val="1503"/>
        </w:numPr>
        <w:spacing w:after="120"/>
      </w:pPr>
      <w:r w:rsidRPr="00E77497">
        <w:t xml:space="preserve">Return </w:t>
      </w:r>
      <w:r w:rsidRPr="00924A5A">
        <w:rPr>
          <w:i/>
        </w:rPr>
        <w:t>newObj</w:t>
      </w:r>
      <w:r w:rsidRPr="00E77497">
        <w:t>.</w:t>
      </w:r>
    </w:p>
    <w:p w:rsidR="000374D3" w:rsidRPr="00E77497" w:rsidRDefault="000374D3" w:rsidP="000374D3">
      <w:pPr>
        <w:rPr>
          <w:ins w:id="13180" w:author="Rev 19 Allen Wirfs-Brock" w:date="2013-09-10T13:57:00Z"/>
        </w:rPr>
      </w:pPr>
      <w:ins w:id="13181" w:author="Rev 19 Allen Wirfs-Brock" w:date="2013-09-10T13:57:00Z">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ins>
    </w:p>
    <w:p w:rsidR="00550D8C" w:rsidRPr="00E77497" w:rsidRDefault="00550D8C" w:rsidP="00550D8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del w:id="13182" w:author="Rev 19 Allen Wirfs-Brock" w:date="2013-09-27T09:39:00Z">
        <w:r w:rsidDel="00FE7609">
          <w:delText>the</w:delText>
        </w:r>
        <w:r w:rsidRPr="00E77497" w:rsidDel="00FE7609">
          <w:delText xml:space="preserve"> </w:delText>
        </w:r>
      </w:del>
      <w:ins w:id="13183" w:author="Rev 19 Allen Wirfs-Brock" w:date="2013-09-27T09:39:00Z">
        <w:r w:rsidR="00FE7609">
          <w:t>a Typed</w:t>
        </w:r>
        <w:r w:rsidR="00FE7609" w:rsidRPr="00E77497">
          <w:t xml:space="preserve"> </w:t>
        </w:r>
      </w:ins>
      <w:r w:rsidRPr="00E77497">
        <w:t xml:space="preserve">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rsidR="003E75AF" w:rsidRPr="00E77497" w:rsidRDefault="003E75AF" w:rsidP="003E75AF">
      <w:pPr>
        <w:pStyle w:val="Heading4"/>
      </w:pPr>
      <w:r>
        <w:t>%</w:t>
      </w:r>
      <w:r w:rsidRPr="00573628">
        <w:t>TypedArray</w:t>
      </w:r>
      <w:r>
        <w:t>%</w:t>
      </w:r>
      <w:r w:rsidRPr="00E77497">
        <w:t>.</w:t>
      </w:r>
      <w:r>
        <w:t>of</w:t>
      </w:r>
      <w:r w:rsidRPr="00E77497">
        <w:t xml:space="preserve"> ( </w:t>
      </w:r>
      <w:r>
        <w:t>...items</w:t>
      </w:r>
      <w:r w:rsidRPr="00E77497">
        <w:t xml:space="preserve"> )</w:t>
      </w:r>
    </w:p>
    <w:p w:rsidR="003E75AF" w:rsidRPr="00E77497" w:rsidRDefault="003E75AF" w:rsidP="003E75AF">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rsidR="003E75AF" w:rsidRPr="00E77497" w:rsidRDefault="003E75AF" w:rsidP="003E75AF">
      <w:pPr>
        <w:pStyle w:val="Alg4"/>
        <w:numPr>
          <w:ilvl w:val="0"/>
          <w:numId w:val="1545"/>
        </w:numPr>
      </w:pPr>
      <w:r w:rsidRPr="00E77497">
        <w:lastRenderedPageBreak/>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3E75AF" w:rsidRPr="00E77497" w:rsidRDefault="003E75AF" w:rsidP="003E75AF">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3E75AF" w:rsidRDefault="003E75AF" w:rsidP="003E75AF">
      <w:pPr>
        <w:pStyle w:val="Alg4"/>
        <w:numPr>
          <w:ilvl w:val="0"/>
          <w:numId w:val="1545"/>
        </w:numPr>
      </w:pPr>
      <w:r>
        <w:t xml:space="preserve">Let </w:t>
      </w:r>
      <w:r w:rsidRPr="004403FF">
        <w:rPr>
          <w:i/>
        </w:rPr>
        <w:t>C</w:t>
      </w:r>
      <w:r>
        <w:t xml:space="preserve"> be the </w:t>
      </w:r>
      <w:r w:rsidRPr="00E77497">
        <w:rPr>
          <w:b/>
        </w:rPr>
        <w:t xml:space="preserve">this </w:t>
      </w:r>
      <w:r>
        <w:t>value.</w:t>
      </w:r>
    </w:p>
    <w:p w:rsidR="003E75AF" w:rsidRDefault="003E75AF" w:rsidP="003E75AF">
      <w:pPr>
        <w:pStyle w:val="Alg4"/>
        <w:numPr>
          <w:ilvl w:val="0"/>
          <w:numId w:val="1545"/>
        </w:numPr>
      </w:pPr>
      <w:r>
        <w:t>If IsConstructor(</w:t>
      </w:r>
      <w:r w:rsidRPr="00924A5A">
        <w:rPr>
          <w:i/>
        </w:rPr>
        <w:t>C</w:t>
      </w:r>
      <w:r>
        <w:t xml:space="preserve">) is </w:t>
      </w:r>
      <w:r w:rsidRPr="00924A5A">
        <w:rPr>
          <w:b/>
        </w:rPr>
        <w:t>true</w:t>
      </w:r>
      <w:r>
        <w:t>, then</w:t>
      </w:r>
    </w:p>
    <w:p w:rsidR="003E75AF" w:rsidRDefault="003E75AF" w:rsidP="003E75AF">
      <w:pPr>
        <w:pStyle w:val="Alg4"/>
        <w:numPr>
          <w:ilvl w:val="1"/>
          <w:numId w:val="1545"/>
        </w:numPr>
      </w:pPr>
      <w:r w:rsidRPr="00E77497">
        <w:t xml:space="preserve">Let </w:t>
      </w:r>
      <w:r>
        <w:rPr>
          <w:i/>
        </w:rPr>
        <w:t>newObj</w:t>
      </w:r>
      <w:r w:rsidRPr="00E77497">
        <w:t xml:space="preserve"> be </w:t>
      </w:r>
      <w:r>
        <w:t xml:space="preserve">the result of </w:t>
      </w:r>
      <w:ins w:id="13184" w:author="Rev 19 Allen Wirfs-Brock" w:date="2013-09-11T14:28:00Z">
        <w:r w:rsidR="006C4D3E">
          <w:t xml:space="preserve">calling the [[Construct]] internal method of </w:t>
        </w:r>
      </w:ins>
      <w:del w:id="13185" w:author="Rev 19 Allen Wirfs-Brock" w:date="2013-09-11T14:28:00Z">
        <w:r w:rsidDel="006C4D3E">
          <w:delText>OrdinaryConstruct(</w:delText>
        </w:r>
      </w:del>
      <w:r w:rsidRPr="00924A5A">
        <w:rPr>
          <w:i/>
        </w:rPr>
        <w:t>C</w:t>
      </w:r>
      <w:del w:id="13186" w:author="Rev 19 Allen Wirfs-Brock" w:date="2013-09-11T14:28:00Z">
        <w:r w:rsidRPr="003F7754" w:rsidDel="006C4D3E">
          <w:rPr>
            <w:iCs/>
          </w:rPr>
          <w:delText>,</w:delText>
        </w:r>
        <w:r w:rsidDel="006C4D3E">
          <w:delText xml:space="preserve"> </w:delText>
        </w:r>
      </w:del>
      <w:ins w:id="13187" w:author="Rev 19 Allen Wirfs-Brock" w:date="2013-09-11T14:28:00Z">
        <w:r w:rsidR="006C4D3E">
          <w:rPr>
            <w:iCs/>
          </w:rPr>
          <w:t xml:space="preserve"> with argument</w:t>
        </w:r>
        <w:r w:rsidR="006C4D3E">
          <w:t xml:space="preserve"> </w:t>
        </w:r>
      </w:ins>
      <w:r>
        <w:t>(</w:t>
      </w:r>
      <w:commentRangeStart w:id="13188"/>
      <w:r w:rsidRPr="001F4648">
        <w:rPr>
          <w:i/>
        </w:rPr>
        <w:t>len</w:t>
      </w:r>
      <w:del w:id="13189" w:author="Rev 19 Allen Wirfs-Brock" w:date="2013-09-11T14:28:00Z">
        <w:r w:rsidDel="006C4D3E">
          <w:rPr>
            <w:iCs/>
          </w:rPr>
          <w:delText>)</w:delText>
        </w:r>
      </w:del>
      <w:r>
        <w:rPr>
          <w:iCs/>
        </w:rPr>
        <w:t>)</w:t>
      </w:r>
      <w:r>
        <w:t>.</w:t>
      </w:r>
      <w:commentRangeEnd w:id="13188"/>
      <w:r>
        <w:rPr>
          <w:rStyle w:val="CommentReference"/>
          <w:rFonts w:ascii="Arial" w:eastAsia="MS Mincho" w:hAnsi="Arial"/>
          <w:spacing w:val="0"/>
          <w:lang w:eastAsia="ja-JP"/>
        </w:rPr>
        <w:commentReference w:id="13188"/>
      </w:r>
    </w:p>
    <w:p w:rsidR="006C4D3E" w:rsidRDefault="006C4D3E" w:rsidP="006C4D3E">
      <w:pPr>
        <w:pStyle w:val="Alg4"/>
        <w:numPr>
          <w:ilvl w:val="1"/>
          <w:numId w:val="1545"/>
        </w:numPr>
        <w:rPr>
          <w:ins w:id="13190" w:author="Rev 19 Allen Wirfs-Brock" w:date="2013-09-11T14:29:00Z"/>
        </w:rPr>
      </w:pPr>
      <w:ins w:id="13191" w:author="Rev 19 Allen Wirfs-Brock" w:date="2013-09-11T14:29:00Z">
        <w:r>
          <w:t>ReturnIfAbrupt(</w:t>
        </w:r>
        <w:r w:rsidRPr="00924A5A">
          <w:rPr>
            <w:i/>
          </w:rPr>
          <w:t>newObj</w:t>
        </w:r>
        <w:r>
          <w:t>).</w:t>
        </w:r>
      </w:ins>
    </w:p>
    <w:p w:rsidR="003E75AF" w:rsidRDefault="003E75AF" w:rsidP="003E75AF">
      <w:pPr>
        <w:pStyle w:val="Alg4"/>
        <w:numPr>
          <w:ilvl w:val="0"/>
          <w:numId w:val="1545"/>
        </w:numPr>
      </w:pPr>
      <w:r>
        <w:t>Else,</w:t>
      </w:r>
    </w:p>
    <w:p w:rsidR="003E75AF" w:rsidRPr="00E77497" w:rsidRDefault="003E75AF" w:rsidP="003E75AF">
      <w:pPr>
        <w:pStyle w:val="Alg4"/>
        <w:numPr>
          <w:ilvl w:val="1"/>
          <w:numId w:val="1545"/>
        </w:numPr>
      </w:pPr>
      <w:r>
        <w:t xml:space="preserve">Throw a </w:t>
      </w:r>
      <w:r w:rsidRPr="003F7754">
        <w:rPr>
          <w:b/>
          <w:bCs/>
        </w:rPr>
        <w:t>TypeError</w:t>
      </w:r>
      <w:r>
        <w:t xml:space="preserve"> exception</w:t>
      </w:r>
      <w:r w:rsidRPr="00E77497">
        <w:t>.</w:t>
      </w:r>
    </w:p>
    <w:p w:rsidR="003E75AF" w:rsidDel="006C4D3E" w:rsidRDefault="003E75AF" w:rsidP="003E75AF">
      <w:pPr>
        <w:pStyle w:val="Alg4"/>
        <w:numPr>
          <w:ilvl w:val="0"/>
          <w:numId w:val="1545"/>
        </w:numPr>
        <w:rPr>
          <w:del w:id="13192" w:author="Rev 19 Allen Wirfs-Brock" w:date="2013-09-11T14:29:00Z"/>
        </w:rPr>
      </w:pPr>
      <w:del w:id="13193" w:author="Rev 19 Allen Wirfs-Brock" w:date="2013-09-11T14:29:00Z">
        <w:r w:rsidDel="006C4D3E">
          <w:delText>ReturnIfAbrupt(</w:delText>
        </w:r>
        <w:r w:rsidDel="006C4D3E">
          <w:rPr>
            <w:i/>
          </w:rPr>
          <w:delText>newObj</w:delText>
        </w:r>
        <w:r w:rsidDel="006C4D3E">
          <w:delText>).</w:delText>
        </w:r>
      </w:del>
    </w:p>
    <w:p w:rsidR="003E75AF" w:rsidRPr="00E77497" w:rsidRDefault="003E75AF" w:rsidP="003E75AF">
      <w:pPr>
        <w:pStyle w:val="Alg4"/>
        <w:numPr>
          <w:ilvl w:val="0"/>
          <w:numId w:val="1545"/>
        </w:numPr>
      </w:pPr>
      <w:r w:rsidRPr="00E77497">
        <w:t xml:space="preserve">Let </w:t>
      </w:r>
      <w:r w:rsidRPr="00E77497">
        <w:rPr>
          <w:i/>
        </w:rPr>
        <w:t>k</w:t>
      </w:r>
      <w:r w:rsidRPr="00E77497">
        <w:t xml:space="preserve"> be 0.</w:t>
      </w:r>
    </w:p>
    <w:p w:rsidR="003E75AF" w:rsidRPr="00E77497" w:rsidRDefault="003E75AF" w:rsidP="003E75AF">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rsidR="003E75AF" w:rsidRPr="00E77497" w:rsidRDefault="003E75AF" w:rsidP="003E75AF">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3E75AF" w:rsidRPr="00E77497" w:rsidRDefault="003E75AF" w:rsidP="003E75AF">
      <w:pPr>
        <w:pStyle w:val="Alg4"/>
        <w:numPr>
          <w:ilvl w:val="1"/>
          <w:numId w:val="1545"/>
        </w:numPr>
      </w:pPr>
      <w:r>
        <w:t xml:space="preserve">Let </w:t>
      </w:r>
      <w:del w:id="13194" w:author="Rev 19 Allen Wirfs-Brock" w:date="2013-09-11T14:29:00Z">
        <w:r w:rsidRPr="00E1304F" w:rsidDel="006C4D3E">
          <w:rPr>
            <w:i/>
          </w:rPr>
          <w:delText>define</w:delText>
        </w:r>
        <w:r w:rsidDel="006C4D3E">
          <w:rPr>
            <w:i/>
          </w:rPr>
          <w:delText>Status</w:delText>
        </w:r>
        <w:r w:rsidDel="006C4D3E">
          <w:delText xml:space="preserve"> </w:delText>
        </w:r>
      </w:del>
      <w:ins w:id="13195" w:author="Rev 19 Allen Wirfs-Brock" w:date="2013-09-11T14:29:00Z">
        <w:r w:rsidR="006C4D3E">
          <w:rPr>
            <w:i/>
          </w:rPr>
          <w:t>status</w:t>
        </w:r>
        <w:r w:rsidR="006C4D3E">
          <w:t xml:space="preserve"> </w:t>
        </w:r>
      </w:ins>
      <w:r>
        <w:t>be the result of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rsidR="003E75AF" w:rsidRPr="00E77497" w:rsidRDefault="003E75AF" w:rsidP="003E75AF">
      <w:pPr>
        <w:pStyle w:val="Alg4"/>
        <w:numPr>
          <w:ilvl w:val="1"/>
          <w:numId w:val="1545"/>
        </w:numPr>
        <w:contextualSpacing/>
      </w:pPr>
      <w:r>
        <w:t>ReturnIfAbrupt(</w:t>
      </w:r>
      <w:del w:id="13196" w:author="Rev 19 Allen Wirfs-Brock" w:date="2013-09-11T14:30:00Z">
        <w:r w:rsidRPr="00E1304F" w:rsidDel="006C4D3E">
          <w:rPr>
            <w:i/>
          </w:rPr>
          <w:delText>define</w:delText>
        </w:r>
        <w:r w:rsidDel="006C4D3E">
          <w:rPr>
            <w:i/>
          </w:rPr>
          <w:delText>Status</w:delText>
        </w:r>
      </w:del>
      <w:ins w:id="13197" w:author="Rev 19 Allen Wirfs-Brock" w:date="2013-09-11T14:30:00Z">
        <w:r w:rsidR="006C4D3E">
          <w:rPr>
            <w:i/>
          </w:rPr>
          <w:t>status</w:t>
        </w:r>
      </w:ins>
      <w:r>
        <w:t>).</w:t>
      </w:r>
    </w:p>
    <w:p w:rsidR="003E75AF" w:rsidRPr="00E77497" w:rsidRDefault="003E75AF" w:rsidP="003E75AF">
      <w:pPr>
        <w:pStyle w:val="Alg4"/>
        <w:numPr>
          <w:ilvl w:val="1"/>
          <w:numId w:val="1545"/>
        </w:numPr>
      </w:pPr>
      <w:r w:rsidRPr="00E77497">
        <w:t xml:space="preserve">Increase </w:t>
      </w:r>
      <w:r w:rsidRPr="00E77497">
        <w:rPr>
          <w:i/>
        </w:rPr>
        <w:t>k</w:t>
      </w:r>
      <w:r w:rsidRPr="00E77497">
        <w:t xml:space="preserve"> by 1.</w:t>
      </w:r>
    </w:p>
    <w:p w:rsidR="003E75AF" w:rsidRPr="00E77497" w:rsidRDefault="003E75AF" w:rsidP="003E75AF">
      <w:pPr>
        <w:pStyle w:val="Alg4"/>
        <w:numPr>
          <w:ilvl w:val="0"/>
          <w:numId w:val="1545"/>
        </w:numPr>
        <w:spacing w:after="120"/>
      </w:pPr>
      <w:r w:rsidRPr="00E77497">
        <w:t xml:space="preserve">Return </w:t>
      </w:r>
      <w:r>
        <w:rPr>
          <w:i/>
        </w:rPr>
        <w:t>newObj</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3E75AF" w:rsidRDefault="003E75AF" w:rsidP="003E75AF">
      <w:pPr>
        <w:pStyle w:val="Note"/>
      </w:pPr>
      <w:r>
        <w:t>NOTE 1</w:t>
      </w:r>
      <w:r>
        <w:tab/>
        <w:t xml:space="preserve">The </w:t>
      </w:r>
      <w:r w:rsidRPr="000F607A">
        <w:rPr>
          <w:rFonts w:ascii="Times New Roman" w:hAnsi="Times New Roman"/>
          <w:i/>
        </w:rPr>
        <w:t>items</w:t>
      </w:r>
      <w:r>
        <w:t xml:space="preserve"> argument is assumed to be a well-formed rest argument value. </w:t>
      </w:r>
    </w:p>
    <w:p w:rsidR="003E75AF" w:rsidRPr="00E77497" w:rsidRDefault="003E75AF" w:rsidP="003E75AF">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 xml:space="preserve">However, it does assume that  constructor creates and </w:t>
      </w:r>
      <w:del w:id="13198" w:author="Rev 19 Allen Wirfs-Brock" w:date="2013-09-27T10:29:00Z">
        <w:r w:rsidDel="00540AE6">
          <w:delText xml:space="preserve">initializes </w:delText>
        </w:r>
      </w:del>
      <w:ins w:id="13199" w:author="Rev 19 Allen Wirfs-Brock" w:date="2013-09-27T10:29:00Z">
        <w:r w:rsidR="00540AE6">
          <w:t xml:space="preserve">initialises </w:t>
        </w:r>
      </w:ins>
      <w:r>
        <w:t xml:space="preserve">a length property that is </w:t>
      </w:r>
      <w:del w:id="13200" w:author="Rev 19 Allen Wirfs-Brock" w:date="2013-09-27T10:29:00Z">
        <w:r w:rsidDel="00540AE6">
          <w:delText xml:space="preserve">initialized </w:delText>
        </w:r>
      </w:del>
      <w:ins w:id="13201" w:author="Rev 19 Allen Wirfs-Brock" w:date="2013-09-27T10:29:00Z">
        <w:r w:rsidR="00540AE6">
          <w:t xml:space="preserve">initialised </w:t>
        </w:r>
      </w:ins>
      <w:r>
        <w:t>to its argument value.</w:t>
      </w:r>
    </w:p>
    <w:p w:rsidR="00550D8C" w:rsidRDefault="00550D8C" w:rsidP="00550D8C">
      <w:pPr>
        <w:pStyle w:val="Heading4"/>
      </w:pPr>
      <w:r>
        <w:t>%</w:t>
      </w:r>
      <w:r w:rsidRPr="00573628">
        <w:t>TypedArray</w:t>
      </w:r>
      <w:r>
        <w:t>%.prototype</w:t>
      </w:r>
    </w:p>
    <w:p w:rsidR="00550D8C" w:rsidRDefault="00550D8C" w:rsidP="00550D8C">
      <w:r>
        <w:t>The initial value of %</w:t>
      </w:r>
      <w:r w:rsidRPr="00573628">
        <w:t>TypedArray</w:t>
      </w:r>
      <w:r>
        <w:t>%.prototype is the %TypedArrayPrototype% intrinsic object (</w:t>
      </w:r>
      <w:r w:rsidR="00386020">
        <w:fldChar w:fldCharType="begin"/>
      </w:r>
      <w:r w:rsidR="00386020">
        <w:instrText xml:space="preserve"> REF _Ref366084182 \r \h </w:instrText>
      </w:r>
      <w:r w:rsidR="00386020">
        <w:fldChar w:fldCharType="separate"/>
      </w:r>
      <w:r w:rsidR="00460CAC">
        <w:t>22.2.3</w:t>
      </w:r>
      <w:r w:rsidR="00386020">
        <w:fldChar w:fldCharType="end"/>
      </w:r>
      <w:r>
        <w:t>).</w:t>
      </w:r>
    </w:p>
    <w:p w:rsidR="00550D8C" w:rsidRDefault="00550D8C" w:rsidP="00550D8C">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3E75AF" w:rsidRPr="00A67AF2" w:rsidRDefault="003E75AF" w:rsidP="003E75AF">
      <w:pPr>
        <w:pStyle w:val="Heading4"/>
      </w:pPr>
      <w:r>
        <w:t>%</w:t>
      </w:r>
      <w:r w:rsidRPr="00573628">
        <w:t>TypedArray</w:t>
      </w:r>
      <w:r>
        <w:t>%</w:t>
      </w:r>
      <w:r w:rsidDel="007D0DD9">
        <w:rPr>
          <w:i/>
        </w:rPr>
        <w:t xml:space="preserve"> </w:t>
      </w:r>
      <w:r>
        <w:t>[ @@create ]</w:t>
      </w:r>
      <w:r w:rsidRPr="00A67AF2">
        <w:t xml:space="preserve"> (</w:t>
      </w:r>
      <w:r>
        <w:t xml:space="preserve"> </w:t>
      </w:r>
      <w:r w:rsidRPr="00A67AF2">
        <w:t>)</w:t>
      </w:r>
    </w:p>
    <w:p w:rsidR="003E75AF" w:rsidRPr="00E77497" w:rsidRDefault="003E75AF" w:rsidP="003E75AF">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rsidR="003E75AF"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3E75AF" w:rsidRDefault="003E75AF" w:rsidP="003E75AF">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rsidR="003E75AF" w:rsidRDefault="003E75AF" w:rsidP="003E75AF">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rsidR="003E75AF" w:rsidRPr="00076B9E" w:rsidRDefault="003E75AF" w:rsidP="003E75AF">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36B1B">
        <w:rPr>
          <w:rFonts w:ascii="Courier New" w:hAnsi="Courier New" w:cs="Courier New"/>
          <w:b/>
          <w:bCs/>
        </w:rPr>
        <w:t>TypedArray</w:t>
      </w:r>
      <w:r w:rsidRPr="00C36B1B">
        <w:rPr>
          <w:rFonts w:ascii="Courier New" w:hAnsi="Courier New" w:cs="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3E75AF" w:rsidRDefault="003E75AF" w:rsidP="003E75AF">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3E75AF" w:rsidRPr="00E77497"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 xml:space="preserve">Add a </w:t>
      </w:r>
      <w:r>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b/>
          <w:bCs/>
          <w:iCs/>
        </w:rPr>
        <w:t>undefined</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TypedArray</w:t>
      </w:r>
      <w:r>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the value of </w:t>
      </w:r>
      <w:r>
        <w:rPr>
          <w:rFonts w:ascii="Times New Roman" w:hAnsi="Times New Roman"/>
          <w:i/>
        </w:rPr>
        <w:t>F’s</w:t>
      </w:r>
      <w:r>
        <w:rPr>
          <w:rFonts w:ascii="Times New Roman" w:hAnsi="Times New Roman"/>
          <w:iCs/>
        </w:rPr>
        <w:t xml:space="preserve"> </w:t>
      </w:r>
      <w:r>
        <w:rPr>
          <w:rFonts w:ascii="Times New Roman" w:hAnsi="Times New Roman"/>
        </w:rPr>
        <w:t>[[</w:t>
      </w:r>
      <w:r w:rsidRPr="00520808">
        <w:rPr>
          <w:rFonts w:ascii="Times New Roman" w:hAnsi="Times New Roman"/>
        </w:rPr>
        <w:t>TypedArrayConstructor</w:t>
      </w:r>
      <w:r>
        <w:rPr>
          <w:rFonts w:ascii="Times New Roman" w:hAnsi="Times New Roman"/>
        </w:rPr>
        <w:t>]] internal data property</w:t>
      </w:r>
      <w:r w:rsidRPr="003C32B2" w:rsidDel="00C77389">
        <w:rPr>
          <w:rFonts w:ascii="Times New Roman" w:hAnsi="Times New Roman"/>
          <w:b/>
          <w:bCs/>
          <w:iCs/>
        </w:rPr>
        <w:t xml:space="preserve"> </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iCs/>
        </w:rPr>
        <w:t>0</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w:t>
      </w:r>
      <w:ins w:id="13202" w:author="Rev 19 Allen Wirfs-Brock" w:date="2013-09-26T17:42:00Z">
        <w:r w:rsidR="0072639A">
          <w:rPr>
            <w:rFonts w:ascii="Times New Roman" w:hAnsi="Times New Roman"/>
          </w:rPr>
          <w:t>n</w:t>
        </w:r>
      </w:ins>
      <w:r w:rsidRPr="004F54AE">
        <w:rPr>
          <w:rFonts w:ascii="Times New Roman" w:hAnsi="Times New Roman"/>
        </w:rPr>
        <w:t xml:space="preserve">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rsidR="003E75AF" w:rsidDel="00C464F8" w:rsidRDefault="003E75AF" w:rsidP="003E75AF">
      <w:pPr>
        <w:numPr>
          <w:ilvl w:val="0"/>
          <w:numId w:val="1301"/>
        </w:numPr>
        <w:spacing w:after="0"/>
        <w:contextualSpacing/>
        <w:rPr>
          <w:del w:id="13203" w:author="Rev 19 Allen Wirfs-Brock" w:date="2013-09-23T17:33:00Z"/>
          <w:rFonts w:ascii="Times New Roman" w:hAnsi="Times New Roman"/>
        </w:rPr>
      </w:pPr>
      <w:del w:id="13204" w:author="Rev 19 Allen Wirfs-Brock" w:date="2013-09-23T17:33:00Z">
        <w:r w:rsidDel="00C464F8">
          <w:rPr>
            <w:rFonts w:ascii="Times New Roman" w:hAnsi="Times New Roman"/>
          </w:rPr>
          <w:delText xml:space="preserve">Call the [[PreventExtensions]] internal method of </w:delText>
        </w:r>
        <w:r w:rsidDel="00C464F8">
          <w:rPr>
            <w:rFonts w:ascii="Times New Roman" w:hAnsi="Times New Roman"/>
            <w:i/>
            <w:iCs/>
          </w:rPr>
          <w:delText>obj</w:delText>
        </w:r>
        <w:r w:rsidDel="00C464F8">
          <w:rPr>
            <w:rFonts w:ascii="Times New Roman" w:hAnsi="Times New Roman"/>
          </w:rPr>
          <w:delText>.</w:delText>
        </w:r>
      </w:del>
    </w:p>
    <w:p w:rsidR="003E75AF" w:rsidRDefault="003E75AF" w:rsidP="003E75AF">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3E75AF" w:rsidRPr="00E77497" w:rsidRDefault="003E75AF" w:rsidP="003E75AF">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3E75AF" w:rsidRDefault="003E75AF" w:rsidP="003E75AF">
      <w:pPr>
        <w:pStyle w:val="Heading3"/>
      </w:pPr>
      <w:bookmarkStart w:id="13205" w:name="_Ref366084182"/>
      <w:bookmarkStart w:id="13206" w:name="_Ref366084407"/>
      <w:bookmarkStart w:id="13207" w:name="_Toc368050767"/>
      <w:r>
        <w:t>Properties of the %</w:t>
      </w:r>
      <w:r w:rsidRPr="00573628">
        <w:t>TypedArray</w:t>
      </w:r>
      <w:r>
        <w:t>Prototype% Object</w:t>
      </w:r>
      <w:bookmarkEnd w:id="13205"/>
      <w:bookmarkEnd w:id="13206"/>
      <w:bookmarkEnd w:id="13207"/>
    </w:p>
    <w:p w:rsidR="003E75AF" w:rsidRDefault="003E75AF" w:rsidP="003E75AF">
      <w:r>
        <w:t>The value of the [[Prototype]] internal data property of the %</w:t>
      </w:r>
      <w:r w:rsidRPr="00573628">
        <w:t>TypedArray</w:t>
      </w:r>
      <w:r>
        <w:t>Prototype% object is the standard built-in Object prototype object (</w:t>
      </w:r>
      <w:r>
        <w:fldChar w:fldCharType="begin"/>
      </w:r>
      <w:r>
        <w:instrText xml:space="preserve"> REF _Ref360007187 \r \h </w:instrText>
      </w:r>
      <w:r>
        <w:fldChar w:fldCharType="separate"/>
      </w:r>
      <w:r w:rsidR="00460CAC">
        <w:t>19.1.4</w:t>
      </w:r>
      <w:r>
        <w:fldChar w:fldCharType="end"/>
      </w:r>
      <w:r>
        <w:t>). The %</w:t>
      </w:r>
      <w:r w:rsidRPr="00573628">
        <w:t>TypedArray</w:t>
      </w:r>
      <w:r>
        <w:t xml:space="preserve">Prototype% object is an ordinary object. It does not have a [[ViewedArrayBuffer]] or or any other of the internal data properties that are specific to </w:t>
      </w:r>
      <w:r>
        <w:rPr>
          <w:i/>
          <w:iCs/>
        </w:rPr>
        <w:t>TypedArray</w:t>
      </w:r>
      <w:r>
        <w:t xml:space="preserve"> instance objects.</w:t>
      </w:r>
    </w:p>
    <w:p w:rsidR="003E75AF" w:rsidRDefault="003E75AF" w:rsidP="003E75AF">
      <w:pPr>
        <w:pStyle w:val="Heading4"/>
      </w:pPr>
      <w:commentRangeStart w:id="13208"/>
      <w:r>
        <w:lastRenderedPageBreak/>
        <w:t xml:space="preserve">get </w:t>
      </w:r>
      <w:commentRangeEnd w:id="13208"/>
      <w:r>
        <w:rPr>
          <w:rStyle w:val="CommentReference"/>
          <w:b w:val="0"/>
        </w:rPr>
        <w:commentReference w:id="13208"/>
      </w:r>
      <w:r w:rsidRPr="00286791">
        <w:rPr>
          <w:i/>
        </w:rPr>
        <w:t xml:space="preserve"> </w:t>
      </w:r>
      <w:r>
        <w:t>%</w:t>
      </w:r>
      <w:r w:rsidRPr="00573628">
        <w:t>TypedArray</w:t>
      </w:r>
      <w:r>
        <w:t>%.prototype.buffer</w:t>
      </w:r>
    </w:p>
    <w:p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3E75AF" w:rsidRPr="00E77497" w:rsidRDefault="003E75AF" w:rsidP="003E75AF">
      <w:pPr>
        <w:pStyle w:val="Alg4"/>
        <w:numPr>
          <w:ilvl w:val="0"/>
          <w:numId w:val="1303"/>
        </w:numPr>
      </w:pPr>
      <w:r w:rsidRPr="00E77497">
        <w:t xml:space="preserve">Let </w:t>
      </w:r>
      <w:r>
        <w:rPr>
          <w:i/>
        </w:rPr>
        <w:t>O</w:t>
      </w:r>
      <w:r w:rsidRPr="00E77497">
        <w:t xml:space="preserve"> be </w:t>
      </w:r>
      <w:del w:id="13209" w:author="Rev 19 Allen Wirfs-Brock" w:date="2013-09-27T11:32:00Z">
        <w:r w:rsidRPr="00E77497" w:rsidDel="00CB251B">
          <w:delText>the</w:delText>
        </w:r>
        <w:r w:rsidDel="00CB251B">
          <w:delText xml:space="preserve"> result of  calling ToObject with </w:delText>
        </w:r>
      </w:del>
      <w:r>
        <w:t xml:space="preserve">the </w:t>
      </w:r>
      <w:r w:rsidRPr="00E77497">
        <w:rPr>
          <w:b/>
        </w:rPr>
        <w:t>this</w:t>
      </w:r>
      <w:r w:rsidRPr="00E77497">
        <w:t xml:space="preserve"> value</w:t>
      </w:r>
      <w:del w:id="13210" w:author="Rev 19 Allen Wirfs-Brock" w:date="2013-09-27T11:32:00Z">
        <w:r w:rsidRPr="007B0456" w:rsidDel="00CB251B">
          <w:delText xml:space="preserve"> </w:delText>
        </w:r>
        <w:r w:rsidDel="00CB251B">
          <w:delText>as its argument</w:delText>
        </w:r>
      </w:del>
      <w:r w:rsidRPr="00E77497">
        <w:t>.</w:t>
      </w:r>
    </w:p>
    <w:p w:rsidR="00CB251B" w:rsidRDefault="00CB251B" w:rsidP="00CB251B">
      <w:pPr>
        <w:pStyle w:val="Alg4"/>
        <w:numPr>
          <w:ilvl w:val="0"/>
          <w:numId w:val="1303"/>
        </w:numPr>
        <w:rPr>
          <w:ins w:id="13211" w:author="Rev 19 Allen Wirfs-Brock" w:date="2013-09-27T11:38:00Z"/>
        </w:rPr>
      </w:pPr>
      <w:ins w:id="13212" w:author="Rev 19 Allen Wirfs-Brock" w:date="2013-09-27T11:38:00Z">
        <w:r>
          <w:t>If Type(</w:t>
        </w:r>
        <w:r>
          <w:rPr>
            <w:i/>
          </w:rPr>
          <w:t>O</w:t>
        </w:r>
        <w:r>
          <w:t xml:space="preserve">) is not Object, throw a </w:t>
        </w:r>
        <w:r w:rsidRPr="00CB251B">
          <w:rPr>
            <w:b/>
          </w:rPr>
          <w:t>TypeError</w:t>
        </w:r>
        <w:r>
          <w:t xml:space="preserve"> exception.</w:t>
        </w:r>
      </w:ins>
    </w:p>
    <w:p w:rsidR="003E75AF" w:rsidRPr="00E77497" w:rsidDel="00CB251B" w:rsidRDefault="003E75AF" w:rsidP="003E75AF">
      <w:pPr>
        <w:pStyle w:val="Alg4"/>
        <w:numPr>
          <w:ilvl w:val="0"/>
          <w:numId w:val="1303"/>
        </w:numPr>
        <w:rPr>
          <w:del w:id="13213" w:author="Rev 19 Allen Wirfs-Brock" w:date="2013-09-27T11:32:00Z"/>
        </w:rPr>
      </w:pPr>
      <w:del w:id="13214" w:author="Rev 19 Allen Wirfs-Brock" w:date="2013-09-27T11:32:00Z">
        <w:r w:rsidDel="00CB251B">
          <w:delText>ReturnIfAbrupt(</w:delText>
        </w:r>
        <w:r w:rsidDel="00CB251B">
          <w:rPr>
            <w:i/>
          </w:rPr>
          <w:delText>O</w:delText>
        </w:r>
        <w:r w:rsidDel="00CB251B">
          <w:delText>).</w:delText>
        </w:r>
      </w:del>
    </w:p>
    <w:p w:rsidR="003E75AF" w:rsidRDefault="003E75AF" w:rsidP="003E75AF">
      <w:pPr>
        <w:pStyle w:val="Alg4"/>
        <w:numPr>
          <w:ilvl w:val="0"/>
          <w:numId w:val="1303"/>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3"/>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Pr="00E77497" w:rsidRDefault="003E75AF" w:rsidP="003E75AF">
      <w:pPr>
        <w:pStyle w:val="Alg4"/>
        <w:numPr>
          <w:ilvl w:val="0"/>
          <w:numId w:val="1303"/>
        </w:numPr>
        <w:spacing w:after="220"/>
      </w:pPr>
      <w:r>
        <w:t xml:space="preserve">Return </w:t>
      </w:r>
      <w:r>
        <w:rPr>
          <w:i/>
          <w:iCs/>
        </w:rPr>
        <w:t>buffer</w:t>
      </w:r>
      <w:r>
        <w:t>.</w:t>
      </w:r>
    </w:p>
    <w:p w:rsidR="003E75AF" w:rsidRDefault="003E75AF" w:rsidP="003E75AF">
      <w:pPr>
        <w:pStyle w:val="Heading4"/>
      </w:pPr>
      <w:commentRangeStart w:id="13215"/>
      <w:r>
        <w:t xml:space="preserve">get </w:t>
      </w:r>
      <w:commentRangeEnd w:id="13215"/>
      <w:r>
        <w:rPr>
          <w:rStyle w:val="CommentReference"/>
          <w:b w:val="0"/>
        </w:rPr>
        <w:commentReference w:id="13215"/>
      </w:r>
      <w:r w:rsidRPr="00286791">
        <w:rPr>
          <w:i/>
        </w:rPr>
        <w:t xml:space="preserve"> </w:t>
      </w:r>
      <w:r>
        <w:t>%</w:t>
      </w:r>
      <w:r w:rsidRPr="00573628">
        <w:t>TypedArray</w:t>
      </w:r>
      <w:r>
        <w:t>%.prototype.byteLength</w:t>
      </w:r>
    </w:p>
    <w:p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4"/>
        </w:numPr>
      </w:pPr>
      <w:r w:rsidRPr="00E77497">
        <w:t xml:space="preserve">Let </w:t>
      </w:r>
      <w:r>
        <w:rPr>
          <w:i/>
        </w:rPr>
        <w:t>O</w:t>
      </w:r>
      <w:r w:rsidRPr="00E77497">
        <w:t xml:space="preserve"> be </w:t>
      </w:r>
      <w:del w:id="13216" w:author="Rev 19 Allen Wirfs-Brock" w:date="2013-09-27T11:32:00Z">
        <w:r w:rsidRPr="00E77497" w:rsidDel="00CB251B">
          <w:delText>the</w:delText>
        </w:r>
        <w:r w:rsidDel="00CB251B">
          <w:delText xml:space="preserve"> result of  calling ToObject with </w:delText>
        </w:r>
      </w:del>
      <w:r>
        <w:t xml:space="preserve">the </w:t>
      </w:r>
      <w:r w:rsidRPr="00E77497">
        <w:rPr>
          <w:b/>
        </w:rPr>
        <w:t>this</w:t>
      </w:r>
      <w:r w:rsidRPr="00E77497">
        <w:t xml:space="preserve"> value</w:t>
      </w:r>
      <w:del w:id="13217" w:author="Rev 19 Allen Wirfs-Brock" w:date="2013-09-27T11:32:00Z">
        <w:r w:rsidRPr="007B0456" w:rsidDel="00CB251B">
          <w:delText xml:space="preserve"> </w:delText>
        </w:r>
        <w:r w:rsidDel="00CB251B">
          <w:delText>as its argument</w:delText>
        </w:r>
      </w:del>
      <w:r w:rsidRPr="00E77497">
        <w:t>.</w:t>
      </w:r>
    </w:p>
    <w:p w:rsidR="00CB251B" w:rsidRDefault="00CB251B" w:rsidP="00CB251B">
      <w:pPr>
        <w:pStyle w:val="Alg4"/>
        <w:numPr>
          <w:ilvl w:val="0"/>
          <w:numId w:val="1304"/>
        </w:numPr>
        <w:rPr>
          <w:ins w:id="13218" w:author="Rev 19 Allen Wirfs-Brock" w:date="2013-09-27T11:37:00Z"/>
        </w:rPr>
      </w:pPr>
      <w:ins w:id="13219" w:author="Rev 19 Allen Wirfs-Brock" w:date="2013-09-27T11:37:00Z">
        <w:r>
          <w:t>If Type(</w:t>
        </w:r>
        <w:r>
          <w:rPr>
            <w:i/>
          </w:rPr>
          <w:t>O</w:t>
        </w:r>
        <w:r>
          <w:t xml:space="preserve">) is not Object, throw a </w:t>
        </w:r>
        <w:r w:rsidRPr="00CB251B">
          <w:rPr>
            <w:b/>
          </w:rPr>
          <w:t>TypeError</w:t>
        </w:r>
        <w:r>
          <w:t xml:space="preserve"> exception.</w:t>
        </w:r>
      </w:ins>
    </w:p>
    <w:p w:rsidR="003E75AF" w:rsidRPr="00E77497" w:rsidDel="00CB251B" w:rsidRDefault="003E75AF" w:rsidP="003E75AF">
      <w:pPr>
        <w:pStyle w:val="Alg4"/>
        <w:numPr>
          <w:ilvl w:val="0"/>
          <w:numId w:val="1304"/>
        </w:numPr>
        <w:rPr>
          <w:del w:id="13220" w:author="Rev 19 Allen Wirfs-Brock" w:date="2013-09-27T11:33:00Z"/>
        </w:rPr>
      </w:pPr>
      <w:del w:id="13221" w:author="Rev 19 Allen Wirfs-Brock" w:date="2013-09-27T11:33:00Z">
        <w:r w:rsidDel="00CB251B">
          <w:delText>ReturnIfAbrupt(</w:delText>
        </w:r>
        <w:r w:rsidDel="00CB251B">
          <w:rPr>
            <w:i/>
          </w:rPr>
          <w:delText>O</w:delText>
        </w:r>
        <w:r w:rsidDel="00CB251B">
          <w:delText>).</w:delText>
        </w:r>
      </w:del>
    </w:p>
    <w:p w:rsidR="003E75AF" w:rsidRDefault="003E75AF" w:rsidP="003E75AF">
      <w:pPr>
        <w:pStyle w:val="Alg4"/>
        <w:numPr>
          <w:ilvl w:val="0"/>
          <w:numId w:val="1304"/>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4"/>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rsidR="003E75AF" w:rsidRPr="00E77497" w:rsidRDefault="003E75AF" w:rsidP="003E75AF">
      <w:pPr>
        <w:pStyle w:val="Alg4"/>
        <w:numPr>
          <w:ilvl w:val="0"/>
          <w:numId w:val="1304"/>
        </w:numPr>
        <w:spacing w:after="220"/>
      </w:pPr>
      <w:r>
        <w:t xml:space="preserve">Return </w:t>
      </w:r>
      <w:r>
        <w:rPr>
          <w:i/>
          <w:iCs/>
        </w:rPr>
        <w:t>size</w:t>
      </w:r>
      <w:r>
        <w:t>.</w:t>
      </w:r>
    </w:p>
    <w:p w:rsidR="003E75AF" w:rsidRDefault="003E75AF" w:rsidP="003E75AF">
      <w:pPr>
        <w:pStyle w:val="Heading4"/>
      </w:pPr>
      <w:commentRangeStart w:id="13222"/>
      <w:r>
        <w:t xml:space="preserve">get </w:t>
      </w:r>
      <w:commentRangeEnd w:id="13222"/>
      <w:r>
        <w:rPr>
          <w:rStyle w:val="CommentReference"/>
          <w:b w:val="0"/>
        </w:rPr>
        <w:commentReference w:id="13222"/>
      </w:r>
      <w:r w:rsidRPr="00286791">
        <w:rPr>
          <w:i/>
        </w:rPr>
        <w:t xml:space="preserve"> </w:t>
      </w:r>
      <w:r>
        <w:t>%</w:t>
      </w:r>
      <w:r w:rsidRPr="00573628">
        <w:t>TypedArray</w:t>
      </w:r>
      <w:r>
        <w:t>%.prototype.byteOffset</w:t>
      </w:r>
    </w:p>
    <w:p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5"/>
        </w:numPr>
      </w:pPr>
      <w:r w:rsidRPr="00E77497">
        <w:t xml:space="preserve">Let </w:t>
      </w:r>
      <w:r>
        <w:rPr>
          <w:i/>
        </w:rPr>
        <w:t>O</w:t>
      </w:r>
      <w:r w:rsidRPr="00E77497">
        <w:t xml:space="preserve"> be the</w:t>
      </w:r>
      <w:r>
        <w:t xml:space="preserve"> </w:t>
      </w:r>
      <w:del w:id="13223" w:author="Rev 19 Allen Wirfs-Brock" w:date="2013-09-27T11:33:00Z">
        <w:r w:rsidDel="00CB251B">
          <w:delText xml:space="preserve">result of  calling ToObject with the </w:delText>
        </w:r>
      </w:del>
      <w:r w:rsidRPr="00E77497">
        <w:rPr>
          <w:b/>
        </w:rPr>
        <w:t>this</w:t>
      </w:r>
      <w:r w:rsidRPr="00E77497">
        <w:t xml:space="preserve"> value</w:t>
      </w:r>
      <w:del w:id="13224" w:author="Rev 19 Allen Wirfs-Brock" w:date="2013-09-27T11:33:00Z">
        <w:r w:rsidRPr="007B0456" w:rsidDel="00CB251B">
          <w:delText xml:space="preserve"> </w:delText>
        </w:r>
        <w:r w:rsidDel="00CB251B">
          <w:delText>as its argument</w:delText>
        </w:r>
      </w:del>
      <w:r w:rsidRPr="00E77497">
        <w:t>.</w:t>
      </w:r>
    </w:p>
    <w:p w:rsidR="00CB251B" w:rsidRDefault="00CB251B" w:rsidP="00CB251B">
      <w:pPr>
        <w:pStyle w:val="Alg4"/>
        <w:numPr>
          <w:ilvl w:val="0"/>
          <w:numId w:val="1305"/>
        </w:numPr>
        <w:rPr>
          <w:ins w:id="13225" w:author="Rev 19 Allen Wirfs-Brock" w:date="2013-09-27T11:37:00Z"/>
        </w:rPr>
      </w:pPr>
      <w:ins w:id="13226" w:author="Rev 19 Allen Wirfs-Brock" w:date="2013-09-27T11:37:00Z">
        <w:r>
          <w:t>If Type(</w:t>
        </w:r>
        <w:r>
          <w:rPr>
            <w:i/>
          </w:rPr>
          <w:t>O</w:t>
        </w:r>
        <w:r>
          <w:t xml:space="preserve">) is not Object, throw a </w:t>
        </w:r>
        <w:r w:rsidRPr="00CB251B">
          <w:rPr>
            <w:b/>
          </w:rPr>
          <w:t>TypeError</w:t>
        </w:r>
        <w:r>
          <w:t xml:space="preserve"> exception.</w:t>
        </w:r>
      </w:ins>
    </w:p>
    <w:p w:rsidR="003E75AF" w:rsidRPr="00E77497" w:rsidDel="00CB251B" w:rsidRDefault="003E75AF" w:rsidP="003E75AF">
      <w:pPr>
        <w:pStyle w:val="Alg4"/>
        <w:numPr>
          <w:ilvl w:val="0"/>
          <w:numId w:val="1305"/>
        </w:numPr>
        <w:rPr>
          <w:del w:id="13227" w:author="Rev 19 Allen Wirfs-Brock" w:date="2013-09-27T11:33:00Z"/>
        </w:rPr>
      </w:pPr>
      <w:del w:id="13228" w:author="Rev 19 Allen Wirfs-Brock" w:date="2013-09-27T11:33:00Z">
        <w:r w:rsidDel="00CB251B">
          <w:delText>ReturnIfAbrupt(</w:delText>
        </w:r>
        <w:r w:rsidDel="00CB251B">
          <w:rPr>
            <w:i/>
          </w:rPr>
          <w:delText>O</w:delText>
        </w:r>
        <w:r w:rsidDel="00CB251B">
          <w:delText>).</w:delText>
        </w:r>
      </w:del>
    </w:p>
    <w:p w:rsidR="003E75AF" w:rsidRDefault="003E75AF" w:rsidP="003E75AF">
      <w:pPr>
        <w:pStyle w:val="Alg4"/>
        <w:numPr>
          <w:ilvl w:val="0"/>
          <w:numId w:val="1305"/>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5"/>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rsidR="003E75AF" w:rsidRPr="00E77497" w:rsidRDefault="003E75AF" w:rsidP="003E75AF">
      <w:pPr>
        <w:pStyle w:val="Alg4"/>
        <w:numPr>
          <w:ilvl w:val="0"/>
          <w:numId w:val="1305"/>
        </w:numPr>
        <w:spacing w:after="220"/>
      </w:pPr>
      <w:r>
        <w:t xml:space="preserve">Return </w:t>
      </w:r>
      <w:r>
        <w:rPr>
          <w:i/>
          <w:iCs/>
        </w:rPr>
        <w:t>offset</w:t>
      </w:r>
      <w:r>
        <w:t>.</w:t>
      </w:r>
    </w:p>
    <w:p w:rsidR="00550D8C" w:rsidRDefault="00550D8C" w:rsidP="00550D8C">
      <w:pPr>
        <w:pStyle w:val="Heading4"/>
      </w:pPr>
      <w:r>
        <w:t>%</w:t>
      </w:r>
      <w:r w:rsidRPr="00573628">
        <w:t>TypedArray</w:t>
      </w:r>
      <w:r>
        <w:t>%.prototype.constructor</w:t>
      </w:r>
    </w:p>
    <w:p w:rsidR="00550D8C" w:rsidRDefault="00550D8C" w:rsidP="00550D8C">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rsidR="00376910" w:rsidRPr="00E77497" w:rsidRDefault="00376910" w:rsidP="00376910">
      <w:pPr>
        <w:pStyle w:val="Heading4"/>
      </w:pPr>
      <w:r>
        <w:t>%</w:t>
      </w:r>
      <w:r w:rsidRPr="00573628">
        <w:t>TypedArray</w:t>
      </w:r>
      <w:r>
        <w:t>%</w:t>
      </w:r>
      <w:r w:rsidRPr="00E77497">
        <w:t>.prototype.</w:t>
      </w:r>
      <w:r>
        <w:t>copyWithin</w:t>
      </w:r>
      <w:r w:rsidRPr="00E77497">
        <w:t xml:space="preserve"> (</w:t>
      </w:r>
      <w:r>
        <w:t>target, start, end = this.length</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rsidR="004B439B">
        <w:fldChar w:fldCharType="begin"/>
      </w:r>
      <w:r w:rsidR="004B439B">
        <w:instrText xml:space="preserve"> REF _Ref366080765 \r \h </w:instrText>
      </w:r>
      <w:r w:rsidR="004B439B">
        <w:fldChar w:fldCharType="separate"/>
      </w:r>
      <w:r w:rsidR="00460CAC">
        <w:t>22.1.3.3</w:t>
      </w:r>
      <w:r w:rsidR="004B439B">
        <w:fldChar w:fldCharType="end"/>
      </w:r>
      <w:r>
        <w:t xml:space="preserve">. However, the implementation of the algorithm may be optimized </w:t>
      </w:r>
      <w:del w:id="13229" w:author="Rev 19 Allen Wirfs-Brock" w:date="2013-09-27T11:21:00Z">
        <w:r w:rsidDel="004264B3">
          <w:delText>to assume</w:delText>
        </w:r>
      </w:del>
      <w:ins w:id="13230" w:author="Rev 19 Allen Wirfs-Brock" w:date="2013-09-27T11:41:00Z">
        <w:r w:rsidR="00CB251B">
          <w:t>with</w:t>
        </w:r>
      </w:ins>
      <w:ins w:id="13231" w:author="Rev 19 Allen Wirfs-Brock" w:date="2013-09-27T11:21:00Z">
        <w:r w:rsidR="004264B3">
          <w:t xml:space="preserve"> the knowledge</w:t>
        </w:r>
      </w:ins>
      <w:r>
        <w:t xml:space="preserve"> that the </w:t>
      </w:r>
      <w:r w:rsidRPr="00392F64">
        <w:rPr>
          <w:b/>
        </w:rPr>
        <w:t>this</w:t>
      </w:r>
      <w:r>
        <w:t xml:space="preserve"> value is an object that has a fixed length and whose integer indexed properties are not sparse.</w:t>
      </w:r>
      <w:ins w:id="13232" w:author="Rev 19 Allen Wirfs-Brock" w:date="2013-09-27T11:45:00Z">
        <w:r w:rsidR="000643F8">
          <w:t xml:space="preserve"> However, such optimization must not introduce any observable changes in the specified behaviour of the algorithm.</w:t>
        </w:r>
      </w:ins>
    </w:p>
    <w:p w:rsidR="00093129" w:rsidRDefault="00093129" w:rsidP="00093129">
      <w:pPr>
        <w:rPr>
          <w:ins w:id="13233" w:author="Rev 19 Allen Wirfs-Brock" w:date="2013-09-27T11:19:00Z"/>
        </w:rPr>
      </w:pPr>
      <w:ins w:id="13234" w:author="Rev 19 Allen Wirfs-Brock" w:date="2013-09-27T11:19:00Z">
        <w:r>
          <w:t xml:space="preserve">This </w:t>
        </w:r>
      </w:ins>
      <w:ins w:id="13235" w:author="Rev 19 Allen Wirfs-Brock" w:date="2013-09-27T11:25:00Z">
        <w:r w:rsidR="004264B3">
          <w:t xml:space="preserve">function </w:t>
        </w:r>
      </w:ins>
      <w:ins w:id="13236" w:author="Rev 19 Allen Wirfs-Brock" w:date="2013-09-27T11:19: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w:t>
        </w:r>
      </w:ins>
      <w:ins w:id="13237" w:author="Rev 19 Allen Wirfs-Brock" w:date="2013-09-27T11:20:00Z">
        <w:r w:rsidR="004264B3">
          <w:t>this function</w:t>
        </w:r>
      </w:ins>
      <w:ins w:id="13238" w:author="Rev 19 Allen Wirfs-Brock" w:date="2013-09-27T11:19:00Z">
        <w:r>
          <w:t xml:space="preserve">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del w:id="13239" w:author="Rev 19 Allen Wirfs-Brock" w:date="2013-09-10T14:01:00Z">
        <w:r w:rsidDel="002B399F">
          <w:rPr>
            <w:rFonts w:ascii="Courier New" w:hAnsi="Courier New" w:cs="Courier New"/>
            <w:b/>
          </w:rPr>
          <w:delText>find</w:delText>
        </w:r>
        <w:r w:rsidRPr="00E77497" w:rsidDel="002B399F">
          <w:delText xml:space="preserve"> </w:delText>
        </w:r>
      </w:del>
      <w:ins w:id="13240" w:author="Rev 19 Allen Wirfs-Brock" w:date="2013-09-10T14:01:00Z">
        <w:r w:rsidR="002B399F">
          <w:rPr>
            <w:rFonts w:ascii="Courier New" w:hAnsi="Courier New" w:cs="Courier New"/>
            <w:b/>
          </w:rPr>
          <w:t>copyWithin</w:t>
        </w:r>
        <w:r w:rsidR="002B399F" w:rsidRPr="00E77497">
          <w:t xml:space="preserve"> </w:t>
        </w:r>
      </w:ins>
      <w:r w:rsidRPr="00E77497">
        <w:t xml:space="preserve">method is </w:t>
      </w:r>
      <w:r>
        <w:rPr>
          <w:b/>
        </w:rPr>
        <w:t>2</w:t>
      </w:r>
      <w:r w:rsidRPr="00E77497">
        <w:t>.</w:t>
      </w:r>
      <w:r>
        <w:tab/>
      </w:r>
      <w:r>
        <w:tab/>
      </w:r>
    </w:p>
    <w:p w:rsidR="00376910" w:rsidRPr="00E77497" w:rsidRDefault="00376910" w:rsidP="00376910">
      <w:pPr>
        <w:pStyle w:val="Heading4"/>
      </w:pPr>
      <w:r>
        <w:t>%</w:t>
      </w:r>
      <w:r w:rsidRPr="00573628">
        <w:t>TypedArray</w:t>
      </w:r>
      <w:r>
        <w:t>%</w:t>
      </w:r>
      <w:r w:rsidRPr="00E77497">
        <w:t>.prototype.</w:t>
      </w:r>
      <w:r>
        <w:t>entries</w:t>
      </w:r>
      <w:r w:rsidRPr="00E77497">
        <w:t xml:space="preserve"> (</w:t>
      </w:r>
      <w:r>
        <w:t xml:space="preserve"> </w:t>
      </w:r>
      <w:r w:rsidRPr="00E77497">
        <w:t>)</w:t>
      </w:r>
    </w:p>
    <w:p w:rsidR="00376910" w:rsidRPr="00E77497" w:rsidRDefault="00376910" w:rsidP="00376910">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rsidR="004B439B">
        <w:fldChar w:fldCharType="begin"/>
      </w:r>
      <w:r w:rsidR="004B439B">
        <w:instrText xml:space="preserve"> REF _Ref366080787 \r \h </w:instrText>
      </w:r>
      <w:r w:rsidR="004B439B">
        <w:fldChar w:fldCharType="separate"/>
      </w:r>
      <w:r w:rsidR="00460CAC">
        <w:t>22.1.3.4</w:t>
      </w:r>
      <w:r w:rsidR="004B439B">
        <w:fldChar w:fldCharType="end"/>
      </w:r>
      <w:r>
        <w:t>.</w:t>
      </w:r>
    </w:p>
    <w:p w:rsidR="00376910" w:rsidRPr="00E77497" w:rsidRDefault="00376910" w:rsidP="00376910">
      <w:pPr>
        <w:pStyle w:val="Heading4"/>
      </w:pPr>
      <w:r>
        <w:lastRenderedPageBreak/>
        <w:t>%</w:t>
      </w:r>
      <w:r w:rsidRPr="00573628">
        <w:t>TypedArray</w:t>
      </w:r>
      <w:r>
        <w:t>%</w:t>
      </w:r>
      <w:r w:rsidRPr="00E77497">
        <w:t>.prototype.</w:t>
      </w:r>
      <w:r>
        <w:t>every</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rsidR="006A3D7C">
        <w:fldChar w:fldCharType="begin"/>
      </w:r>
      <w:r w:rsidR="006A3D7C">
        <w:instrText xml:space="preserve"> REF _Ref366080386 \r \h </w:instrText>
      </w:r>
      <w:r w:rsidR="006A3D7C">
        <w:fldChar w:fldCharType="separate"/>
      </w:r>
      <w:r w:rsidR="00460CAC">
        <w:t>22.1.3.5</w:t>
      </w:r>
      <w:r w:rsidR="006A3D7C">
        <w:fldChar w:fldCharType="end"/>
      </w:r>
      <w:r>
        <w:t xml:space="preserve">. However, the implementation of the algorithm may be optimized </w:t>
      </w:r>
      <w:ins w:id="13241" w:author="Rev 19 Allen Wirfs-Brock" w:date="2013-09-27T11:42:00Z">
        <w:r w:rsidR="00CB251B">
          <w:t xml:space="preserve">with the knowledge </w:t>
        </w:r>
      </w:ins>
      <w:del w:id="13242" w:author="Rev 19 Allen Wirfs-Brock" w:date="2013-09-27T11:42:00Z">
        <w:r w:rsidDel="00CB251B">
          <w:delText xml:space="preserve">to assume </w:delText>
        </w:r>
      </w:del>
      <w:r>
        <w:t xml:space="preserve">that the </w:t>
      </w:r>
      <w:r w:rsidRPr="00392F64">
        <w:rPr>
          <w:b/>
        </w:rPr>
        <w:t>this</w:t>
      </w:r>
      <w:r>
        <w:t xml:space="preserve"> value is an object that has a fixed length and whose integer indexed properties are not sparse.</w:t>
      </w:r>
      <w:ins w:id="13243" w:author="Rev 19 Allen Wirfs-Brock" w:date="2013-09-27T11:46: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244" w:author="Rev 19 Allen Wirfs-Brock" w:date="2013-09-27T11:20:00Z"/>
        </w:rPr>
      </w:pPr>
      <w:ins w:id="13245" w:author="Rev 19 Allen Wirfs-Brock" w:date="2013-09-27T11:20:00Z">
        <w:r>
          <w:t xml:space="preserve">This </w:t>
        </w:r>
      </w:ins>
      <w:ins w:id="13246" w:author="Rev 19 Allen Wirfs-Brock" w:date="2013-09-27T11:25:00Z">
        <w:r>
          <w:t xml:space="preserve">function </w:t>
        </w:r>
      </w:ins>
      <w:ins w:id="13247" w:author="Rev 19 Allen Wirfs-Brock" w:date="2013-09-27T11:20: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fill</w:t>
      </w:r>
      <w:r w:rsidRPr="00E77497">
        <w:t xml:space="preserve"> (</w:t>
      </w:r>
      <w:r>
        <w:t>value, start = 0, end = this.length</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rsidR="004B439B">
        <w:fldChar w:fldCharType="begin"/>
      </w:r>
      <w:r w:rsidR="004B439B">
        <w:instrText xml:space="preserve"> REF _Ref366080808 \r \h </w:instrText>
      </w:r>
      <w:r w:rsidR="004B439B">
        <w:fldChar w:fldCharType="separate"/>
      </w:r>
      <w:r w:rsidR="00460CAC">
        <w:t>22.1.3.6</w:t>
      </w:r>
      <w:r w:rsidR="004B439B">
        <w:fldChar w:fldCharType="end"/>
      </w:r>
      <w:r>
        <w:t xml:space="preserve">. However, the implementation of the algorithm may be optimized </w:t>
      </w:r>
      <w:ins w:id="13248" w:author="Rev 19 Allen Wirfs-Brock" w:date="2013-09-27T11:42:00Z">
        <w:r w:rsidR="00CB251B">
          <w:t xml:space="preserve">with the knowledge </w:t>
        </w:r>
      </w:ins>
      <w:del w:id="13249" w:author="Rev 19 Allen Wirfs-Brock" w:date="2013-09-27T11:42:00Z">
        <w:r w:rsidDel="00CB251B">
          <w:delText xml:space="preserve">to assume </w:delText>
        </w:r>
      </w:del>
      <w:r>
        <w:t xml:space="preserve">that the </w:t>
      </w:r>
      <w:r w:rsidRPr="00392F64">
        <w:rPr>
          <w:b/>
        </w:rPr>
        <w:t>this</w:t>
      </w:r>
      <w:r>
        <w:t xml:space="preserve"> value is an object that has a fixed length and whose integer indexed properties are not sparse.</w:t>
      </w:r>
      <w:ins w:id="13250" w:author="Rev 19 Allen Wirfs-Brock" w:date="2013-09-27T11:46: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251" w:author="Rev 19 Allen Wirfs-Brock" w:date="2013-09-27T11:21:00Z"/>
        </w:rPr>
      </w:pPr>
      <w:ins w:id="13252" w:author="Rev 19 Allen Wirfs-Brock" w:date="2013-09-27T11:21:00Z">
        <w:r>
          <w:t xml:space="preserve">This </w:t>
        </w:r>
      </w:ins>
      <w:ins w:id="13253" w:author="Rev 19 Allen Wirfs-Brock" w:date="2013-09-27T11:25:00Z">
        <w:r>
          <w:t xml:space="preserve">function </w:t>
        </w:r>
      </w:ins>
      <w:ins w:id="13254" w:author="Rev 19 Allen Wirfs-Brock" w:date="2013-09-27T11:21: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del w:id="13255" w:author="Rev 19 Allen Wirfs-Brock" w:date="2013-09-27T09:41:00Z">
        <w:r w:rsidDel="00FE7609">
          <w:rPr>
            <w:rFonts w:ascii="Courier New" w:hAnsi="Courier New" w:cs="Courier New"/>
            <w:b/>
          </w:rPr>
          <w:delText>find</w:delText>
        </w:r>
        <w:r w:rsidRPr="00E77497" w:rsidDel="00FE7609">
          <w:delText xml:space="preserve"> </w:delText>
        </w:r>
      </w:del>
      <w:ins w:id="13256" w:author="Rev 19 Allen Wirfs-Brock" w:date="2013-09-27T09:41:00Z">
        <w:r w:rsidR="00FE7609">
          <w:rPr>
            <w:rFonts w:ascii="Courier New" w:hAnsi="Courier New" w:cs="Courier New"/>
            <w:b/>
          </w:rPr>
          <w:t>fill</w:t>
        </w:r>
        <w:r w:rsidR="00FE7609" w:rsidRPr="00E77497">
          <w:t xml:space="preserve"> </w:t>
        </w:r>
      </w:ins>
      <w:r w:rsidRPr="00E77497">
        <w:t xml:space="preserve">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filter</w:t>
      </w:r>
      <w:r w:rsidRPr="00E77497">
        <w:t xml:space="preserve"> (</w:t>
      </w:r>
      <w:r>
        <w:t xml:space="preserve"> callbackfn,</w:t>
      </w:r>
      <w:r w:rsidRPr="00CC0A63">
        <w:t xml:space="preserve"> </w:t>
      </w:r>
      <w:r>
        <w:t xml:space="preserve">thisArg = undefined </w:t>
      </w:r>
      <w:r w:rsidRPr="00E77497">
        <w:t>)</w:t>
      </w:r>
    </w:p>
    <w:p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rsidR="004B439B">
        <w:fldChar w:fldCharType="begin"/>
      </w:r>
      <w:r w:rsidR="004B439B">
        <w:instrText xml:space="preserve"> REF _Ref366080822 \r \h </w:instrText>
      </w:r>
      <w:r w:rsidR="004B439B">
        <w:fldChar w:fldCharType="separate"/>
      </w:r>
      <w:r w:rsidR="00460CAC">
        <w:t>22.1.3.7</w:t>
      </w:r>
      <w:r w:rsidR="004B439B">
        <w:fldChar w:fldCharType="end"/>
      </w:r>
      <w:r>
        <w:t>.</w:t>
      </w:r>
    </w:p>
    <w:p w:rsidR="00376910" w:rsidRPr="00E77497" w:rsidRDefault="00376910" w:rsidP="00376910">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376910" w:rsidRPr="00E77497" w:rsidRDefault="00376910" w:rsidP="00376910">
      <w:pPr>
        <w:pStyle w:val="Alg4"/>
        <w:numPr>
          <w:ilvl w:val="0"/>
          <w:numId w:val="1588"/>
        </w:numPr>
      </w:pPr>
      <w:r w:rsidRPr="00E77497">
        <w:t xml:space="preserve">Let </w:t>
      </w:r>
      <w:r w:rsidRPr="00E77497">
        <w:rPr>
          <w:i/>
        </w:rPr>
        <w:t>O</w:t>
      </w:r>
      <w:r w:rsidRPr="00E77497">
        <w:t xml:space="preserve"> be </w:t>
      </w:r>
      <w:del w:id="13257" w:author="Rev 19 Allen Wirfs-Brock" w:date="2013-09-27T11:35:00Z">
        <w:r w:rsidRPr="00E77497" w:rsidDel="00CB251B">
          <w:delText xml:space="preserve">the result of calling ToObject passing </w:delText>
        </w:r>
      </w:del>
      <w:r w:rsidRPr="00E77497">
        <w:t xml:space="preserve">the </w:t>
      </w:r>
      <w:r w:rsidRPr="00E77497">
        <w:rPr>
          <w:b/>
        </w:rPr>
        <w:t xml:space="preserve">this </w:t>
      </w:r>
      <w:r w:rsidRPr="00E77497">
        <w:t>value</w:t>
      </w:r>
      <w:del w:id="13258" w:author="Rev 19 Allen Wirfs-Brock" w:date="2013-09-27T11:35:00Z">
        <w:r w:rsidRPr="00E77497" w:rsidDel="00CB251B">
          <w:delText xml:space="preserve"> as the argument</w:delText>
        </w:r>
      </w:del>
      <w:r w:rsidRPr="00E77497">
        <w:t>.</w:t>
      </w:r>
    </w:p>
    <w:p w:rsidR="00CB251B" w:rsidRDefault="00CB251B" w:rsidP="00376910">
      <w:pPr>
        <w:pStyle w:val="Alg4"/>
        <w:numPr>
          <w:ilvl w:val="0"/>
          <w:numId w:val="1588"/>
        </w:numPr>
        <w:rPr>
          <w:ins w:id="13259" w:author="Rev 19 Allen Wirfs-Brock" w:date="2013-09-27T11:35:00Z"/>
        </w:rPr>
      </w:pPr>
      <w:ins w:id="13260" w:author="Rev 19 Allen Wirfs-Brock" w:date="2013-09-27T11:35:00Z">
        <w:r>
          <w:t>If Type(</w:t>
        </w:r>
        <w:r>
          <w:rPr>
            <w:i/>
          </w:rPr>
          <w:t>O</w:t>
        </w:r>
        <w:r>
          <w:t xml:space="preserve">) is not Object, throw a </w:t>
        </w:r>
        <w:r w:rsidRPr="00CB251B">
          <w:rPr>
            <w:b/>
          </w:rPr>
          <w:t>TypeError</w:t>
        </w:r>
        <w:r>
          <w:t xml:space="preserve"> exception.</w:t>
        </w:r>
      </w:ins>
    </w:p>
    <w:p w:rsidR="00CB251B" w:rsidRPr="00E77497" w:rsidRDefault="00CB251B" w:rsidP="00CB251B">
      <w:pPr>
        <w:pStyle w:val="Alg4"/>
        <w:numPr>
          <w:ilvl w:val="0"/>
          <w:numId w:val="1588"/>
        </w:numPr>
        <w:rPr>
          <w:ins w:id="13261" w:author="Rev 19 Allen Wirfs-Brock" w:date="2013-09-27T11:36:00Z"/>
        </w:rPr>
      </w:pPr>
      <w:ins w:id="13262" w:author="Rev 19 Allen Wirfs-Brock" w:date="2013-09-27T11:36:00Z">
        <w:r>
          <w:t xml:space="preserve">If </w:t>
        </w:r>
        <w:r>
          <w:rPr>
            <w:i/>
            <w:iCs/>
          </w:rPr>
          <w:t>O</w:t>
        </w:r>
        <w:r>
          <w:t xml:space="preserve"> does not have a [[TypedArrayName]] internal data property, then throw a </w:t>
        </w:r>
        <w:r w:rsidRPr="00F5744B">
          <w:rPr>
            <w:b/>
            <w:bCs/>
          </w:rPr>
          <w:t>TypeError</w:t>
        </w:r>
        <w:r>
          <w:t xml:space="preserve"> exception.</w:t>
        </w:r>
      </w:ins>
    </w:p>
    <w:p w:rsidR="00376910" w:rsidDel="00CB251B" w:rsidRDefault="00376910" w:rsidP="00376910">
      <w:pPr>
        <w:pStyle w:val="Alg4"/>
        <w:numPr>
          <w:ilvl w:val="0"/>
          <w:numId w:val="1588"/>
        </w:numPr>
        <w:rPr>
          <w:del w:id="13263" w:author="Rev 19 Allen Wirfs-Brock" w:date="2013-09-27T11:36:00Z"/>
        </w:rPr>
      </w:pPr>
      <w:del w:id="13264" w:author="Rev 19 Allen Wirfs-Brock" w:date="2013-09-27T11:36:00Z">
        <w:r w:rsidDel="00CB251B">
          <w:delText>ReturnIfAbrupt(</w:delText>
        </w:r>
        <w:r w:rsidDel="00CB251B">
          <w:rPr>
            <w:i/>
          </w:rPr>
          <w:delText>O</w:delText>
        </w:r>
        <w:r w:rsidDel="00CB251B">
          <w:delText>).</w:delText>
        </w:r>
      </w:del>
    </w:p>
    <w:p w:rsidR="00376910" w:rsidRPr="00E77497" w:rsidRDefault="00376910" w:rsidP="00376910">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376910" w:rsidRPr="00E77497" w:rsidRDefault="00376910" w:rsidP="00376910">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376910" w:rsidRPr="00E77497" w:rsidRDefault="00376910" w:rsidP="00376910">
      <w:pPr>
        <w:pStyle w:val="Alg4"/>
        <w:numPr>
          <w:ilvl w:val="0"/>
          <w:numId w:val="1588"/>
        </w:numPr>
        <w:contextualSpacing/>
      </w:pPr>
      <w:r>
        <w:t>ReturnIfAbrupt(</w:t>
      </w:r>
      <w:r w:rsidRPr="00E77497">
        <w:rPr>
          <w:i/>
        </w:rPr>
        <w:t>len</w:t>
      </w:r>
      <w:r>
        <w:t>).</w:t>
      </w:r>
    </w:p>
    <w:p w:rsidR="00376910" w:rsidRPr="00E77497" w:rsidRDefault="00376910" w:rsidP="00376910">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376910" w:rsidRPr="00E77497" w:rsidRDefault="00376910" w:rsidP="00376910">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376910" w:rsidRDefault="00376910" w:rsidP="00376910">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76910" w:rsidRPr="00E77497" w:rsidRDefault="00376910" w:rsidP="00376910">
      <w:pPr>
        <w:pStyle w:val="Alg4"/>
        <w:numPr>
          <w:ilvl w:val="0"/>
          <w:numId w:val="1588"/>
        </w:numPr>
        <w:contextualSpacing/>
      </w:pPr>
      <w:r>
        <w:t>ReturnIfAbrupt(</w:t>
      </w:r>
      <w:r>
        <w:rPr>
          <w:i/>
        </w:rPr>
        <w:t>C</w:t>
      </w:r>
      <w:r>
        <w:t>).</w:t>
      </w:r>
    </w:p>
    <w:p w:rsidR="00376910" w:rsidRDefault="00376910" w:rsidP="00376910">
      <w:pPr>
        <w:pStyle w:val="Alg4"/>
        <w:numPr>
          <w:ilvl w:val="0"/>
          <w:numId w:val="1588"/>
        </w:numPr>
      </w:pPr>
      <w:r>
        <w:t>If IsConstructor(</w:t>
      </w:r>
      <w:r w:rsidRPr="00924A5A">
        <w:rPr>
          <w:i/>
        </w:rPr>
        <w:t>C</w:t>
      </w:r>
      <w:r>
        <w:t xml:space="preserve">) is </w:t>
      </w:r>
      <w:r>
        <w:rPr>
          <w:b/>
        </w:rPr>
        <w:t>false</w:t>
      </w:r>
      <w:r>
        <w:t>, then</w:t>
      </w:r>
    </w:p>
    <w:p w:rsidR="00376910" w:rsidRPr="00E77497" w:rsidRDefault="00376910" w:rsidP="00376910">
      <w:pPr>
        <w:pStyle w:val="Alg4"/>
        <w:numPr>
          <w:ilvl w:val="1"/>
          <w:numId w:val="1588"/>
        </w:numPr>
      </w:pPr>
      <w:r>
        <w:t xml:space="preserve">Throw a </w:t>
      </w:r>
      <w:r w:rsidRPr="003F7754">
        <w:rPr>
          <w:b/>
          <w:bCs/>
        </w:rPr>
        <w:t>TypeError</w:t>
      </w:r>
      <w:r>
        <w:t xml:space="preserve"> exception</w:t>
      </w:r>
      <w:r w:rsidRPr="00E77497">
        <w:t>.</w:t>
      </w:r>
    </w:p>
    <w:p w:rsidR="00376910" w:rsidRDefault="00376910" w:rsidP="00376910">
      <w:pPr>
        <w:pStyle w:val="Alg4"/>
        <w:numPr>
          <w:ilvl w:val="0"/>
          <w:numId w:val="1588"/>
        </w:numPr>
      </w:pPr>
      <w:r>
        <w:t xml:space="preserve">Let </w:t>
      </w:r>
      <w:r>
        <w:rPr>
          <w:i/>
          <w:iCs/>
        </w:rPr>
        <w:t>kept</w:t>
      </w:r>
      <w:r>
        <w:t xml:space="preserve"> be a new empty List.</w:t>
      </w:r>
    </w:p>
    <w:p w:rsidR="00376910" w:rsidRPr="00E77497" w:rsidRDefault="00376910" w:rsidP="00376910">
      <w:pPr>
        <w:pStyle w:val="Alg4"/>
        <w:numPr>
          <w:ilvl w:val="0"/>
          <w:numId w:val="1588"/>
        </w:numPr>
      </w:pPr>
      <w:r w:rsidRPr="00E77497">
        <w:t xml:space="preserve">Let </w:t>
      </w:r>
      <w:r w:rsidRPr="00E77497">
        <w:rPr>
          <w:i/>
        </w:rPr>
        <w:t>k</w:t>
      </w:r>
      <w:r w:rsidRPr="00E77497">
        <w:t xml:space="preserve"> be 0.</w:t>
      </w:r>
    </w:p>
    <w:p w:rsidR="00376910" w:rsidRPr="00E77497" w:rsidRDefault="00376910" w:rsidP="00376910">
      <w:pPr>
        <w:pStyle w:val="Alg4"/>
        <w:numPr>
          <w:ilvl w:val="0"/>
          <w:numId w:val="1588"/>
        </w:numPr>
      </w:pPr>
      <w:r w:rsidRPr="00E77497">
        <w:t xml:space="preserve">Let </w:t>
      </w:r>
      <w:r>
        <w:rPr>
          <w:i/>
        </w:rPr>
        <w:t>captured</w:t>
      </w:r>
      <w:r w:rsidRPr="00E77497">
        <w:t xml:space="preserve"> be 0.</w:t>
      </w:r>
    </w:p>
    <w:p w:rsidR="00376910" w:rsidRPr="00E77497" w:rsidRDefault="00376910" w:rsidP="00376910">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rsidR="00376910" w:rsidRPr="00E77497" w:rsidRDefault="00376910" w:rsidP="00376910">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rsidR="00376910" w:rsidRPr="00E77497" w:rsidRDefault="00376910" w:rsidP="00376910">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76910" w:rsidRPr="00E77497" w:rsidRDefault="00376910" w:rsidP="00376910">
      <w:pPr>
        <w:pStyle w:val="Alg4"/>
        <w:numPr>
          <w:ilvl w:val="1"/>
          <w:numId w:val="1588"/>
        </w:numPr>
        <w:contextualSpacing/>
      </w:pPr>
      <w:r>
        <w:t>ReturnIfAbrupt(</w:t>
      </w:r>
      <w:r>
        <w:rPr>
          <w:i/>
        </w:rPr>
        <w:t>k</w:t>
      </w:r>
      <w:r w:rsidRPr="006A5E27">
        <w:rPr>
          <w:i/>
        </w:rPr>
        <w:t>Value</w:t>
      </w:r>
      <w:r>
        <w:t>).</w:t>
      </w:r>
    </w:p>
    <w:p w:rsidR="00376910" w:rsidRPr="00E77497" w:rsidRDefault="00376910" w:rsidP="00376910">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376910" w:rsidRPr="00E77497" w:rsidRDefault="00376910" w:rsidP="00376910">
      <w:pPr>
        <w:pStyle w:val="Alg4"/>
        <w:numPr>
          <w:ilvl w:val="1"/>
          <w:numId w:val="1588"/>
        </w:numPr>
        <w:contextualSpacing/>
      </w:pPr>
      <w:r>
        <w:t>ReturnIfAbrupt(</w:t>
      </w:r>
      <w:r>
        <w:rPr>
          <w:i/>
        </w:rPr>
        <w:t>selected</w:t>
      </w:r>
      <w:r>
        <w:t>).</w:t>
      </w:r>
    </w:p>
    <w:p w:rsidR="00376910" w:rsidRPr="00E77497" w:rsidRDefault="00376910" w:rsidP="00376910">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rsidR="00376910" w:rsidRDefault="00376910" w:rsidP="00376910">
      <w:pPr>
        <w:pStyle w:val="Alg4"/>
        <w:numPr>
          <w:ilvl w:val="2"/>
          <w:numId w:val="1588"/>
        </w:numPr>
      </w:pPr>
      <w:r>
        <w:t xml:space="preserve">Append </w:t>
      </w:r>
      <w:r>
        <w:rPr>
          <w:i/>
          <w:iCs/>
        </w:rPr>
        <w:t>kValue</w:t>
      </w:r>
      <w:r>
        <w:t xml:space="preserve"> to the end of </w:t>
      </w:r>
      <w:r>
        <w:rPr>
          <w:i/>
          <w:iCs/>
        </w:rPr>
        <w:t>kept</w:t>
      </w:r>
      <w:r>
        <w:t>.</w:t>
      </w:r>
    </w:p>
    <w:p w:rsidR="00376910" w:rsidRPr="00E77497" w:rsidRDefault="00376910" w:rsidP="00376910">
      <w:pPr>
        <w:pStyle w:val="Alg4"/>
        <w:numPr>
          <w:ilvl w:val="2"/>
          <w:numId w:val="1588"/>
        </w:numPr>
      </w:pPr>
      <w:r w:rsidRPr="00E77497">
        <w:t xml:space="preserve">Increase </w:t>
      </w:r>
      <w:r w:rsidRPr="00714C7E">
        <w:rPr>
          <w:i/>
        </w:rPr>
        <w:t xml:space="preserve">captured </w:t>
      </w:r>
      <w:r w:rsidRPr="00E77497">
        <w:t>by 1.</w:t>
      </w:r>
    </w:p>
    <w:p w:rsidR="00376910" w:rsidRPr="00E77497" w:rsidRDefault="00376910" w:rsidP="00376910">
      <w:pPr>
        <w:pStyle w:val="Alg4"/>
        <w:numPr>
          <w:ilvl w:val="1"/>
          <w:numId w:val="1588"/>
        </w:numPr>
      </w:pPr>
      <w:r w:rsidRPr="00E77497">
        <w:t xml:space="preserve">Increase </w:t>
      </w:r>
      <w:r w:rsidRPr="00E77497">
        <w:rPr>
          <w:i/>
        </w:rPr>
        <w:t>k</w:t>
      </w:r>
      <w:r w:rsidRPr="00E77497">
        <w:t xml:space="preserve"> by 1.</w:t>
      </w:r>
    </w:p>
    <w:p w:rsidR="00376910" w:rsidRDefault="00376910" w:rsidP="00376910">
      <w:pPr>
        <w:pStyle w:val="Alg4"/>
        <w:numPr>
          <w:ilvl w:val="0"/>
          <w:numId w:val="1588"/>
        </w:numPr>
      </w:pPr>
      <w:r w:rsidRPr="00E77497">
        <w:t xml:space="preserve">Let </w:t>
      </w:r>
      <w:r w:rsidRPr="00E77497">
        <w:rPr>
          <w:i/>
        </w:rPr>
        <w:t>A</w:t>
      </w:r>
      <w:r w:rsidRPr="00E77497">
        <w:t xml:space="preserve"> be </w:t>
      </w:r>
      <w:r>
        <w:t xml:space="preserve">the result of </w:t>
      </w:r>
      <w:del w:id="13265" w:author="Rev 19 Allen Wirfs-Brock" w:date="2013-09-11T14:12:00Z">
        <w:r w:rsidDel="00E047C8">
          <w:delText>OrdinaryConstruct</w:delText>
        </w:r>
      </w:del>
      <w:ins w:id="13266" w:author="Rev 19 Allen Wirfs-Brock" w:date="2013-09-11T14:12:00Z">
        <w:r w:rsidR="00E047C8">
          <w:t xml:space="preserve">calling the [[Construct]] internal method of </w:t>
        </w:r>
      </w:ins>
      <w:del w:id="13267" w:author="Rev 19 Allen Wirfs-Brock" w:date="2013-09-11T14:12:00Z">
        <w:r w:rsidDel="00E047C8">
          <w:delText>(</w:delText>
        </w:r>
      </w:del>
      <w:r w:rsidRPr="00924A5A">
        <w:rPr>
          <w:i/>
        </w:rPr>
        <w:t>C</w:t>
      </w:r>
      <w:del w:id="13268" w:author="Rev 19 Allen Wirfs-Brock" w:date="2013-09-11T14:12:00Z">
        <w:r w:rsidRPr="003F7754" w:rsidDel="00E047C8">
          <w:rPr>
            <w:iCs/>
          </w:rPr>
          <w:delText>,</w:delText>
        </w:r>
        <w:r w:rsidDel="00E047C8">
          <w:delText xml:space="preserve"> </w:delText>
        </w:r>
      </w:del>
      <w:ins w:id="13269" w:author="Rev 19 Allen Wirfs-Brock" w:date="2013-09-11T14:12:00Z">
        <w:r w:rsidR="00E047C8">
          <w:rPr>
            <w:iCs/>
          </w:rPr>
          <w:t xml:space="preserve"> with argument</w:t>
        </w:r>
        <w:r w:rsidR="00E047C8">
          <w:t xml:space="preserve"> </w:t>
        </w:r>
      </w:ins>
      <w:r>
        <w:t>(</w:t>
      </w:r>
      <w:r w:rsidRPr="00714C7E">
        <w:rPr>
          <w:i/>
        </w:rPr>
        <w:t>captured</w:t>
      </w:r>
      <w:commentRangeStart w:id="13270"/>
      <w:del w:id="13271" w:author="Rev 19 Allen Wirfs-Brock" w:date="2013-09-11T14:12:00Z">
        <w:r w:rsidDel="00E047C8">
          <w:rPr>
            <w:iCs/>
          </w:rPr>
          <w:delText>)</w:delText>
        </w:r>
      </w:del>
      <w:r>
        <w:rPr>
          <w:iCs/>
        </w:rPr>
        <w:t>)</w:t>
      </w:r>
      <w:r>
        <w:t>.</w:t>
      </w:r>
      <w:commentRangeEnd w:id="13270"/>
      <w:r>
        <w:rPr>
          <w:rStyle w:val="CommentReference"/>
          <w:rFonts w:ascii="Arial" w:eastAsia="MS Mincho" w:hAnsi="Arial"/>
          <w:spacing w:val="0"/>
          <w:lang w:eastAsia="ja-JP"/>
        </w:rPr>
        <w:commentReference w:id="13270"/>
      </w:r>
    </w:p>
    <w:p w:rsidR="00E047C8" w:rsidRDefault="00E047C8" w:rsidP="000C266C">
      <w:pPr>
        <w:pStyle w:val="Alg4"/>
        <w:numPr>
          <w:ilvl w:val="0"/>
          <w:numId w:val="1588"/>
        </w:numPr>
        <w:rPr>
          <w:ins w:id="13272" w:author="Rev 19 Allen Wirfs-Brock" w:date="2013-09-11T14:12:00Z"/>
        </w:rPr>
      </w:pPr>
      <w:ins w:id="13273" w:author="Rev 19 Allen Wirfs-Brock" w:date="2013-09-11T14:12:00Z">
        <w:r>
          <w:lastRenderedPageBreak/>
          <w:t>ReturnIfAbrupt(</w:t>
        </w:r>
        <w:r>
          <w:rPr>
            <w:i/>
          </w:rPr>
          <w:t>A</w:t>
        </w:r>
        <w:r>
          <w:t>).</w:t>
        </w:r>
      </w:ins>
    </w:p>
    <w:p w:rsidR="00376910" w:rsidRPr="00E77497" w:rsidRDefault="00376910" w:rsidP="00376910">
      <w:pPr>
        <w:pStyle w:val="Alg4"/>
        <w:numPr>
          <w:ilvl w:val="0"/>
          <w:numId w:val="1588"/>
        </w:numPr>
      </w:pPr>
      <w:r w:rsidRPr="00E77497">
        <w:t xml:space="preserve">Let </w:t>
      </w:r>
      <w:r w:rsidRPr="00E77497">
        <w:rPr>
          <w:i/>
        </w:rPr>
        <w:t>n</w:t>
      </w:r>
      <w:r w:rsidRPr="00E77497">
        <w:t xml:space="preserve"> be 0.</w:t>
      </w:r>
    </w:p>
    <w:p w:rsidR="00376910" w:rsidRPr="00E77497" w:rsidRDefault="00376910" w:rsidP="00376910">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rsidR="00346E5D" w:rsidRDefault="00346E5D" w:rsidP="00346E5D">
      <w:pPr>
        <w:pStyle w:val="Alg4"/>
        <w:numPr>
          <w:ilvl w:val="1"/>
          <w:numId w:val="1588"/>
        </w:numPr>
        <w:rPr>
          <w:ins w:id="13274" w:author="Rev 19 Allen Wirfs-Brock" w:date="2013-09-11T14:17:00Z"/>
        </w:rPr>
      </w:pPr>
      <w:ins w:id="13275" w:author="Rev 19 Allen Wirfs-Brock" w:date="2013-09-11T14:17:00Z">
        <w:r>
          <w:t xml:space="preserve">Let </w:t>
        </w:r>
        <w:r w:rsidRPr="00C77523">
          <w:rPr>
            <w:i/>
          </w:rPr>
          <w:t>status</w:t>
        </w:r>
        <w:r>
          <w:t xml:space="preserve"> be the result of </w:t>
        </w:r>
        <w:r w:rsidRPr="00725085">
          <w:t>Put</w:t>
        </w:r>
        <w:r>
          <w:t>(</w:t>
        </w:r>
        <w:r w:rsidRPr="00E77497">
          <w:rPr>
            <w:i/>
          </w:rPr>
          <w:t>A</w:t>
        </w:r>
        <w:r>
          <w:t>,</w:t>
        </w:r>
        <w:r w:rsidRPr="00E77497">
          <w:t xml:space="preserve"> </w:t>
        </w:r>
      </w:ins>
      <w:ins w:id="13276" w:author="Rev 19 Allen Wirfs-Brock" w:date="2013-09-11T14:18:00Z">
        <w:r w:rsidRPr="00E77497">
          <w:t>ToString(</w:t>
        </w:r>
        <w:r w:rsidRPr="00E77497">
          <w:rPr>
            <w:i/>
          </w:rPr>
          <w:t>n</w:t>
        </w:r>
        <w:r w:rsidRPr="00E77497">
          <w:t>)</w:t>
        </w:r>
        <w:r>
          <w:t>,</w:t>
        </w:r>
        <w:r w:rsidRPr="00E77497">
          <w:t xml:space="preserve"> </w:t>
        </w:r>
        <w:r>
          <w:rPr>
            <w:i/>
          </w:rPr>
          <w:t>e</w:t>
        </w:r>
      </w:ins>
      <w:ins w:id="13277" w:author="Rev 19 Allen Wirfs-Brock" w:date="2013-09-11T14:17:00Z">
        <w:r w:rsidRPr="00E77497">
          <w:t xml:space="preserve">, </w:t>
        </w:r>
        <w:r w:rsidRPr="00E77497">
          <w:rPr>
            <w:b/>
          </w:rPr>
          <w:t>true</w:t>
        </w:r>
        <w:r w:rsidRPr="00E77497">
          <w:t xml:space="preserve"> </w:t>
        </w:r>
        <w:r>
          <w:t>).</w:t>
        </w:r>
      </w:ins>
    </w:p>
    <w:p w:rsidR="00346E5D" w:rsidRPr="00E77497" w:rsidRDefault="00346E5D" w:rsidP="00346E5D">
      <w:pPr>
        <w:pStyle w:val="Alg4"/>
        <w:numPr>
          <w:ilvl w:val="1"/>
          <w:numId w:val="1588"/>
        </w:numPr>
        <w:rPr>
          <w:ins w:id="13278" w:author="Rev 19 Allen Wirfs-Brock" w:date="2013-09-11T14:17:00Z"/>
        </w:rPr>
      </w:pPr>
      <w:ins w:id="13279" w:author="Rev 19 Allen Wirfs-Brock" w:date="2013-09-11T14:17:00Z">
        <w:r>
          <w:t>ReturnIfAbrupt(</w:t>
        </w:r>
        <w:r w:rsidRPr="00B62CD0">
          <w:rPr>
            <w:i/>
            <w:iCs/>
          </w:rPr>
          <w:t>status</w:t>
        </w:r>
        <w:r>
          <w:t>).</w:t>
        </w:r>
      </w:ins>
    </w:p>
    <w:p w:rsidR="00376910" w:rsidRPr="00E77497" w:rsidDel="00190B2C" w:rsidRDefault="00376910" w:rsidP="00376910">
      <w:pPr>
        <w:pStyle w:val="Alg4"/>
        <w:numPr>
          <w:ilvl w:val="1"/>
          <w:numId w:val="1588"/>
        </w:numPr>
        <w:tabs>
          <w:tab w:val="left" w:pos="1701"/>
        </w:tabs>
        <w:rPr>
          <w:del w:id="13280" w:author="Rev 19 Allen Wirfs-Brock" w:date="2013-09-12T12:27:00Z"/>
        </w:rPr>
      </w:pPr>
      <w:del w:id="13281" w:author="Rev 19 Allen Wirfs-Brock" w:date="2013-09-12T12:27:00Z">
        <w:r w:rsidDel="00190B2C">
          <w:delText xml:space="preserve">Let </w:delText>
        </w:r>
        <w:r w:rsidDel="00190B2C">
          <w:rPr>
            <w:i/>
            <w:iCs/>
          </w:rPr>
          <w:delText>status</w:delText>
        </w:r>
        <w:r w:rsidDel="00190B2C">
          <w:delText xml:space="preserve"> be the result of</w:delText>
        </w:r>
        <w:r w:rsidRPr="00E77497" w:rsidDel="00190B2C">
          <w:delText xml:space="preserve"> </w:delText>
        </w:r>
        <w:r w:rsidDel="00190B2C">
          <w:delText>CreateOwnDataProperty(</w:delText>
        </w:r>
        <w:r w:rsidDel="00190B2C">
          <w:rPr>
            <w:i/>
          </w:rPr>
          <w:delText>A</w:delText>
        </w:r>
        <w:r w:rsidDel="00190B2C">
          <w:delText>,</w:delText>
        </w:r>
        <w:r w:rsidRPr="00E77497" w:rsidDel="00190B2C">
          <w:delText xml:space="preserve"> ToString(</w:delText>
        </w:r>
        <w:r w:rsidRPr="00E77497" w:rsidDel="00190B2C">
          <w:rPr>
            <w:i/>
          </w:rPr>
          <w:delText>n</w:delText>
        </w:r>
        <w:r w:rsidRPr="00E77497" w:rsidDel="00190B2C">
          <w:delText>)</w:delText>
        </w:r>
        <w:r w:rsidDel="00190B2C">
          <w:delText>,</w:delText>
        </w:r>
        <w:r w:rsidRPr="00E77497" w:rsidDel="00190B2C">
          <w:delText xml:space="preserve"> </w:delText>
        </w:r>
        <w:r w:rsidDel="00190B2C">
          <w:rPr>
            <w:i/>
          </w:rPr>
          <w:delText>e</w:delText>
        </w:r>
        <w:r w:rsidDel="00190B2C">
          <w:delText>).</w:delText>
        </w:r>
      </w:del>
    </w:p>
    <w:p w:rsidR="00376910" w:rsidDel="00346E5D" w:rsidRDefault="00376910" w:rsidP="00376910">
      <w:pPr>
        <w:pStyle w:val="Alg4"/>
        <w:numPr>
          <w:ilvl w:val="1"/>
          <w:numId w:val="1588"/>
        </w:numPr>
        <w:tabs>
          <w:tab w:val="left" w:pos="1701"/>
        </w:tabs>
        <w:rPr>
          <w:del w:id="13282" w:author="Rev 19 Allen Wirfs-Brock" w:date="2013-09-11T14:17:00Z"/>
        </w:rPr>
      </w:pPr>
      <w:del w:id="13283" w:author="Rev 19 Allen Wirfs-Brock" w:date="2013-09-11T14:17:00Z">
        <w:r w:rsidDel="00346E5D">
          <w:delText xml:space="preserve">Assert:  </w:delText>
        </w:r>
        <w:r w:rsidDel="00346E5D">
          <w:rPr>
            <w:i/>
            <w:iCs/>
          </w:rPr>
          <w:delText>status</w:delText>
        </w:r>
        <w:r w:rsidDel="00346E5D">
          <w:delText xml:space="preserve"> is </w:delText>
        </w:r>
        <w:r w:rsidDel="00346E5D">
          <w:rPr>
            <w:b/>
            <w:bCs/>
          </w:rPr>
          <w:delText>true</w:delText>
        </w:r>
        <w:r w:rsidDel="00346E5D">
          <w:delText>.</w:delText>
        </w:r>
      </w:del>
    </w:p>
    <w:p w:rsidR="00376910" w:rsidRPr="00E77497" w:rsidRDefault="00376910" w:rsidP="00376910">
      <w:pPr>
        <w:pStyle w:val="Alg4"/>
        <w:numPr>
          <w:ilvl w:val="1"/>
          <w:numId w:val="1588"/>
        </w:numPr>
        <w:tabs>
          <w:tab w:val="left" w:pos="1701"/>
        </w:tabs>
      </w:pPr>
      <w:r w:rsidRPr="00E77497">
        <w:t xml:space="preserve">Increment </w:t>
      </w:r>
      <w:r w:rsidRPr="00E77497">
        <w:rPr>
          <w:i/>
        </w:rPr>
        <w:t>n</w:t>
      </w:r>
      <w:r w:rsidRPr="00E77497">
        <w:t xml:space="preserve"> by 1.</w:t>
      </w:r>
    </w:p>
    <w:p w:rsidR="00376910" w:rsidRPr="00E77497" w:rsidRDefault="00376910" w:rsidP="00376910">
      <w:pPr>
        <w:pStyle w:val="Alg4"/>
        <w:numPr>
          <w:ilvl w:val="0"/>
          <w:numId w:val="1588"/>
        </w:numPr>
        <w:spacing w:after="120"/>
      </w:pPr>
      <w:r w:rsidRPr="00E77497">
        <w:t xml:space="preserve">Return </w:t>
      </w:r>
      <w:r w:rsidRPr="00E77497">
        <w:rPr>
          <w:i/>
        </w:rPr>
        <w:t>A</w:t>
      </w:r>
      <w:r w:rsidRPr="00E77497">
        <w:t>.</w:t>
      </w:r>
    </w:p>
    <w:p w:rsidR="00CB251B" w:rsidRDefault="00CB251B" w:rsidP="00CB251B">
      <w:pPr>
        <w:rPr>
          <w:ins w:id="13284" w:author="Rev 19 Allen Wirfs-Brock" w:date="2013-09-27T11:30:00Z"/>
        </w:rPr>
      </w:pPr>
      <w:ins w:id="13285"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find</w:t>
      </w:r>
      <w:r w:rsidRPr="00E77497">
        <w:t xml:space="preserve"> (</w:t>
      </w:r>
      <w:r>
        <w:t>predicate, thisArg = undefined</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rsidR="004B439B">
        <w:fldChar w:fldCharType="begin"/>
      </w:r>
      <w:r w:rsidR="004B439B">
        <w:instrText xml:space="preserve"> REF _Ref366080839 \r \h </w:instrText>
      </w:r>
      <w:r w:rsidR="004B439B">
        <w:fldChar w:fldCharType="separate"/>
      </w:r>
      <w:r w:rsidR="00460CAC">
        <w:t>22.1.3.8</w:t>
      </w:r>
      <w:r w:rsidR="004B439B">
        <w:fldChar w:fldCharType="end"/>
      </w:r>
      <w:r>
        <w:t xml:space="preserve">. However, the implementation of the algorithm may be optimized </w:t>
      </w:r>
      <w:ins w:id="13286" w:author="Rev 19 Allen Wirfs-Brock" w:date="2013-09-27T11:42:00Z">
        <w:r w:rsidR="000643F8">
          <w:t xml:space="preserve">with the knowledge </w:t>
        </w:r>
      </w:ins>
      <w:del w:id="13287" w:author="Rev 19 Allen Wirfs-Brock" w:date="2013-09-27T11:42: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288"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289" w:author="Rev 19 Allen Wirfs-Brock" w:date="2013-09-27T11:23:00Z"/>
        </w:rPr>
      </w:pPr>
      <w:ins w:id="13290" w:author="Rev 19 Allen Wirfs-Brock" w:date="2013-09-27T11:23:00Z">
        <w:r>
          <w:t xml:space="preserve">This </w:t>
        </w:r>
      </w:ins>
      <w:ins w:id="13291" w:author="Rev 19 Allen Wirfs-Brock" w:date="2013-09-27T11:25:00Z">
        <w:r>
          <w:t xml:space="preserve">function </w:t>
        </w:r>
      </w:ins>
      <w:ins w:id="13292" w:author="Rev 19 Allen Wirfs-Brock" w:date="2013-09-27T11:23: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findIndex</w:t>
      </w:r>
      <w:r w:rsidRPr="00E77497">
        <w:t xml:space="preserve"> (</w:t>
      </w:r>
      <w:r>
        <w:t xml:space="preserve"> predicate, thisArg = undefined</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rsidR="004B439B">
        <w:fldChar w:fldCharType="begin"/>
      </w:r>
      <w:r w:rsidR="004B439B">
        <w:instrText xml:space="preserve"> REF _Ref366080849 \r \h </w:instrText>
      </w:r>
      <w:r w:rsidR="004B439B">
        <w:fldChar w:fldCharType="separate"/>
      </w:r>
      <w:r w:rsidR="00460CAC">
        <w:t>22.1.3.9</w:t>
      </w:r>
      <w:r w:rsidR="004B439B">
        <w:fldChar w:fldCharType="end"/>
      </w:r>
      <w:r>
        <w:t xml:space="preserve">. However, the implementation of the algorithm may be optimized </w:t>
      </w:r>
      <w:ins w:id="13293" w:author="Rev 19 Allen Wirfs-Brock" w:date="2013-09-27T11:43:00Z">
        <w:r w:rsidR="000643F8">
          <w:t xml:space="preserve">with the knowledge </w:t>
        </w:r>
      </w:ins>
      <w:del w:id="13294"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295"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296" w:author="Rev 19 Allen Wirfs-Brock" w:date="2013-09-27T11:23:00Z"/>
        </w:rPr>
      </w:pPr>
      <w:ins w:id="13297" w:author="Rev 19 Allen Wirfs-Brock" w:date="2013-09-27T11:23:00Z">
        <w:r>
          <w:t xml:space="preserve">This </w:t>
        </w:r>
      </w:ins>
      <w:ins w:id="13298" w:author="Rev 19 Allen Wirfs-Brock" w:date="2013-09-27T11:24:00Z">
        <w:r>
          <w:t xml:space="preserve">function </w:t>
        </w:r>
      </w:ins>
      <w:ins w:id="13299" w:author="Rev 19 Allen Wirfs-Brock" w:date="2013-09-27T11:23: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forEach</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4B439B">
        <w:fldChar w:fldCharType="begin"/>
      </w:r>
      <w:r w:rsidR="004B439B">
        <w:instrText xml:space="preserve"> REF _Ref366080862 \r \h </w:instrText>
      </w:r>
      <w:r w:rsidR="004B439B">
        <w:fldChar w:fldCharType="separate"/>
      </w:r>
      <w:r w:rsidR="00460CAC">
        <w:t>22.1.3.10</w:t>
      </w:r>
      <w:r w:rsidR="004B439B">
        <w:fldChar w:fldCharType="end"/>
      </w:r>
      <w:r>
        <w:t xml:space="preserve">. However, the implementation of the algorithm may be optimized </w:t>
      </w:r>
      <w:ins w:id="13300" w:author="Rev 19 Allen Wirfs-Brock" w:date="2013-09-27T11:43:00Z">
        <w:r w:rsidR="000643F8">
          <w:t xml:space="preserve">with the knowledge </w:t>
        </w:r>
      </w:ins>
      <w:del w:id="13301"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02"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03" w:author="Rev 19 Allen Wirfs-Brock" w:date="2013-09-27T11:24:00Z"/>
        </w:rPr>
      </w:pPr>
      <w:ins w:id="13304" w:author="Rev 19 Allen Wirfs-Brock" w:date="2013-09-27T11:24: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rsidR="00376910" w:rsidRPr="00E77497" w:rsidRDefault="00376910" w:rsidP="00376910">
      <w:pPr>
        <w:pStyle w:val="Heading4"/>
      </w:pPr>
      <w:r>
        <w:t>%</w:t>
      </w:r>
      <w:r w:rsidRPr="00573628">
        <w:t>TypedArray</w:t>
      </w:r>
      <w:r>
        <w:t>%</w:t>
      </w:r>
      <w:r w:rsidRPr="00E77497">
        <w:t>.prototype.</w:t>
      </w:r>
      <w:r>
        <w:t>indexOf</w:t>
      </w:r>
      <w:r w:rsidRPr="00E77497">
        <w:t xml:space="preserve"> (</w:t>
      </w:r>
      <w:r>
        <w:t xml:space="preserve">searchElement, fromIndex = 0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rsidR="004B439B">
        <w:fldChar w:fldCharType="begin"/>
      </w:r>
      <w:r w:rsidR="004B439B">
        <w:instrText xml:space="preserve"> REF _Ref366080881 \r \h </w:instrText>
      </w:r>
      <w:r w:rsidR="004B439B">
        <w:fldChar w:fldCharType="separate"/>
      </w:r>
      <w:r w:rsidR="00460CAC">
        <w:t>22.1.3.11</w:t>
      </w:r>
      <w:r w:rsidR="004B439B">
        <w:fldChar w:fldCharType="end"/>
      </w:r>
      <w:r>
        <w:t xml:space="preserve">. However, the implementation of the algorithm may be optimized </w:t>
      </w:r>
      <w:ins w:id="13305" w:author="Rev 19 Allen Wirfs-Brock" w:date="2013-09-27T11:43:00Z">
        <w:r w:rsidR="000643F8">
          <w:t xml:space="preserve">with the knowledge </w:t>
        </w:r>
      </w:ins>
      <w:del w:id="13306"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07"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08" w:author="Rev 19 Allen Wirfs-Brock" w:date="2013-09-27T11:26:00Z"/>
        </w:rPr>
      </w:pPr>
      <w:ins w:id="13309" w:author="Rev 19 Allen Wirfs-Brock" w:date="2013-09-27T11:26:00Z">
        <w:r>
          <w:lastRenderedPageBreak/>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.prototype.join (</w:t>
      </w:r>
      <w:r>
        <w:t xml:space="preserve"> </w:t>
      </w:r>
      <w:r w:rsidRPr="00E77497">
        <w:t>separator</w:t>
      </w:r>
      <w:r>
        <w:t xml:space="preserve"> </w:t>
      </w:r>
      <w:r w:rsidRPr="00E77497">
        <w:t>)</w:t>
      </w:r>
    </w:p>
    <w:p w:rsidR="004264B3" w:rsidRDefault="00376910" w:rsidP="004264B3">
      <w:pPr>
        <w:rPr>
          <w:ins w:id="13310" w:author="Rev 19 Allen Wirfs-Brock" w:date="2013-09-27T11:27:00Z"/>
        </w:rPr>
      </w:pPr>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rsidR="004B439B">
        <w:fldChar w:fldCharType="begin"/>
      </w:r>
      <w:r w:rsidR="004B439B">
        <w:instrText xml:space="preserve"> REF _Ref366080893 \r \h </w:instrText>
      </w:r>
      <w:r w:rsidR="004B439B">
        <w:fldChar w:fldCharType="separate"/>
      </w:r>
      <w:r w:rsidR="00460CAC">
        <w:t>22.1.3.12</w:t>
      </w:r>
      <w:r w:rsidR="004B439B">
        <w:fldChar w:fldCharType="end"/>
      </w:r>
      <w:r>
        <w:t xml:space="preserve">. </w:t>
      </w:r>
      <w:r w:rsidRPr="00725085">
        <w:t xml:space="preserve">However, the implementation of the algorithm may be optimized </w:t>
      </w:r>
      <w:ins w:id="13311" w:author="Rev 19 Allen Wirfs-Brock" w:date="2013-09-27T11:43:00Z">
        <w:r w:rsidR="000643F8">
          <w:t xml:space="preserve">with the knowledge </w:t>
        </w:r>
      </w:ins>
      <w:del w:id="13312" w:author="Rev 19 Allen Wirfs-Brock" w:date="2013-09-27T11:43:00Z">
        <w:r w:rsidRPr="00725085" w:rsidDel="000643F8">
          <w:delText xml:space="preserve">to assume </w:delText>
        </w:r>
      </w:del>
      <w:r w:rsidRPr="00725085">
        <w:t xml:space="preserve">that the </w:t>
      </w:r>
      <w:r w:rsidRPr="00392F64">
        <w:rPr>
          <w:b/>
        </w:rPr>
        <w:t>this</w:t>
      </w:r>
      <w:r w:rsidRPr="00725085">
        <w:t xml:space="preserve"> value is an object that has a fixed length and whose integer indexed properties are not sparse.</w:t>
      </w:r>
      <w:ins w:id="13313"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14" w:author="Rev 19 Allen Wirfs-Brock" w:date="2013-09-27T11:26:00Z"/>
        </w:rPr>
      </w:pPr>
      <w:ins w:id="13315" w:author="Rev 19 Allen Wirfs-Brock" w:date="2013-09-27T11:26: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 w:rsidR="00376910" w:rsidRPr="00E77497" w:rsidRDefault="00376910" w:rsidP="00376910">
      <w:pPr>
        <w:pStyle w:val="Heading4"/>
      </w:pPr>
      <w:r>
        <w:t>%</w:t>
      </w:r>
      <w:r w:rsidRPr="00573628">
        <w:t>TypedArray</w:t>
      </w:r>
      <w:r>
        <w:t>%</w:t>
      </w:r>
      <w:r w:rsidRPr="00E77497">
        <w:t>.prototype.</w:t>
      </w:r>
      <w:r>
        <w:t xml:space="preserve">keys ( </w:t>
      </w:r>
      <w:r w:rsidRPr="00E77497">
        <w:t>)</w:t>
      </w:r>
    </w:p>
    <w:p w:rsidR="00376910" w:rsidRPr="00E77497" w:rsidRDefault="00376910" w:rsidP="00376910">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rsidR="006A3D7C">
        <w:fldChar w:fldCharType="begin"/>
      </w:r>
      <w:r w:rsidR="006A3D7C">
        <w:instrText xml:space="preserve"> REF _Ref366080451 \r \h </w:instrText>
      </w:r>
      <w:r w:rsidR="006A3D7C">
        <w:fldChar w:fldCharType="separate"/>
      </w:r>
      <w:r w:rsidR="00460CAC">
        <w:t>22.1.3.13</w:t>
      </w:r>
      <w:r w:rsidR="006A3D7C">
        <w:fldChar w:fldCharType="end"/>
      </w:r>
      <w:r>
        <w:t>.</w:t>
      </w:r>
    </w:p>
    <w:p w:rsidR="00376910" w:rsidRPr="00E77497" w:rsidRDefault="00376910" w:rsidP="00376910">
      <w:pPr>
        <w:pStyle w:val="Heading4"/>
      </w:pPr>
      <w:r>
        <w:t>%</w:t>
      </w:r>
      <w:r w:rsidRPr="00573628">
        <w:t>TypedArray</w:t>
      </w:r>
      <w:r>
        <w:t>%</w:t>
      </w:r>
      <w:r w:rsidRPr="00E77497">
        <w:t>.prototype.</w:t>
      </w:r>
      <w:r>
        <w:t>lastIndexOf</w:t>
      </w:r>
      <w:r w:rsidRPr="00E77497">
        <w:t xml:space="preserve"> ( </w:t>
      </w:r>
      <w:r>
        <w:t xml:space="preserve">searchElement, fromIndex = this.length-1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6A3D7C">
        <w:fldChar w:fldCharType="begin"/>
      </w:r>
      <w:r w:rsidR="006A3D7C">
        <w:instrText xml:space="preserve"> REF _Ref366080475 \r \h </w:instrText>
      </w:r>
      <w:r w:rsidR="006A3D7C">
        <w:fldChar w:fldCharType="separate"/>
      </w:r>
      <w:r w:rsidR="00460CAC">
        <w:t>22.1.3.14</w:t>
      </w:r>
      <w:r w:rsidR="006A3D7C">
        <w:fldChar w:fldCharType="end"/>
      </w:r>
      <w:r>
        <w:t xml:space="preserve">. However, the implementation of the algorithm may be optimized </w:t>
      </w:r>
      <w:ins w:id="13316" w:author="Rev 19 Allen Wirfs-Brock" w:date="2013-09-27T11:43:00Z">
        <w:r w:rsidR="000643F8">
          <w:t xml:space="preserve">with the knowledge </w:t>
        </w:r>
      </w:ins>
      <w:del w:id="13317"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18"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19" w:author="Rev 19 Allen Wirfs-Brock" w:date="2013-09-27T11:27:00Z"/>
        </w:rPr>
      </w:pPr>
      <w:ins w:id="13320"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3E75AF" w:rsidRDefault="003E75AF" w:rsidP="003E75AF">
      <w:pPr>
        <w:pStyle w:val="Heading4"/>
      </w:pPr>
      <w:commentRangeStart w:id="13321"/>
      <w:r>
        <w:t xml:space="preserve">get </w:t>
      </w:r>
      <w:commentRangeEnd w:id="13321"/>
      <w:r>
        <w:rPr>
          <w:rStyle w:val="CommentReference"/>
          <w:b w:val="0"/>
        </w:rPr>
        <w:commentReference w:id="13321"/>
      </w:r>
      <w:r w:rsidRPr="00286791">
        <w:rPr>
          <w:i/>
        </w:rPr>
        <w:t xml:space="preserve"> </w:t>
      </w:r>
      <w:r>
        <w:t>%</w:t>
      </w:r>
      <w:r w:rsidRPr="00573628">
        <w:t>TypedArray</w:t>
      </w:r>
      <w:r>
        <w:t>%.prototype.length</w:t>
      </w:r>
    </w:p>
    <w:p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6"/>
        </w:numPr>
      </w:pPr>
      <w:r w:rsidRPr="00E77497">
        <w:t xml:space="preserve">Let </w:t>
      </w:r>
      <w:r>
        <w:rPr>
          <w:i/>
        </w:rPr>
        <w:t>O</w:t>
      </w:r>
      <w:r w:rsidRPr="00E77497">
        <w:t xml:space="preserve"> be the</w:t>
      </w:r>
      <w:r>
        <w:t xml:space="preserve"> </w:t>
      </w:r>
      <w:del w:id="13322" w:author="Rev 19 Allen Wirfs-Brock" w:date="2013-09-26T13:21:00Z">
        <w:r w:rsidDel="00EB5111">
          <w:delText xml:space="preserve">result of  calling ToObject with the </w:delText>
        </w:r>
      </w:del>
      <w:r w:rsidRPr="00E77497">
        <w:rPr>
          <w:b/>
        </w:rPr>
        <w:t>this</w:t>
      </w:r>
      <w:r w:rsidRPr="00E77497">
        <w:t xml:space="preserve"> value</w:t>
      </w:r>
      <w:del w:id="13323" w:author="Rev 19 Allen Wirfs-Brock" w:date="2013-09-26T13:21:00Z">
        <w:r w:rsidRPr="007B0456" w:rsidDel="00EB5111">
          <w:delText xml:space="preserve"> </w:delText>
        </w:r>
        <w:r w:rsidDel="00EB5111">
          <w:delText>as its argument</w:delText>
        </w:r>
      </w:del>
      <w:r w:rsidRPr="00E77497">
        <w:t>.</w:t>
      </w:r>
    </w:p>
    <w:p w:rsidR="00CB251B" w:rsidRDefault="00CB251B" w:rsidP="00CB251B">
      <w:pPr>
        <w:pStyle w:val="Alg4"/>
        <w:numPr>
          <w:ilvl w:val="0"/>
          <w:numId w:val="1306"/>
        </w:numPr>
        <w:rPr>
          <w:ins w:id="13324" w:author="Rev 19 Allen Wirfs-Brock" w:date="2013-09-27T11:38:00Z"/>
        </w:rPr>
      </w:pPr>
      <w:ins w:id="13325" w:author="Rev 19 Allen Wirfs-Brock" w:date="2013-09-27T11:38:00Z">
        <w:r>
          <w:t>If Type(</w:t>
        </w:r>
        <w:r>
          <w:rPr>
            <w:i/>
          </w:rPr>
          <w:t>O</w:t>
        </w:r>
        <w:r>
          <w:t xml:space="preserve">) is not Object, throw a </w:t>
        </w:r>
        <w:r w:rsidRPr="00CB251B">
          <w:rPr>
            <w:b/>
          </w:rPr>
          <w:t>TypeError</w:t>
        </w:r>
        <w:r>
          <w:t xml:space="preserve"> exception.</w:t>
        </w:r>
      </w:ins>
    </w:p>
    <w:p w:rsidR="003E75AF" w:rsidRPr="00E77497" w:rsidDel="00EB5111" w:rsidRDefault="003E75AF" w:rsidP="003E75AF">
      <w:pPr>
        <w:pStyle w:val="Alg4"/>
        <w:numPr>
          <w:ilvl w:val="0"/>
          <w:numId w:val="1306"/>
        </w:numPr>
        <w:rPr>
          <w:del w:id="13326" w:author="Rev 19 Allen Wirfs-Brock" w:date="2013-09-26T13:21:00Z"/>
        </w:rPr>
      </w:pPr>
      <w:del w:id="13327" w:author="Rev 19 Allen Wirfs-Brock" w:date="2013-09-26T13:21:00Z">
        <w:r w:rsidDel="00EB5111">
          <w:delText>ReturnIfAbrupt(</w:delText>
        </w:r>
        <w:r w:rsidDel="00EB5111">
          <w:rPr>
            <w:i/>
          </w:rPr>
          <w:delText>O</w:delText>
        </w:r>
        <w:r w:rsidDel="00EB5111">
          <w:delText>).</w:delText>
        </w:r>
      </w:del>
    </w:p>
    <w:p w:rsidR="00F2266E" w:rsidRPr="00E77497" w:rsidRDefault="00F2266E" w:rsidP="00F2266E">
      <w:pPr>
        <w:pStyle w:val="Alg4"/>
        <w:numPr>
          <w:ilvl w:val="0"/>
          <w:numId w:val="1306"/>
        </w:numPr>
        <w:rPr>
          <w:ins w:id="13328" w:author="Rev 19 Allen Wirfs-Brock" w:date="2013-09-26T13:06:00Z"/>
        </w:rPr>
      </w:pPr>
      <w:ins w:id="13329" w:author="Rev 19 Allen Wirfs-Brock" w:date="2013-09-26T13:06:00Z">
        <w:r>
          <w:t xml:space="preserve">If </w:t>
        </w:r>
        <w:r>
          <w:rPr>
            <w:i/>
            <w:iCs/>
          </w:rPr>
          <w:t>O</w:t>
        </w:r>
        <w:r>
          <w:t xml:space="preserve"> does not have a [[TypedArrayName]] internal data property, then throw a </w:t>
        </w:r>
        <w:r w:rsidRPr="00F5744B">
          <w:rPr>
            <w:b/>
            <w:bCs/>
          </w:rPr>
          <w:t>TypeError</w:t>
        </w:r>
        <w:r>
          <w:t xml:space="preserve"> exception.</w:t>
        </w:r>
      </w:ins>
    </w:p>
    <w:p w:rsidR="003E75AF" w:rsidRDefault="003E75AF" w:rsidP="003E75AF">
      <w:pPr>
        <w:pStyle w:val="Alg4"/>
        <w:numPr>
          <w:ilvl w:val="0"/>
          <w:numId w:val="1306"/>
        </w:numPr>
      </w:pPr>
      <w:del w:id="13330" w:author="Rev 19 Allen Wirfs-Brock" w:date="2013-09-26T13:08:00Z">
        <w:r w:rsidDel="00F2266E">
          <w:delText xml:space="preserve">If </w:delText>
        </w:r>
        <w:r w:rsidDel="00F2266E">
          <w:rPr>
            <w:i/>
          </w:rPr>
          <w:delText>O</w:delText>
        </w:r>
        <w:r w:rsidDel="00F2266E">
          <w:delText xml:space="preserve"> does not have a</w:delText>
        </w:r>
      </w:del>
      <w:ins w:id="13331" w:author="Rev 19 Allen Wirfs-Brock" w:date="2013-09-26T13:08:00Z">
        <w:r w:rsidR="00F2266E">
          <w:t xml:space="preserve">Assert: </w:t>
        </w:r>
        <w:r w:rsidR="00F2266E">
          <w:rPr>
            <w:i/>
          </w:rPr>
          <w:t>O</w:t>
        </w:r>
        <w:r w:rsidR="00F2266E">
          <w:t xml:space="preserve"> has</w:t>
        </w:r>
      </w:ins>
      <w:r>
        <w:t xml:space="preserve"> [[ViewedArrayBuffer]] </w:t>
      </w:r>
      <w:ins w:id="13332" w:author="Rev 19 Allen Wirfs-Brock" w:date="2013-09-26T13:08:00Z">
        <w:r w:rsidR="00F2266E">
          <w:t xml:space="preserve">and </w:t>
        </w:r>
      </w:ins>
      <w:ins w:id="13333" w:author="Rev 19 Allen Wirfs-Brock" w:date="2013-09-26T13:09:00Z">
        <w:r w:rsidR="00F2266E">
          <w:t xml:space="preserve">[[ArrayLength]] </w:t>
        </w:r>
      </w:ins>
      <w:r>
        <w:t>internal</w:t>
      </w:r>
      <w:r w:rsidRPr="00314265">
        <w:t xml:space="preserve"> </w:t>
      </w:r>
      <w:r>
        <w:t xml:space="preserve">data </w:t>
      </w:r>
      <w:del w:id="13334" w:author="Rev 19 Allen Wirfs-Brock" w:date="2013-09-26T13:09:00Z">
        <w:r w:rsidDel="00F2266E">
          <w:delText xml:space="preserve">property </w:delText>
        </w:r>
      </w:del>
      <w:ins w:id="13335" w:author="Rev 19 Allen Wirfs-Brock" w:date="2013-09-26T13:09:00Z">
        <w:r w:rsidR="00F2266E">
          <w:t>properties</w:t>
        </w:r>
      </w:ins>
      <w:del w:id="13336" w:author="Rev 19 Allen Wirfs-Brock" w:date="2013-09-26T13:09:00Z">
        <w:r w:rsidDel="00F2266E">
          <w:delText xml:space="preserve">throw a </w:delText>
        </w:r>
        <w:r w:rsidRPr="00B5244C" w:rsidDel="00F2266E">
          <w:rPr>
            <w:b/>
          </w:rPr>
          <w:delText>TypeError</w:delText>
        </w:r>
        <w:r w:rsidDel="00F2266E">
          <w:delText xml:space="preserve"> exception</w:delText>
        </w:r>
      </w:del>
      <w:r>
        <w:t>.</w:t>
      </w:r>
    </w:p>
    <w:p w:rsidR="003E75AF" w:rsidRPr="00E77497" w:rsidRDefault="003E75AF" w:rsidP="003E75AF">
      <w:pPr>
        <w:pStyle w:val="Alg4"/>
        <w:numPr>
          <w:ilvl w:val="0"/>
          <w:numId w:val="1306"/>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rsidR="003E75AF" w:rsidRPr="00E77497" w:rsidRDefault="003E75AF" w:rsidP="003E75AF">
      <w:pPr>
        <w:pStyle w:val="Alg4"/>
        <w:numPr>
          <w:ilvl w:val="0"/>
          <w:numId w:val="1306"/>
        </w:numPr>
        <w:spacing w:after="220"/>
      </w:pPr>
      <w:r>
        <w:t xml:space="preserve">Return </w:t>
      </w:r>
      <w:r>
        <w:rPr>
          <w:i/>
          <w:iCs/>
        </w:rPr>
        <w:t>length</w:t>
      </w:r>
      <w:r>
        <w:t>.</w:t>
      </w:r>
    </w:p>
    <w:p w:rsidR="00CB251B" w:rsidRDefault="00CB251B" w:rsidP="00CB251B">
      <w:pPr>
        <w:rPr>
          <w:ins w:id="13337" w:author="Rev 19 Allen Wirfs-Brock" w:date="2013-09-27T11:30:00Z"/>
        </w:rPr>
      </w:pPr>
      <w:ins w:id="13338"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Heading4"/>
      </w:pPr>
      <w:r>
        <w:t>%</w:t>
      </w:r>
      <w:r w:rsidRPr="00573628">
        <w:t>TypedArray</w:t>
      </w:r>
      <w:r>
        <w:t>%</w:t>
      </w:r>
      <w:r w:rsidRPr="00E77497">
        <w:t>.prototype.</w:t>
      </w:r>
      <w:r>
        <w:t>map</w:t>
      </w:r>
      <w:r w:rsidRPr="00E77497">
        <w:t xml:space="preserve"> (</w:t>
      </w:r>
      <w:r>
        <w:t xml:space="preserve"> callbackfn,</w:t>
      </w:r>
      <w:r w:rsidRPr="00CC0A63">
        <w:t xml:space="preserve"> </w:t>
      </w:r>
      <w:r>
        <w:t xml:space="preserve">thisArg = undefined </w:t>
      </w:r>
      <w:r w:rsidRPr="00E77497">
        <w:t>)</w:t>
      </w:r>
    </w:p>
    <w:p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rsidR="004B439B">
        <w:fldChar w:fldCharType="begin"/>
      </w:r>
      <w:r w:rsidR="004B439B">
        <w:instrText xml:space="preserve"> REF _Ref366080925 \r \h </w:instrText>
      </w:r>
      <w:r w:rsidR="004B439B">
        <w:fldChar w:fldCharType="separate"/>
      </w:r>
      <w:r w:rsidR="00460CAC">
        <w:t>22.1.3.15</w:t>
      </w:r>
      <w:r w:rsidR="004B439B">
        <w:fldChar w:fldCharType="end"/>
      </w:r>
      <w:r>
        <w:t>.</w:t>
      </w:r>
    </w:p>
    <w:p w:rsidR="00376910" w:rsidRPr="00E77497" w:rsidRDefault="00376910" w:rsidP="00376910">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376910" w:rsidRPr="00E77497" w:rsidRDefault="00376910" w:rsidP="00376910">
      <w:pPr>
        <w:pStyle w:val="Alg4"/>
        <w:numPr>
          <w:ilvl w:val="0"/>
          <w:numId w:val="1587"/>
        </w:numPr>
      </w:pPr>
      <w:r w:rsidRPr="00E77497">
        <w:lastRenderedPageBreak/>
        <w:t xml:space="preserve">Let </w:t>
      </w:r>
      <w:r w:rsidRPr="00E77497">
        <w:rPr>
          <w:i/>
        </w:rPr>
        <w:t>O</w:t>
      </w:r>
      <w:r w:rsidRPr="00E77497">
        <w:t xml:space="preserve"> be </w:t>
      </w:r>
      <w:del w:id="13339" w:author="Rev 19 Allen Wirfs-Brock" w:date="2013-09-27T11:39:00Z">
        <w:r w:rsidRPr="00E77497" w:rsidDel="00CB251B">
          <w:delText xml:space="preserve">the result of calling ToObject passing </w:delText>
        </w:r>
      </w:del>
      <w:r w:rsidRPr="00E77497">
        <w:t xml:space="preserve">the </w:t>
      </w:r>
      <w:r w:rsidRPr="00E77497">
        <w:rPr>
          <w:b/>
        </w:rPr>
        <w:t xml:space="preserve">this </w:t>
      </w:r>
      <w:r w:rsidRPr="00E77497">
        <w:t>value</w:t>
      </w:r>
      <w:del w:id="13340" w:author="Rev 19 Allen Wirfs-Brock" w:date="2013-09-27T11:39:00Z">
        <w:r w:rsidRPr="00E77497" w:rsidDel="00CB251B">
          <w:delText xml:space="preserve"> as the argument</w:delText>
        </w:r>
      </w:del>
      <w:r w:rsidRPr="00E77497">
        <w:t>.</w:t>
      </w:r>
    </w:p>
    <w:p w:rsidR="00CB251B" w:rsidRDefault="00CB251B" w:rsidP="00CB251B">
      <w:pPr>
        <w:pStyle w:val="Alg4"/>
        <w:numPr>
          <w:ilvl w:val="0"/>
          <w:numId w:val="1587"/>
        </w:numPr>
        <w:rPr>
          <w:ins w:id="13341" w:author="Rev 19 Allen Wirfs-Brock" w:date="2013-09-27T11:39:00Z"/>
        </w:rPr>
      </w:pPr>
      <w:ins w:id="13342" w:author="Rev 19 Allen Wirfs-Brock" w:date="2013-09-27T11:39:00Z">
        <w:r>
          <w:t>If Type(</w:t>
        </w:r>
        <w:r>
          <w:rPr>
            <w:i/>
          </w:rPr>
          <w:t>O</w:t>
        </w:r>
        <w:r>
          <w:t xml:space="preserve">) is not Object, throw a </w:t>
        </w:r>
        <w:r w:rsidRPr="00CB251B">
          <w:rPr>
            <w:b/>
          </w:rPr>
          <w:t>TypeError</w:t>
        </w:r>
        <w:r>
          <w:t xml:space="preserve"> exception.</w:t>
        </w:r>
      </w:ins>
    </w:p>
    <w:p w:rsidR="00CB251B" w:rsidRPr="00E77497" w:rsidRDefault="00CB251B" w:rsidP="00CB251B">
      <w:pPr>
        <w:pStyle w:val="Alg4"/>
        <w:numPr>
          <w:ilvl w:val="0"/>
          <w:numId w:val="1587"/>
        </w:numPr>
        <w:rPr>
          <w:ins w:id="13343" w:author="Rev 19 Allen Wirfs-Brock" w:date="2013-09-27T11:39:00Z"/>
        </w:rPr>
      </w:pPr>
      <w:ins w:id="13344" w:author="Rev 19 Allen Wirfs-Brock" w:date="2013-09-27T11:39:00Z">
        <w:r>
          <w:t xml:space="preserve">If </w:t>
        </w:r>
        <w:r>
          <w:rPr>
            <w:i/>
            <w:iCs/>
          </w:rPr>
          <w:t>O</w:t>
        </w:r>
        <w:r>
          <w:t xml:space="preserve"> does not have a [[TypedArrayName]] internal data property, then throw a </w:t>
        </w:r>
        <w:r w:rsidRPr="00F5744B">
          <w:rPr>
            <w:b/>
            <w:bCs/>
          </w:rPr>
          <w:t>TypeError</w:t>
        </w:r>
        <w:r>
          <w:t xml:space="preserve"> exception.</w:t>
        </w:r>
      </w:ins>
    </w:p>
    <w:p w:rsidR="00376910" w:rsidDel="00CB251B" w:rsidRDefault="00376910" w:rsidP="00376910">
      <w:pPr>
        <w:pStyle w:val="Alg4"/>
        <w:numPr>
          <w:ilvl w:val="0"/>
          <w:numId w:val="1587"/>
        </w:numPr>
        <w:rPr>
          <w:del w:id="13345" w:author="Rev 19 Allen Wirfs-Brock" w:date="2013-09-27T11:39:00Z"/>
        </w:rPr>
      </w:pPr>
      <w:del w:id="13346" w:author="Rev 19 Allen Wirfs-Brock" w:date="2013-09-27T11:39:00Z">
        <w:r w:rsidDel="00CB251B">
          <w:delText>ReturnIfAbrupt(</w:delText>
        </w:r>
        <w:r w:rsidDel="00CB251B">
          <w:rPr>
            <w:i/>
          </w:rPr>
          <w:delText>O</w:delText>
        </w:r>
        <w:r w:rsidDel="00CB251B">
          <w:delText>).</w:delText>
        </w:r>
      </w:del>
    </w:p>
    <w:p w:rsidR="00376910" w:rsidRPr="00E77497" w:rsidRDefault="00376910" w:rsidP="00376910">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376910" w:rsidRPr="00E77497" w:rsidRDefault="00376910" w:rsidP="00376910">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376910" w:rsidRPr="00E77497" w:rsidRDefault="00376910" w:rsidP="00376910">
      <w:pPr>
        <w:pStyle w:val="Alg4"/>
        <w:numPr>
          <w:ilvl w:val="0"/>
          <w:numId w:val="1587"/>
        </w:numPr>
        <w:contextualSpacing/>
      </w:pPr>
      <w:r>
        <w:t>ReturnIfAbrupt(</w:t>
      </w:r>
      <w:r w:rsidRPr="00E77497">
        <w:rPr>
          <w:i/>
        </w:rPr>
        <w:t>len</w:t>
      </w:r>
      <w:r>
        <w:t>).</w:t>
      </w:r>
    </w:p>
    <w:p w:rsidR="00376910" w:rsidRPr="00E77497" w:rsidRDefault="00376910" w:rsidP="00376910">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376910" w:rsidRPr="00E77497" w:rsidRDefault="00376910" w:rsidP="00376910">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376910" w:rsidRDefault="00376910" w:rsidP="00376910">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76910" w:rsidRPr="00E77497" w:rsidRDefault="00376910" w:rsidP="00376910">
      <w:pPr>
        <w:pStyle w:val="Alg4"/>
        <w:numPr>
          <w:ilvl w:val="0"/>
          <w:numId w:val="1587"/>
        </w:numPr>
        <w:contextualSpacing/>
      </w:pPr>
      <w:r>
        <w:t>ReturnIfAbrupt(</w:t>
      </w:r>
      <w:r>
        <w:rPr>
          <w:i/>
        </w:rPr>
        <w:t>C</w:t>
      </w:r>
      <w:r>
        <w:t>).</w:t>
      </w:r>
    </w:p>
    <w:p w:rsidR="00376910" w:rsidRDefault="00376910" w:rsidP="00376910">
      <w:pPr>
        <w:pStyle w:val="Alg4"/>
        <w:numPr>
          <w:ilvl w:val="0"/>
          <w:numId w:val="1587"/>
        </w:numPr>
      </w:pPr>
      <w:r>
        <w:t>If IsConstructor(</w:t>
      </w:r>
      <w:r w:rsidRPr="00924A5A">
        <w:rPr>
          <w:i/>
        </w:rPr>
        <w:t>C</w:t>
      </w:r>
      <w:r>
        <w:t xml:space="preserve">) is </w:t>
      </w:r>
      <w:r w:rsidRPr="00924A5A">
        <w:rPr>
          <w:b/>
        </w:rPr>
        <w:t>true</w:t>
      </w:r>
      <w:r>
        <w:t>, then</w:t>
      </w:r>
    </w:p>
    <w:p w:rsidR="00376910" w:rsidRDefault="00376910" w:rsidP="00376910">
      <w:pPr>
        <w:pStyle w:val="Alg4"/>
        <w:numPr>
          <w:ilvl w:val="1"/>
          <w:numId w:val="1587"/>
        </w:numPr>
      </w:pPr>
      <w:r w:rsidRPr="00E77497">
        <w:t xml:space="preserve">Let </w:t>
      </w:r>
      <w:r w:rsidRPr="00E77497">
        <w:rPr>
          <w:i/>
        </w:rPr>
        <w:t>A</w:t>
      </w:r>
      <w:r w:rsidRPr="00E77497">
        <w:t xml:space="preserve"> be </w:t>
      </w:r>
      <w:r>
        <w:t xml:space="preserve">the result of </w:t>
      </w:r>
      <w:del w:id="13347" w:author="Rev 19 Allen Wirfs-Brock" w:date="2013-09-11T14:09:00Z">
        <w:r w:rsidDel="00E047C8">
          <w:delText>OrdinaryConstruct</w:delText>
        </w:r>
      </w:del>
      <w:ins w:id="13348" w:author="Rev 19 Allen Wirfs-Brock" w:date="2013-09-11T14:09:00Z">
        <w:r w:rsidR="00E047C8">
          <w:t xml:space="preserve">calling the [[Construct]] internal method of </w:t>
        </w:r>
      </w:ins>
      <w:del w:id="13349" w:author="Rev 19 Allen Wirfs-Brock" w:date="2013-09-11T14:09:00Z">
        <w:r w:rsidDel="00E047C8">
          <w:delText>(</w:delText>
        </w:r>
      </w:del>
      <w:r w:rsidRPr="00924A5A">
        <w:rPr>
          <w:i/>
        </w:rPr>
        <w:t>C</w:t>
      </w:r>
      <w:del w:id="13350" w:author="Rev 19 Allen Wirfs-Brock" w:date="2013-09-11T14:09:00Z">
        <w:r w:rsidRPr="003F7754" w:rsidDel="00E047C8">
          <w:rPr>
            <w:iCs/>
          </w:rPr>
          <w:delText>,</w:delText>
        </w:r>
        <w:r w:rsidDel="00E047C8">
          <w:delText xml:space="preserve"> </w:delText>
        </w:r>
      </w:del>
      <w:ins w:id="13351" w:author="Rev 19 Allen Wirfs-Brock" w:date="2013-09-11T14:09:00Z">
        <w:r w:rsidR="00E047C8">
          <w:rPr>
            <w:iCs/>
          </w:rPr>
          <w:t xml:space="preserve"> with argument List</w:t>
        </w:r>
        <w:r w:rsidR="00E047C8">
          <w:t xml:space="preserve"> </w:t>
        </w:r>
      </w:ins>
      <w:r>
        <w:t>(</w:t>
      </w:r>
      <w:commentRangeStart w:id="13352"/>
      <w:r w:rsidRPr="001F4648">
        <w:rPr>
          <w:i/>
        </w:rPr>
        <w:t>len</w:t>
      </w:r>
      <w:r>
        <w:rPr>
          <w:iCs/>
        </w:rPr>
        <w:t>)</w:t>
      </w:r>
      <w:del w:id="13353" w:author="Rev 19 Allen Wirfs-Brock" w:date="2013-09-11T14:10:00Z">
        <w:r w:rsidDel="00E047C8">
          <w:rPr>
            <w:iCs/>
          </w:rPr>
          <w:delText>)</w:delText>
        </w:r>
      </w:del>
      <w:r>
        <w:t>.</w:t>
      </w:r>
      <w:commentRangeEnd w:id="13352"/>
      <w:r>
        <w:rPr>
          <w:rStyle w:val="CommentReference"/>
          <w:rFonts w:ascii="Arial" w:eastAsia="MS Mincho" w:hAnsi="Arial"/>
          <w:spacing w:val="0"/>
          <w:lang w:eastAsia="ja-JP"/>
        </w:rPr>
        <w:commentReference w:id="13352"/>
      </w:r>
    </w:p>
    <w:p w:rsidR="00E047C8" w:rsidRDefault="00E047C8" w:rsidP="00E047C8">
      <w:pPr>
        <w:pStyle w:val="Alg4"/>
        <w:numPr>
          <w:ilvl w:val="1"/>
          <w:numId w:val="1587"/>
        </w:numPr>
        <w:rPr>
          <w:ins w:id="13354" w:author="Rev 19 Allen Wirfs-Brock" w:date="2013-09-11T14:10:00Z"/>
        </w:rPr>
      </w:pPr>
      <w:ins w:id="13355" w:author="Rev 19 Allen Wirfs-Brock" w:date="2013-09-11T14:10:00Z">
        <w:r>
          <w:t>ReturnIfAbrupt(</w:t>
        </w:r>
        <w:r>
          <w:rPr>
            <w:i/>
          </w:rPr>
          <w:t>A</w:t>
        </w:r>
        <w:r>
          <w:t>).</w:t>
        </w:r>
      </w:ins>
    </w:p>
    <w:p w:rsidR="00376910" w:rsidRDefault="00376910" w:rsidP="00376910">
      <w:pPr>
        <w:pStyle w:val="Alg4"/>
        <w:numPr>
          <w:ilvl w:val="0"/>
          <w:numId w:val="1587"/>
        </w:numPr>
      </w:pPr>
      <w:r>
        <w:t>Else,</w:t>
      </w:r>
    </w:p>
    <w:p w:rsidR="00376910" w:rsidRPr="00E77497" w:rsidRDefault="00376910" w:rsidP="00376910">
      <w:pPr>
        <w:pStyle w:val="Alg4"/>
        <w:numPr>
          <w:ilvl w:val="1"/>
          <w:numId w:val="1587"/>
        </w:numPr>
      </w:pPr>
      <w:r>
        <w:t xml:space="preserve">Throw a </w:t>
      </w:r>
      <w:r w:rsidRPr="003F7754">
        <w:rPr>
          <w:b/>
          <w:bCs/>
        </w:rPr>
        <w:t>TypeError</w:t>
      </w:r>
      <w:r>
        <w:t xml:space="preserve"> exception</w:t>
      </w:r>
      <w:r w:rsidRPr="00E77497">
        <w:t>.</w:t>
      </w:r>
    </w:p>
    <w:p w:rsidR="00376910" w:rsidRPr="00E77497" w:rsidRDefault="00376910" w:rsidP="00376910">
      <w:pPr>
        <w:pStyle w:val="Alg4"/>
        <w:numPr>
          <w:ilvl w:val="0"/>
          <w:numId w:val="1587"/>
        </w:numPr>
      </w:pPr>
      <w:r w:rsidRPr="00E77497">
        <w:t xml:space="preserve">Let </w:t>
      </w:r>
      <w:r w:rsidRPr="00E77497">
        <w:rPr>
          <w:i/>
        </w:rPr>
        <w:t>k</w:t>
      </w:r>
      <w:r w:rsidRPr="00E77497">
        <w:t xml:space="preserve"> be 0.</w:t>
      </w:r>
    </w:p>
    <w:p w:rsidR="00376910" w:rsidRPr="00E77497" w:rsidRDefault="00376910" w:rsidP="00376910">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rsidR="00376910" w:rsidRPr="00E77497" w:rsidRDefault="00376910" w:rsidP="00376910">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rsidR="00376910" w:rsidRPr="00E77497" w:rsidRDefault="00376910" w:rsidP="00376910">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76910" w:rsidRPr="00E77497" w:rsidRDefault="00376910" w:rsidP="00376910">
      <w:pPr>
        <w:pStyle w:val="Alg4"/>
        <w:numPr>
          <w:ilvl w:val="1"/>
          <w:numId w:val="1587"/>
        </w:numPr>
        <w:contextualSpacing/>
      </w:pPr>
      <w:r>
        <w:t>ReturnIfAbrupt(</w:t>
      </w:r>
      <w:r w:rsidRPr="00E77497">
        <w:rPr>
          <w:i/>
        </w:rPr>
        <w:t>kValue</w:t>
      </w:r>
      <w:r>
        <w:t>).</w:t>
      </w:r>
    </w:p>
    <w:p w:rsidR="00376910" w:rsidRPr="00E77497" w:rsidRDefault="00376910" w:rsidP="00376910">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376910" w:rsidRPr="00E77497" w:rsidRDefault="00376910" w:rsidP="00376910">
      <w:pPr>
        <w:pStyle w:val="Alg4"/>
        <w:numPr>
          <w:ilvl w:val="1"/>
          <w:numId w:val="1587"/>
        </w:numPr>
        <w:contextualSpacing/>
      </w:pPr>
      <w:r>
        <w:t>ReturnIfAbrupt(</w:t>
      </w:r>
      <w:r>
        <w:rPr>
          <w:i/>
        </w:rPr>
        <w:t>mappedValue</w:t>
      </w:r>
      <w:r>
        <w:t>).</w:t>
      </w:r>
    </w:p>
    <w:p w:rsidR="00376910" w:rsidRDefault="00376910" w:rsidP="00376910">
      <w:pPr>
        <w:pStyle w:val="Alg4"/>
        <w:numPr>
          <w:ilvl w:val="1"/>
          <w:numId w:val="1587"/>
        </w:numPr>
      </w:pPr>
      <w:r>
        <w:t xml:space="preserve">Let </w:t>
      </w:r>
      <w:r w:rsidRPr="00C77523">
        <w:rPr>
          <w:i/>
        </w:rPr>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rsidR="00376910" w:rsidRPr="00E77497" w:rsidRDefault="00376910" w:rsidP="00376910">
      <w:pPr>
        <w:pStyle w:val="Alg4"/>
        <w:numPr>
          <w:ilvl w:val="1"/>
          <w:numId w:val="1587"/>
        </w:numPr>
      </w:pPr>
      <w:r>
        <w:t>ReturnIfAbrupt(</w:t>
      </w:r>
      <w:ins w:id="13356" w:author="Rev 19 Allen Wirfs-Brock" w:date="2013-09-11T14:16:00Z">
        <w:r w:rsidR="00346E5D" w:rsidRPr="00B62CD0">
          <w:rPr>
            <w:i/>
            <w:iCs/>
          </w:rPr>
          <w:t>status</w:t>
        </w:r>
      </w:ins>
      <w:del w:id="13357" w:author="Rev 19 Allen Wirfs-Brock" w:date="2013-09-11T14:16:00Z">
        <w:r w:rsidDel="00346E5D">
          <w:rPr>
            <w:i/>
          </w:rPr>
          <w:delText>mappedValue</w:delText>
        </w:r>
      </w:del>
      <w:r>
        <w:t>).</w:t>
      </w:r>
    </w:p>
    <w:p w:rsidR="00376910" w:rsidRPr="00E77497" w:rsidRDefault="00376910" w:rsidP="00376910">
      <w:pPr>
        <w:pStyle w:val="Alg4"/>
        <w:numPr>
          <w:ilvl w:val="1"/>
          <w:numId w:val="1587"/>
        </w:numPr>
      </w:pPr>
      <w:r w:rsidRPr="00E77497">
        <w:t xml:space="preserve">Increase </w:t>
      </w:r>
      <w:r w:rsidRPr="00E77497">
        <w:rPr>
          <w:i/>
        </w:rPr>
        <w:t>k</w:t>
      </w:r>
      <w:r w:rsidRPr="00E77497">
        <w:t xml:space="preserve"> by 1.</w:t>
      </w:r>
    </w:p>
    <w:p w:rsidR="00376910" w:rsidRPr="00E77497" w:rsidRDefault="00376910" w:rsidP="00376910">
      <w:pPr>
        <w:pStyle w:val="Alg4"/>
        <w:numPr>
          <w:ilvl w:val="0"/>
          <w:numId w:val="1587"/>
        </w:numPr>
        <w:spacing w:after="120"/>
      </w:pPr>
      <w:r w:rsidRPr="00E77497">
        <w:t xml:space="preserve">Return </w:t>
      </w:r>
      <w:r w:rsidRPr="00E77497">
        <w:rPr>
          <w:i/>
        </w:rPr>
        <w:t>A</w:t>
      </w:r>
      <w:r w:rsidRPr="00E77497">
        <w:t>.</w:t>
      </w:r>
    </w:p>
    <w:p w:rsidR="004264B3" w:rsidRDefault="004264B3" w:rsidP="004264B3">
      <w:pPr>
        <w:rPr>
          <w:ins w:id="13358" w:author="Rev 19 Allen Wirfs-Brock" w:date="2013-09-27T11:30:00Z"/>
        </w:rPr>
      </w:pPr>
      <w:ins w:id="13359"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reduce</w:t>
      </w:r>
      <w:r w:rsidRPr="00E77497">
        <w:t xml:space="preserve"> (</w:t>
      </w:r>
      <w:r>
        <w:t xml:space="preserve"> callbackfn [, initialValue]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rsidR="004B439B">
        <w:fldChar w:fldCharType="begin"/>
      </w:r>
      <w:r w:rsidR="004B439B">
        <w:instrText xml:space="preserve"> REF _Ref366080943 \r \h </w:instrText>
      </w:r>
      <w:r w:rsidR="004B439B">
        <w:fldChar w:fldCharType="separate"/>
      </w:r>
      <w:r w:rsidR="00460CAC">
        <w:t>22.1.3.18</w:t>
      </w:r>
      <w:r w:rsidR="004B439B">
        <w:fldChar w:fldCharType="end"/>
      </w:r>
      <w:r>
        <w:t xml:space="preserve">. However, the implementation of the algorithm may be optimized </w:t>
      </w:r>
      <w:ins w:id="13360" w:author="Rev 19 Allen Wirfs-Brock" w:date="2013-09-27T11:44:00Z">
        <w:r w:rsidR="000643F8">
          <w:t xml:space="preserve">with the knowledge </w:t>
        </w:r>
      </w:ins>
      <w:del w:id="13361"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62"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63" w:author="Rev 19 Allen Wirfs-Brock" w:date="2013-09-27T11:27:00Z"/>
        </w:rPr>
      </w:pPr>
      <w:ins w:id="13364"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reduceRight</w:t>
      </w:r>
      <w:r w:rsidRPr="00E77497">
        <w:t xml:space="preserve"> ( </w:t>
      </w:r>
      <w:r>
        <w:t xml:space="preserve">callbackfn [, initialValue]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rsidR="004B439B">
        <w:fldChar w:fldCharType="begin"/>
      </w:r>
      <w:r w:rsidR="004B439B">
        <w:instrText xml:space="preserve"> REF _Ref366080959 \r \h </w:instrText>
      </w:r>
      <w:r w:rsidR="004B439B">
        <w:fldChar w:fldCharType="separate"/>
      </w:r>
      <w:r w:rsidR="00460CAC">
        <w:t>22.1.3.19</w:t>
      </w:r>
      <w:r w:rsidR="004B439B">
        <w:fldChar w:fldCharType="end"/>
      </w:r>
      <w:r>
        <w:t xml:space="preserve">. However, the implementation of the algorithm may be optimized </w:t>
      </w:r>
      <w:ins w:id="13365" w:author="Rev 19 Allen Wirfs-Brock" w:date="2013-09-27T11:44:00Z">
        <w:r w:rsidR="000643F8">
          <w:t xml:space="preserve">with the knowledge </w:t>
        </w:r>
      </w:ins>
      <w:del w:id="13366"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67"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68" w:author="Rev 19 Allen Wirfs-Brock" w:date="2013-09-27T11:27:00Z"/>
        </w:rPr>
      </w:pPr>
      <w:ins w:id="13369"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rsidR="00376910" w:rsidRDefault="00376910" w:rsidP="00376910">
      <w:pPr>
        <w:pStyle w:val="Heading4"/>
      </w:pPr>
      <w:r>
        <w:lastRenderedPageBreak/>
        <w:t>%</w:t>
      </w:r>
      <w:r w:rsidRPr="00573628">
        <w:t>TypedArray</w:t>
      </w:r>
      <w:r>
        <w:t>%</w:t>
      </w:r>
      <w:r w:rsidRPr="00E77497">
        <w:t>.prototype.reverse ( )</w:t>
      </w:r>
    </w:p>
    <w:p w:rsidR="00376910" w:rsidRPr="006232CB" w:rsidRDefault="00376910" w:rsidP="00376910">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rsidR="004B439B">
        <w:fldChar w:fldCharType="begin"/>
      </w:r>
      <w:r w:rsidR="004B439B">
        <w:instrText xml:space="preserve"> REF _Ref366080975 \r \h </w:instrText>
      </w:r>
      <w:r w:rsidR="004B439B">
        <w:fldChar w:fldCharType="separate"/>
      </w:r>
      <w:r w:rsidR="00460CAC">
        <w:t>22.1.3.20</w:t>
      </w:r>
      <w:r w:rsidR="004B439B">
        <w:fldChar w:fldCharType="end"/>
      </w:r>
      <w:r>
        <w:t xml:space="preserve">. However, the implementation of the algorithm may be optimized </w:t>
      </w:r>
      <w:ins w:id="13370" w:author="Rev 19 Allen Wirfs-Brock" w:date="2013-09-27T11:44:00Z">
        <w:r w:rsidR="000643F8">
          <w:t xml:space="preserve">with the knowledge </w:t>
        </w:r>
      </w:ins>
      <w:del w:id="13371"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72"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373" w:author="Rev 19 Allen Wirfs-Brock" w:date="2013-09-27T11:28:00Z"/>
        </w:rPr>
      </w:pPr>
      <w:bookmarkStart w:id="13374" w:name="_Ref366084290"/>
      <w:ins w:id="13375" w:author="Rev 19 Allen Wirfs-Brock" w:date="2013-09-27T11:28: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E75AF" w:rsidRDefault="003E75AF" w:rsidP="003E75AF">
      <w:pPr>
        <w:pStyle w:val="Heading4"/>
      </w:pPr>
      <w:r>
        <w:t>%</w:t>
      </w:r>
      <w:r w:rsidRPr="00573628">
        <w:t>TypedArray</w:t>
      </w:r>
      <w:r>
        <w:t>%.prototype.set(array, offset = 0 )</w:t>
      </w:r>
      <w:bookmarkEnd w:id="13374"/>
    </w:p>
    <w:p w:rsidR="003E75AF" w:rsidRDefault="003E75AF" w:rsidP="003E75AF">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rsidR="003E75AF" w:rsidRDefault="003E75AF" w:rsidP="003E75AF">
      <w:pPr>
        <w:pStyle w:val="Alg4"/>
        <w:numPr>
          <w:ilvl w:val="0"/>
          <w:numId w:val="928"/>
        </w:numPr>
      </w:pPr>
      <w:r>
        <w:t xml:space="preserve">Assert: </w:t>
      </w:r>
      <w:del w:id="13376" w:author="Rev 19 Allen Wirfs-Brock" w:date="2013-09-26T13:11:00Z">
        <w:r w:rsidDel="00F2266E">
          <w:rPr>
            <w:i/>
            <w:iCs/>
          </w:rPr>
          <w:delText>typedArray</w:delText>
        </w:r>
        <w:r w:rsidDel="00F2266E">
          <w:delText xml:space="preserve"> </w:delText>
        </w:r>
      </w:del>
      <w:ins w:id="13377" w:author="Rev 19 Allen Wirfs-Brock" w:date="2013-09-26T13:11:00Z">
        <w:r w:rsidR="00F2266E">
          <w:rPr>
            <w:i/>
            <w:iCs/>
          </w:rPr>
          <w:t>array</w:t>
        </w:r>
        <w:r w:rsidR="00F2266E">
          <w:t xml:space="preserve"> </w:t>
        </w:r>
      </w:ins>
      <w:r>
        <w:t>does not have a [[</w:t>
      </w:r>
      <w:ins w:id="13378" w:author="Rev 19 Allen Wirfs-Brock" w:date="2013-09-26T13:15:00Z">
        <w:r w:rsidR="00EB5111">
          <w:t>TypedArrayName</w:t>
        </w:r>
      </w:ins>
      <w:del w:id="13379" w:author="Rev 19 Allen Wirfs-Brock" w:date="2013-09-26T13:15:00Z">
        <w:r w:rsidDel="00EB5111">
          <w:delText>ViewedArrayBuffer</w:delText>
        </w:r>
      </w:del>
      <w:r>
        <w:t>]] internal</w:t>
      </w:r>
      <w:r w:rsidRPr="00314265">
        <w:t xml:space="preserve"> </w:t>
      </w:r>
      <w:r>
        <w:t xml:space="preserve">data property.  If it does, the definition in </w:t>
      </w:r>
      <w:r w:rsidR="00386020">
        <w:fldChar w:fldCharType="begin"/>
      </w:r>
      <w:r w:rsidR="00386020">
        <w:instrText xml:space="preserve"> REF _Ref366084266 \r \h </w:instrText>
      </w:r>
      <w:r w:rsidR="00386020">
        <w:fldChar w:fldCharType="separate"/>
      </w:r>
      <w:r w:rsidR="00460CAC">
        <w:t>22.2.3.23</w:t>
      </w:r>
      <w:r w:rsidR="00386020">
        <w:fldChar w:fldCharType="end"/>
      </w:r>
      <w:r>
        <w:t xml:space="preserve"> applies.</w:t>
      </w:r>
    </w:p>
    <w:p w:rsidR="003E75AF" w:rsidRPr="00E77497" w:rsidRDefault="003E75AF" w:rsidP="003E75AF">
      <w:pPr>
        <w:pStyle w:val="Alg4"/>
        <w:numPr>
          <w:ilvl w:val="0"/>
          <w:numId w:val="928"/>
        </w:numPr>
      </w:pPr>
      <w:r w:rsidRPr="00E77497">
        <w:t xml:space="preserve">Let </w:t>
      </w:r>
      <w:r>
        <w:rPr>
          <w:i/>
        </w:rPr>
        <w:t>target</w:t>
      </w:r>
      <w:r w:rsidRPr="00E77497">
        <w:t xml:space="preserve"> be </w:t>
      </w:r>
      <w:del w:id="13380" w:author="Rev 19 Allen Wirfs-Brock" w:date="2013-09-26T13:12:00Z">
        <w:r w:rsidRPr="00E77497" w:rsidDel="00F2266E">
          <w:delText>the</w:delText>
        </w:r>
        <w:r w:rsidDel="00F2266E">
          <w:delText xml:space="preserve"> </w:delText>
        </w:r>
      </w:del>
      <w:del w:id="13381" w:author="Rev 19 Allen Wirfs-Brock" w:date="2013-09-26T13:11:00Z">
        <w:r w:rsidDel="00F2266E">
          <w:delText xml:space="preserve">result of  calling ToObject with </w:delText>
        </w:r>
      </w:del>
      <w:r>
        <w:t xml:space="preserve">the </w:t>
      </w:r>
      <w:r w:rsidRPr="00E77497">
        <w:rPr>
          <w:b/>
        </w:rPr>
        <w:t>this</w:t>
      </w:r>
      <w:r w:rsidRPr="00E77497">
        <w:t xml:space="preserve"> value</w:t>
      </w:r>
      <w:del w:id="13382" w:author="Rev 19 Allen Wirfs-Brock" w:date="2013-09-26T13:12:00Z">
        <w:r w:rsidRPr="007B0456" w:rsidDel="00F2266E">
          <w:delText xml:space="preserve"> </w:delText>
        </w:r>
        <w:r w:rsidDel="00F2266E">
          <w:delText>as its argument</w:delText>
        </w:r>
      </w:del>
      <w:r w:rsidRPr="00E77497">
        <w:t>.</w:t>
      </w:r>
    </w:p>
    <w:p w:rsidR="00CB251B" w:rsidRDefault="00CB251B" w:rsidP="00CB251B">
      <w:pPr>
        <w:pStyle w:val="Alg4"/>
        <w:numPr>
          <w:ilvl w:val="0"/>
          <w:numId w:val="928"/>
        </w:numPr>
        <w:rPr>
          <w:ins w:id="13383" w:author="Rev 19 Allen Wirfs-Brock" w:date="2013-09-27T11:39:00Z"/>
        </w:rPr>
      </w:pPr>
      <w:ins w:id="13384" w:author="Rev 19 Allen Wirfs-Brock" w:date="2013-09-27T11:39:00Z">
        <w:r>
          <w:t>If Type(</w:t>
        </w:r>
        <w:r>
          <w:rPr>
            <w:i/>
          </w:rPr>
          <w:t>target</w:t>
        </w:r>
        <w:r>
          <w:t xml:space="preserve">) is not Object, throw a </w:t>
        </w:r>
        <w:r w:rsidRPr="00CB251B">
          <w:rPr>
            <w:b/>
          </w:rPr>
          <w:t>TypeError</w:t>
        </w:r>
        <w:r>
          <w:t xml:space="preserve"> exception.</w:t>
        </w:r>
      </w:ins>
    </w:p>
    <w:p w:rsidR="003E75AF" w:rsidRPr="00E77497" w:rsidDel="00F2266E" w:rsidRDefault="003E75AF" w:rsidP="003E75AF">
      <w:pPr>
        <w:pStyle w:val="Alg4"/>
        <w:numPr>
          <w:ilvl w:val="0"/>
          <w:numId w:val="928"/>
        </w:numPr>
        <w:rPr>
          <w:del w:id="13385" w:author="Rev 19 Allen Wirfs-Brock" w:date="2013-09-26T13:12:00Z"/>
        </w:rPr>
      </w:pPr>
      <w:del w:id="13386" w:author="Rev 19 Allen Wirfs-Brock" w:date="2013-09-26T13:12:00Z">
        <w:r w:rsidDel="00F2266E">
          <w:delText>ReturnIfAbrupt(</w:delText>
        </w:r>
        <w:r w:rsidDel="00F2266E">
          <w:rPr>
            <w:i/>
          </w:rPr>
          <w:delText>target</w:delText>
        </w:r>
        <w:r w:rsidDel="00F2266E">
          <w:delText>).</w:delText>
        </w:r>
      </w:del>
    </w:p>
    <w:p w:rsidR="00F2266E" w:rsidRPr="00E77497" w:rsidRDefault="00F2266E" w:rsidP="00F2266E">
      <w:pPr>
        <w:pStyle w:val="Alg4"/>
        <w:numPr>
          <w:ilvl w:val="0"/>
          <w:numId w:val="928"/>
        </w:numPr>
        <w:rPr>
          <w:ins w:id="13387" w:author="Rev 19 Allen Wirfs-Brock" w:date="2013-09-26T13:12:00Z"/>
        </w:rPr>
      </w:pPr>
      <w:ins w:id="13388" w:author="Rev 19 Allen Wirfs-Brock" w:date="2013-09-26T13:12:00Z">
        <w:r>
          <w:t xml:space="preserve">If </w:t>
        </w:r>
        <w:r>
          <w:rPr>
            <w:i/>
          </w:rPr>
          <w:t>target</w:t>
        </w:r>
        <w:r>
          <w:t xml:space="preserve"> does not have a [[TypedArrayName]] internal data property, then throw a </w:t>
        </w:r>
        <w:r w:rsidRPr="00F5744B">
          <w:rPr>
            <w:b/>
            <w:bCs/>
          </w:rPr>
          <w:t>TypeError</w:t>
        </w:r>
        <w:r>
          <w:t xml:space="preserve"> exception.</w:t>
        </w:r>
      </w:ins>
    </w:p>
    <w:p w:rsidR="00EB5111" w:rsidRDefault="00EB5111" w:rsidP="00EB5111">
      <w:pPr>
        <w:pStyle w:val="Alg4"/>
        <w:numPr>
          <w:ilvl w:val="0"/>
          <w:numId w:val="928"/>
        </w:numPr>
        <w:rPr>
          <w:ins w:id="13389" w:author="Rev 19 Allen Wirfs-Brock" w:date="2013-09-26T13:13:00Z"/>
        </w:rPr>
      </w:pPr>
      <w:ins w:id="13390" w:author="Rev 19 Allen Wirfs-Brock" w:date="2013-09-26T13:13:00Z">
        <w:r>
          <w:t xml:space="preserve">Assert: </w:t>
        </w:r>
        <w:r>
          <w:rPr>
            <w:i/>
          </w:rPr>
          <w:t>target</w:t>
        </w:r>
        <w:r>
          <w:t xml:space="preserve"> has [[ViewedArrayBuffer]] internal</w:t>
        </w:r>
        <w:r w:rsidRPr="00314265">
          <w:t xml:space="preserve"> </w:t>
        </w:r>
        <w:r>
          <w:t>data propert</w:t>
        </w:r>
      </w:ins>
      <w:ins w:id="13391" w:author="Rev 19 Allen Wirfs-Brock" w:date="2013-09-26T13:14:00Z">
        <w:r>
          <w:t>y</w:t>
        </w:r>
      </w:ins>
      <w:ins w:id="13392" w:author="Rev 19 Allen Wirfs-Brock" w:date="2013-09-26T13:13:00Z">
        <w:r>
          <w:t>.</w:t>
        </w:r>
      </w:ins>
    </w:p>
    <w:p w:rsidR="003E75AF" w:rsidDel="00EB5111" w:rsidRDefault="003E75AF" w:rsidP="003E75AF">
      <w:pPr>
        <w:pStyle w:val="Alg4"/>
        <w:numPr>
          <w:ilvl w:val="0"/>
          <w:numId w:val="928"/>
        </w:numPr>
        <w:rPr>
          <w:del w:id="13393" w:author="Rev 19 Allen Wirfs-Brock" w:date="2013-09-26T13:13:00Z"/>
        </w:rPr>
      </w:pPr>
      <w:del w:id="13394" w:author="Rev 19 Allen Wirfs-Brock" w:date="2013-09-26T13:13:00Z">
        <w:r w:rsidDel="00EB5111">
          <w:delText xml:space="preserve">If </w:delText>
        </w:r>
        <w:r w:rsidDel="00EB5111">
          <w:rPr>
            <w:i/>
          </w:rPr>
          <w:delText>target</w:delText>
        </w:r>
        <w:r w:rsidDel="00EB5111">
          <w:delText xml:space="preserve"> does not have a [[ViewedArrayBuffer]] internal</w:delText>
        </w:r>
        <w:r w:rsidRPr="00314265" w:rsidDel="00EB5111">
          <w:delText xml:space="preserve"> </w:delText>
        </w:r>
        <w:r w:rsidDel="00EB5111">
          <w:delText xml:space="preserve">data property throw a </w:delText>
        </w:r>
        <w:r w:rsidRPr="00B5244C" w:rsidDel="00EB5111">
          <w:rPr>
            <w:b/>
          </w:rPr>
          <w:delText>TypeError</w:delText>
        </w:r>
        <w:r w:rsidDel="00EB5111">
          <w:delText xml:space="preserve"> exception.</w:delText>
        </w:r>
      </w:del>
    </w:p>
    <w:p w:rsidR="003E75AF" w:rsidRPr="00E77497" w:rsidRDefault="003E75AF" w:rsidP="003E75AF">
      <w:pPr>
        <w:pStyle w:val="Alg4"/>
        <w:numPr>
          <w:ilvl w:val="0"/>
          <w:numId w:val="928"/>
        </w:numPr>
      </w:pPr>
      <w:r>
        <w:t xml:space="preserve">Let </w:t>
      </w:r>
      <w:r>
        <w:rPr>
          <w:i/>
          <w:iCs/>
        </w:rPr>
        <w:t>targetBuffer</w:t>
      </w:r>
      <w:r>
        <w:t xml:space="preserve"> be the value of </w:t>
      </w:r>
      <w:r>
        <w:rPr>
          <w:i/>
        </w:rPr>
        <w:t>target</w:t>
      </w:r>
      <w:r>
        <w:t>’s [[ViewedArrayBuffer]] internal</w:t>
      </w:r>
      <w:r w:rsidRPr="00314265">
        <w:t xml:space="preserve"> </w:t>
      </w:r>
      <w:r>
        <w:t>data property.</w:t>
      </w:r>
    </w:p>
    <w:p w:rsidR="003E75AF" w:rsidRDefault="003E75AF" w:rsidP="003E75AF">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rsidR="003E75AF" w:rsidRDefault="003E75AF" w:rsidP="003E75AF">
      <w:pPr>
        <w:pStyle w:val="Alg3"/>
        <w:numPr>
          <w:ilvl w:val="0"/>
          <w:numId w:val="92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rsidR="003E75AF" w:rsidRDefault="003E75AF" w:rsidP="003E75AF">
      <w:pPr>
        <w:pStyle w:val="Alg4"/>
        <w:numPr>
          <w:ilvl w:val="0"/>
          <w:numId w:val="928"/>
        </w:numPr>
      </w:pPr>
      <w:r>
        <w:t>ReturnIfAbrupt(</w:t>
      </w:r>
      <w:r w:rsidRPr="0017778E">
        <w:rPr>
          <w:i/>
          <w:iCs/>
        </w:rPr>
        <w:t>targe</w:t>
      </w:r>
      <w:r w:rsidRPr="004109FE">
        <w:rPr>
          <w:i/>
          <w:iCs/>
        </w:rPr>
        <w:t>t</w:t>
      </w:r>
      <w:r>
        <w:rPr>
          <w:i/>
          <w:iCs/>
        </w:rPr>
        <w:t>Offset</w:t>
      </w:r>
      <w:r>
        <w:t>).</w:t>
      </w:r>
    </w:p>
    <w:p w:rsidR="003E75AF" w:rsidRDefault="003E75AF" w:rsidP="003E75AF">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3E75AF" w:rsidRDefault="003E75AF" w:rsidP="003E75AF">
      <w:pPr>
        <w:pStyle w:val="Alg4"/>
        <w:numPr>
          <w:ilvl w:val="0"/>
          <w:numId w:val="928"/>
        </w:numPr>
      </w:pPr>
      <w:r>
        <w:t xml:space="preserve">Let </w:t>
      </w:r>
      <w:r>
        <w:rPr>
          <w:i/>
          <w:iCs/>
        </w:rPr>
        <w:t>targetElementSize</w:t>
      </w:r>
      <w:r>
        <w:t xml:space="preserve"> be the</w:t>
      </w:r>
      <w:r w:rsidRPr="00540D45">
        <w:t xml:space="preserve"> Number value of the Element Size value specified in </w:t>
      </w:r>
      <w:ins w:id="13395" w:author="Rev 19 Allen Wirfs-Brock" w:date="2013-09-09T10:45:00Z">
        <w:r w:rsidR="009F0B29">
          <w:fldChar w:fldCharType="begin"/>
        </w:r>
        <w:r w:rsidR="009F0B29">
          <w:instrText xml:space="preserve"> REF _Ref366065074 \h </w:instrText>
        </w:r>
      </w:ins>
      <w:ins w:id="13396" w:author="Rev 19 Allen Wirfs-Brock" w:date="2013-09-09T10:45:00Z">
        <w:r w:rsidR="009F0B29">
          <w:fldChar w:fldCharType="separate"/>
        </w:r>
      </w:ins>
      <w:ins w:id="13397" w:author="Rev 19 Allen Wirfs-Brock" w:date="2013-09-27T13:07:00Z">
        <w:r w:rsidR="00460CAC">
          <w:t xml:space="preserve">Table </w:t>
        </w:r>
        <w:r w:rsidR="00460CAC">
          <w:rPr>
            <w:noProof/>
          </w:rPr>
          <w:t>36</w:t>
        </w:r>
      </w:ins>
      <w:ins w:id="13398" w:author="Rev 19 Allen Wirfs-Brock" w:date="2013-09-09T10:45:00Z">
        <w:r w:rsidR="009F0B29">
          <w:fldChar w:fldCharType="end"/>
        </w:r>
      </w:ins>
      <w:r w:rsidRPr="00540D45">
        <w:t xml:space="preserve"> for </w:t>
      </w:r>
      <w:r>
        <w:rPr>
          <w:i/>
          <w:iCs/>
        </w:rPr>
        <w:t>targetName</w:t>
      </w:r>
      <w:r w:rsidRPr="00540D45">
        <w:t>.</w:t>
      </w:r>
    </w:p>
    <w:p w:rsidR="003E75AF" w:rsidRDefault="003E75AF" w:rsidP="003E75AF">
      <w:pPr>
        <w:pStyle w:val="Alg4"/>
        <w:numPr>
          <w:ilvl w:val="0"/>
          <w:numId w:val="928"/>
        </w:numPr>
      </w:pPr>
      <w:r>
        <w:t xml:space="preserve">Let </w:t>
      </w:r>
      <w:r>
        <w:rPr>
          <w:i/>
          <w:iCs/>
        </w:rPr>
        <w:t>targetType</w:t>
      </w:r>
      <w:r>
        <w:t xml:space="preserve"> be the string value of the Element Type value in </w:t>
      </w:r>
      <w:ins w:id="13399" w:author="Rev 19 Allen Wirfs-Brock" w:date="2013-09-09T10:45:00Z">
        <w:r w:rsidR="009F0B29">
          <w:fldChar w:fldCharType="begin"/>
        </w:r>
        <w:r w:rsidR="009F0B29">
          <w:instrText xml:space="preserve"> REF _Ref366065074 \h </w:instrText>
        </w:r>
      </w:ins>
      <w:ins w:id="13400" w:author="Rev 19 Allen Wirfs-Brock" w:date="2013-09-09T10:45:00Z">
        <w:r w:rsidR="009F0B29">
          <w:fldChar w:fldCharType="separate"/>
        </w:r>
      </w:ins>
      <w:ins w:id="13401" w:author="Rev 19 Allen Wirfs-Brock" w:date="2013-09-27T13:07:00Z">
        <w:r w:rsidR="00460CAC">
          <w:t xml:space="preserve">Table </w:t>
        </w:r>
        <w:r w:rsidR="00460CAC">
          <w:rPr>
            <w:noProof/>
          </w:rPr>
          <w:t>36</w:t>
        </w:r>
      </w:ins>
      <w:ins w:id="13402" w:author="Rev 19 Allen Wirfs-Brock" w:date="2013-09-09T10:45:00Z">
        <w:r w:rsidR="009F0B29">
          <w:fldChar w:fldCharType="end"/>
        </w:r>
      </w:ins>
      <w:r>
        <w:t xml:space="preserve"> for </w:t>
      </w:r>
      <w:r>
        <w:rPr>
          <w:i/>
          <w:iCs/>
        </w:rPr>
        <w:t>targetName</w:t>
      </w:r>
      <w:r>
        <w:t>.</w:t>
      </w:r>
    </w:p>
    <w:p w:rsidR="003E75AF" w:rsidRDefault="003E75AF" w:rsidP="003E75AF">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E75AF" w:rsidRPr="00E77497" w:rsidRDefault="003E75AF" w:rsidP="003E75AF">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rsidR="003E75AF" w:rsidRPr="00E77497" w:rsidRDefault="003E75AF" w:rsidP="003E75AF">
      <w:pPr>
        <w:pStyle w:val="Alg4"/>
        <w:numPr>
          <w:ilvl w:val="0"/>
          <w:numId w:val="928"/>
        </w:numPr>
      </w:pPr>
      <w:r>
        <w:t>ReturnIfAbrupt(</w:t>
      </w:r>
      <w:r>
        <w:rPr>
          <w:i/>
        </w:rPr>
        <w:t>src</w:t>
      </w:r>
      <w:r>
        <w:t>).</w:t>
      </w:r>
    </w:p>
    <w:p w:rsidR="003E75AF" w:rsidRDefault="003E75AF" w:rsidP="003E75AF">
      <w:pPr>
        <w:pStyle w:val="Alg4"/>
        <w:numPr>
          <w:ilvl w:val="0"/>
          <w:numId w:val="928"/>
        </w:numPr>
      </w:pPr>
      <w:r>
        <w:t xml:space="preserve">Let </w:t>
      </w:r>
      <w:r w:rsidRPr="006B5799">
        <w:rPr>
          <w:i/>
          <w:iCs/>
        </w:rPr>
        <w:t>srcLen</w:t>
      </w:r>
      <w:r>
        <w:t xml:space="preserve"> be the result of </w:t>
      </w:r>
      <w:r w:rsidRPr="00E77497">
        <w:t>Get</w:t>
      </w:r>
      <w:r>
        <w:t>(</w:t>
      </w:r>
      <w:r>
        <w:rPr>
          <w:i/>
        </w:rPr>
        <w:t>src</w:t>
      </w:r>
      <w:r>
        <w:t>,</w:t>
      </w:r>
      <w:r w:rsidRPr="00E77497">
        <w:t xml:space="preserve"> </w:t>
      </w:r>
      <w:r w:rsidRPr="00E77497">
        <w:rPr>
          <w:rFonts w:ascii="Courier New" w:hAnsi="Courier New"/>
          <w:b/>
        </w:rPr>
        <w:t>"length"</w:t>
      </w:r>
      <w:r>
        <w:rPr>
          <w:bCs/>
        </w:rPr>
        <w:t>).</w:t>
      </w:r>
    </w:p>
    <w:p w:rsidR="003E75AF" w:rsidRDefault="003E75AF" w:rsidP="003E75AF">
      <w:pPr>
        <w:pStyle w:val="Alg4"/>
        <w:numPr>
          <w:ilvl w:val="0"/>
          <w:numId w:val="928"/>
        </w:numPr>
      </w:pPr>
      <w:r>
        <w:t xml:space="preserve">Let </w:t>
      </w:r>
      <w:r>
        <w:rPr>
          <w:i/>
          <w:iCs/>
        </w:rPr>
        <w:t>numberLength</w:t>
      </w:r>
      <w:r>
        <w:t xml:space="preserve"> be ToNumber(</w:t>
      </w:r>
      <w:r w:rsidRPr="006B5799">
        <w:rPr>
          <w:i/>
          <w:iCs/>
        </w:rPr>
        <w:t>srcLen</w:t>
      </w:r>
      <w:r>
        <w:t>).</w:t>
      </w:r>
    </w:p>
    <w:p w:rsidR="003E75AF" w:rsidRDefault="003E75AF" w:rsidP="003E75AF">
      <w:pPr>
        <w:pStyle w:val="Alg4"/>
        <w:numPr>
          <w:ilvl w:val="0"/>
          <w:numId w:val="928"/>
        </w:numPr>
      </w:pPr>
      <w:r>
        <w:t xml:space="preserve">Let </w:t>
      </w:r>
      <w:r>
        <w:rPr>
          <w:i/>
          <w:iCs/>
        </w:rPr>
        <w:t>srcLength</w:t>
      </w:r>
      <w:r>
        <w:t xml:space="preserve"> be ToInteger(</w:t>
      </w:r>
      <w:r>
        <w:rPr>
          <w:i/>
          <w:iCs/>
        </w:rPr>
        <w:t>numberLength</w:t>
      </w:r>
      <w:r>
        <w:t>).</w:t>
      </w:r>
    </w:p>
    <w:p w:rsidR="003E75AF" w:rsidRDefault="003E75AF" w:rsidP="003E75AF">
      <w:pPr>
        <w:pStyle w:val="Alg4"/>
        <w:numPr>
          <w:ilvl w:val="0"/>
          <w:numId w:val="928"/>
        </w:numPr>
      </w:pPr>
      <w:r>
        <w:t>ReturnIfAbrupt(</w:t>
      </w:r>
      <w:r>
        <w:rPr>
          <w:i/>
          <w:iCs/>
        </w:rPr>
        <w:t>srcLength</w:t>
      </w:r>
      <w:r>
        <w:t>).</w:t>
      </w:r>
    </w:p>
    <w:p w:rsidR="003E75AF" w:rsidRDefault="003E75AF" w:rsidP="003E75AF">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rsidR="003E75AF" w:rsidRDefault="003E75AF" w:rsidP="003E75AF">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3E75AF" w:rsidRPr="00E77497" w:rsidRDefault="003E75AF" w:rsidP="003E75AF">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3E75AF" w:rsidRDefault="003E75AF" w:rsidP="003E75AF">
      <w:pPr>
        <w:pStyle w:val="Alg4"/>
        <w:numPr>
          <w:ilvl w:val="0"/>
          <w:numId w:val="928"/>
        </w:numPr>
      </w:pPr>
      <w:r>
        <w:t xml:space="preserve">Let </w:t>
      </w:r>
      <w:r>
        <w:rPr>
          <w:i/>
        </w:rPr>
        <w:t>k</w:t>
      </w:r>
      <w:r>
        <w:t xml:space="preserve"> be 0.</w:t>
      </w:r>
    </w:p>
    <w:p w:rsidR="003E75AF" w:rsidRDefault="003E75AF" w:rsidP="003E75AF">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3E75AF" w:rsidRPr="00E77497" w:rsidRDefault="003E75AF" w:rsidP="003E75AF">
      <w:pPr>
        <w:pStyle w:val="Alg4"/>
        <w:numPr>
          <w:ilvl w:val="0"/>
          <w:numId w:val="928"/>
        </w:numPr>
      </w:pPr>
      <w:r w:rsidRPr="00E77497">
        <w:t xml:space="preserve">Repeat, while </w:t>
      </w:r>
      <w:r>
        <w:rPr>
          <w:i/>
        </w:rPr>
        <w:t>targetByteIndex</w:t>
      </w:r>
      <w:r w:rsidRPr="00E77497">
        <w:t xml:space="preserve"> &lt; </w:t>
      </w:r>
      <w:r>
        <w:rPr>
          <w:i/>
          <w:iCs/>
        </w:rPr>
        <w:t>limit</w:t>
      </w:r>
    </w:p>
    <w:p w:rsidR="003E75AF" w:rsidRPr="00E77497" w:rsidRDefault="003E75AF" w:rsidP="003E75AF">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rsidR="003E75AF" w:rsidRDefault="003E75AF" w:rsidP="003E75AF">
      <w:pPr>
        <w:pStyle w:val="Alg4"/>
        <w:numPr>
          <w:ilvl w:val="1"/>
          <w:numId w:val="928"/>
        </w:numPr>
        <w:contextualSpacing/>
      </w:pPr>
      <w:r>
        <w:t xml:space="preserve">Let </w:t>
      </w:r>
      <w:r>
        <w:rPr>
          <w:i/>
          <w:iCs/>
        </w:rPr>
        <w:t>kNumber</w:t>
      </w:r>
      <w:r>
        <w:t xml:space="preserve"> be ToNumber(</w:t>
      </w:r>
      <w:r w:rsidRPr="00E77497">
        <w:rPr>
          <w:i/>
        </w:rPr>
        <w:t>kValue</w:t>
      </w:r>
      <w:r>
        <w:t>).</w:t>
      </w:r>
    </w:p>
    <w:p w:rsidR="003E75AF" w:rsidRPr="00E77497" w:rsidRDefault="003E75AF" w:rsidP="003E75AF">
      <w:pPr>
        <w:pStyle w:val="Alg4"/>
        <w:numPr>
          <w:ilvl w:val="1"/>
          <w:numId w:val="928"/>
        </w:numPr>
        <w:contextualSpacing/>
      </w:pPr>
      <w:r>
        <w:t>ReturnIfAbrupt(</w:t>
      </w:r>
      <w:r>
        <w:rPr>
          <w:i/>
          <w:iCs/>
        </w:rPr>
        <w:t>kNumber</w:t>
      </w:r>
      <w:r>
        <w:t>).</w:t>
      </w:r>
    </w:p>
    <w:p w:rsidR="003E75AF" w:rsidRPr="00E77497" w:rsidRDefault="003E75AF" w:rsidP="003E75AF">
      <w:pPr>
        <w:pStyle w:val="Alg4"/>
        <w:numPr>
          <w:ilvl w:val="1"/>
          <w:numId w:val="928"/>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rsidR="003E75AF" w:rsidRPr="00E77497" w:rsidRDefault="003E75AF" w:rsidP="003E75AF">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rsidR="003E75AF" w:rsidRPr="00E77497" w:rsidRDefault="003E75AF" w:rsidP="003E75AF">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3E75AF" w:rsidRDefault="003E75AF" w:rsidP="003E75AF">
      <w:pPr>
        <w:pStyle w:val="Alg4"/>
        <w:numPr>
          <w:ilvl w:val="0"/>
          <w:numId w:val="928"/>
        </w:numPr>
        <w:spacing w:after="240"/>
      </w:pPr>
      <w:r>
        <w:t xml:space="preserve">Return </w:t>
      </w:r>
      <w:r>
        <w:rPr>
          <w:b/>
          <w:bCs/>
        </w:rPr>
        <w:t>undefined</w:t>
      </w:r>
      <w:r>
        <w:t>.</w:t>
      </w:r>
    </w:p>
    <w:p w:rsidR="003E75AF" w:rsidRPr="00AC44FD" w:rsidRDefault="003E75AF" w:rsidP="003E75AF">
      <w:pPr>
        <w:pStyle w:val="Heading4"/>
      </w:pPr>
      <w:bookmarkStart w:id="13403" w:name="_Ref366084266"/>
      <w:r w:rsidRPr="009B0388">
        <w:t>%</w:t>
      </w:r>
      <w:r w:rsidRPr="00AC44FD">
        <w:t>TypedArray%</w:t>
      </w:r>
      <w:r w:rsidRPr="009B0388">
        <w:t>.</w:t>
      </w:r>
      <w:r w:rsidRPr="00AC44FD">
        <w:t>prototype.set(typedArray, offset = 0 )</w:t>
      </w:r>
      <w:bookmarkEnd w:id="13403"/>
    </w:p>
    <w:p w:rsidR="003E75AF" w:rsidRDefault="003E75AF" w:rsidP="003E75AF">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rsidR="003E75AF" w:rsidRDefault="003E75AF" w:rsidP="003E75AF">
      <w:pPr>
        <w:pStyle w:val="Alg4"/>
        <w:numPr>
          <w:ilvl w:val="0"/>
          <w:numId w:val="1311"/>
        </w:numPr>
      </w:pPr>
      <w:r>
        <w:lastRenderedPageBreak/>
        <w:t xml:space="preserve">Assert: </w:t>
      </w:r>
      <w:r>
        <w:rPr>
          <w:i/>
          <w:iCs/>
        </w:rPr>
        <w:t>typedArray</w:t>
      </w:r>
      <w:r>
        <w:t xml:space="preserve"> has a [[</w:t>
      </w:r>
      <w:ins w:id="13404" w:author="Rev 19 Allen Wirfs-Brock" w:date="2013-09-26T13:16:00Z">
        <w:r w:rsidR="00EB5111">
          <w:t>TypedArrayName</w:t>
        </w:r>
      </w:ins>
      <w:del w:id="13405" w:author="Rev 19 Allen Wirfs-Brock" w:date="2013-09-26T13:16:00Z">
        <w:r w:rsidDel="00EB5111">
          <w:delText>ViewedArrayBuffer</w:delText>
        </w:r>
      </w:del>
      <w:r>
        <w:t>]] internal</w:t>
      </w:r>
      <w:r w:rsidRPr="00314265">
        <w:t xml:space="preserve"> </w:t>
      </w:r>
      <w:r>
        <w:t xml:space="preserve">data property.  If it does not, the definition in </w:t>
      </w:r>
      <w:r w:rsidR="00386020">
        <w:fldChar w:fldCharType="begin"/>
      </w:r>
      <w:r w:rsidR="00386020">
        <w:instrText xml:space="preserve"> REF _Ref366084290 \r \h </w:instrText>
      </w:r>
      <w:r w:rsidR="00386020">
        <w:fldChar w:fldCharType="separate"/>
      </w:r>
      <w:ins w:id="13406" w:author="Rev 19 Allen Wirfs-Brock" w:date="2013-09-27T13:07:00Z">
        <w:r w:rsidR="00460CAC">
          <w:t>0</w:t>
        </w:r>
      </w:ins>
      <w:del w:id="13407" w:author="Rev 19 Allen Wirfs-Brock" w:date="2013-09-27T12:48:00Z">
        <w:r w:rsidR="009E7E9E" w:rsidDel="00F82E34">
          <w:delText>22.2.3.22</w:delText>
        </w:r>
      </w:del>
      <w:r w:rsidR="00386020">
        <w:fldChar w:fldCharType="end"/>
      </w:r>
      <w:r>
        <w:t xml:space="preserve"> applies.</w:t>
      </w:r>
    </w:p>
    <w:p w:rsidR="003E75AF" w:rsidRPr="00E77497" w:rsidRDefault="003E75AF" w:rsidP="003E75AF">
      <w:pPr>
        <w:pStyle w:val="Alg4"/>
        <w:numPr>
          <w:ilvl w:val="0"/>
          <w:numId w:val="1311"/>
        </w:numPr>
      </w:pPr>
      <w:r w:rsidRPr="00E77497">
        <w:t xml:space="preserve">Let </w:t>
      </w:r>
      <w:r>
        <w:rPr>
          <w:i/>
        </w:rPr>
        <w:t>target</w:t>
      </w:r>
      <w:r w:rsidRPr="00E77497">
        <w:t xml:space="preserve"> be the</w:t>
      </w:r>
      <w:r>
        <w:t xml:space="preserve"> </w:t>
      </w:r>
      <w:del w:id="13408" w:author="Rev 19 Allen Wirfs-Brock" w:date="2013-09-26T13:17:00Z">
        <w:r w:rsidDel="00EB5111">
          <w:delText xml:space="preserve">result of  calling ToObject with the </w:delText>
        </w:r>
      </w:del>
      <w:r w:rsidRPr="00E77497">
        <w:rPr>
          <w:b/>
        </w:rPr>
        <w:t>this</w:t>
      </w:r>
      <w:r w:rsidRPr="00E77497">
        <w:t xml:space="preserve"> value</w:t>
      </w:r>
      <w:del w:id="13409" w:author="Rev 19 Allen Wirfs-Brock" w:date="2013-09-26T13:17:00Z">
        <w:r w:rsidRPr="007B0456" w:rsidDel="00EB5111">
          <w:delText xml:space="preserve"> </w:delText>
        </w:r>
        <w:r w:rsidDel="00EB5111">
          <w:delText>as its argument</w:delText>
        </w:r>
      </w:del>
      <w:r w:rsidRPr="00E77497">
        <w:t>.</w:t>
      </w:r>
    </w:p>
    <w:p w:rsidR="00CB251B" w:rsidRDefault="00CB251B" w:rsidP="00CB251B">
      <w:pPr>
        <w:pStyle w:val="Alg4"/>
        <w:numPr>
          <w:ilvl w:val="0"/>
          <w:numId w:val="1311"/>
        </w:numPr>
        <w:rPr>
          <w:ins w:id="13410" w:author="Rev 19 Allen Wirfs-Brock" w:date="2013-09-27T11:40:00Z"/>
        </w:rPr>
      </w:pPr>
      <w:ins w:id="13411" w:author="Rev 19 Allen Wirfs-Brock" w:date="2013-09-27T11:40:00Z">
        <w:r>
          <w:t>If Type(</w:t>
        </w:r>
        <w:r>
          <w:rPr>
            <w:i/>
          </w:rPr>
          <w:t>target</w:t>
        </w:r>
        <w:r>
          <w:t xml:space="preserve">) is not Object, throw a </w:t>
        </w:r>
        <w:r w:rsidRPr="00CB251B">
          <w:rPr>
            <w:b/>
          </w:rPr>
          <w:t>TypeError</w:t>
        </w:r>
        <w:r>
          <w:t xml:space="preserve"> exception.</w:t>
        </w:r>
      </w:ins>
    </w:p>
    <w:p w:rsidR="003E75AF" w:rsidRPr="00E77497" w:rsidDel="00EB5111" w:rsidRDefault="003E75AF" w:rsidP="003E75AF">
      <w:pPr>
        <w:pStyle w:val="Alg4"/>
        <w:numPr>
          <w:ilvl w:val="0"/>
          <w:numId w:val="1311"/>
        </w:numPr>
        <w:rPr>
          <w:del w:id="13412" w:author="Rev 19 Allen Wirfs-Brock" w:date="2013-09-26T13:17:00Z"/>
        </w:rPr>
      </w:pPr>
      <w:del w:id="13413" w:author="Rev 19 Allen Wirfs-Brock" w:date="2013-09-26T13:17:00Z">
        <w:r w:rsidDel="00EB5111">
          <w:delText>ReturnIfAbrupt(</w:delText>
        </w:r>
        <w:r w:rsidDel="00EB5111">
          <w:rPr>
            <w:i/>
          </w:rPr>
          <w:delText>target</w:delText>
        </w:r>
        <w:r w:rsidDel="00EB5111">
          <w:delText>).</w:delText>
        </w:r>
      </w:del>
    </w:p>
    <w:p w:rsidR="00EB5111" w:rsidRPr="00E77497" w:rsidRDefault="00EB5111" w:rsidP="00EB5111">
      <w:pPr>
        <w:pStyle w:val="Alg4"/>
        <w:numPr>
          <w:ilvl w:val="0"/>
          <w:numId w:val="1311"/>
        </w:numPr>
        <w:rPr>
          <w:ins w:id="13414" w:author="Rev 19 Allen Wirfs-Brock" w:date="2013-09-26T13:17:00Z"/>
        </w:rPr>
      </w:pPr>
      <w:ins w:id="13415" w:author="Rev 19 Allen Wirfs-Brock" w:date="2013-09-26T13:17:00Z">
        <w:r>
          <w:t xml:space="preserve">If </w:t>
        </w:r>
        <w:r>
          <w:rPr>
            <w:i/>
          </w:rPr>
          <w:t>target</w:t>
        </w:r>
        <w:r>
          <w:t xml:space="preserve"> does not have a [[TypedArrayName]] internal data property, then throw a </w:t>
        </w:r>
        <w:r w:rsidRPr="00F5744B">
          <w:rPr>
            <w:b/>
            <w:bCs/>
          </w:rPr>
          <w:t>TypeError</w:t>
        </w:r>
        <w:r>
          <w:t xml:space="preserve"> exception.</w:t>
        </w:r>
      </w:ins>
    </w:p>
    <w:p w:rsidR="00EB5111" w:rsidRDefault="00EB5111" w:rsidP="00EB5111">
      <w:pPr>
        <w:pStyle w:val="Alg4"/>
        <w:numPr>
          <w:ilvl w:val="0"/>
          <w:numId w:val="1311"/>
        </w:numPr>
        <w:rPr>
          <w:ins w:id="13416" w:author="Rev 19 Allen Wirfs-Brock" w:date="2013-09-26T13:17:00Z"/>
        </w:rPr>
      </w:pPr>
      <w:ins w:id="13417" w:author="Rev 19 Allen Wirfs-Brock" w:date="2013-09-26T13:17:00Z">
        <w:r>
          <w:t xml:space="preserve">Assert: </w:t>
        </w:r>
        <w:r>
          <w:rPr>
            <w:i/>
          </w:rPr>
          <w:t>target</w:t>
        </w:r>
        <w:r>
          <w:t xml:space="preserve"> has [[ViewedArrayBuffer]] internal</w:t>
        </w:r>
        <w:r w:rsidRPr="00314265">
          <w:t xml:space="preserve"> </w:t>
        </w:r>
        <w:r>
          <w:t>data property.</w:t>
        </w:r>
      </w:ins>
    </w:p>
    <w:p w:rsidR="003E75AF" w:rsidRDefault="003E75AF" w:rsidP="003E75AF">
      <w:pPr>
        <w:pStyle w:val="Alg4"/>
        <w:numPr>
          <w:ilvl w:val="0"/>
          <w:numId w:val="1311"/>
        </w:numPr>
      </w:pPr>
      <w:r>
        <w:t xml:space="preserve">If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11"/>
        </w:numPr>
      </w:pPr>
      <w:r>
        <w:t xml:space="preserve">Let </w:t>
      </w:r>
      <w:r>
        <w:rPr>
          <w:i/>
          <w:iCs/>
        </w:rPr>
        <w:t>targetBuffer</w:t>
      </w:r>
      <w:r>
        <w:t xml:space="preserve"> be the value of </w:t>
      </w:r>
      <w:r>
        <w:rPr>
          <w:i/>
        </w:rPr>
        <w:t>target</w:t>
      </w:r>
      <w:r>
        <w:t>’s [[ViewedArrayBuffer]] internal</w:t>
      </w:r>
      <w:r w:rsidRPr="00314265">
        <w:t xml:space="preserve"> </w:t>
      </w:r>
      <w:r>
        <w:t>data property.</w:t>
      </w:r>
    </w:p>
    <w:p w:rsidR="003E75AF" w:rsidRDefault="003E75AF" w:rsidP="003E75AF">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EB5111" w:rsidRPr="00E77497" w:rsidRDefault="00EB5111" w:rsidP="00EB5111">
      <w:pPr>
        <w:pStyle w:val="Alg4"/>
        <w:numPr>
          <w:ilvl w:val="0"/>
          <w:numId w:val="1311"/>
        </w:numPr>
      </w:pPr>
      <w:moveToRangeStart w:id="13418" w:author="Rev 19 Allen Wirfs-Brock" w:date="2013-09-26T13:19:00Z" w:name="move367964883"/>
      <w:moveTo w:id="13419" w:author="Rev 19 Allen Wirfs-Brock" w:date="2013-09-26T13:19:00Z">
        <w:r>
          <w:t xml:space="preserve">Let </w:t>
        </w:r>
        <w:r>
          <w:rPr>
            <w:i/>
            <w:iCs/>
          </w:rPr>
          <w:t>srcBuffer</w:t>
        </w:r>
        <w:r>
          <w:t xml:space="preserve"> be the value of </w:t>
        </w:r>
        <w:r>
          <w:rPr>
            <w:i/>
            <w:iCs/>
          </w:rPr>
          <w:t>typedArray</w:t>
        </w:r>
        <w:r>
          <w:t>’s [[ViewedArrayBuffer]] internal</w:t>
        </w:r>
        <w:r w:rsidRPr="00314265">
          <w:t xml:space="preserve"> </w:t>
        </w:r>
        <w:r>
          <w:t>data property.</w:t>
        </w:r>
      </w:moveTo>
    </w:p>
    <w:p w:rsidR="00EB5111" w:rsidRDefault="00EB5111" w:rsidP="00EB5111">
      <w:pPr>
        <w:pStyle w:val="Alg4"/>
        <w:numPr>
          <w:ilvl w:val="0"/>
          <w:numId w:val="1311"/>
        </w:numPr>
      </w:pPr>
      <w:moveTo w:id="13420" w:author="Rev 19 Allen Wirfs-Brock" w:date="2013-09-26T13:19:00Z">
        <w:r>
          <w:t xml:space="preserve">If </w:t>
        </w:r>
        <w:r>
          <w:rPr>
            <w:i/>
            <w:iCs/>
          </w:rPr>
          <w:t>srcBuffer</w:t>
        </w:r>
        <w:r>
          <w:t xml:space="preserve"> is </w:t>
        </w:r>
        <w:r>
          <w:rPr>
            <w:b/>
            <w:bCs/>
          </w:rPr>
          <w:t>undefined</w:t>
        </w:r>
        <w:r>
          <w:t xml:space="preserve">, then throw a </w:t>
        </w:r>
        <w:r>
          <w:rPr>
            <w:b/>
            <w:bCs/>
          </w:rPr>
          <w:t>TypeError</w:t>
        </w:r>
        <w:r>
          <w:t xml:space="preserve"> exception.</w:t>
        </w:r>
      </w:moveTo>
    </w:p>
    <w:moveToRangeEnd w:id="13418"/>
    <w:p w:rsidR="003E75AF" w:rsidRDefault="003E75AF" w:rsidP="003E75AF">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rsidR="003E75AF" w:rsidRDefault="003E75AF" w:rsidP="003E75AF">
      <w:pPr>
        <w:pStyle w:val="Alg3"/>
        <w:numPr>
          <w:ilvl w:val="0"/>
          <w:numId w:val="1311"/>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rsidR="003E75AF" w:rsidRDefault="003E75AF" w:rsidP="003E75AF">
      <w:pPr>
        <w:pStyle w:val="Alg4"/>
        <w:numPr>
          <w:ilvl w:val="0"/>
          <w:numId w:val="1311"/>
        </w:numPr>
      </w:pPr>
      <w:r>
        <w:t>ReturnIfAbrupt(</w:t>
      </w:r>
      <w:r w:rsidRPr="00197BED">
        <w:rPr>
          <w:i/>
          <w:iCs/>
        </w:rPr>
        <w:t>target</w:t>
      </w:r>
      <w:r>
        <w:rPr>
          <w:i/>
          <w:iCs/>
        </w:rPr>
        <w:t>Offset</w:t>
      </w:r>
      <w:r>
        <w:t>).</w:t>
      </w:r>
    </w:p>
    <w:p w:rsidR="003E75AF" w:rsidRDefault="003E75AF" w:rsidP="003E75AF">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3E75AF" w:rsidRDefault="003E75AF" w:rsidP="003E75AF">
      <w:pPr>
        <w:pStyle w:val="Alg4"/>
        <w:numPr>
          <w:ilvl w:val="0"/>
          <w:numId w:val="1311"/>
        </w:numPr>
      </w:pPr>
      <w:r>
        <w:t xml:space="preserve">Let </w:t>
      </w:r>
      <w:r>
        <w:rPr>
          <w:i/>
          <w:iCs/>
        </w:rPr>
        <w:t>targetType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004B439B">
        <w:t xml:space="preserve"> </w:t>
      </w:r>
      <w:r>
        <w:t xml:space="preserve">for </w:t>
      </w:r>
      <w:r>
        <w:rPr>
          <w:i/>
          <w:iCs/>
        </w:rPr>
        <w:t>targetName</w:t>
      </w:r>
      <w:r>
        <w:t>.</w:t>
      </w:r>
    </w:p>
    <w:p w:rsidR="003E75AF" w:rsidRDefault="003E75AF" w:rsidP="003E75AF">
      <w:pPr>
        <w:pStyle w:val="Alg4"/>
        <w:numPr>
          <w:ilvl w:val="0"/>
          <w:numId w:val="1311"/>
        </w:numPr>
      </w:pPr>
      <w:r>
        <w:t xml:space="preserve">Let </w:t>
      </w:r>
      <w:r>
        <w:rPr>
          <w:i/>
          <w:iCs/>
        </w:rPr>
        <w:t>targetElementSize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Pr="00540D45">
        <w:t xml:space="preserve"> for </w:t>
      </w:r>
      <w:r>
        <w:rPr>
          <w:i/>
          <w:iCs/>
        </w:rPr>
        <w:t>targetName</w:t>
      </w:r>
      <w:r w:rsidRPr="00540D45">
        <w:t>.</w:t>
      </w:r>
    </w:p>
    <w:p w:rsidR="003E75AF" w:rsidRDefault="003E75AF" w:rsidP="003E75AF">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E75AF" w:rsidRPr="00E77497" w:rsidDel="00EB5111" w:rsidRDefault="003E75AF" w:rsidP="003E75AF">
      <w:pPr>
        <w:pStyle w:val="Alg4"/>
        <w:numPr>
          <w:ilvl w:val="0"/>
          <w:numId w:val="1311"/>
        </w:numPr>
      </w:pPr>
      <w:moveFromRangeStart w:id="13421" w:author="Rev 19 Allen Wirfs-Brock" w:date="2013-09-26T13:19:00Z" w:name="move367964883"/>
      <w:moveFrom w:id="13422" w:author="Rev 19 Allen Wirfs-Brock" w:date="2013-09-26T13:19:00Z">
        <w:r w:rsidDel="00EB5111">
          <w:t xml:space="preserve">Let </w:t>
        </w:r>
        <w:r w:rsidDel="00EB5111">
          <w:rPr>
            <w:i/>
            <w:iCs/>
          </w:rPr>
          <w:t>srcBuffer</w:t>
        </w:r>
        <w:r w:rsidDel="00EB5111">
          <w:t xml:space="preserve"> be the value of </w:t>
        </w:r>
        <w:r w:rsidDel="00EB5111">
          <w:rPr>
            <w:i/>
            <w:iCs/>
          </w:rPr>
          <w:t>typedArray</w:t>
        </w:r>
        <w:r w:rsidDel="00EB5111">
          <w:t>’s [[ViewedArrayBuffer]] internal</w:t>
        </w:r>
        <w:r w:rsidRPr="00314265" w:rsidDel="00EB5111">
          <w:t xml:space="preserve"> </w:t>
        </w:r>
        <w:r w:rsidDel="00EB5111">
          <w:t>data property.</w:t>
        </w:r>
      </w:moveFrom>
    </w:p>
    <w:p w:rsidR="003E75AF" w:rsidDel="00EB5111" w:rsidRDefault="003E75AF" w:rsidP="003E75AF">
      <w:pPr>
        <w:pStyle w:val="Alg4"/>
        <w:numPr>
          <w:ilvl w:val="0"/>
          <w:numId w:val="1311"/>
        </w:numPr>
      </w:pPr>
      <w:moveFrom w:id="13423" w:author="Rev 19 Allen Wirfs-Brock" w:date="2013-09-26T13:19:00Z">
        <w:r w:rsidDel="00EB5111">
          <w:t xml:space="preserve">If </w:t>
        </w:r>
        <w:r w:rsidDel="00EB5111">
          <w:rPr>
            <w:i/>
            <w:iCs/>
          </w:rPr>
          <w:t>srcBuffer</w:t>
        </w:r>
        <w:r w:rsidDel="00EB5111">
          <w:t xml:space="preserve"> is </w:t>
        </w:r>
        <w:r w:rsidDel="00EB5111">
          <w:rPr>
            <w:b/>
            <w:bCs/>
          </w:rPr>
          <w:t>undefined</w:t>
        </w:r>
        <w:r w:rsidDel="00EB5111">
          <w:t xml:space="preserve">, then throw a </w:t>
        </w:r>
        <w:r w:rsidDel="00EB5111">
          <w:rPr>
            <w:b/>
            <w:bCs/>
          </w:rPr>
          <w:t>TypeError</w:t>
        </w:r>
        <w:r w:rsidDel="00EB5111">
          <w:t xml:space="preserve"> exception.</w:t>
        </w:r>
      </w:moveFrom>
    </w:p>
    <w:moveFromRangeEnd w:id="13421"/>
    <w:p w:rsidR="003E75AF" w:rsidRDefault="003E75AF" w:rsidP="003E75AF">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rsidR="003E75AF" w:rsidRDefault="003E75AF" w:rsidP="003E75AF">
      <w:pPr>
        <w:pStyle w:val="Alg4"/>
        <w:numPr>
          <w:ilvl w:val="0"/>
          <w:numId w:val="1311"/>
        </w:numPr>
      </w:pPr>
      <w:r>
        <w:t xml:space="preserve">Let </w:t>
      </w:r>
      <w:r>
        <w:rPr>
          <w:i/>
          <w:iCs/>
        </w:rPr>
        <w:t>srcType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004B439B">
        <w:t xml:space="preserve"> </w:t>
      </w:r>
      <w:r>
        <w:t xml:space="preserve">for </w:t>
      </w:r>
      <w:r>
        <w:rPr>
          <w:i/>
          <w:iCs/>
        </w:rPr>
        <w:t>srcName</w:t>
      </w:r>
      <w:r>
        <w:t xml:space="preserve"> .</w:t>
      </w:r>
    </w:p>
    <w:p w:rsidR="003E75AF" w:rsidRDefault="003E75AF" w:rsidP="003E75AF">
      <w:pPr>
        <w:pStyle w:val="Alg4"/>
        <w:numPr>
          <w:ilvl w:val="0"/>
          <w:numId w:val="1311"/>
        </w:numPr>
      </w:pPr>
      <w:r>
        <w:t xml:space="preserve">Let </w:t>
      </w:r>
      <w:r>
        <w:rPr>
          <w:i/>
          <w:iCs/>
        </w:rPr>
        <w:t>srcElementSize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rsidRPr="00540D45">
        <w:t xml:space="preserve"> for </w:t>
      </w:r>
      <w:r>
        <w:rPr>
          <w:i/>
          <w:iCs/>
        </w:rPr>
        <w:t>srcName</w:t>
      </w:r>
      <w:r w:rsidRPr="00540D45">
        <w:t>.</w:t>
      </w:r>
    </w:p>
    <w:p w:rsidR="003E75AF" w:rsidRDefault="003E75AF" w:rsidP="003E75AF">
      <w:pPr>
        <w:pStyle w:val="Alg4"/>
        <w:numPr>
          <w:ilvl w:val="0"/>
          <w:numId w:val="1311"/>
        </w:numPr>
      </w:pPr>
      <w:r>
        <w:t xml:space="preserve">Let </w:t>
      </w:r>
      <w:r>
        <w:rPr>
          <w:i/>
          <w:iCs/>
        </w:rPr>
        <w:t>srcLength</w:t>
      </w:r>
      <w:r>
        <w:t xml:space="preserve"> be the value of </w:t>
      </w:r>
      <w:r>
        <w:rPr>
          <w:i/>
          <w:iCs/>
        </w:rPr>
        <w:t>typedArray</w:t>
      </w:r>
      <w:r>
        <w:t>’s [[ArrayLength]] internal</w:t>
      </w:r>
      <w:r w:rsidRPr="00314265">
        <w:t xml:space="preserve"> </w:t>
      </w:r>
      <w:r>
        <w:t>data property.</w:t>
      </w:r>
    </w:p>
    <w:p w:rsidR="003E75AF" w:rsidRDefault="003E75AF" w:rsidP="003E75AF">
      <w:pPr>
        <w:pStyle w:val="Alg4"/>
        <w:numPr>
          <w:ilvl w:val="0"/>
          <w:numId w:val="1311"/>
        </w:numPr>
      </w:pPr>
      <w:r>
        <w:t xml:space="preserve">Let </w:t>
      </w:r>
      <w:r>
        <w:rPr>
          <w:i/>
          <w:iCs/>
        </w:rPr>
        <w:t>srcByteOffset</w:t>
      </w:r>
      <w:r>
        <w:t xml:space="preserve"> be the value of </w:t>
      </w:r>
      <w:r>
        <w:rPr>
          <w:i/>
          <w:iCs/>
        </w:rPr>
        <w:t>typedArray</w:t>
      </w:r>
      <w:r>
        <w:t>’s [[ByteOffset]] internal</w:t>
      </w:r>
      <w:r w:rsidRPr="00314265">
        <w:t xml:space="preserve"> </w:t>
      </w:r>
      <w:r>
        <w:t>data property.</w:t>
      </w:r>
    </w:p>
    <w:p w:rsidR="003E75AF" w:rsidRDefault="003E75AF" w:rsidP="003E75AF">
      <w:pPr>
        <w:pStyle w:val="Alg3"/>
        <w:numPr>
          <w:ilvl w:val="0"/>
          <w:numId w:val="1311"/>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3E75AF" w:rsidRDefault="003E75AF" w:rsidP="003E75AF">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rsidR="003E75AF" w:rsidRDefault="003E75AF" w:rsidP="003E75AF">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13424"/>
      <w:r>
        <w:rPr>
          <w:iCs/>
        </w:rPr>
        <w:t>Clone</w:t>
      </w:r>
      <w:r w:rsidRPr="00075111">
        <w:rPr>
          <w:iCs/>
        </w:rPr>
        <w:t>ArrayBuffer</w:t>
      </w:r>
      <w:commentRangeEnd w:id="13424"/>
      <w:r>
        <w:rPr>
          <w:rStyle w:val="CommentReference"/>
          <w:rFonts w:ascii="Arial" w:eastAsia="MS Mincho" w:hAnsi="Arial"/>
          <w:spacing w:val="0"/>
          <w:lang w:eastAsia="ja-JP"/>
        </w:rPr>
        <w:commentReference w:id="13424"/>
      </w:r>
      <w:r>
        <w:rPr>
          <w:iCs/>
        </w:rPr>
        <w:t>(</w:t>
      </w:r>
      <w:r>
        <w:rPr>
          <w:i/>
        </w:rPr>
        <w:t>srcBuffer</w:t>
      </w:r>
      <w:r>
        <w:rPr>
          <w:iCs/>
        </w:rPr>
        <w:t xml:space="preserve">, </w:t>
      </w:r>
      <w:r>
        <w:rPr>
          <w:i/>
          <w:iCs/>
        </w:rPr>
        <w:t>srcByteOffset</w:t>
      </w:r>
      <w:r>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rsidR="003E75AF" w:rsidRDefault="003E75AF" w:rsidP="003E75AF">
      <w:pPr>
        <w:pStyle w:val="Alg4"/>
        <w:numPr>
          <w:ilvl w:val="1"/>
          <w:numId w:val="1311"/>
        </w:numPr>
      </w:pPr>
      <w:r>
        <w:t xml:space="preserve">Let </w:t>
      </w:r>
      <w:r w:rsidRPr="00423AE3">
        <w:rPr>
          <w:i/>
        </w:rPr>
        <w:t>src</w:t>
      </w:r>
      <w:r>
        <w:rPr>
          <w:i/>
        </w:rPr>
        <w:t>Byte</w:t>
      </w:r>
      <w:r w:rsidRPr="00423AE3">
        <w:rPr>
          <w:i/>
        </w:rPr>
        <w:t>Index</w:t>
      </w:r>
      <w:r>
        <w:t xml:space="preserve"> be 0.</w:t>
      </w:r>
    </w:p>
    <w:p w:rsidR="003E75AF" w:rsidRDefault="003E75AF" w:rsidP="003E75AF">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rsidR="003E75AF" w:rsidRPr="00E77497" w:rsidRDefault="003E75AF" w:rsidP="003E75AF">
      <w:pPr>
        <w:pStyle w:val="Alg4"/>
        <w:numPr>
          <w:ilvl w:val="0"/>
          <w:numId w:val="1311"/>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3E75AF" w:rsidRDefault="003E75AF" w:rsidP="003E75AF">
      <w:pPr>
        <w:pStyle w:val="Alg4"/>
        <w:numPr>
          <w:ilvl w:val="0"/>
          <w:numId w:val="1311"/>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3E75AF" w:rsidRPr="00E77497" w:rsidRDefault="003E75AF" w:rsidP="003E75AF">
      <w:pPr>
        <w:pStyle w:val="Alg4"/>
        <w:numPr>
          <w:ilvl w:val="0"/>
          <w:numId w:val="1311"/>
        </w:numPr>
      </w:pPr>
      <w:r w:rsidRPr="00E77497">
        <w:t xml:space="preserve">Repeat, while </w:t>
      </w:r>
      <w:r>
        <w:rPr>
          <w:i/>
        </w:rPr>
        <w:t>targetByteIndex</w:t>
      </w:r>
      <w:r w:rsidRPr="00E77497">
        <w:t xml:space="preserve"> &lt; </w:t>
      </w:r>
      <w:r>
        <w:rPr>
          <w:i/>
          <w:iCs/>
        </w:rPr>
        <w:t>limit</w:t>
      </w:r>
    </w:p>
    <w:p w:rsidR="003E75AF" w:rsidRPr="00E77497" w:rsidRDefault="003E75AF" w:rsidP="003E75AF">
      <w:pPr>
        <w:pStyle w:val="Alg4"/>
        <w:numPr>
          <w:ilvl w:val="1"/>
          <w:numId w:val="1311"/>
        </w:numPr>
        <w:tabs>
          <w:tab w:val="left" w:pos="2520"/>
        </w:tabs>
      </w:pPr>
      <w:r w:rsidRPr="00E77497">
        <w:t xml:space="preserve">Let </w:t>
      </w:r>
      <w:r>
        <w:rPr>
          <w:i/>
        </w:rPr>
        <w:t>value</w:t>
      </w:r>
      <w:r w:rsidRPr="00E77497">
        <w:t xml:space="preserve"> </w:t>
      </w:r>
      <w:r>
        <w:t xml:space="preserve">be the result of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rsidR="003E75AF" w:rsidRPr="00E77497" w:rsidRDefault="003E75AF" w:rsidP="003E75AF">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rsidR="003E75AF" w:rsidRPr="00E77497" w:rsidRDefault="003E75AF" w:rsidP="003E75AF">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w:t>
      </w:r>
      <w:del w:id="13425" w:author="Rev 19 Allen Wirfs-Brock" w:date="2013-09-10T13:53:00Z">
        <w:r w:rsidDel="000374D3">
          <w:delText>Return</w:delText>
        </w:r>
      </w:del>
      <w:r>
        <w:t xml:space="preserve"> </w:t>
      </w:r>
    </w:p>
    <w:p w:rsidR="003E75AF" w:rsidRPr="00E77497" w:rsidRDefault="003E75AF" w:rsidP="003E75AF">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3E75AF" w:rsidRDefault="003E75AF" w:rsidP="003E75AF">
      <w:pPr>
        <w:pStyle w:val="Alg4"/>
        <w:numPr>
          <w:ilvl w:val="0"/>
          <w:numId w:val="1311"/>
        </w:numPr>
        <w:spacing w:after="240"/>
      </w:pPr>
      <w:r>
        <w:t xml:space="preserve">Return </w:t>
      </w:r>
      <w:r>
        <w:rPr>
          <w:b/>
          <w:bCs/>
        </w:rPr>
        <w:t>undefined</w:t>
      </w:r>
      <w:r>
        <w:t>.</w:t>
      </w:r>
    </w:p>
    <w:p w:rsidR="003E75AF" w:rsidRPr="00E77497" w:rsidRDefault="003E75AF" w:rsidP="003E75AF">
      <w:pPr>
        <w:pStyle w:val="Heading4"/>
      </w:pPr>
      <w:r>
        <w:t>%</w:t>
      </w:r>
      <w:r w:rsidRPr="00573628">
        <w:t>TypedArray</w:t>
      </w:r>
      <w:r>
        <w:t>%</w:t>
      </w:r>
      <w:r w:rsidRPr="00E77497">
        <w:t>.prototype.slice (</w:t>
      </w:r>
      <w:r>
        <w:t xml:space="preserve"> start, end</w:t>
      </w:r>
      <w:r w:rsidRPr="00E77497">
        <w:t xml:space="preserve"> )</w:t>
      </w:r>
    </w:p>
    <w:p w:rsidR="003E75AF" w:rsidRDefault="003E75AF" w:rsidP="003E75AF">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rsidR="004B439B">
        <w:fldChar w:fldCharType="begin"/>
      </w:r>
      <w:r w:rsidR="004B439B">
        <w:instrText xml:space="preserve"> REF _Ref364926623 \r \h </w:instrText>
      </w:r>
      <w:r w:rsidR="004B439B">
        <w:fldChar w:fldCharType="separate"/>
      </w:r>
      <w:r w:rsidR="00460CAC">
        <w:t>22.1.3.22</w:t>
      </w:r>
      <w:r w:rsidR="004B439B">
        <w:fldChar w:fldCharType="end"/>
      </w:r>
      <w:r>
        <w:t xml:space="preserve">. </w:t>
      </w:r>
      <w:r w:rsidRPr="00E77497">
        <w:t>The following steps are taken:</w:t>
      </w:r>
    </w:p>
    <w:p w:rsidR="003E75AF" w:rsidRPr="00E77497" w:rsidRDefault="003E75AF" w:rsidP="003E75AF">
      <w:pPr>
        <w:pStyle w:val="Alg4"/>
        <w:numPr>
          <w:ilvl w:val="0"/>
          <w:numId w:val="1585"/>
        </w:numPr>
      </w:pPr>
      <w:r w:rsidRPr="00E77497">
        <w:t xml:space="preserve">Let </w:t>
      </w:r>
      <w:r w:rsidRPr="00E77497">
        <w:rPr>
          <w:i/>
        </w:rPr>
        <w:t xml:space="preserve">O </w:t>
      </w:r>
      <w:r w:rsidRPr="00E77497">
        <w:t xml:space="preserve">be the </w:t>
      </w:r>
      <w:del w:id="13426" w:author="Rev 19 Allen Wirfs-Brock" w:date="2013-09-27T11:40:00Z">
        <w:r w:rsidRPr="00E77497" w:rsidDel="00CB251B">
          <w:delText xml:space="preserve">result of calling ToObject passing the </w:delText>
        </w:r>
      </w:del>
      <w:r w:rsidRPr="00E77497">
        <w:rPr>
          <w:b/>
        </w:rPr>
        <w:t xml:space="preserve">this </w:t>
      </w:r>
      <w:r w:rsidRPr="00E77497">
        <w:t>value</w:t>
      </w:r>
      <w:del w:id="13427" w:author="Rev 19 Allen Wirfs-Brock" w:date="2013-09-27T11:40:00Z">
        <w:r w:rsidRPr="00E77497" w:rsidDel="00CB251B">
          <w:delText xml:space="preserve"> as the argument</w:delText>
        </w:r>
      </w:del>
      <w:r w:rsidRPr="00E77497">
        <w:t>.</w:t>
      </w:r>
    </w:p>
    <w:p w:rsidR="00CB251B" w:rsidRDefault="00CB251B" w:rsidP="00CB251B">
      <w:pPr>
        <w:pStyle w:val="Alg4"/>
        <w:numPr>
          <w:ilvl w:val="0"/>
          <w:numId w:val="1585"/>
        </w:numPr>
        <w:rPr>
          <w:ins w:id="13428" w:author="Rev 19 Allen Wirfs-Brock" w:date="2013-09-27T11:40:00Z"/>
        </w:rPr>
      </w:pPr>
      <w:ins w:id="13429" w:author="Rev 19 Allen Wirfs-Brock" w:date="2013-09-27T11:40:00Z">
        <w:r>
          <w:t>If Type(</w:t>
        </w:r>
        <w:r>
          <w:rPr>
            <w:i/>
          </w:rPr>
          <w:t>O</w:t>
        </w:r>
        <w:r>
          <w:t xml:space="preserve">) is not Object, throw a </w:t>
        </w:r>
        <w:r w:rsidRPr="00CB251B">
          <w:rPr>
            <w:b/>
          </w:rPr>
          <w:t>TypeError</w:t>
        </w:r>
        <w:r>
          <w:t xml:space="preserve"> exception.</w:t>
        </w:r>
      </w:ins>
    </w:p>
    <w:p w:rsidR="00CB251B" w:rsidRPr="00E77497" w:rsidRDefault="00CB251B" w:rsidP="00CB251B">
      <w:pPr>
        <w:pStyle w:val="Alg4"/>
        <w:numPr>
          <w:ilvl w:val="0"/>
          <w:numId w:val="1585"/>
        </w:numPr>
        <w:rPr>
          <w:ins w:id="13430" w:author="Rev 19 Allen Wirfs-Brock" w:date="2013-09-27T11:40:00Z"/>
        </w:rPr>
      </w:pPr>
      <w:ins w:id="13431" w:author="Rev 19 Allen Wirfs-Brock" w:date="2013-09-27T11:40:00Z">
        <w:r>
          <w:t xml:space="preserve">If </w:t>
        </w:r>
        <w:r>
          <w:rPr>
            <w:i/>
            <w:iCs/>
          </w:rPr>
          <w:t>O</w:t>
        </w:r>
        <w:r>
          <w:t xml:space="preserve"> does not have a [[TypedArrayName]] internal data property, then throw a </w:t>
        </w:r>
        <w:r w:rsidRPr="00F5744B">
          <w:rPr>
            <w:b/>
            <w:bCs/>
          </w:rPr>
          <w:t>TypeError</w:t>
        </w:r>
        <w:r>
          <w:t xml:space="preserve"> exception.</w:t>
        </w:r>
      </w:ins>
    </w:p>
    <w:p w:rsidR="003E75AF" w:rsidDel="00CB251B" w:rsidRDefault="003E75AF" w:rsidP="003E75AF">
      <w:pPr>
        <w:pStyle w:val="Alg4"/>
        <w:numPr>
          <w:ilvl w:val="0"/>
          <w:numId w:val="1585"/>
        </w:numPr>
        <w:rPr>
          <w:del w:id="13432" w:author="Rev 19 Allen Wirfs-Brock" w:date="2013-09-27T11:40:00Z"/>
        </w:rPr>
      </w:pPr>
      <w:del w:id="13433" w:author="Rev 19 Allen Wirfs-Brock" w:date="2013-09-27T11:40:00Z">
        <w:r w:rsidDel="00CB251B">
          <w:delText>ReturnIfAbrupt(</w:delText>
        </w:r>
        <w:r w:rsidDel="00CB251B">
          <w:rPr>
            <w:i/>
          </w:rPr>
          <w:delText>O</w:delText>
        </w:r>
        <w:r w:rsidDel="00CB251B">
          <w:delText>).</w:delText>
        </w:r>
      </w:del>
    </w:p>
    <w:p w:rsidR="003E75AF" w:rsidRPr="00E77497" w:rsidRDefault="003E75AF" w:rsidP="003E75AF">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3E75AF" w:rsidRPr="00E77497" w:rsidRDefault="003E75AF" w:rsidP="003E75AF">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3E75AF" w:rsidRPr="00E77497" w:rsidRDefault="003E75AF" w:rsidP="003E75AF">
      <w:pPr>
        <w:pStyle w:val="Alg4"/>
        <w:numPr>
          <w:ilvl w:val="0"/>
          <w:numId w:val="1585"/>
        </w:numPr>
        <w:contextualSpacing/>
      </w:pPr>
      <w:r>
        <w:t>ReturnIfAbrupt(</w:t>
      </w:r>
      <w:r w:rsidRPr="00E77497">
        <w:rPr>
          <w:i/>
        </w:rPr>
        <w:t>len</w:t>
      </w:r>
      <w:r>
        <w:t>).</w:t>
      </w:r>
    </w:p>
    <w:p w:rsidR="003E75AF" w:rsidRPr="00E77497" w:rsidRDefault="003E75AF" w:rsidP="003E75AF">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rsidR="003E75AF" w:rsidRPr="00E77497" w:rsidRDefault="003E75AF" w:rsidP="003E75AF">
      <w:pPr>
        <w:pStyle w:val="Alg4"/>
        <w:numPr>
          <w:ilvl w:val="0"/>
          <w:numId w:val="1585"/>
        </w:numPr>
        <w:contextualSpacing/>
      </w:pPr>
      <w:r>
        <w:t>ReturnIfAbrupt(</w:t>
      </w:r>
      <w:r>
        <w:rPr>
          <w:i/>
        </w:rPr>
        <w:t>relativeStart</w:t>
      </w:r>
      <w:r>
        <w:t>).</w:t>
      </w:r>
    </w:p>
    <w:p w:rsidR="003E75AF" w:rsidRPr="00E77497" w:rsidRDefault="003E75AF" w:rsidP="003E75AF">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3E75AF" w:rsidRPr="00E77497" w:rsidRDefault="003E75AF" w:rsidP="003E75AF">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3E75AF" w:rsidRPr="00E77497" w:rsidRDefault="003E75AF" w:rsidP="003E75AF">
      <w:pPr>
        <w:pStyle w:val="Alg4"/>
        <w:numPr>
          <w:ilvl w:val="0"/>
          <w:numId w:val="1585"/>
        </w:numPr>
        <w:contextualSpacing/>
      </w:pPr>
      <w:r>
        <w:t>ReturnIfAbrupt(</w:t>
      </w:r>
      <w:r>
        <w:rPr>
          <w:i/>
        </w:rPr>
        <w:t>relativeEnd</w:t>
      </w:r>
      <w:r>
        <w:t>).</w:t>
      </w:r>
    </w:p>
    <w:p w:rsidR="003E75AF" w:rsidRPr="00E77497" w:rsidRDefault="003E75AF" w:rsidP="003E75AF">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3E75AF" w:rsidRDefault="003E75AF" w:rsidP="003E75AF">
      <w:pPr>
        <w:pStyle w:val="Alg4"/>
        <w:numPr>
          <w:ilvl w:val="0"/>
          <w:numId w:val="1585"/>
        </w:numPr>
      </w:pPr>
      <w:r>
        <w:t xml:space="preserve">Let </w:t>
      </w:r>
      <w:r>
        <w:rPr>
          <w:i/>
          <w:iCs/>
        </w:rPr>
        <w:t>count</w:t>
      </w:r>
      <w:r>
        <w:t xml:space="preserve"> be </w:t>
      </w:r>
      <w:ins w:id="13434" w:author="Rev 19 Allen Wirfs-Brock" w:date="2013-09-12T12:52:00Z">
        <w:r w:rsidR="00340918">
          <w:t>max(</w:t>
        </w:r>
      </w:ins>
      <w:r>
        <w:rPr>
          <w:i/>
          <w:iCs/>
        </w:rPr>
        <w:t>final</w:t>
      </w:r>
      <w:r>
        <w:t xml:space="preserve"> – </w:t>
      </w:r>
      <w:r w:rsidRPr="00C77523">
        <w:rPr>
          <w:i/>
        </w:rPr>
        <w:t>k</w:t>
      </w:r>
      <w:ins w:id="13435" w:author="Rev 19 Allen Wirfs-Brock" w:date="2013-09-12T12:52:00Z">
        <w:r w:rsidR="00340918">
          <w:t>, 0)</w:t>
        </w:r>
      </w:ins>
      <w:r>
        <w:t>.</w:t>
      </w:r>
    </w:p>
    <w:p w:rsidR="003E75AF" w:rsidRDefault="003E75AF" w:rsidP="003E75AF">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E75AF" w:rsidRPr="00E77497" w:rsidRDefault="003E75AF" w:rsidP="003E75AF">
      <w:pPr>
        <w:pStyle w:val="Alg4"/>
        <w:numPr>
          <w:ilvl w:val="0"/>
          <w:numId w:val="1585"/>
        </w:numPr>
        <w:contextualSpacing/>
      </w:pPr>
      <w:r>
        <w:t>ReturnIfAbrupt(</w:t>
      </w:r>
      <w:r>
        <w:rPr>
          <w:i/>
        </w:rPr>
        <w:t>C</w:t>
      </w:r>
      <w:r>
        <w:t>).</w:t>
      </w:r>
    </w:p>
    <w:p w:rsidR="003E75AF" w:rsidRDefault="003E75AF" w:rsidP="003E75AF">
      <w:pPr>
        <w:pStyle w:val="Alg4"/>
        <w:numPr>
          <w:ilvl w:val="0"/>
          <w:numId w:val="1585"/>
        </w:numPr>
      </w:pPr>
      <w:r>
        <w:lastRenderedPageBreak/>
        <w:t>If IsConstructor(</w:t>
      </w:r>
      <w:r w:rsidRPr="00924A5A">
        <w:rPr>
          <w:i/>
        </w:rPr>
        <w:t>C</w:t>
      </w:r>
      <w:r>
        <w:t xml:space="preserve">) is </w:t>
      </w:r>
      <w:r w:rsidRPr="00924A5A">
        <w:rPr>
          <w:b/>
        </w:rPr>
        <w:t>true</w:t>
      </w:r>
      <w:r>
        <w:t>, then</w:t>
      </w:r>
    </w:p>
    <w:p w:rsidR="003E75AF" w:rsidRDefault="003E75AF" w:rsidP="003E75AF">
      <w:pPr>
        <w:pStyle w:val="Alg4"/>
        <w:numPr>
          <w:ilvl w:val="1"/>
          <w:numId w:val="1585"/>
        </w:numPr>
      </w:pPr>
      <w:r w:rsidRPr="00E77497">
        <w:t xml:space="preserve">Let </w:t>
      </w:r>
      <w:r w:rsidRPr="00E77497">
        <w:rPr>
          <w:i/>
        </w:rPr>
        <w:t>A</w:t>
      </w:r>
      <w:r w:rsidRPr="00E77497">
        <w:t xml:space="preserve"> be </w:t>
      </w:r>
      <w:r>
        <w:t xml:space="preserve">the result of </w:t>
      </w:r>
      <w:del w:id="13436" w:author="Rev 19 Allen Wirfs-Brock" w:date="2013-09-11T14:06:00Z">
        <w:r w:rsidDel="00E047C8">
          <w:delText>OrdinaryConstruct</w:delText>
        </w:r>
      </w:del>
      <w:ins w:id="13437" w:author="Rev 19 Allen Wirfs-Brock" w:date="2013-09-11T14:06:00Z">
        <w:r w:rsidR="00E047C8">
          <w:t xml:space="preserve">calling the [[Construct]] internal method of </w:t>
        </w:r>
      </w:ins>
      <w:del w:id="13438" w:author="Rev 19 Allen Wirfs-Brock" w:date="2013-09-11T14:06:00Z">
        <w:r w:rsidDel="00E047C8">
          <w:delText>(</w:delText>
        </w:r>
      </w:del>
      <w:r w:rsidRPr="00924A5A">
        <w:rPr>
          <w:i/>
        </w:rPr>
        <w:t>C</w:t>
      </w:r>
      <w:del w:id="13439" w:author="Rev 19 Allen Wirfs-Brock" w:date="2013-09-11T14:07:00Z">
        <w:r w:rsidRPr="003F7754" w:rsidDel="00E047C8">
          <w:rPr>
            <w:iCs/>
          </w:rPr>
          <w:delText>,</w:delText>
        </w:r>
        <w:r w:rsidDel="00E047C8">
          <w:delText xml:space="preserve"> </w:delText>
        </w:r>
      </w:del>
      <w:ins w:id="13440" w:author="Rev 19 Allen Wirfs-Brock" w:date="2013-09-11T14:07:00Z">
        <w:r w:rsidR="00E047C8">
          <w:rPr>
            <w:iCs/>
          </w:rPr>
          <w:t xml:space="preserve"> with argument </w:t>
        </w:r>
      </w:ins>
      <w:r>
        <w:t>(</w:t>
      </w:r>
      <w:r>
        <w:rPr>
          <w:i/>
          <w:iCs/>
        </w:rPr>
        <w:t>count</w:t>
      </w:r>
      <w:commentRangeStart w:id="13441"/>
      <w:r>
        <w:rPr>
          <w:iCs/>
        </w:rPr>
        <w:t>)</w:t>
      </w:r>
      <w:del w:id="13442" w:author="Rev 19 Allen Wirfs-Brock" w:date="2013-09-11T14:07:00Z">
        <w:r w:rsidDel="00E047C8">
          <w:rPr>
            <w:iCs/>
          </w:rPr>
          <w:delText>)</w:delText>
        </w:r>
      </w:del>
      <w:r>
        <w:t>.</w:t>
      </w:r>
      <w:commentRangeEnd w:id="13441"/>
      <w:r>
        <w:rPr>
          <w:rStyle w:val="CommentReference"/>
          <w:rFonts w:ascii="Arial" w:eastAsia="MS Mincho" w:hAnsi="Arial"/>
          <w:spacing w:val="0"/>
          <w:lang w:eastAsia="ja-JP"/>
        </w:rPr>
        <w:commentReference w:id="13441"/>
      </w:r>
    </w:p>
    <w:p w:rsidR="00E047C8" w:rsidRDefault="00E047C8" w:rsidP="006A78DC">
      <w:pPr>
        <w:pStyle w:val="Alg4"/>
        <w:numPr>
          <w:ilvl w:val="1"/>
          <w:numId w:val="1585"/>
        </w:numPr>
        <w:rPr>
          <w:ins w:id="13443" w:author="Rev 19 Allen Wirfs-Brock" w:date="2013-09-11T14:08:00Z"/>
        </w:rPr>
      </w:pPr>
      <w:ins w:id="13444" w:author="Rev 19 Allen Wirfs-Brock" w:date="2013-09-11T14:08:00Z">
        <w:r>
          <w:t>ReturnIfAbrupt(</w:t>
        </w:r>
        <w:r>
          <w:rPr>
            <w:i/>
          </w:rPr>
          <w:t>A</w:t>
        </w:r>
        <w:r>
          <w:t>).</w:t>
        </w:r>
      </w:ins>
    </w:p>
    <w:p w:rsidR="003E75AF" w:rsidRDefault="003E75AF" w:rsidP="003E75AF">
      <w:pPr>
        <w:pStyle w:val="Alg4"/>
        <w:numPr>
          <w:ilvl w:val="0"/>
          <w:numId w:val="1585"/>
        </w:numPr>
      </w:pPr>
      <w:r>
        <w:t>Else,</w:t>
      </w:r>
    </w:p>
    <w:p w:rsidR="003E75AF" w:rsidRPr="00E77497" w:rsidRDefault="003E75AF" w:rsidP="003E75AF">
      <w:pPr>
        <w:pStyle w:val="Alg4"/>
        <w:numPr>
          <w:ilvl w:val="1"/>
          <w:numId w:val="1585"/>
        </w:numPr>
      </w:pPr>
      <w:r>
        <w:t xml:space="preserve">Throw a </w:t>
      </w:r>
      <w:r w:rsidRPr="003F7754">
        <w:rPr>
          <w:b/>
          <w:bCs/>
        </w:rPr>
        <w:t>TypeError</w:t>
      </w:r>
      <w:r>
        <w:t xml:space="preserve"> exception</w:t>
      </w:r>
      <w:r w:rsidRPr="00E77497">
        <w:t>.</w:t>
      </w:r>
    </w:p>
    <w:p w:rsidR="003E75AF" w:rsidRPr="00E77497" w:rsidRDefault="003E75AF" w:rsidP="003E75AF">
      <w:pPr>
        <w:pStyle w:val="Alg4"/>
        <w:numPr>
          <w:ilvl w:val="0"/>
          <w:numId w:val="1585"/>
        </w:numPr>
      </w:pPr>
      <w:r w:rsidRPr="00E77497">
        <w:t xml:space="preserve">Let </w:t>
      </w:r>
      <w:r w:rsidRPr="00E77497">
        <w:rPr>
          <w:i/>
        </w:rPr>
        <w:t>n</w:t>
      </w:r>
      <w:r w:rsidRPr="00E77497">
        <w:t xml:space="preserve"> be 0.</w:t>
      </w:r>
    </w:p>
    <w:p w:rsidR="003E75AF" w:rsidRPr="00E77497" w:rsidRDefault="003E75AF" w:rsidP="003E75AF">
      <w:pPr>
        <w:pStyle w:val="Alg4"/>
        <w:numPr>
          <w:ilvl w:val="0"/>
          <w:numId w:val="1585"/>
        </w:numPr>
      </w:pPr>
      <w:r w:rsidRPr="00E77497">
        <w:t xml:space="preserve">Repeat, while </w:t>
      </w:r>
      <w:r w:rsidRPr="00E77497">
        <w:rPr>
          <w:i/>
        </w:rPr>
        <w:t>k</w:t>
      </w:r>
      <w:r w:rsidRPr="00E77497">
        <w:t xml:space="preserve"> &lt; </w:t>
      </w:r>
      <w:r w:rsidRPr="00E77497">
        <w:rPr>
          <w:i/>
        </w:rPr>
        <w:t>final</w:t>
      </w:r>
    </w:p>
    <w:p w:rsidR="003E75AF" w:rsidRPr="00E77497" w:rsidRDefault="003E75AF" w:rsidP="003E75AF">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E75AF" w:rsidRPr="00E77497" w:rsidRDefault="003E75AF" w:rsidP="003E75AF">
      <w:pPr>
        <w:pStyle w:val="Alg4"/>
        <w:numPr>
          <w:ilvl w:val="1"/>
          <w:numId w:val="1585"/>
        </w:numPr>
        <w:contextualSpacing/>
      </w:pPr>
      <w:r>
        <w:t>ReturnIfAbrupt(</w:t>
      </w:r>
      <w:r>
        <w:rPr>
          <w:i/>
        </w:rPr>
        <w:t>kValue</w:t>
      </w:r>
      <w:r>
        <w:t>).</w:t>
      </w:r>
    </w:p>
    <w:p w:rsidR="003E75AF" w:rsidRPr="00E77497" w:rsidRDefault="003E75AF" w:rsidP="003E75AF">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rsidR="003E75AF" w:rsidRDefault="003E75AF" w:rsidP="003E75AF">
      <w:pPr>
        <w:pStyle w:val="Alg4"/>
        <w:numPr>
          <w:ilvl w:val="1"/>
          <w:numId w:val="1585"/>
        </w:numPr>
      </w:pPr>
      <w:r>
        <w:t>ReturnIfAbrupt(</w:t>
      </w:r>
      <w:r>
        <w:rPr>
          <w:i/>
          <w:iCs/>
        </w:rPr>
        <w:t>status</w:t>
      </w:r>
      <w:r>
        <w:t>).</w:t>
      </w:r>
    </w:p>
    <w:p w:rsidR="003E75AF" w:rsidRPr="00B62CD0" w:rsidDel="00346E5D" w:rsidRDefault="003E75AF" w:rsidP="003E75AF">
      <w:pPr>
        <w:pStyle w:val="Alg4"/>
        <w:numPr>
          <w:ilvl w:val="1"/>
          <w:numId w:val="1585"/>
        </w:numPr>
        <w:rPr>
          <w:del w:id="13445" w:author="Rev 19 Allen Wirfs-Brock" w:date="2013-09-11T14:25:00Z"/>
        </w:rPr>
      </w:pPr>
      <w:del w:id="13446" w:author="Rev 19 Allen Wirfs-Brock" w:date="2013-09-11T14:25:00Z">
        <w:r w:rsidDel="00346E5D">
          <w:delText xml:space="preserve">If </w:delText>
        </w:r>
        <w:r w:rsidRPr="00B62CD0" w:rsidDel="00346E5D">
          <w:rPr>
            <w:i/>
            <w:iCs/>
          </w:rPr>
          <w:delText>status</w:delText>
        </w:r>
        <w:r w:rsidDel="00346E5D">
          <w:delText xml:space="preserve"> is </w:delText>
        </w:r>
        <w:r w:rsidRPr="00966F28" w:rsidDel="00346E5D">
          <w:rPr>
            <w:b/>
            <w:bCs/>
          </w:rPr>
          <w:delText>false</w:delText>
        </w:r>
        <w:r w:rsidDel="00346E5D">
          <w:delText xml:space="preserve">, throw a </w:delText>
        </w:r>
        <w:r w:rsidRPr="00966F28" w:rsidDel="00346E5D">
          <w:rPr>
            <w:b/>
            <w:bCs/>
          </w:rPr>
          <w:delText>TypeError</w:delText>
        </w:r>
        <w:r w:rsidDel="00346E5D">
          <w:delText xml:space="preserve"> exception.</w:delText>
        </w:r>
      </w:del>
    </w:p>
    <w:p w:rsidR="003E75AF" w:rsidRPr="00E77497" w:rsidRDefault="003E75AF" w:rsidP="003E75AF">
      <w:pPr>
        <w:pStyle w:val="Alg4"/>
        <w:numPr>
          <w:ilvl w:val="1"/>
          <w:numId w:val="1585"/>
        </w:numPr>
      </w:pPr>
      <w:r w:rsidRPr="00E77497">
        <w:t xml:space="preserve">Increase </w:t>
      </w:r>
      <w:r w:rsidRPr="00E77497">
        <w:rPr>
          <w:i/>
        </w:rPr>
        <w:t>k</w:t>
      </w:r>
      <w:r w:rsidRPr="00E77497">
        <w:t xml:space="preserve"> by 1.</w:t>
      </w:r>
    </w:p>
    <w:p w:rsidR="003E75AF" w:rsidRPr="00E77497" w:rsidRDefault="003E75AF" w:rsidP="003E75AF">
      <w:pPr>
        <w:pStyle w:val="Alg4"/>
        <w:numPr>
          <w:ilvl w:val="1"/>
          <w:numId w:val="1585"/>
        </w:numPr>
      </w:pPr>
      <w:r w:rsidRPr="00E77497">
        <w:t xml:space="preserve">Increase </w:t>
      </w:r>
      <w:r w:rsidRPr="00E77497">
        <w:rPr>
          <w:i/>
        </w:rPr>
        <w:t>n</w:t>
      </w:r>
      <w:r w:rsidRPr="00E77497">
        <w:t xml:space="preserve"> by 1.</w:t>
      </w:r>
    </w:p>
    <w:p w:rsidR="003E75AF" w:rsidRPr="00E77497" w:rsidRDefault="003E75AF" w:rsidP="003E75AF">
      <w:pPr>
        <w:pStyle w:val="Alg4"/>
        <w:numPr>
          <w:ilvl w:val="0"/>
          <w:numId w:val="1585"/>
        </w:numPr>
        <w:spacing w:after="220"/>
      </w:pPr>
      <w:r w:rsidRPr="00E77497">
        <w:t xml:space="preserve">Return </w:t>
      </w:r>
      <w:r w:rsidRPr="00E77497">
        <w:rPr>
          <w:i/>
        </w:rPr>
        <w:t>A</w:t>
      </w:r>
      <w:r w:rsidRPr="00E77497">
        <w:t>.</w:t>
      </w:r>
    </w:p>
    <w:p w:rsidR="004264B3" w:rsidRDefault="004264B3" w:rsidP="004264B3">
      <w:pPr>
        <w:rPr>
          <w:ins w:id="13447" w:author="Rev 19 Allen Wirfs-Brock" w:date="2013-09-27T11:29:00Z"/>
        </w:rPr>
      </w:pPr>
      <w:ins w:id="13448" w:author="Rev 19 Allen Wirfs-Brock" w:date="2013-09-27T11:29: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376910" w:rsidRPr="00E77497" w:rsidRDefault="00376910" w:rsidP="00376910">
      <w:pPr>
        <w:pStyle w:val="Heading4"/>
      </w:pPr>
      <w:r>
        <w:t>%</w:t>
      </w:r>
      <w:r w:rsidRPr="00573628">
        <w:t>TypedArray</w:t>
      </w:r>
      <w:r>
        <w:t>%</w:t>
      </w:r>
      <w:r w:rsidRPr="00E77497">
        <w:t>.prototype.</w:t>
      </w:r>
      <w:r>
        <w:t>some</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rsidR="004B439B">
        <w:fldChar w:fldCharType="begin"/>
      </w:r>
      <w:r w:rsidR="004B439B">
        <w:instrText xml:space="preserve"> REF _Ref366081030 \r \h </w:instrText>
      </w:r>
      <w:r w:rsidR="004B439B">
        <w:fldChar w:fldCharType="separate"/>
      </w:r>
      <w:r w:rsidR="00460CAC">
        <w:t>22.1.3.23</w:t>
      </w:r>
      <w:r w:rsidR="004B439B">
        <w:fldChar w:fldCharType="end"/>
      </w:r>
      <w:r>
        <w:t xml:space="preserve">. However, the implementation of the algorithm may be optimized </w:t>
      </w:r>
      <w:del w:id="13449" w:author="Rev 19 Allen Wirfs-Brock" w:date="2013-09-27T11:10:00Z">
        <w:r w:rsidDel="00093129">
          <w:delText>to assume</w:delText>
        </w:r>
      </w:del>
      <w:ins w:id="13450" w:author="Rev 19 Allen Wirfs-Brock" w:date="2013-09-27T11:10:00Z">
        <w:r w:rsidR="00093129">
          <w:t>with the knowledge</w:t>
        </w:r>
      </w:ins>
      <w:r>
        <w:t xml:space="preserve"> that the </w:t>
      </w:r>
      <w:r w:rsidRPr="00392F64">
        <w:rPr>
          <w:b/>
        </w:rPr>
        <w:t>this</w:t>
      </w:r>
      <w:r>
        <w:t xml:space="preserve"> value is an object that has a fixed length and whose integer indexed properties are not sparse.</w:t>
      </w:r>
      <w:ins w:id="13451" w:author="Rev 19 Allen Wirfs-Brock" w:date="2013-09-27T11:48: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452" w:author="Rev 19 Allen Wirfs-Brock" w:date="2013-09-27T11:28:00Z"/>
        </w:rPr>
      </w:pPr>
      <w:ins w:id="13453" w:author="Rev 19 Allen Wirfs-Brock" w:date="2013-09-27T11:28: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rsidR="003E75AF" w:rsidRPr="00E77497" w:rsidRDefault="003E75AF" w:rsidP="003E75AF">
      <w:pPr>
        <w:pStyle w:val="Heading4"/>
      </w:pPr>
      <w:r>
        <w:t>%</w:t>
      </w:r>
      <w:r w:rsidRPr="00573628">
        <w:t>TypedArray</w:t>
      </w:r>
      <w:r>
        <w:t>%</w:t>
      </w:r>
      <w:r w:rsidRPr="00E77497">
        <w:t>.prototype.</w:t>
      </w:r>
      <w:r>
        <w:t>sort</w:t>
      </w:r>
      <w:r w:rsidRPr="00E77497">
        <w:t xml:space="preserve"> (</w:t>
      </w:r>
      <w:r>
        <w:t xml:space="preserve"> comparefn </w:t>
      </w:r>
      <w:r w:rsidRPr="00E77497">
        <w:t>)</w:t>
      </w:r>
    </w:p>
    <w:p w:rsidR="003E75AF" w:rsidRDefault="003E75AF" w:rsidP="003E75AF">
      <w:pPr>
        <w:rPr>
          <w:ins w:id="13454" w:author="Rev 19 Allen Wirfs-Brock" w:date="2013-09-27T11:12:00Z"/>
        </w:rPr>
      </w:pPr>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rsidR="004B439B">
        <w:fldChar w:fldCharType="begin"/>
      </w:r>
      <w:r w:rsidR="004B439B">
        <w:instrText xml:space="preserve"> REF _Ref366078424 \r \h </w:instrText>
      </w:r>
      <w:r w:rsidR="004B439B">
        <w:fldChar w:fldCharType="separate"/>
      </w:r>
      <w:r w:rsidR="00460CAC">
        <w:t>22.1.3.24</w:t>
      </w:r>
      <w:r w:rsidR="004B439B">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w:t>
      </w:r>
      <w:del w:id="13455" w:author="Rev 19 Allen Wirfs-Brock" w:date="2013-09-27T11:48:00Z">
        <w:r w:rsidDel="000643F8">
          <w:delText xml:space="preserve">algorithm </w:delText>
        </w:r>
      </w:del>
      <w:ins w:id="13456" w:author="Rev 19 Allen Wirfs-Brock" w:date="2013-09-27T11:48:00Z">
        <w:r w:rsidR="000643F8">
          <w:t xml:space="preserve">specification </w:t>
        </w:r>
      </w:ins>
      <w:r>
        <w:t xml:space="preserve">may be optimized </w:t>
      </w:r>
      <w:ins w:id="13457" w:author="Rev 19 Allen Wirfs-Brock" w:date="2013-09-27T11:44:00Z">
        <w:r w:rsidR="000643F8">
          <w:t xml:space="preserve">with the knowledge </w:t>
        </w:r>
      </w:ins>
      <w:del w:id="13458"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 The only internal methods of the </w:t>
      </w:r>
      <w:r w:rsidRPr="00392F64">
        <w:rPr>
          <w:b/>
        </w:rPr>
        <w:t>this</w:t>
      </w:r>
      <w:r>
        <w:t xml:space="preserve"> object call that the algorithm may use are  </w:t>
      </w:r>
      <w:r w:rsidRPr="00E77497">
        <w:t xml:space="preserve">[[Get]] </w:t>
      </w:r>
      <w:r>
        <w:t>and</w:t>
      </w:r>
      <w:r w:rsidRPr="00E77497">
        <w:t xml:space="preserve"> [[</w:t>
      </w:r>
      <w:r>
        <w:t>Set</w:t>
      </w:r>
      <w:r w:rsidRPr="00E77497">
        <w:t>]]</w:t>
      </w:r>
      <w:r>
        <w:t>.</w:t>
      </w:r>
    </w:p>
    <w:p w:rsidR="00093129" w:rsidRDefault="00093129" w:rsidP="003E75AF">
      <w:ins w:id="13459" w:author="Rev 19 Allen Wirfs-Brock" w:date="2013-09-27T11:12:00Z">
        <w:r>
          <w:t xml:space="preserve">This </w:t>
        </w:r>
      </w:ins>
      <w:ins w:id="13460" w:author="Rev 19 Allen Wirfs-Brock" w:date="2013-09-27T11:25:00Z">
        <w:r w:rsidR="004264B3">
          <w:t xml:space="preserve">function </w:t>
        </w:r>
      </w:ins>
      <w:ins w:id="13461" w:author="Rev 19 Allen Wirfs-Brock" w:date="2013-09-27T11:12:00Z">
        <w:r>
          <w:t>is not generic. If the this value is not a object with a [[</w:t>
        </w:r>
      </w:ins>
      <w:ins w:id="13462" w:author="Rev 19 Allen Wirfs-Brock" w:date="2013-09-27T11:13:00Z">
        <w:r>
          <w:t xml:space="preserve">TypedArrayName]] internal data property, a </w:t>
        </w:r>
        <w:r w:rsidRPr="00093129">
          <w:rPr>
            <w:rFonts w:ascii="Times New Roman" w:hAnsi="Times New Roman"/>
            <w:b/>
            <w:rPrChange w:id="13463" w:author="Rev 19 Allen Wirfs-Brock" w:date="2013-09-27T11:14:00Z">
              <w:rPr/>
            </w:rPrChange>
          </w:rPr>
          <w:t>TypeError</w:t>
        </w:r>
        <w:r>
          <w:t xml:space="preserve"> exception is</w:t>
        </w:r>
      </w:ins>
      <w:ins w:id="13464" w:author="Rev 19 Allen Wirfs-Brock" w:date="2013-09-27T11:14:00Z">
        <w:r>
          <w:t xml:space="preserve"> immediate</w:t>
        </w:r>
      </w:ins>
      <w:ins w:id="13465" w:author="Rev 19 Allen Wirfs-Brock" w:date="2013-09-27T11:18:00Z">
        <w:r>
          <w:t>ly</w:t>
        </w:r>
      </w:ins>
      <w:ins w:id="13466" w:author="Rev 19 Allen Wirfs-Brock" w:date="2013-09-27T11:13:00Z">
        <w:r>
          <w:t xml:space="preserve"> thrown</w:t>
        </w:r>
      </w:ins>
      <w:ins w:id="13467" w:author="Rev 19 Allen Wirfs-Brock" w:date="2013-09-27T11:14:00Z">
        <w:r>
          <w:t xml:space="preserve"> when it is called.</w:t>
        </w:r>
      </w:ins>
    </w:p>
    <w:p w:rsidR="003E75AF" w:rsidRDefault="003E75AF" w:rsidP="003E75AF">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It performs a numeric co</w:t>
      </w:r>
      <w:ins w:id="13468" w:author="Rev 19 Allen Wirfs-Brock" w:date="2013-09-27T09:35:00Z">
        <w:r w:rsidR="00031EF1">
          <w:t>m</w:t>
        </w:r>
      </w:ins>
      <w:r>
        <w:t xml:space="preserve">parison rather than the string comparsion used in </w:t>
      </w:r>
      <w:r w:rsidR="004B439B">
        <w:fldChar w:fldCharType="begin"/>
      </w:r>
      <w:r w:rsidR="004B439B">
        <w:instrText xml:space="preserve"> REF _Ref366078424 \r \h </w:instrText>
      </w:r>
      <w:r w:rsidR="004B439B">
        <w:fldChar w:fldCharType="separate"/>
      </w:r>
      <w:r w:rsidR="00460CAC">
        <w:t>22.1.3.24</w:t>
      </w:r>
      <w:r w:rsidR="004B439B">
        <w:fldChar w:fldCharType="end"/>
      </w:r>
      <w:r>
        <w:t>.</w:t>
      </w:r>
    </w:p>
    <w:p w:rsidR="003E75AF" w:rsidRPr="00E77497" w:rsidRDefault="003E75AF" w:rsidP="003E75AF">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3E75AF" w:rsidRPr="00E77497" w:rsidRDefault="003E75AF" w:rsidP="003E75AF">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rsidR="003E75AF" w:rsidRPr="00E77497" w:rsidRDefault="003E75AF" w:rsidP="003E75AF">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rsidR="003E75AF" w:rsidRPr="00E77497" w:rsidRDefault="003E75AF" w:rsidP="003E75AF">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rsidR="003E75AF" w:rsidRDefault="003E75AF" w:rsidP="003E75AF">
      <w:pPr>
        <w:pStyle w:val="Alg4"/>
        <w:numPr>
          <w:ilvl w:val="0"/>
          <w:numId w:val="1586"/>
        </w:numPr>
      </w:pPr>
      <w:r>
        <w:t>ReturnIfAbrupt(</w:t>
      </w:r>
      <w:r>
        <w:rPr>
          <w:i/>
        </w:rPr>
        <w:t>x</w:t>
      </w:r>
      <w:r>
        <w:t>).</w:t>
      </w:r>
    </w:p>
    <w:p w:rsidR="003E75AF" w:rsidRPr="00E77497" w:rsidRDefault="003E75AF" w:rsidP="003E75AF">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rsidR="003E75AF" w:rsidRDefault="003E75AF" w:rsidP="003E75AF">
      <w:pPr>
        <w:pStyle w:val="Alg4"/>
        <w:numPr>
          <w:ilvl w:val="0"/>
          <w:numId w:val="1586"/>
        </w:numPr>
      </w:pPr>
      <w:r>
        <w:t>ReturnIfAbrupt(</w:t>
      </w:r>
      <w:r>
        <w:rPr>
          <w:i/>
        </w:rPr>
        <w:t>y</w:t>
      </w:r>
      <w:r>
        <w:t>).</w:t>
      </w:r>
    </w:p>
    <w:p w:rsidR="003E75AF" w:rsidRDefault="003E75AF" w:rsidP="003E75AF">
      <w:pPr>
        <w:pStyle w:val="Alg4"/>
        <w:numPr>
          <w:ilvl w:val="0"/>
          <w:numId w:val="1586"/>
        </w:numPr>
      </w:pPr>
      <w:r>
        <w:t>Assert: Both Type(</w:t>
      </w:r>
      <w:r w:rsidRPr="001B0BF2">
        <w:rPr>
          <w:i/>
          <w:iCs/>
        </w:rPr>
        <w:t>x</w:t>
      </w:r>
      <w:r>
        <w:t>) and Type(</w:t>
      </w:r>
      <w:r w:rsidRPr="001B0BF2">
        <w:rPr>
          <w:i/>
          <w:iCs/>
        </w:rPr>
        <w:t>y</w:t>
      </w:r>
      <w:r>
        <w:t>) is Number.</w:t>
      </w:r>
    </w:p>
    <w:p w:rsidR="003E75AF" w:rsidRPr="00E77497" w:rsidRDefault="003E75AF" w:rsidP="003E75AF">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rsidR="003E75AF" w:rsidRPr="00E77497" w:rsidRDefault="003E75AF" w:rsidP="003E75AF">
      <w:pPr>
        <w:pStyle w:val="Alg4"/>
        <w:numPr>
          <w:ilvl w:val="0"/>
          <w:numId w:val="1586"/>
        </w:numPr>
      </w:pPr>
      <w:r w:rsidRPr="00E77497">
        <w:lastRenderedPageBreak/>
        <w:t xml:space="preserve">If </w:t>
      </w:r>
      <w:r w:rsidRPr="00E77497">
        <w:rPr>
          <w:i/>
        </w:rPr>
        <w:t>x</w:t>
      </w:r>
      <w:r w:rsidRPr="00E77497">
        <w:t xml:space="preserve"> is </w:t>
      </w:r>
      <w:r>
        <w:rPr>
          <w:b/>
        </w:rPr>
        <w:t>NaN</w:t>
      </w:r>
      <w:r w:rsidRPr="00E77497">
        <w:t>, return 1.</w:t>
      </w:r>
    </w:p>
    <w:p w:rsidR="003E75AF" w:rsidRPr="003B4312" w:rsidRDefault="003E75AF" w:rsidP="003E75AF">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rsidR="003E75AF" w:rsidRPr="00546435" w:rsidRDefault="003E75AF" w:rsidP="003E75AF">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rsidR="003E75AF" w:rsidRPr="00E77497" w:rsidRDefault="003E75AF" w:rsidP="003E75AF">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3E75AF" w:rsidRPr="00E77497" w:rsidRDefault="003E75AF" w:rsidP="003E75AF">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rsidR="003E75AF" w:rsidRPr="003B4312" w:rsidRDefault="003E75AF" w:rsidP="003E75AF">
      <w:pPr>
        <w:pStyle w:val="Alg4"/>
        <w:numPr>
          <w:ilvl w:val="0"/>
          <w:numId w:val="1586"/>
        </w:numPr>
      </w:pPr>
      <w:r w:rsidRPr="00E77497">
        <w:t xml:space="preserve">If </w:t>
      </w:r>
      <w:r w:rsidRPr="00E77497">
        <w:rPr>
          <w:i/>
        </w:rPr>
        <w:t>x</w:t>
      </w:r>
      <w:r w:rsidRPr="00E77497">
        <w:t xml:space="preserve"> &lt; </w:t>
      </w:r>
      <w:r>
        <w:rPr>
          <w:i/>
        </w:rPr>
        <w:t>y</w:t>
      </w:r>
      <w:del w:id="13469" w:author="Rev 19 Allen Wirfs-Brock" w:date="2013-09-09T14:12:00Z">
        <w:r w:rsidDel="00C77523">
          <w:rPr>
            <w:i/>
          </w:rPr>
          <w:delText>Strin</w:delText>
        </w:r>
      </w:del>
      <w:r w:rsidRPr="00E77497">
        <w:t xml:space="preserve">, return </w:t>
      </w:r>
      <w:r w:rsidRPr="003B4312">
        <w:sym w:font="Symbol" w:char="F02D"/>
      </w:r>
      <w:r w:rsidRPr="003B4312">
        <w:t>1.</w:t>
      </w:r>
    </w:p>
    <w:p w:rsidR="003E75AF" w:rsidRPr="00A67AF2" w:rsidRDefault="003E75AF" w:rsidP="003E75AF">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rsidR="003E75AF" w:rsidRPr="00675B74" w:rsidRDefault="003E75AF" w:rsidP="003E75AF">
      <w:pPr>
        <w:pStyle w:val="Alg4"/>
        <w:numPr>
          <w:ilvl w:val="0"/>
          <w:numId w:val="1586"/>
        </w:numPr>
        <w:spacing w:after="120"/>
      </w:pPr>
      <w:r w:rsidRPr="00A67AF2">
        <w:t xml:space="preserve">Return </w:t>
      </w:r>
      <w:r w:rsidRPr="00B820AB">
        <w:rPr>
          <w:b/>
        </w:rPr>
        <w:t>+0</w:t>
      </w:r>
      <w:r w:rsidRPr="00675B74">
        <w:t>.</w:t>
      </w:r>
    </w:p>
    <w:p w:rsidR="003E75AF" w:rsidRPr="006232CB" w:rsidRDefault="003E75AF" w:rsidP="003E75AF">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rsidR="00376910" w:rsidRDefault="00376910" w:rsidP="00376910">
      <w:pPr>
        <w:pStyle w:val="Heading4"/>
      </w:pPr>
      <w:r>
        <w:t>%</w:t>
      </w:r>
      <w:r w:rsidRPr="00573628">
        <w:t>TypedArray</w:t>
      </w:r>
      <w:r>
        <w:t>%.prototype.subarray(begin = 0, end = this.length )</w:t>
      </w:r>
      <w:r>
        <w:rPr>
          <w:rStyle w:val="CommentReference"/>
          <w:b w:val="0"/>
        </w:rPr>
        <w:commentReference w:id="13470"/>
      </w:r>
    </w:p>
    <w:p w:rsidR="00376910" w:rsidRDefault="00376910" w:rsidP="00376910">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 opposed to from the beginning.</w:t>
      </w:r>
    </w:p>
    <w:p w:rsidR="00376910" w:rsidRPr="00E77497" w:rsidRDefault="00376910" w:rsidP="00376910">
      <w:pPr>
        <w:pStyle w:val="Alg4"/>
        <w:numPr>
          <w:ilvl w:val="0"/>
          <w:numId w:val="1312"/>
        </w:numPr>
      </w:pPr>
      <w:r w:rsidRPr="00E77497">
        <w:t xml:space="preserve">Let </w:t>
      </w:r>
      <w:r>
        <w:rPr>
          <w:i/>
        </w:rPr>
        <w:t>O</w:t>
      </w:r>
      <w:r w:rsidRPr="00E77497">
        <w:t xml:space="preserve"> be the</w:t>
      </w:r>
      <w:r>
        <w:t xml:space="preserve"> </w:t>
      </w:r>
      <w:del w:id="13471" w:author="Rev 19 Allen Wirfs-Brock" w:date="2013-09-26T13:21:00Z">
        <w:r w:rsidDel="00EB5111">
          <w:delText xml:space="preserve">result of  calling ToObject with the </w:delText>
        </w:r>
      </w:del>
      <w:r w:rsidRPr="00E77497">
        <w:rPr>
          <w:b/>
        </w:rPr>
        <w:t>this</w:t>
      </w:r>
      <w:r w:rsidRPr="00E77497">
        <w:t xml:space="preserve"> value</w:t>
      </w:r>
      <w:del w:id="13472" w:author="Rev 19 Allen Wirfs-Brock" w:date="2013-09-26T13:21:00Z">
        <w:r w:rsidRPr="007B0456" w:rsidDel="00EB5111">
          <w:delText xml:space="preserve"> </w:delText>
        </w:r>
        <w:r w:rsidDel="00EB5111">
          <w:delText>as its argument</w:delText>
        </w:r>
      </w:del>
      <w:r w:rsidRPr="00E77497">
        <w:t>.</w:t>
      </w:r>
    </w:p>
    <w:p w:rsidR="00CB251B" w:rsidRDefault="00CB251B" w:rsidP="00CB251B">
      <w:pPr>
        <w:pStyle w:val="Alg4"/>
        <w:numPr>
          <w:ilvl w:val="0"/>
          <w:numId w:val="1312"/>
        </w:numPr>
        <w:rPr>
          <w:ins w:id="13473" w:author="Rev 19 Allen Wirfs-Brock" w:date="2013-09-27T11:41:00Z"/>
        </w:rPr>
      </w:pPr>
      <w:ins w:id="13474" w:author="Rev 19 Allen Wirfs-Brock" w:date="2013-09-27T11:41:00Z">
        <w:r>
          <w:t>If Type(</w:t>
        </w:r>
        <w:r>
          <w:rPr>
            <w:i/>
          </w:rPr>
          <w:t>O</w:t>
        </w:r>
        <w:r>
          <w:t xml:space="preserve">) is not Object, throw a </w:t>
        </w:r>
        <w:r w:rsidRPr="00CB251B">
          <w:rPr>
            <w:b/>
          </w:rPr>
          <w:t>TypeError</w:t>
        </w:r>
        <w:r>
          <w:t xml:space="preserve"> exception.</w:t>
        </w:r>
      </w:ins>
    </w:p>
    <w:p w:rsidR="00376910" w:rsidRPr="00E77497" w:rsidDel="00EB5111" w:rsidRDefault="00376910" w:rsidP="00376910">
      <w:pPr>
        <w:pStyle w:val="Alg4"/>
        <w:numPr>
          <w:ilvl w:val="0"/>
          <w:numId w:val="1312"/>
        </w:numPr>
        <w:rPr>
          <w:del w:id="13475" w:author="Rev 19 Allen Wirfs-Brock" w:date="2013-09-26T13:21:00Z"/>
        </w:rPr>
      </w:pPr>
      <w:del w:id="13476" w:author="Rev 19 Allen Wirfs-Brock" w:date="2013-09-26T13:21:00Z">
        <w:r w:rsidDel="00EB5111">
          <w:delText>ReturnIfAbrupt(</w:delText>
        </w:r>
        <w:r w:rsidDel="00EB5111">
          <w:rPr>
            <w:i/>
          </w:rPr>
          <w:delText>O</w:delText>
        </w:r>
        <w:r w:rsidDel="00EB5111">
          <w:delText>).</w:delText>
        </w:r>
      </w:del>
    </w:p>
    <w:p w:rsidR="00EB5111" w:rsidRPr="00E77497" w:rsidRDefault="00EB5111" w:rsidP="00EB5111">
      <w:pPr>
        <w:pStyle w:val="Alg4"/>
        <w:numPr>
          <w:ilvl w:val="0"/>
          <w:numId w:val="1312"/>
        </w:numPr>
        <w:rPr>
          <w:ins w:id="13477" w:author="Rev 19 Allen Wirfs-Brock" w:date="2013-09-26T13:21:00Z"/>
        </w:rPr>
      </w:pPr>
      <w:ins w:id="13478" w:author="Rev 19 Allen Wirfs-Brock" w:date="2013-09-26T13:21:00Z">
        <w:r>
          <w:t xml:space="preserve">If </w:t>
        </w:r>
        <w:r>
          <w:rPr>
            <w:i/>
            <w:iCs/>
          </w:rPr>
          <w:t>O</w:t>
        </w:r>
        <w:r>
          <w:t xml:space="preserve"> does not have a [[TypedArrayName]] internal data property, then throw a </w:t>
        </w:r>
        <w:r w:rsidRPr="00F5744B">
          <w:rPr>
            <w:b/>
            <w:bCs/>
          </w:rPr>
          <w:t>TypeError</w:t>
        </w:r>
        <w:r>
          <w:t xml:space="preserve"> exception.</w:t>
        </w:r>
      </w:ins>
    </w:p>
    <w:p w:rsidR="00EB5111" w:rsidRDefault="00EB5111" w:rsidP="00EB5111">
      <w:pPr>
        <w:pStyle w:val="Alg4"/>
        <w:numPr>
          <w:ilvl w:val="0"/>
          <w:numId w:val="1312"/>
        </w:numPr>
        <w:rPr>
          <w:ins w:id="13479" w:author="Rev 19 Allen Wirfs-Brock" w:date="2013-09-26T13:21:00Z"/>
        </w:rPr>
      </w:pPr>
      <w:ins w:id="13480" w:author="Rev 19 Allen Wirfs-Brock" w:date="2013-09-26T13:21:00Z">
        <w:r>
          <w:t xml:space="preserve">Assert: </w:t>
        </w:r>
        <w:r>
          <w:rPr>
            <w:i/>
          </w:rPr>
          <w:t>O</w:t>
        </w:r>
        <w:r>
          <w:t xml:space="preserve"> has [[ViewedArrayBuffer]] internal</w:t>
        </w:r>
        <w:r w:rsidRPr="00314265">
          <w:t xml:space="preserve"> </w:t>
        </w:r>
        <w:r>
          <w:t>data propert</w:t>
        </w:r>
      </w:ins>
      <w:ins w:id="13481" w:author="Rev 19 Allen Wirfs-Brock" w:date="2013-09-26T13:22:00Z">
        <w:r>
          <w:t>y</w:t>
        </w:r>
      </w:ins>
      <w:ins w:id="13482" w:author="Rev 19 Allen Wirfs-Brock" w:date="2013-09-26T13:21:00Z">
        <w:r>
          <w:t>.</w:t>
        </w:r>
      </w:ins>
    </w:p>
    <w:p w:rsidR="00376910" w:rsidDel="00EB5111" w:rsidRDefault="00376910" w:rsidP="00376910">
      <w:pPr>
        <w:pStyle w:val="Alg4"/>
        <w:numPr>
          <w:ilvl w:val="0"/>
          <w:numId w:val="1312"/>
        </w:numPr>
        <w:rPr>
          <w:del w:id="13483" w:author="Rev 19 Allen Wirfs-Brock" w:date="2013-09-26T13:22:00Z"/>
        </w:rPr>
      </w:pPr>
      <w:del w:id="13484" w:author="Rev 19 Allen Wirfs-Brock" w:date="2013-09-26T13:22:00Z">
        <w:r w:rsidDel="00EB5111">
          <w:delText xml:space="preserve">If </w:delText>
        </w:r>
        <w:r w:rsidDel="00EB5111">
          <w:rPr>
            <w:i/>
          </w:rPr>
          <w:delText>O</w:delText>
        </w:r>
        <w:r w:rsidDel="00EB5111">
          <w:delText xml:space="preserve"> does not have a [[ViewedArrayBuffer]] internal</w:delText>
        </w:r>
        <w:r w:rsidRPr="00314265" w:rsidDel="00EB5111">
          <w:delText xml:space="preserve"> </w:delText>
        </w:r>
        <w:r w:rsidDel="00EB5111">
          <w:delText xml:space="preserve">data property throw a </w:delText>
        </w:r>
        <w:r w:rsidRPr="00B5244C" w:rsidDel="00EB5111">
          <w:rPr>
            <w:b/>
          </w:rPr>
          <w:delText>TypeError</w:delText>
        </w:r>
        <w:r w:rsidDel="00EB5111">
          <w:delText xml:space="preserve"> exception.</w:delText>
        </w:r>
      </w:del>
    </w:p>
    <w:p w:rsidR="00376910" w:rsidRPr="00E77497" w:rsidRDefault="00376910" w:rsidP="00376910">
      <w:pPr>
        <w:pStyle w:val="Alg4"/>
        <w:numPr>
          <w:ilvl w:val="0"/>
          <w:numId w:val="1312"/>
        </w:numPr>
      </w:pPr>
      <w:r>
        <w:t xml:space="preserve">Let </w:t>
      </w:r>
      <w:r>
        <w:rPr>
          <w:i/>
          <w:iCs/>
        </w:rPr>
        <w:t>buffer</w:t>
      </w:r>
      <w:r>
        <w:t xml:space="preserve"> be the value of </w:t>
      </w:r>
      <w:r>
        <w:rPr>
          <w:i/>
        </w:rPr>
        <w:t>O</w:t>
      </w:r>
      <w:r>
        <w:t>’s [[ViewedArrayBuffer]] internal</w:t>
      </w:r>
      <w:r w:rsidRPr="00314265">
        <w:t xml:space="preserve"> </w:t>
      </w:r>
      <w:r>
        <w:t>data property.</w:t>
      </w:r>
    </w:p>
    <w:p w:rsidR="00376910" w:rsidRDefault="00376910" w:rsidP="00376910">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76910" w:rsidRDefault="00376910" w:rsidP="00376910">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rsidR="00376910" w:rsidRDefault="00376910" w:rsidP="00376910">
      <w:pPr>
        <w:pStyle w:val="Alg3"/>
        <w:numPr>
          <w:ilvl w:val="0"/>
          <w:numId w:val="1312"/>
        </w:numPr>
      </w:pPr>
      <w:r>
        <w:t xml:space="preserve">Let </w:t>
      </w:r>
      <w:r w:rsidRPr="00FB286F">
        <w:rPr>
          <w:i/>
          <w:iCs/>
        </w:rPr>
        <w:t>beginInt</w:t>
      </w:r>
      <w:r>
        <w:t xml:space="preserve"> be ToInteger(</w:t>
      </w:r>
      <w:r w:rsidRPr="00FB286F">
        <w:rPr>
          <w:i/>
          <w:iCs/>
        </w:rPr>
        <w:t>begin</w:t>
      </w:r>
      <w:r>
        <w:t>)</w:t>
      </w:r>
    </w:p>
    <w:p w:rsidR="00376910" w:rsidRDefault="00376910" w:rsidP="00376910">
      <w:pPr>
        <w:pStyle w:val="Alg3"/>
        <w:numPr>
          <w:ilvl w:val="0"/>
          <w:numId w:val="1312"/>
        </w:numPr>
      </w:pPr>
      <w:r>
        <w:t>ReturnIfAbrupt(</w:t>
      </w:r>
      <w:r w:rsidRPr="002763F2">
        <w:rPr>
          <w:i/>
          <w:iCs/>
        </w:rPr>
        <w:t>beginInt</w:t>
      </w:r>
      <w:r>
        <w:t>).</w:t>
      </w:r>
    </w:p>
    <w:p w:rsidR="00376910" w:rsidRDefault="00376910" w:rsidP="00376910">
      <w:pPr>
        <w:pStyle w:val="Alg3"/>
        <w:numPr>
          <w:ilvl w:val="0"/>
          <w:numId w:val="1312"/>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rsidR="00376910" w:rsidRDefault="00376910" w:rsidP="00376910">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rsidR="00376910" w:rsidRDefault="00376910" w:rsidP="00376910">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rsidR="00376910" w:rsidRDefault="00376910" w:rsidP="00376910">
      <w:pPr>
        <w:pStyle w:val="Alg3"/>
        <w:numPr>
          <w:ilvl w:val="0"/>
          <w:numId w:val="1312"/>
        </w:numPr>
      </w:pPr>
      <w:r>
        <w:t xml:space="preserve">Let </w:t>
      </w:r>
      <w:r w:rsidRPr="001860C7">
        <w:rPr>
          <w:i/>
          <w:iCs/>
        </w:rPr>
        <w:t>endInt</w:t>
      </w:r>
      <w:r>
        <w:t xml:space="preserve"> be ToInteger(</w:t>
      </w:r>
      <w:r w:rsidRPr="001860C7">
        <w:rPr>
          <w:i/>
          <w:iCs/>
        </w:rPr>
        <w:t>end</w:t>
      </w:r>
      <w:r>
        <w:t>).</w:t>
      </w:r>
    </w:p>
    <w:p w:rsidR="00376910" w:rsidRDefault="00376910" w:rsidP="00376910">
      <w:pPr>
        <w:pStyle w:val="Alg3"/>
        <w:numPr>
          <w:ilvl w:val="0"/>
          <w:numId w:val="1312"/>
        </w:numPr>
      </w:pPr>
      <w:r>
        <w:t>ReturnIfAbrupt(</w:t>
      </w:r>
      <w:r>
        <w:rPr>
          <w:i/>
          <w:iCs/>
        </w:rPr>
        <w:t>end</w:t>
      </w:r>
      <w:r w:rsidRPr="002763F2">
        <w:rPr>
          <w:i/>
          <w:iCs/>
        </w:rPr>
        <w:t>Int</w:t>
      </w:r>
      <w:r>
        <w:t>).</w:t>
      </w:r>
    </w:p>
    <w:p w:rsidR="00376910" w:rsidRDefault="00376910" w:rsidP="00376910">
      <w:pPr>
        <w:pStyle w:val="Alg3"/>
        <w:numPr>
          <w:ilvl w:val="0"/>
          <w:numId w:val="1312"/>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rsidR="00376910" w:rsidRDefault="00376910" w:rsidP="00376910">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rsidR="00376910" w:rsidRDefault="00376910" w:rsidP="00376910">
      <w:pPr>
        <w:pStyle w:val="Alg3"/>
        <w:numPr>
          <w:ilvl w:val="0"/>
          <w:numId w:val="1312"/>
        </w:numPr>
      </w:pPr>
      <w:r>
        <w:t xml:space="preserve">If </w:t>
      </w:r>
      <w:r w:rsidRPr="001860C7">
        <w:rPr>
          <w:i/>
          <w:iCs/>
        </w:rPr>
        <w:t>endIndex</w:t>
      </w:r>
      <w:r>
        <w:t xml:space="preserve"> &lt; </w:t>
      </w:r>
      <w:r w:rsidRPr="001860C7">
        <w:rPr>
          <w:i/>
          <w:iCs/>
        </w:rPr>
        <w:t>beginIndex</w:t>
      </w:r>
      <w:r>
        <w:t xml:space="preserve">, then let </w:t>
      </w:r>
      <w:r w:rsidRPr="001860C7">
        <w:rPr>
          <w:i/>
          <w:iCs/>
        </w:rPr>
        <w:t>endIndex</w:t>
      </w:r>
      <w:r>
        <w:t xml:space="preserve"> be </w:t>
      </w:r>
      <w:r w:rsidRPr="001860C7">
        <w:rPr>
          <w:i/>
          <w:iCs/>
        </w:rPr>
        <w:t>beginIndex</w:t>
      </w:r>
      <w:r>
        <w:t>.</w:t>
      </w:r>
    </w:p>
    <w:p w:rsidR="00376910" w:rsidRDefault="00376910" w:rsidP="00376910">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rsidR="00376910" w:rsidRDefault="00376910" w:rsidP="00376910">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rsidR="00376910" w:rsidRDefault="00376910" w:rsidP="00376910">
      <w:pPr>
        <w:pStyle w:val="Alg4"/>
        <w:numPr>
          <w:ilvl w:val="0"/>
          <w:numId w:val="1312"/>
        </w:numPr>
      </w:pPr>
      <w:r>
        <w:t xml:space="preserve">Let </w:t>
      </w:r>
      <w:r>
        <w:rPr>
          <w:i/>
          <w:iCs/>
        </w:rPr>
        <w:t>elementType</w:t>
      </w:r>
      <w:r>
        <w:t xml:space="preserve"> be the string value of the Element Type value in </w:t>
      </w:r>
      <w:ins w:id="13485" w:author="Rev 19 Allen Wirfs-Brock" w:date="2013-09-09T10:46:00Z">
        <w:r w:rsidR="009F0B29">
          <w:fldChar w:fldCharType="begin"/>
        </w:r>
        <w:r w:rsidR="009F0B29">
          <w:instrText xml:space="preserve"> REF _Ref366065074 \h </w:instrText>
        </w:r>
      </w:ins>
      <w:ins w:id="13486" w:author="Rev 19 Allen Wirfs-Brock" w:date="2013-09-09T10:46:00Z">
        <w:r w:rsidR="009F0B29">
          <w:fldChar w:fldCharType="separate"/>
        </w:r>
      </w:ins>
      <w:ins w:id="13487" w:author="Rev 19 Allen Wirfs-Brock" w:date="2013-09-27T13:07:00Z">
        <w:r w:rsidR="00460CAC">
          <w:t xml:space="preserve">Table </w:t>
        </w:r>
        <w:r w:rsidR="00460CAC">
          <w:rPr>
            <w:noProof/>
          </w:rPr>
          <w:t>36</w:t>
        </w:r>
      </w:ins>
      <w:ins w:id="13488" w:author="Rev 19 Allen Wirfs-Brock" w:date="2013-09-09T10:46:00Z">
        <w:r w:rsidR="009F0B29">
          <w:fldChar w:fldCharType="end"/>
        </w:r>
      </w:ins>
      <w:r>
        <w:t xml:space="preserve"> for </w:t>
      </w:r>
      <w:r>
        <w:rPr>
          <w:i/>
          <w:iCs/>
        </w:rPr>
        <w:t>constructorName</w:t>
      </w:r>
      <w:r>
        <w:t>.</w:t>
      </w:r>
    </w:p>
    <w:p w:rsidR="00376910" w:rsidRDefault="00376910" w:rsidP="00376910">
      <w:pPr>
        <w:pStyle w:val="Alg4"/>
        <w:numPr>
          <w:ilvl w:val="0"/>
          <w:numId w:val="1312"/>
        </w:numPr>
      </w:pPr>
      <w:r>
        <w:t xml:space="preserve">Let </w:t>
      </w:r>
      <w:r>
        <w:rPr>
          <w:i/>
          <w:iCs/>
        </w:rPr>
        <w:t>elementSize</w:t>
      </w:r>
      <w:r>
        <w:t xml:space="preserve"> be the</w:t>
      </w:r>
      <w:r w:rsidRPr="00540D45">
        <w:t xml:space="preserve"> Number value of the Element Size value specified in </w:t>
      </w:r>
      <w:ins w:id="13489" w:author="Rev 19 Allen Wirfs-Brock" w:date="2013-09-09T10:47:00Z">
        <w:r w:rsidR="009F0B29">
          <w:fldChar w:fldCharType="begin"/>
        </w:r>
        <w:r w:rsidR="009F0B29">
          <w:instrText xml:space="preserve"> REF _Ref366065074 \h </w:instrText>
        </w:r>
      </w:ins>
      <w:ins w:id="13490" w:author="Rev 19 Allen Wirfs-Brock" w:date="2013-09-09T10:47:00Z">
        <w:r w:rsidR="009F0B29">
          <w:fldChar w:fldCharType="separate"/>
        </w:r>
      </w:ins>
      <w:ins w:id="13491" w:author="Rev 19 Allen Wirfs-Brock" w:date="2013-09-27T13:07:00Z">
        <w:r w:rsidR="00460CAC">
          <w:t xml:space="preserve">Table </w:t>
        </w:r>
        <w:r w:rsidR="00460CAC">
          <w:rPr>
            <w:noProof/>
          </w:rPr>
          <w:t>36</w:t>
        </w:r>
      </w:ins>
      <w:ins w:id="13492" w:author="Rev 19 Allen Wirfs-Brock" w:date="2013-09-09T10:47:00Z">
        <w:r w:rsidR="009F0B29">
          <w:fldChar w:fldCharType="end"/>
        </w:r>
      </w:ins>
      <w:r>
        <w:t xml:space="preserve"> </w:t>
      </w:r>
      <w:r w:rsidRPr="00540D45">
        <w:t xml:space="preserve">for </w:t>
      </w:r>
      <w:r>
        <w:rPr>
          <w:i/>
          <w:iCs/>
        </w:rPr>
        <w:t>constructorName</w:t>
      </w:r>
      <w:r w:rsidRPr="00540D45">
        <w:t>.</w:t>
      </w:r>
    </w:p>
    <w:p w:rsidR="00376910" w:rsidRDefault="00376910" w:rsidP="00376910">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rsidR="00376910" w:rsidRDefault="00376910" w:rsidP="00376910">
      <w:pPr>
        <w:pStyle w:val="Alg4"/>
        <w:numPr>
          <w:ilvl w:val="0"/>
          <w:numId w:val="1312"/>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rsidR="00376910" w:rsidRPr="00EB24FE" w:rsidRDefault="00376910" w:rsidP="00376910">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rsidR="00376910" w:rsidRDefault="00376910" w:rsidP="00376910">
      <w:pPr>
        <w:pStyle w:val="Alg4"/>
        <w:numPr>
          <w:ilvl w:val="0"/>
          <w:numId w:val="1312"/>
        </w:numPr>
      </w:pPr>
      <w:r>
        <w:t>ReturnIfAbrupt(</w:t>
      </w:r>
      <w:r>
        <w:rPr>
          <w:i/>
        </w:rPr>
        <w:t>constructor</w:t>
      </w:r>
      <w:r>
        <w:t>).</w:t>
      </w:r>
    </w:p>
    <w:p w:rsidR="00376910" w:rsidRPr="00E77497" w:rsidRDefault="00376910" w:rsidP="00376910">
      <w:pPr>
        <w:pStyle w:val="Alg4"/>
        <w:numPr>
          <w:ilvl w:val="0"/>
          <w:numId w:val="1312"/>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rsidR="00376910" w:rsidRDefault="00376910" w:rsidP="00376910">
      <w:pPr>
        <w:pStyle w:val="Alg4"/>
        <w:numPr>
          <w:ilvl w:val="0"/>
          <w:numId w:val="1312"/>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rsidR="00376910" w:rsidRDefault="00376910" w:rsidP="00376910">
      <w:pPr>
        <w:pStyle w:val="Alg4"/>
        <w:numPr>
          <w:ilvl w:val="0"/>
          <w:numId w:val="1312"/>
        </w:numPr>
        <w:spacing w:after="240"/>
        <w:contextualSpacing/>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rsidR="00376910" w:rsidRPr="00E77497" w:rsidRDefault="00376910" w:rsidP="00376910">
      <w:pPr>
        <w:pStyle w:val="Heading4"/>
      </w:pPr>
      <w:r>
        <w:t>%</w:t>
      </w:r>
      <w:r w:rsidRPr="00573628">
        <w:t>TypedArray</w:t>
      </w:r>
      <w:r>
        <w:t>%</w:t>
      </w:r>
      <w:r w:rsidRPr="00E77497">
        <w:t>.prototype.to</w:t>
      </w:r>
      <w:r>
        <w:t>Locale</w:t>
      </w:r>
      <w:r w:rsidRPr="00E77497">
        <w:t>String ( )</w:t>
      </w:r>
    </w:p>
    <w:p w:rsidR="00376910" w:rsidRPr="00E77497" w:rsidRDefault="00376910" w:rsidP="00376910">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rsidR="004B439B">
        <w:fldChar w:fldCharType="begin"/>
      </w:r>
      <w:r w:rsidR="004B439B">
        <w:instrText xml:space="preserve"> REF _Ref366081100 \r \h </w:instrText>
      </w:r>
      <w:r w:rsidR="004B439B">
        <w:fldChar w:fldCharType="separate"/>
      </w:r>
      <w:r w:rsidR="00460CAC">
        <w:t>22.1.3.26</w:t>
      </w:r>
      <w:r w:rsidR="004B439B">
        <w:fldChar w:fldCharType="end"/>
      </w:r>
      <w:r>
        <w:t>.</w:t>
      </w:r>
    </w:p>
    <w:p w:rsidR="00376910" w:rsidRPr="00E77497" w:rsidRDefault="00376910" w:rsidP="00376910">
      <w:pPr>
        <w:pStyle w:val="Heading4"/>
      </w:pPr>
      <w:r>
        <w:t>%</w:t>
      </w:r>
      <w:r w:rsidRPr="00573628">
        <w:t>TypedArray</w:t>
      </w:r>
      <w:r>
        <w:t>%</w:t>
      </w:r>
      <w:r w:rsidRPr="00E77497">
        <w:t>.prototype.toString ( )</w:t>
      </w:r>
    </w:p>
    <w:p w:rsidR="00376910" w:rsidRPr="00E77497" w:rsidRDefault="00376910" w:rsidP="00376910">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rsidR="004B439B">
        <w:fldChar w:fldCharType="begin"/>
      </w:r>
      <w:r w:rsidR="004B439B">
        <w:instrText xml:space="preserve"> REF _Ref366081115 \r \h </w:instrText>
      </w:r>
      <w:r w:rsidR="004B439B">
        <w:fldChar w:fldCharType="separate"/>
      </w:r>
      <w:r w:rsidR="00460CAC">
        <w:t>22.1.3.27</w:t>
      </w:r>
      <w:r w:rsidR="004B439B">
        <w:fldChar w:fldCharType="end"/>
      </w:r>
      <w:r>
        <w:t>.</w:t>
      </w:r>
    </w:p>
    <w:p w:rsidR="003E75AF" w:rsidRPr="00E77497" w:rsidRDefault="003E75AF" w:rsidP="003E75AF">
      <w:pPr>
        <w:pStyle w:val="Heading4"/>
      </w:pPr>
      <w:r>
        <w:lastRenderedPageBreak/>
        <w:t>%</w:t>
      </w:r>
      <w:r w:rsidRPr="00573628">
        <w:t>TypedArray</w:t>
      </w:r>
      <w:r>
        <w:t>%</w:t>
      </w:r>
      <w:r w:rsidRPr="00E77497">
        <w:t>.prototype.</w:t>
      </w:r>
      <w:r>
        <w:t>values</w:t>
      </w:r>
      <w:r w:rsidRPr="00E77497">
        <w:t xml:space="preserve"> ( </w:t>
      </w:r>
      <w:r>
        <w:t xml:space="preserve">  </w:t>
      </w:r>
      <w:r w:rsidRPr="00E77497">
        <w:t>)</w:t>
      </w:r>
    </w:p>
    <w:p w:rsidR="003E75AF" w:rsidRPr="00E77497" w:rsidRDefault="003E75AF" w:rsidP="003E75AF">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rsidR="004B439B">
        <w:fldChar w:fldCharType="begin"/>
      </w:r>
      <w:r w:rsidR="004B439B">
        <w:instrText xml:space="preserve"> REF _Ref364929205 \r \h </w:instrText>
      </w:r>
      <w:r w:rsidR="004B439B">
        <w:fldChar w:fldCharType="separate"/>
      </w:r>
      <w:r w:rsidR="00460CAC">
        <w:t>22.1.3.29</w:t>
      </w:r>
      <w:r w:rsidR="004B439B">
        <w:fldChar w:fldCharType="end"/>
      </w:r>
      <w:r>
        <w:t>.</w:t>
      </w:r>
    </w:p>
    <w:p w:rsidR="003E75AF" w:rsidRPr="00E77497" w:rsidRDefault="003E75AF" w:rsidP="003E75AF">
      <w:pPr>
        <w:pStyle w:val="Heading4"/>
      </w:pPr>
      <w:r>
        <w:t>%</w:t>
      </w:r>
      <w:r w:rsidRPr="00573628">
        <w:t>TypedArray</w:t>
      </w:r>
      <w:r>
        <w:t>%</w:t>
      </w:r>
      <w:r w:rsidRPr="00E77497">
        <w:t>.prototype</w:t>
      </w:r>
      <w:r>
        <w:t xml:space="preserve"> [ @@iterator ] </w:t>
      </w:r>
      <w:r w:rsidRPr="00E77497">
        <w:t xml:space="preserve"> ( </w:t>
      </w:r>
      <w:r>
        <w:t xml:space="preserve">  </w:t>
      </w:r>
      <w:r w:rsidRPr="00E77497">
        <w:t>)</w:t>
      </w:r>
    </w:p>
    <w:p w:rsidR="003E75AF" w:rsidRPr="00097A4C" w:rsidRDefault="003E75AF" w:rsidP="003E75AF">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rsidR="003E75AF" w:rsidRPr="00E77497" w:rsidRDefault="003E75AF" w:rsidP="003E75AF">
      <w:pPr>
        <w:pStyle w:val="Heading4"/>
      </w:pPr>
      <w:r>
        <w:rPr>
          <w:iCs/>
        </w:rPr>
        <w:t>get %</w:t>
      </w:r>
      <w:r w:rsidRPr="007F76CC">
        <w:rPr>
          <w:iCs/>
        </w:rPr>
        <w:t>TypedArray</w:t>
      </w:r>
      <w:r>
        <w:rPr>
          <w:iCs/>
        </w:rPr>
        <w:t>%</w:t>
      </w:r>
      <w:r w:rsidRPr="00E77497">
        <w:t>.prototype</w:t>
      </w:r>
      <w:r>
        <w:t xml:space="preserve"> [ @@toStringTag</w:t>
      </w:r>
      <w:r w:rsidRPr="00E77497">
        <w:t xml:space="preserve"> </w:t>
      </w:r>
      <w:r>
        <w:t>]</w:t>
      </w:r>
    </w:p>
    <w:p w:rsidR="003E75AF" w:rsidRPr="00E77497" w:rsidRDefault="003E75AF" w:rsidP="003E75AF">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504"/>
        </w:numPr>
      </w:pPr>
      <w:r w:rsidRPr="00E77497">
        <w:t xml:space="preserve">Let </w:t>
      </w:r>
      <w:r>
        <w:rPr>
          <w:i/>
        </w:rPr>
        <w:t>O</w:t>
      </w:r>
      <w:r w:rsidRPr="00E77497">
        <w:t xml:space="preserve"> be the</w:t>
      </w:r>
      <w:r>
        <w:t xml:space="preserve"> </w:t>
      </w:r>
      <w:del w:id="13493" w:author="Rev 19 Allen Wirfs-Brock" w:date="2013-09-26T13:23:00Z">
        <w:r w:rsidDel="00B14615">
          <w:delText xml:space="preserve">result of  calling ToObject with the </w:delText>
        </w:r>
      </w:del>
      <w:r w:rsidRPr="00E77497">
        <w:rPr>
          <w:b/>
        </w:rPr>
        <w:t>this</w:t>
      </w:r>
      <w:del w:id="13494" w:author="Rev 19 Allen Wirfs-Brock" w:date="2013-09-26T13:23:00Z">
        <w:r w:rsidRPr="00E77497" w:rsidDel="00B14615">
          <w:delText xml:space="preserve"> value</w:delText>
        </w:r>
        <w:r w:rsidRPr="007B0456" w:rsidDel="00B14615">
          <w:delText xml:space="preserve"> </w:delText>
        </w:r>
        <w:r w:rsidDel="00B14615">
          <w:delText>as its argument</w:delText>
        </w:r>
      </w:del>
      <w:r w:rsidRPr="00E77497">
        <w:t>.</w:t>
      </w:r>
    </w:p>
    <w:p w:rsidR="00BB4271" w:rsidRDefault="00BB4271" w:rsidP="00BB4271">
      <w:pPr>
        <w:pStyle w:val="Alg4"/>
        <w:numPr>
          <w:ilvl w:val="0"/>
          <w:numId w:val="1504"/>
        </w:numPr>
        <w:rPr>
          <w:ins w:id="13495" w:author="Rev 19 Allen Wirfs-Brock" w:date="2013-09-27T12:04:00Z"/>
        </w:rPr>
      </w:pPr>
      <w:ins w:id="13496" w:author="Rev 19 Allen Wirfs-Brock" w:date="2013-09-27T12:04:00Z">
        <w:r>
          <w:t>If Type(</w:t>
        </w:r>
        <w:r>
          <w:rPr>
            <w:i/>
          </w:rPr>
          <w:t>O</w:t>
        </w:r>
        <w:r>
          <w:t xml:space="preserve">) is not Object, throw a </w:t>
        </w:r>
        <w:r w:rsidRPr="00CB251B">
          <w:rPr>
            <w:b/>
          </w:rPr>
          <w:t>TypeError</w:t>
        </w:r>
        <w:r>
          <w:t xml:space="preserve"> exception.</w:t>
        </w:r>
      </w:ins>
    </w:p>
    <w:p w:rsidR="003E75AF" w:rsidRPr="00E77497" w:rsidDel="00BB4271" w:rsidRDefault="003E75AF" w:rsidP="003E75AF">
      <w:pPr>
        <w:pStyle w:val="Alg4"/>
        <w:numPr>
          <w:ilvl w:val="0"/>
          <w:numId w:val="1504"/>
        </w:numPr>
        <w:rPr>
          <w:del w:id="13497" w:author="Rev 19 Allen Wirfs-Brock" w:date="2013-09-27T12:04:00Z"/>
        </w:rPr>
      </w:pPr>
      <w:del w:id="13498" w:author="Rev 19 Allen Wirfs-Brock" w:date="2013-09-27T12:04:00Z">
        <w:r w:rsidDel="00BB4271">
          <w:delText>ReturnIfAbrupt(</w:delText>
        </w:r>
        <w:r w:rsidDel="00BB4271">
          <w:rPr>
            <w:i/>
          </w:rPr>
          <w:delText>O</w:delText>
        </w:r>
        <w:r w:rsidDel="00BB4271">
          <w:delText>).</w:delText>
        </w:r>
      </w:del>
    </w:p>
    <w:p w:rsidR="003E75AF" w:rsidRDefault="003E75AF" w:rsidP="003E75AF">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rsidR="003E75AF" w:rsidRDefault="003E75AF" w:rsidP="003E75AF">
      <w:pPr>
        <w:pStyle w:val="Alg4"/>
        <w:numPr>
          <w:ilvl w:val="0"/>
          <w:numId w:val="1504"/>
        </w:numPr>
      </w:pPr>
      <w:r>
        <w:t xml:space="preserve">Assert: </w:t>
      </w:r>
      <w:r>
        <w:rPr>
          <w:i/>
          <w:iCs/>
        </w:rPr>
        <w:t>name</w:t>
      </w:r>
      <w:r>
        <w:t xml:space="preserve"> is a String value.</w:t>
      </w:r>
    </w:p>
    <w:p w:rsidR="003E75AF" w:rsidRPr="00E77497" w:rsidRDefault="003E75AF" w:rsidP="003E75AF">
      <w:pPr>
        <w:pStyle w:val="Alg4"/>
        <w:numPr>
          <w:ilvl w:val="0"/>
          <w:numId w:val="1504"/>
        </w:numPr>
        <w:spacing w:after="220"/>
      </w:pPr>
      <w:r>
        <w:t xml:space="preserve">Return </w:t>
      </w:r>
      <w:r>
        <w:rPr>
          <w:i/>
          <w:iCs/>
        </w:rPr>
        <w:t>name</w:t>
      </w:r>
      <w:r>
        <w:t>.</w:t>
      </w:r>
    </w:p>
    <w:p w:rsidR="003E75AF" w:rsidRPr="00E77497" w:rsidRDefault="003E75AF" w:rsidP="003E75AF">
      <w:r w:rsidRPr="00E77497">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3E75AF" w:rsidRDefault="003E75AF" w:rsidP="003E75AF">
      <w:pPr>
        <w:pStyle w:val="Heading3"/>
      </w:pPr>
      <w:bookmarkStart w:id="13499" w:name="_Ref365542336"/>
      <w:bookmarkStart w:id="13500" w:name="_Ref365542356"/>
      <w:bookmarkStart w:id="13501" w:name="_Ref365542379"/>
      <w:bookmarkStart w:id="13502" w:name="_Ref365542398"/>
      <w:bookmarkStart w:id="13503" w:name="_Ref365542470"/>
      <w:bookmarkStart w:id="13504" w:name="_Ref365542508"/>
      <w:bookmarkStart w:id="13505" w:name="_Ref365542535"/>
      <w:bookmarkStart w:id="13506" w:name="_Ref365542552"/>
      <w:bookmarkStart w:id="13507" w:name="_Ref365542565"/>
      <w:bookmarkStart w:id="13508" w:name="_Toc368050768"/>
      <w:r>
        <w:t xml:space="preserve">The </w:t>
      </w:r>
      <w:r>
        <w:rPr>
          <w:i/>
        </w:rPr>
        <w:t>TypedArray</w:t>
      </w:r>
      <w:r>
        <w:t xml:space="preserve"> Constructors</w:t>
      </w:r>
      <w:bookmarkEnd w:id="13499"/>
      <w:bookmarkEnd w:id="13500"/>
      <w:bookmarkEnd w:id="13501"/>
      <w:bookmarkEnd w:id="13502"/>
      <w:bookmarkEnd w:id="13503"/>
      <w:bookmarkEnd w:id="13504"/>
      <w:bookmarkEnd w:id="13505"/>
      <w:bookmarkEnd w:id="13506"/>
      <w:bookmarkEnd w:id="13507"/>
      <w:bookmarkEnd w:id="13508"/>
    </w:p>
    <w:p w:rsidR="003E75AF" w:rsidRDefault="003E75AF" w:rsidP="003E75AF">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xml:space="preserve">, </w:t>
      </w:r>
      <w:r w:rsidR="0023289A" w:rsidRPr="00E77497">
        <w:t>in</w:t>
      </w:r>
      <w:r w:rsidR="0023289A">
        <w:t xml:space="preserve">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t>.</w:t>
      </w:r>
    </w:p>
    <w:p w:rsidR="003E75AF" w:rsidRDefault="003E75AF" w:rsidP="003E75AF">
      <w:r>
        <w:t xml:space="preserve">When a </w:t>
      </w:r>
      <w:r>
        <w:rPr>
          <w:i/>
        </w:rPr>
        <w:t>TypedArray</w:t>
      </w:r>
      <w:r>
        <w:t xml:space="preserve"> constructor is called as a function rather than as a constructor, it initialises a new </w:t>
      </w:r>
      <w:r>
        <w:rPr>
          <w:i/>
        </w:rPr>
        <w:t>TypedArray</w:t>
      </w:r>
      <w:r>
        <w:t xml:space="preserve"> object. The </w:t>
      </w:r>
      <w:r w:rsidRPr="00C255C0">
        <w:rPr>
          <w:b/>
          <w:bCs/>
        </w:rPr>
        <w:t>this</w:t>
      </w:r>
      <w:r>
        <w:t xml:space="preserve"> value value passed in the call must be an Object with a</w:t>
      </w:r>
      <w:del w:id="13509" w:author="Rev 19 Allen Wirfs-Brock" w:date="2013-09-26T13:25:00Z">
        <w:r w:rsidDel="00B14615">
          <w:delText>n</w:delText>
        </w:r>
      </w:del>
      <w:ins w:id="13510" w:author="Rev 19 Allen Wirfs-Brock" w:date="2013-09-26T13:25:00Z">
        <w:r w:rsidR="00B14615" w:rsidRPr="00B14615">
          <w:t xml:space="preserve"> </w:t>
        </w:r>
        <w:r w:rsidR="00B14615">
          <w:t>[[</w:t>
        </w:r>
        <w:r w:rsidR="00B14615" w:rsidRPr="00243E99">
          <w:t>TypedArray</w:t>
        </w:r>
        <w:r w:rsidR="00B14615">
          <w:t>Name]] internal data property and a</w:t>
        </w:r>
      </w:ins>
      <w:r>
        <w:t xml:space="preserve"> [[ViewedArrayBuffer]] internal data property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initiali</w:t>
      </w:r>
      <w:r>
        <w:t>s</w:t>
      </w:r>
      <w:r w:rsidRPr="00F94F77">
        <w:t>e</w:t>
      </w:r>
      <w:r>
        <w:t xml:space="preserve">s the </w:t>
      </w:r>
      <w:r w:rsidRPr="00C0565F">
        <w:rPr>
          <w:b/>
        </w:rPr>
        <w:t>this</w:t>
      </w:r>
      <w:r>
        <w:t xml:space="preserve"> value using the argument values</w:t>
      </w:r>
      <w:r w:rsidRPr="00E77497">
        <w:t>.</w:t>
      </w:r>
      <w:r>
        <w:t xml:space="preserve">  </w:t>
      </w:r>
    </w:p>
    <w:p w:rsidR="003E75AF" w:rsidRPr="00E77497" w:rsidRDefault="003E75AF" w:rsidP="003E75AF">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rsidR="003E75AF" w:rsidRDefault="003E75AF" w:rsidP="003E75AF">
      <w:pPr>
        <w:pStyle w:val="Heading4"/>
      </w:pPr>
      <w:del w:id="13511" w:author="Rev 19 Allen Wirfs-Brock" w:date="2013-09-09T14:04:00Z">
        <w:r w:rsidDel="00082428">
          <w:delText xml:space="preserve">new </w:delText>
        </w:r>
      </w:del>
      <w:r w:rsidRPr="00747551">
        <w:rPr>
          <w:i/>
          <w:iCs/>
        </w:rPr>
        <w:t>TypedArray</w:t>
      </w:r>
      <w:r>
        <w:t>( ...</w:t>
      </w:r>
      <w:r w:rsidRPr="00DB2D84">
        <w:t xml:space="preserve"> </w:t>
      </w:r>
      <w:r>
        <w:t>argumentsList)</w:t>
      </w:r>
    </w:p>
    <w:p w:rsidR="003E75AF" w:rsidRDefault="003E75AF" w:rsidP="003E75AF">
      <w:r>
        <w:t xml:space="preserve">A </w:t>
      </w:r>
      <w:r w:rsidRPr="00747551">
        <w:rPr>
          <w:i/>
          <w:iCs/>
        </w:rPr>
        <w:t>TypedArray</w:t>
      </w:r>
      <w:r>
        <w:t xml:space="preserve"> constructor with a list of arguments </w:t>
      </w:r>
      <w:r w:rsidRPr="00747551">
        <w:rPr>
          <w:rFonts w:asciiTheme="majorBidi" w:hAnsiTheme="majorBidi" w:cstheme="majorBidi"/>
          <w:i/>
          <w:iCs/>
        </w:rPr>
        <w:t>argumentsList</w:t>
      </w:r>
      <w:r>
        <w:t xml:space="preserve"> performs the following steps:</w:t>
      </w:r>
    </w:p>
    <w:p w:rsidR="00903ABA" w:rsidRDefault="00903ABA" w:rsidP="003E75AF">
      <w:pPr>
        <w:numPr>
          <w:ilvl w:val="0"/>
          <w:numId w:val="1575"/>
        </w:numPr>
        <w:spacing w:after="120" w:line="240" w:lineRule="auto"/>
        <w:contextualSpacing/>
        <w:jc w:val="left"/>
        <w:rPr>
          <w:ins w:id="13512" w:author="Rev 19 Allen Wirfs-Brock" w:date="2013-09-09T14:07:00Z"/>
          <w:rFonts w:ascii="Times New Roman" w:eastAsia="Times New Roman" w:hAnsi="Times New Roman"/>
          <w:spacing w:val="6"/>
          <w:lang w:eastAsia="en-US"/>
        </w:rPr>
      </w:pPr>
      <w:ins w:id="13513" w:author="Rev 19 Allen Wirfs-Brock" w:date="2013-09-09T14:07:00Z">
        <w:r>
          <w:rPr>
            <w:rFonts w:ascii="Times New Roman" w:eastAsia="Times New Roman" w:hAnsi="Times New Roman"/>
            <w:spacing w:val="6"/>
            <w:lang w:eastAsia="en-US"/>
          </w:rPr>
          <w:t xml:space="preserve">Let </w:t>
        </w:r>
        <w:r>
          <w:rPr>
            <w:rFonts w:ascii="Times New Roman" w:eastAsia="Times New Roman" w:hAnsi="Times New Roman"/>
            <w:i/>
            <w:spacing w:val="6"/>
            <w:lang w:eastAsia="en-US"/>
          </w:rPr>
          <w:t>O</w:t>
        </w:r>
        <w:r>
          <w:rPr>
            <w:rFonts w:ascii="Times New Roman" w:eastAsia="Times New Roman" w:hAnsi="Times New Roman"/>
            <w:spacing w:val="6"/>
            <w:lang w:eastAsia="en-US"/>
          </w:rPr>
          <w:t xml:space="preserve"> be the </w:t>
        </w:r>
        <w:r w:rsidRPr="00392F64">
          <w:rPr>
            <w:rFonts w:ascii="Times New Roman" w:eastAsia="Times New Roman" w:hAnsi="Times New Roman"/>
            <w:b/>
            <w:spacing w:val="6"/>
            <w:lang w:eastAsia="en-US"/>
          </w:rPr>
          <w:t>this</w:t>
        </w:r>
        <w:r>
          <w:rPr>
            <w:rFonts w:ascii="Times New Roman" w:eastAsia="Times New Roman" w:hAnsi="Times New Roman"/>
            <w:spacing w:val="6"/>
            <w:lang w:eastAsia="en-US"/>
          </w:rPr>
          <w:t xml:space="preserve"> value.</w:t>
        </w:r>
      </w:ins>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rsidR="003E75AF" w:rsidRPr="00AF08BA"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del w:id="13514" w:author="Rev 19 Allen Wirfs-Brock" w:date="2013-09-09T14:07:00Z">
        <w:r w:rsidDel="00903ABA">
          <w:rPr>
            <w:rFonts w:ascii="Times New Roman" w:hAnsi="Times New Roman"/>
          </w:rPr>
          <w:delText xml:space="preserve">let </w:delText>
        </w:r>
      </w:del>
      <w:ins w:id="13515" w:author="Rev 19 Allen Wirfs-Brock" w:date="2013-09-09T14:07:00Z">
        <w:r w:rsidR="00903ABA">
          <w:rPr>
            <w:rFonts w:ascii="Times New Roman" w:hAnsi="Times New Roman"/>
          </w:rPr>
          <w:t xml:space="preserve">Let </w:t>
        </w:r>
      </w:ins>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w:t>
      </w:r>
      <w:ins w:id="13516" w:author="Rev 19 Allen Wirfs-Brock" w:date="2013-09-09T13:54:00Z">
        <w:r w:rsidR="00082428" w:rsidRPr="00F75B67">
          <w:rPr>
            <w:rFonts w:eastAsia="Times New Roman" w:cs="Arial"/>
            <w:spacing w:val="6"/>
            <w:lang w:eastAsia="en-US"/>
          </w:rPr>
          <w:t>%TypedArray%</w:t>
        </w:r>
        <w:r w:rsidR="00082428">
          <w:rPr>
            <w:rFonts w:ascii="Times New Roman" w:eastAsia="Times New Roman" w:hAnsi="Times New Roman"/>
            <w:spacing w:val="6"/>
            <w:lang w:eastAsia="en-US"/>
          </w:rPr>
          <w:t xml:space="preserve"> </w:t>
        </w:r>
      </w:ins>
      <w:r>
        <w:rPr>
          <w:rFonts w:ascii="Times New Roman" w:eastAsia="Times New Roman" w:hAnsi="Times New Roman"/>
          <w:spacing w:val="6"/>
          <w:lang w:eastAsia="en-US"/>
        </w:rPr>
        <w:t>intrinsic object</w:t>
      </w:r>
      <w:del w:id="13517" w:author="Rev 19 Allen Wirfs-Brock" w:date="2013-09-09T13:54:00Z">
        <w:r w:rsidDel="00082428">
          <w:rPr>
            <w:rFonts w:ascii="Times New Roman" w:eastAsia="Times New Roman" w:hAnsi="Times New Roman"/>
            <w:spacing w:val="6"/>
            <w:lang w:eastAsia="en-US"/>
          </w:rPr>
          <w:delText xml:space="preserve"> named  %TypedArray%</w:delText>
        </w:r>
      </w:del>
      <w:r>
        <w:rPr>
          <w:rFonts w:ascii="Times New Roman" w:eastAsia="Times New Roman" w:hAnsi="Times New Roman"/>
          <w:spacing w:val="6"/>
          <w:lang w:eastAsia="en-US"/>
        </w:rPr>
        <w:t>.</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[[Call]] internal method that invoked </w:t>
      </w:r>
      <w:r>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rsidR="003E75AF" w:rsidRPr="00E4780A" w:rsidRDefault="003E75AF" w:rsidP="003E75AF">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 xml:space="preserve">calling the [[Call]] internal method of </w:t>
      </w:r>
      <w:r>
        <w:rPr>
          <w:rFonts w:ascii="Times New Roman" w:eastAsia="Times New Roman" w:hAnsi="Times New Roman"/>
          <w:i/>
          <w:spacing w:val="6"/>
          <w:lang w:eastAsia="en-US"/>
        </w:rPr>
        <w:t>super</w:t>
      </w:r>
      <w:r>
        <w:rPr>
          <w:rFonts w:ascii="Times New Roman" w:eastAsia="Times New Roman" w:hAnsi="Times New Roman"/>
          <w:iCs/>
          <w:spacing w:val="6"/>
          <w:lang w:eastAsia="en-US"/>
        </w:rPr>
        <w:t xml:space="preserve"> with </w:t>
      </w:r>
      <w:del w:id="13518" w:author="Rev 19 Allen Wirfs-Brock" w:date="2013-09-09T14:07:00Z">
        <w:r w:rsidDel="00903ABA">
          <w:rPr>
            <w:rFonts w:ascii="Times New Roman" w:eastAsia="Times New Roman" w:hAnsi="Times New Roman"/>
            <w:i/>
            <w:spacing w:val="6"/>
            <w:lang w:eastAsia="en-US"/>
          </w:rPr>
          <w:delText>F</w:delText>
        </w:r>
        <w:r w:rsidDel="00903ABA">
          <w:rPr>
            <w:rFonts w:ascii="Times New Roman" w:eastAsia="Times New Roman" w:hAnsi="Times New Roman"/>
            <w:iCs/>
            <w:spacing w:val="6"/>
            <w:lang w:eastAsia="en-US"/>
          </w:rPr>
          <w:delText xml:space="preserve"> </w:delText>
        </w:r>
      </w:del>
      <w:ins w:id="13519" w:author="Rev 19 Allen Wirfs-Brock" w:date="2013-09-09T14:07:00Z">
        <w:r w:rsidR="00903ABA">
          <w:rPr>
            <w:rFonts w:ascii="Times New Roman" w:eastAsia="Times New Roman" w:hAnsi="Times New Roman"/>
            <w:i/>
            <w:spacing w:val="6"/>
            <w:lang w:eastAsia="en-US"/>
          </w:rPr>
          <w:t>O</w:t>
        </w:r>
        <w:r w:rsidR="00903ABA">
          <w:rPr>
            <w:rFonts w:ascii="Times New Roman" w:eastAsia="Times New Roman" w:hAnsi="Times New Roman"/>
            <w:iCs/>
            <w:spacing w:val="6"/>
            <w:lang w:eastAsia="en-US"/>
          </w:rPr>
          <w:t xml:space="preserve"> </w:t>
        </w:r>
      </w:ins>
      <w:r>
        <w:rPr>
          <w:rFonts w:ascii="Times New Roman" w:eastAsia="Times New Roman" w:hAnsi="Times New Roman"/>
          <w:iCs/>
          <w:spacing w:val="6"/>
          <w:lang w:eastAsia="en-US"/>
        </w:rPr>
        <w:t xml:space="preserve">and </w:t>
      </w:r>
      <w:r w:rsidRPr="0003414D">
        <w:rPr>
          <w:rFonts w:ascii="Times New Roman" w:hAnsi="Times New Roman"/>
          <w:i/>
        </w:rPr>
        <w:t>argumentsList</w:t>
      </w:r>
      <w:r>
        <w:rPr>
          <w:rFonts w:ascii="Times New Roman" w:hAnsi="Times New Roman"/>
          <w:iCs/>
        </w:rPr>
        <w:t xml:space="preserve"> as arguments</w:t>
      </w:r>
      <w:r w:rsidRPr="00A33491">
        <w:rPr>
          <w:rFonts w:ascii="Times New Roman" w:eastAsia="Times New Roman" w:hAnsi="Times New Roman"/>
          <w:spacing w:val="6"/>
          <w:lang w:eastAsia="en-US"/>
        </w:rPr>
        <w:t>.</w:t>
      </w:r>
    </w:p>
    <w:p w:rsidR="003E75AF" w:rsidRDefault="003E75AF" w:rsidP="003E75AF">
      <w:pPr>
        <w:pStyle w:val="Heading4"/>
      </w:pPr>
      <w:r>
        <w:t xml:space="preserve">new </w:t>
      </w:r>
      <w:r w:rsidRPr="00AC44FD">
        <w:rPr>
          <w:i/>
          <w:iCs/>
        </w:rPr>
        <w:t>TypedArray</w:t>
      </w:r>
      <w:r>
        <w:t>( ...</w:t>
      </w:r>
      <w:r w:rsidRPr="00DB2D84">
        <w:t xml:space="preserve"> </w:t>
      </w:r>
      <w:r>
        <w:t>argumentsList)</w:t>
      </w:r>
    </w:p>
    <w:p w:rsidR="003E75AF" w:rsidRDefault="003E75AF" w:rsidP="003E75AF">
      <w:r>
        <w:t xml:space="preserve">A </w:t>
      </w:r>
      <w:r w:rsidRPr="00AC44FD">
        <w:rPr>
          <w:i/>
          <w:iCs/>
        </w:rPr>
        <w:t>TypedArray</w:t>
      </w:r>
      <w:r>
        <w:t xml:space="preserve"> constructor called as part of a new expression performs the following steps:</w:t>
      </w:r>
    </w:p>
    <w:p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C44FD">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3E75AF" w:rsidRPr="00E4780A" w:rsidRDefault="003E75AF" w:rsidP="003E75AF">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3E75AF" w:rsidRDefault="003E75AF" w:rsidP="003E75AF">
      <w:pPr>
        <w:pStyle w:val="Heading3"/>
      </w:pPr>
      <w:bookmarkStart w:id="13520" w:name="_Toc368050769"/>
      <w:r>
        <w:lastRenderedPageBreak/>
        <w:t xml:space="preserve">Properties of the </w:t>
      </w:r>
      <w:r>
        <w:rPr>
          <w:i/>
        </w:rPr>
        <w:t>TypedArray</w:t>
      </w:r>
      <w:r>
        <w:t xml:space="preserve"> Constructors</w:t>
      </w:r>
      <w:bookmarkEnd w:id="13520"/>
    </w:p>
    <w:p w:rsidR="003E75AF" w:rsidRDefault="003E75AF" w:rsidP="003E75AF">
      <w:r>
        <w:t xml:space="preserve">The value of the [[Prototype]] internal data property of each </w:t>
      </w:r>
      <w:r>
        <w:rPr>
          <w:i/>
        </w:rPr>
        <w:t>TypedArray</w:t>
      </w:r>
      <w:r>
        <w:t xml:space="preserve"> constructor is the %TypedArray% intrinsic object (</w:t>
      </w:r>
      <w:r w:rsidR="00386020">
        <w:fldChar w:fldCharType="begin"/>
      </w:r>
      <w:r w:rsidR="00386020">
        <w:instrText xml:space="preserve"> REF _Ref366084337 \r \h </w:instrText>
      </w:r>
      <w:r w:rsidR="00386020">
        <w:fldChar w:fldCharType="separate"/>
      </w:r>
      <w:r w:rsidR="00460CAC">
        <w:t>22.2.1</w:t>
      </w:r>
      <w:r w:rsidR="00386020">
        <w:fldChar w:fldCharType="end"/>
      </w:r>
      <w:r>
        <w:t>).</w:t>
      </w:r>
    </w:p>
    <w:p w:rsidR="003E75AF" w:rsidRDefault="003E75AF" w:rsidP="003E75AF">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w:t>
      </w:r>
      <w:r w:rsidR="004B439B" w:rsidRPr="00E77497">
        <w:t>in</w:t>
      </w:r>
      <w:r w:rsidR="004B439B">
        <w:t xml:space="preserve"> </w:t>
      </w:r>
      <w:r w:rsidR="004B439B">
        <w:fldChar w:fldCharType="begin"/>
      </w:r>
      <w:r w:rsidR="004B439B">
        <w:instrText xml:space="preserve"> REF _Ref366065074 \h </w:instrText>
      </w:r>
      <w:r w:rsidR="004B439B">
        <w:fldChar w:fldCharType="separate"/>
      </w:r>
      <w:r w:rsidR="00460CAC">
        <w:t xml:space="preserve">Table </w:t>
      </w:r>
      <w:r w:rsidR="00460CAC">
        <w:rPr>
          <w:noProof/>
        </w:rPr>
        <w:t>36</w:t>
      </w:r>
      <w:r w:rsidR="004B439B">
        <w:fldChar w:fldCharType="end"/>
      </w:r>
      <w:r>
        <w:t>.</w:t>
      </w:r>
    </w:p>
    <w:p w:rsidR="003E75AF" w:rsidRDefault="003E75AF" w:rsidP="003E75AF">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rsidR="00703EB0" w:rsidRDefault="00703EB0" w:rsidP="00703EB0">
      <w:pPr>
        <w:pStyle w:val="Heading4"/>
      </w:pPr>
      <w:r w:rsidRPr="006074C6">
        <w:rPr>
          <w:i/>
          <w:iCs/>
        </w:rPr>
        <w:t>TypedArray</w:t>
      </w:r>
      <w:r>
        <w:t>.BYTES_PER_ELEMENT</w:t>
      </w:r>
    </w:p>
    <w:p w:rsidR="00703EB0" w:rsidRDefault="00703EB0" w:rsidP="00703EB0">
      <w:r>
        <w:t xml:space="preserve">The value of </w:t>
      </w:r>
      <w:r>
        <w:rPr>
          <w:i/>
        </w:rPr>
        <w:t>TypedArray</w:t>
      </w:r>
      <w:r>
        <w:t xml:space="preserve">.BYTES_PER_ELEMENT is the Number value of the Element Size value specified in </w:t>
      </w:r>
      <w:ins w:id="13521" w:author="Rev 19 Allen Wirfs-Brock" w:date="2013-09-09T10:46:00Z">
        <w:r w:rsidR="009F0B29">
          <w:fldChar w:fldCharType="begin"/>
        </w:r>
        <w:r w:rsidR="009F0B29">
          <w:instrText xml:space="preserve"> REF _Ref366065074 \h </w:instrText>
        </w:r>
      </w:ins>
      <w:ins w:id="13522" w:author="Rev 19 Allen Wirfs-Brock" w:date="2013-09-09T10:46:00Z">
        <w:r w:rsidR="009F0B29">
          <w:fldChar w:fldCharType="separate"/>
        </w:r>
      </w:ins>
      <w:ins w:id="13523" w:author="Rev 19 Allen Wirfs-Brock" w:date="2013-09-27T13:07:00Z">
        <w:r w:rsidR="00460CAC">
          <w:t xml:space="preserve">Table </w:t>
        </w:r>
        <w:r w:rsidR="00460CAC">
          <w:rPr>
            <w:noProof/>
          </w:rPr>
          <w:t>36</w:t>
        </w:r>
      </w:ins>
      <w:ins w:id="13524" w:author="Rev 19 Allen Wirfs-Brock" w:date="2013-09-09T10:46:00Z">
        <w:r w:rsidR="009F0B29">
          <w:fldChar w:fldCharType="end"/>
        </w:r>
      </w:ins>
      <w:r>
        <w:t xml:space="preserve"> for </w:t>
      </w:r>
      <w:r w:rsidRPr="00BA47D7">
        <w:rPr>
          <w:i/>
          <w:iCs/>
        </w:rPr>
        <w:t>TypedArray</w:t>
      </w:r>
      <w:r>
        <w:t>.</w:t>
      </w:r>
    </w:p>
    <w:p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3E75AF" w:rsidRDefault="003E75AF" w:rsidP="003E75AF">
      <w:pPr>
        <w:pStyle w:val="Heading4"/>
      </w:pPr>
      <w:r>
        <w:rPr>
          <w:i/>
        </w:rPr>
        <w:t>TypedArray</w:t>
      </w:r>
      <w:r>
        <w:t>.prototype</w:t>
      </w:r>
    </w:p>
    <w:p w:rsidR="003E75AF" w:rsidRDefault="003E75AF" w:rsidP="003E75AF">
      <w:r>
        <w:t xml:space="preserve">The initial value of </w:t>
      </w:r>
      <w:r>
        <w:rPr>
          <w:i/>
        </w:rPr>
        <w:t>TypedArray</w:t>
      </w:r>
      <w:r>
        <w:t xml:space="preserve">.prototype is the corresponding </w:t>
      </w:r>
      <w:r>
        <w:rPr>
          <w:i/>
        </w:rPr>
        <w:t>TypedArray</w:t>
      </w:r>
      <w:r>
        <w:t xml:space="preserve"> prototype object (</w:t>
      </w:r>
      <w:r w:rsidR="00386020">
        <w:fldChar w:fldCharType="begin"/>
      </w:r>
      <w:r w:rsidR="00386020">
        <w:instrText xml:space="preserve"> REF _Ref366084384 \r \h </w:instrText>
      </w:r>
      <w:r w:rsidR="00386020">
        <w:fldChar w:fldCharType="separate"/>
      </w:r>
      <w:r w:rsidR="00460CAC">
        <w:t>22.2.6</w:t>
      </w:r>
      <w:r w:rsidR="00386020">
        <w:fldChar w:fldCharType="end"/>
      </w:r>
      <w:r>
        <w:t>).</w:t>
      </w:r>
    </w:p>
    <w:p w:rsidR="003E75AF" w:rsidRDefault="003E75AF" w:rsidP="003E75AF">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3E75AF" w:rsidRDefault="003E75AF" w:rsidP="003E75AF">
      <w:pPr>
        <w:pStyle w:val="Heading3"/>
      </w:pPr>
      <w:bookmarkStart w:id="13525" w:name="_Ref366084384"/>
      <w:bookmarkStart w:id="13526" w:name="_Toc368050770"/>
      <w:r>
        <w:t xml:space="preserve">Properties of </w:t>
      </w:r>
      <w:r>
        <w:rPr>
          <w:i/>
        </w:rPr>
        <w:t>TypedArray</w:t>
      </w:r>
      <w:r>
        <w:t xml:space="preserve"> Prototype Objects</w:t>
      </w:r>
      <w:bookmarkEnd w:id="13525"/>
      <w:bookmarkEnd w:id="13526"/>
    </w:p>
    <w:p w:rsidR="003E75AF" w:rsidRDefault="003E75AF" w:rsidP="003E75AF">
      <w:r>
        <w:t xml:space="preserve">The value of the [[Prototype]] internal data property of a </w:t>
      </w:r>
      <w:r w:rsidRPr="006074C6">
        <w:rPr>
          <w:i/>
          <w:iCs/>
        </w:rPr>
        <w:t>TypedArray</w:t>
      </w:r>
      <w:r>
        <w:t xml:space="preserve"> prototype object is the standard built-in %TypedArrayPrototype% object (</w:t>
      </w:r>
      <w:r w:rsidR="00386020">
        <w:fldChar w:fldCharType="begin"/>
      </w:r>
      <w:r w:rsidR="00386020">
        <w:instrText xml:space="preserve"> REF _Ref366084407 \r \h </w:instrText>
      </w:r>
      <w:r w:rsidR="00386020">
        <w:fldChar w:fldCharType="separate"/>
      </w:r>
      <w:r w:rsidR="00460CAC">
        <w:t>22.2.3</w:t>
      </w:r>
      <w:r w:rsidR="00386020">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rsidR="00703EB0" w:rsidRDefault="00703EB0" w:rsidP="00703EB0">
      <w:pPr>
        <w:pStyle w:val="Heading4"/>
      </w:pPr>
      <w:r w:rsidRPr="006074C6">
        <w:rPr>
          <w:i/>
          <w:iCs/>
        </w:rPr>
        <w:t>TypedArray</w:t>
      </w:r>
      <w:r>
        <w:t>.prototype.BYTES_PER_ELEMENT</w:t>
      </w:r>
    </w:p>
    <w:p w:rsidR="00703EB0" w:rsidRDefault="00703EB0" w:rsidP="00703EB0">
      <w:r>
        <w:t xml:space="preserve">The value of </w:t>
      </w:r>
      <w:r>
        <w:rPr>
          <w:i/>
        </w:rPr>
        <w:t>TypedArray</w:t>
      </w:r>
      <w:r>
        <w:t xml:space="preserve">.prototype.BYTES_PER_ELEMENT is the Number value of the Element Size value specified in </w:t>
      </w:r>
      <w:ins w:id="13527" w:author="Rev 19 Allen Wirfs-Brock" w:date="2013-09-09T10:47:00Z">
        <w:r w:rsidR="009F0B29">
          <w:fldChar w:fldCharType="begin"/>
        </w:r>
        <w:r w:rsidR="009F0B29">
          <w:instrText xml:space="preserve"> REF _Ref366065074 \h </w:instrText>
        </w:r>
      </w:ins>
      <w:ins w:id="13528" w:author="Rev 19 Allen Wirfs-Brock" w:date="2013-09-09T10:47:00Z">
        <w:r w:rsidR="009F0B29">
          <w:fldChar w:fldCharType="separate"/>
        </w:r>
      </w:ins>
      <w:ins w:id="13529" w:author="Rev 19 Allen Wirfs-Brock" w:date="2013-09-27T13:07:00Z">
        <w:r w:rsidR="00460CAC">
          <w:t xml:space="preserve">Table </w:t>
        </w:r>
        <w:r w:rsidR="00460CAC">
          <w:rPr>
            <w:noProof/>
          </w:rPr>
          <w:t>36</w:t>
        </w:r>
      </w:ins>
      <w:ins w:id="13530" w:author="Rev 19 Allen Wirfs-Brock" w:date="2013-09-09T10:47:00Z">
        <w:r w:rsidR="009F0B29">
          <w:fldChar w:fldCharType="end"/>
        </w:r>
      </w:ins>
      <w:r>
        <w:t xml:space="preserve"> for </w:t>
      </w:r>
      <w:r w:rsidRPr="00BA47D7">
        <w:rPr>
          <w:i/>
          <w:iCs/>
        </w:rPr>
        <w:t>TypedArray</w:t>
      </w:r>
      <w:r>
        <w:t>.</w:t>
      </w:r>
    </w:p>
    <w:p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3E75AF" w:rsidRDefault="003E75AF" w:rsidP="003E75AF">
      <w:pPr>
        <w:pStyle w:val="Heading4"/>
      </w:pPr>
      <w:r w:rsidRPr="006074C6">
        <w:rPr>
          <w:i/>
          <w:iCs/>
        </w:rPr>
        <w:t>TypedArray</w:t>
      </w:r>
      <w:r>
        <w:t>.prototype.constructor</w:t>
      </w:r>
    </w:p>
    <w:p w:rsidR="003E75AF" w:rsidRDefault="003E75AF" w:rsidP="003E75AF">
      <w:r>
        <w:t xml:space="preserve">The initial value of a </w:t>
      </w:r>
      <w:r>
        <w:rPr>
          <w:i/>
        </w:rPr>
        <w:t>TypedArray</w:t>
      </w:r>
      <w:r>
        <w:t xml:space="preserve">.prototype.constructor is the corresponding standard built-in </w:t>
      </w:r>
      <w:r>
        <w:rPr>
          <w:i/>
        </w:rPr>
        <w:t>TypedArray</w:t>
      </w:r>
      <w:r>
        <w:t xml:space="preserve"> constructor.</w:t>
      </w:r>
    </w:p>
    <w:p w:rsidR="003E75AF" w:rsidRDefault="003E75AF" w:rsidP="003E75AF">
      <w:pPr>
        <w:pStyle w:val="Heading3"/>
      </w:pPr>
      <w:bookmarkStart w:id="13531" w:name="_Toc368050771"/>
      <w:r>
        <w:t xml:space="preserve">Properties of </w:t>
      </w:r>
      <w:r>
        <w:rPr>
          <w:i/>
        </w:rPr>
        <w:t>TypedArray</w:t>
      </w:r>
      <w:r>
        <w:t xml:space="preserve"> Instances</w:t>
      </w:r>
      <w:bookmarkEnd w:id="13531"/>
    </w:p>
    <w:p w:rsidR="003E75AF" w:rsidRDefault="003E75AF" w:rsidP="003E75AF">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data properties:</w:t>
      </w:r>
      <w:r w:rsidRPr="00E77497">
        <w:t xml:space="preserve"> </w:t>
      </w:r>
      <w:ins w:id="13532" w:author="Rev 19 Allen Wirfs-Brock" w:date="2013-09-26T13:26:00Z">
        <w:r w:rsidR="00B14615" w:rsidRPr="00E77497">
          <w:t>[[</w:t>
        </w:r>
        <w:r w:rsidR="00B14615">
          <w:t xml:space="preserve">TypedArrayName]], </w:t>
        </w:r>
      </w:ins>
      <w:r>
        <w:t xml:space="preserve">[[ViewedArrayBuffer]], </w:t>
      </w:r>
      <w:del w:id="13533" w:author="Rev 19 Allen Wirfs-Brock" w:date="2013-09-26T13:26:00Z">
        <w:r w:rsidRPr="00E77497" w:rsidDel="00B14615">
          <w:delText>[[</w:delText>
        </w:r>
        <w:r w:rsidDel="00B14615">
          <w:delText xml:space="preserve">TypedArrayName]], </w:delText>
        </w:r>
      </w:del>
      <w:r w:rsidRPr="00E77497">
        <w:t>[[</w:t>
      </w:r>
      <w:r>
        <w:t>ByteLength]], [[ByteOffset]], and [[ArrayLength]].</w:t>
      </w:r>
    </w:p>
    <w:p w:rsidR="00A95C0C" w:rsidRDefault="00A95C0C" w:rsidP="00703EB0">
      <w:pPr>
        <w:pStyle w:val="Heading1"/>
      </w:pPr>
      <w:bookmarkStart w:id="13534" w:name="_Toc368050772"/>
      <w:r>
        <w:t>Keyed Collection</w:t>
      </w:r>
      <w:bookmarkEnd w:id="13534"/>
    </w:p>
    <w:p w:rsidR="00A95C0C" w:rsidRDefault="00A95C0C" w:rsidP="00BA2DF2">
      <w:pPr>
        <w:pStyle w:val="Heading2"/>
      </w:pPr>
      <w:bookmarkStart w:id="13535" w:name="_Toc368050773"/>
      <w:r>
        <w:t>Map Objects</w:t>
      </w:r>
      <w:bookmarkEnd w:id="13535"/>
    </w:p>
    <w:p w:rsidR="00A95C0C" w:rsidRDefault="00A95C0C" w:rsidP="00BA2DF2">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as discriminated using the a comparision algorithm that is selected when the Map is created.</w:t>
      </w:r>
    </w:p>
    <w:p w:rsidR="00A95C0C" w:rsidRDefault="00A95C0C" w:rsidP="00BA2DF2">
      <w:r>
        <w:t xml:space="preserve">A Map object can iterate its elements in insertion order. Map object must be implemented using either hash tables or other mechanisms that, on average, provide access times that are sublinear on the number of </w:t>
      </w:r>
      <w:r>
        <w:lastRenderedPageBreak/>
        <w:t>elements in the collection. The data structures used in this Map objects specification is only intended to describe the required observable semantics of Map objects.  It is not intended to be a viable implementation model.</w:t>
      </w:r>
    </w:p>
    <w:p w:rsidR="00A95C0C" w:rsidRPr="00E77497" w:rsidRDefault="00A95C0C" w:rsidP="00BA2DF2">
      <w:pPr>
        <w:pStyle w:val="Heading3"/>
      </w:pPr>
      <w:bookmarkStart w:id="13536" w:name="_Ref365542800"/>
      <w:bookmarkStart w:id="13537" w:name="_Toc368050774"/>
      <w:r w:rsidRPr="00E77497">
        <w:t xml:space="preserve">The </w:t>
      </w:r>
      <w:r>
        <w:t>Map</w:t>
      </w:r>
      <w:r w:rsidRPr="00E77497">
        <w:t xml:space="preserve"> Constructor</w:t>
      </w:r>
      <w:bookmarkEnd w:id="13536"/>
      <w:bookmarkEnd w:id="13537"/>
      <w:r w:rsidRPr="00E77497">
        <w:t xml:space="preserve"> </w:t>
      </w:r>
    </w:p>
    <w:p w:rsidR="00A95C0C" w:rsidRDefault="00A95C0C" w:rsidP="00BA2DF2">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lang w:eastAsia="en-US"/>
        </w:rPr>
        <w:t>Map</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sidRPr="00F94F77">
        <w:rPr>
          <w:rFonts w:ascii="Courier New" w:hAnsi="Courier New"/>
          <w:b/>
        </w:rPr>
        <w:t>Map.prototype</w:t>
      </w:r>
      <w:r>
        <w:t xml:space="preserve"> internal methods</w:t>
      </w:r>
      <w:r w:rsidRPr="00E77497">
        <w:t>.</w:t>
      </w:r>
    </w:p>
    <w:p w:rsidR="00A95C0C" w:rsidRPr="00E77497" w:rsidRDefault="00A95C0C" w:rsidP="00BA2DF2">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rsidR="00A95C0C" w:rsidRPr="00E77497" w:rsidRDefault="00A95C0C" w:rsidP="00BA2DF2">
      <w:pPr>
        <w:pStyle w:val="Heading4"/>
      </w:pPr>
      <w:r>
        <w:t>Map</w:t>
      </w:r>
      <w:r w:rsidRPr="00E77497">
        <w:t xml:space="preserve"> (</w:t>
      </w:r>
      <w:r>
        <w:t xml:space="preserve">iterable = undefined , comparator = undefined </w:t>
      </w:r>
      <w:r w:rsidRPr="00E77497">
        <w:t>)</w:t>
      </w:r>
      <w:r>
        <w:tab/>
      </w:r>
    </w:p>
    <w:p w:rsidR="00A95C0C" w:rsidRPr="00E77497" w:rsidRDefault="00A95C0C" w:rsidP="00BA2DF2">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Pr="00655E48">
        <w:rPr>
          <w:rFonts w:ascii="Times New Roman" w:hAnsi="Times New Roman"/>
          <w:i/>
          <w:iCs/>
        </w:rPr>
        <w:t>comparator</w:t>
      </w:r>
      <w:r>
        <w:t xml:space="preserve"> </w:t>
      </w:r>
      <w:r w:rsidRPr="00BB7225">
        <w:t>the</w:t>
      </w:r>
      <w:r w:rsidRPr="00E77497">
        <w:t xml:space="preserve"> following steps are taken:</w:t>
      </w:r>
    </w:p>
    <w:p w:rsidR="00A95C0C" w:rsidRDefault="00A95C0C" w:rsidP="00BA2DF2">
      <w:pPr>
        <w:pStyle w:val="Alg4"/>
        <w:numPr>
          <w:ilvl w:val="0"/>
          <w:numId w:val="1360"/>
        </w:numPr>
      </w:pPr>
      <w:r>
        <w:t xml:space="preserve">Let </w:t>
      </w:r>
      <w:r>
        <w:rPr>
          <w:i/>
        </w:rPr>
        <w:t>map</w:t>
      </w:r>
      <w:r>
        <w:t xml:space="preserve"> be the </w:t>
      </w:r>
      <w:r w:rsidRPr="00F94F77">
        <w:rPr>
          <w:b/>
        </w:rPr>
        <w:t>this</w:t>
      </w:r>
      <w:r>
        <w:t xml:space="preserve"> value.</w:t>
      </w:r>
    </w:p>
    <w:p w:rsidR="00A95C0C" w:rsidRPr="00E77497" w:rsidRDefault="00A95C0C" w:rsidP="00BA2DF2">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rsidR="00A95C0C" w:rsidRPr="00E77497" w:rsidRDefault="00A95C0C" w:rsidP="00BA2DF2">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rsidR="00A95C0C" w:rsidRPr="00E77497" w:rsidRDefault="00A95C0C" w:rsidP="00BA2DF2">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rsidR="00A95C0C" w:rsidRDefault="00A95C0C" w:rsidP="00BA2DF2">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A95C0C" w:rsidRDefault="00A95C0C" w:rsidP="00BA2DF2">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rsidR="00A95C0C" w:rsidRDefault="00A95C0C" w:rsidP="00BA2DF2">
      <w:pPr>
        <w:pStyle w:val="Alg4"/>
        <w:numPr>
          <w:ilvl w:val="0"/>
          <w:numId w:val="1360"/>
        </w:numPr>
      </w:pPr>
      <w:r>
        <w:t>Else,</w:t>
      </w:r>
    </w:p>
    <w:p w:rsidR="00A95C0C" w:rsidRDefault="00A95C0C" w:rsidP="00BA2DF2">
      <w:pPr>
        <w:pStyle w:val="Alg4"/>
        <w:numPr>
          <w:ilvl w:val="1"/>
          <w:numId w:val="1360"/>
        </w:numPr>
      </w:pPr>
      <w:r>
        <w:t xml:space="preserve">Let </w:t>
      </w:r>
      <w:r>
        <w:rPr>
          <w:i/>
        </w:rPr>
        <w:t>iter</w:t>
      </w:r>
      <w:r>
        <w:t xml:space="preserve"> be the result of GetIterator(</w:t>
      </w:r>
      <w:r w:rsidRPr="00B5244C">
        <w:rPr>
          <w:i/>
        </w:rPr>
        <w:t>iterable</w:t>
      </w:r>
      <w:r>
        <w:rPr>
          <w:iCs/>
        </w:rPr>
        <w:t>).</w:t>
      </w:r>
    </w:p>
    <w:p w:rsidR="00A95C0C" w:rsidRDefault="00A95C0C" w:rsidP="00BA2DF2">
      <w:pPr>
        <w:pStyle w:val="Alg4"/>
        <w:numPr>
          <w:ilvl w:val="1"/>
          <w:numId w:val="1360"/>
        </w:numPr>
      </w:pPr>
      <w:r>
        <w:t>ReturnIfAbrupt(</w:t>
      </w:r>
      <w:r>
        <w:rPr>
          <w:i/>
        </w:rPr>
        <w:t>iter</w:t>
      </w:r>
      <w:r>
        <w:t>).</w:t>
      </w:r>
    </w:p>
    <w:p w:rsidR="00A95C0C" w:rsidRDefault="00A95C0C" w:rsidP="00BA2DF2">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95C0C" w:rsidRDefault="00A95C0C" w:rsidP="00BA2DF2">
      <w:pPr>
        <w:pStyle w:val="Alg4"/>
        <w:numPr>
          <w:ilvl w:val="1"/>
          <w:numId w:val="1360"/>
        </w:numPr>
      </w:pPr>
      <w:r>
        <w:t>ReturnIfAbrupt(</w:t>
      </w:r>
      <w:r w:rsidRPr="00C903CE">
        <w:rPr>
          <w:i/>
        </w:rPr>
        <w:t>adder</w:t>
      </w:r>
      <w:r>
        <w:t>).</w:t>
      </w:r>
    </w:p>
    <w:p w:rsidR="00A95C0C" w:rsidRDefault="00A95C0C" w:rsidP="00BA2DF2">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A95C0C" w:rsidRDefault="00A95C0C" w:rsidP="00BA2DF2">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rsidR="00A95C0C" w:rsidRDefault="00A95C0C" w:rsidP="00BA2DF2">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A95C0C" w:rsidRPr="004F54AE" w:rsidRDefault="00A95C0C" w:rsidP="00BA2DF2">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A95C0C" w:rsidRDefault="00A95C0C" w:rsidP="00BA2DF2">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rsidR="00A95C0C" w:rsidRDefault="00A95C0C" w:rsidP="00BA2DF2">
      <w:pPr>
        <w:pStyle w:val="Alg4"/>
        <w:numPr>
          <w:ilvl w:val="0"/>
          <w:numId w:val="1360"/>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95C0C" w:rsidRPr="00A5755A" w:rsidRDefault="00A95C0C" w:rsidP="00BA2DF2">
      <w:pPr>
        <w:pStyle w:val="Alg4"/>
        <w:numPr>
          <w:ilvl w:val="0"/>
          <w:numId w:val="1360"/>
        </w:numPr>
        <w:contextualSpacing/>
      </w:pPr>
      <w:r>
        <w:t>Repeat</w:t>
      </w:r>
    </w:p>
    <w:p w:rsidR="00A95C0C" w:rsidRDefault="00A95C0C" w:rsidP="00BA2DF2">
      <w:pPr>
        <w:pStyle w:val="Alg3"/>
        <w:numPr>
          <w:ilvl w:val="1"/>
          <w:numId w:val="1360"/>
        </w:numPr>
      </w:pPr>
      <w:r>
        <w:t xml:space="preserve">Let </w:t>
      </w:r>
      <w:r w:rsidRPr="004848CA">
        <w:rPr>
          <w:i/>
        </w:rPr>
        <w:t>next</w:t>
      </w:r>
      <w:r>
        <w:t xml:space="preserve"> be the result of </w:t>
      </w:r>
      <w:del w:id="13538" w:author="Rev 19 Allen Wirfs-Brock" w:date="2013-09-22T11:29:00Z">
        <w:r w:rsidDel="0061744F">
          <w:delText>IteratorNext</w:delText>
        </w:r>
      </w:del>
      <w:ins w:id="13539" w:author="Rev 19 Allen Wirfs-Brock" w:date="2013-09-22T11:29:00Z">
        <w:r w:rsidR="0061744F">
          <w:t>IteratorStep</w:t>
        </w:r>
      </w:ins>
      <w:r>
        <w:t>(</w:t>
      </w:r>
      <w:r>
        <w:rPr>
          <w:i/>
        </w:rPr>
        <w:t>iter</w:t>
      </w:r>
      <w:r>
        <w:t>).</w:t>
      </w:r>
    </w:p>
    <w:p w:rsidR="00A95C0C" w:rsidRDefault="00A95C0C" w:rsidP="00BA2DF2">
      <w:pPr>
        <w:pStyle w:val="Alg4"/>
        <w:numPr>
          <w:ilvl w:val="1"/>
          <w:numId w:val="1360"/>
        </w:numPr>
        <w:contextualSpacing/>
      </w:pPr>
      <w:r>
        <w:t>ReturnIfAbrupt(</w:t>
      </w:r>
      <w:r w:rsidRPr="004E372D">
        <w:rPr>
          <w:i/>
        </w:rPr>
        <w:t>next</w:t>
      </w:r>
      <w:r>
        <w:t>).</w:t>
      </w:r>
    </w:p>
    <w:p w:rsidR="00A95C0C" w:rsidDel="0061744F" w:rsidRDefault="00A95C0C" w:rsidP="00BA2DF2">
      <w:pPr>
        <w:numPr>
          <w:ilvl w:val="1"/>
          <w:numId w:val="1360"/>
        </w:numPr>
        <w:contextualSpacing/>
        <w:rPr>
          <w:del w:id="13540" w:author="Rev 19 Allen Wirfs-Brock" w:date="2013-09-22T11:29:00Z"/>
          <w:rFonts w:ascii="Times New Roman" w:hAnsi="Times New Roman"/>
        </w:rPr>
      </w:pPr>
      <w:del w:id="13541" w:author="Rev 19 Allen Wirfs-Brock" w:date="2013-09-22T11:29: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A95C0C" w:rsidDel="0061744F" w:rsidRDefault="00A95C0C" w:rsidP="00BA2DF2">
      <w:pPr>
        <w:numPr>
          <w:ilvl w:val="1"/>
          <w:numId w:val="1360"/>
        </w:numPr>
        <w:spacing w:after="0"/>
        <w:contextualSpacing/>
        <w:rPr>
          <w:del w:id="13542" w:author="Rev 19 Allen Wirfs-Brock" w:date="2013-09-22T11:29:00Z"/>
          <w:rFonts w:ascii="Times New Roman" w:hAnsi="Times New Roman"/>
        </w:rPr>
      </w:pPr>
      <w:del w:id="13543" w:author="Rev 19 Allen Wirfs-Brock" w:date="2013-09-22T11:29: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A95C0C" w:rsidRDefault="00A95C0C" w:rsidP="00BA2DF2">
      <w:pPr>
        <w:pStyle w:val="Alg3"/>
        <w:numPr>
          <w:ilvl w:val="1"/>
          <w:numId w:val="1360"/>
        </w:numPr>
      </w:pPr>
      <w:r>
        <w:t xml:space="preserve">If </w:t>
      </w:r>
      <w:ins w:id="13544" w:author="Rev 19 Allen Wirfs-Brock" w:date="2013-09-22T11:29:00Z">
        <w:r w:rsidR="0061744F" w:rsidRPr="004848CA">
          <w:rPr>
            <w:i/>
          </w:rPr>
          <w:t>next</w:t>
        </w:r>
        <w:r w:rsidR="0061744F">
          <w:t xml:space="preserve"> </w:t>
        </w:r>
      </w:ins>
      <w:del w:id="13545" w:author="Rev 19 Allen Wirfs-Brock" w:date="2013-09-22T11:29:00Z">
        <w:r w:rsidDel="0061744F">
          <w:rPr>
            <w:i/>
            <w:iCs/>
          </w:rPr>
          <w:delText>done</w:delText>
        </w:r>
        <w:r w:rsidDel="0061744F">
          <w:delText xml:space="preserve"> </w:delText>
        </w:r>
      </w:del>
      <w:r>
        <w:t xml:space="preserve">is </w:t>
      </w:r>
      <w:del w:id="13546" w:author="Rev 19 Allen Wirfs-Brock" w:date="2013-09-22T11:29:00Z">
        <w:r w:rsidRPr="00B5244C" w:rsidDel="0061744F">
          <w:rPr>
            <w:b/>
          </w:rPr>
          <w:delText>true</w:delText>
        </w:r>
      </w:del>
      <w:ins w:id="13547" w:author="Rev 19 Allen Wirfs-Brock" w:date="2013-09-22T11:29:00Z">
        <w:r w:rsidR="0061744F">
          <w:rPr>
            <w:b/>
          </w:rPr>
          <w:t>false</w:t>
        </w:r>
      </w:ins>
      <w:r>
        <w:t xml:space="preserve">, then </w:t>
      </w:r>
      <w:r w:rsidRPr="00E77497">
        <w:t xml:space="preserve">return </w:t>
      </w:r>
      <w:r>
        <w:t>NormalCompletion(</w:t>
      </w:r>
      <w:r>
        <w:rPr>
          <w:i/>
        </w:rPr>
        <w:t>map</w:t>
      </w:r>
      <w:r w:rsidRPr="00E77497">
        <w:t>).</w:t>
      </w:r>
    </w:p>
    <w:p w:rsidR="00A95C0C" w:rsidRDefault="00A95C0C" w:rsidP="00BA2DF2">
      <w:pPr>
        <w:pStyle w:val="Alg4"/>
        <w:numPr>
          <w:ilvl w:val="1"/>
          <w:numId w:val="1360"/>
        </w:numPr>
        <w:spacing w:after="120"/>
        <w:contextualSpacing/>
      </w:pPr>
      <w:r>
        <w:t xml:space="preserve">Let </w:t>
      </w:r>
      <w:r>
        <w:rPr>
          <w:i/>
          <w:iCs/>
        </w:rPr>
        <w:t>nextItem</w:t>
      </w:r>
      <w:r>
        <w:t xml:space="preserve"> be IteratorValue(</w:t>
      </w:r>
      <w:r>
        <w:rPr>
          <w:i/>
          <w:iCs/>
        </w:rPr>
        <w:t>next</w:t>
      </w:r>
      <w:r>
        <w:t>).</w:t>
      </w:r>
    </w:p>
    <w:p w:rsidR="00A95C0C" w:rsidRDefault="00A95C0C" w:rsidP="00BA2DF2">
      <w:pPr>
        <w:pStyle w:val="Alg4"/>
        <w:numPr>
          <w:ilvl w:val="1"/>
          <w:numId w:val="1360"/>
        </w:numPr>
        <w:spacing w:after="120"/>
        <w:contextualSpacing/>
      </w:pPr>
      <w:r>
        <w:t>ReturnIfAbrupt(</w:t>
      </w:r>
      <w:r>
        <w:rPr>
          <w:i/>
          <w:iCs/>
        </w:rPr>
        <w:t>nextItem</w:t>
      </w:r>
      <w:r>
        <w:t>).</w:t>
      </w:r>
    </w:p>
    <w:p w:rsidR="00A95C0C" w:rsidRDefault="00A95C0C" w:rsidP="00BA2DF2">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w:t>
      </w:r>
      <w:del w:id="13548" w:author="Rev 19 Allen Wirfs-Brock" w:date="2013-09-09T13:43:00Z">
        <w:r w:rsidDel="00607E30">
          <w:delText>execution</w:delText>
        </w:r>
      </w:del>
      <w:ins w:id="13549" w:author="Rev 19 Allen Wirfs-Brock" w:date="2013-09-09T13:43:00Z">
        <w:r w:rsidR="00607E30">
          <w:t>exception</w:t>
        </w:r>
      </w:ins>
      <w:r>
        <w:t>.</w:t>
      </w:r>
    </w:p>
    <w:p w:rsidR="00A95C0C" w:rsidRDefault="00A95C0C" w:rsidP="00BA2DF2">
      <w:pPr>
        <w:pStyle w:val="Alg4"/>
        <w:numPr>
          <w:ilvl w:val="1"/>
          <w:numId w:val="1360"/>
        </w:numPr>
        <w:spacing w:after="120"/>
        <w:contextualSpacing/>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95C0C" w:rsidRDefault="00A95C0C" w:rsidP="00BA2DF2">
      <w:pPr>
        <w:pStyle w:val="Alg4"/>
        <w:numPr>
          <w:ilvl w:val="1"/>
          <w:numId w:val="1360"/>
        </w:numPr>
        <w:spacing w:after="120"/>
        <w:contextualSpacing/>
      </w:pPr>
      <w:r>
        <w:t>ReturnIfAbrupt(</w:t>
      </w:r>
      <w:r>
        <w:rPr>
          <w:i/>
        </w:rPr>
        <w:t>k</w:t>
      </w:r>
      <w:r>
        <w:t>).</w:t>
      </w:r>
    </w:p>
    <w:p w:rsidR="00A95C0C" w:rsidRDefault="00A95C0C" w:rsidP="00BA2DF2">
      <w:pPr>
        <w:pStyle w:val="Alg4"/>
        <w:numPr>
          <w:ilvl w:val="1"/>
          <w:numId w:val="1360"/>
        </w:numPr>
        <w:spacing w:after="120"/>
        <w:contextualSpacing/>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95C0C" w:rsidRDefault="00A95C0C" w:rsidP="00BA2DF2">
      <w:pPr>
        <w:pStyle w:val="Alg4"/>
        <w:numPr>
          <w:ilvl w:val="1"/>
          <w:numId w:val="1360"/>
        </w:numPr>
        <w:spacing w:after="120"/>
        <w:contextualSpacing/>
      </w:pPr>
      <w:r>
        <w:t>ReturnIfAbrupt(</w:t>
      </w:r>
      <w:r>
        <w:rPr>
          <w:i/>
        </w:rPr>
        <w:t>v</w:t>
      </w:r>
      <w:r>
        <w:t>).</w:t>
      </w:r>
    </w:p>
    <w:p w:rsidR="00A95C0C" w:rsidRDefault="00A95C0C" w:rsidP="00BA2DF2">
      <w:pPr>
        <w:pStyle w:val="Alg4"/>
        <w:numPr>
          <w:ilvl w:val="1"/>
          <w:numId w:val="1360"/>
        </w:numPr>
        <w:spacing w:after="120"/>
        <w:contextualSpacing/>
      </w:pPr>
      <w:commentRangeStart w:id="13550"/>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13551"/>
      <w:r>
        <w:rPr>
          <w:i/>
        </w:rPr>
        <w:t>argumentsList</w:t>
      </w:r>
      <w:commentRangeEnd w:id="13551"/>
      <w:r>
        <w:rPr>
          <w:rStyle w:val="CommentReference"/>
          <w:rFonts w:ascii="Arial" w:eastAsia="MS Mincho" w:hAnsi="Arial"/>
          <w:spacing w:val="0"/>
          <w:lang w:eastAsia="ja-JP"/>
        </w:rPr>
        <w:commentReference w:id="13551"/>
      </w:r>
      <w:r>
        <w:t>.</w:t>
      </w:r>
      <w:commentRangeEnd w:id="13550"/>
      <w:r>
        <w:rPr>
          <w:rStyle w:val="CommentReference"/>
          <w:rFonts w:ascii="Arial" w:eastAsia="MS Mincho" w:hAnsi="Arial"/>
          <w:spacing w:val="0"/>
          <w:lang w:eastAsia="ja-JP"/>
        </w:rPr>
        <w:commentReference w:id="13550"/>
      </w:r>
    </w:p>
    <w:p w:rsidR="00A95C0C" w:rsidRPr="00E77497" w:rsidRDefault="00A95C0C" w:rsidP="00BA2DF2">
      <w:pPr>
        <w:pStyle w:val="Alg4"/>
        <w:numPr>
          <w:ilvl w:val="1"/>
          <w:numId w:val="1360"/>
        </w:numPr>
        <w:spacing w:after="240"/>
        <w:contextualSpacing/>
      </w:pPr>
      <w:r>
        <w:t>ReturnIfAbrupt(</w:t>
      </w:r>
      <w:r w:rsidRPr="00926A35">
        <w:rPr>
          <w:i/>
        </w:rPr>
        <w:t>status</w:t>
      </w:r>
      <w:r>
        <w:t>).</w:t>
      </w:r>
    </w:p>
    <w:p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w:t>
      </w:r>
      <w:del w:id="13552" w:author="Rev 19 Allen Wirfs-Brock" w:date="2013-09-09T12:17:00Z">
        <w:r w:rsidDel="00EC125B">
          <w:delText xml:space="preserve">either </w:delText>
        </w:r>
      </w:del>
      <w:r>
        <w:t xml:space="preserve">an </w:t>
      </w:r>
      <w:r w:rsidRPr="00586BDD">
        <w:rPr>
          <w:rFonts w:ascii="Times New Roman" w:hAnsi="Times New Roman"/>
        </w:rPr>
        <w:t>@@iterator</w:t>
      </w:r>
      <w:r>
        <w:t xml:space="preserve"> method that returns an iterator object that produces </w:t>
      </w:r>
      <w:ins w:id="13553" w:author="Rev 19 Allen Wirfs-Brock" w:date="2013-09-09T12:18:00Z">
        <w:r w:rsidR="00EC125B">
          <w:t xml:space="preserve">a </w:t>
        </w:r>
      </w:ins>
      <w:r>
        <w:t>two element array-like object</w:t>
      </w:r>
      <w:del w:id="13554" w:author="Rev 19 Allen Wirfs-Brock" w:date="2013-09-09T12:18:00Z">
        <w:r w:rsidDel="00EC125B">
          <w:delText>s</w:delText>
        </w:r>
      </w:del>
      <w:r>
        <w:t xml:space="preserve"> whose first element is a value that will be used as an Map key and whose second element is the value to associate with that key.</w:t>
      </w:r>
    </w:p>
    <w:p w:rsidR="00A95C0C" w:rsidRPr="00E77497" w:rsidRDefault="00A95C0C" w:rsidP="00BA2DF2">
      <w:pPr>
        <w:pStyle w:val="Heading4"/>
      </w:pPr>
      <w:r w:rsidRPr="00E77497">
        <w:t xml:space="preserve">new </w:t>
      </w:r>
      <w:r>
        <w:t>Map</w:t>
      </w:r>
      <w:r w:rsidRPr="00E77497">
        <w:t xml:space="preserve"> (</w:t>
      </w:r>
      <w:r>
        <w:t xml:space="preserve"> ... </w:t>
      </w:r>
      <w:r w:rsidRPr="0064604A">
        <w:t>argumentsList</w:t>
      </w:r>
      <w:r>
        <w:t xml:space="preserve"> </w:t>
      </w:r>
      <w:r w:rsidRPr="00E77497">
        <w:t>)</w:t>
      </w:r>
    </w:p>
    <w:p w:rsidR="00A95C0C" w:rsidRDefault="00A95C0C" w:rsidP="00BA2DF2">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rsidR="00A95C0C" w:rsidRDefault="00A95C0C" w:rsidP="00BA2DF2">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BA2DF2">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BA2DF2">
      <w:r>
        <w:t>If Map is implemented as an ordinary function object, its [[Construct]] internal method will perform the above steps.</w:t>
      </w:r>
    </w:p>
    <w:p w:rsidR="00A95C0C" w:rsidRPr="00E77497" w:rsidRDefault="00A95C0C" w:rsidP="00BA2DF2">
      <w:pPr>
        <w:pStyle w:val="Heading3"/>
      </w:pPr>
      <w:bookmarkStart w:id="13555" w:name="_Toc368050775"/>
      <w:r w:rsidRPr="00E77497">
        <w:t xml:space="preserve">Properties of the </w:t>
      </w:r>
      <w:r>
        <w:t>Map</w:t>
      </w:r>
      <w:r w:rsidRPr="00E77497">
        <w:t xml:space="preserve"> Constructor</w:t>
      </w:r>
      <w:bookmarkEnd w:id="13555"/>
    </w:p>
    <w:p w:rsidR="00A95C0C" w:rsidRPr="00E77497" w:rsidRDefault="00A95C0C" w:rsidP="00BA2DF2">
      <w:r w:rsidRPr="00E77497">
        <w:t xml:space="preserve">The value of the [[Prototype]] internal </w:t>
      </w:r>
      <w:r>
        <w:t xml:space="preserve">data </w:t>
      </w:r>
      <w:r w:rsidRPr="00E77497">
        <w:t xml:space="preserve">property of the </w:t>
      </w:r>
      <w:r>
        <w:t>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460CAC">
        <w:t>19.2.3</w:t>
      </w:r>
      <w:r w:rsidR="004B439B">
        <w:fldChar w:fldCharType="end"/>
      </w:r>
      <w:r w:rsidRPr="00E77497">
        <w:t>).</w:t>
      </w:r>
    </w:p>
    <w:p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w:t>
      </w:r>
      <w:del w:id="13556" w:author="Rev 19 Allen Wirfs-Brock" w:date="2013-09-27T10:22:00Z">
        <w:r w:rsidRPr="00E77497" w:rsidDel="00D20BD7">
          <w:delText>property</w:delText>
        </w:r>
      </w:del>
      <w:ins w:id="13557" w:author="Rev 19 Allen Wirfs-Brock" w:date="2013-09-27T10:22:00Z">
        <w:r w:rsidR="00D20BD7" w:rsidRPr="00E77497">
          <w:t>propert</w:t>
        </w:r>
        <w:r w:rsidR="00D20BD7">
          <w:t>ies</w:t>
        </w:r>
      </w:ins>
      <w:r w:rsidRPr="00E77497">
        <w:t>:</w:t>
      </w:r>
    </w:p>
    <w:p w:rsidR="00A95C0C" w:rsidRPr="00E77497" w:rsidRDefault="00A95C0C" w:rsidP="00BA2DF2">
      <w:pPr>
        <w:pStyle w:val="Heading4"/>
      </w:pPr>
      <w:r>
        <w:t>Map</w:t>
      </w:r>
      <w:r w:rsidRPr="00E77497">
        <w:t>.prototype</w:t>
      </w:r>
    </w:p>
    <w:p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rsidR="004B439B">
        <w:fldChar w:fldCharType="begin"/>
      </w:r>
      <w:r w:rsidR="004B439B">
        <w:instrText xml:space="preserve"> REF _Ref366081697 \r \h </w:instrText>
      </w:r>
      <w:r w:rsidR="004B439B">
        <w:fldChar w:fldCharType="separate"/>
      </w:r>
      <w:r w:rsidR="00460CAC">
        <w:t>23.1.3</w:t>
      </w:r>
      <w:r w:rsidR="004B439B">
        <w:fldChar w:fldCharType="end"/>
      </w:r>
      <w:r w:rsidRPr="00E77497">
        <w:t>).</w:t>
      </w:r>
    </w:p>
    <w:p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A95C0C" w:rsidRPr="00A67AF2" w:rsidRDefault="00A95C0C" w:rsidP="00BA2DF2">
      <w:pPr>
        <w:pStyle w:val="Heading4"/>
      </w:pPr>
      <w:r>
        <w:t>Map[ @@create ]</w:t>
      </w:r>
      <w:r w:rsidRPr="00A67AF2">
        <w:t xml:space="preserve"> (</w:t>
      </w:r>
      <w:r>
        <w:t xml:space="preserve"> </w:t>
      </w:r>
      <w:r w:rsidRPr="00A67AF2">
        <w:t>)</w:t>
      </w:r>
    </w:p>
    <w:p w:rsidR="00A95C0C" w:rsidRPr="00E77497" w:rsidRDefault="00A95C0C" w:rsidP="00BA2DF2">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[[MapData]] </w:t>
      </w:r>
      <w:r w:rsidRPr="00463A39">
        <w:rPr>
          <w:rFonts w:ascii="Times New Roman" w:hAnsi="Times New Roman"/>
        </w:rPr>
        <w:t>, [[MapComparator]])</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95C0C" w:rsidRPr="00E77497" w:rsidRDefault="00A95C0C" w:rsidP="00BA2DF2">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A95C0C" w:rsidRPr="00E77497" w:rsidRDefault="00A95C0C" w:rsidP="00BA2DF2">
      <w:pPr>
        <w:pStyle w:val="Heading3"/>
      </w:pPr>
      <w:bookmarkStart w:id="13558" w:name="_Ref366081697"/>
      <w:bookmarkStart w:id="13559" w:name="_Toc368050776"/>
      <w:r w:rsidRPr="00E77497">
        <w:t xml:space="preserve">Properties of the </w:t>
      </w:r>
      <w:r>
        <w:t>Map</w:t>
      </w:r>
      <w:r w:rsidRPr="00E77497">
        <w:t xml:space="preserve"> Prototype Object</w:t>
      </w:r>
      <w:bookmarkEnd w:id="13558"/>
      <w:bookmarkEnd w:id="13559"/>
    </w:p>
    <w:p w:rsidR="00A95C0C" w:rsidRDefault="00A95C0C" w:rsidP="00BA2DF2">
      <w:r w:rsidRPr="00E77497">
        <w:t xml:space="preserve">The value of the [[Prototype]] internal </w:t>
      </w:r>
      <w:r>
        <w:t xml:space="preserve">data </w:t>
      </w:r>
      <w:r w:rsidRPr="00E77497">
        <w:t xml:space="preserve">property of the </w:t>
      </w:r>
      <w:r>
        <w:t>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rsidRPr="00E77497">
        <w:t>).</w:t>
      </w:r>
      <w:r>
        <w:t xml:space="preserve"> The Map prototype object is an ordinary object. It does not have a [[MapData]] or a [[MapComparator]] internal data property. </w:t>
      </w:r>
    </w:p>
    <w:p w:rsidR="00F8032F" w:rsidRPr="00E77497" w:rsidRDefault="00F8032F" w:rsidP="00F8032F">
      <w:pPr>
        <w:pStyle w:val="Heading4"/>
      </w:pPr>
      <w:r>
        <w:t>Map</w:t>
      </w:r>
      <w:r w:rsidRPr="00E77497">
        <w:t>.prototype.</w:t>
      </w:r>
      <w:r>
        <w:t>clear</w:t>
      </w:r>
      <w:r w:rsidRPr="00E77497">
        <w:t xml:space="preserve"> ()</w:t>
      </w:r>
    </w:p>
    <w:p w:rsidR="00F8032F" w:rsidRPr="00E77497" w:rsidRDefault="00F8032F" w:rsidP="00F8032F">
      <w:r w:rsidRPr="00E77497">
        <w:t>The following steps are taken:</w:t>
      </w:r>
    </w:p>
    <w:p w:rsidR="00F8032F" w:rsidRPr="00E77497" w:rsidRDefault="00F8032F" w:rsidP="00F8032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F8032F" w:rsidRPr="00E77497" w:rsidRDefault="00F8032F" w:rsidP="00F8032F">
      <w:pPr>
        <w:pStyle w:val="Alg4"/>
        <w:numPr>
          <w:ilvl w:val="0"/>
          <w:numId w:val="986"/>
        </w:numPr>
      </w:pPr>
      <w:r>
        <w:t>If Type(</w:t>
      </w:r>
      <w:r>
        <w:rPr>
          <w:i/>
          <w:iCs/>
        </w:rPr>
        <w:t>M)</w:t>
      </w:r>
      <w:r>
        <w:t xml:space="preserve"> is not Object, then throw a </w:t>
      </w:r>
      <w:r w:rsidRPr="003F3BD9">
        <w:rPr>
          <w:b/>
        </w:rPr>
        <w:t>TypeError</w:t>
      </w:r>
      <w:r>
        <w:t xml:space="preserve"> exception.</w:t>
      </w:r>
    </w:p>
    <w:p w:rsidR="00F8032F" w:rsidRDefault="00F8032F" w:rsidP="00F8032F">
      <w:pPr>
        <w:pStyle w:val="Alg4"/>
        <w:numPr>
          <w:ilvl w:val="0"/>
          <w:numId w:val="986"/>
        </w:numPr>
      </w:pPr>
      <w:r>
        <w:t xml:space="preserve">If </w:t>
      </w:r>
      <w:r w:rsidRPr="00B5244C">
        <w:rPr>
          <w:i/>
        </w:rPr>
        <w:t>M</w:t>
      </w:r>
      <w:r>
        <w:t xml:space="preserve"> does not have a [[MapData]] internal data property throw a </w:t>
      </w:r>
      <w:r w:rsidRPr="00B5244C">
        <w:rPr>
          <w:b/>
        </w:rPr>
        <w:t>TypeError</w:t>
      </w:r>
      <w:r>
        <w:t xml:space="preserve"> exception.</w:t>
      </w:r>
    </w:p>
    <w:p w:rsidR="00F8032F" w:rsidRPr="00E77497" w:rsidRDefault="00F8032F" w:rsidP="00F8032F">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F8032F" w:rsidRPr="00E77497" w:rsidRDefault="00F8032F" w:rsidP="00F8032F">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rsidR="00F8032F" w:rsidRDefault="00F8032F" w:rsidP="00F8032F">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rsidR="00F8032F" w:rsidRDefault="00F8032F" w:rsidP="00F8032F">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rsidR="00F8032F" w:rsidRDefault="00F8032F" w:rsidP="00F8032F">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rsidR="00F8032F" w:rsidRPr="00E77497" w:rsidRDefault="00F8032F" w:rsidP="00F8032F">
      <w:pPr>
        <w:pStyle w:val="Alg4"/>
        <w:numPr>
          <w:ilvl w:val="0"/>
          <w:numId w:val="986"/>
        </w:numPr>
        <w:spacing w:after="220"/>
      </w:pPr>
      <w:r>
        <w:t xml:space="preserve">Return </w:t>
      </w:r>
      <w:r>
        <w:rPr>
          <w:b/>
        </w:rPr>
        <w:t>undefined</w:t>
      </w:r>
      <w:r>
        <w:t>.</w:t>
      </w:r>
    </w:p>
    <w:p w:rsidR="00A95C0C" w:rsidRPr="00E77497" w:rsidRDefault="00A95C0C" w:rsidP="00BA2DF2">
      <w:pPr>
        <w:pStyle w:val="Heading4"/>
      </w:pPr>
      <w:r>
        <w:t>Map</w:t>
      </w:r>
      <w:r w:rsidRPr="00E77497">
        <w:t>.prototype.constructor</w:t>
      </w:r>
    </w:p>
    <w:p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rsidR="00A95C0C" w:rsidRPr="00E77497" w:rsidRDefault="00A95C0C" w:rsidP="00BA2DF2">
      <w:pPr>
        <w:pStyle w:val="Heading4"/>
      </w:pPr>
      <w:r>
        <w:t>Map</w:t>
      </w:r>
      <w:r w:rsidRPr="00E77497">
        <w:t>.prototype.</w:t>
      </w:r>
      <w:r>
        <w:t>delete</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6"/>
        </w:numPr>
      </w:pPr>
      <w:r w:rsidRPr="00E77497">
        <w:lastRenderedPageBreak/>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6"/>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6"/>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67698A" w:rsidRDefault="00A95C0C" w:rsidP="00BA2DF2">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1106"/>
        </w:numPr>
      </w:pPr>
      <w:r>
        <w:t xml:space="preserve">Else, let </w:t>
      </w:r>
      <w:r>
        <w:rPr>
          <w:i/>
          <w:iCs/>
        </w:rPr>
        <w:t>same</w:t>
      </w:r>
      <w:r>
        <w:t xml:space="preserve"> be the abstract operation SameValue.</w:t>
      </w:r>
    </w:p>
    <w:p w:rsidR="00A95C0C" w:rsidRPr="00E77497" w:rsidRDefault="00A95C0C" w:rsidP="00BA2DF2">
      <w:pPr>
        <w:pStyle w:val="Alg4"/>
        <w:numPr>
          <w:ilvl w:val="0"/>
          <w:numId w:val="1106"/>
        </w:numPr>
      </w:pPr>
      <w:r>
        <w:t xml:space="preserve">Let </w:t>
      </w:r>
      <w:r w:rsidRPr="00B5244C">
        <w:rPr>
          <w:i/>
        </w:rPr>
        <w:t>entries</w:t>
      </w:r>
      <w:r>
        <w:t xml:space="preserve"> be the List that is the value of </w:t>
      </w:r>
      <w:r w:rsidRPr="00B5244C">
        <w:rPr>
          <w:i/>
        </w:rPr>
        <w:t>M</w:t>
      </w:r>
      <w:r>
        <w:t>’s [[MapData]] internal data property.</w:t>
      </w:r>
    </w:p>
    <w:p w:rsidR="00A95C0C" w:rsidRDefault="00A95C0C" w:rsidP="00BA2DF2">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106"/>
        </w:numPr>
      </w:pPr>
      <w:r>
        <w:t xml:space="preserve">If </w:t>
      </w:r>
      <w:r w:rsidRPr="0067698A">
        <w:rPr>
          <w:i/>
          <w:iCs/>
        </w:rPr>
        <w:t>same</w:t>
      </w:r>
      <w:r>
        <w:t>(</w:t>
      </w:r>
      <w:r w:rsidRPr="00B5244C">
        <w:rPr>
          <w:i/>
        </w:rPr>
        <w:t>p</w:t>
      </w:r>
      <w:r>
        <w:t xml:space="preserve">.[[key]], </w:t>
      </w:r>
      <w:r w:rsidRPr="00B5244C">
        <w:rPr>
          <w:i/>
        </w:rPr>
        <w:t>key</w:t>
      </w:r>
      <w:r>
        <w:t>), then</w:t>
      </w:r>
    </w:p>
    <w:p w:rsidR="00A95C0C" w:rsidRDefault="00A95C0C" w:rsidP="00BA2DF2">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rsidR="00A95C0C" w:rsidRDefault="00A95C0C" w:rsidP="00BA2DF2">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rsidR="00A95C0C" w:rsidRDefault="00A95C0C" w:rsidP="00BA2DF2">
      <w:pPr>
        <w:pStyle w:val="Alg4"/>
        <w:numPr>
          <w:ilvl w:val="2"/>
          <w:numId w:val="1106"/>
        </w:numPr>
        <w:spacing w:after="220"/>
        <w:contextualSpacing/>
      </w:pPr>
      <w:r>
        <w:t xml:space="preserve">Return </w:t>
      </w:r>
      <w:r>
        <w:rPr>
          <w:b/>
        </w:rPr>
        <w:t>true</w:t>
      </w:r>
      <w:r>
        <w:t>.</w:t>
      </w:r>
    </w:p>
    <w:p w:rsidR="00A95C0C" w:rsidRPr="00E77497" w:rsidRDefault="00A95C0C" w:rsidP="00BA2DF2">
      <w:pPr>
        <w:pStyle w:val="Alg4"/>
        <w:numPr>
          <w:ilvl w:val="0"/>
          <w:numId w:val="1106"/>
        </w:numPr>
        <w:spacing w:after="220"/>
      </w:pPr>
      <w:r>
        <w:t xml:space="preserve">Return </w:t>
      </w:r>
      <w:r>
        <w:rPr>
          <w:b/>
        </w:rPr>
        <w:t>false</w:t>
      </w:r>
      <w:r>
        <w:t>.</w:t>
      </w:r>
    </w:p>
    <w:p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F8032F" w:rsidRPr="00E77497" w:rsidRDefault="00F8032F" w:rsidP="00F8032F">
      <w:pPr>
        <w:pStyle w:val="Heading4"/>
      </w:pPr>
      <w:commentRangeStart w:id="13560"/>
      <w:r>
        <w:t>Map</w:t>
      </w:r>
      <w:r w:rsidRPr="00E77497">
        <w:t>.prototype.</w:t>
      </w:r>
      <w:r>
        <w:t>entries</w:t>
      </w:r>
      <w:r w:rsidRPr="00E77497">
        <w:t xml:space="preserve"> (</w:t>
      </w:r>
      <w:r>
        <w:t xml:space="preserve"> </w:t>
      </w:r>
      <w:r w:rsidRPr="00E77497">
        <w:t>)</w:t>
      </w:r>
      <w:commentRangeEnd w:id="13560"/>
      <w:r>
        <w:rPr>
          <w:rStyle w:val="CommentReference"/>
          <w:b w:val="0"/>
        </w:rPr>
        <w:commentReference w:id="13560"/>
      </w:r>
    </w:p>
    <w:p w:rsidR="00F8032F" w:rsidRPr="00E77497" w:rsidRDefault="00F8032F" w:rsidP="00F8032F">
      <w:r w:rsidRPr="00E77497">
        <w:t>The following steps are taken:</w:t>
      </w:r>
    </w:p>
    <w:p w:rsidR="00F8032F" w:rsidRPr="00E77497" w:rsidRDefault="00F8032F" w:rsidP="00F8032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rsidR="00F8032F" w:rsidRPr="00E77497" w:rsidRDefault="00F8032F" w:rsidP="00F8032F">
      <w:pPr>
        <w:pStyle w:val="Alg4"/>
        <w:numPr>
          <w:ilvl w:val="0"/>
          <w:numId w:val="1107"/>
        </w:numPr>
      </w:pPr>
      <w:r>
        <w:t>If Type(</w:t>
      </w:r>
      <w:r>
        <w:rPr>
          <w:i/>
          <w:iCs/>
        </w:rPr>
        <w:t>M)</w:t>
      </w:r>
      <w:r>
        <w:t xml:space="preserve"> is not Object, then throw a </w:t>
      </w:r>
      <w:r w:rsidRPr="003F3BD9">
        <w:rPr>
          <w:b/>
        </w:rPr>
        <w:t>TypeError</w:t>
      </w:r>
      <w:r>
        <w:t xml:space="preserve"> exception.</w:t>
      </w:r>
    </w:p>
    <w:p w:rsidR="00F8032F" w:rsidRDefault="00F8032F" w:rsidP="00F8032F">
      <w:pPr>
        <w:pStyle w:val="Alg4"/>
        <w:numPr>
          <w:ilvl w:val="0"/>
          <w:numId w:val="1107"/>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key+value</w:t>
      </w:r>
      <w:r w:rsidRPr="00E77497">
        <w:rPr>
          <w:b/>
        </w:rPr>
        <w:t>"</w:t>
      </w:r>
      <w:r>
        <w:t>.</w:t>
      </w:r>
    </w:p>
    <w:p w:rsidR="00A95C0C" w:rsidRPr="00E77497" w:rsidRDefault="00A95C0C" w:rsidP="00BA2DF2">
      <w:pPr>
        <w:pStyle w:val="Heading4"/>
      </w:pPr>
      <w:r>
        <w:t>Map</w:t>
      </w:r>
      <w:r w:rsidRPr="00E77497">
        <w:t xml:space="preserve">.prototype.forEach ( callbackfn </w:t>
      </w:r>
      <w:r>
        <w:t xml:space="preserve"> , thisArg = undefined</w:t>
      </w:r>
      <w:r w:rsidRPr="00E77497">
        <w:t xml:space="preserve"> )</w:t>
      </w:r>
    </w:p>
    <w:p w:rsidR="00A95C0C" w:rsidRPr="00E77497" w:rsidRDefault="00A95C0C" w:rsidP="00BA2DF2">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rsidR="00A95C0C" w:rsidRPr="00E77497" w:rsidRDefault="00A95C0C" w:rsidP="00BA2DF2">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A95C0C" w:rsidRPr="00E77497" w:rsidRDefault="00A95C0C" w:rsidP="00BA2DF2">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A95C0C" w:rsidRPr="00E77497" w:rsidRDefault="00A95C0C" w:rsidP="00BA2DF2">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rsidR="00A95C0C" w:rsidRPr="00E77497" w:rsidRDefault="00A95C0C" w:rsidP="00BA2DF2">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A95C0C" w:rsidRPr="00E77497" w:rsidRDefault="00A95C0C" w:rsidP="00BA2DF2">
      <w:pPr>
        <w:pStyle w:val="Note"/>
      </w:pPr>
      <w:r>
        <w:t>NOTE</w:t>
      </w:r>
      <w:r>
        <w:tab/>
        <w:t>Each key is visited only once with the value that is current at the time of the visit. If the value associated with a key is modified after it has been visited, it is not re-visited.</w:t>
      </w:r>
      <w:r w:rsidRPr="00E77497">
        <w:t xml:space="preserve"> </w:t>
      </w:r>
      <w:r>
        <w:t>Keys</w:t>
      </w:r>
      <w:r w:rsidRPr="00E77497">
        <w:t xml:space="preserve"> that are deleted after the call to </w:t>
      </w:r>
      <w:r w:rsidRPr="00E77497">
        <w:rPr>
          <w:rFonts w:ascii="Courier New" w:hAnsi="Courier New" w:cs="Courier New"/>
          <w:b/>
        </w:rPr>
        <w:t>forEach</w:t>
      </w:r>
      <w:r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rsidR="00A95C0C" w:rsidRPr="00E77497" w:rsidRDefault="00A95C0C" w:rsidP="00BA2DF2">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A95C0C" w:rsidRPr="00E77497" w:rsidRDefault="00A95C0C" w:rsidP="00BA2DF2">
      <w:pPr>
        <w:pStyle w:val="Alg4"/>
        <w:numPr>
          <w:ilvl w:val="0"/>
          <w:numId w:val="99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9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99"/>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A95C0C" w:rsidRPr="00E77497" w:rsidRDefault="00A95C0C" w:rsidP="00BA2DF2">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A95C0C" w:rsidRPr="00E77497" w:rsidRDefault="00A95C0C" w:rsidP="00BA2DF2">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rsidR="00A95C0C" w:rsidRDefault="00A95C0C" w:rsidP="00BA2DF2">
      <w:pPr>
        <w:pStyle w:val="Alg4"/>
        <w:numPr>
          <w:ilvl w:val="0"/>
          <w:numId w:val="999"/>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rsidR="00A95C0C" w:rsidRDefault="00A95C0C" w:rsidP="00BA2DF2">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rsidR="00A95C0C" w:rsidRPr="00E77497" w:rsidRDefault="00A95C0C" w:rsidP="00BA2DF2">
      <w:pPr>
        <w:pStyle w:val="Alg4"/>
        <w:numPr>
          <w:ilvl w:val="2"/>
          <w:numId w:val="999"/>
        </w:numPr>
        <w:tabs>
          <w:tab w:val="left" w:pos="2520"/>
        </w:tabs>
      </w:pPr>
      <w:r>
        <w:lastRenderedPageBreak/>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rsidR="00A95C0C" w:rsidRPr="00E77497" w:rsidRDefault="00A95C0C" w:rsidP="00BA2DF2">
      <w:pPr>
        <w:pStyle w:val="Alg4"/>
        <w:numPr>
          <w:ilvl w:val="2"/>
          <w:numId w:val="999"/>
        </w:numPr>
        <w:contextualSpacing/>
      </w:pPr>
      <w:r>
        <w:t>ReturnIfAbrupt(</w:t>
      </w:r>
      <w:r>
        <w:rPr>
          <w:i/>
        </w:rPr>
        <w:t>funcResult</w:t>
      </w:r>
      <w:r>
        <w:t>).</w:t>
      </w:r>
    </w:p>
    <w:p w:rsidR="00A95C0C" w:rsidRPr="002166A8" w:rsidRDefault="00A95C0C" w:rsidP="00BA2DF2">
      <w:pPr>
        <w:pStyle w:val="Alg4"/>
        <w:numPr>
          <w:ilvl w:val="0"/>
          <w:numId w:val="999"/>
        </w:numPr>
        <w:spacing w:after="280"/>
      </w:pPr>
      <w:r w:rsidRPr="00E77497">
        <w:t xml:space="preserve">Return </w:t>
      </w:r>
      <w:r w:rsidRPr="00E77497">
        <w:rPr>
          <w:b/>
        </w:rPr>
        <w:t>undefined</w:t>
      </w:r>
      <w:r w:rsidRPr="00E77497">
        <w:t>.</w:t>
      </w:r>
    </w:p>
    <w:p w:rsidR="00A95C0C" w:rsidRPr="00E77497" w:rsidRDefault="00A95C0C" w:rsidP="00BA2DF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A95C0C" w:rsidRPr="00E77497" w:rsidRDefault="00A95C0C" w:rsidP="00BA2DF2">
      <w:pPr>
        <w:pStyle w:val="Heading4"/>
      </w:pPr>
      <w:r>
        <w:t>Map</w:t>
      </w:r>
      <w:r w:rsidRPr="00E77497">
        <w:t>.prototype.</w:t>
      </w:r>
      <w:r>
        <w:t>get</w:t>
      </w:r>
      <w:r w:rsidRPr="00E77497">
        <w:t xml:space="preserve"> (</w:t>
      </w:r>
      <w:r>
        <w:t xml:space="preserve"> key</w:t>
      </w:r>
      <w:r w:rsidRPr="00E77497">
        <w:t xml:space="preserve"> )</w:t>
      </w:r>
    </w:p>
    <w:p w:rsidR="00A95C0C" w:rsidRPr="00E77497" w:rsidRDefault="00A95C0C" w:rsidP="00BA2DF2">
      <w:r w:rsidRPr="00E77497">
        <w:t>The following steps are taken:</w:t>
      </w:r>
    </w:p>
    <w:p w:rsidR="00A95C0C" w:rsidRPr="00E77497" w:rsidRDefault="00A95C0C" w:rsidP="00BA2DF2">
      <w:pPr>
        <w:pStyle w:val="Alg4"/>
        <w:numPr>
          <w:ilvl w:val="0"/>
          <w:numId w:val="983"/>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83"/>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83"/>
        </w:numPr>
      </w:pPr>
      <w:r>
        <w:t xml:space="preserve">If </w:t>
      </w:r>
      <w:r w:rsidRPr="007B0456">
        <w:rPr>
          <w:i/>
        </w:rPr>
        <w:t>M</w:t>
      </w:r>
      <w:r>
        <w:t xml:space="preserve"> does not have a [[MapData]] internal</w:t>
      </w:r>
      <w:r w:rsidRPr="00314265">
        <w:t xml:space="preserve"> </w:t>
      </w:r>
      <w:r>
        <w:t xml:space="preserve">data property throw a </w:t>
      </w:r>
      <w:r w:rsidRPr="007B0456">
        <w:rPr>
          <w:b/>
        </w:rPr>
        <w:t>TypeError</w:t>
      </w:r>
      <w:r>
        <w:t xml:space="preserve"> exception.</w:t>
      </w:r>
    </w:p>
    <w:p w:rsidR="00A95C0C" w:rsidRPr="00E77497" w:rsidRDefault="00A95C0C" w:rsidP="00BA2DF2">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Pr="00314265">
        <w:t xml:space="preserve"> </w:t>
      </w:r>
      <w:r>
        <w:t>data property.</w:t>
      </w:r>
    </w:p>
    <w:p w:rsidR="00A95C0C" w:rsidRPr="0067698A" w:rsidRDefault="00A95C0C" w:rsidP="00BA2DF2">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983"/>
        </w:numPr>
      </w:pPr>
      <w:r>
        <w:t xml:space="preserve">Else, let </w:t>
      </w:r>
      <w:r>
        <w:rPr>
          <w:i/>
          <w:iCs/>
        </w:rPr>
        <w:t>same</w:t>
      </w:r>
      <w:r>
        <w:t xml:space="preserve"> be the abstract operation SameValue.</w:t>
      </w:r>
    </w:p>
    <w:p w:rsidR="00A95C0C" w:rsidRDefault="00A95C0C" w:rsidP="00BA2DF2">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983"/>
        </w:numPr>
      </w:pPr>
      <w:r>
        <w:t xml:space="preserve">If </w:t>
      </w:r>
      <w:r w:rsidRPr="0067698A">
        <w:rPr>
          <w:i/>
          <w:iCs/>
        </w:rPr>
        <w:t>same</w:t>
      </w:r>
      <w:r>
        <w:t>(</w:t>
      </w:r>
      <w:r w:rsidRPr="007B0456">
        <w:rPr>
          <w:i/>
        </w:rPr>
        <w:t>p</w:t>
      </w:r>
      <w:r>
        <w:t xml:space="preserve">.[[key]], </w:t>
      </w:r>
      <w:r w:rsidRPr="007B0456">
        <w:rPr>
          <w:i/>
        </w:rPr>
        <w:t>key</w:t>
      </w:r>
      <w:r>
        <w:t xml:space="preserve">), then return </w:t>
      </w:r>
      <w:r w:rsidRPr="007B0456">
        <w:rPr>
          <w:i/>
        </w:rPr>
        <w:t>p</w:t>
      </w:r>
      <w:r>
        <w:t>.[[value]]</w:t>
      </w:r>
    </w:p>
    <w:p w:rsidR="00A95C0C" w:rsidRPr="00E77497" w:rsidRDefault="00A95C0C" w:rsidP="00BA2DF2">
      <w:pPr>
        <w:pStyle w:val="Alg4"/>
        <w:numPr>
          <w:ilvl w:val="0"/>
          <w:numId w:val="983"/>
        </w:numPr>
        <w:spacing w:after="220"/>
      </w:pPr>
      <w:r>
        <w:t xml:space="preserve">Return </w:t>
      </w:r>
      <w:r w:rsidRPr="007B0456">
        <w:rPr>
          <w:b/>
        </w:rPr>
        <w:t>undefined</w:t>
      </w:r>
      <w:r>
        <w:t>.</w:t>
      </w:r>
    </w:p>
    <w:p w:rsidR="00A95C0C" w:rsidRPr="00E77497" w:rsidRDefault="00A95C0C" w:rsidP="00BA2DF2">
      <w:pPr>
        <w:pStyle w:val="Heading4"/>
      </w:pPr>
      <w:r>
        <w:t>Map</w:t>
      </w:r>
      <w:r w:rsidRPr="00E77497">
        <w:t>.prototype.</w:t>
      </w:r>
      <w:r>
        <w:t>has</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84"/>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84"/>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84"/>
        </w:numPr>
      </w:pPr>
      <w:r>
        <w:t xml:space="preserve">Let </w:t>
      </w:r>
      <w:r w:rsidRPr="00B5244C">
        <w:rPr>
          <w:i/>
        </w:rPr>
        <w:t>entries</w:t>
      </w:r>
      <w:r>
        <w:t xml:space="preserve"> be the List that is the value of </w:t>
      </w:r>
      <w:r w:rsidRPr="00B5244C">
        <w:rPr>
          <w:i/>
        </w:rPr>
        <w:t>M</w:t>
      </w:r>
      <w:r>
        <w:t>’s [[MapData]] internal data property.</w:t>
      </w:r>
    </w:p>
    <w:p w:rsidR="00A95C0C" w:rsidRPr="0067698A" w:rsidRDefault="00A95C0C" w:rsidP="00BA2DF2">
      <w:pPr>
        <w:pStyle w:val="Alg4"/>
        <w:numPr>
          <w:ilvl w:val="0"/>
          <w:numId w:val="984"/>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984"/>
        </w:numPr>
      </w:pPr>
      <w:r>
        <w:t xml:space="preserve">Else, let </w:t>
      </w:r>
      <w:r>
        <w:rPr>
          <w:i/>
          <w:iCs/>
        </w:rPr>
        <w:t>same</w:t>
      </w:r>
      <w:r>
        <w:t xml:space="preserve"> be the abstract operation SameValue.</w:t>
      </w:r>
    </w:p>
    <w:p w:rsidR="00A95C0C" w:rsidRPr="007B0456" w:rsidRDefault="00A95C0C" w:rsidP="00BA2DF2">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984"/>
        </w:numPr>
      </w:pPr>
      <w:r w:rsidRPr="00B5244C">
        <w:t xml:space="preserve">If </w:t>
      </w:r>
      <w:r w:rsidRPr="0067698A">
        <w:rPr>
          <w:i/>
          <w:iCs/>
        </w:rPr>
        <w:t>same</w:t>
      </w:r>
      <w:r>
        <w:t>(</w:t>
      </w:r>
      <w:r w:rsidRPr="007B0456">
        <w:rPr>
          <w:i/>
        </w:rPr>
        <w:t>p</w:t>
      </w:r>
      <w:r>
        <w:t xml:space="preserve">.[[key]], </w:t>
      </w:r>
      <w:r w:rsidRPr="007B0456">
        <w:rPr>
          <w:i/>
        </w:rPr>
        <w:t>key</w:t>
      </w:r>
      <w:r>
        <w:t xml:space="preserve">), then return </w:t>
      </w:r>
      <w:r w:rsidRPr="007B0456">
        <w:rPr>
          <w:b/>
        </w:rPr>
        <w:t>true</w:t>
      </w:r>
      <w:r w:rsidRPr="007B0456">
        <w:rPr>
          <w:i/>
        </w:rPr>
        <w:t>.</w:t>
      </w:r>
    </w:p>
    <w:p w:rsidR="00A95C0C" w:rsidRPr="00E77497" w:rsidRDefault="00A95C0C" w:rsidP="00BA2DF2">
      <w:pPr>
        <w:pStyle w:val="Alg4"/>
        <w:numPr>
          <w:ilvl w:val="0"/>
          <w:numId w:val="984"/>
        </w:numPr>
        <w:spacing w:after="220"/>
      </w:pPr>
      <w:r>
        <w:t xml:space="preserve">Return </w:t>
      </w:r>
      <w:r>
        <w:rPr>
          <w:b/>
        </w:rPr>
        <w:t>false</w:t>
      </w:r>
      <w:r>
        <w:t>.</w:t>
      </w:r>
    </w:p>
    <w:p w:rsidR="00A95C0C" w:rsidRPr="00E77497" w:rsidRDefault="00A95C0C" w:rsidP="00BA2DF2">
      <w:pPr>
        <w:pStyle w:val="Heading4"/>
      </w:pPr>
      <w:r>
        <w:t>Map</w:t>
      </w:r>
      <w:r w:rsidRPr="00E77497">
        <w:t>.prototype.</w:t>
      </w:r>
      <w:r>
        <w:t xml:space="preserve">keys (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8"/>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w:t>
      </w:r>
      <w:r w:rsidRPr="00E77497">
        <w:rPr>
          <w:b/>
        </w:rPr>
        <w:t>"</w:t>
      </w:r>
      <w:r>
        <w:t>.</w:t>
      </w:r>
    </w:p>
    <w:p w:rsidR="00A95C0C" w:rsidRPr="00E77497" w:rsidRDefault="00A95C0C" w:rsidP="00BA2DF2">
      <w:pPr>
        <w:pStyle w:val="Heading4"/>
      </w:pPr>
      <w:r>
        <w:t>Map</w:t>
      </w:r>
      <w:r w:rsidRPr="00E77497">
        <w:t>.prototype.</w:t>
      </w:r>
      <w:r>
        <w:t>set</w:t>
      </w:r>
      <w:r w:rsidRPr="00E77497">
        <w:t xml:space="preserve"> ( </w:t>
      </w:r>
      <w:r>
        <w:t xml:space="preserve">key , value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337"/>
        </w:numPr>
      </w:pPr>
      <w:r w:rsidRPr="00E77497">
        <w:t xml:space="preserve">Let </w:t>
      </w:r>
      <w:r>
        <w:rPr>
          <w:i/>
        </w:rPr>
        <w:t>M</w:t>
      </w:r>
      <w:r w:rsidRPr="00E77497">
        <w:t xml:space="preserve"> be </w:t>
      </w:r>
      <w:r>
        <w:t xml:space="preserve">the </w:t>
      </w:r>
      <w:r w:rsidRPr="00E77497">
        <w:rPr>
          <w:b/>
        </w:rPr>
        <w:t>this</w:t>
      </w:r>
      <w:r w:rsidRPr="00E77497">
        <w:t xml:space="preserve"> value.</w:t>
      </w:r>
    </w:p>
    <w:p w:rsidR="00A95C0C" w:rsidRPr="00E77497" w:rsidRDefault="00A95C0C" w:rsidP="00BA2DF2">
      <w:pPr>
        <w:pStyle w:val="Alg4"/>
        <w:numPr>
          <w:ilvl w:val="0"/>
          <w:numId w:val="1337"/>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337"/>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rsidR="00A95C0C" w:rsidRPr="0067698A" w:rsidRDefault="00A95C0C" w:rsidP="00BA2DF2">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1337"/>
        </w:numPr>
      </w:pPr>
      <w:r>
        <w:t xml:space="preserve">Else, let </w:t>
      </w:r>
      <w:r>
        <w:rPr>
          <w:i/>
          <w:iCs/>
        </w:rPr>
        <w:t>same</w:t>
      </w:r>
      <w:r>
        <w:t xml:space="preserve"> be the abstract operation SameValue.</w:t>
      </w:r>
    </w:p>
    <w:p w:rsidR="00A95C0C" w:rsidRDefault="00A95C0C" w:rsidP="00BA2DF2">
      <w:pPr>
        <w:pStyle w:val="Alg4"/>
        <w:numPr>
          <w:ilvl w:val="0"/>
          <w:numId w:val="1337"/>
        </w:numPr>
      </w:pPr>
      <w:r>
        <w:lastRenderedPageBreak/>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337"/>
        </w:numPr>
      </w:pPr>
      <w:r>
        <w:t xml:space="preserve">If </w:t>
      </w:r>
      <w:r w:rsidRPr="0067698A">
        <w:rPr>
          <w:i/>
          <w:iCs/>
        </w:rPr>
        <w:t>same</w:t>
      </w:r>
      <w:r>
        <w:t>(</w:t>
      </w:r>
      <w:r w:rsidRPr="00B5244C">
        <w:rPr>
          <w:i/>
        </w:rPr>
        <w:t>p</w:t>
      </w:r>
      <w:r>
        <w:t xml:space="preserve">.[[key]], </w:t>
      </w:r>
      <w:r w:rsidRPr="00B5244C">
        <w:rPr>
          <w:i/>
        </w:rPr>
        <w:t>key</w:t>
      </w:r>
      <w:r>
        <w:t>), then</w:t>
      </w:r>
    </w:p>
    <w:p w:rsidR="00A95C0C" w:rsidRDefault="00A95C0C" w:rsidP="00BA2DF2">
      <w:pPr>
        <w:pStyle w:val="Alg4"/>
        <w:numPr>
          <w:ilvl w:val="2"/>
          <w:numId w:val="1337"/>
        </w:numPr>
      </w:pPr>
      <w:r>
        <w:t xml:space="preserve">Set </w:t>
      </w:r>
      <w:r w:rsidRPr="0012412C">
        <w:rPr>
          <w:i/>
        </w:rPr>
        <w:t>p</w:t>
      </w:r>
      <w:r>
        <w:t xml:space="preserve">.[[value]] to </w:t>
      </w:r>
      <w:r w:rsidRPr="0012412C">
        <w:rPr>
          <w:i/>
        </w:rPr>
        <w:t>value</w:t>
      </w:r>
      <w:r>
        <w:rPr>
          <w:i/>
        </w:rPr>
        <w:t>.</w:t>
      </w:r>
    </w:p>
    <w:p w:rsidR="00A95C0C" w:rsidRDefault="00A95C0C" w:rsidP="00BA2DF2">
      <w:pPr>
        <w:pStyle w:val="Alg4"/>
        <w:numPr>
          <w:ilvl w:val="2"/>
          <w:numId w:val="1337"/>
        </w:numPr>
        <w:spacing w:after="220"/>
        <w:contextualSpacing/>
      </w:pPr>
      <w:r>
        <w:t xml:space="preserve">Return </w:t>
      </w:r>
      <w:r w:rsidRPr="00B5244C">
        <w:rPr>
          <w:i/>
        </w:rPr>
        <w:t>M</w:t>
      </w:r>
      <w:r>
        <w:t>.</w:t>
      </w:r>
    </w:p>
    <w:p w:rsidR="00A95C0C" w:rsidRDefault="00A95C0C" w:rsidP="00BA2DF2">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rsidR="00A95C0C" w:rsidRDefault="00A95C0C" w:rsidP="00BA2DF2">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rsidR="00A95C0C" w:rsidRPr="00E77497" w:rsidRDefault="00A95C0C" w:rsidP="00BA2DF2">
      <w:pPr>
        <w:pStyle w:val="Alg4"/>
        <w:numPr>
          <w:ilvl w:val="0"/>
          <w:numId w:val="1337"/>
        </w:numPr>
        <w:spacing w:after="220"/>
      </w:pPr>
      <w:r>
        <w:t xml:space="preserve">Return </w:t>
      </w:r>
      <w:r w:rsidRPr="00B5244C">
        <w:rPr>
          <w:i/>
        </w:rPr>
        <w:t>M</w:t>
      </w:r>
      <w:r>
        <w:t>.</w:t>
      </w:r>
    </w:p>
    <w:p w:rsidR="00A95C0C" w:rsidRPr="00E77497" w:rsidRDefault="00A95C0C" w:rsidP="00BA2DF2">
      <w:pPr>
        <w:pStyle w:val="Heading4"/>
      </w:pPr>
      <w:r>
        <w:t>get Map</w:t>
      </w:r>
      <w:r w:rsidRPr="00E77497">
        <w:t>.prototype.</w:t>
      </w:r>
      <w:r>
        <w:t>size</w:t>
      </w:r>
      <w:r w:rsidRPr="00E77497">
        <w:t xml:space="preserve"> </w:t>
      </w:r>
    </w:p>
    <w:p w:rsidR="00A95C0C" w:rsidRPr="00E77497" w:rsidRDefault="00A95C0C" w:rsidP="00BA2DF2">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BA2DF2">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33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338"/>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1338"/>
        </w:numPr>
      </w:pPr>
      <w:r>
        <w:t xml:space="preserve">Let </w:t>
      </w:r>
      <w:r w:rsidRPr="00B5244C">
        <w:rPr>
          <w:i/>
        </w:rPr>
        <w:t>entries</w:t>
      </w:r>
      <w:r>
        <w:t xml:space="preserve"> be the List that is the value of </w:t>
      </w:r>
      <w:r w:rsidRPr="00B5244C">
        <w:rPr>
          <w:i/>
        </w:rPr>
        <w:t>M</w:t>
      </w:r>
      <w:r>
        <w:t>’s [[MapData]] internal data property.</w:t>
      </w:r>
    </w:p>
    <w:p w:rsidR="00A95C0C" w:rsidRDefault="00A95C0C" w:rsidP="00BA2DF2">
      <w:pPr>
        <w:pStyle w:val="Alg4"/>
        <w:numPr>
          <w:ilvl w:val="0"/>
          <w:numId w:val="1338"/>
        </w:numPr>
      </w:pPr>
      <w:r>
        <w:t xml:space="preserve">Let </w:t>
      </w:r>
      <w:r w:rsidRPr="00926D71">
        <w:rPr>
          <w:i/>
        </w:rPr>
        <w:t>count</w:t>
      </w:r>
      <w:r>
        <w:t xml:space="preserve"> be 0.</w:t>
      </w:r>
    </w:p>
    <w:p w:rsidR="00A95C0C" w:rsidRDefault="00A95C0C" w:rsidP="00BA2DF2">
      <w:pPr>
        <w:pStyle w:val="Alg4"/>
        <w:numPr>
          <w:ilvl w:val="0"/>
          <w:numId w:val="1338"/>
        </w:numPr>
      </w:pPr>
      <w:r>
        <w:t xml:space="preserve">For each Record {[[key]], [[value]]} </w:t>
      </w:r>
      <w:r w:rsidRPr="008E3DC8">
        <w:rPr>
          <w:i/>
        </w:rPr>
        <w:t>p</w:t>
      </w:r>
      <w:r>
        <w:t xml:space="preserve"> that is an element of </w:t>
      </w:r>
      <w:r w:rsidRPr="00B5244C">
        <w:rPr>
          <w:i/>
        </w:rPr>
        <w:t>entries</w:t>
      </w:r>
    </w:p>
    <w:p w:rsidR="00A95C0C" w:rsidRDefault="00A95C0C" w:rsidP="00BA2DF2">
      <w:pPr>
        <w:pStyle w:val="Alg4"/>
        <w:numPr>
          <w:ilvl w:val="1"/>
          <w:numId w:val="1338"/>
        </w:numPr>
      </w:pPr>
      <w:r>
        <w:rPr>
          <w:iCs/>
        </w:rPr>
        <w:t xml:space="preserve">If </w:t>
      </w:r>
      <w:r w:rsidRPr="00B5244C">
        <w:rPr>
          <w:i/>
        </w:rPr>
        <w:t>p</w:t>
      </w:r>
      <w:r>
        <w:t xml:space="preserve">.[[key]] is not </w:t>
      </w:r>
      <w:r w:rsidRPr="00926D71">
        <w:rPr>
          <w:rFonts w:ascii="Arial" w:hAnsi="Arial" w:cs="Arial"/>
        </w:rPr>
        <w:t>empty</w:t>
      </w:r>
      <w:r>
        <w:t xml:space="preserve"> then</w:t>
      </w:r>
    </w:p>
    <w:p w:rsidR="00A95C0C" w:rsidRDefault="00A95C0C" w:rsidP="00BA2DF2">
      <w:pPr>
        <w:pStyle w:val="Alg4"/>
        <w:numPr>
          <w:ilvl w:val="2"/>
          <w:numId w:val="1338"/>
        </w:numPr>
      </w:pPr>
      <w:r>
        <w:t xml:space="preserve">Set </w:t>
      </w:r>
      <w:r>
        <w:rPr>
          <w:i/>
        </w:rPr>
        <w:t>count</w:t>
      </w:r>
      <w:r>
        <w:t xml:space="preserve"> to </w:t>
      </w:r>
      <w:r>
        <w:rPr>
          <w:i/>
        </w:rPr>
        <w:t>count</w:t>
      </w:r>
      <w:r>
        <w:t>+1.</w:t>
      </w:r>
    </w:p>
    <w:p w:rsidR="00A95C0C" w:rsidRPr="00E77497" w:rsidRDefault="00A95C0C" w:rsidP="00BA2DF2">
      <w:pPr>
        <w:pStyle w:val="Alg4"/>
        <w:numPr>
          <w:ilvl w:val="0"/>
          <w:numId w:val="1338"/>
        </w:numPr>
        <w:spacing w:after="220"/>
      </w:pPr>
      <w:r>
        <w:t xml:space="preserve">Return </w:t>
      </w:r>
      <w:r>
        <w:rPr>
          <w:i/>
        </w:rPr>
        <w:t>count</w:t>
      </w:r>
      <w:r>
        <w:t>.</w:t>
      </w:r>
    </w:p>
    <w:p w:rsidR="00A95C0C" w:rsidRPr="00E77497" w:rsidRDefault="00A95C0C" w:rsidP="00BA2DF2">
      <w:pPr>
        <w:pStyle w:val="Heading4"/>
      </w:pPr>
      <w:r>
        <w:t>Map</w:t>
      </w:r>
      <w:r w:rsidRPr="00E77497">
        <w:t>.prototype.</w:t>
      </w:r>
      <w:r>
        <w:t>values</w:t>
      </w:r>
      <w:r w:rsidRPr="00E77497">
        <w:t xml:space="preserve"> ( </w:t>
      </w:r>
      <w:r>
        <w:t xml:space="preserv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9"/>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value</w:t>
      </w:r>
      <w:r w:rsidRPr="00E77497">
        <w:rPr>
          <w:b/>
        </w:rPr>
        <w:t>"</w:t>
      </w:r>
      <w:r>
        <w:t>.</w:t>
      </w:r>
    </w:p>
    <w:p w:rsidR="00A95C0C" w:rsidRPr="00E77497" w:rsidRDefault="00A95C0C" w:rsidP="00BA2DF2">
      <w:pPr>
        <w:pStyle w:val="Heading4"/>
      </w:pPr>
      <w:r>
        <w:t>Map</w:t>
      </w:r>
      <w:r w:rsidRPr="00E77497">
        <w:t>.prototype</w:t>
      </w:r>
      <w:commentRangeStart w:id="13561"/>
      <w:del w:id="13562" w:author="Rev 19 Allen Wirfs-Brock" w:date="2013-09-25T10:02:00Z">
        <w:r w:rsidRPr="00E77497" w:rsidDel="00FC3BC9">
          <w:delText>.</w:delText>
        </w:r>
        <w:r w:rsidDel="00FC3BC9">
          <w:delText>@@</w:delText>
        </w:r>
      </w:del>
      <w:ins w:id="13563" w:author="Rev 19 Allen Wirfs-Brock" w:date="2013-09-25T10:02:00Z">
        <w:r w:rsidR="00FC3BC9">
          <w:t xml:space="preserve"> [ @@</w:t>
        </w:r>
      </w:ins>
      <w:r>
        <w:t>iterator</w:t>
      </w:r>
      <w:r w:rsidRPr="00E77497">
        <w:t xml:space="preserve"> </w:t>
      </w:r>
      <w:commentRangeEnd w:id="13561"/>
      <w:r>
        <w:rPr>
          <w:rStyle w:val="CommentReference"/>
          <w:b w:val="0"/>
        </w:rPr>
        <w:commentReference w:id="13561"/>
      </w:r>
      <w:ins w:id="13564" w:author="Rev 19 Allen Wirfs-Brock" w:date="2013-09-25T10:02:00Z">
        <w:r w:rsidR="00FC3BC9">
          <w:t>]</w:t>
        </w:r>
      </w:ins>
      <w:r w:rsidRPr="00E77497">
        <w:t xml:space="preserve">( </w:t>
      </w:r>
      <w:r>
        <w:t xml:space="preserve">  </w:t>
      </w:r>
      <w:r w:rsidRPr="00E77497">
        <w:t>)</w:t>
      </w:r>
    </w:p>
    <w:p w:rsidR="00A95C0C" w:rsidRPr="00097A4C" w:rsidRDefault="00A95C0C" w:rsidP="00BA2DF2">
      <w:commentRangeStart w:id="13565"/>
      <w:r w:rsidRPr="00E77497">
        <w:t xml:space="preserve">The </w:t>
      </w:r>
      <w:r>
        <w:t xml:space="preserve">initial value of the @@iterator property is the same function object as the initial value of the </w:t>
      </w:r>
      <w:r>
        <w:rPr>
          <w:b/>
        </w:rPr>
        <w:t>entries</w:t>
      </w:r>
      <w:r>
        <w:t xml:space="preserve"> property.</w:t>
      </w:r>
      <w:commentRangeEnd w:id="13565"/>
      <w:r>
        <w:rPr>
          <w:rStyle w:val="CommentReference"/>
        </w:rPr>
        <w:commentReference w:id="13565"/>
      </w:r>
    </w:p>
    <w:p w:rsidR="00A95C0C" w:rsidRPr="00E77497" w:rsidRDefault="00A95C0C" w:rsidP="00BA2DF2">
      <w:pPr>
        <w:pStyle w:val="Heading4"/>
      </w:pPr>
      <w:r>
        <w:t>Map</w:t>
      </w:r>
      <w:r w:rsidRPr="00E77497">
        <w:t>.prototype</w:t>
      </w:r>
      <w:r>
        <w:t xml:space="preserve"> [ @@toStringTag</w:t>
      </w:r>
      <w:r w:rsidRPr="00E77497">
        <w:t xml:space="preserve"> </w:t>
      </w:r>
      <w:r>
        <w:t>]</w:t>
      </w:r>
    </w:p>
    <w:p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A95C0C" w:rsidRPr="00E77497" w:rsidRDefault="00A95C0C" w:rsidP="00BA2DF2">
      <w:pPr>
        <w:pStyle w:val="Heading3"/>
      </w:pPr>
      <w:bookmarkStart w:id="13566" w:name="_Toc368050777"/>
      <w:r w:rsidRPr="00E77497">
        <w:t xml:space="preserve">Properties of </w:t>
      </w:r>
      <w:r>
        <w:t>Map</w:t>
      </w:r>
      <w:r w:rsidRPr="00E77497">
        <w:t xml:space="preserve"> Instances</w:t>
      </w:r>
      <w:bookmarkEnd w:id="13566"/>
    </w:p>
    <w:p w:rsidR="00A95C0C" w:rsidRPr="00E77497" w:rsidRDefault="00A95C0C" w:rsidP="00BA2DF2">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data property and a [[MapComparator]] internal data property.</w:t>
      </w:r>
    </w:p>
    <w:p w:rsidR="00A95C0C" w:rsidRDefault="00A95C0C" w:rsidP="00BA2DF2">
      <w:pPr>
        <w:pStyle w:val="Heading3"/>
      </w:pPr>
      <w:bookmarkStart w:id="13567" w:name="_Toc368050778"/>
      <w:r>
        <w:t>Map Iterator Object Structure</w:t>
      </w:r>
      <w:bookmarkEnd w:id="13567"/>
    </w:p>
    <w:p w:rsidR="00A95C0C" w:rsidRDefault="00A95C0C" w:rsidP="00BA2DF2">
      <w:r>
        <w:t>A Map Iterator is an object, with the structure defined below, that represents a specific iteration over some specific Map instance object. There is not a named constructor for Map Iterator objects.  Instead, map iterator objects are created by calling certain methods of Map instance objects.</w:t>
      </w:r>
    </w:p>
    <w:p w:rsidR="00A95C0C" w:rsidRDefault="00A95C0C" w:rsidP="00BA2DF2">
      <w:pPr>
        <w:pStyle w:val="Heading4"/>
      </w:pPr>
      <w:r>
        <w:t>CreateMapIterator Abstract Operation</w:t>
      </w:r>
    </w:p>
    <w:p w:rsidR="00A95C0C" w:rsidRDefault="00A95C0C" w:rsidP="00BA2DF2">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rsidR="00A95C0C" w:rsidRPr="00E77497" w:rsidDel="00BB4271" w:rsidRDefault="00A95C0C" w:rsidP="00BA2DF2">
      <w:pPr>
        <w:pStyle w:val="Alg4"/>
        <w:numPr>
          <w:ilvl w:val="0"/>
          <w:numId w:val="1110"/>
        </w:numPr>
        <w:rPr>
          <w:del w:id="13568" w:author="Rev 19 Allen Wirfs-Brock" w:date="2013-09-27T12:06:00Z"/>
        </w:rPr>
      </w:pPr>
      <w:del w:id="13569" w:author="Rev 19 Allen Wirfs-Brock" w:date="2013-09-27T12:06:00Z">
        <w:r w:rsidRPr="00E77497" w:rsidDel="00BB4271">
          <w:lastRenderedPageBreak/>
          <w:delText xml:space="preserve">Let </w:delText>
        </w:r>
        <w:r w:rsidDel="00BB4271">
          <w:rPr>
            <w:i/>
          </w:rPr>
          <w:delText>M</w:delText>
        </w:r>
        <w:r w:rsidRPr="00E77497" w:rsidDel="00BB4271">
          <w:delText xml:space="preserve"> be the</w:delText>
        </w:r>
        <w:r w:rsidDel="00BB4271">
          <w:delText xml:space="preserve"> result of  calling ToObject(</w:delText>
        </w:r>
        <w:r w:rsidDel="00BB4271">
          <w:rPr>
            <w:i/>
          </w:rPr>
          <w:delText>map</w:delText>
        </w:r>
        <w:r w:rsidDel="00BB4271">
          <w:delText>)</w:delText>
        </w:r>
        <w:r w:rsidRPr="00E77497" w:rsidDel="00BB4271">
          <w:delText>.</w:delText>
        </w:r>
      </w:del>
    </w:p>
    <w:p w:rsidR="00BB4271" w:rsidRDefault="00BB4271" w:rsidP="00BB4271">
      <w:pPr>
        <w:pStyle w:val="Alg4"/>
        <w:numPr>
          <w:ilvl w:val="0"/>
          <w:numId w:val="1110"/>
        </w:numPr>
        <w:rPr>
          <w:ins w:id="13570" w:author="Rev 19 Allen Wirfs-Brock" w:date="2013-09-27T12:05:00Z"/>
        </w:rPr>
      </w:pPr>
      <w:ins w:id="13571" w:author="Rev 19 Allen Wirfs-Brock" w:date="2013-09-27T12:05:00Z">
        <w:r>
          <w:t>If Type(</w:t>
        </w:r>
      </w:ins>
      <w:ins w:id="13572" w:author="Rev 19 Allen Wirfs-Brock" w:date="2013-09-27T12:06:00Z">
        <w:r>
          <w:rPr>
            <w:i/>
          </w:rPr>
          <w:t>map</w:t>
        </w:r>
      </w:ins>
      <w:ins w:id="13573" w:author="Rev 19 Allen Wirfs-Brock" w:date="2013-09-27T12:05:00Z">
        <w:r>
          <w:t xml:space="preserve">) is not Object, throw a </w:t>
        </w:r>
        <w:r w:rsidRPr="00CB251B">
          <w:rPr>
            <w:b/>
          </w:rPr>
          <w:t>TypeError</w:t>
        </w:r>
        <w:r>
          <w:t xml:space="preserve"> exception.</w:t>
        </w:r>
      </w:ins>
    </w:p>
    <w:p w:rsidR="00A95C0C" w:rsidRPr="00E77497" w:rsidDel="00BB4271" w:rsidRDefault="00A95C0C" w:rsidP="00BA2DF2">
      <w:pPr>
        <w:pStyle w:val="Alg4"/>
        <w:numPr>
          <w:ilvl w:val="0"/>
          <w:numId w:val="1110"/>
        </w:numPr>
        <w:rPr>
          <w:del w:id="13574" w:author="Rev 19 Allen Wirfs-Brock" w:date="2013-09-27T12:05:00Z"/>
        </w:rPr>
      </w:pPr>
      <w:del w:id="13575" w:author="Rev 19 Allen Wirfs-Brock" w:date="2013-09-27T12:05:00Z">
        <w:r w:rsidDel="00BB4271">
          <w:delText>ReturnIfAbrupt(</w:delText>
        </w:r>
        <w:r w:rsidRPr="005E0048" w:rsidDel="00BB4271">
          <w:rPr>
            <w:i/>
          </w:rPr>
          <w:delText>M</w:delText>
        </w:r>
        <w:r w:rsidDel="00BB4271">
          <w:delText>).</w:delText>
        </w:r>
      </w:del>
    </w:p>
    <w:p w:rsidR="00A95C0C" w:rsidRDefault="00A95C0C" w:rsidP="00BA2DF2">
      <w:pPr>
        <w:pStyle w:val="Alg4"/>
        <w:numPr>
          <w:ilvl w:val="0"/>
          <w:numId w:val="1110"/>
        </w:numPr>
      </w:pPr>
      <w:r>
        <w:t xml:space="preserve">If </w:t>
      </w:r>
      <w:ins w:id="13576" w:author="Rev 19 Allen Wirfs-Brock" w:date="2013-09-27T12:06:00Z">
        <w:r w:rsidR="00BB4271">
          <w:rPr>
            <w:i/>
          </w:rPr>
          <w:t>map</w:t>
        </w:r>
      </w:ins>
      <w:del w:id="13577" w:author="Rev 19 Allen Wirfs-Brock" w:date="2013-09-27T12:06:00Z">
        <w:r w:rsidRPr="007B0456" w:rsidDel="00BB4271">
          <w:rPr>
            <w:i/>
          </w:rPr>
          <w:delText>M</w:delText>
        </w:r>
      </w:del>
      <w:r>
        <w:t xml:space="preserve"> does not have a [[MapData]] internal data property throw a </w:t>
      </w:r>
      <w:r w:rsidRPr="007B0456">
        <w:rPr>
          <w:b/>
        </w:rPr>
        <w:t>TypeError</w:t>
      </w:r>
      <w:r>
        <w:t xml:space="preserve"> exception.</w:t>
      </w:r>
    </w:p>
    <w:p w:rsidR="00A95C0C" w:rsidRPr="00097A4C" w:rsidRDefault="00A95C0C" w:rsidP="00BA2DF2">
      <w:pPr>
        <w:pStyle w:val="Alg4"/>
        <w:numPr>
          <w:ilvl w:val="0"/>
          <w:numId w:val="1110"/>
        </w:numPr>
        <w:contextualSpacing/>
      </w:pPr>
      <w:r>
        <w:t xml:space="preserve">Let </w:t>
      </w:r>
      <w:r w:rsidRPr="00B5244C">
        <w:rPr>
          <w:i/>
        </w:rPr>
        <w:t>entries</w:t>
      </w:r>
      <w:r>
        <w:t xml:space="preserve"> be the List that is the value of </w:t>
      </w:r>
      <w:ins w:id="13578" w:author="Rev 19 Allen Wirfs-Brock" w:date="2013-09-27T12:06:00Z">
        <w:r w:rsidR="00BB4271">
          <w:rPr>
            <w:i/>
          </w:rPr>
          <w:t>map</w:t>
        </w:r>
      </w:ins>
      <w:del w:id="13579" w:author="Rev 19 Allen Wirfs-Brock" w:date="2013-09-27T12:06:00Z">
        <w:r w:rsidRPr="00B5244C" w:rsidDel="00BB4271">
          <w:rPr>
            <w:i/>
          </w:rPr>
          <w:delText>M</w:delText>
        </w:r>
      </w:del>
      <w:r>
        <w:t>’s [[MapData]] internal data property.</w:t>
      </w:r>
    </w:p>
    <w:p w:rsidR="00A95C0C" w:rsidRPr="00E77497" w:rsidRDefault="00A95C0C" w:rsidP="00BA2DF2">
      <w:pPr>
        <w:pStyle w:val="Alg4"/>
        <w:numPr>
          <w:ilvl w:val="0"/>
          <w:numId w:val="1110"/>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%MapIteratorPrototype%</w:t>
      </w:r>
      <w:r>
        <w:t>,  ([[Map]], [[MapNextIndex]], [[MapIterationKind]]))</w:t>
      </w:r>
      <w:r w:rsidRPr="00E77497">
        <w:t>.</w:t>
      </w:r>
    </w:p>
    <w:p w:rsidR="00A95C0C" w:rsidRDefault="00A95C0C" w:rsidP="00BA2DF2">
      <w:pPr>
        <w:pStyle w:val="Alg4"/>
        <w:numPr>
          <w:ilvl w:val="0"/>
          <w:numId w:val="1110"/>
        </w:numPr>
        <w:spacing w:after="280"/>
        <w:contextualSpacing/>
      </w:pPr>
      <w:r>
        <w:t xml:space="preserve">Set </w:t>
      </w:r>
      <w:r>
        <w:rPr>
          <w:i/>
        </w:rPr>
        <w:t>iterator’s</w:t>
      </w:r>
      <w:r>
        <w:rPr>
          <w:iCs/>
        </w:rPr>
        <w:t xml:space="preserve"> </w:t>
      </w:r>
      <w:r>
        <w:t xml:space="preserve">[[Map]] internal data property to </w:t>
      </w:r>
      <w:ins w:id="13580" w:author="Rev 19 Allen Wirfs-Brock" w:date="2013-09-27T12:06:00Z">
        <w:r w:rsidR="00BB4271">
          <w:rPr>
            <w:i/>
          </w:rPr>
          <w:t>map</w:t>
        </w:r>
      </w:ins>
      <w:del w:id="13581" w:author="Rev 19 Allen Wirfs-Brock" w:date="2013-09-27T12:06:00Z">
        <w:r w:rsidRPr="0087223F" w:rsidDel="00BB4271">
          <w:rPr>
            <w:i/>
          </w:rPr>
          <w:delText>M</w:delText>
        </w:r>
      </w:del>
      <w:r>
        <w:t>.</w:t>
      </w:r>
    </w:p>
    <w:p w:rsidR="00A95C0C" w:rsidRDefault="00A95C0C" w:rsidP="00BA2DF2">
      <w:pPr>
        <w:pStyle w:val="Alg4"/>
        <w:numPr>
          <w:ilvl w:val="0"/>
          <w:numId w:val="1110"/>
        </w:numPr>
        <w:spacing w:after="280"/>
        <w:contextualSpacing/>
      </w:pPr>
      <w:r>
        <w:t xml:space="preserve">Set </w:t>
      </w:r>
      <w:r>
        <w:rPr>
          <w:i/>
        </w:rPr>
        <w:t>iterator’s</w:t>
      </w:r>
      <w:r w:rsidDel="00071909">
        <w:t xml:space="preserve"> </w:t>
      </w:r>
      <w:r>
        <w:t>[[MapNextIndex]] internal data property to 0.</w:t>
      </w:r>
    </w:p>
    <w:p w:rsidR="00A95C0C" w:rsidRDefault="00A95C0C" w:rsidP="00BA2DF2">
      <w:pPr>
        <w:pStyle w:val="Alg4"/>
        <w:numPr>
          <w:ilvl w:val="0"/>
          <w:numId w:val="1110"/>
        </w:numPr>
        <w:spacing w:after="280"/>
        <w:contextualSpacing/>
      </w:pPr>
      <w:r>
        <w:t xml:space="preserve">Set </w:t>
      </w:r>
      <w:r>
        <w:rPr>
          <w:i/>
        </w:rPr>
        <w:t>iterator’s</w:t>
      </w:r>
      <w:r w:rsidDel="00071909">
        <w:t xml:space="preserve"> </w:t>
      </w:r>
      <w:r>
        <w:t xml:space="preserve">[[MapIterationKind]] internal data property to </w:t>
      </w:r>
      <w:r w:rsidRPr="0087223F">
        <w:rPr>
          <w:i/>
        </w:rPr>
        <w:t>kind</w:t>
      </w:r>
      <w:r>
        <w:t>.</w:t>
      </w:r>
    </w:p>
    <w:p w:rsidR="00A95C0C" w:rsidRDefault="00A95C0C" w:rsidP="00BA2DF2">
      <w:pPr>
        <w:pStyle w:val="Alg4"/>
        <w:numPr>
          <w:ilvl w:val="0"/>
          <w:numId w:val="1110"/>
        </w:numPr>
        <w:spacing w:after="220"/>
        <w:contextualSpacing/>
      </w:pPr>
      <w:r>
        <w:t xml:space="preserve">Return </w:t>
      </w:r>
      <w:r>
        <w:rPr>
          <w:i/>
        </w:rPr>
        <w:t>iterator</w:t>
      </w:r>
      <w:r>
        <w:t>.</w:t>
      </w:r>
    </w:p>
    <w:p w:rsidR="00A95C0C" w:rsidRDefault="00A95C0C" w:rsidP="00BA2DF2">
      <w:pPr>
        <w:pStyle w:val="Heading4"/>
      </w:pPr>
      <w:r>
        <w:t>The Map Iterator Prototype</w:t>
      </w:r>
    </w:p>
    <w:p w:rsidR="00A95C0C" w:rsidRDefault="00A95C0C" w:rsidP="00BA2DF2">
      <w:r>
        <w:t>All Map Iterator Objects inherit properties from a common Map Iterator Prototype object.  The [[Prototype]] internal data property of the Map Iterator Prototype is the %ObjectPrototype% intrinsic object. In addition, the Map Iterator Prototype has the following properties:</w:t>
      </w:r>
    </w:p>
    <w:p w:rsidR="00A95C0C" w:rsidRDefault="00A95C0C" w:rsidP="00BA2DF2">
      <w:pPr>
        <w:pStyle w:val="Heading5"/>
      </w:pPr>
      <w:commentRangeStart w:id="13582"/>
      <w:r w:rsidRPr="00061845">
        <w:rPr>
          <w:i/>
        </w:rPr>
        <w:t>MapIterator</w:t>
      </w:r>
      <w:r>
        <w:t>.prototype.constructor</w:t>
      </w:r>
      <w:commentRangeEnd w:id="13582"/>
      <w:r>
        <w:rPr>
          <w:rStyle w:val="CommentReference"/>
          <w:b w:val="0"/>
        </w:rPr>
        <w:commentReference w:id="13582"/>
      </w:r>
    </w:p>
    <w:p w:rsidR="00A95C0C" w:rsidRDefault="00A95C0C" w:rsidP="00BA2DF2">
      <w:pPr>
        <w:pStyle w:val="Heading5"/>
      </w:pPr>
      <w:r w:rsidRPr="00061845">
        <w:rPr>
          <w:i/>
        </w:rPr>
        <w:t>MapIterator</w:t>
      </w:r>
      <w:r>
        <w:t>.prototype.next( )</w:t>
      </w:r>
    </w:p>
    <w:p w:rsidR="00A95C0C" w:rsidRDefault="00A95C0C" w:rsidP="00BA2DF2">
      <w:pPr>
        <w:pStyle w:val="Alg4"/>
        <w:numPr>
          <w:ilvl w:val="0"/>
          <w:numId w:val="1111"/>
        </w:numPr>
      </w:pPr>
      <w:r>
        <w:t xml:space="preserve">Let </w:t>
      </w:r>
      <w:r w:rsidRPr="009B7611">
        <w:rPr>
          <w:i/>
        </w:rPr>
        <w:t>O</w:t>
      </w:r>
      <w:r>
        <w:t xml:space="preserve"> be the </w:t>
      </w:r>
      <w:r w:rsidRPr="009B7611">
        <w:rPr>
          <w:b/>
        </w:rPr>
        <w:t>this</w:t>
      </w:r>
      <w:r>
        <w:t xml:space="preserve"> value.</w:t>
      </w:r>
    </w:p>
    <w:p w:rsidR="00A95C0C" w:rsidRDefault="00A95C0C" w:rsidP="00BA2DF2">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rsidR="00A95C0C" w:rsidRPr="00E77497" w:rsidRDefault="00A95C0C" w:rsidP="00BA2DF2">
      <w:pPr>
        <w:pStyle w:val="Alg4"/>
        <w:numPr>
          <w:ilvl w:val="0"/>
          <w:numId w:val="1111"/>
        </w:numPr>
      </w:pPr>
      <w:r>
        <w:t xml:space="preserve">If </w:t>
      </w:r>
      <w:r w:rsidRPr="00061845">
        <w:rPr>
          <w:i/>
        </w:rPr>
        <w:t>O</w:t>
      </w:r>
      <w:r>
        <w:t xml:space="preserve"> does not have all of the internal properties of a Map Iterator Instance (</w:t>
      </w:r>
      <w:r w:rsidR="004B439B">
        <w:fldChar w:fldCharType="begin"/>
      </w:r>
      <w:r w:rsidR="004B439B">
        <w:instrText xml:space="preserve"> REF _Ref366081771 \r \h </w:instrText>
      </w:r>
      <w:r w:rsidR="004B439B">
        <w:fldChar w:fldCharType="separate"/>
      </w:r>
      <w:r w:rsidR="00460CAC">
        <w:t>23.1.5.3</w:t>
      </w:r>
      <w:r w:rsidR="004B439B">
        <w:fldChar w:fldCharType="end"/>
      </w:r>
      <w:r>
        <w:t xml:space="preserve">), throw a </w:t>
      </w:r>
      <w:r w:rsidRPr="00061845">
        <w:rPr>
          <w:b/>
        </w:rPr>
        <w:t>TypeError</w:t>
      </w:r>
      <w:r>
        <w:t xml:space="preserve"> exception.</w:t>
      </w:r>
    </w:p>
    <w:p w:rsidR="00A95C0C" w:rsidRDefault="00A95C0C" w:rsidP="00BA2DF2">
      <w:pPr>
        <w:pStyle w:val="Alg4"/>
        <w:numPr>
          <w:ilvl w:val="0"/>
          <w:numId w:val="1111"/>
        </w:numPr>
        <w:spacing w:after="280"/>
        <w:contextualSpacing/>
      </w:pPr>
      <w:r>
        <w:t xml:space="preserve">Let </w:t>
      </w:r>
      <w:r w:rsidRPr="00061845">
        <w:rPr>
          <w:i/>
        </w:rPr>
        <w:t>m</w:t>
      </w:r>
      <w:r>
        <w:t xml:space="preserve"> be the value of the [[Map]]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Let </w:t>
      </w:r>
      <w:r>
        <w:rPr>
          <w:i/>
        </w:rPr>
        <w:t>index</w:t>
      </w:r>
      <w:r>
        <w:t xml:space="preserve"> be the value of the [[MapNextIndex]]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Let </w:t>
      </w:r>
      <w:r>
        <w:rPr>
          <w:i/>
        </w:rPr>
        <w:t>itemKind</w:t>
      </w:r>
      <w:r>
        <w:t xml:space="preserve"> be the value of the [[MapIterationKind]]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Assert: </w:t>
      </w:r>
      <w:r w:rsidRPr="00061845">
        <w:rPr>
          <w:i/>
        </w:rPr>
        <w:t>m</w:t>
      </w:r>
      <w:r>
        <w:t xml:space="preserve"> has a [[MapData]] internal data property and </w:t>
      </w:r>
      <w:r>
        <w:rPr>
          <w:i/>
          <w:iCs/>
        </w:rPr>
        <w:t>m</w:t>
      </w:r>
      <w:r>
        <w:t xml:space="preserve"> has been initialised so the value of [[MapData]] is not </w:t>
      </w:r>
      <w:r>
        <w:rPr>
          <w:b/>
          <w:bCs/>
        </w:rPr>
        <w:t>undefined</w:t>
      </w:r>
      <w:r>
        <w:t>.</w:t>
      </w:r>
    </w:p>
    <w:p w:rsidR="00A95C0C" w:rsidRDefault="00A95C0C" w:rsidP="00BA2DF2">
      <w:pPr>
        <w:pStyle w:val="Alg4"/>
        <w:numPr>
          <w:ilvl w:val="0"/>
          <w:numId w:val="1111"/>
        </w:numPr>
        <w:spacing w:after="280"/>
        <w:contextualSpacing/>
      </w:pPr>
      <w:r>
        <w:t xml:space="preserve">Let </w:t>
      </w:r>
      <w:r w:rsidRPr="00B5244C">
        <w:rPr>
          <w:i/>
        </w:rPr>
        <w:t>entries</w:t>
      </w:r>
      <w:r>
        <w:t xml:space="preserve"> be the List that is the value of the [[MapData]] internal data property</w:t>
      </w:r>
      <w:r w:rsidRPr="003464A0">
        <w:t xml:space="preserve"> </w:t>
      </w:r>
      <w:r>
        <w:t>of</w:t>
      </w:r>
      <w:r w:rsidRPr="002166A8">
        <w:rPr>
          <w:i/>
        </w:rPr>
        <w:t xml:space="preserve"> </w:t>
      </w:r>
      <w:r>
        <w:rPr>
          <w:i/>
        </w:rPr>
        <w:t>m</w:t>
      </w:r>
      <w:r>
        <w:t>.</w:t>
      </w:r>
    </w:p>
    <w:p w:rsidR="00A95C0C" w:rsidRPr="00A221E6" w:rsidRDefault="00A95C0C" w:rsidP="00BA2DF2">
      <w:pPr>
        <w:pStyle w:val="Alg4"/>
        <w:numPr>
          <w:ilvl w:val="0"/>
          <w:numId w:val="111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rsidR="00A95C0C" w:rsidRPr="00A221E6" w:rsidRDefault="00A95C0C" w:rsidP="00BA2DF2">
      <w:pPr>
        <w:pStyle w:val="Alg4"/>
        <w:numPr>
          <w:ilvl w:val="1"/>
          <w:numId w:val="1111"/>
        </w:numPr>
        <w:spacing w:after="240"/>
        <w:contextualSpacing/>
      </w:pPr>
      <w:r>
        <w:t xml:space="preserve">Let </w:t>
      </w:r>
      <w:r>
        <w:rPr>
          <w:i/>
        </w:rPr>
        <w:t>e</w:t>
      </w:r>
      <w:r>
        <w:t xml:space="preserve"> be the Record {[[key]], [[value]]} at 0-origined insertion position </w:t>
      </w:r>
      <w:r>
        <w:rPr>
          <w:i/>
        </w:rPr>
        <w:t>index</w:t>
      </w:r>
      <w:r>
        <w:t xml:space="preserve"> of </w:t>
      </w:r>
      <w:r>
        <w:rPr>
          <w:i/>
        </w:rPr>
        <w:t>entries</w:t>
      </w:r>
      <w:r>
        <w:t>.</w:t>
      </w:r>
    </w:p>
    <w:p w:rsidR="00A95C0C" w:rsidRDefault="00A95C0C" w:rsidP="00BA2DF2">
      <w:pPr>
        <w:pStyle w:val="Alg4"/>
        <w:numPr>
          <w:ilvl w:val="1"/>
          <w:numId w:val="1111"/>
        </w:numPr>
        <w:spacing w:after="240"/>
        <w:contextualSpacing/>
      </w:pPr>
      <w:r>
        <w:t xml:space="preserve">Set </w:t>
      </w:r>
      <w:r>
        <w:rPr>
          <w:i/>
          <w:iCs/>
        </w:rPr>
        <w:t>index</w:t>
      </w:r>
      <w:r>
        <w:t xml:space="preserve"> to </w:t>
      </w:r>
      <w:r>
        <w:rPr>
          <w:i/>
          <w:iCs/>
        </w:rPr>
        <w:t>index</w:t>
      </w:r>
      <w:r>
        <w:t>+1;</w:t>
      </w:r>
    </w:p>
    <w:p w:rsidR="00A95C0C" w:rsidRDefault="00A95C0C" w:rsidP="00BA2DF2">
      <w:pPr>
        <w:pStyle w:val="Alg4"/>
        <w:numPr>
          <w:ilvl w:val="1"/>
          <w:numId w:val="1111"/>
        </w:numPr>
        <w:spacing w:after="240"/>
        <w:contextualSpacing/>
      </w:pPr>
      <w:r>
        <w:t>Set the [[MapNextIndex]] internal data property of</w:t>
      </w:r>
      <w:r w:rsidRPr="002166A8">
        <w:rPr>
          <w:i/>
        </w:rPr>
        <w:t xml:space="preserve"> </w:t>
      </w:r>
      <w:r w:rsidRPr="009B7611">
        <w:rPr>
          <w:i/>
        </w:rPr>
        <w:t>O</w:t>
      </w:r>
      <w:r>
        <w:t xml:space="preserve"> to </w:t>
      </w:r>
      <w:r w:rsidRPr="00B52F42">
        <w:rPr>
          <w:i/>
        </w:rPr>
        <w:t>index</w:t>
      </w:r>
      <w:r>
        <w:t>.</w:t>
      </w:r>
    </w:p>
    <w:p w:rsidR="00A95C0C" w:rsidRDefault="00A95C0C" w:rsidP="00BA2DF2">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rsidR="00A95C0C" w:rsidRDefault="00A95C0C" w:rsidP="00BA2DF2">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rsidR="00A95C0C" w:rsidRDefault="00A95C0C" w:rsidP="00BA2DF2">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rsidR="00A95C0C" w:rsidRDefault="00A95C0C" w:rsidP="00BA2DF2">
      <w:pPr>
        <w:pStyle w:val="Alg4"/>
        <w:numPr>
          <w:ilvl w:val="2"/>
          <w:numId w:val="1111"/>
        </w:numPr>
        <w:spacing w:after="240"/>
        <w:contextualSpacing/>
      </w:pPr>
      <w:r>
        <w:t xml:space="preserve">Else, </w:t>
      </w:r>
    </w:p>
    <w:p w:rsidR="00A95C0C" w:rsidRDefault="00A95C0C" w:rsidP="00BA2DF2">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rsidR="00A95C0C" w:rsidRDefault="00A95C0C" w:rsidP="00BA2DF2">
      <w:pPr>
        <w:pStyle w:val="Alg4"/>
        <w:numPr>
          <w:ilvl w:val="3"/>
          <w:numId w:val="1111"/>
        </w:numPr>
        <w:spacing w:after="240"/>
        <w:contextualSpacing/>
      </w:pPr>
      <w:r>
        <w:t xml:space="preserve">Let </w:t>
      </w:r>
      <w:r w:rsidRPr="009B7611">
        <w:rPr>
          <w:i/>
        </w:rPr>
        <w:t>result</w:t>
      </w:r>
      <w:r>
        <w:t xml:space="preserve"> be the result of </w:t>
      </w:r>
      <w:del w:id="13583" w:author="Rev 19 Allen Wirfs-Brock" w:date="2013-09-12T12:11:00Z">
        <w:r w:rsidDel="000C266C">
          <w:delText>the abstract operation</w:delText>
        </w:r>
      </w:del>
      <w:ins w:id="13584" w:author="Rev 19 Allen Wirfs-Brock" w:date="2013-09-12T12:16:00Z">
        <w:r w:rsidR="006F65B3">
          <w:t>performing</w:t>
        </w:r>
      </w:ins>
      <w:r>
        <w:t xml:space="preserve"> ArrayCreate</w:t>
      </w:r>
      <w:ins w:id="13585" w:author="Rev 19 Allen Wirfs-Brock" w:date="2013-09-12T12:10:00Z">
        <w:r w:rsidR="000C266C">
          <w:t>(</w:t>
        </w:r>
        <w:r w:rsidR="000C266C">
          <w:rPr>
            <w:iCs/>
          </w:rPr>
          <w:t>2)</w:t>
        </w:r>
      </w:ins>
      <w:del w:id="13586" w:author="Rev 19 Allen Wirfs-Brock" w:date="2013-09-12T12:10:00Z">
        <w:r w:rsidDel="000C266C">
          <w:delText xml:space="preserve"> with argument 2</w:delText>
        </w:r>
      </w:del>
      <w:r>
        <w:t>.</w:t>
      </w:r>
    </w:p>
    <w:p w:rsidR="00A95C0C" w:rsidRDefault="00A95C0C" w:rsidP="00BA2DF2">
      <w:pPr>
        <w:pStyle w:val="Alg4"/>
        <w:numPr>
          <w:ilvl w:val="3"/>
          <w:numId w:val="1111"/>
        </w:numPr>
        <w:spacing w:after="240"/>
        <w:contextualSpacing/>
      </w:pPr>
      <w:r>
        <w:t xml:space="preserve">Assert: </w:t>
      </w:r>
      <w:r w:rsidRPr="009B7611">
        <w:rPr>
          <w:i/>
        </w:rPr>
        <w:t>result</w:t>
      </w:r>
      <w:r>
        <w:t xml:space="preserve"> is a new, well-formed Array object so the following operations will never fail.</w:t>
      </w:r>
    </w:p>
    <w:p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rsidR="00A95C0C" w:rsidRDefault="00A95C0C" w:rsidP="00BA2DF2">
      <w:pPr>
        <w:pStyle w:val="Alg4"/>
        <w:numPr>
          <w:ilvl w:val="2"/>
          <w:numId w:val="1111"/>
        </w:numPr>
        <w:spacing w:after="240"/>
        <w:contextualSpacing/>
      </w:pPr>
      <w:r>
        <w:t>Return CreateI</w:t>
      </w:r>
      <w:ins w:id="13587" w:author="Rev 19 Allen Wirfs-Brock" w:date="2013-09-06T10:15:00Z">
        <w:r w:rsidR="00AE748F">
          <w:t>e</w:t>
        </w:r>
      </w:ins>
      <w:r>
        <w:t>trResultObject(</w:t>
      </w:r>
      <w:r w:rsidRPr="008816D4">
        <w:rPr>
          <w:i/>
        </w:rPr>
        <w:t>result</w:t>
      </w:r>
      <w:r>
        <w:t xml:space="preserve">, </w:t>
      </w:r>
      <w:r>
        <w:rPr>
          <w:b/>
          <w:bCs/>
        </w:rPr>
        <w:t>false</w:t>
      </w:r>
      <w:r>
        <w:t>).</w:t>
      </w:r>
    </w:p>
    <w:p w:rsidR="00A95C0C" w:rsidRPr="002166A8" w:rsidRDefault="00A95C0C" w:rsidP="00BA2DF2">
      <w:pPr>
        <w:pStyle w:val="Alg4"/>
        <w:numPr>
          <w:ilvl w:val="0"/>
          <w:numId w:val="1111"/>
        </w:numPr>
        <w:spacing w:after="280"/>
      </w:pPr>
      <w:r w:rsidRPr="00E77497">
        <w:t xml:space="preserve">Return </w:t>
      </w:r>
      <w:r>
        <w:t>CreateIt</w:t>
      </w:r>
      <w:ins w:id="13588" w:author="Rev 19 Allen Wirfs-Brock" w:date="2013-09-06T10:15:00Z">
        <w:r w:rsidR="00AE748F">
          <w:t>e</w:t>
        </w:r>
      </w:ins>
      <w:r>
        <w:t>rResultObject(</w:t>
      </w:r>
      <w:r>
        <w:rPr>
          <w:b/>
          <w:bCs/>
        </w:rPr>
        <w:t>undefined</w:t>
      </w:r>
      <w:r>
        <w:t xml:space="preserve">, </w:t>
      </w:r>
      <w:r w:rsidRPr="0056441E">
        <w:rPr>
          <w:b/>
          <w:bCs/>
        </w:rPr>
        <w:t>true</w:t>
      </w:r>
      <w:r>
        <w:t>)</w:t>
      </w:r>
      <w:r w:rsidRPr="00E77497">
        <w:t>.</w:t>
      </w:r>
    </w:p>
    <w:p w:rsidR="00A95C0C" w:rsidRPr="00E77497" w:rsidRDefault="00A95C0C" w:rsidP="00BA2DF2">
      <w:pPr>
        <w:pStyle w:val="Heading5"/>
      </w:pPr>
      <w:r w:rsidRPr="00E77497">
        <w:tab/>
      </w:r>
      <w:r w:rsidRPr="009B7611">
        <w:rPr>
          <w:i/>
        </w:rPr>
        <w:t>MapIterator</w:t>
      </w:r>
      <w:r w:rsidRPr="00E77497">
        <w:t>.prototype</w:t>
      </w:r>
      <w:r>
        <w:t xml:space="preserve"> [ @@iterator ]</w:t>
      </w:r>
      <w:r w:rsidRPr="00E77497">
        <w:t xml:space="preserve"> ( </w:t>
      </w:r>
      <w:r>
        <w:t xml:space="preserve">  </w:t>
      </w:r>
      <w:r w:rsidRPr="00E77497">
        <w:t>)</w:t>
      </w:r>
    </w:p>
    <w:p w:rsidR="00A95C0C" w:rsidRPr="00E77497" w:rsidRDefault="00A95C0C" w:rsidP="00BA2DF2">
      <w:r w:rsidRPr="00E77497">
        <w:t>The following steps are taken:</w:t>
      </w:r>
    </w:p>
    <w:p w:rsidR="00A95C0C" w:rsidRPr="002166A8" w:rsidRDefault="00A95C0C" w:rsidP="00BA2DF2">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rsidR="00A95C0C" w:rsidRDefault="00A95C0C" w:rsidP="00BA2DF2">
      <w:pPr>
        <w:pStyle w:val="Heading5"/>
      </w:pPr>
      <w:r w:rsidRPr="009B7611">
        <w:rPr>
          <w:i/>
        </w:rPr>
        <w:t>MapIterator</w:t>
      </w:r>
      <w:r>
        <w:t>.prototype [ @@toStringTag ]</w:t>
      </w:r>
    </w:p>
    <w:p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rsidR="00A95C0C" w:rsidRDefault="00A95C0C" w:rsidP="00BA2DF2">
      <w:pPr>
        <w:pStyle w:val="Heading4"/>
      </w:pPr>
      <w:bookmarkStart w:id="13589" w:name="_Ref366081771"/>
      <w:r>
        <w:lastRenderedPageBreak/>
        <w:t>Properties of Map Iterator Instances</w:t>
      </w:r>
      <w:bookmarkEnd w:id="13589"/>
    </w:p>
    <w:p w:rsidR="00A95C0C" w:rsidRDefault="00A95C0C" w:rsidP="00BA2DF2">
      <w:r>
        <w:t>Map</w:t>
      </w:r>
      <w:r w:rsidRPr="00E77497">
        <w:t xml:space="preserve"> </w:t>
      </w:r>
      <w:r>
        <w:t>Iterator instances</w:t>
      </w:r>
      <w:r w:rsidRPr="00E77497">
        <w:t xml:space="preserve"> </w:t>
      </w:r>
      <w:r>
        <w:t xml:space="preserve">are ordinary objects that </w:t>
      </w:r>
      <w:r w:rsidRPr="00E77497">
        <w:t xml:space="preserve">inherit properties from the </w:t>
      </w:r>
      <w:r>
        <w:t>Map Iterator</w:t>
      </w:r>
      <w:r w:rsidRPr="00E77497">
        <w:t xml:space="preserve"> prototype</w:t>
      </w:r>
      <w:r>
        <w:t xml:space="preserve"> (the intrinsic,  %MapIteratorPrototype%).</w:t>
      </w:r>
      <w:r w:rsidRPr="00E77497">
        <w:t xml:space="preserve"> </w:t>
      </w:r>
      <w:r>
        <w:t>Map Iterator instances are initially created with</w:t>
      </w:r>
      <w:r w:rsidRPr="00E77497">
        <w:t xml:space="preserve"> </w:t>
      </w:r>
      <w:r>
        <w:t>the internal properties described in</w:t>
      </w:r>
      <w:r w:rsidR="00D160DD">
        <w:t xml:space="preserve"> </w:t>
      </w:r>
      <w:r w:rsidR="00D160DD">
        <w:fldChar w:fldCharType="begin"/>
      </w:r>
      <w:r w:rsidR="00D160DD">
        <w:instrText xml:space="preserve"> REF _Ref366066305 \h </w:instrText>
      </w:r>
      <w:r w:rsidR="00D160DD">
        <w:fldChar w:fldCharType="separate"/>
      </w:r>
      <w:r w:rsidR="00460CAC">
        <w:t xml:space="preserve">Table </w:t>
      </w:r>
      <w:r w:rsidR="00460CAC">
        <w:rPr>
          <w:noProof/>
        </w:rPr>
        <w:t>37</w:t>
      </w:r>
      <w:r w:rsidR="00D160DD">
        <w:fldChar w:fldCharType="end"/>
      </w:r>
      <w:r>
        <w:t>.</w:t>
      </w:r>
    </w:p>
    <w:p w:rsidR="00A95C0C" w:rsidRDefault="00A95C0C" w:rsidP="00BA2DF2">
      <w:pPr>
        <w:pStyle w:val="Caption"/>
        <w:keepNext/>
        <w:jc w:val="center"/>
      </w:pPr>
      <w:bookmarkStart w:id="13590" w:name="_Ref366066305"/>
      <w:r>
        <w:t xml:space="preserve">Table </w:t>
      </w:r>
      <w:r>
        <w:fldChar w:fldCharType="begin"/>
      </w:r>
      <w:r>
        <w:instrText xml:space="preserve"> SEQ Table \* ARABIC </w:instrText>
      </w:r>
      <w:r>
        <w:fldChar w:fldCharType="separate"/>
      </w:r>
      <w:r w:rsidR="00460CAC">
        <w:rPr>
          <w:noProof/>
        </w:rPr>
        <w:t>37</w:t>
      </w:r>
      <w:r>
        <w:fldChar w:fldCharType="end"/>
      </w:r>
      <w:bookmarkEnd w:id="13590"/>
      <w:r>
        <w:t xml:space="preserve"> — Internal Data 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A95C0C" w:rsidRPr="00E77497" w:rsidTr="00B55107">
        <w:tc>
          <w:tcPr>
            <w:tcW w:w="2250" w:type="dxa"/>
            <w:tcBorders>
              <w:top w:val="single" w:sz="12" w:space="0" w:color="000000"/>
              <w:left w:val="single" w:sz="6" w:space="0" w:color="000000"/>
              <w:bottom w:val="single" w:sz="6" w:space="0" w:color="000000"/>
              <w:right w:val="nil"/>
            </w:tcBorders>
            <w:shd w:val="solid" w:color="C0C0C0" w:fill="FFFFFF"/>
          </w:tcPr>
          <w:p w:rsidR="00A95C0C" w:rsidRPr="002166A8" w:rsidRDefault="00A95C0C" w:rsidP="00BA2DF2">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A95C0C" w:rsidRPr="002166A8" w:rsidRDefault="00A95C0C" w:rsidP="00BA2DF2">
            <w:pPr>
              <w:spacing w:after="120"/>
              <w:jc w:val="center"/>
              <w:rPr>
                <w:b/>
                <w:shd w:val="solid" w:color="C0C0C0" w:fill="FFFFFF"/>
              </w:rPr>
            </w:pPr>
            <w:r w:rsidRPr="002166A8">
              <w:rPr>
                <w:b/>
                <w:shd w:val="solid" w:color="C0C0C0" w:fill="FFFFFF"/>
              </w:rPr>
              <w:t>Description</w:t>
            </w:r>
          </w:p>
        </w:tc>
      </w:tr>
      <w:tr w:rsidR="00A95C0C" w:rsidRPr="00E77497" w:rsidTr="00B55107">
        <w:tc>
          <w:tcPr>
            <w:tcW w:w="2250" w:type="dxa"/>
            <w:tcBorders>
              <w:top w:val="nil"/>
            </w:tcBorders>
          </w:tcPr>
          <w:p w:rsidR="00A95C0C" w:rsidRPr="00504F46" w:rsidRDefault="00A95C0C" w:rsidP="00B55107">
            <w:pPr>
              <w:spacing w:after="0"/>
              <w:contextualSpacing/>
              <w:rPr>
                <w:rFonts w:ascii="Times New Roman" w:hAnsi="Times New Roman"/>
              </w:rPr>
            </w:pPr>
            <w:r>
              <w:rPr>
                <w:rFonts w:ascii="Times New Roman" w:hAnsi="Times New Roman"/>
              </w:rPr>
              <w:t>[[Map]]</w:t>
            </w:r>
          </w:p>
        </w:tc>
        <w:tc>
          <w:tcPr>
            <w:tcW w:w="5957" w:type="dxa"/>
            <w:tcBorders>
              <w:top w:val="nil"/>
            </w:tcBorders>
          </w:tcPr>
          <w:p w:rsidR="00A95C0C" w:rsidRPr="006847F6" w:rsidRDefault="00A95C0C" w:rsidP="007F5175">
            <w:pPr>
              <w:spacing w:after="0"/>
              <w:contextualSpacing/>
              <w:rPr>
                <w:rFonts w:cs="Arial"/>
              </w:rPr>
            </w:pPr>
            <w:r w:rsidRPr="002166A8">
              <w:rPr>
                <w:rFonts w:cs="Arial"/>
              </w:rPr>
              <w:t>The Map object</w:t>
            </w:r>
            <w:r>
              <w:rPr>
                <w:rFonts w:cs="Arial"/>
              </w:rPr>
              <w:t xml:space="preserve"> that is being iterated.</w:t>
            </w:r>
          </w:p>
        </w:tc>
      </w:tr>
      <w:tr w:rsidR="00A95C0C" w:rsidRPr="00E77497" w:rsidTr="00B55107">
        <w:tc>
          <w:tcPr>
            <w:tcW w:w="2250" w:type="dxa"/>
            <w:tcBorders>
              <w:top w:val="nil"/>
            </w:tcBorders>
          </w:tcPr>
          <w:p w:rsidR="00A95C0C" w:rsidRPr="00E77497" w:rsidRDefault="00A95C0C" w:rsidP="00B55107">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rsidR="00A95C0C" w:rsidRPr="000D3CBD" w:rsidRDefault="00A95C0C" w:rsidP="007F5175">
            <w:pPr>
              <w:spacing w:after="0"/>
              <w:contextualSpacing/>
              <w:rPr>
                <w:rFonts w:cs="Arial"/>
              </w:rPr>
            </w:pPr>
            <w:r>
              <w:rPr>
                <w:rFonts w:cs="Arial"/>
              </w:rPr>
              <w:t>The integer index of the next Map data element to be examined by this iteration.</w:t>
            </w:r>
          </w:p>
        </w:tc>
      </w:tr>
      <w:tr w:rsidR="00A95C0C" w:rsidRPr="00E77497" w:rsidTr="00B55107">
        <w:tc>
          <w:tcPr>
            <w:tcW w:w="2250" w:type="dxa"/>
          </w:tcPr>
          <w:p w:rsidR="00A95C0C" w:rsidRPr="00E77497" w:rsidRDefault="00A95C0C" w:rsidP="00B55107">
            <w:pPr>
              <w:spacing w:after="0"/>
              <w:contextualSpacing/>
              <w:rPr>
                <w:rFonts w:ascii="Courier New" w:hAnsi="Courier New" w:cs="Courier New"/>
                <w:b/>
              </w:rPr>
            </w:pPr>
            <w:r>
              <w:rPr>
                <w:rFonts w:ascii="Times New Roman" w:hAnsi="Times New Roman"/>
              </w:rPr>
              <w:t>[[MapIterationKind]]</w:t>
            </w:r>
          </w:p>
        </w:tc>
        <w:tc>
          <w:tcPr>
            <w:tcW w:w="5957" w:type="dxa"/>
          </w:tcPr>
          <w:p w:rsidR="00A95C0C" w:rsidRPr="000D3CBD" w:rsidRDefault="00A95C0C" w:rsidP="007F5175">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rsidR="00A95C0C" w:rsidRDefault="00A95C0C" w:rsidP="00B55107"/>
    <w:p w:rsidR="00A95C0C" w:rsidRPr="0032146B" w:rsidRDefault="00A95C0C" w:rsidP="007F5175"/>
    <w:p w:rsidR="00B17855" w:rsidRDefault="00B17855" w:rsidP="00B17855">
      <w:pPr>
        <w:pStyle w:val="Heading2"/>
      </w:pPr>
      <w:bookmarkStart w:id="13591" w:name="_Toc368050779"/>
      <w:r>
        <w:t>Set Objects</w:t>
      </w:r>
      <w:bookmarkEnd w:id="13591"/>
    </w:p>
    <w:p w:rsidR="00B17855" w:rsidRDefault="00B17855" w:rsidP="00B17855">
      <w:r>
        <w:t>Set objects are collections of ECMAScript language values. A distinct value may only occur once as an element of a Set’s collection.</w:t>
      </w:r>
      <w:r w:rsidRPr="00E046A5">
        <w:t xml:space="preserve"> </w:t>
      </w:r>
      <w:r>
        <w:t>Distinct values are discriminated using a comparision algorithm that is selected when the Set is created.</w:t>
      </w:r>
    </w:p>
    <w:p w:rsidR="00B17855" w:rsidRDefault="00B17855" w:rsidP="00B17855">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rsidR="00B17855" w:rsidRPr="00E77497" w:rsidRDefault="00B17855" w:rsidP="00B17855">
      <w:pPr>
        <w:pStyle w:val="Heading3"/>
      </w:pPr>
      <w:bookmarkStart w:id="13592" w:name="_Ref366138152"/>
      <w:bookmarkStart w:id="13593" w:name="_Ref366140569"/>
      <w:bookmarkStart w:id="13594" w:name="_Toc368050780"/>
      <w:r w:rsidRPr="00E77497">
        <w:t xml:space="preserve">The </w:t>
      </w:r>
      <w:r>
        <w:t>Set</w:t>
      </w:r>
      <w:r w:rsidRPr="00E77497">
        <w:t xml:space="preserve"> Constructor</w:t>
      </w:r>
      <w:bookmarkEnd w:id="13592"/>
      <w:bookmarkEnd w:id="13593"/>
      <w:bookmarkEnd w:id="13594"/>
      <w:r w:rsidRPr="00E77497">
        <w:t xml:space="preserve"> </w:t>
      </w:r>
    </w:p>
    <w:p w:rsidR="00B17855" w:rsidRDefault="00B17855" w:rsidP="00B17855">
      <w:r>
        <w:t>The Set</w:t>
      </w:r>
      <w:r w:rsidRPr="0064604A">
        <w:t xml:space="preserve"> </w:t>
      </w:r>
      <w:r>
        <w:t xml:space="preserve">constructor is the %Set% intrinsic object and the initial value of the </w:t>
      </w:r>
      <w:r>
        <w:rPr>
          <w:rFonts w:ascii="Courier New" w:eastAsia="Times New Roman" w:hAnsi="Courier New" w:cs="Courier New"/>
          <w:b/>
          <w:spacing w:val="6"/>
          <w:lang w:eastAsia="en-US"/>
        </w:rPr>
        <w:t>Set</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internal methods</w:t>
      </w:r>
      <w:r w:rsidRPr="00E77497">
        <w:t>.</w:t>
      </w:r>
    </w:p>
    <w:p w:rsidR="00B17855" w:rsidRPr="00E77497" w:rsidRDefault="00B17855" w:rsidP="00B1785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rsidR="00B17855" w:rsidRPr="00E77497" w:rsidRDefault="00B17855" w:rsidP="00B17855">
      <w:pPr>
        <w:pStyle w:val="Heading4"/>
      </w:pPr>
      <w:r>
        <w:t>Set</w:t>
      </w:r>
      <w:r w:rsidRPr="00E77497">
        <w:t xml:space="preserve"> (</w:t>
      </w:r>
      <w:r>
        <w:t xml:space="preserve">iterable = undefined, comparator = undefined </w:t>
      </w:r>
      <w:r w:rsidRPr="00E77497">
        <w:t>)</w:t>
      </w:r>
    </w:p>
    <w:p w:rsidR="00B17855" w:rsidRPr="00E77497" w:rsidRDefault="00B17855" w:rsidP="00B1785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rsidR="00B17855" w:rsidRDefault="00B17855" w:rsidP="00B17855">
      <w:pPr>
        <w:pStyle w:val="Alg4"/>
        <w:numPr>
          <w:ilvl w:val="0"/>
          <w:numId w:val="1318"/>
        </w:numPr>
      </w:pPr>
      <w:r>
        <w:t xml:space="preserve">Let </w:t>
      </w:r>
      <w:r>
        <w:rPr>
          <w:i/>
        </w:rPr>
        <w:t>set</w:t>
      </w:r>
      <w:r>
        <w:t xml:space="preserve"> be the </w:t>
      </w:r>
      <w:r w:rsidRPr="00F94F77">
        <w:rPr>
          <w:b/>
        </w:rPr>
        <w:t>this</w:t>
      </w:r>
      <w:r>
        <w:t xml:space="preserve"> value.</w:t>
      </w:r>
    </w:p>
    <w:p w:rsidR="00B17855" w:rsidRPr="00E77497" w:rsidRDefault="00B17855" w:rsidP="00B1785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rsidR="00B17855" w:rsidRPr="00E77497" w:rsidRDefault="00B17855" w:rsidP="00B1785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rsidR="00B17855" w:rsidRPr="00E77497" w:rsidRDefault="00B17855" w:rsidP="00B17855">
      <w:pPr>
        <w:pStyle w:val="Alg4"/>
        <w:numPr>
          <w:ilvl w:val="0"/>
          <w:numId w:val="1318"/>
        </w:numPr>
      </w:pPr>
      <w:r>
        <w:t xml:space="preserve">If </w:t>
      </w:r>
      <w:r>
        <w:rPr>
          <w:i/>
        </w:rPr>
        <w:t>set’s</w:t>
      </w:r>
      <w:r>
        <w:t xml:space="preserve"> [[SetData]] internal data property is not </w:t>
      </w:r>
      <w:r>
        <w:rPr>
          <w:b/>
          <w:bCs/>
        </w:rPr>
        <w:t>undefined</w:t>
      </w:r>
      <w:r>
        <w:t xml:space="preserve">, then  throw a </w:t>
      </w:r>
      <w:r w:rsidRPr="00BB7225">
        <w:rPr>
          <w:b/>
          <w:bCs/>
        </w:rPr>
        <w:t>TypeError</w:t>
      </w:r>
      <w:r>
        <w:t xml:space="preserve"> exception.</w:t>
      </w:r>
    </w:p>
    <w:p w:rsidR="00B17855" w:rsidRDefault="00B17855" w:rsidP="00B17855">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B17855" w:rsidRDefault="00B17855" w:rsidP="00B17855">
      <w:pPr>
        <w:pStyle w:val="Alg4"/>
        <w:numPr>
          <w:ilvl w:val="0"/>
          <w:numId w:val="1318"/>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rsidR="00B17855" w:rsidRDefault="00B17855" w:rsidP="00B17855">
      <w:pPr>
        <w:pStyle w:val="Alg4"/>
        <w:numPr>
          <w:ilvl w:val="0"/>
          <w:numId w:val="1318"/>
        </w:numPr>
      </w:pPr>
      <w:r>
        <w:t>Else,</w:t>
      </w:r>
    </w:p>
    <w:p w:rsidR="00B17855" w:rsidRDefault="00B17855" w:rsidP="00B17855">
      <w:pPr>
        <w:pStyle w:val="Alg4"/>
        <w:numPr>
          <w:ilvl w:val="1"/>
          <w:numId w:val="1318"/>
        </w:numPr>
      </w:pPr>
      <w:r>
        <w:t xml:space="preserve">Let </w:t>
      </w:r>
      <w:r w:rsidRPr="00740B90">
        <w:rPr>
          <w:i/>
        </w:rPr>
        <w:t>it</w:t>
      </w:r>
      <w:r>
        <w:rPr>
          <w:i/>
        </w:rPr>
        <w:t>e</w:t>
      </w:r>
      <w:r w:rsidRPr="00740B90">
        <w:rPr>
          <w:i/>
        </w:rPr>
        <w:t>r</w:t>
      </w:r>
      <w:r>
        <w:t xml:space="preserve"> be the result of GetIterator(</w:t>
      </w:r>
      <w:r w:rsidRPr="00B5244C">
        <w:rPr>
          <w:i/>
        </w:rPr>
        <w:t>iterable</w:t>
      </w:r>
      <w:r>
        <w:t>).</w:t>
      </w:r>
    </w:p>
    <w:p w:rsidR="00B17855" w:rsidRDefault="00B17855" w:rsidP="00B17855">
      <w:pPr>
        <w:pStyle w:val="Alg4"/>
        <w:numPr>
          <w:ilvl w:val="1"/>
          <w:numId w:val="1318"/>
        </w:numPr>
      </w:pPr>
      <w:r>
        <w:t>ReturnIfAbrupt(</w:t>
      </w:r>
      <w:r w:rsidRPr="00C903CE">
        <w:rPr>
          <w:i/>
        </w:rPr>
        <w:t>it</w:t>
      </w:r>
      <w:r>
        <w:rPr>
          <w:i/>
        </w:rPr>
        <w:t>e</w:t>
      </w:r>
      <w:r w:rsidRPr="00C903CE">
        <w:rPr>
          <w:i/>
        </w:rPr>
        <w:t>r</w:t>
      </w:r>
      <w:r>
        <w:t>).</w:t>
      </w:r>
    </w:p>
    <w:p w:rsidR="00B17855" w:rsidRDefault="00B17855" w:rsidP="00B17855">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B17855" w:rsidRDefault="00B17855" w:rsidP="00B17855">
      <w:pPr>
        <w:pStyle w:val="Alg4"/>
        <w:numPr>
          <w:ilvl w:val="1"/>
          <w:numId w:val="1318"/>
        </w:numPr>
      </w:pPr>
      <w:r>
        <w:t>ReturnIfAbrupt(</w:t>
      </w:r>
      <w:r w:rsidRPr="00C903CE">
        <w:rPr>
          <w:i/>
        </w:rPr>
        <w:t>adder</w:t>
      </w:r>
      <w:r>
        <w:t>).</w:t>
      </w:r>
    </w:p>
    <w:p w:rsidR="00B17855" w:rsidRDefault="00B17855" w:rsidP="00B17855">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B17855" w:rsidRDefault="00B17855" w:rsidP="00B17855">
      <w:pPr>
        <w:pStyle w:val="Alg4"/>
        <w:numPr>
          <w:ilvl w:val="0"/>
          <w:numId w:val="1318"/>
        </w:numPr>
      </w:pPr>
      <w:r>
        <w:lastRenderedPageBreak/>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rsidR="00B17855" w:rsidRDefault="00B17855" w:rsidP="00B17855">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rsidR="00B17855" w:rsidRDefault="00B17855" w:rsidP="00B17855">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B17855" w:rsidRPr="004F54AE" w:rsidRDefault="00B17855" w:rsidP="00B17855">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B17855" w:rsidRDefault="00B17855" w:rsidP="00B17855">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rsidR="00B17855" w:rsidRDefault="00B17855" w:rsidP="00B17855">
      <w:pPr>
        <w:pStyle w:val="Alg4"/>
        <w:numPr>
          <w:ilvl w:val="0"/>
          <w:numId w:val="131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B17855" w:rsidRPr="00A5755A" w:rsidRDefault="00B17855" w:rsidP="00B17855">
      <w:pPr>
        <w:pStyle w:val="Alg4"/>
        <w:numPr>
          <w:ilvl w:val="0"/>
          <w:numId w:val="1318"/>
        </w:numPr>
        <w:contextualSpacing/>
      </w:pPr>
      <w:r>
        <w:t>Repeat</w:t>
      </w:r>
    </w:p>
    <w:p w:rsidR="00B17855" w:rsidRDefault="00B17855" w:rsidP="00B17855">
      <w:pPr>
        <w:pStyle w:val="Alg3"/>
        <w:numPr>
          <w:ilvl w:val="1"/>
          <w:numId w:val="1318"/>
        </w:numPr>
      </w:pPr>
      <w:r>
        <w:t xml:space="preserve">Let </w:t>
      </w:r>
      <w:r w:rsidRPr="004848CA">
        <w:rPr>
          <w:i/>
        </w:rPr>
        <w:t>next</w:t>
      </w:r>
      <w:r>
        <w:t xml:space="preserve"> be the result of </w:t>
      </w:r>
      <w:del w:id="13595" w:author="Rev 19 Allen Wirfs-Brock" w:date="2013-09-22T11:29:00Z">
        <w:r w:rsidDel="0061744F">
          <w:delText>IteratorNext</w:delText>
        </w:r>
      </w:del>
      <w:ins w:id="13596" w:author="Rev 19 Allen Wirfs-Brock" w:date="2013-09-22T11:29:00Z">
        <w:r w:rsidR="0061744F">
          <w:t>IteratorStep</w:t>
        </w:r>
      </w:ins>
      <w:r>
        <w:t>(</w:t>
      </w:r>
      <w:r>
        <w:rPr>
          <w:i/>
        </w:rPr>
        <w:t>iter</w:t>
      </w:r>
      <w:r>
        <w:t>).</w:t>
      </w:r>
    </w:p>
    <w:p w:rsidR="00B17855" w:rsidRDefault="00B17855" w:rsidP="00B17855">
      <w:pPr>
        <w:pStyle w:val="Alg4"/>
        <w:numPr>
          <w:ilvl w:val="1"/>
          <w:numId w:val="1318"/>
        </w:numPr>
        <w:contextualSpacing/>
      </w:pPr>
      <w:r>
        <w:t>ReturnIfAbrupt(</w:t>
      </w:r>
      <w:r w:rsidRPr="004E372D">
        <w:rPr>
          <w:i/>
        </w:rPr>
        <w:t>next</w:t>
      </w:r>
      <w:r>
        <w:t>).</w:t>
      </w:r>
    </w:p>
    <w:p w:rsidR="00B17855" w:rsidDel="0061744F" w:rsidRDefault="00B17855" w:rsidP="00B17855">
      <w:pPr>
        <w:numPr>
          <w:ilvl w:val="1"/>
          <w:numId w:val="1318"/>
        </w:numPr>
        <w:contextualSpacing/>
        <w:rPr>
          <w:del w:id="13597" w:author="Rev 19 Allen Wirfs-Brock" w:date="2013-09-22T11:29:00Z"/>
          <w:rFonts w:ascii="Times New Roman" w:hAnsi="Times New Roman"/>
        </w:rPr>
      </w:pPr>
      <w:del w:id="13598" w:author="Rev 19 Allen Wirfs-Brock" w:date="2013-09-22T11:29: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B17855" w:rsidDel="0061744F" w:rsidRDefault="00B17855" w:rsidP="00B17855">
      <w:pPr>
        <w:numPr>
          <w:ilvl w:val="1"/>
          <w:numId w:val="1318"/>
        </w:numPr>
        <w:spacing w:after="0"/>
        <w:contextualSpacing/>
        <w:rPr>
          <w:del w:id="13599" w:author="Rev 19 Allen Wirfs-Brock" w:date="2013-09-22T11:29:00Z"/>
          <w:rFonts w:ascii="Times New Roman" w:hAnsi="Times New Roman"/>
        </w:rPr>
      </w:pPr>
      <w:del w:id="13600" w:author="Rev 19 Allen Wirfs-Brock" w:date="2013-09-22T11:29: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B17855" w:rsidRDefault="00B17855" w:rsidP="00B17855">
      <w:pPr>
        <w:pStyle w:val="Alg3"/>
        <w:numPr>
          <w:ilvl w:val="1"/>
          <w:numId w:val="1318"/>
        </w:numPr>
      </w:pPr>
      <w:r>
        <w:t xml:space="preserve">If </w:t>
      </w:r>
      <w:ins w:id="13601" w:author="Rev 19 Allen Wirfs-Brock" w:date="2013-09-22T11:30:00Z">
        <w:r w:rsidR="0061744F" w:rsidRPr="004848CA">
          <w:rPr>
            <w:i/>
          </w:rPr>
          <w:t>next</w:t>
        </w:r>
        <w:r w:rsidR="0061744F">
          <w:t xml:space="preserve"> </w:t>
        </w:r>
      </w:ins>
      <w:del w:id="13602" w:author="Rev 19 Allen Wirfs-Brock" w:date="2013-09-22T11:30:00Z">
        <w:r w:rsidDel="0061744F">
          <w:rPr>
            <w:i/>
            <w:iCs/>
          </w:rPr>
          <w:delText>done</w:delText>
        </w:r>
        <w:r w:rsidDel="0061744F">
          <w:delText xml:space="preserve"> </w:delText>
        </w:r>
      </w:del>
      <w:r>
        <w:t xml:space="preserve">is </w:t>
      </w:r>
      <w:del w:id="13603" w:author="Rev 19 Allen Wirfs-Brock" w:date="2013-09-22T11:30:00Z">
        <w:r w:rsidRPr="00B5244C" w:rsidDel="0061744F">
          <w:rPr>
            <w:b/>
          </w:rPr>
          <w:delText>true</w:delText>
        </w:r>
      </w:del>
      <w:ins w:id="13604" w:author="Rev 19 Allen Wirfs-Brock" w:date="2013-09-22T11:30:00Z">
        <w:r w:rsidR="0061744F">
          <w:rPr>
            <w:b/>
          </w:rPr>
          <w:t>false</w:t>
        </w:r>
      </w:ins>
      <w:r>
        <w:t xml:space="preserve">, then </w:t>
      </w:r>
      <w:r w:rsidRPr="00E77497">
        <w:t xml:space="preserve">return </w:t>
      </w:r>
      <w:r w:rsidRPr="00224061">
        <w:rPr>
          <w:i/>
        </w:rPr>
        <w:t>set</w:t>
      </w:r>
      <w:r w:rsidRPr="00E77497">
        <w:t>.</w:t>
      </w:r>
    </w:p>
    <w:p w:rsidR="00B17855" w:rsidRDefault="00B17855" w:rsidP="00B17855">
      <w:pPr>
        <w:pStyle w:val="Alg4"/>
        <w:numPr>
          <w:ilvl w:val="1"/>
          <w:numId w:val="1318"/>
        </w:numPr>
        <w:spacing w:after="120"/>
        <w:contextualSpacing/>
      </w:pPr>
      <w:r>
        <w:t xml:space="preserve">Let </w:t>
      </w:r>
      <w:r>
        <w:rPr>
          <w:i/>
          <w:iCs/>
        </w:rPr>
        <w:t>nextValue</w:t>
      </w:r>
      <w:r>
        <w:t xml:space="preserve"> be IteratorValue(</w:t>
      </w:r>
      <w:r>
        <w:rPr>
          <w:i/>
          <w:iCs/>
        </w:rPr>
        <w:t>next</w:t>
      </w:r>
      <w:r>
        <w:t>).</w:t>
      </w:r>
    </w:p>
    <w:p w:rsidR="00B17855" w:rsidRDefault="00B17855" w:rsidP="00B17855">
      <w:pPr>
        <w:pStyle w:val="Alg4"/>
        <w:numPr>
          <w:ilvl w:val="1"/>
          <w:numId w:val="1318"/>
        </w:numPr>
        <w:spacing w:after="120"/>
        <w:contextualSpacing/>
      </w:pPr>
      <w:r>
        <w:t>ReturnIfAbrupt(</w:t>
      </w:r>
      <w:r>
        <w:rPr>
          <w:i/>
          <w:iCs/>
        </w:rPr>
        <w:t>nextValue</w:t>
      </w:r>
      <w:r>
        <w:t>).</w:t>
      </w:r>
    </w:p>
    <w:p w:rsidR="00B17855" w:rsidRDefault="00B17855" w:rsidP="00B17855">
      <w:pPr>
        <w:pStyle w:val="Alg4"/>
        <w:numPr>
          <w:ilvl w:val="1"/>
          <w:numId w:val="1318"/>
        </w:numPr>
        <w:spacing w:after="120"/>
        <w:contextualSpacing/>
      </w:pPr>
      <w:commentRangeStart w:id="13605"/>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13605"/>
      <w:r>
        <w:rPr>
          <w:rStyle w:val="CommentReference"/>
          <w:rFonts w:ascii="Arial" w:eastAsia="MS Mincho" w:hAnsi="Arial"/>
          <w:spacing w:val="0"/>
          <w:lang w:eastAsia="ja-JP"/>
        </w:rPr>
        <w:commentReference w:id="13605"/>
      </w:r>
    </w:p>
    <w:p w:rsidR="00B17855" w:rsidRPr="00E77497" w:rsidRDefault="00B17855" w:rsidP="00B17855">
      <w:pPr>
        <w:pStyle w:val="Alg4"/>
        <w:numPr>
          <w:ilvl w:val="1"/>
          <w:numId w:val="1318"/>
        </w:numPr>
        <w:spacing w:after="240"/>
      </w:pPr>
      <w:r>
        <w:t>ReturnIfAbrupt(</w:t>
      </w:r>
      <w:r w:rsidRPr="00926A35">
        <w:rPr>
          <w:i/>
        </w:rPr>
        <w:t>status</w:t>
      </w:r>
      <w:r>
        <w:t>).</w:t>
      </w:r>
    </w:p>
    <w:p w:rsidR="00B17855" w:rsidRPr="00E77497" w:rsidRDefault="00B17855" w:rsidP="00B17855">
      <w:pPr>
        <w:pStyle w:val="Heading4"/>
      </w:pPr>
      <w:r w:rsidRPr="00E77497">
        <w:t xml:space="preserve">new </w:t>
      </w:r>
      <w:r>
        <w:t>Set</w:t>
      </w:r>
      <w:r w:rsidRPr="00E77497">
        <w:t xml:space="preserve"> (</w:t>
      </w:r>
      <w:r>
        <w:t xml:space="preserve"> ... </w:t>
      </w:r>
      <w:r w:rsidRPr="00DD4B05">
        <w:t xml:space="preserve">argumentsList </w:t>
      </w:r>
      <w:r w:rsidRPr="00E77497">
        <w:t>)</w:t>
      </w:r>
    </w:p>
    <w:p w:rsidR="00B17855" w:rsidRPr="00E77497" w:rsidRDefault="00B17855" w:rsidP="00B1785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B17855" w:rsidRDefault="00B17855" w:rsidP="00B17855">
      <w:r>
        <w:rPr>
          <w:rFonts w:ascii="Courier New" w:hAnsi="Courier New"/>
          <w:b/>
        </w:rPr>
        <w:t>Set</w:t>
      </w:r>
      <w:r w:rsidRPr="00E77497">
        <w:t xml:space="preserve"> </w:t>
      </w:r>
      <w:r>
        <w:t xml:space="preserve">called as part of a new expression with argument list </w:t>
      </w:r>
      <w:r w:rsidRPr="00445292">
        <w:rPr>
          <w:rFonts w:asciiTheme="majorBidi" w:hAnsiTheme="majorBidi" w:cstheme="majorBidi"/>
          <w:i/>
          <w:iCs/>
        </w:rPr>
        <w:t>argumentsList</w:t>
      </w:r>
      <w:r w:rsidRPr="00DD4B05">
        <w:rPr>
          <w:i/>
          <w:iCs/>
        </w:rPr>
        <w:t xml:space="preserve"> </w:t>
      </w:r>
      <w:r>
        <w:t>performs the following steps:</w:t>
      </w:r>
    </w:p>
    <w:p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17855" w:rsidRPr="00E4780A" w:rsidRDefault="00B17855" w:rsidP="00B17855">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B17855" w:rsidRPr="00E77497" w:rsidRDefault="00B17855" w:rsidP="00B17855">
      <w:r>
        <w:t>If Set is implemented as an ordinary function object, its [[Construct]] internal method will perform the above steps.</w:t>
      </w:r>
    </w:p>
    <w:p w:rsidR="00B17855" w:rsidRPr="00E77497" w:rsidRDefault="00B17855" w:rsidP="00B17855">
      <w:pPr>
        <w:pStyle w:val="Heading3"/>
      </w:pPr>
      <w:bookmarkStart w:id="13606" w:name="_Toc368050781"/>
      <w:r w:rsidRPr="00E77497">
        <w:t xml:space="preserve">Properties of the </w:t>
      </w:r>
      <w:r>
        <w:t>Set</w:t>
      </w:r>
      <w:r w:rsidRPr="00E77497">
        <w:t xml:space="preserve"> Constructor</w:t>
      </w:r>
      <w:bookmarkEnd w:id="13606"/>
    </w:p>
    <w:p w:rsidR="00B17855" w:rsidRPr="00E77497" w:rsidRDefault="00B17855" w:rsidP="00B17855">
      <w:r w:rsidRPr="00E77497">
        <w:t xml:space="preserve">The value of the [[Prototype]] internal </w:t>
      </w:r>
      <w:r>
        <w:t xml:space="preserve">data </w:t>
      </w:r>
      <w:r w:rsidRPr="00E77497">
        <w:t xml:space="preserve">property of the </w:t>
      </w:r>
      <w:r>
        <w:t>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460CAC">
        <w:t>19.2.3</w:t>
      </w:r>
      <w:r w:rsidR="004B439B">
        <w:fldChar w:fldCharType="end"/>
      </w:r>
      <w:r w:rsidRPr="00E77497">
        <w:t>).</w:t>
      </w:r>
    </w:p>
    <w:p w:rsidR="00B17855" w:rsidRPr="00E77497" w:rsidRDefault="00B17855" w:rsidP="00B17855">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w:t>
      </w:r>
      <w:del w:id="13607" w:author="Rev 19 Allen Wirfs-Brock" w:date="2013-09-27T10:22:00Z">
        <w:r w:rsidRPr="00E77497" w:rsidDel="00D20BD7">
          <w:delText>property</w:delText>
        </w:r>
      </w:del>
      <w:ins w:id="13608" w:author="Rev 19 Allen Wirfs-Brock" w:date="2013-09-27T10:22:00Z">
        <w:r w:rsidR="00D20BD7" w:rsidRPr="00E77497">
          <w:t>propert</w:t>
        </w:r>
        <w:r w:rsidR="00D20BD7">
          <w:t>ies</w:t>
        </w:r>
      </w:ins>
      <w:r w:rsidRPr="00E77497">
        <w:t>:</w:t>
      </w:r>
    </w:p>
    <w:p w:rsidR="00B17855" w:rsidRPr="00E77497" w:rsidRDefault="00B17855" w:rsidP="00B17855">
      <w:pPr>
        <w:pStyle w:val="Heading4"/>
      </w:pPr>
      <w:r>
        <w:t>Set</w:t>
      </w:r>
      <w:r w:rsidRPr="00E77497">
        <w:t>.prototype</w:t>
      </w:r>
    </w:p>
    <w:p w:rsidR="00B17855" w:rsidRPr="00E77497" w:rsidRDefault="00B17855" w:rsidP="00B17855">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rsidR="004B439B">
        <w:fldChar w:fldCharType="begin"/>
      </w:r>
      <w:r w:rsidR="004B439B">
        <w:instrText xml:space="preserve"> REF _Ref366081808 \r \h </w:instrText>
      </w:r>
      <w:r w:rsidR="004B439B">
        <w:fldChar w:fldCharType="separate"/>
      </w:r>
      <w:r w:rsidR="00460CAC">
        <w:t>23.2.3</w:t>
      </w:r>
      <w:r w:rsidR="004B439B">
        <w:fldChar w:fldCharType="end"/>
      </w:r>
      <w:r w:rsidRPr="00E77497">
        <w:t>).</w:t>
      </w:r>
    </w:p>
    <w:p w:rsidR="00B17855" w:rsidRPr="00E77497" w:rsidRDefault="00B17855" w:rsidP="00B1785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B17855" w:rsidRPr="00A67AF2" w:rsidRDefault="00B17855" w:rsidP="00B17855">
      <w:pPr>
        <w:pStyle w:val="Heading4"/>
      </w:pPr>
      <w:r>
        <w:t>Set[ @@create ]</w:t>
      </w:r>
      <w:r w:rsidRPr="00A67AF2">
        <w:t xml:space="preserve"> (</w:t>
      </w:r>
      <w:r>
        <w:t xml:space="preserve"> </w:t>
      </w:r>
      <w:r w:rsidRPr="00A67AF2">
        <w:t>)</w:t>
      </w:r>
    </w:p>
    <w:p w:rsidR="00B17855" w:rsidRPr="00E77497" w:rsidRDefault="00B17855" w:rsidP="00B17855">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B17855" w:rsidRDefault="00B17855" w:rsidP="00B17855">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B17855" w:rsidRPr="00E77497" w:rsidRDefault="00B17855" w:rsidP="00B17855">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[[SetData</w:t>
      </w:r>
      <w:r w:rsidRPr="00071909">
        <w:rPr>
          <w:rFonts w:ascii="Times New Roman" w:hAnsi="Times New Roman"/>
        </w:rPr>
        <w:t>]]</w:t>
      </w:r>
      <w:r w:rsidRPr="00E15CC3">
        <w:rPr>
          <w:rFonts w:ascii="Times New Roman" w:hAnsi="Times New Roman"/>
        </w:rPr>
        <w:t xml:space="preserve"> , [[SetComparator]]</w:t>
      </w:r>
      <w:r w:rsidRPr="00145775">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B17855" w:rsidRPr="00E77497" w:rsidRDefault="00B17855" w:rsidP="00B17855">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B17855" w:rsidRDefault="00B17855" w:rsidP="00B17855">
      <w:r w:rsidRPr="00E77497">
        <w:t xml:space="preserve">This property has the attributes </w:t>
      </w:r>
      <w:commentRangeStart w:id="13609"/>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13609"/>
      <w:r>
        <w:rPr>
          <w:rStyle w:val="CommentReference"/>
        </w:rPr>
        <w:commentReference w:id="13609"/>
      </w:r>
      <w:r w:rsidRPr="00E77497">
        <w:t>.</w:t>
      </w:r>
    </w:p>
    <w:p w:rsidR="00B17855" w:rsidRPr="00E77497" w:rsidRDefault="00B17855" w:rsidP="00B17855">
      <w:pPr>
        <w:pStyle w:val="Heading3"/>
      </w:pPr>
      <w:bookmarkStart w:id="13610" w:name="_Ref366081808"/>
      <w:bookmarkStart w:id="13611" w:name="_Toc368050782"/>
      <w:r w:rsidRPr="00E77497">
        <w:t xml:space="preserve">Properties of the </w:t>
      </w:r>
      <w:r>
        <w:t>Set</w:t>
      </w:r>
      <w:r w:rsidRPr="00E77497">
        <w:t xml:space="preserve"> Prototype Object</w:t>
      </w:r>
      <w:bookmarkEnd w:id="13610"/>
      <w:bookmarkEnd w:id="13611"/>
    </w:p>
    <w:p w:rsidR="00B17855" w:rsidRDefault="00B17855" w:rsidP="00B17855">
      <w:r w:rsidRPr="00E77497">
        <w:t xml:space="preserve">The value of the [[Prototype]] internal </w:t>
      </w:r>
      <w:r>
        <w:t xml:space="preserve">data </w:t>
      </w:r>
      <w:r w:rsidRPr="00E77497">
        <w:t xml:space="preserve">property of the </w:t>
      </w:r>
      <w:r>
        <w:t>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rsidRPr="00E77497">
        <w:t>).</w:t>
      </w:r>
      <w:r w:rsidRPr="005541C3">
        <w:t xml:space="preserve"> </w:t>
      </w:r>
      <w:r>
        <w:t>The Set prototype object is an ordinary object. It does not have a [[SetData]] or a [[SetComparator]] internal data property.</w:t>
      </w:r>
    </w:p>
    <w:p w:rsidR="00B17855" w:rsidRPr="00E77497" w:rsidRDefault="00B17855" w:rsidP="00B17855">
      <w:pPr>
        <w:pStyle w:val="Heading4"/>
      </w:pPr>
      <w:r>
        <w:lastRenderedPageBreak/>
        <w:t>Set</w:t>
      </w:r>
      <w:r w:rsidRPr="00E77497">
        <w:t>.prototype.</w:t>
      </w:r>
      <w:r>
        <w:t>add</w:t>
      </w:r>
      <w:r w:rsidRPr="00E77497">
        <w:t xml:space="preserve">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B17855" w:rsidRPr="00E77497" w:rsidRDefault="00B17855" w:rsidP="00B17855">
      <w:pPr>
        <w:pStyle w:val="Alg4"/>
        <w:numPr>
          <w:ilvl w:val="0"/>
          <w:numId w:val="1075"/>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5"/>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5"/>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Pr="0067698A" w:rsidRDefault="00B17855" w:rsidP="00B17855">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5"/>
        </w:numPr>
      </w:pPr>
      <w:r>
        <w:t xml:space="preserve">Else, let </w:t>
      </w:r>
      <w:r>
        <w:rPr>
          <w:i/>
          <w:iCs/>
        </w:rPr>
        <w:t>same</w:t>
      </w:r>
      <w:r>
        <w:t xml:space="preserve"> be the abstract operation SameValue.</w:t>
      </w:r>
    </w:p>
    <w:p w:rsidR="00B17855" w:rsidRDefault="00B17855" w:rsidP="00B17855">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B17855" w:rsidRDefault="00B17855" w:rsidP="00B17855">
      <w:pPr>
        <w:pStyle w:val="Alg4"/>
        <w:numPr>
          <w:ilvl w:val="1"/>
          <w:numId w:val="1075"/>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w:t>
      </w:r>
      <w:r w:rsidRPr="005E6B3A">
        <w:t xml:space="preserve"> </w:t>
      </w:r>
      <w:r>
        <w:t xml:space="preserve">is </w:t>
      </w:r>
      <w:r>
        <w:rPr>
          <w:b/>
          <w:bCs/>
        </w:rPr>
        <w:t>true</w:t>
      </w:r>
      <w:r>
        <w:t>, then</w:t>
      </w:r>
    </w:p>
    <w:p w:rsidR="00B17855" w:rsidRDefault="00B17855" w:rsidP="00B17855">
      <w:pPr>
        <w:pStyle w:val="Alg4"/>
        <w:numPr>
          <w:ilvl w:val="2"/>
          <w:numId w:val="1075"/>
        </w:numPr>
        <w:spacing w:after="220"/>
        <w:contextualSpacing/>
      </w:pPr>
      <w:r>
        <w:t xml:space="preserve">Return </w:t>
      </w:r>
      <w:r>
        <w:rPr>
          <w:i/>
        </w:rPr>
        <w:t>S</w:t>
      </w:r>
      <w:r>
        <w:t>.</w:t>
      </w:r>
    </w:p>
    <w:p w:rsidR="00B17855" w:rsidRDefault="00B17855" w:rsidP="00B17855">
      <w:pPr>
        <w:pStyle w:val="Alg4"/>
        <w:numPr>
          <w:ilvl w:val="0"/>
          <w:numId w:val="1075"/>
        </w:numPr>
        <w:spacing w:after="220"/>
        <w:contextualSpacing/>
      </w:pPr>
      <w:r>
        <w:t xml:space="preserve">Append </w:t>
      </w:r>
      <w:r>
        <w:rPr>
          <w:i/>
        </w:rPr>
        <w:t>value</w:t>
      </w:r>
      <w:r>
        <w:t xml:space="preserve"> as the last element of </w:t>
      </w:r>
      <w:r w:rsidRPr="0012412C">
        <w:rPr>
          <w:i/>
        </w:rPr>
        <w:t>entries</w:t>
      </w:r>
      <w:r>
        <w:t>.</w:t>
      </w:r>
    </w:p>
    <w:p w:rsidR="00B17855" w:rsidRPr="00E77497" w:rsidRDefault="00B17855" w:rsidP="00B17855">
      <w:pPr>
        <w:pStyle w:val="Alg4"/>
        <w:numPr>
          <w:ilvl w:val="0"/>
          <w:numId w:val="1075"/>
        </w:numPr>
        <w:spacing w:after="220"/>
      </w:pPr>
      <w:r>
        <w:t xml:space="preserve">Return </w:t>
      </w:r>
      <w:r>
        <w:rPr>
          <w:i/>
        </w:rPr>
        <w:t>S</w:t>
      </w:r>
      <w:r>
        <w:t>.</w:t>
      </w:r>
    </w:p>
    <w:p w:rsidR="00B17855" w:rsidRPr="00E77497" w:rsidRDefault="00B17855" w:rsidP="00B17855">
      <w:pPr>
        <w:pStyle w:val="Heading4"/>
      </w:pPr>
      <w:r>
        <w:t>Set</w:t>
      </w:r>
      <w:r w:rsidRPr="00E77497">
        <w:t>.prototype.</w:t>
      </w:r>
      <w:r>
        <w:t>clear</w:t>
      </w:r>
      <w:r w:rsidRPr="00E77497">
        <w:t xml:space="preserve"> ()</w:t>
      </w:r>
    </w:p>
    <w:p w:rsidR="00B17855" w:rsidRPr="00E77497" w:rsidRDefault="00B17855" w:rsidP="00B17855">
      <w:r w:rsidRPr="00E77497">
        <w:t>The following steps are taken:</w:t>
      </w:r>
    </w:p>
    <w:p w:rsidR="00B17855" w:rsidRPr="00E77497" w:rsidRDefault="00B17855" w:rsidP="00B17855">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rsidR="00B17855" w:rsidRPr="00E77497" w:rsidRDefault="00B17855" w:rsidP="00B17855">
      <w:pPr>
        <w:pStyle w:val="Alg4"/>
        <w:numPr>
          <w:ilvl w:val="0"/>
          <w:numId w:val="1092"/>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92"/>
        </w:numPr>
      </w:pPr>
      <w:r>
        <w:t xml:space="preserve">If </w:t>
      </w:r>
      <w:r>
        <w:rPr>
          <w:i/>
        </w:rPr>
        <w:t>S</w:t>
      </w:r>
      <w:r w:rsidRPr="00E77497">
        <w:t xml:space="preserve"> </w:t>
      </w:r>
      <w:r>
        <w:t>does not have a [[SetData]] internal</w:t>
      </w:r>
      <w:r w:rsidRPr="00314265">
        <w:t xml:space="preserve"> </w:t>
      </w:r>
      <w:r>
        <w:t xml:space="preserve">data property throw a </w:t>
      </w:r>
      <w:r w:rsidRPr="00B5244C">
        <w:rPr>
          <w:b/>
        </w:rPr>
        <w:t>TypeError</w:t>
      </w:r>
      <w:r>
        <w:t xml:space="preserve"> exception.</w:t>
      </w:r>
    </w:p>
    <w:p w:rsidR="00B17855" w:rsidRPr="00E77497" w:rsidRDefault="00B17855" w:rsidP="00B17855">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Default="00B17855" w:rsidP="00B17855">
      <w:pPr>
        <w:pStyle w:val="Alg4"/>
        <w:numPr>
          <w:ilvl w:val="0"/>
          <w:numId w:val="1092"/>
        </w:numPr>
      </w:pPr>
      <w:r>
        <w:t xml:space="preserve">Repeat for each </w:t>
      </w:r>
      <w:r w:rsidRPr="00436798">
        <w:rPr>
          <w:i/>
        </w:rPr>
        <w:t>e</w:t>
      </w:r>
      <w:r>
        <w:t xml:space="preserve"> that is an element of </w:t>
      </w:r>
      <w:r w:rsidRPr="00B5244C">
        <w:rPr>
          <w:i/>
        </w:rPr>
        <w:t>entries</w:t>
      </w:r>
      <w:r>
        <w:rPr>
          <w:i/>
        </w:rPr>
        <w:t>,</w:t>
      </w:r>
    </w:p>
    <w:p w:rsidR="00B17855" w:rsidRDefault="00B17855" w:rsidP="00B17855">
      <w:pPr>
        <w:pStyle w:val="Alg4"/>
        <w:numPr>
          <w:ilvl w:val="1"/>
          <w:numId w:val="10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B17855" w:rsidRPr="00E77497" w:rsidRDefault="00B17855" w:rsidP="00B17855">
      <w:pPr>
        <w:pStyle w:val="Alg4"/>
        <w:numPr>
          <w:ilvl w:val="0"/>
          <w:numId w:val="1092"/>
        </w:numPr>
        <w:spacing w:after="220"/>
      </w:pPr>
      <w:r>
        <w:t xml:space="preserve">Return </w:t>
      </w:r>
      <w:r>
        <w:rPr>
          <w:b/>
        </w:rPr>
        <w:t>undefined</w:t>
      </w:r>
      <w:r>
        <w:t>.</w:t>
      </w:r>
    </w:p>
    <w:p w:rsidR="00C319DC" w:rsidRPr="00E77497" w:rsidRDefault="00C319DC" w:rsidP="00C319DC">
      <w:pPr>
        <w:pStyle w:val="Heading4"/>
      </w:pPr>
      <w:r>
        <w:t>Set</w:t>
      </w:r>
      <w:r w:rsidRPr="00E77497">
        <w:t>.prototype.constructor</w:t>
      </w:r>
    </w:p>
    <w:p w:rsidR="00C319DC" w:rsidRPr="00E77497" w:rsidRDefault="00C319DC" w:rsidP="00C319DC">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rsidR="00B17855" w:rsidRPr="00E77497" w:rsidRDefault="00B17855" w:rsidP="00B17855">
      <w:pPr>
        <w:pStyle w:val="Heading4"/>
      </w:pPr>
      <w:r>
        <w:t>Set</w:t>
      </w:r>
      <w:r w:rsidRPr="00E77497">
        <w:t>.prototype.</w:t>
      </w:r>
      <w:r>
        <w:t>delete</w:t>
      </w:r>
      <w:r w:rsidRPr="00E77497">
        <w:t xml:space="preserve"> (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4"/>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4"/>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4"/>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4"/>
        </w:numPr>
      </w:pPr>
      <w:r>
        <w:t xml:space="preserve">Let </w:t>
      </w:r>
      <w:r w:rsidRPr="00B5244C">
        <w:rPr>
          <w:i/>
        </w:rPr>
        <w:t>entries</w:t>
      </w:r>
      <w:r>
        <w:t xml:space="preserve"> be the List that is the value of </w:t>
      </w:r>
      <w:r>
        <w:rPr>
          <w:i/>
        </w:rPr>
        <w:t>S</w:t>
      </w:r>
      <w:r>
        <w:t>’s [[SetData]] internal data property.</w:t>
      </w:r>
    </w:p>
    <w:p w:rsidR="00B17855" w:rsidRPr="0067698A" w:rsidRDefault="00B17855" w:rsidP="00B17855">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4"/>
        </w:numPr>
      </w:pPr>
      <w:r>
        <w:t xml:space="preserve">Else, let </w:t>
      </w:r>
      <w:r>
        <w:rPr>
          <w:i/>
          <w:iCs/>
        </w:rPr>
        <w:t>same</w:t>
      </w:r>
      <w:r>
        <w:t xml:space="preserve"> be the abstract operation SameValue.</w:t>
      </w:r>
    </w:p>
    <w:p w:rsidR="00B17855" w:rsidRDefault="00B17855" w:rsidP="00B17855">
      <w:pPr>
        <w:pStyle w:val="Alg4"/>
        <w:numPr>
          <w:ilvl w:val="0"/>
          <w:numId w:val="1074"/>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B17855" w:rsidRDefault="00B17855" w:rsidP="00B17855">
      <w:pPr>
        <w:pStyle w:val="Alg4"/>
        <w:numPr>
          <w:ilvl w:val="1"/>
          <w:numId w:val="1074"/>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 xml:space="preserve">) is </w:t>
      </w:r>
      <w:r>
        <w:rPr>
          <w:b/>
          <w:bCs/>
        </w:rPr>
        <w:t>true</w:t>
      </w:r>
      <w:r>
        <w:t>, then</w:t>
      </w:r>
    </w:p>
    <w:p w:rsidR="00B17855" w:rsidRDefault="00B17855" w:rsidP="00B17855">
      <w:pPr>
        <w:pStyle w:val="Alg4"/>
        <w:numPr>
          <w:ilvl w:val="2"/>
          <w:numId w:val="1074"/>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B17855" w:rsidRDefault="00B17855" w:rsidP="00B17855">
      <w:pPr>
        <w:pStyle w:val="Alg4"/>
        <w:numPr>
          <w:ilvl w:val="2"/>
          <w:numId w:val="1074"/>
        </w:numPr>
        <w:spacing w:after="220"/>
        <w:contextualSpacing/>
      </w:pPr>
      <w:r>
        <w:t xml:space="preserve">Return </w:t>
      </w:r>
      <w:r>
        <w:rPr>
          <w:b/>
        </w:rPr>
        <w:t>true</w:t>
      </w:r>
      <w:r>
        <w:t>.</w:t>
      </w:r>
    </w:p>
    <w:p w:rsidR="00B17855" w:rsidRPr="00E77497" w:rsidRDefault="00B17855" w:rsidP="00B17855">
      <w:pPr>
        <w:pStyle w:val="Alg4"/>
        <w:numPr>
          <w:ilvl w:val="0"/>
          <w:numId w:val="1074"/>
        </w:numPr>
        <w:spacing w:after="220"/>
      </w:pPr>
      <w:r>
        <w:t xml:space="preserve">Return </w:t>
      </w:r>
      <w:r>
        <w:rPr>
          <w:b/>
        </w:rPr>
        <w:t>false</w:t>
      </w:r>
      <w:r>
        <w:t>.</w:t>
      </w:r>
    </w:p>
    <w:p w:rsidR="00B17855" w:rsidRDefault="00B17855" w:rsidP="00B17855">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B17855" w:rsidRPr="00E77497" w:rsidRDefault="00B17855" w:rsidP="00B17855">
      <w:pPr>
        <w:pStyle w:val="Heading4"/>
      </w:pPr>
      <w:r>
        <w:t>Set</w:t>
      </w:r>
      <w:r w:rsidRPr="00E77497">
        <w:t>.prototype.</w:t>
      </w:r>
      <w:r>
        <w:t>entries</w:t>
      </w:r>
      <w:r w:rsidRPr="00E77497">
        <w:t xml:space="preserve"> (</w:t>
      </w:r>
      <w:r>
        <w:t xml:space="preserv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362"/>
        </w:numPr>
      </w:pPr>
      <w:r w:rsidRPr="00E77497">
        <w:lastRenderedPageBreak/>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362"/>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rsidR="00B17855" w:rsidRDefault="00B17855" w:rsidP="00B17855">
      <w:pPr>
        <w:pStyle w:val="Note"/>
      </w:pPr>
      <w:r>
        <w:t>NOTE</w:t>
      </w:r>
      <w:r>
        <w:tab/>
        <w:t>For iteration purposes, a Set appears similar to a Map where each entry has the same value for its key and value.</w:t>
      </w:r>
    </w:p>
    <w:p w:rsidR="00B17855" w:rsidRPr="00E77497" w:rsidRDefault="00B17855" w:rsidP="00B17855">
      <w:pPr>
        <w:pStyle w:val="Heading4"/>
      </w:pPr>
      <w:r>
        <w:t>Set</w:t>
      </w:r>
      <w:r w:rsidRPr="00E77497">
        <w:t xml:space="preserve">.prototype.forEach ( callbackfn </w:t>
      </w:r>
      <w:r>
        <w:t xml:space="preserve"> , thisArg = undefined</w:t>
      </w:r>
      <w:r w:rsidRPr="00E77497">
        <w:t xml:space="preserve"> )</w:t>
      </w:r>
    </w:p>
    <w:p w:rsidR="00B17855" w:rsidRPr="00E77497" w:rsidRDefault="00B17855" w:rsidP="00B17855">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rsidR="00B17855" w:rsidRPr="00E77497" w:rsidRDefault="00B17855" w:rsidP="00B17855">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B17855" w:rsidRPr="00E77497" w:rsidRDefault="00B17855" w:rsidP="00B17855">
      <w:pPr>
        <w:pStyle w:val="Note"/>
      </w:pPr>
      <w:r>
        <w:t>NOTE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B17855" w:rsidRDefault="00B17855" w:rsidP="00B17855">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rsidR="00B17855" w:rsidRPr="00717F79" w:rsidRDefault="00B17855" w:rsidP="00B17855">
      <w:pPr>
        <w:pStyle w:val="Note"/>
      </w:pPr>
      <w:r>
        <w:t>NOTE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rsidR="00B17855" w:rsidRPr="00E77497" w:rsidRDefault="00B17855" w:rsidP="00B17855">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B17855" w:rsidRPr="00E77497" w:rsidRDefault="00B17855" w:rsidP="00B17855">
      <w:pPr>
        <w:pStyle w:val="Note"/>
      </w:pPr>
      <w:r>
        <w:t>NOTE 3</w:t>
      </w:r>
      <w:r>
        <w:tab/>
        <w:t xml:space="preserve">Each value is normally visited only once. However, a value will be revisited if it is deleted after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rsidR="00B17855" w:rsidRPr="00E77497" w:rsidRDefault="00B17855" w:rsidP="00B17855">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B17855" w:rsidRPr="00E77497" w:rsidRDefault="00B17855" w:rsidP="00B17855">
      <w:pPr>
        <w:pStyle w:val="Alg4"/>
        <w:numPr>
          <w:ilvl w:val="0"/>
          <w:numId w:val="1076"/>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B17855" w:rsidRPr="00E77497" w:rsidRDefault="00B17855" w:rsidP="00B17855">
      <w:pPr>
        <w:pStyle w:val="Alg4"/>
        <w:numPr>
          <w:ilvl w:val="0"/>
          <w:numId w:val="1076"/>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6"/>
        </w:numPr>
      </w:pPr>
      <w:r>
        <w:t xml:space="preserve">If </w:t>
      </w:r>
      <w:r>
        <w:rPr>
          <w:i/>
        </w:rPr>
        <w:t>S</w:t>
      </w:r>
      <w:r>
        <w:t xml:space="preserve"> does not have a [[SetData]] internal</w:t>
      </w:r>
      <w:r w:rsidRPr="00314265">
        <w:t xml:space="preserve"> </w:t>
      </w:r>
      <w:r>
        <w:t xml:space="preserve">data property throw a </w:t>
      </w:r>
      <w:r w:rsidRPr="00B5244C">
        <w:rPr>
          <w:b/>
        </w:rPr>
        <w:t>TypeError</w:t>
      </w:r>
      <w:r>
        <w:t xml:space="preserve"> exception.</w:t>
      </w:r>
    </w:p>
    <w:p w:rsidR="00B17855" w:rsidRPr="00E77497" w:rsidRDefault="00B17855" w:rsidP="00B17855">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B17855" w:rsidRPr="00E77497" w:rsidRDefault="00B17855" w:rsidP="00B17855">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B17855" w:rsidRPr="00E77497" w:rsidRDefault="00B17855" w:rsidP="00B17855">
      <w:pPr>
        <w:pStyle w:val="Alg4"/>
        <w:numPr>
          <w:ilvl w:val="0"/>
          <w:numId w:val="1076"/>
        </w:numPr>
      </w:pPr>
      <w:r>
        <w:t xml:space="preserve">Let </w:t>
      </w:r>
      <w:r w:rsidRPr="00B5244C">
        <w:rPr>
          <w:i/>
        </w:rPr>
        <w:t>entries</w:t>
      </w:r>
      <w:r>
        <w:t xml:space="preserve"> be the List that is the value of </w:t>
      </w:r>
      <w:r>
        <w:rPr>
          <w:i/>
        </w:rPr>
        <w:t>S</w:t>
      </w:r>
      <w:r>
        <w:t>’s [[SetData]] internal data property.</w:t>
      </w:r>
    </w:p>
    <w:p w:rsidR="00B17855" w:rsidRDefault="00B17855" w:rsidP="00B17855">
      <w:pPr>
        <w:pStyle w:val="Alg4"/>
        <w:numPr>
          <w:ilvl w:val="0"/>
          <w:numId w:val="1076"/>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B17855" w:rsidRDefault="00B17855" w:rsidP="00B17855">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rsidR="00B17855" w:rsidRPr="00E77497" w:rsidRDefault="00B17855" w:rsidP="00B17855">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rsidR="00B17855" w:rsidRPr="00E77497" w:rsidRDefault="00B17855" w:rsidP="00B17855">
      <w:pPr>
        <w:pStyle w:val="Alg4"/>
        <w:numPr>
          <w:ilvl w:val="2"/>
          <w:numId w:val="1076"/>
        </w:numPr>
        <w:contextualSpacing/>
      </w:pPr>
      <w:r>
        <w:t>ReturnIfAbrupt(</w:t>
      </w:r>
      <w:r>
        <w:rPr>
          <w:i/>
        </w:rPr>
        <w:t>funcResult</w:t>
      </w:r>
      <w:r>
        <w:t>).</w:t>
      </w:r>
    </w:p>
    <w:p w:rsidR="00B17855" w:rsidRPr="002166A8" w:rsidRDefault="00B17855" w:rsidP="00B17855">
      <w:pPr>
        <w:pStyle w:val="Alg4"/>
        <w:numPr>
          <w:ilvl w:val="0"/>
          <w:numId w:val="1076"/>
        </w:numPr>
        <w:spacing w:after="280"/>
      </w:pPr>
      <w:r w:rsidRPr="00E77497">
        <w:t xml:space="preserve">Return </w:t>
      </w:r>
      <w:r w:rsidRPr="00E77497">
        <w:rPr>
          <w:b/>
        </w:rPr>
        <w:t>undefined</w:t>
      </w:r>
      <w:r w:rsidRPr="00E77497">
        <w:t>.</w:t>
      </w:r>
    </w:p>
    <w:p w:rsidR="00B17855" w:rsidRPr="00E77497" w:rsidRDefault="00B17855" w:rsidP="00B17855">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B17855" w:rsidRPr="00E77497" w:rsidRDefault="00B17855" w:rsidP="00B17855">
      <w:pPr>
        <w:pStyle w:val="Heading4"/>
      </w:pPr>
      <w:r>
        <w:t>Set</w:t>
      </w:r>
      <w:r w:rsidRPr="00E77497">
        <w:t>.prototype.</w:t>
      </w:r>
      <w:r>
        <w:t>has</w:t>
      </w:r>
      <w:r w:rsidRPr="00E77497">
        <w:t xml:space="preserve"> (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7"/>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7"/>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7"/>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7"/>
        </w:numPr>
      </w:pPr>
      <w:r>
        <w:t xml:space="preserve">Let </w:t>
      </w:r>
      <w:r w:rsidRPr="00B5244C">
        <w:rPr>
          <w:i/>
        </w:rPr>
        <w:t>entries</w:t>
      </w:r>
      <w:r>
        <w:t xml:space="preserve"> be the List that is the value of </w:t>
      </w:r>
      <w:r>
        <w:rPr>
          <w:i/>
        </w:rPr>
        <w:t>S</w:t>
      </w:r>
      <w:r>
        <w:t>’s [[SetData]] internal data property.</w:t>
      </w:r>
    </w:p>
    <w:p w:rsidR="00B17855" w:rsidRPr="0067698A" w:rsidRDefault="00B17855" w:rsidP="00B17855">
      <w:pPr>
        <w:pStyle w:val="Alg4"/>
        <w:numPr>
          <w:ilvl w:val="0"/>
          <w:numId w:val="1077"/>
        </w:numPr>
      </w:pPr>
      <w:r>
        <w:lastRenderedPageBreak/>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7"/>
        </w:numPr>
      </w:pPr>
      <w:r>
        <w:t xml:space="preserve">Else, let </w:t>
      </w:r>
      <w:r>
        <w:rPr>
          <w:i/>
          <w:iCs/>
        </w:rPr>
        <w:t>same</w:t>
      </w:r>
      <w:r>
        <w:t xml:space="preserve"> be the abstract operation SameValue.</w:t>
      </w:r>
    </w:p>
    <w:p w:rsidR="00B17855" w:rsidRPr="007B0456" w:rsidRDefault="00B17855" w:rsidP="00B17855">
      <w:pPr>
        <w:pStyle w:val="Alg4"/>
        <w:numPr>
          <w:ilvl w:val="0"/>
          <w:numId w:val="1077"/>
        </w:numPr>
      </w:pPr>
      <w:r>
        <w:t xml:space="preserve">Repeat for each </w:t>
      </w:r>
      <w:r w:rsidRPr="00A51C9D">
        <w:rPr>
          <w:i/>
          <w:iCs/>
        </w:rPr>
        <w:t>e</w:t>
      </w:r>
      <w:r>
        <w:t xml:space="preserve"> that is an element of </w:t>
      </w:r>
      <w:r w:rsidRPr="00B5244C">
        <w:rPr>
          <w:i/>
        </w:rPr>
        <w:t>entries</w:t>
      </w:r>
      <w:r>
        <w:rPr>
          <w:i/>
        </w:rPr>
        <w:t>,</w:t>
      </w:r>
    </w:p>
    <w:p w:rsidR="00B17855" w:rsidRDefault="00B17855" w:rsidP="00B17855">
      <w:pPr>
        <w:pStyle w:val="Alg4"/>
        <w:numPr>
          <w:ilvl w:val="1"/>
          <w:numId w:val="1077"/>
        </w:numPr>
      </w:pPr>
      <w:r w:rsidRPr="00B5244C">
        <w:t xml:space="preserve">If </w:t>
      </w:r>
      <w:r>
        <w:rPr>
          <w:i/>
        </w:rPr>
        <w:t>e</w:t>
      </w:r>
      <w:r>
        <w:t xml:space="preserve"> is not </w:t>
      </w:r>
      <w:r w:rsidRPr="00A221E6">
        <w:rPr>
          <w:rFonts w:ascii="Arial" w:hAnsi="Arial" w:cs="Arial"/>
        </w:rPr>
        <w:t>empty</w:t>
      </w:r>
      <w:r>
        <w:t xml:space="preserve"> and </w:t>
      </w:r>
      <w:r w:rsidRPr="00C3717A">
        <w:rPr>
          <w:i/>
          <w:iCs/>
        </w:rPr>
        <w:t>same</w:t>
      </w:r>
      <w:r>
        <w:t>(</w:t>
      </w:r>
      <w:r>
        <w:rPr>
          <w:i/>
        </w:rPr>
        <w:t>e</w:t>
      </w:r>
      <w:r>
        <w:t xml:space="preserve">, </w:t>
      </w:r>
      <w:r>
        <w:rPr>
          <w:i/>
        </w:rPr>
        <w:t>value</w:t>
      </w:r>
      <w:r>
        <w:t xml:space="preserve">), then return </w:t>
      </w:r>
      <w:r w:rsidRPr="007B0456">
        <w:rPr>
          <w:b/>
        </w:rPr>
        <w:t>true</w:t>
      </w:r>
      <w:r w:rsidRPr="007B0456">
        <w:rPr>
          <w:i/>
        </w:rPr>
        <w:t>.</w:t>
      </w:r>
    </w:p>
    <w:p w:rsidR="00B17855" w:rsidRPr="00E77497" w:rsidRDefault="00B17855" w:rsidP="00B17855">
      <w:pPr>
        <w:pStyle w:val="Alg4"/>
        <w:numPr>
          <w:ilvl w:val="0"/>
          <w:numId w:val="1077"/>
        </w:numPr>
        <w:spacing w:after="220"/>
      </w:pPr>
      <w:r>
        <w:t xml:space="preserve">Return </w:t>
      </w:r>
      <w:r>
        <w:rPr>
          <w:b/>
        </w:rPr>
        <w:t>false</w:t>
      </w:r>
      <w:r>
        <w:t>.</w:t>
      </w:r>
    </w:p>
    <w:p w:rsidR="00B17855" w:rsidRPr="00E77497" w:rsidRDefault="00B17855" w:rsidP="00B17855">
      <w:pPr>
        <w:pStyle w:val="Heading4"/>
      </w:pPr>
      <w:r>
        <w:t>Set</w:t>
      </w:r>
      <w:r w:rsidRPr="00E77497">
        <w:t>.prototype.</w:t>
      </w:r>
      <w:r>
        <w:t>keys</w:t>
      </w:r>
      <w:r w:rsidRPr="00E77497">
        <w:t xml:space="preserve"> (</w:t>
      </w:r>
      <w:r>
        <w:t xml:space="preserve"> </w:t>
      </w:r>
      <w:r w:rsidRPr="00E77497">
        <w:t>)</w:t>
      </w:r>
    </w:p>
    <w:p w:rsidR="00B17855" w:rsidRPr="00097A4C" w:rsidRDefault="00B17855" w:rsidP="00B17855">
      <w:commentRangeStart w:id="13612"/>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13612"/>
      <w:r>
        <w:rPr>
          <w:rStyle w:val="CommentReference"/>
        </w:rPr>
        <w:commentReference w:id="13612"/>
      </w:r>
    </w:p>
    <w:p w:rsidR="00B17855" w:rsidRDefault="00B17855" w:rsidP="00B17855">
      <w:pPr>
        <w:pStyle w:val="Note"/>
      </w:pPr>
      <w:r>
        <w:t>NOTE</w:t>
      </w:r>
      <w:r>
        <w:tab/>
        <w:t>For iteration purposes, a Set appears similar to a Map where each entry has the same value for its key and value.</w:t>
      </w:r>
    </w:p>
    <w:p w:rsidR="00B17855" w:rsidRPr="00E77497" w:rsidRDefault="00B17855" w:rsidP="00B17855">
      <w:pPr>
        <w:pStyle w:val="Heading4"/>
      </w:pPr>
      <w:r>
        <w:t>get Set</w:t>
      </w:r>
      <w:r w:rsidRPr="00E77497">
        <w:t>.prototype.</w:t>
      </w:r>
      <w:r>
        <w:t>size</w:t>
      </w:r>
      <w:r w:rsidRPr="00E77497">
        <w:t xml:space="preserve"> </w:t>
      </w:r>
    </w:p>
    <w:p w:rsidR="00B17855" w:rsidRPr="00E77497" w:rsidRDefault="00B17855" w:rsidP="00B17855">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B17855" w:rsidRPr="00E77497" w:rsidRDefault="00B17855" w:rsidP="00B17855">
      <w:pPr>
        <w:pStyle w:val="Alg4"/>
        <w:numPr>
          <w:ilvl w:val="0"/>
          <w:numId w:val="1459"/>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459"/>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459"/>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459"/>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Default="00B17855" w:rsidP="00B17855">
      <w:pPr>
        <w:pStyle w:val="Alg4"/>
        <w:numPr>
          <w:ilvl w:val="0"/>
          <w:numId w:val="1459"/>
        </w:numPr>
      </w:pPr>
      <w:r>
        <w:t xml:space="preserve">Let </w:t>
      </w:r>
      <w:r w:rsidRPr="00926D71">
        <w:rPr>
          <w:i/>
        </w:rPr>
        <w:t>count</w:t>
      </w:r>
      <w:r>
        <w:t xml:space="preserve"> be 0.</w:t>
      </w:r>
    </w:p>
    <w:p w:rsidR="00B17855" w:rsidRDefault="00B17855" w:rsidP="00B17855">
      <w:pPr>
        <w:pStyle w:val="Alg4"/>
        <w:numPr>
          <w:ilvl w:val="0"/>
          <w:numId w:val="1459"/>
        </w:numPr>
      </w:pPr>
      <w:r>
        <w:t xml:space="preserve">For each </w:t>
      </w:r>
      <w:r>
        <w:rPr>
          <w:i/>
        </w:rPr>
        <w:t>e</w:t>
      </w:r>
      <w:r>
        <w:t xml:space="preserve"> that is an element of </w:t>
      </w:r>
      <w:r w:rsidRPr="00B5244C">
        <w:rPr>
          <w:i/>
        </w:rPr>
        <w:t>entries</w:t>
      </w:r>
    </w:p>
    <w:p w:rsidR="00B17855" w:rsidRDefault="00B17855" w:rsidP="00B17855">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then</w:t>
      </w:r>
    </w:p>
    <w:p w:rsidR="00B17855" w:rsidRDefault="00B17855" w:rsidP="00B17855">
      <w:pPr>
        <w:pStyle w:val="Alg4"/>
        <w:numPr>
          <w:ilvl w:val="2"/>
          <w:numId w:val="1459"/>
        </w:numPr>
      </w:pPr>
      <w:r>
        <w:t xml:space="preserve">Set </w:t>
      </w:r>
      <w:r>
        <w:rPr>
          <w:i/>
        </w:rPr>
        <w:t>count</w:t>
      </w:r>
      <w:r>
        <w:t xml:space="preserve"> to </w:t>
      </w:r>
      <w:r>
        <w:rPr>
          <w:i/>
        </w:rPr>
        <w:t>count</w:t>
      </w:r>
      <w:r>
        <w:t>+1.</w:t>
      </w:r>
    </w:p>
    <w:p w:rsidR="00B17855" w:rsidRPr="00E77497" w:rsidRDefault="00B17855" w:rsidP="00B17855">
      <w:pPr>
        <w:pStyle w:val="Alg4"/>
        <w:numPr>
          <w:ilvl w:val="0"/>
          <w:numId w:val="1459"/>
        </w:numPr>
        <w:spacing w:after="220"/>
      </w:pPr>
      <w:r>
        <w:t xml:space="preserve">Return </w:t>
      </w:r>
      <w:r>
        <w:rPr>
          <w:i/>
        </w:rPr>
        <w:t>count</w:t>
      </w:r>
      <w:r>
        <w:t>.</w:t>
      </w:r>
    </w:p>
    <w:p w:rsidR="00B17855" w:rsidRPr="00E77497" w:rsidRDefault="00B17855" w:rsidP="00B17855">
      <w:pPr>
        <w:pStyle w:val="Heading4"/>
      </w:pPr>
      <w:r>
        <w:t>Set</w:t>
      </w:r>
      <w:r w:rsidRPr="00E77497">
        <w:t>.prototype.</w:t>
      </w:r>
      <w:r>
        <w:t>values</w:t>
      </w:r>
      <w:r w:rsidRPr="00E77497">
        <w:t xml:space="preserve"> ( </w:t>
      </w:r>
      <w:r>
        <w:t xml:space="preserv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9"/>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9"/>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9"/>
        </w:numPr>
        <w:spacing w:after="280"/>
      </w:pPr>
      <w:r>
        <w:t xml:space="preserve">Return the result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rsidR="00B17855" w:rsidRPr="00E77497" w:rsidRDefault="00B17855" w:rsidP="00B17855">
      <w:pPr>
        <w:pStyle w:val="Heading4"/>
      </w:pPr>
      <w:r>
        <w:t>Set</w:t>
      </w:r>
      <w:r w:rsidRPr="00E77497">
        <w:t>.prototype</w:t>
      </w:r>
      <w:r>
        <w:t xml:space="preserve"> [@@iterator</w:t>
      </w:r>
      <w:r w:rsidRPr="00E77497">
        <w:t xml:space="preserve"> </w:t>
      </w:r>
      <w:r>
        <w:t xml:space="preserve">] </w:t>
      </w:r>
      <w:r w:rsidRPr="00E77497">
        <w:t xml:space="preserve">( </w:t>
      </w:r>
      <w:r>
        <w:t xml:space="preserve">  </w:t>
      </w:r>
      <w:r w:rsidRPr="00E77497">
        <w:t>)</w:t>
      </w:r>
    </w:p>
    <w:p w:rsidR="00B17855" w:rsidRPr="00097A4C" w:rsidRDefault="00B17855" w:rsidP="00B17855">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rsidR="00B17855" w:rsidRPr="00E77497" w:rsidRDefault="00B17855" w:rsidP="00B17855">
      <w:pPr>
        <w:pStyle w:val="Heading4"/>
      </w:pPr>
      <w:r>
        <w:t>Set</w:t>
      </w:r>
      <w:r w:rsidRPr="00E77497">
        <w:t>.prototype</w:t>
      </w:r>
      <w:r>
        <w:t xml:space="preserve"> [ @@toStringTag</w:t>
      </w:r>
      <w:r w:rsidRPr="00E77497">
        <w:t xml:space="preserve"> </w:t>
      </w:r>
      <w:r>
        <w:t>]</w:t>
      </w:r>
    </w:p>
    <w:p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rsidR="00B17855" w:rsidRPr="00E77497" w:rsidRDefault="00B17855" w:rsidP="00B17855">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B17855" w:rsidRPr="00E77497" w:rsidRDefault="00B17855" w:rsidP="00B17855">
      <w:pPr>
        <w:pStyle w:val="Heading3"/>
      </w:pPr>
      <w:bookmarkStart w:id="13613" w:name="_Toc368050783"/>
      <w:r w:rsidRPr="00E77497">
        <w:t xml:space="preserve">Properties of </w:t>
      </w:r>
      <w:r>
        <w:t>Set</w:t>
      </w:r>
      <w:r w:rsidRPr="00E77497">
        <w:t xml:space="preserve"> Instances</w:t>
      </w:r>
      <w:bookmarkEnd w:id="13613"/>
    </w:p>
    <w:p w:rsidR="00B17855" w:rsidRPr="00E77497" w:rsidRDefault="00B17855" w:rsidP="00B17855">
      <w:r>
        <w:t>Set</w:t>
      </w:r>
      <w:r w:rsidRPr="00E77497">
        <w:t xml:space="preserve"> instances </w:t>
      </w:r>
      <w:r>
        <w:t>are ordinary objects that</w:t>
      </w:r>
      <w:r w:rsidRPr="00E77497">
        <w:t xml:space="preserve"> inherit properties from the </w:t>
      </w:r>
      <w:r>
        <w:t>Set</w:t>
      </w:r>
      <w:r w:rsidRPr="00E77497">
        <w:t xml:space="preserve"> prototype. </w:t>
      </w:r>
      <w:r>
        <w:t>After initialisation by the Set constructor, Set instances</w:t>
      </w:r>
      <w:r w:rsidRPr="00E77497">
        <w:t xml:space="preserve"> also have a [[</w:t>
      </w:r>
      <w:r>
        <w:t>SetData]] internal</w:t>
      </w:r>
      <w:r w:rsidRPr="00314265">
        <w:t xml:space="preserve"> </w:t>
      </w:r>
      <w:r>
        <w:t>data property</w:t>
      </w:r>
      <w:r w:rsidRPr="00C3717A">
        <w:t xml:space="preserve"> </w:t>
      </w:r>
      <w:r>
        <w:t>and a [[SetComparator]] internal data property.</w:t>
      </w:r>
    </w:p>
    <w:p w:rsidR="00B17855" w:rsidRDefault="00B17855" w:rsidP="00B17855">
      <w:pPr>
        <w:pStyle w:val="Heading3"/>
      </w:pPr>
      <w:bookmarkStart w:id="13614" w:name="_Toc368050784"/>
      <w:r>
        <w:lastRenderedPageBreak/>
        <w:t>Set Iterator Object Structure</w:t>
      </w:r>
      <w:bookmarkEnd w:id="13614"/>
    </w:p>
    <w:p w:rsidR="00B17855" w:rsidRDefault="00B17855" w:rsidP="00B17855">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rsidR="00B17855" w:rsidRDefault="00B17855" w:rsidP="00B17855">
      <w:pPr>
        <w:pStyle w:val="Heading4"/>
      </w:pPr>
      <w:r>
        <w:t>CreateSetIterator Abstract Operation</w:t>
      </w:r>
    </w:p>
    <w:p w:rsidR="00B17855" w:rsidRDefault="00B17855" w:rsidP="00B17855">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rsidR="00B17855" w:rsidRPr="00E77497" w:rsidDel="00BB4271" w:rsidRDefault="00B17855" w:rsidP="00B17855">
      <w:pPr>
        <w:pStyle w:val="Alg4"/>
        <w:numPr>
          <w:ilvl w:val="0"/>
          <w:numId w:val="1080"/>
        </w:numPr>
        <w:rPr>
          <w:del w:id="13615" w:author="Rev 19 Allen Wirfs-Brock" w:date="2013-09-27T12:07:00Z"/>
        </w:rPr>
      </w:pPr>
      <w:del w:id="13616" w:author="Rev 19 Allen Wirfs-Brock" w:date="2013-09-27T12:07:00Z">
        <w:r w:rsidRPr="00E77497" w:rsidDel="00BB4271">
          <w:delText xml:space="preserve">Let </w:delText>
        </w:r>
        <w:r w:rsidDel="00BB4271">
          <w:rPr>
            <w:i/>
          </w:rPr>
          <w:delText>S</w:delText>
        </w:r>
        <w:r w:rsidRPr="00E77497" w:rsidDel="00BB4271">
          <w:delText xml:space="preserve"> be the</w:delText>
        </w:r>
        <w:r w:rsidDel="00BB4271">
          <w:delText xml:space="preserve"> result of  calling ToObject(</w:delText>
        </w:r>
        <w:r w:rsidDel="00BB4271">
          <w:rPr>
            <w:i/>
          </w:rPr>
          <w:delText>set</w:delText>
        </w:r>
        <w:r w:rsidDel="00BB4271">
          <w:delText>)</w:delText>
        </w:r>
        <w:r w:rsidRPr="00E77497" w:rsidDel="00BB4271">
          <w:delText>.</w:delText>
        </w:r>
      </w:del>
    </w:p>
    <w:p w:rsidR="00BB4271" w:rsidRDefault="00BB4271" w:rsidP="00BB4271">
      <w:pPr>
        <w:pStyle w:val="Alg4"/>
        <w:numPr>
          <w:ilvl w:val="0"/>
          <w:numId w:val="1080"/>
        </w:numPr>
        <w:rPr>
          <w:ins w:id="13617" w:author="Rev 19 Allen Wirfs-Brock" w:date="2013-09-27T12:07:00Z"/>
        </w:rPr>
      </w:pPr>
      <w:ins w:id="13618" w:author="Rev 19 Allen Wirfs-Brock" w:date="2013-09-27T12:07:00Z">
        <w:r>
          <w:t>If Type(</w:t>
        </w:r>
        <w:r>
          <w:rPr>
            <w:i/>
          </w:rPr>
          <w:t>set</w:t>
        </w:r>
        <w:r>
          <w:t xml:space="preserve">) is not Object, throw a </w:t>
        </w:r>
        <w:r w:rsidRPr="00CB251B">
          <w:rPr>
            <w:b/>
          </w:rPr>
          <w:t>TypeError</w:t>
        </w:r>
        <w:r>
          <w:t xml:space="preserve"> exception.</w:t>
        </w:r>
      </w:ins>
    </w:p>
    <w:p w:rsidR="00B17855" w:rsidRPr="00E77497" w:rsidDel="00BB4271" w:rsidRDefault="00B17855" w:rsidP="00B17855">
      <w:pPr>
        <w:pStyle w:val="Alg4"/>
        <w:numPr>
          <w:ilvl w:val="0"/>
          <w:numId w:val="1080"/>
        </w:numPr>
        <w:rPr>
          <w:del w:id="13619" w:author="Rev 19 Allen Wirfs-Brock" w:date="2013-09-27T12:07:00Z"/>
        </w:rPr>
      </w:pPr>
      <w:del w:id="13620" w:author="Rev 19 Allen Wirfs-Brock" w:date="2013-09-27T12:07:00Z">
        <w:r w:rsidDel="00BB4271">
          <w:delText>ReturnIfAbrupt(</w:delText>
        </w:r>
        <w:r w:rsidDel="00BB4271">
          <w:rPr>
            <w:i/>
          </w:rPr>
          <w:delText>S</w:delText>
        </w:r>
        <w:r w:rsidDel="00BB4271">
          <w:delText>).</w:delText>
        </w:r>
      </w:del>
    </w:p>
    <w:p w:rsidR="00B17855" w:rsidRDefault="00B17855" w:rsidP="00B17855">
      <w:pPr>
        <w:pStyle w:val="Alg4"/>
        <w:numPr>
          <w:ilvl w:val="0"/>
          <w:numId w:val="1080"/>
        </w:numPr>
      </w:pPr>
      <w:r>
        <w:t xml:space="preserve">If </w:t>
      </w:r>
      <w:del w:id="13621" w:author="Rev 19 Allen Wirfs-Brock" w:date="2013-09-27T12:08:00Z">
        <w:r w:rsidDel="00BB4271">
          <w:rPr>
            <w:i/>
          </w:rPr>
          <w:delText>S</w:delText>
        </w:r>
        <w:r w:rsidDel="00BB4271">
          <w:delText xml:space="preserve"> </w:delText>
        </w:r>
      </w:del>
      <w:ins w:id="13622" w:author="Rev 19 Allen Wirfs-Brock" w:date="2013-09-27T12:08:00Z">
        <w:r w:rsidR="00BB4271">
          <w:rPr>
            <w:i/>
          </w:rPr>
          <w:t>set</w:t>
        </w:r>
        <w:r w:rsidR="00BB4271">
          <w:t xml:space="preserve"> </w:t>
        </w:r>
      </w:ins>
      <w:r>
        <w:t>does not have a [[SetData]] internal</w:t>
      </w:r>
      <w:r w:rsidRPr="00314265">
        <w:t xml:space="preserve"> </w:t>
      </w:r>
      <w:r>
        <w:t xml:space="preserve">data property throw a </w:t>
      </w:r>
      <w:r w:rsidRPr="007B0456">
        <w:rPr>
          <w:b/>
        </w:rPr>
        <w:t>TypeError</w:t>
      </w:r>
      <w:r>
        <w:t xml:space="preserve"> exception.</w:t>
      </w:r>
    </w:p>
    <w:p w:rsidR="00B17855" w:rsidRPr="00E77497" w:rsidRDefault="00B17855" w:rsidP="00B17855">
      <w:pPr>
        <w:pStyle w:val="Alg4"/>
        <w:numPr>
          <w:ilvl w:val="0"/>
          <w:numId w:val="1080"/>
        </w:numPr>
      </w:pPr>
      <w:r>
        <w:t xml:space="preserve">If </w:t>
      </w:r>
      <w:del w:id="13623" w:author="Rev 19 Allen Wirfs-Brock" w:date="2013-09-27T12:08:00Z">
        <w:r w:rsidDel="00BB4271">
          <w:rPr>
            <w:i/>
          </w:rPr>
          <w:delText>S’s</w:delText>
        </w:r>
        <w:r w:rsidDel="00BB4271">
          <w:delText xml:space="preserve"> </w:delText>
        </w:r>
      </w:del>
      <w:ins w:id="13624" w:author="Rev 19 Allen Wirfs-Brock" w:date="2013-09-27T12:08:00Z">
        <w:r w:rsidR="00BB4271">
          <w:rPr>
            <w:i/>
          </w:rPr>
          <w:t>set’s</w:t>
        </w:r>
        <w:r w:rsidR="00BB4271">
          <w:t xml:space="preserve"> </w:t>
        </w:r>
      </w:ins>
      <w:r>
        <w:t xml:space="preserve">[[SetData]] internal data property is </w:t>
      </w:r>
      <w:r w:rsidRPr="00942258">
        <w:rPr>
          <w:b/>
          <w:bCs/>
        </w:rPr>
        <w:t>undefined</w:t>
      </w:r>
      <w:r>
        <w:t xml:space="preserve">, then throw a </w:t>
      </w:r>
      <w:r w:rsidRPr="003F3BD9">
        <w:rPr>
          <w:b/>
        </w:rPr>
        <w:t>TypeError</w:t>
      </w:r>
      <w:r>
        <w:t xml:space="preserve"> exception.</w:t>
      </w:r>
    </w:p>
    <w:p w:rsidR="00B17855" w:rsidRPr="00097A4C" w:rsidRDefault="00B17855" w:rsidP="00B17855">
      <w:pPr>
        <w:pStyle w:val="Alg4"/>
        <w:numPr>
          <w:ilvl w:val="0"/>
          <w:numId w:val="1080"/>
        </w:numPr>
        <w:contextualSpacing/>
      </w:pPr>
      <w:r>
        <w:t xml:space="preserve">Let </w:t>
      </w:r>
      <w:r w:rsidRPr="00B5244C">
        <w:rPr>
          <w:i/>
        </w:rPr>
        <w:t>entries</w:t>
      </w:r>
      <w:r>
        <w:t xml:space="preserve"> be the List that is the value of </w:t>
      </w:r>
      <w:del w:id="13625" w:author="Rev 19 Allen Wirfs-Brock" w:date="2013-09-27T12:07:00Z">
        <w:r w:rsidDel="00BB4271">
          <w:rPr>
            <w:i/>
          </w:rPr>
          <w:delText>S</w:delText>
        </w:r>
        <w:r w:rsidDel="00BB4271">
          <w:delText xml:space="preserve">’s </w:delText>
        </w:r>
      </w:del>
      <w:ins w:id="13626" w:author="Rev 19 Allen Wirfs-Brock" w:date="2013-09-27T12:07:00Z">
        <w:r w:rsidR="00BB4271">
          <w:rPr>
            <w:i/>
          </w:rPr>
          <w:t>set</w:t>
        </w:r>
        <w:r w:rsidR="00BB4271">
          <w:t xml:space="preserve">’s </w:t>
        </w:r>
      </w:ins>
      <w:r>
        <w:t>[[SetData]] internal data property.</w:t>
      </w:r>
    </w:p>
    <w:p w:rsidR="00B17855" w:rsidRPr="00E77497" w:rsidRDefault="00B17855" w:rsidP="00B17855">
      <w:pPr>
        <w:pStyle w:val="Alg4"/>
        <w:numPr>
          <w:ilvl w:val="0"/>
          <w:numId w:val="1080"/>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%SetIteratorPrototype%</w:t>
      </w:r>
      <w:r>
        <w:t>, ([[IteratedSet]], [[SetNextIndex]], [[SetIterationKind]]))</w:t>
      </w:r>
      <w:r w:rsidRPr="00E77497">
        <w:t>.</w:t>
      </w:r>
    </w:p>
    <w:p w:rsidR="00B17855" w:rsidRDefault="00B17855" w:rsidP="00B17855">
      <w:pPr>
        <w:pStyle w:val="Alg4"/>
        <w:numPr>
          <w:ilvl w:val="0"/>
          <w:numId w:val="1080"/>
        </w:numPr>
        <w:spacing w:after="280"/>
        <w:contextualSpacing/>
      </w:pPr>
      <w:r>
        <w:t xml:space="preserve">Set </w:t>
      </w:r>
      <w:r>
        <w:rPr>
          <w:i/>
        </w:rPr>
        <w:t>iterator’s</w:t>
      </w:r>
      <w:r>
        <w:t xml:space="preserve"> [[IteratedSet]] internal data property to </w:t>
      </w:r>
      <w:del w:id="13627" w:author="Rev 19 Allen Wirfs-Brock" w:date="2013-09-27T12:07:00Z">
        <w:r w:rsidDel="00BB4271">
          <w:rPr>
            <w:i/>
          </w:rPr>
          <w:delText>S</w:delText>
        </w:r>
      </w:del>
      <w:ins w:id="13628" w:author="Rev 19 Allen Wirfs-Brock" w:date="2013-09-27T12:07:00Z">
        <w:r w:rsidR="00BB4271">
          <w:rPr>
            <w:i/>
          </w:rPr>
          <w:t>set</w:t>
        </w:r>
      </w:ins>
      <w:r>
        <w:t>.</w:t>
      </w:r>
    </w:p>
    <w:p w:rsidR="00B17855" w:rsidRDefault="00B17855" w:rsidP="00B17855">
      <w:pPr>
        <w:pStyle w:val="Alg4"/>
        <w:numPr>
          <w:ilvl w:val="0"/>
          <w:numId w:val="1080"/>
        </w:numPr>
        <w:spacing w:after="280"/>
        <w:contextualSpacing/>
      </w:pPr>
      <w:r>
        <w:t xml:space="preserve">Set </w:t>
      </w:r>
      <w:r>
        <w:rPr>
          <w:i/>
        </w:rPr>
        <w:t>iterator’s</w:t>
      </w:r>
      <w:r w:rsidDel="00071909">
        <w:t xml:space="preserve"> </w:t>
      </w:r>
      <w:r>
        <w:t>[[SetNextIndex]] internal data property to 0.</w:t>
      </w:r>
    </w:p>
    <w:p w:rsidR="00B17855" w:rsidRDefault="00B17855" w:rsidP="00B17855">
      <w:pPr>
        <w:pStyle w:val="Alg4"/>
        <w:numPr>
          <w:ilvl w:val="0"/>
          <w:numId w:val="1080"/>
        </w:numPr>
        <w:spacing w:after="280"/>
        <w:contextualSpacing/>
      </w:pPr>
      <w:r>
        <w:t xml:space="preserve">Set </w:t>
      </w:r>
      <w:r>
        <w:rPr>
          <w:i/>
        </w:rPr>
        <w:t>iterator’s</w:t>
      </w:r>
      <w:r w:rsidDel="00071909">
        <w:t xml:space="preserve"> </w:t>
      </w:r>
      <w:r>
        <w:t xml:space="preserve">[[SetIterationKind]] internal data property to </w:t>
      </w:r>
      <w:r w:rsidRPr="0087223F">
        <w:rPr>
          <w:i/>
        </w:rPr>
        <w:t>kind</w:t>
      </w:r>
      <w:r>
        <w:t>.</w:t>
      </w:r>
    </w:p>
    <w:p w:rsidR="00B17855" w:rsidRDefault="00B17855" w:rsidP="00B17855">
      <w:pPr>
        <w:pStyle w:val="Alg4"/>
        <w:numPr>
          <w:ilvl w:val="0"/>
          <w:numId w:val="1080"/>
        </w:numPr>
        <w:spacing w:after="220"/>
        <w:contextualSpacing/>
      </w:pPr>
      <w:r>
        <w:t xml:space="preserve">Return </w:t>
      </w:r>
      <w:r>
        <w:rPr>
          <w:i/>
        </w:rPr>
        <w:t>iterator</w:t>
      </w:r>
      <w:r>
        <w:t>.</w:t>
      </w:r>
    </w:p>
    <w:p w:rsidR="00B17855" w:rsidRDefault="00B17855" w:rsidP="00B17855">
      <w:pPr>
        <w:pStyle w:val="Heading4"/>
      </w:pPr>
      <w:r>
        <w:t>The Set Iterator Prototype</w:t>
      </w:r>
    </w:p>
    <w:p w:rsidR="00B17855" w:rsidRDefault="00B17855" w:rsidP="00B17855">
      <w:r>
        <w:t>All Set Iterator Objects inherit properties from a common Set Iterator Prototype object.  The [[Prototype]] internal data property of the Set Iterator Prototype is the %ObjectPrototype% intrinsic object. In addition, the Set Iterator Prototype has the following properties:</w:t>
      </w:r>
    </w:p>
    <w:p w:rsidR="00B17855" w:rsidRDefault="00B17855" w:rsidP="00B17855">
      <w:pPr>
        <w:pStyle w:val="Heading5"/>
      </w:pPr>
      <w:r>
        <w:rPr>
          <w:i/>
        </w:rPr>
        <w:t>Set</w:t>
      </w:r>
      <w:commentRangeStart w:id="13629"/>
      <w:r w:rsidRPr="00061845">
        <w:rPr>
          <w:i/>
        </w:rPr>
        <w:t>Iterator</w:t>
      </w:r>
      <w:r>
        <w:t>.prototype.constructor</w:t>
      </w:r>
      <w:commentRangeEnd w:id="13629"/>
      <w:r>
        <w:rPr>
          <w:rStyle w:val="CommentReference"/>
          <w:b w:val="0"/>
        </w:rPr>
        <w:commentReference w:id="13629"/>
      </w:r>
    </w:p>
    <w:p w:rsidR="00B17855" w:rsidRDefault="00B17855" w:rsidP="00B17855">
      <w:pPr>
        <w:pStyle w:val="Heading5"/>
      </w:pPr>
      <w:r>
        <w:rPr>
          <w:i/>
        </w:rPr>
        <w:t>Set</w:t>
      </w:r>
      <w:r w:rsidRPr="00061845">
        <w:rPr>
          <w:i/>
        </w:rPr>
        <w:t>Iterator</w:t>
      </w:r>
      <w:r>
        <w:t>.prototype.next( )</w:t>
      </w:r>
    </w:p>
    <w:p w:rsidR="00B17855" w:rsidRDefault="00B17855" w:rsidP="00B17855">
      <w:pPr>
        <w:pStyle w:val="Alg4"/>
        <w:numPr>
          <w:ilvl w:val="0"/>
          <w:numId w:val="1081"/>
        </w:numPr>
      </w:pPr>
      <w:r>
        <w:t xml:space="preserve">Let </w:t>
      </w:r>
      <w:r w:rsidRPr="009B7611">
        <w:rPr>
          <w:i/>
        </w:rPr>
        <w:t>O</w:t>
      </w:r>
      <w:r>
        <w:t xml:space="preserve"> be the </w:t>
      </w:r>
      <w:r w:rsidRPr="009B7611">
        <w:rPr>
          <w:b/>
        </w:rPr>
        <w:t>this</w:t>
      </w:r>
      <w:r>
        <w:t xml:space="preserve"> value.</w:t>
      </w:r>
    </w:p>
    <w:p w:rsidR="00B17855" w:rsidRDefault="00B17855" w:rsidP="00B17855">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rsidR="00B17855" w:rsidRPr="00E77497" w:rsidRDefault="00B17855" w:rsidP="00B17855">
      <w:pPr>
        <w:pStyle w:val="Alg4"/>
        <w:numPr>
          <w:ilvl w:val="0"/>
          <w:numId w:val="1081"/>
        </w:numPr>
      </w:pPr>
      <w:r>
        <w:t xml:space="preserve">If </w:t>
      </w:r>
      <w:r w:rsidRPr="00061845">
        <w:rPr>
          <w:i/>
        </w:rPr>
        <w:t>O</w:t>
      </w:r>
      <w:r>
        <w:t xml:space="preserve"> does not have all of the internal properties of a Set Iterator Instance (</w:t>
      </w:r>
      <w:r w:rsidR="004B439B">
        <w:fldChar w:fldCharType="begin"/>
      </w:r>
      <w:r w:rsidR="004B439B">
        <w:instrText xml:space="preserve"> REF _Ref366081902 \r \h </w:instrText>
      </w:r>
      <w:r w:rsidR="004B439B">
        <w:fldChar w:fldCharType="separate"/>
      </w:r>
      <w:r w:rsidR="00460CAC">
        <w:t>23.2.5.3</w:t>
      </w:r>
      <w:r w:rsidR="004B439B">
        <w:fldChar w:fldCharType="end"/>
      </w:r>
      <w:r>
        <w:t xml:space="preserve">), throw a </w:t>
      </w:r>
      <w:r w:rsidRPr="00061845">
        <w:rPr>
          <w:b/>
        </w:rPr>
        <w:t>TypeError</w:t>
      </w:r>
      <w:r>
        <w:t xml:space="preserve"> exception.</w:t>
      </w:r>
    </w:p>
    <w:p w:rsidR="00B17855" w:rsidRDefault="00B17855" w:rsidP="00B17855">
      <w:pPr>
        <w:pStyle w:val="Alg4"/>
        <w:numPr>
          <w:ilvl w:val="0"/>
          <w:numId w:val="1081"/>
        </w:numPr>
        <w:spacing w:after="280"/>
        <w:contextualSpacing/>
      </w:pPr>
      <w:r>
        <w:t xml:space="preserve">Let </w:t>
      </w:r>
      <w:r>
        <w:rPr>
          <w:i/>
        </w:rPr>
        <w:t>s</w:t>
      </w:r>
      <w:r>
        <w:t xml:space="preserve"> be the value of the [[IteratedSet]] internal</w:t>
      </w:r>
      <w:r w:rsidRPr="00314265">
        <w:t xml:space="preserve"> </w:t>
      </w:r>
      <w:r>
        <w:t>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Let </w:t>
      </w:r>
      <w:r>
        <w:rPr>
          <w:i/>
        </w:rPr>
        <w:t>index</w:t>
      </w:r>
      <w:r>
        <w:t xml:space="preserve"> be the value of the [[SetNextIndex]] internal 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Assert: </w:t>
      </w:r>
      <w:r>
        <w:rPr>
          <w:i/>
        </w:rPr>
        <w:t>s</w:t>
      </w:r>
      <w:r>
        <w:t xml:space="preserve"> has a [[SetData]] internal</w:t>
      </w:r>
      <w:r w:rsidRPr="00314265">
        <w:t xml:space="preserve"> </w:t>
      </w:r>
      <w:r>
        <w:t>data property</w:t>
      </w:r>
      <w:r w:rsidRPr="003E6982">
        <w:t xml:space="preserve"> </w:t>
      </w:r>
      <w:r>
        <w:t xml:space="preserve">and </w:t>
      </w:r>
      <w:r>
        <w:rPr>
          <w:i/>
          <w:iCs/>
        </w:rPr>
        <w:t>s</w:t>
      </w:r>
      <w:r>
        <w:t xml:space="preserve"> has been initialised so the value of [[SetData]] is not </w:t>
      </w:r>
      <w:r>
        <w:rPr>
          <w:b/>
          <w:bCs/>
        </w:rPr>
        <w:t>undefined</w:t>
      </w:r>
      <w:r>
        <w:t>.</w:t>
      </w:r>
    </w:p>
    <w:p w:rsidR="00B17855" w:rsidRDefault="00B17855" w:rsidP="00B17855">
      <w:pPr>
        <w:pStyle w:val="Alg4"/>
        <w:numPr>
          <w:ilvl w:val="0"/>
          <w:numId w:val="1081"/>
        </w:numPr>
        <w:spacing w:after="280"/>
        <w:contextualSpacing/>
      </w:pPr>
      <w:r>
        <w:t xml:space="preserve">Let </w:t>
      </w:r>
      <w:r w:rsidRPr="00B5244C">
        <w:rPr>
          <w:i/>
        </w:rPr>
        <w:t>entries</w:t>
      </w:r>
      <w:r>
        <w:t xml:space="preserve"> be the List that is the value of the [[SetData]] internal</w:t>
      </w:r>
      <w:r w:rsidRPr="00314265">
        <w:t xml:space="preserve"> </w:t>
      </w:r>
      <w:r>
        <w:t>data property</w:t>
      </w:r>
      <w:r w:rsidRPr="003464A0">
        <w:t xml:space="preserve"> </w:t>
      </w:r>
      <w:r>
        <w:t>of</w:t>
      </w:r>
      <w:r w:rsidRPr="002166A8">
        <w:rPr>
          <w:i/>
        </w:rPr>
        <w:t xml:space="preserve"> </w:t>
      </w:r>
      <w:r>
        <w:rPr>
          <w:i/>
        </w:rPr>
        <w:t>s</w:t>
      </w:r>
      <w:r>
        <w:t>.</w:t>
      </w:r>
    </w:p>
    <w:p w:rsidR="00B17855" w:rsidRPr="00A221E6" w:rsidRDefault="00B17855" w:rsidP="00B17855">
      <w:pPr>
        <w:pStyle w:val="Alg4"/>
        <w:numPr>
          <w:ilvl w:val="0"/>
          <w:numId w:val="108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rsidR="00B17855" w:rsidRPr="00A221E6" w:rsidRDefault="00B17855" w:rsidP="00B17855">
      <w:pPr>
        <w:pStyle w:val="Alg4"/>
        <w:numPr>
          <w:ilvl w:val="1"/>
          <w:numId w:val="1081"/>
        </w:numPr>
        <w:spacing w:after="240"/>
        <w:contextualSpacing/>
      </w:pPr>
      <w:r>
        <w:t xml:space="preserve">Let </w:t>
      </w:r>
      <w:r>
        <w:rPr>
          <w:i/>
        </w:rPr>
        <w:t>e</w:t>
      </w:r>
      <w:r>
        <w:t xml:space="preserve"> be the element at 0-origined insertion position </w:t>
      </w:r>
      <w:r>
        <w:rPr>
          <w:i/>
        </w:rPr>
        <w:t>index</w:t>
      </w:r>
      <w:r>
        <w:t xml:space="preserve"> of </w:t>
      </w:r>
      <w:r>
        <w:rPr>
          <w:i/>
        </w:rPr>
        <w:t>entries</w:t>
      </w:r>
      <w:r>
        <w:t>.</w:t>
      </w:r>
    </w:p>
    <w:p w:rsidR="00B17855" w:rsidRDefault="00B17855" w:rsidP="00B17855">
      <w:pPr>
        <w:pStyle w:val="Alg4"/>
        <w:numPr>
          <w:ilvl w:val="1"/>
          <w:numId w:val="1081"/>
        </w:numPr>
        <w:spacing w:after="240"/>
        <w:contextualSpacing/>
      </w:pPr>
      <w:r>
        <w:t xml:space="preserve">Set </w:t>
      </w:r>
      <w:r>
        <w:rPr>
          <w:i/>
          <w:iCs/>
        </w:rPr>
        <w:t>index</w:t>
      </w:r>
      <w:r>
        <w:t xml:space="preserve"> to </w:t>
      </w:r>
      <w:r>
        <w:rPr>
          <w:i/>
          <w:iCs/>
        </w:rPr>
        <w:t>index</w:t>
      </w:r>
      <w:r>
        <w:t>+1;</w:t>
      </w:r>
    </w:p>
    <w:p w:rsidR="00B17855" w:rsidRDefault="00B17855" w:rsidP="00B17855">
      <w:pPr>
        <w:pStyle w:val="Alg4"/>
        <w:numPr>
          <w:ilvl w:val="1"/>
          <w:numId w:val="1081"/>
        </w:numPr>
        <w:spacing w:after="240"/>
        <w:contextualSpacing/>
      </w:pPr>
      <w:r>
        <w:t>Set the [[SetNextIndex]] internal</w:t>
      </w:r>
      <w:r w:rsidRPr="00022312">
        <w:t xml:space="preserve"> </w:t>
      </w:r>
      <w:r>
        <w:t>data property of</w:t>
      </w:r>
      <w:r w:rsidRPr="002166A8">
        <w:rPr>
          <w:i/>
        </w:rPr>
        <w:t xml:space="preserve"> </w:t>
      </w:r>
      <w:r w:rsidRPr="009B7611">
        <w:rPr>
          <w:i/>
        </w:rPr>
        <w:t>O</w:t>
      </w:r>
      <w:r>
        <w:t xml:space="preserve"> to </w:t>
      </w:r>
      <w:r w:rsidRPr="00B52F42">
        <w:rPr>
          <w:i/>
        </w:rPr>
        <w:t>index</w:t>
      </w:r>
      <w:r>
        <w:t>.</w:t>
      </w:r>
    </w:p>
    <w:p w:rsidR="00B17855" w:rsidRDefault="00B17855" w:rsidP="00B17855">
      <w:pPr>
        <w:pStyle w:val="Alg4"/>
        <w:numPr>
          <w:ilvl w:val="1"/>
          <w:numId w:val="1081"/>
        </w:numPr>
        <w:spacing w:after="240"/>
        <w:contextualSpacing/>
      </w:pPr>
      <w:r>
        <w:t xml:space="preserve">If </w:t>
      </w:r>
      <w:r>
        <w:rPr>
          <w:i/>
        </w:rPr>
        <w:t>e</w:t>
      </w:r>
      <w:r>
        <w:t xml:space="preserve"> is not </w:t>
      </w:r>
      <w:r w:rsidRPr="00A221E6">
        <w:rPr>
          <w:rFonts w:ascii="Arial" w:hAnsi="Arial" w:cs="Arial"/>
        </w:rPr>
        <w:t>empty</w:t>
      </w:r>
      <w:r>
        <w:t>, then</w:t>
      </w:r>
    </w:p>
    <w:p w:rsidR="00B17855" w:rsidRDefault="00B17855" w:rsidP="00B17855">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rsidR="00B17855" w:rsidRDefault="00B17855" w:rsidP="00B17855">
      <w:pPr>
        <w:pStyle w:val="Alg4"/>
        <w:numPr>
          <w:ilvl w:val="3"/>
          <w:numId w:val="1081"/>
        </w:numPr>
        <w:spacing w:after="240"/>
        <w:contextualSpacing/>
      </w:pPr>
      <w:r>
        <w:t xml:space="preserve">Let </w:t>
      </w:r>
      <w:r w:rsidRPr="009B7611">
        <w:rPr>
          <w:i/>
        </w:rPr>
        <w:t>result</w:t>
      </w:r>
      <w:r>
        <w:t xml:space="preserve"> be the result of </w:t>
      </w:r>
      <w:del w:id="13630" w:author="Rev 19 Allen Wirfs-Brock" w:date="2013-09-12T12:12:00Z">
        <w:r w:rsidDel="000C266C">
          <w:delText>the abstract operation</w:delText>
        </w:r>
      </w:del>
      <w:ins w:id="13631" w:author="Rev 19 Allen Wirfs-Brock" w:date="2013-09-12T12:17:00Z">
        <w:r w:rsidR="006F65B3">
          <w:t>performing</w:t>
        </w:r>
      </w:ins>
      <w:r>
        <w:t xml:space="preserve"> </w:t>
      </w:r>
      <w:r w:rsidR="000C266C">
        <w:t>ArrayCreate</w:t>
      </w:r>
      <w:del w:id="13632" w:author="Rev 19 Allen Wirfs-Brock" w:date="2013-09-12T12:14:00Z">
        <w:r w:rsidR="000C266C" w:rsidDel="000C266C">
          <w:delText xml:space="preserve"> </w:delText>
        </w:r>
      </w:del>
      <w:ins w:id="13633" w:author="Rev 19 Allen Wirfs-Brock" w:date="2013-09-12T12:11:00Z">
        <w:r w:rsidR="000C266C">
          <w:t>(</w:t>
        </w:r>
        <w:r w:rsidR="000C266C">
          <w:rPr>
            <w:iCs/>
          </w:rPr>
          <w:t>2)</w:t>
        </w:r>
      </w:ins>
      <w:del w:id="13634" w:author="Rev 19 Allen Wirfs-Brock" w:date="2013-09-12T12:12:00Z">
        <w:r w:rsidDel="000C266C">
          <w:delText>ArrayCreate</w:delText>
        </w:r>
      </w:del>
      <w:del w:id="13635" w:author="Rev 19 Allen Wirfs-Brock" w:date="2013-09-12T12:11:00Z">
        <w:r w:rsidDel="000C266C">
          <w:delText xml:space="preserve"> with argument 2</w:delText>
        </w:r>
      </w:del>
      <w:r>
        <w:t>.</w:t>
      </w:r>
    </w:p>
    <w:p w:rsidR="00B17855" w:rsidRDefault="00B17855" w:rsidP="00B17855">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rsidR="00B17855" w:rsidRDefault="00B17855" w:rsidP="00B17855">
      <w:pPr>
        <w:pStyle w:val="Alg4"/>
        <w:numPr>
          <w:ilvl w:val="3"/>
          <w:numId w:val="1081"/>
        </w:numPr>
        <w:spacing w:after="240"/>
        <w:contextualSpacing/>
      </w:pPr>
      <w:r>
        <w:t>Return CreateIt</w:t>
      </w:r>
      <w:ins w:id="13636" w:author="Rev 19 Allen Wirfs-Brock" w:date="2013-09-06T10:15:00Z">
        <w:r w:rsidR="00AE748F">
          <w:t>e</w:t>
        </w:r>
      </w:ins>
      <w:r>
        <w:t>rResultObject(</w:t>
      </w:r>
      <w:r>
        <w:rPr>
          <w:i/>
          <w:iCs/>
        </w:rPr>
        <w:t>result</w:t>
      </w:r>
      <w:r>
        <w:t xml:space="preserve">, </w:t>
      </w:r>
      <w:r>
        <w:rPr>
          <w:b/>
          <w:bCs/>
        </w:rPr>
        <w:t>false</w:t>
      </w:r>
      <w:r>
        <w:t>).</w:t>
      </w:r>
    </w:p>
    <w:p w:rsidR="00B17855" w:rsidRDefault="00B17855" w:rsidP="00B17855">
      <w:pPr>
        <w:pStyle w:val="Alg4"/>
        <w:numPr>
          <w:ilvl w:val="2"/>
          <w:numId w:val="1081"/>
        </w:numPr>
        <w:spacing w:after="240"/>
        <w:contextualSpacing/>
      </w:pPr>
      <w:r>
        <w:t>Return CreateIt</w:t>
      </w:r>
      <w:ins w:id="13637" w:author="Rev 19 Allen Wirfs-Brock" w:date="2013-09-06T10:15:00Z">
        <w:r w:rsidR="00AE748F">
          <w:t>e</w:t>
        </w:r>
      </w:ins>
      <w:r>
        <w:t>rResultObject(</w:t>
      </w:r>
      <w:r>
        <w:rPr>
          <w:i/>
        </w:rPr>
        <w:t>e</w:t>
      </w:r>
      <w:r>
        <w:t xml:space="preserve">, </w:t>
      </w:r>
      <w:r>
        <w:rPr>
          <w:b/>
          <w:bCs/>
        </w:rPr>
        <w:t>false</w:t>
      </w:r>
      <w:r>
        <w:t>).</w:t>
      </w:r>
    </w:p>
    <w:p w:rsidR="00B17855" w:rsidRPr="002166A8" w:rsidRDefault="00B17855" w:rsidP="00B17855">
      <w:pPr>
        <w:pStyle w:val="Alg4"/>
        <w:numPr>
          <w:ilvl w:val="0"/>
          <w:numId w:val="1081"/>
        </w:numPr>
        <w:spacing w:after="280"/>
      </w:pPr>
      <w:r w:rsidRPr="00E77497">
        <w:t xml:space="preserve">Return </w:t>
      </w:r>
      <w:r>
        <w:t>CreateIt</w:t>
      </w:r>
      <w:ins w:id="13638" w:author="Rev 19 Allen Wirfs-Brock" w:date="2013-09-06T10:15:00Z">
        <w:r w:rsidR="00AE748F">
          <w:t>e</w:t>
        </w:r>
      </w:ins>
      <w:r>
        <w:t>rResultObject(</w:t>
      </w:r>
      <w:r>
        <w:rPr>
          <w:b/>
          <w:bCs/>
        </w:rPr>
        <w:t>undefined</w:t>
      </w:r>
      <w:r>
        <w:t xml:space="preserve">, </w:t>
      </w:r>
      <w:r w:rsidRPr="0056441E">
        <w:rPr>
          <w:b/>
          <w:bCs/>
        </w:rPr>
        <w:t>true</w:t>
      </w:r>
      <w:r>
        <w:t>)</w:t>
      </w:r>
      <w:r w:rsidRPr="00E77497">
        <w:t>.</w:t>
      </w:r>
    </w:p>
    <w:p w:rsidR="00B17855" w:rsidRPr="00E77497" w:rsidRDefault="00B17855" w:rsidP="00B17855">
      <w:pPr>
        <w:pStyle w:val="Heading5"/>
      </w:pPr>
      <w:r>
        <w:rPr>
          <w:i/>
        </w:rPr>
        <w:lastRenderedPageBreak/>
        <w:t>Set</w:t>
      </w:r>
      <w:r w:rsidRPr="009B7611">
        <w:rPr>
          <w:i/>
        </w:rPr>
        <w:t>Iterator</w:t>
      </w:r>
      <w:r w:rsidRPr="00E77497">
        <w:t>.prototype.</w:t>
      </w:r>
      <w:r>
        <w:t>@@iterator</w:t>
      </w:r>
      <w:r w:rsidRPr="00E77497">
        <w:t xml:space="preserve"> ( </w:t>
      </w:r>
      <w:r>
        <w:t xml:space="preserve">  </w:t>
      </w:r>
      <w:r w:rsidRPr="00E77497">
        <w:t>)</w:t>
      </w:r>
    </w:p>
    <w:p w:rsidR="00B17855" w:rsidRPr="00E77497" w:rsidRDefault="00B17855" w:rsidP="00B17855">
      <w:r w:rsidRPr="00E77497">
        <w:t>The following steps are taken:</w:t>
      </w:r>
    </w:p>
    <w:p w:rsidR="00B17855" w:rsidRPr="002166A8" w:rsidRDefault="00B17855" w:rsidP="00B17855">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rsidR="00B17855" w:rsidRDefault="00B17855" w:rsidP="00B17855">
      <w:pPr>
        <w:pStyle w:val="Heading5"/>
      </w:pPr>
      <w:r>
        <w:tab/>
      </w:r>
      <w:r>
        <w:rPr>
          <w:i/>
        </w:rPr>
        <w:t>Set</w:t>
      </w:r>
      <w:r w:rsidRPr="009B7611">
        <w:rPr>
          <w:i/>
        </w:rPr>
        <w:t>Iterator</w:t>
      </w:r>
      <w:r>
        <w:t>.prototype.@@toStringTag</w:t>
      </w:r>
    </w:p>
    <w:p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rsidR="00B17855" w:rsidRDefault="00B17855" w:rsidP="00B17855">
      <w:pPr>
        <w:pStyle w:val="Heading4"/>
      </w:pPr>
      <w:bookmarkStart w:id="13639" w:name="_Ref366081902"/>
      <w:r>
        <w:t>Properties of Set Iterator Instances</w:t>
      </w:r>
      <w:bookmarkEnd w:id="13639"/>
    </w:p>
    <w:p w:rsidR="00B17855" w:rsidRDefault="00B17855" w:rsidP="00B17855">
      <w:r>
        <w:t>Set</w:t>
      </w:r>
      <w:r w:rsidRPr="00E77497">
        <w:t xml:space="preserve"> </w:t>
      </w:r>
      <w:r>
        <w:t>Iterator instances</w:t>
      </w:r>
      <w:r w:rsidRPr="00E77497">
        <w:t xml:space="preserve"> inherit properties from the </w:t>
      </w:r>
      <w:r>
        <w:t>Set Iterator</w:t>
      </w:r>
      <w:r w:rsidRPr="00E77497">
        <w:t xml:space="preserve"> prototype</w:t>
      </w:r>
      <w:r>
        <w:t xml:space="preserve"> (the intrinsic,  %SetIteratorPrototype%).</w:t>
      </w:r>
      <w:r w:rsidRPr="00E77497">
        <w:t xml:space="preserve"> </w:t>
      </w:r>
      <w:r>
        <w:t>Set Iterator instances are initially created with</w:t>
      </w:r>
      <w:r w:rsidRPr="00E77497">
        <w:t xml:space="preserve"> </w:t>
      </w:r>
      <w:r>
        <w:t>the internal properties specified</w:t>
      </w:r>
      <w:r w:rsidR="0023289A">
        <w:t xml:space="preserve"> </w:t>
      </w:r>
      <w:r w:rsidR="0023289A">
        <w:fldChar w:fldCharType="begin"/>
      </w:r>
      <w:r w:rsidR="0023289A">
        <w:instrText xml:space="preserve"> REF _Ref366138660 \h </w:instrText>
      </w:r>
      <w:r w:rsidR="0023289A">
        <w:fldChar w:fldCharType="separate"/>
      </w:r>
      <w:r w:rsidR="00460CAC">
        <w:t xml:space="preserve">Table </w:t>
      </w:r>
      <w:r w:rsidR="00460CAC">
        <w:rPr>
          <w:noProof/>
        </w:rPr>
        <w:t>38</w:t>
      </w:r>
      <w:r w:rsidR="0023289A">
        <w:fldChar w:fldCharType="end"/>
      </w:r>
      <w:r>
        <w:t>.</w:t>
      </w:r>
    </w:p>
    <w:p w:rsidR="00B17855" w:rsidRDefault="00B17855" w:rsidP="00B17855">
      <w:pPr>
        <w:pStyle w:val="Caption"/>
        <w:keepNext/>
        <w:jc w:val="center"/>
      </w:pPr>
      <w:bookmarkStart w:id="13640" w:name="_Ref366138660"/>
      <w:r>
        <w:t xml:space="preserve">Table </w:t>
      </w:r>
      <w:r>
        <w:fldChar w:fldCharType="begin"/>
      </w:r>
      <w:r>
        <w:instrText xml:space="preserve"> SEQ Table \* ARABIC </w:instrText>
      </w:r>
      <w:r>
        <w:fldChar w:fldCharType="separate"/>
      </w:r>
      <w:r w:rsidR="00460CAC">
        <w:rPr>
          <w:noProof/>
        </w:rPr>
        <w:t>38</w:t>
      </w:r>
      <w:r>
        <w:fldChar w:fldCharType="end"/>
      </w:r>
      <w:bookmarkEnd w:id="13640"/>
      <w:r>
        <w:t xml:space="preserve"> — Internal Data Properties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B17855" w:rsidRPr="00E77497" w:rsidTr="00BC77AC">
        <w:tc>
          <w:tcPr>
            <w:tcW w:w="2250" w:type="dxa"/>
            <w:tcBorders>
              <w:top w:val="single" w:sz="12" w:space="0" w:color="000000"/>
              <w:left w:val="single" w:sz="6" w:space="0" w:color="000000"/>
              <w:bottom w:val="single" w:sz="6" w:space="0" w:color="000000"/>
              <w:right w:val="nil"/>
            </w:tcBorders>
            <w:shd w:val="solid" w:color="C0C0C0" w:fill="FFFFFF"/>
          </w:tcPr>
          <w:p w:rsidR="00B17855" w:rsidRPr="002166A8" w:rsidRDefault="00B17855" w:rsidP="00BC77AC">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B17855" w:rsidRPr="002166A8" w:rsidRDefault="00B17855" w:rsidP="00BC77AC">
            <w:pPr>
              <w:spacing w:after="120"/>
              <w:jc w:val="center"/>
              <w:rPr>
                <w:b/>
                <w:shd w:val="solid" w:color="C0C0C0" w:fill="FFFFFF"/>
              </w:rPr>
            </w:pPr>
            <w:r w:rsidRPr="002166A8">
              <w:rPr>
                <w:b/>
                <w:shd w:val="solid" w:color="C0C0C0" w:fill="FFFFFF"/>
              </w:rPr>
              <w:t>Description</w:t>
            </w:r>
          </w:p>
        </w:tc>
      </w:tr>
      <w:tr w:rsidR="00B17855" w:rsidRPr="00E77497" w:rsidTr="00BC77AC">
        <w:tc>
          <w:tcPr>
            <w:tcW w:w="2250" w:type="dxa"/>
            <w:tcBorders>
              <w:top w:val="nil"/>
            </w:tcBorders>
          </w:tcPr>
          <w:p w:rsidR="00B17855" w:rsidRPr="00504F46" w:rsidRDefault="00B17855" w:rsidP="00BC77AC">
            <w:pPr>
              <w:spacing w:after="0"/>
              <w:contextualSpacing/>
              <w:rPr>
                <w:rFonts w:ascii="Times New Roman" w:hAnsi="Times New Roman"/>
              </w:rPr>
            </w:pPr>
            <w:r>
              <w:rPr>
                <w:rFonts w:ascii="Times New Roman" w:hAnsi="Times New Roman"/>
              </w:rPr>
              <w:t>[[</w:t>
            </w:r>
            <w:r w:rsidRPr="00C81E7E">
              <w:rPr>
                <w:rFonts w:ascii="Times New Roman" w:hAnsi="Times New Roman"/>
              </w:rPr>
              <w:t>IteratedSet</w:t>
            </w:r>
            <w:r>
              <w:rPr>
                <w:rFonts w:ascii="Times New Roman" w:hAnsi="Times New Roman"/>
              </w:rPr>
              <w:t>]]</w:t>
            </w:r>
          </w:p>
        </w:tc>
        <w:tc>
          <w:tcPr>
            <w:tcW w:w="5957" w:type="dxa"/>
            <w:tcBorders>
              <w:top w:val="nil"/>
            </w:tcBorders>
          </w:tcPr>
          <w:p w:rsidR="00B17855" w:rsidRPr="006847F6" w:rsidRDefault="00B17855" w:rsidP="00BC77AC">
            <w:pPr>
              <w:spacing w:after="0"/>
              <w:contextualSpacing/>
              <w:rPr>
                <w:rFonts w:cs="Arial"/>
              </w:rPr>
            </w:pPr>
            <w:r w:rsidRPr="002166A8">
              <w:rPr>
                <w:rFonts w:cs="Arial"/>
              </w:rPr>
              <w:t xml:space="preserve">The </w:t>
            </w:r>
            <w:r>
              <w:rPr>
                <w:rFonts w:cs="Arial"/>
              </w:rPr>
              <w:t>Set</w:t>
            </w:r>
            <w:r w:rsidRPr="002166A8">
              <w:rPr>
                <w:rFonts w:cs="Arial"/>
              </w:rPr>
              <w:t xml:space="preserve"> object</w:t>
            </w:r>
            <w:r>
              <w:rPr>
                <w:rFonts w:cs="Arial"/>
              </w:rPr>
              <w:t xml:space="preserve"> that is being iterated.</w:t>
            </w:r>
          </w:p>
        </w:tc>
      </w:tr>
      <w:tr w:rsidR="00B17855" w:rsidRPr="00E77497" w:rsidTr="00BC77AC">
        <w:tc>
          <w:tcPr>
            <w:tcW w:w="2250" w:type="dxa"/>
            <w:tcBorders>
              <w:top w:val="nil"/>
              <w:bottom w:val="single" w:sz="4" w:space="0" w:color="auto"/>
            </w:tcBorders>
          </w:tcPr>
          <w:p w:rsidR="00B17855" w:rsidRPr="00E77497" w:rsidRDefault="00B17855" w:rsidP="00BC77AC">
            <w:pPr>
              <w:spacing w:after="0"/>
              <w:contextualSpacing/>
              <w:rPr>
                <w:rFonts w:ascii="Courier New" w:hAnsi="Courier New" w:cs="Courier New"/>
                <w:b/>
              </w:rPr>
            </w:pPr>
            <w:r>
              <w:rPr>
                <w:rFonts w:ascii="Times New Roman" w:hAnsi="Times New Roman"/>
              </w:rPr>
              <w:t>[[SetNextIndex]]</w:t>
            </w:r>
          </w:p>
        </w:tc>
        <w:tc>
          <w:tcPr>
            <w:tcW w:w="5957" w:type="dxa"/>
            <w:tcBorders>
              <w:top w:val="nil"/>
              <w:bottom w:val="single" w:sz="4" w:space="0" w:color="auto"/>
            </w:tcBorders>
          </w:tcPr>
          <w:p w:rsidR="00B17855" w:rsidRPr="000D3CBD" w:rsidRDefault="00B17855" w:rsidP="00BC77AC">
            <w:pPr>
              <w:spacing w:after="0"/>
              <w:contextualSpacing/>
              <w:rPr>
                <w:rFonts w:cs="Arial"/>
              </w:rPr>
            </w:pPr>
            <w:r>
              <w:rPr>
                <w:rFonts w:cs="Arial"/>
              </w:rPr>
              <w:t>The integer index of the next Set data element to be examined by this iteration.</w:t>
            </w:r>
          </w:p>
        </w:tc>
      </w:tr>
      <w:tr w:rsidR="00B17855" w:rsidRPr="00E77497" w:rsidTr="00BC77AC">
        <w:tc>
          <w:tcPr>
            <w:tcW w:w="2250" w:type="dxa"/>
            <w:tcBorders>
              <w:top w:val="single" w:sz="4" w:space="0" w:color="auto"/>
            </w:tcBorders>
          </w:tcPr>
          <w:p w:rsidR="00B17855" w:rsidRDefault="00B17855" w:rsidP="00BC77AC">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rsidR="00B17855" w:rsidRDefault="00B17855" w:rsidP="00BC77AC">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rsidR="00B17855" w:rsidRPr="0032146B" w:rsidRDefault="00B17855" w:rsidP="00B17855"/>
    <w:p w:rsidR="00B17855" w:rsidRDefault="00B17855" w:rsidP="00B17855"/>
    <w:p w:rsidR="00B17855" w:rsidRDefault="00B17855" w:rsidP="00B17855"/>
    <w:p w:rsidR="00B17855" w:rsidRDefault="00B17855" w:rsidP="00B17855"/>
    <w:p w:rsidR="00B17855" w:rsidRDefault="00B17855" w:rsidP="00B17855"/>
    <w:p w:rsidR="00A95C0C" w:rsidRDefault="00A95C0C" w:rsidP="00052E66">
      <w:pPr>
        <w:pStyle w:val="Heading2"/>
      </w:pPr>
      <w:bookmarkStart w:id="13641" w:name="_Ref366081992"/>
      <w:bookmarkStart w:id="13642" w:name="_Toc368050785"/>
      <w:r>
        <w:t>WeakMap Objects</w:t>
      </w:r>
      <w:bookmarkEnd w:id="13641"/>
      <w:bookmarkEnd w:id="13642"/>
    </w:p>
    <w:p w:rsidR="00A95C0C" w:rsidRDefault="00A95C0C" w:rsidP="00981659">
      <w:r>
        <w:t xml:space="preserve">WeakMap objects are collections of key/value pairs where the keys are ECMAScript objects and values may be arbitrary ECMAScript language values. A WeakMap may be queried to see if it contains an key/value pair with a specific key, but no mechanisms is provided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rsidR="00A95C0C" w:rsidRPr="00BE5FB4" w:rsidRDefault="00A95C0C" w:rsidP="00981659">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rsidR="00A95C0C" w:rsidRDefault="00A95C0C" w:rsidP="00DA427D">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rsidR="00A95C0C" w:rsidRDefault="00A95C0C" w:rsidP="00C04626">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rsidR="00A95C0C" w:rsidRDefault="00A95C0C" w:rsidP="002021D1">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A. Michael Berman (Ed.). ACM, New York, NY, USA, 176-183</w:t>
      </w:r>
      <w:r w:rsidR="00B6171B">
        <w:t xml:space="preserve">. </w:t>
      </w:r>
      <w:r w:rsidR="00A47373">
        <w:fldChar w:fldCharType="begin"/>
      </w:r>
      <w:r w:rsidR="00A47373">
        <w:instrText xml:space="preserve"> HYPERLINK "http://doi.acm.org/10.1145/263698.263733" </w:instrText>
      </w:r>
      <w:ins w:id="13643" w:author="Rev 19 Allen Wirfs-Brock" w:date="2013-09-27T08:40:00Z"/>
      <w:r w:rsidR="00A47373">
        <w:fldChar w:fldCharType="separate"/>
      </w:r>
      <w:r w:rsidR="00B6171B" w:rsidRPr="00B6171B">
        <w:rPr>
          <w:rStyle w:val="Hyperlink"/>
          <w:lang w:val="en-GB"/>
        </w:rPr>
        <w:t>http://doi.acm.org/10.1145/263698.263733</w:t>
      </w:r>
      <w:r w:rsidR="00A47373">
        <w:rPr>
          <w:rStyle w:val="Hyperlink"/>
          <w:lang w:val="en-GB"/>
        </w:rPr>
        <w:fldChar w:fldCharType="end"/>
      </w:r>
      <w:r w:rsidR="00B6171B">
        <w:t>.</w:t>
      </w:r>
    </w:p>
    <w:p w:rsidR="00A95C0C" w:rsidRDefault="00A95C0C" w:rsidP="00834ABD">
      <w:pPr>
        <w:pStyle w:val="Note"/>
        <w:ind w:left="403"/>
      </w:pPr>
      <w:r w:rsidRPr="00A62372">
        <w:lastRenderedPageBreak/>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r w:rsidR="00A47373">
        <w:fldChar w:fldCharType="begin"/>
      </w:r>
      <w:r w:rsidR="00A47373">
        <w:instrText xml:space="preserve"> HYPERLINK "http://www.jucs.org/jucs_14_21/eliminating_cycles_in_weak" </w:instrText>
      </w:r>
      <w:ins w:id="13644" w:author="Rev 19 Allen Wirfs-Brock" w:date="2013-09-27T08:40:00Z"/>
      <w:r w:rsidR="00A47373">
        <w:fldChar w:fldCharType="separate"/>
      </w:r>
      <w:r w:rsidRPr="0063283D">
        <w:rPr>
          <w:rStyle w:val="Hyperlink"/>
          <w:lang w:val="en-GB"/>
        </w:rPr>
        <w:t>http://www.jucs.org/jucs_14_21/eliminating_cycles_in_weak</w:t>
      </w:r>
      <w:r w:rsidR="00A47373">
        <w:rPr>
          <w:rStyle w:val="Hyperlink"/>
          <w:lang w:val="en-GB"/>
        </w:rPr>
        <w:fldChar w:fldCharType="end"/>
      </w:r>
      <w:r>
        <w:t xml:space="preserve">  </w:t>
      </w:r>
    </w:p>
    <w:p w:rsidR="00A95C0C" w:rsidRPr="00E77497" w:rsidRDefault="00A95C0C" w:rsidP="00CE51AB">
      <w:pPr>
        <w:pStyle w:val="Heading3"/>
      </w:pPr>
      <w:bookmarkStart w:id="13645" w:name="_Ref365542827"/>
      <w:bookmarkStart w:id="13646" w:name="_Toc368050786"/>
      <w:r w:rsidRPr="00E77497">
        <w:t xml:space="preserve">The </w:t>
      </w:r>
      <w:r>
        <w:t>WeakMap</w:t>
      </w:r>
      <w:r w:rsidRPr="00E77497">
        <w:t xml:space="preserve"> Constructor</w:t>
      </w:r>
      <w:bookmarkEnd w:id="13645"/>
      <w:bookmarkEnd w:id="13646"/>
      <w:r w:rsidRPr="00E77497">
        <w:t xml:space="preserve"> </w:t>
      </w:r>
    </w:p>
    <w:p w:rsidR="00A95C0C" w:rsidRDefault="00A95C0C" w:rsidP="00BA2DF2">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methods</w:t>
      </w:r>
      <w:r w:rsidRPr="00E77497">
        <w:t>.</w:t>
      </w:r>
    </w:p>
    <w:p w:rsidR="00A95C0C" w:rsidRDefault="00A95C0C" w:rsidP="00BA2DF2">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rsidR="00A95C0C" w:rsidRPr="00E77497" w:rsidRDefault="00A95C0C" w:rsidP="00BA2DF2">
      <w:pPr>
        <w:pStyle w:val="Heading4"/>
      </w:pPr>
      <w:r>
        <w:t>WeakMap</w:t>
      </w:r>
      <w:r w:rsidRPr="00E77497">
        <w:t xml:space="preserve"> (</w:t>
      </w:r>
      <w:r>
        <w:t xml:space="preserve">iterable = undefined </w:t>
      </w:r>
      <w:r w:rsidRPr="00E77497">
        <w:t>)</w:t>
      </w:r>
    </w:p>
    <w:p w:rsidR="00A95C0C" w:rsidRPr="0067698A" w:rsidRDefault="00A95C0C" w:rsidP="00BA2DF2">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rsidR="00A95C0C" w:rsidRDefault="00A95C0C" w:rsidP="00BA2DF2">
      <w:pPr>
        <w:pStyle w:val="Alg4"/>
        <w:numPr>
          <w:ilvl w:val="0"/>
          <w:numId w:val="1358"/>
        </w:numPr>
      </w:pPr>
      <w:r>
        <w:t xml:space="preserve">Let </w:t>
      </w:r>
      <w:r>
        <w:rPr>
          <w:i/>
        </w:rPr>
        <w:t>map</w:t>
      </w:r>
      <w:r>
        <w:t xml:space="preserve"> be the </w:t>
      </w:r>
      <w:r w:rsidRPr="00F94F77">
        <w:rPr>
          <w:b/>
        </w:rPr>
        <w:t>this</w:t>
      </w:r>
      <w:r>
        <w:t xml:space="preserve"> value.</w:t>
      </w:r>
    </w:p>
    <w:p w:rsidR="00A95C0C" w:rsidRPr="00E77497" w:rsidRDefault="00A95C0C" w:rsidP="00BA2DF2">
      <w:pPr>
        <w:pStyle w:val="Alg4"/>
        <w:numPr>
          <w:ilvl w:val="0"/>
          <w:numId w:val="1358"/>
        </w:numPr>
      </w:pPr>
      <w:r>
        <w:t>If Type(</w:t>
      </w:r>
      <w:r>
        <w:rPr>
          <w:i/>
          <w:iCs/>
        </w:rPr>
        <w:t>map</w:t>
      </w:r>
      <w:r>
        <w:t xml:space="preserve">) is not Object then,  throw a </w:t>
      </w:r>
      <w:r w:rsidRPr="00BB7225">
        <w:rPr>
          <w:b/>
          <w:bCs/>
        </w:rPr>
        <w:t>TypeError</w:t>
      </w:r>
      <w:r>
        <w:t xml:space="preserve"> exception</w:t>
      </w:r>
      <w:r w:rsidRPr="00E77497">
        <w:t>.</w:t>
      </w:r>
    </w:p>
    <w:p w:rsidR="00A95C0C" w:rsidRPr="00E77497" w:rsidRDefault="00A95C0C" w:rsidP="00BA2DF2">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p>
    <w:p w:rsidR="00A95C0C" w:rsidRPr="00E77497" w:rsidRDefault="00A95C0C" w:rsidP="00BA2DF2">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rsidR="00A95C0C" w:rsidRDefault="00A95C0C" w:rsidP="00BA2DF2">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A95C0C" w:rsidRDefault="00A95C0C" w:rsidP="00BA2DF2">
      <w:pPr>
        <w:pStyle w:val="Alg4"/>
        <w:numPr>
          <w:ilvl w:val="0"/>
          <w:numId w:val="1358"/>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rsidR="00A95C0C" w:rsidRDefault="00A95C0C" w:rsidP="00BA2DF2">
      <w:pPr>
        <w:pStyle w:val="Alg4"/>
        <w:numPr>
          <w:ilvl w:val="0"/>
          <w:numId w:val="1358"/>
        </w:numPr>
      </w:pPr>
      <w:r>
        <w:t>Else,</w:t>
      </w:r>
    </w:p>
    <w:p w:rsidR="00A95C0C" w:rsidRDefault="00A95C0C" w:rsidP="00BA2DF2">
      <w:pPr>
        <w:pStyle w:val="Alg4"/>
        <w:numPr>
          <w:ilvl w:val="1"/>
          <w:numId w:val="1358"/>
        </w:numPr>
      </w:pPr>
      <w:r>
        <w:t xml:space="preserve">Let </w:t>
      </w:r>
      <w:r>
        <w:rPr>
          <w:i/>
        </w:rPr>
        <w:t>iter</w:t>
      </w:r>
      <w:r>
        <w:t xml:space="preserve"> be the result of GetIterator(</w:t>
      </w:r>
      <w:r w:rsidRPr="00B5244C">
        <w:rPr>
          <w:i/>
        </w:rPr>
        <w:t>iterable</w:t>
      </w:r>
      <w:r>
        <w:rPr>
          <w:iCs/>
        </w:rPr>
        <w:t>).</w:t>
      </w:r>
    </w:p>
    <w:p w:rsidR="00A95C0C" w:rsidRDefault="00A95C0C" w:rsidP="00BA2DF2">
      <w:pPr>
        <w:pStyle w:val="Alg4"/>
        <w:numPr>
          <w:ilvl w:val="1"/>
          <w:numId w:val="1358"/>
        </w:numPr>
      </w:pPr>
      <w:r>
        <w:t>ReturnIfAbrupt(</w:t>
      </w:r>
      <w:r w:rsidRPr="00C903CE">
        <w:rPr>
          <w:i/>
        </w:rPr>
        <w:t>it</w:t>
      </w:r>
      <w:r>
        <w:rPr>
          <w:i/>
        </w:rPr>
        <w:t>e</w:t>
      </w:r>
      <w:r w:rsidRPr="00C903CE">
        <w:rPr>
          <w:i/>
        </w:rPr>
        <w:t>r</w:t>
      </w:r>
      <w:r>
        <w:t>).</w:t>
      </w:r>
    </w:p>
    <w:p w:rsidR="00A95C0C" w:rsidRDefault="00A95C0C" w:rsidP="00BA2DF2">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95C0C" w:rsidRDefault="00A95C0C" w:rsidP="00BA2DF2">
      <w:pPr>
        <w:pStyle w:val="Alg4"/>
        <w:numPr>
          <w:ilvl w:val="1"/>
          <w:numId w:val="1358"/>
        </w:numPr>
      </w:pPr>
      <w:r>
        <w:t>ReturnIfAbrupt(</w:t>
      </w:r>
      <w:r w:rsidRPr="00C903CE">
        <w:rPr>
          <w:i/>
        </w:rPr>
        <w:t>adder</w:t>
      </w:r>
      <w:r>
        <w:t>).</w:t>
      </w:r>
    </w:p>
    <w:p w:rsidR="00A95C0C" w:rsidRDefault="00A95C0C" w:rsidP="00BA2DF2">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A95C0C" w:rsidRPr="004F54AE" w:rsidRDefault="00A95C0C" w:rsidP="00BA2DF2">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A95C0C" w:rsidRDefault="00A95C0C" w:rsidP="00BA2DF2">
      <w:pPr>
        <w:pStyle w:val="Alg4"/>
        <w:numPr>
          <w:ilvl w:val="0"/>
          <w:numId w:val="135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95C0C" w:rsidRPr="00A5755A" w:rsidRDefault="00A95C0C" w:rsidP="00BA2DF2">
      <w:pPr>
        <w:pStyle w:val="Alg4"/>
        <w:numPr>
          <w:ilvl w:val="0"/>
          <w:numId w:val="1358"/>
        </w:numPr>
        <w:contextualSpacing/>
      </w:pPr>
      <w:r>
        <w:t>Repeat</w:t>
      </w:r>
    </w:p>
    <w:p w:rsidR="00A95C0C" w:rsidRDefault="00A95C0C" w:rsidP="00BA2DF2">
      <w:pPr>
        <w:pStyle w:val="Alg3"/>
        <w:numPr>
          <w:ilvl w:val="1"/>
          <w:numId w:val="1358"/>
        </w:numPr>
      </w:pPr>
      <w:r>
        <w:t xml:space="preserve">Let </w:t>
      </w:r>
      <w:r w:rsidRPr="004848CA">
        <w:rPr>
          <w:i/>
        </w:rPr>
        <w:t>next</w:t>
      </w:r>
      <w:r>
        <w:t xml:space="preserve"> be the result of </w:t>
      </w:r>
      <w:del w:id="13647" w:author="Rev 19 Allen Wirfs-Brock" w:date="2013-09-22T11:31:00Z">
        <w:r w:rsidDel="0061744F">
          <w:delText>IteratorNext</w:delText>
        </w:r>
      </w:del>
      <w:ins w:id="13648" w:author="Rev 19 Allen Wirfs-Brock" w:date="2013-09-22T11:31:00Z">
        <w:r w:rsidR="0061744F">
          <w:t>IteratorStep</w:t>
        </w:r>
      </w:ins>
      <w:r>
        <w:t>(</w:t>
      </w:r>
      <w:r>
        <w:rPr>
          <w:i/>
        </w:rPr>
        <w:t>iter</w:t>
      </w:r>
      <w:r>
        <w:t>).</w:t>
      </w:r>
    </w:p>
    <w:p w:rsidR="00A95C0C" w:rsidRDefault="00A95C0C" w:rsidP="00BA2DF2">
      <w:pPr>
        <w:pStyle w:val="Alg4"/>
        <w:numPr>
          <w:ilvl w:val="1"/>
          <w:numId w:val="1358"/>
        </w:numPr>
        <w:contextualSpacing/>
      </w:pPr>
      <w:r>
        <w:t>ReturnIfAbrupt(</w:t>
      </w:r>
      <w:r w:rsidRPr="004E372D">
        <w:rPr>
          <w:i/>
        </w:rPr>
        <w:t>next</w:t>
      </w:r>
      <w:r>
        <w:t>).</w:t>
      </w:r>
    </w:p>
    <w:p w:rsidR="00A95C0C" w:rsidDel="0061744F" w:rsidRDefault="00A95C0C" w:rsidP="00BA2DF2">
      <w:pPr>
        <w:numPr>
          <w:ilvl w:val="1"/>
          <w:numId w:val="1358"/>
        </w:numPr>
        <w:contextualSpacing/>
        <w:rPr>
          <w:del w:id="13649" w:author="Rev 19 Allen Wirfs-Brock" w:date="2013-09-22T11:31:00Z"/>
          <w:rFonts w:ascii="Times New Roman" w:hAnsi="Times New Roman"/>
        </w:rPr>
      </w:pPr>
      <w:del w:id="13650" w:author="Rev 19 Allen Wirfs-Brock" w:date="2013-09-22T11:31: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A95C0C" w:rsidDel="0061744F" w:rsidRDefault="00A95C0C" w:rsidP="00BA2DF2">
      <w:pPr>
        <w:numPr>
          <w:ilvl w:val="1"/>
          <w:numId w:val="1358"/>
        </w:numPr>
        <w:spacing w:after="0"/>
        <w:contextualSpacing/>
        <w:rPr>
          <w:del w:id="13651" w:author="Rev 19 Allen Wirfs-Brock" w:date="2013-09-22T11:31:00Z"/>
          <w:rFonts w:ascii="Times New Roman" w:hAnsi="Times New Roman"/>
        </w:rPr>
      </w:pPr>
      <w:del w:id="13652" w:author="Rev 19 Allen Wirfs-Brock" w:date="2013-09-22T11:31: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A95C0C" w:rsidRDefault="00A95C0C" w:rsidP="00BA2DF2">
      <w:pPr>
        <w:pStyle w:val="Alg3"/>
        <w:numPr>
          <w:ilvl w:val="1"/>
          <w:numId w:val="1358"/>
        </w:numPr>
      </w:pPr>
      <w:r>
        <w:t xml:space="preserve">If </w:t>
      </w:r>
      <w:ins w:id="13653" w:author="Rev 19 Allen Wirfs-Brock" w:date="2013-09-22T11:31:00Z">
        <w:r w:rsidR="0061744F" w:rsidRPr="004848CA">
          <w:rPr>
            <w:i/>
          </w:rPr>
          <w:t>next</w:t>
        </w:r>
        <w:r w:rsidR="0061744F">
          <w:t xml:space="preserve"> </w:t>
        </w:r>
      </w:ins>
      <w:del w:id="13654" w:author="Rev 19 Allen Wirfs-Brock" w:date="2013-09-22T11:31:00Z">
        <w:r w:rsidDel="0061744F">
          <w:rPr>
            <w:i/>
            <w:iCs/>
          </w:rPr>
          <w:delText>done</w:delText>
        </w:r>
        <w:r w:rsidDel="0061744F">
          <w:delText xml:space="preserve"> </w:delText>
        </w:r>
      </w:del>
      <w:r>
        <w:t xml:space="preserve">is </w:t>
      </w:r>
      <w:del w:id="13655" w:author="Rev 19 Allen Wirfs-Brock" w:date="2013-09-22T11:31:00Z">
        <w:r w:rsidRPr="00B5244C" w:rsidDel="0061744F">
          <w:rPr>
            <w:b/>
          </w:rPr>
          <w:delText>true</w:delText>
        </w:r>
      </w:del>
      <w:ins w:id="13656" w:author="Rev 19 Allen Wirfs-Brock" w:date="2013-09-22T11:31:00Z">
        <w:r w:rsidR="0061744F">
          <w:rPr>
            <w:b/>
          </w:rPr>
          <w:t>false</w:t>
        </w:r>
      </w:ins>
      <w:r>
        <w:t xml:space="preserve">, then </w:t>
      </w:r>
      <w:r w:rsidRPr="00E77497">
        <w:t xml:space="preserve">return </w:t>
      </w:r>
      <w:r>
        <w:t>NormalCompletion(</w:t>
      </w:r>
      <w:r>
        <w:rPr>
          <w:i/>
        </w:rPr>
        <w:t>map</w:t>
      </w:r>
      <w:r w:rsidRPr="00E77497">
        <w:t>).</w:t>
      </w:r>
    </w:p>
    <w:p w:rsidR="00A95C0C" w:rsidRDefault="00A95C0C" w:rsidP="00BA2DF2">
      <w:pPr>
        <w:pStyle w:val="Alg4"/>
        <w:numPr>
          <w:ilvl w:val="1"/>
          <w:numId w:val="1358"/>
        </w:numPr>
        <w:spacing w:after="120"/>
        <w:contextualSpacing/>
      </w:pPr>
      <w:r>
        <w:t xml:space="preserve">Let </w:t>
      </w:r>
      <w:r>
        <w:rPr>
          <w:i/>
          <w:iCs/>
        </w:rPr>
        <w:t>nextValue</w:t>
      </w:r>
      <w:r>
        <w:t xml:space="preserve"> be IteratorValue(</w:t>
      </w:r>
      <w:r>
        <w:rPr>
          <w:i/>
          <w:iCs/>
        </w:rPr>
        <w:t>next</w:t>
      </w:r>
      <w:r>
        <w:t>).</w:t>
      </w:r>
    </w:p>
    <w:p w:rsidR="00A95C0C" w:rsidRDefault="00A95C0C" w:rsidP="00BA2DF2">
      <w:pPr>
        <w:pStyle w:val="Alg4"/>
        <w:numPr>
          <w:ilvl w:val="1"/>
          <w:numId w:val="1358"/>
        </w:numPr>
        <w:spacing w:after="120"/>
        <w:contextualSpacing/>
      </w:pPr>
      <w:r>
        <w:t>ReturnIfAbrupt(</w:t>
      </w:r>
      <w:r>
        <w:rPr>
          <w:i/>
          <w:iCs/>
        </w:rPr>
        <w:t>nextValue</w:t>
      </w:r>
      <w:r>
        <w:t>).</w:t>
      </w:r>
    </w:p>
    <w:p w:rsidR="00A95C0C" w:rsidRDefault="00A95C0C" w:rsidP="00BA2DF2">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w:t>
      </w:r>
      <w:ins w:id="13657" w:author="Rev 19 Allen Wirfs-Brock" w:date="2013-09-09T13:43:00Z">
        <w:r w:rsidR="00607E30">
          <w:t>exception</w:t>
        </w:r>
      </w:ins>
      <w:del w:id="13658" w:author="Rev 19 Allen Wirfs-Brock" w:date="2013-09-09T13:43:00Z">
        <w:r w:rsidDel="00607E30">
          <w:delText>execution.</w:delText>
        </w:r>
      </w:del>
    </w:p>
    <w:p w:rsidR="00A95C0C" w:rsidRDefault="00A95C0C" w:rsidP="00BA2DF2">
      <w:pPr>
        <w:pStyle w:val="Alg4"/>
        <w:numPr>
          <w:ilvl w:val="1"/>
          <w:numId w:val="1358"/>
        </w:numPr>
        <w:spacing w:after="120"/>
        <w:contextualSpacing/>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95C0C" w:rsidRDefault="00A95C0C" w:rsidP="00BA2DF2">
      <w:pPr>
        <w:pStyle w:val="Alg4"/>
        <w:numPr>
          <w:ilvl w:val="1"/>
          <w:numId w:val="1358"/>
        </w:numPr>
        <w:spacing w:after="120"/>
        <w:contextualSpacing/>
      </w:pPr>
      <w:r>
        <w:t>ReturnIfAbrupt(</w:t>
      </w:r>
      <w:r>
        <w:rPr>
          <w:i/>
        </w:rPr>
        <w:t>k</w:t>
      </w:r>
      <w:r>
        <w:t>).</w:t>
      </w:r>
    </w:p>
    <w:p w:rsidR="00A95C0C" w:rsidRDefault="00A95C0C" w:rsidP="00BA2DF2">
      <w:pPr>
        <w:pStyle w:val="Alg4"/>
        <w:numPr>
          <w:ilvl w:val="1"/>
          <w:numId w:val="1358"/>
        </w:numPr>
        <w:spacing w:after="120"/>
        <w:contextualSpacing/>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95C0C" w:rsidRDefault="00A95C0C" w:rsidP="00BA2DF2">
      <w:pPr>
        <w:pStyle w:val="Alg4"/>
        <w:numPr>
          <w:ilvl w:val="1"/>
          <w:numId w:val="1358"/>
        </w:numPr>
        <w:spacing w:after="120"/>
        <w:contextualSpacing/>
      </w:pPr>
      <w:r>
        <w:t>ReturnIfAbrupt(</w:t>
      </w:r>
      <w:r>
        <w:rPr>
          <w:i/>
        </w:rPr>
        <w:t>v</w:t>
      </w:r>
      <w:r>
        <w:t>).</w:t>
      </w:r>
    </w:p>
    <w:p w:rsidR="00A95C0C" w:rsidRDefault="00A95C0C" w:rsidP="00BA2DF2">
      <w:pPr>
        <w:pStyle w:val="Alg4"/>
        <w:numPr>
          <w:ilvl w:val="1"/>
          <w:numId w:val="1358"/>
        </w:numPr>
        <w:spacing w:after="120"/>
        <w:contextualSpacing/>
      </w:pPr>
      <w:commentRangeStart w:id="13659"/>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13659"/>
      <w:r>
        <w:rPr>
          <w:rStyle w:val="CommentReference"/>
          <w:rFonts w:ascii="Arial" w:eastAsia="MS Mincho" w:hAnsi="Arial"/>
          <w:spacing w:val="0"/>
          <w:lang w:eastAsia="ja-JP"/>
        </w:rPr>
        <w:commentReference w:id="13659"/>
      </w:r>
    </w:p>
    <w:p w:rsidR="00A95C0C" w:rsidRPr="00E77497" w:rsidRDefault="00A95C0C" w:rsidP="00BA2DF2">
      <w:pPr>
        <w:pStyle w:val="Alg4"/>
        <w:numPr>
          <w:ilvl w:val="1"/>
          <w:numId w:val="1358"/>
        </w:numPr>
        <w:spacing w:after="240"/>
        <w:contextualSpacing/>
      </w:pPr>
      <w:r>
        <w:t>ReturnIfAbrupt(</w:t>
      </w:r>
      <w:r w:rsidRPr="00926A35">
        <w:rPr>
          <w:i/>
        </w:rPr>
        <w:t>status</w:t>
      </w:r>
      <w:r>
        <w:t>).</w:t>
      </w:r>
    </w:p>
    <w:p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w:t>
      </w:r>
      <w:ins w:id="13660" w:author="Rev 19 Allen Wirfs-Brock" w:date="2013-09-09T12:18:00Z">
        <w:r w:rsidR="00EC125B">
          <w:t xml:space="preserve">a </w:t>
        </w:r>
      </w:ins>
      <w:r>
        <w:t>two element array-like object</w:t>
      </w:r>
      <w:del w:id="13661" w:author="Rev 19 Allen Wirfs-Brock" w:date="2013-09-09T12:19:00Z">
        <w:r w:rsidDel="00EC125B">
          <w:delText>s</w:delText>
        </w:r>
      </w:del>
      <w:r>
        <w:t xml:space="preserve"> whose first element is a value that will be used as a WeakMap key and whose second element is the value to associate with that key.</w:t>
      </w:r>
    </w:p>
    <w:p w:rsidR="00A95C0C" w:rsidRPr="00E77497" w:rsidRDefault="00A95C0C" w:rsidP="00BA2DF2">
      <w:pPr>
        <w:pStyle w:val="Heading4"/>
      </w:pPr>
      <w:r w:rsidRPr="00E77497">
        <w:t xml:space="preserve">new </w:t>
      </w:r>
      <w:r>
        <w:t>WeakMap</w:t>
      </w:r>
      <w:r w:rsidRPr="00E77497">
        <w:t xml:space="preserve"> (</w:t>
      </w:r>
      <w:r>
        <w:t xml:space="preserve"> ... </w:t>
      </w:r>
      <w:r w:rsidRPr="0064604A">
        <w:t>argumentsList</w:t>
      </w:r>
      <w:r>
        <w:t xml:space="preserve"> </w:t>
      </w:r>
      <w:r w:rsidRPr="00E77497">
        <w:t>)</w:t>
      </w:r>
    </w:p>
    <w:p w:rsidR="00A95C0C" w:rsidRPr="00E77497" w:rsidRDefault="00A95C0C" w:rsidP="00BA2DF2">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A95C0C" w:rsidRDefault="00A95C0C" w:rsidP="00BA2DF2">
      <w:r>
        <w:rPr>
          <w:rFonts w:ascii="Courier New" w:hAnsi="Courier New"/>
          <w:b/>
        </w:rPr>
        <w:t>WeakMap</w:t>
      </w:r>
      <w:r w:rsidRPr="00E77497">
        <w:t xml:space="preserve"> </w:t>
      </w:r>
      <w:r>
        <w:t xml:space="preserve">called as part of a new expression with argument list </w:t>
      </w:r>
      <w:r w:rsidRPr="00445292">
        <w:rPr>
          <w:rFonts w:asciiTheme="majorBidi" w:hAnsiTheme="majorBidi" w:cstheme="majorBidi"/>
          <w:i/>
        </w:rPr>
        <w:t>argumentsList</w:t>
      </w:r>
      <w:r w:rsidDel="00DD4B05">
        <w:rPr>
          <w:i/>
          <w:iCs/>
        </w:rPr>
        <w:t xml:space="preserve"> </w:t>
      </w:r>
      <w:r>
        <w:t>performs the following steps:</w:t>
      </w:r>
    </w:p>
    <w:p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BA2DF2">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lastRenderedPageBreak/>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BA2DF2">
      <w:r>
        <w:t>If WeakMap is implemented as an ordinary function object, its [[Construct]] internal method will perform the above steps.</w:t>
      </w:r>
    </w:p>
    <w:p w:rsidR="00A95C0C" w:rsidRPr="00E77497" w:rsidRDefault="00A95C0C" w:rsidP="00BA2DF2">
      <w:pPr>
        <w:pStyle w:val="Heading3"/>
      </w:pPr>
      <w:bookmarkStart w:id="13662" w:name="_Toc368050787"/>
      <w:r w:rsidRPr="00E77497">
        <w:t xml:space="preserve">Properties of the </w:t>
      </w:r>
      <w:r>
        <w:t>WeakMap</w:t>
      </w:r>
      <w:r w:rsidRPr="00E77497">
        <w:t xml:space="preserve"> Constructor</w:t>
      </w:r>
      <w:bookmarkEnd w:id="13662"/>
    </w:p>
    <w:p w:rsidR="00A95C0C" w:rsidRPr="00E77497" w:rsidRDefault="00A95C0C" w:rsidP="00BA2DF2">
      <w:r w:rsidRPr="00E77497">
        <w:t xml:space="preserve">The value of the [[Prototype]] internal </w:t>
      </w:r>
      <w:r>
        <w:t xml:space="preserve">data </w:t>
      </w:r>
      <w:r w:rsidRPr="00E77497">
        <w:t xml:space="preserve">property of the </w:t>
      </w:r>
      <w:r>
        <w:t>WeakMap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460CAC">
        <w:t>19.2.3</w:t>
      </w:r>
      <w:r w:rsidR="004B439B">
        <w:fldChar w:fldCharType="end"/>
      </w:r>
      <w:r w:rsidRPr="00E77497">
        <w:t>).</w:t>
      </w:r>
    </w:p>
    <w:p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w:t>
      </w:r>
      <w:del w:id="13663" w:author="Rev 19 Allen Wirfs-Brock" w:date="2013-09-27T10:22:00Z">
        <w:r w:rsidRPr="00E77497" w:rsidDel="00D20BD7">
          <w:delText>property</w:delText>
        </w:r>
      </w:del>
      <w:ins w:id="13664" w:author="Rev 19 Allen Wirfs-Brock" w:date="2013-09-27T10:22:00Z">
        <w:r w:rsidR="00D20BD7" w:rsidRPr="00E77497">
          <w:t>propert</w:t>
        </w:r>
        <w:r w:rsidR="00D20BD7">
          <w:t>ies</w:t>
        </w:r>
      </w:ins>
      <w:r w:rsidRPr="00E77497">
        <w:t>:</w:t>
      </w:r>
    </w:p>
    <w:p w:rsidR="00A95C0C" w:rsidRPr="00E77497" w:rsidRDefault="00A95C0C" w:rsidP="00BA2DF2">
      <w:pPr>
        <w:pStyle w:val="Heading4"/>
      </w:pPr>
      <w:r>
        <w:t>WeakMap</w:t>
      </w:r>
      <w:r w:rsidRPr="00E77497">
        <w:t>.prototype</w:t>
      </w:r>
    </w:p>
    <w:p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rsidR="004B439B">
        <w:fldChar w:fldCharType="begin"/>
      </w:r>
      <w:r w:rsidR="004B439B">
        <w:instrText xml:space="preserve"> REF _Ref366081941 \r \h </w:instrText>
      </w:r>
      <w:r w:rsidR="004B439B">
        <w:fldChar w:fldCharType="separate"/>
      </w:r>
      <w:r w:rsidR="00460CAC">
        <w:t>23.3.3</w:t>
      </w:r>
      <w:r w:rsidR="004B439B">
        <w:fldChar w:fldCharType="end"/>
      </w:r>
      <w:r w:rsidRPr="00E77497">
        <w:t>).</w:t>
      </w:r>
    </w:p>
    <w:p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A95C0C" w:rsidRPr="00A67AF2" w:rsidRDefault="00A95C0C" w:rsidP="00BA2DF2">
      <w:pPr>
        <w:pStyle w:val="Heading4"/>
      </w:pPr>
      <w:r>
        <w:t>WeakMap[ @@create ]</w:t>
      </w:r>
      <w:r w:rsidRPr="00A67AF2">
        <w:t xml:space="preserve"> (</w:t>
      </w:r>
      <w:r>
        <w:t xml:space="preserve"> </w:t>
      </w:r>
      <w:r w:rsidRPr="00A67AF2">
        <w:t>)</w:t>
      </w:r>
    </w:p>
    <w:p w:rsidR="00A95C0C" w:rsidRPr="00E77497" w:rsidRDefault="00A95C0C" w:rsidP="00BA2DF2">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rsidR="00A95C0C" w:rsidRDefault="00A95C0C" w:rsidP="00BA2DF2">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BA2DF2">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 [[</w:t>
      </w:r>
      <w:r>
        <w:rPr>
          <w:rFonts w:ascii="Times New Roman" w:hAnsi="Times New Roman"/>
          <w:sz w:val="18"/>
        </w:rPr>
        <w:t>Weak</w:t>
      </w:r>
      <w:r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rsidR="00A95C0C" w:rsidRPr="00E77497" w:rsidRDefault="00A95C0C" w:rsidP="00BA2DF2">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BA2DF2">
      <w:r w:rsidRPr="00E77497">
        <w:t xml:space="preserve">This property has the attributes </w:t>
      </w:r>
      <w:commentRangeStart w:id="13665"/>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13665"/>
      <w:r>
        <w:rPr>
          <w:rStyle w:val="CommentReference"/>
        </w:rPr>
        <w:commentReference w:id="13665"/>
      </w:r>
      <w:r w:rsidRPr="00E77497">
        <w:t>.</w:t>
      </w:r>
    </w:p>
    <w:p w:rsidR="00A95C0C" w:rsidRPr="00E77497" w:rsidRDefault="00A95C0C" w:rsidP="00BA2DF2">
      <w:pPr>
        <w:pStyle w:val="Heading3"/>
      </w:pPr>
      <w:bookmarkStart w:id="13666" w:name="_Ref366081941"/>
      <w:bookmarkStart w:id="13667" w:name="_Toc368050788"/>
      <w:r w:rsidRPr="00E77497">
        <w:t xml:space="preserve">Properties of the </w:t>
      </w:r>
      <w:r>
        <w:t>WeakMap</w:t>
      </w:r>
      <w:r w:rsidRPr="00E77497">
        <w:t xml:space="preserve"> Prototype Object</w:t>
      </w:r>
      <w:bookmarkEnd w:id="13666"/>
      <w:bookmarkEnd w:id="13667"/>
    </w:p>
    <w:p w:rsidR="00A95C0C" w:rsidRDefault="00A95C0C" w:rsidP="00BA2DF2">
      <w:r w:rsidRPr="00E77497">
        <w:t xml:space="preserve">The value of the [[Prototype]] internal </w:t>
      </w:r>
      <w:r>
        <w:t xml:space="preserve">data </w:t>
      </w:r>
      <w:r w:rsidRPr="00E77497">
        <w:t xml:space="preserve">property of the </w:t>
      </w:r>
      <w:r>
        <w:t>WeakMap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rsidRPr="00E77497">
        <w:t>).</w:t>
      </w:r>
      <w:r w:rsidRPr="00A40AEE">
        <w:t xml:space="preserve"> </w:t>
      </w:r>
      <w:r>
        <w:t xml:space="preserve">The WeakMap prototype object is an ordinary object. It does not have a [[WeakMapData]] internal data property. </w:t>
      </w:r>
    </w:p>
    <w:p w:rsidR="004A0859" w:rsidRPr="00E77497" w:rsidRDefault="004A0859" w:rsidP="004A0859">
      <w:pPr>
        <w:pStyle w:val="Heading4"/>
      </w:pPr>
      <w:r>
        <w:t>WeakMap</w:t>
      </w:r>
      <w:r w:rsidRPr="00E77497">
        <w:t>.prototype.</w:t>
      </w:r>
      <w:r>
        <w:t>clear</w:t>
      </w:r>
      <w:r w:rsidRPr="00E77497">
        <w:t xml:space="preserve"> ()</w:t>
      </w:r>
    </w:p>
    <w:p w:rsidR="004A0859" w:rsidRPr="00E77497" w:rsidRDefault="004A0859" w:rsidP="004A0859">
      <w:r w:rsidRPr="00E77497">
        <w:t>The following steps are taken:</w:t>
      </w:r>
    </w:p>
    <w:p w:rsidR="004A0859" w:rsidRPr="00E77497" w:rsidRDefault="004A0859" w:rsidP="004A0859">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rsidR="004A0859" w:rsidRPr="00E77497" w:rsidRDefault="004A0859" w:rsidP="004A0859">
      <w:pPr>
        <w:pStyle w:val="Alg4"/>
        <w:numPr>
          <w:ilvl w:val="0"/>
          <w:numId w:val="1091"/>
        </w:numPr>
      </w:pPr>
      <w:r>
        <w:t>If Type(</w:t>
      </w:r>
      <w:r>
        <w:rPr>
          <w:i/>
          <w:iCs/>
        </w:rPr>
        <w:t>M)</w:t>
      </w:r>
      <w:r>
        <w:t xml:space="preserve"> is not Object, then throw a </w:t>
      </w:r>
      <w:r w:rsidRPr="003F3BD9">
        <w:rPr>
          <w:b/>
        </w:rPr>
        <w:t>TypeError</w:t>
      </w:r>
      <w:r>
        <w:t xml:space="preserve"> exception.</w:t>
      </w:r>
    </w:p>
    <w:p w:rsidR="004A0859" w:rsidRDefault="004A0859" w:rsidP="004A0859">
      <w:pPr>
        <w:pStyle w:val="Alg4"/>
        <w:numPr>
          <w:ilvl w:val="0"/>
          <w:numId w:val="1091"/>
        </w:numPr>
      </w:pPr>
      <w:r>
        <w:t xml:space="preserve">If </w:t>
      </w:r>
      <w:r w:rsidRPr="00B5244C">
        <w:rPr>
          <w:i/>
        </w:rPr>
        <w:t>M</w:t>
      </w:r>
      <w:r>
        <w:t xml:space="preserve"> does not have a [[WeakMapData]] internal data property throw a </w:t>
      </w:r>
      <w:r w:rsidRPr="00B5244C">
        <w:rPr>
          <w:b/>
        </w:rPr>
        <w:t>TypeError</w:t>
      </w:r>
      <w:r>
        <w:t xml:space="preserve"> exception.</w:t>
      </w:r>
    </w:p>
    <w:p w:rsidR="004A0859" w:rsidRPr="00E77497" w:rsidRDefault="004A0859" w:rsidP="004A0859">
      <w:pPr>
        <w:pStyle w:val="Alg4"/>
        <w:numPr>
          <w:ilvl w:val="0"/>
          <w:numId w:val="1091"/>
        </w:numPr>
      </w:pPr>
      <w:r>
        <w:t xml:space="preserve">If </w:t>
      </w:r>
      <w:r w:rsidRPr="00B5244C">
        <w:rPr>
          <w:i/>
        </w:rPr>
        <w:t>M</w:t>
      </w:r>
      <w:r>
        <w:rPr>
          <w:i/>
        </w:rPr>
        <w:t>’s</w:t>
      </w:r>
      <w:r>
        <w:t xml:space="preserve"> [[WeakMapData]]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091"/>
        </w:numPr>
      </w:pPr>
      <w:r>
        <w:t xml:space="preserve">Set the value of </w:t>
      </w:r>
      <w:r w:rsidRPr="00B5244C">
        <w:rPr>
          <w:i/>
        </w:rPr>
        <w:t>M</w:t>
      </w:r>
      <w:r>
        <w:t>’s [[WeakMapData]] internal</w:t>
      </w:r>
      <w:r w:rsidRPr="00314265">
        <w:t xml:space="preserve"> </w:t>
      </w:r>
      <w:r>
        <w:t>data property to a new empty List.</w:t>
      </w:r>
    </w:p>
    <w:p w:rsidR="004A0859" w:rsidRPr="00E77497" w:rsidRDefault="004A0859" w:rsidP="004A0859">
      <w:pPr>
        <w:pStyle w:val="Alg4"/>
        <w:numPr>
          <w:ilvl w:val="0"/>
          <w:numId w:val="1091"/>
        </w:numPr>
        <w:spacing w:after="220"/>
      </w:pPr>
      <w:r>
        <w:t xml:space="preserve">Return </w:t>
      </w:r>
      <w:r>
        <w:rPr>
          <w:b/>
        </w:rPr>
        <w:t>undefined</w:t>
      </w:r>
      <w:r>
        <w:t>.</w:t>
      </w:r>
    </w:p>
    <w:p w:rsidR="00A95C0C" w:rsidRPr="00E77497" w:rsidRDefault="00A95C0C" w:rsidP="00BA2DF2">
      <w:pPr>
        <w:pStyle w:val="Heading4"/>
      </w:pPr>
      <w:r>
        <w:t>WeakMap</w:t>
      </w:r>
      <w:r w:rsidRPr="00E77497">
        <w:t>.prototype.constructor</w:t>
      </w:r>
    </w:p>
    <w:p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rsidR="00A95C0C" w:rsidRPr="00E77497" w:rsidRDefault="00A95C0C" w:rsidP="00BA2DF2">
      <w:pPr>
        <w:pStyle w:val="Heading4"/>
      </w:pPr>
      <w:r>
        <w:t>WeakMap</w:t>
      </w:r>
      <w:r w:rsidRPr="00E77497">
        <w:t>.prototype.</w:t>
      </w:r>
      <w:r>
        <w:t>delete</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6"/>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6"/>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6"/>
        </w:numPr>
      </w:pPr>
      <w:r>
        <w:lastRenderedPageBreak/>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6"/>
        </w:numPr>
      </w:pPr>
      <w:r>
        <w:t xml:space="preserve">If </w:t>
      </w:r>
      <w:r w:rsidRPr="00B5244C">
        <w:rPr>
          <w:i/>
        </w:rPr>
        <w:t>p</w:t>
      </w:r>
      <w:r>
        <w:t xml:space="preserve">.[[key]] and </w:t>
      </w:r>
      <w:r>
        <w:rPr>
          <w:i/>
          <w:iCs/>
        </w:rPr>
        <w:t>key</w:t>
      </w:r>
      <w:r w:rsidRPr="00942258">
        <w:t xml:space="preserve"> </w:t>
      </w:r>
      <w:r>
        <w:t>are the same object, then</w:t>
      </w:r>
    </w:p>
    <w:p w:rsidR="00A95C0C" w:rsidRDefault="00A95C0C" w:rsidP="00BA2DF2">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rsidR="00A95C0C" w:rsidRDefault="00A95C0C" w:rsidP="00BA2DF2">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rsidR="00A95C0C" w:rsidRDefault="00A95C0C" w:rsidP="00BA2DF2">
      <w:pPr>
        <w:pStyle w:val="Alg4"/>
        <w:numPr>
          <w:ilvl w:val="2"/>
          <w:numId w:val="1086"/>
        </w:numPr>
        <w:spacing w:after="220"/>
        <w:contextualSpacing/>
      </w:pPr>
      <w:r>
        <w:t xml:space="preserve">Return </w:t>
      </w:r>
      <w:r>
        <w:rPr>
          <w:b/>
        </w:rPr>
        <w:t>true</w:t>
      </w:r>
      <w:r>
        <w:t>.</w:t>
      </w:r>
    </w:p>
    <w:p w:rsidR="00A95C0C" w:rsidRPr="00E77497" w:rsidRDefault="00A95C0C" w:rsidP="00BA2DF2">
      <w:pPr>
        <w:pStyle w:val="Alg4"/>
        <w:numPr>
          <w:ilvl w:val="0"/>
          <w:numId w:val="1086"/>
        </w:numPr>
        <w:spacing w:after="220"/>
      </w:pPr>
      <w:r>
        <w:t xml:space="preserve">Return </w:t>
      </w:r>
      <w:r>
        <w:rPr>
          <w:b/>
        </w:rPr>
        <w:t>false</w:t>
      </w:r>
      <w:r>
        <w:t>.</w:t>
      </w:r>
    </w:p>
    <w:p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A95C0C" w:rsidRPr="00E77497" w:rsidRDefault="00A95C0C" w:rsidP="00BA2DF2">
      <w:pPr>
        <w:pStyle w:val="Heading4"/>
      </w:pPr>
      <w:r>
        <w:t>WeakMap</w:t>
      </w:r>
      <w:r w:rsidRPr="00E77497">
        <w:t>.prototype.</w:t>
      </w:r>
      <w:r>
        <w:t>get</w:t>
      </w:r>
      <w:r w:rsidRPr="00E77497">
        <w:t xml:space="preserve"> (</w:t>
      </w:r>
      <w:r>
        <w:t xml:space="preserve"> key</w:t>
      </w:r>
      <w:r w:rsidRPr="00E77497">
        <w:t xml:space="preserve"> )</w:t>
      </w:r>
    </w:p>
    <w:p w:rsidR="00A95C0C" w:rsidRPr="00E77497" w:rsidRDefault="00A95C0C" w:rsidP="00BA2DF2">
      <w:r w:rsidRPr="00E77497">
        <w:t>The following steps are taken:</w:t>
      </w:r>
    </w:p>
    <w:p w:rsidR="00A95C0C" w:rsidRPr="00E77497" w:rsidRDefault="00A95C0C" w:rsidP="00BA2DF2">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7"/>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7"/>
        </w:numPr>
      </w:pPr>
      <w:r>
        <w:t xml:space="preserve">If </w:t>
      </w:r>
      <w:r w:rsidRPr="007B0456">
        <w:rPr>
          <w:i/>
        </w:rPr>
        <w:t>M</w:t>
      </w:r>
      <w:r>
        <w:t xml:space="preserve"> does not have a [[WeakMapData]] internal</w:t>
      </w:r>
      <w:r w:rsidRPr="00314265">
        <w:t xml:space="preserve"> </w:t>
      </w:r>
      <w:r>
        <w:t xml:space="preserve">data property throw a </w:t>
      </w:r>
      <w:r w:rsidRPr="007B0456">
        <w:rPr>
          <w:b/>
        </w:rPr>
        <w:t>TypeError</w:t>
      </w:r>
      <w:r>
        <w:t xml:space="preserve"> exception.</w:t>
      </w:r>
    </w:p>
    <w:p w:rsidR="00A95C0C" w:rsidRPr="00E77497" w:rsidRDefault="00A95C0C" w:rsidP="00BA2DF2">
      <w:pPr>
        <w:pStyle w:val="Alg4"/>
        <w:numPr>
          <w:ilvl w:val="0"/>
          <w:numId w:val="1087"/>
        </w:numPr>
      </w:pPr>
      <w:r>
        <w:t xml:space="preserve">Let </w:t>
      </w:r>
      <w:r w:rsidRPr="007B0456">
        <w:rPr>
          <w:i/>
        </w:rPr>
        <w:t>entries</w:t>
      </w:r>
      <w:r>
        <w:t xml:space="preserve"> be the List that is the value of </w:t>
      </w:r>
      <w:r w:rsidRPr="007B0456">
        <w:rPr>
          <w:i/>
        </w:rPr>
        <w:t>M</w:t>
      </w:r>
      <w:r>
        <w:t>’s [[WeakMapData]] internal</w:t>
      </w:r>
      <w:r w:rsidRPr="00314265">
        <w:t xml:space="preserve"> </w:t>
      </w:r>
      <w:r>
        <w:t>data property.</w:t>
      </w:r>
    </w:p>
    <w:p w:rsidR="00A95C0C" w:rsidRPr="00E77497" w:rsidRDefault="00A95C0C" w:rsidP="00BA2DF2">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7"/>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7"/>
        </w:numPr>
      </w:pPr>
      <w:r>
        <w:t xml:space="preserve">If </w:t>
      </w:r>
      <w:r w:rsidRPr="007B0456">
        <w:rPr>
          <w:i/>
        </w:rPr>
        <w:t>p</w:t>
      </w:r>
      <w:r>
        <w:t xml:space="preserve">.[[key]] and </w:t>
      </w:r>
      <w:r>
        <w:rPr>
          <w:i/>
          <w:iCs/>
        </w:rPr>
        <w:t>key</w:t>
      </w:r>
      <w:r w:rsidRPr="00942258">
        <w:t xml:space="preserve"> </w:t>
      </w:r>
      <w:r>
        <w:t xml:space="preserve">are the same object, then return </w:t>
      </w:r>
      <w:r w:rsidRPr="007B0456">
        <w:rPr>
          <w:i/>
        </w:rPr>
        <w:t>p</w:t>
      </w:r>
      <w:r>
        <w:t>.[[value]]</w:t>
      </w:r>
    </w:p>
    <w:p w:rsidR="00A95C0C" w:rsidRPr="00E77497" w:rsidRDefault="00A95C0C" w:rsidP="00BA2DF2">
      <w:pPr>
        <w:pStyle w:val="Alg4"/>
        <w:numPr>
          <w:ilvl w:val="0"/>
          <w:numId w:val="1087"/>
        </w:numPr>
        <w:spacing w:after="220"/>
      </w:pPr>
      <w:r>
        <w:t xml:space="preserve">Return </w:t>
      </w:r>
      <w:r w:rsidRPr="00942258">
        <w:rPr>
          <w:i/>
          <w:iCs/>
        </w:rPr>
        <w:t xml:space="preserve"> </w:t>
      </w:r>
      <w:r w:rsidRPr="00942258">
        <w:rPr>
          <w:b/>
        </w:rPr>
        <w:t>undefined</w:t>
      </w:r>
      <w:r w:rsidRPr="00942258">
        <w:rPr>
          <w:i/>
          <w:iCs/>
        </w:rPr>
        <w:t>.</w:t>
      </w:r>
    </w:p>
    <w:p w:rsidR="00A95C0C" w:rsidRPr="00E77497" w:rsidRDefault="00A95C0C" w:rsidP="00BA2DF2">
      <w:pPr>
        <w:pStyle w:val="Heading4"/>
      </w:pPr>
      <w:r>
        <w:t>WeakMap</w:t>
      </w:r>
      <w:r w:rsidRPr="00E77497">
        <w:t>.prototype.</w:t>
      </w:r>
      <w:r>
        <w:t>has</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8"/>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088"/>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8"/>
        </w:numPr>
      </w:pPr>
      <w:r>
        <w:t>If Type(</w:t>
      </w:r>
      <w:r>
        <w:rPr>
          <w:i/>
          <w:iCs/>
        </w:rPr>
        <w:t>key</w:t>
      </w:r>
      <w:r>
        <w:t xml:space="preserve">) is not Object, then throw a </w:t>
      </w:r>
      <w:r w:rsidRPr="0088015F">
        <w:rPr>
          <w:b/>
          <w:bCs/>
        </w:rPr>
        <w:t>TypeError</w:t>
      </w:r>
      <w:r>
        <w:t xml:space="preserve"> exception.</w:t>
      </w:r>
    </w:p>
    <w:p w:rsidR="00A95C0C" w:rsidRPr="007B0456" w:rsidRDefault="00A95C0C" w:rsidP="00BA2DF2">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8"/>
        </w:numPr>
      </w:pPr>
      <w:r w:rsidRPr="00B5244C">
        <w:t xml:space="preserve">If </w:t>
      </w:r>
      <w:r w:rsidRPr="007B0456">
        <w:rPr>
          <w:i/>
        </w:rPr>
        <w:t>p</w:t>
      </w:r>
      <w:r>
        <w:t xml:space="preserve">.[[key]] and </w:t>
      </w:r>
      <w:r>
        <w:rPr>
          <w:i/>
          <w:iCs/>
        </w:rPr>
        <w:t>key</w:t>
      </w:r>
      <w:r w:rsidRPr="00942258">
        <w:t xml:space="preserve"> </w:t>
      </w:r>
      <w:r>
        <w:t xml:space="preserve">are the same object, then return </w:t>
      </w:r>
      <w:r w:rsidRPr="007B0456">
        <w:rPr>
          <w:b/>
        </w:rPr>
        <w:t>true</w:t>
      </w:r>
      <w:r w:rsidRPr="007B0456">
        <w:rPr>
          <w:i/>
        </w:rPr>
        <w:t>.</w:t>
      </w:r>
    </w:p>
    <w:p w:rsidR="00A95C0C" w:rsidRPr="00E77497" w:rsidRDefault="00A95C0C" w:rsidP="00BA2DF2">
      <w:pPr>
        <w:pStyle w:val="Alg4"/>
        <w:numPr>
          <w:ilvl w:val="0"/>
          <w:numId w:val="1088"/>
        </w:numPr>
        <w:spacing w:after="220"/>
      </w:pPr>
      <w:r>
        <w:t xml:space="preserve">Return </w:t>
      </w:r>
      <w:r>
        <w:rPr>
          <w:b/>
        </w:rPr>
        <w:t>false</w:t>
      </w:r>
      <w:r>
        <w:t>.</w:t>
      </w:r>
    </w:p>
    <w:p w:rsidR="00A95C0C" w:rsidRPr="00E77497" w:rsidRDefault="00A95C0C" w:rsidP="00BA2DF2">
      <w:pPr>
        <w:pStyle w:val="Heading4"/>
      </w:pPr>
      <w:r>
        <w:t>WeakMap</w:t>
      </w:r>
      <w:r w:rsidRPr="00E77497">
        <w:t>.prototype.</w:t>
      </w:r>
      <w:r>
        <w:t>set</w:t>
      </w:r>
      <w:r w:rsidRPr="00E77497">
        <w:t xml:space="preserve"> ( </w:t>
      </w:r>
      <w:r>
        <w:t xml:space="preserve">key , value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9"/>
        </w:numPr>
      </w:pPr>
      <w:r>
        <w:t xml:space="preserve">If </w:t>
      </w:r>
      <w:r w:rsidRPr="00B5244C">
        <w:rPr>
          <w:i/>
        </w:rPr>
        <w:t>M</w:t>
      </w:r>
      <w:r>
        <w:t xml:space="preserve"> does not have a [[WeakMapData]] internal data property throw a </w:t>
      </w:r>
      <w:r w:rsidRPr="00B5244C">
        <w:rPr>
          <w:b/>
        </w:rPr>
        <w:t>TypeError</w:t>
      </w:r>
      <w:r>
        <w:t xml:space="preserve"> exception.</w:t>
      </w:r>
    </w:p>
    <w:p w:rsidR="00A95C0C" w:rsidRPr="00E77497" w:rsidRDefault="00A95C0C" w:rsidP="00BA2DF2">
      <w:pPr>
        <w:pStyle w:val="Alg4"/>
        <w:numPr>
          <w:ilvl w:val="0"/>
          <w:numId w:val="1089"/>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9"/>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9"/>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9"/>
        </w:numPr>
      </w:pPr>
      <w:r>
        <w:t xml:space="preserve">If </w:t>
      </w:r>
      <w:r w:rsidRPr="00B5244C">
        <w:rPr>
          <w:i/>
        </w:rPr>
        <w:t>p</w:t>
      </w:r>
      <w:r>
        <w:t xml:space="preserve">.[[key]] and </w:t>
      </w:r>
      <w:r w:rsidRPr="00B5244C">
        <w:rPr>
          <w:i/>
        </w:rPr>
        <w:t>key</w:t>
      </w:r>
      <w:r>
        <w:t xml:space="preserve"> are the same object, then</w:t>
      </w:r>
    </w:p>
    <w:p w:rsidR="00A95C0C" w:rsidRDefault="00A95C0C" w:rsidP="00BA2DF2">
      <w:pPr>
        <w:pStyle w:val="Alg4"/>
        <w:numPr>
          <w:ilvl w:val="2"/>
          <w:numId w:val="1089"/>
        </w:numPr>
      </w:pPr>
      <w:r>
        <w:t xml:space="preserve">Set </w:t>
      </w:r>
      <w:r w:rsidRPr="0012412C">
        <w:rPr>
          <w:i/>
        </w:rPr>
        <w:t>p</w:t>
      </w:r>
      <w:r>
        <w:t xml:space="preserve">.[[value]] to </w:t>
      </w:r>
      <w:r w:rsidRPr="0012412C">
        <w:rPr>
          <w:i/>
        </w:rPr>
        <w:t>value</w:t>
      </w:r>
      <w:r>
        <w:rPr>
          <w:i/>
        </w:rPr>
        <w:t>.</w:t>
      </w:r>
    </w:p>
    <w:p w:rsidR="00A95C0C" w:rsidRDefault="00A95C0C" w:rsidP="00BA2DF2">
      <w:pPr>
        <w:pStyle w:val="Alg4"/>
        <w:numPr>
          <w:ilvl w:val="2"/>
          <w:numId w:val="1089"/>
        </w:numPr>
        <w:spacing w:after="220"/>
        <w:contextualSpacing/>
      </w:pPr>
      <w:r>
        <w:t xml:space="preserve">Return </w:t>
      </w:r>
      <w:r w:rsidRPr="00B5244C">
        <w:rPr>
          <w:i/>
        </w:rPr>
        <w:t>M</w:t>
      </w:r>
      <w:r>
        <w:t>.</w:t>
      </w:r>
    </w:p>
    <w:p w:rsidR="00A95C0C" w:rsidRDefault="00A95C0C" w:rsidP="00BA2DF2">
      <w:pPr>
        <w:pStyle w:val="Alg4"/>
        <w:numPr>
          <w:ilvl w:val="0"/>
          <w:numId w:val="1089"/>
        </w:numPr>
        <w:spacing w:after="220"/>
        <w:contextualSpacing/>
      </w:pPr>
      <w:r>
        <w:t xml:space="preserve">Let </w:t>
      </w:r>
      <w:r w:rsidRPr="00DE2737">
        <w:rPr>
          <w:i/>
          <w:iCs/>
        </w:rPr>
        <w:t>p</w:t>
      </w:r>
      <w:r>
        <w:t xml:space="preserve"> be the Record {[[key]]: </w:t>
      </w:r>
      <w:r>
        <w:rPr>
          <w:i/>
          <w:iCs/>
        </w:rPr>
        <w:t>key</w:t>
      </w:r>
      <w:r>
        <w:t xml:space="preserve">, [[value]]: </w:t>
      </w:r>
      <w:r w:rsidRPr="008E3DC8">
        <w:rPr>
          <w:i/>
        </w:rPr>
        <w:t>value</w:t>
      </w:r>
      <w:r>
        <w:t>}</w:t>
      </w:r>
    </w:p>
    <w:p w:rsidR="00A95C0C" w:rsidRDefault="00A95C0C" w:rsidP="00BA2DF2">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rsidR="00A95C0C" w:rsidRPr="00E77497" w:rsidRDefault="00A95C0C" w:rsidP="00BA2DF2">
      <w:pPr>
        <w:pStyle w:val="Alg4"/>
        <w:numPr>
          <w:ilvl w:val="0"/>
          <w:numId w:val="1089"/>
        </w:numPr>
        <w:spacing w:after="220"/>
      </w:pPr>
      <w:r>
        <w:t xml:space="preserve">Return </w:t>
      </w:r>
      <w:r w:rsidRPr="00B5244C">
        <w:rPr>
          <w:i/>
        </w:rPr>
        <w:t>M</w:t>
      </w:r>
      <w:r>
        <w:t>.</w:t>
      </w:r>
    </w:p>
    <w:p w:rsidR="00A95C0C" w:rsidRPr="00E77497" w:rsidRDefault="00A95C0C" w:rsidP="00BA2DF2">
      <w:pPr>
        <w:pStyle w:val="Heading4"/>
      </w:pPr>
      <w:r>
        <w:t>WeakMap</w:t>
      </w:r>
      <w:r w:rsidRPr="00E77497">
        <w:t>.prototype</w:t>
      </w:r>
      <w:r>
        <w:t xml:space="preserve"> [ @@toStringTag</w:t>
      </w:r>
      <w:r w:rsidRPr="00E77497">
        <w:t xml:space="preserve"> </w:t>
      </w:r>
      <w:r>
        <w:t>]</w:t>
      </w:r>
    </w:p>
    <w:p w:rsidR="00A95C0C" w:rsidRPr="00097A4C" w:rsidRDefault="00A95C0C" w:rsidP="00BA2DF2">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rsidR="00A95C0C" w:rsidRPr="00E77497" w:rsidRDefault="00A95C0C" w:rsidP="00BA2DF2">
      <w:r w:rsidRPr="00E77497">
        <w:lastRenderedPageBreak/>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A95C0C" w:rsidRPr="00E77497" w:rsidRDefault="00A95C0C" w:rsidP="00BA2DF2">
      <w:pPr>
        <w:pStyle w:val="Heading3"/>
      </w:pPr>
      <w:bookmarkStart w:id="13668" w:name="_Toc368050789"/>
      <w:r w:rsidRPr="00E77497">
        <w:t xml:space="preserve">Properties of </w:t>
      </w:r>
      <w:r>
        <w:t>WeakMap</w:t>
      </w:r>
      <w:r w:rsidRPr="00E77497">
        <w:t xml:space="preserve"> Instances</w:t>
      </w:r>
      <w:bookmarkEnd w:id="13668"/>
    </w:p>
    <w:p w:rsidR="00A95C0C" w:rsidRPr="00E77497" w:rsidRDefault="00A95C0C" w:rsidP="00BA2DF2">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w:t>
      </w:r>
      <w:r w:rsidRPr="00314265">
        <w:t xml:space="preserve"> </w:t>
      </w:r>
      <w:r>
        <w:t>data property.</w:t>
      </w:r>
    </w:p>
    <w:p w:rsidR="000259C6" w:rsidRDefault="000259C6" w:rsidP="00DA427D">
      <w:pPr>
        <w:pStyle w:val="Heading2"/>
      </w:pPr>
      <w:bookmarkStart w:id="13669" w:name="_Toc365477913"/>
      <w:bookmarkStart w:id="13670" w:name="_Toc365642592"/>
      <w:bookmarkStart w:id="13671" w:name="_Toc365477915"/>
      <w:bookmarkStart w:id="13672" w:name="_Toc365642594"/>
      <w:bookmarkStart w:id="13673" w:name="_Toc365477925"/>
      <w:bookmarkStart w:id="13674" w:name="_Toc365642604"/>
      <w:bookmarkStart w:id="13675" w:name="_Toc365477926"/>
      <w:bookmarkStart w:id="13676" w:name="_Toc365642605"/>
      <w:bookmarkStart w:id="13677" w:name="_Toc365477927"/>
      <w:bookmarkStart w:id="13678" w:name="_Toc365642606"/>
      <w:bookmarkStart w:id="13679" w:name="_Toc365477928"/>
      <w:bookmarkStart w:id="13680" w:name="_Toc365642607"/>
      <w:bookmarkStart w:id="13681" w:name="_Toc365477929"/>
      <w:bookmarkStart w:id="13682" w:name="_Toc365642608"/>
      <w:bookmarkStart w:id="13683" w:name="_Toc365477932"/>
      <w:bookmarkStart w:id="13684" w:name="_Toc365642611"/>
      <w:bookmarkStart w:id="13685" w:name="_Toc365477933"/>
      <w:bookmarkStart w:id="13686" w:name="_Toc365642612"/>
      <w:bookmarkStart w:id="13687" w:name="_Toc365477934"/>
      <w:bookmarkStart w:id="13688" w:name="_Toc365642613"/>
      <w:bookmarkStart w:id="13689" w:name="_Toc365477937"/>
      <w:bookmarkStart w:id="13690" w:name="_Toc365642616"/>
      <w:bookmarkStart w:id="13691" w:name="_Toc365477940"/>
      <w:bookmarkStart w:id="13692" w:name="_Toc365642619"/>
      <w:bookmarkStart w:id="13693" w:name="_Toc365477941"/>
      <w:bookmarkStart w:id="13694" w:name="_Toc365642620"/>
      <w:bookmarkStart w:id="13695" w:name="_Toc365477942"/>
      <w:bookmarkStart w:id="13696" w:name="_Toc365642621"/>
      <w:bookmarkStart w:id="13697" w:name="_Toc365477943"/>
      <w:bookmarkStart w:id="13698" w:name="_Toc365642622"/>
      <w:bookmarkStart w:id="13699" w:name="_Toc365477948"/>
      <w:bookmarkStart w:id="13700" w:name="_Toc365642627"/>
      <w:bookmarkStart w:id="13701" w:name="_Toc365477950"/>
      <w:bookmarkStart w:id="13702" w:name="_Toc365642629"/>
      <w:bookmarkStart w:id="13703" w:name="_Toc365477953"/>
      <w:bookmarkStart w:id="13704" w:name="_Toc365642632"/>
      <w:bookmarkStart w:id="13705" w:name="_Toc365477954"/>
      <w:bookmarkStart w:id="13706" w:name="_Toc365642633"/>
      <w:bookmarkStart w:id="13707" w:name="_Toc365477955"/>
      <w:bookmarkStart w:id="13708" w:name="_Toc365642634"/>
      <w:bookmarkStart w:id="13709" w:name="_Toc365477957"/>
      <w:bookmarkStart w:id="13710" w:name="_Toc365642636"/>
      <w:bookmarkStart w:id="13711" w:name="_Toc365477963"/>
      <w:bookmarkStart w:id="13712" w:name="_Toc365642642"/>
      <w:bookmarkStart w:id="13713" w:name="_Toc365477965"/>
      <w:bookmarkStart w:id="13714" w:name="_Toc365642644"/>
      <w:bookmarkStart w:id="13715" w:name="_Toc365477970"/>
      <w:bookmarkStart w:id="13716" w:name="_Toc365642649"/>
      <w:bookmarkStart w:id="13717" w:name="_Toc365477972"/>
      <w:bookmarkStart w:id="13718" w:name="_Toc365642651"/>
      <w:bookmarkStart w:id="13719" w:name="_Toc365477973"/>
      <w:bookmarkStart w:id="13720" w:name="_Toc365642652"/>
      <w:bookmarkStart w:id="13721" w:name="_Toc365477974"/>
      <w:bookmarkStart w:id="13722" w:name="_Toc365642653"/>
      <w:bookmarkStart w:id="13723" w:name="_Toc365477975"/>
      <w:bookmarkStart w:id="13724" w:name="_Toc365642654"/>
      <w:bookmarkStart w:id="13725" w:name="_Toc365477977"/>
      <w:bookmarkStart w:id="13726" w:name="_Toc365642656"/>
      <w:bookmarkStart w:id="13727" w:name="_Toc365477978"/>
      <w:bookmarkStart w:id="13728" w:name="_Toc365642657"/>
      <w:bookmarkStart w:id="13729" w:name="_Toc365477979"/>
      <w:bookmarkStart w:id="13730" w:name="_Toc365642658"/>
      <w:bookmarkStart w:id="13731" w:name="_Toc365477981"/>
      <w:bookmarkStart w:id="13732" w:name="_Toc365642660"/>
      <w:bookmarkStart w:id="13733" w:name="_Toc365477983"/>
      <w:bookmarkStart w:id="13734" w:name="_Toc365642662"/>
      <w:bookmarkStart w:id="13735" w:name="_Toc365477985"/>
      <w:bookmarkStart w:id="13736" w:name="_Toc365642664"/>
      <w:bookmarkStart w:id="13737" w:name="_Toc365477986"/>
      <w:bookmarkStart w:id="13738" w:name="_Toc365642665"/>
      <w:bookmarkStart w:id="13739" w:name="_Toc365477987"/>
      <w:bookmarkStart w:id="13740" w:name="_Toc365642666"/>
      <w:bookmarkStart w:id="13741" w:name="_Toc365477990"/>
      <w:bookmarkStart w:id="13742" w:name="_Toc365642669"/>
      <w:bookmarkStart w:id="13743" w:name="_Toc365477991"/>
      <w:bookmarkStart w:id="13744" w:name="_Toc365642670"/>
      <w:bookmarkStart w:id="13745" w:name="_Toc365477992"/>
      <w:bookmarkStart w:id="13746" w:name="_Toc365642671"/>
      <w:bookmarkStart w:id="13747" w:name="_Toc365477994"/>
      <w:bookmarkStart w:id="13748" w:name="_Toc365642673"/>
      <w:bookmarkStart w:id="13749" w:name="_Toc365477995"/>
      <w:bookmarkStart w:id="13750" w:name="_Toc365642674"/>
      <w:bookmarkStart w:id="13751" w:name="_Toc365477997"/>
      <w:bookmarkStart w:id="13752" w:name="_Toc365642676"/>
      <w:bookmarkStart w:id="13753" w:name="_Toc365477998"/>
      <w:bookmarkStart w:id="13754" w:name="_Toc365642677"/>
      <w:bookmarkStart w:id="13755" w:name="_Toc365478002"/>
      <w:bookmarkStart w:id="13756" w:name="_Toc365642681"/>
      <w:bookmarkStart w:id="13757" w:name="_Toc365478003"/>
      <w:bookmarkStart w:id="13758" w:name="_Toc365642682"/>
      <w:bookmarkStart w:id="13759" w:name="_Toc365478008"/>
      <w:bookmarkStart w:id="13760" w:name="_Toc365642687"/>
      <w:bookmarkStart w:id="13761" w:name="_Toc365478009"/>
      <w:bookmarkStart w:id="13762" w:name="_Toc365642688"/>
      <w:bookmarkStart w:id="13763" w:name="_Toc365478014"/>
      <w:bookmarkStart w:id="13764" w:name="_Toc365642693"/>
      <w:bookmarkStart w:id="13765" w:name="_Toc365478015"/>
      <w:bookmarkStart w:id="13766" w:name="_Toc365642694"/>
      <w:bookmarkStart w:id="13767" w:name="_Toc365478017"/>
      <w:bookmarkStart w:id="13768" w:name="_Toc365642696"/>
      <w:bookmarkStart w:id="13769" w:name="_Toc365478029"/>
      <w:bookmarkStart w:id="13770" w:name="_Toc365642708"/>
      <w:bookmarkStart w:id="13771" w:name="_Toc365478031"/>
      <w:bookmarkStart w:id="13772" w:name="_Toc365642710"/>
      <w:bookmarkStart w:id="13773" w:name="_Toc365478034"/>
      <w:bookmarkStart w:id="13774" w:name="_Toc365642713"/>
      <w:bookmarkStart w:id="13775" w:name="_Toc365478037"/>
      <w:bookmarkStart w:id="13776" w:name="_Toc365642716"/>
      <w:bookmarkStart w:id="13777" w:name="_Toc365478040"/>
      <w:bookmarkStart w:id="13778" w:name="_Toc365642719"/>
      <w:bookmarkStart w:id="13779" w:name="_Toc365478043"/>
      <w:bookmarkStart w:id="13780" w:name="_Toc365642722"/>
      <w:bookmarkStart w:id="13781" w:name="_Toc365478044"/>
      <w:bookmarkStart w:id="13782" w:name="_Toc365642723"/>
      <w:bookmarkStart w:id="13783" w:name="_Toc365478048"/>
      <w:bookmarkStart w:id="13784" w:name="_Toc365642727"/>
      <w:bookmarkStart w:id="13785" w:name="_Toc365478051"/>
      <w:bookmarkStart w:id="13786" w:name="_Toc365642730"/>
      <w:bookmarkStart w:id="13787" w:name="_Toc365478053"/>
      <w:bookmarkStart w:id="13788" w:name="_Toc365642732"/>
      <w:bookmarkStart w:id="13789" w:name="_Toc365478056"/>
      <w:bookmarkStart w:id="13790" w:name="_Toc365642735"/>
      <w:bookmarkStart w:id="13791" w:name="_Toc365478058"/>
      <w:bookmarkStart w:id="13792" w:name="_Toc365642737"/>
      <w:bookmarkStart w:id="13793" w:name="_Toc365478059"/>
      <w:bookmarkStart w:id="13794" w:name="_Toc365642738"/>
      <w:bookmarkStart w:id="13795" w:name="_Toc365478060"/>
      <w:bookmarkStart w:id="13796" w:name="_Toc365642739"/>
      <w:bookmarkStart w:id="13797" w:name="_Toc365478061"/>
      <w:bookmarkStart w:id="13798" w:name="_Toc365642740"/>
      <w:bookmarkStart w:id="13799" w:name="_Toc365478062"/>
      <w:bookmarkStart w:id="13800" w:name="_Toc365642741"/>
      <w:bookmarkStart w:id="13801" w:name="_Toc365478063"/>
      <w:bookmarkStart w:id="13802" w:name="_Toc365642742"/>
      <w:bookmarkStart w:id="13803" w:name="_Toc365478066"/>
      <w:bookmarkStart w:id="13804" w:name="_Toc365642745"/>
      <w:bookmarkStart w:id="13805" w:name="_Toc365478068"/>
      <w:bookmarkStart w:id="13806" w:name="_Toc365642747"/>
      <w:bookmarkStart w:id="13807" w:name="_Toc365478069"/>
      <w:bookmarkStart w:id="13808" w:name="_Toc365642748"/>
      <w:bookmarkStart w:id="13809" w:name="_Toc365478070"/>
      <w:bookmarkStart w:id="13810" w:name="_Toc365642749"/>
      <w:bookmarkStart w:id="13811" w:name="_Toc365478071"/>
      <w:bookmarkStart w:id="13812" w:name="_Toc365642750"/>
      <w:bookmarkStart w:id="13813" w:name="_Toc365478072"/>
      <w:bookmarkStart w:id="13814" w:name="_Toc365642751"/>
      <w:bookmarkStart w:id="13815" w:name="_Toc365478074"/>
      <w:bookmarkStart w:id="13816" w:name="_Toc365642753"/>
      <w:bookmarkStart w:id="13817" w:name="_Toc365478075"/>
      <w:bookmarkStart w:id="13818" w:name="_Toc365642754"/>
      <w:bookmarkStart w:id="13819" w:name="_Toc365478076"/>
      <w:bookmarkStart w:id="13820" w:name="_Toc365642755"/>
      <w:bookmarkStart w:id="13821" w:name="_Toc365478078"/>
      <w:bookmarkStart w:id="13822" w:name="_Toc365642757"/>
      <w:bookmarkStart w:id="13823" w:name="_Toc365478079"/>
      <w:bookmarkStart w:id="13824" w:name="_Toc365642758"/>
      <w:bookmarkStart w:id="13825" w:name="_Toc365478080"/>
      <w:bookmarkStart w:id="13826" w:name="_Toc365642759"/>
      <w:bookmarkStart w:id="13827" w:name="_Toc365478081"/>
      <w:bookmarkStart w:id="13828" w:name="_Toc365642760"/>
      <w:bookmarkStart w:id="13829" w:name="_Toc365478082"/>
      <w:bookmarkStart w:id="13830" w:name="_Toc365642761"/>
      <w:bookmarkStart w:id="13831" w:name="_Toc365478153"/>
      <w:bookmarkStart w:id="13832" w:name="_Toc365642832"/>
      <w:bookmarkStart w:id="13833" w:name="_Toc365478154"/>
      <w:bookmarkStart w:id="13834" w:name="_Toc365642833"/>
      <w:bookmarkStart w:id="13835" w:name="_Toc365478156"/>
      <w:bookmarkStart w:id="13836" w:name="_Toc365642835"/>
      <w:bookmarkStart w:id="13837" w:name="_Toc365478159"/>
      <w:bookmarkStart w:id="13838" w:name="_Toc365642838"/>
      <w:bookmarkStart w:id="13839" w:name="_Toc365478160"/>
      <w:bookmarkStart w:id="13840" w:name="_Toc365642839"/>
      <w:bookmarkStart w:id="13841" w:name="_Toc365478161"/>
      <w:bookmarkStart w:id="13842" w:name="_Toc365642840"/>
      <w:bookmarkStart w:id="13843" w:name="_Toc365478165"/>
      <w:bookmarkStart w:id="13844" w:name="_Toc365642844"/>
      <w:bookmarkStart w:id="13845" w:name="_Toc365478166"/>
      <w:bookmarkStart w:id="13846" w:name="_Toc365642845"/>
      <w:bookmarkStart w:id="13847" w:name="_Toc365478170"/>
      <w:bookmarkStart w:id="13848" w:name="_Toc365642849"/>
      <w:bookmarkStart w:id="13849" w:name="_Toc365478175"/>
      <w:bookmarkStart w:id="13850" w:name="_Toc365642854"/>
      <w:bookmarkStart w:id="13851" w:name="_Toc365478179"/>
      <w:bookmarkStart w:id="13852" w:name="_Toc365642858"/>
      <w:bookmarkStart w:id="13853" w:name="_Toc365478181"/>
      <w:bookmarkStart w:id="13854" w:name="_Toc365642860"/>
      <w:bookmarkStart w:id="13855" w:name="_Toc365478182"/>
      <w:bookmarkStart w:id="13856" w:name="_Toc365642861"/>
      <w:bookmarkStart w:id="13857" w:name="_Toc365478183"/>
      <w:bookmarkStart w:id="13858" w:name="_Toc365642862"/>
      <w:bookmarkStart w:id="13859" w:name="_Toc365478184"/>
      <w:bookmarkStart w:id="13860" w:name="_Toc365642863"/>
      <w:bookmarkStart w:id="13861" w:name="_Toc365478185"/>
      <w:bookmarkStart w:id="13862" w:name="_Toc365642864"/>
      <w:bookmarkStart w:id="13863" w:name="_Toc365478187"/>
      <w:bookmarkStart w:id="13864" w:name="_Toc365642866"/>
      <w:bookmarkStart w:id="13865" w:name="_Toc365478196"/>
      <w:bookmarkStart w:id="13866" w:name="_Toc365642875"/>
      <w:bookmarkStart w:id="13867" w:name="_Toc365478200"/>
      <w:bookmarkStart w:id="13868" w:name="_Toc365642879"/>
      <w:bookmarkStart w:id="13869" w:name="_Toc365478201"/>
      <w:bookmarkStart w:id="13870" w:name="_Toc365642880"/>
      <w:bookmarkStart w:id="13871" w:name="_Toc365478202"/>
      <w:bookmarkStart w:id="13872" w:name="_Toc365642881"/>
      <w:bookmarkStart w:id="13873" w:name="_Toc365478209"/>
      <w:bookmarkStart w:id="13874" w:name="_Toc365642888"/>
      <w:bookmarkStart w:id="13875" w:name="_Toc365478216"/>
      <w:bookmarkStart w:id="13876" w:name="_Toc365642895"/>
      <w:bookmarkStart w:id="13877" w:name="_Toc365478218"/>
      <w:bookmarkStart w:id="13878" w:name="_Toc365642897"/>
      <w:bookmarkStart w:id="13879" w:name="_Toc365478219"/>
      <w:bookmarkStart w:id="13880" w:name="_Toc365642898"/>
      <w:bookmarkStart w:id="13881" w:name="_Toc365478222"/>
      <w:bookmarkStart w:id="13882" w:name="_Toc365642901"/>
      <w:bookmarkStart w:id="13883" w:name="_Toc365478223"/>
      <w:bookmarkStart w:id="13884" w:name="_Toc365642902"/>
      <w:bookmarkStart w:id="13885" w:name="_Toc365478224"/>
      <w:bookmarkStart w:id="13886" w:name="_Toc365642903"/>
      <w:bookmarkStart w:id="13887" w:name="_Toc365478225"/>
      <w:bookmarkStart w:id="13888" w:name="_Toc365642904"/>
      <w:bookmarkStart w:id="13889" w:name="_Toc365478234"/>
      <w:bookmarkStart w:id="13890" w:name="_Toc365642913"/>
      <w:bookmarkStart w:id="13891" w:name="_Toc365478238"/>
      <w:bookmarkStart w:id="13892" w:name="_Toc365642917"/>
      <w:bookmarkStart w:id="13893" w:name="_Toc365478239"/>
      <w:bookmarkStart w:id="13894" w:name="_Toc365642918"/>
      <w:bookmarkStart w:id="13895" w:name="_Toc365478240"/>
      <w:bookmarkStart w:id="13896" w:name="_Toc365642919"/>
      <w:bookmarkStart w:id="13897" w:name="_Toc365478246"/>
      <w:bookmarkStart w:id="13898" w:name="_Toc365642925"/>
      <w:bookmarkStart w:id="13899" w:name="_Toc365478252"/>
      <w:bookmarkStart w:id="13900" w:name="_Toc365642931"/>
      <w:bookmarkStart w:id="13901" w:name="_Toc365478253"/>
      <w:bookmarkStart w:id="13902" w:name="_Toc365642932"/>
      <w:bookmarkStart w:id="13903" w:name="_Toc365478255"/>
      <w:bookmarkStart w:id="13904" w:name="_Toc365642934"/>
      <w:bookmarkStart w:id="13905" w:name="_Toc365478256"/>
      <w:bookmarkStart w:id="13906" w:name="_Toc365642935"/>
      <w:bookmarkStart w:id="13907" w:name="_Toc365478259"/>
      <w:bookmarkStart w:id="13908" w:name="_Toc365642938"/>
      <w:bookmarkStart w:id="13909" w:name="_Toc365478260"/>
      <w:bookmarkStart w:id="13910" w:name="_Toc365642939"/>
      <w:bookmarkStart w:id="13911" w:name="_Toc365478262"/>
      <w:bookmarkStart w:id="13912" w:name="_Toc365642941"/>
      <w:bookmarkStart w:id="13913" w:name="_Toc365478266"/>
      <w:bookmarkStart w:id="13914" w:name="_Toc365642945"/>
      <w:bookmarkStart w:id="13915" w:name="_Toc365478269"/>
      <w:bookmarkStart w:id="13916" w:name="_Toc365642948"/>
      <w:bookmarkStart w:id="13917" w:name="_Toc365478270"/>
      <w:bookmarkStart w:id="13918" w:name="_Toc365642949"/>
      <w:bookmarkStart w:id="13919" w:name="_Toc365478279"/>
      <w:bookmarkStart w:id="13920" w:name="_Toc365642958"/>
      <w:bookmarkStart w:id="13921" w:name="_Toc365478285"/>
      <w:bookmarkStart w:id="13922" w:name="_Toc365642964"/>
      <w:bookmarkStart w:id="13923" w:name="_Toc365478286"/>
      <w:bookmarkStart w:id="13924" w:name="_Toc365642965"/>
      <w:bookmarkStart w:id="13925" w:name="_Toc365478293"/>
      <w:bookmarkStart w:id="13926" w:name="_Toc365642972"/>
      <w:bookmarkStart w:id="13927" w:name="_Toc365478294"/>
      <w:bookmarkStart w:id="13928" w:name="_Toc365642973"/>
      <w:bookmarkStart w:id="13929" w:name="_Toc365478296"/>
      <w:bookmarkStart w:id="13930" w:name="_Toc365642975"/>
      <w:bookmarkStart w:id="13931" w:name="_Toc365478297"/>
      <w:bookmarkStart w:id="13932" w:name="_Toc365642976"/>
      <w:bookmarkStart w:id="13933" w:name="_Toc365478298"/>
      <w:bookmarkStart w:id="13934" w:name="_Toc365642977"/>
      <w:bookmarkStart w:id="13935" w:name="_Toc365478299"/>
      <w:bookmarkStart w:id="13936" w:name="_Toc365642978"/>
      <w:bookmarkStart w:id="13937" w:name="_Toc365478300"/>
      <w:bookmarkStart w:id="13938" w:name="_Toc365642979"/>
      <w:bookmarkStart w:id="13939" w:name="_Toc365478301"/>
      <w:bookmarkStart w:id="13940" w:name="_Toc365642980"/>
      <w:bookmarkStart w:id="13941" w:name="_Toc365478304"/>
      <w:bookmarkStart w:id="13942" w:name="_Toc365642983"/>
      <w:bookmarkStart w:id="13943" w:name="_Toc365478309"/>
      <w:bookmarkStart w:id="13944" w:name="_Toc365642988"/>
      <w:bookmarkStart w:id="13945" w:name="_Toc365478310"/>
      <w:bookmarkStart w:id="13946" w:name="_Toc365642989"/>
      <w:bookmarkStart w:id="13947" w:name="_Toc365478316"/>
      <w:bookmarkStart w:id="13948" w:name="_Toc365642995"/>
      <w:bookmarkStart w:id="13949" w:name="_Toc365478317"/>
      <w:bookmarkStart w:id="13950" w:name="_Toc365642996"/>
      <w:bookmarkStart w:id="13951" w:name="_Toc365478318"/>
      <w:bookmarkStart w:id="13952" w:name="_Toc365642997"/>
      <w:bookmarkStart w:id="13953" w:name="_Toc365478319"/>
      <w:bookmarkStart w:id="13954" w:name="_Toc365642998"/>
      <w:bookmarkStart w:id="13955" w:name="_Toc365478320"/>
      <w:bookmarkStart w:id="13956" w:name="_Toc365642999"/>
      <w:bookmarkStart w:id="13957" w:name="_Toc365478327"/>
      <w:bookmarkStart w:id="13958" w:name="_Toc365643006"/>
      <w:bookmarkStart w:id="13959" w:name="_Toc365478328"/>
      <w:bookmarkStart w:id="13960" w:name="_Toc365643007"/>
      <w:bookmarkStart w:id="13961" w:name="_Toc365478329"/>
      <w:bookmarkStart w:id="13962" w:name="_Toc365643008"/>
      <w:bookmarkStart w:id="13963" w:name="_Toc365478331"/>
      <w:bookmarkStart w:id="13964" w:name="_Toc365643010"/>
      <w:bookmarkStart w:id="13965" w:name="_Toc365478332"/>
      <w:bookmarkStart w:id="13966" w:name="_Toc365643011"/>
      <w:bookmarkStart w:id="13967" w:name="_Toc365478333"/>
      <w:bookmarkStart w:id="13968" w:name="_Toc365643012"/>
      <w:bookmarkStart w:id="13969" w:name="_Toc365478336"/>
      <w:bookmarkStart w:id="13970" w:name="_Toc365643015"/>
      <w:bookmarkStart w:id="13971" w:name="_Toc365478341"/>
      <w:bookmarkStart w:id="13972" w:name="_Toc365643020"/>
      <w:bookmarkStart w:id="13973" w:name="_Toc365478345"/>
      <w:bookmarkStart w:id="13974" w:name="_Toc365643024"/>
      <w:bookmarkStart w:id="13975" w:name="_Toc365478347"/>
      <w:bookmarkStart w:id="13976" w:name="_Toc365643026"/>
      <w:bookmarkStart w:id="13977" w:name="_Toc365478357"/>
      <w:bookmarkStart w:id="13978" w:name="_Toc365643036"/>
      <w:bookmarkStart w:id="13979" w:name="_Toc365478371"/>
      <w:bookmarkStart w:id="13980" w:name="_Toc365643050"/>
      <w:bookmarkStart w:id="13981" w:name="_Toc365478372"/>
      <w:bookmarkStart w:id="13982" w:name="_Toc365643051"/>
      <w:bookmarkStart w:id="13983" w:name="_Toc365478374"/>
      <w:bookmarkStart w:id="13984" w:name="_Toc365643053"/>
      <w:bookmarkStart w:id="13985" w:name="_Toc365478376"/>
      <w:bookmarkStart w:id="13986" w:name="_Toc365643055"/>
      <w:bookmarkStart w:id="13987" w:name="_Toc365478377"/>
      <w:bookmarkStart w:id="13988" w:name="_Toc365643056"/>
      <w:bookmarkStart w:id="13989" w:name="_Toc365478384"/>
      <w:bookmarkStart w:id="13990" w:name="_Toc365643063"/>
      <w:bookmarkStart w:id="13991" w:name="_Toc365478390"/>
      <w:bookmarkStart w:id="13992" w:name="_Toc365643069"/>
      <w:bookmarkStart w:id="13993" w:name="_Toc365478394"/>
      <w:bookmarkStart w:id="13994" w:name="_Toc365643073"/>
      <w:bookmarkStart w:id="13995" w:name="_Toc365478399"/>
      <w:bookmarkStart w:id="13996" w:name="_Toc365643078"/>
      <w:bookmarkStart w:id="13997" w:name="_Toc365478403"/>
      <w:bookmarkStart w:id="13998" w:name="_Toc365643082"/>
      <w:bookmarkStart w:id="13999" w:name="_Toc365478406"/>
      <w:bookmarkStart w:id="14000" w:name="_Toc365643085"/>
      <w:bookmarkStart w:id="14001" w:name="_Toc365478410"/>
      <w:bookmarkStart w:id="14002" w:name="_Toc365643089"/>
      <w:bookmarkStart w:id="14003" w:name="_Toc365478418"/>
      <w:bookmarkStart w:id="14004" w:name="_Toc365643097"/>
      <w:bookmarkStart w:id="14005" w:name="_Toc365478426"/>
      <w:bookmarkStart w:id="14006" w:name="_Toc365643105"/>
      <w:bookmarkStart w:id="14007" w:name="_Toc365478428"/>
      <w:bookmarkStart w:id="14008" w:name="_Toc365643107"/>
      <w:bookmarkStart w:id="14009" w:name="_Toc365478432"/>
      <w:bookmarkStart w:id="14010" w:name="_Toc365643111"/>
      <w:bookmarkStart w:id="14011" w:name="_Toc365478437"/>
      <w:bookmarkStart w:id="14012" w:name="_Toc365643116"/>
      <w:bookmarkStart w:id="14013" w:name="_Toc365478440"/>
      <w:bookmarkStart w:id="14014" w:name="_Toc365643119"/>
      <w:bookmarkStart w:id="14015" w:name="_Toc365478442"/>
      <w:bookmarkStart w:id="14016" w:name="_Toc365643121"/>
      <w:bookmarkStart w:id="14017" w:name="_Toc365478444"/>
      <w:bookmarkStart w:id="14018" w:name="_Toc365643123"/>
      <w:bookmarkStart w:id="14019" w:name="_Toc365478448"/>
      <w:bookmarkStart w:id="14020" w:name="_Toc365643127"/>
      <w:bookmarkStart w:id="14021" w:name="_Toc365478449"/>
      <w:bookmarkStart w:id="14022" w:name="_Toc365643128"/>
      <w:bookmarkStart w:id="14023" w:name="_Toc365478452"/>
      <w:bookmarkStart w:id="14024" w:name="_Toc365643131"/>
      <w:bookmarkStart w:id="14025" w:name="_Toc365478455"/>
      <w:bookmarkStart w:id="14026" w:name="_Toc365643134"/>
      <w:bookmarkStart w:id="14027" w:name="_Toc365478456"/>
      <w:bookmarkStart w:id="14028" w:name="_Toc365643135"/>
      <w:bookmarkStart w:id="14029" w:name="_Toc365478458"/>
      <w:bookmarkStart w:id="14030" w:name="_Toc365643137"/>
      <w:bookmarkStart w:id="14031" w:name="_Toc365478459"/>
      <w:bookmarkStart w:id="14032" w:name="_Toc365643138"/>
      <w:bookmarkStart w:id="14033" w:name="_Toc365478461"/>
      <w:bookmarkStart w:id="14034" w:name="_Toc365643140"/>
      <w:bookmarkStart w:id="14035" w:name="_Toc365478462"/>
      <w:bookmarkStart w:id="14036" w:name="_Toc365643141"/>
      <w:bookmarkStart w:id="14037" w:name="_Toc365478464"/>
      <w:bookmarkStart w:id="14038" w:name="_Toc365643143"/>
      <w:bookmarkStart w:id="14039" w:name="_Toc365478468"/>
      <w:bookmarkStart w:id="14040" w:name="_Toc365643147"/>
      <w:bookmarkStart w:id="14041" w:name="_Toc365478471"/>
      <w:bookmarkStart w:id="14042" w:name="_Toc365643150"/>
      <w:bookmarkStart w:id="14043" w:name="_Toc365478478"/>
      <w:bookmarkStart w:id="14044" w:name="_Toc365643157"/>
      <w:bookmarkStart w:id="14045" w:name="_Toc365478488"/>
      <w:bookmarkStart w:id="14046" w:name="_Toc365643167"/>
      <w:bookmarkStart w:id="14047" w:name="_Toc365478489"/>
      <w:bookmarkStart w:id="14048" w:name="_Toc365643168"/>
      <w:bookmarkStart w:id="14049" w:name="_Toc365478492"/>
      <w:bookmarkStart w:id="14050" w:name="_Toc365643171"/>
      <w:bookmarkStart w:id="14051" w:name="_Toc365478495"/>
      <w:bookmarkStart w:id="14052" w:name="_Toc365643174"/>
      <w:bookmarkStart w:id="14053" w:name="_Toc365478497"/>
      <w:bookmarkStart w:id="14054" w:name="_Toc365643176"/>
      <w:bookmarkStart w:id="14055" w:name="_Toc365478504"/>
      <w:bookmarkStart w:id="14056" w:name="_Toc365643183"/>
      <w:bookmarkStart w:id="14057" w:name="_Toc365478506"/>
      <w:bookmarkStart w:id="14058" w:name="_Toc365643185"/>
      <w:bookmarkStart w:id="14059" w:name="_Toc365478507"/>
      <w:bookmarkStart w:id="14060" w:name="_Toc365643186"/>
      <w:bookmarkStart w:id="14061" w:name="_Toc365478508"/>
      <w:bookmarkStart w:id="14062" w:name="_Toc365643187"/>
      <w:bookmarkStart w:id="14063" w:name="_Toc365478512"/>
      <w:bookmarkStart w:id="14064" w:name="_Toc365643191"/>
      <w:bookmarkStart w:id="14065" w:name="_Toc365478514"/>
      <w:bookmarkStart w:id="14066" w:name="_Toc365643193"/>
      <w:bookmarkStart w:id="14067" w:name="_Toc365478517"/>
      <w:bookmarkStart w:id="14068" w:name="_Toc365643196"/>
      <w:bookmarkStart w:id="14069" w:name="_Toc365478521"/>
      <w:bookmarkStart w:id="14070" w:name="_Toc365643200"/>
      <w:bookmarkStart w:id="14071" w:name="_Toc365478523"/>
      <w:bookmarkStart w:id="14072" w:name="_Toc365643202"/>
      <w:bookmarkStart w:id="14073" w:name="_Toc365478526"/>
      <w:bookmarkStart w:id="14074" w:name="_Toc365643205"/>
      <w:bookmarkStart w:id="14075" w:name="_Toc365478530"/>
      <w:bookmarkStart w:id="14076" w:name="_Toc365643209"/>
      <w:bookmarkStart w:id="14077" w:name="_Toc365478532"/>
      <w:bookmarkStart w:id="14078" w:name="_Toc365643211"/>
      <w:bookmarkStart w:id="14079" w:name="_Toc365478535"/>
      <w:bookmarkStart w:id="14080" w:name="_Toc365643214"/>
      <w:bookmarkStart w:id="14081" w:name="_Toc365478540"/>
      <w:bookmarkStart w:id="14082" w:name="_Toc365643219"/>
      <w:bookmarkStart w:id="14083" w:name="_Toc365478542"/>
      <w:bookmarkStart w:id="14084" w:name="_Toc365643221"/>
      <w:bookmarkStart w:id="14085" w:name="_Toc365478550"/>
      <w:bookmarkStart w:id="14086" w:name="_Toc365643229"/>
      <w:bookmarkStart w:id="14087" w:name="_Toc365478553"/>
      <w:bookmarkStart w:id="14088" w:name="_Toc365643232"/>
      <w:bookmarkStart w:id="14089" w:name="_Toc365478554"/>
      <w:bookmarkStart w:id="14090" w:name="_Toc365643233"/>
      <w:bookmarkStart w:id="14091" w:name="_Toc365478555"/>
      <w:bookmarkStart w:id="14092" w:name="_Toc365643234"/>
      <w:bookmarkStart w:id="14093" w:name="_Toc365478566"/>
      <w:bookmarkStart w:id="14094" w:name="_Toc365643245"/>
      <w:bookmarkStart w:id="14095" w:name="_Toc365478570"/>
      <w:bookmarkStart w:id="14096" w:name="_Toc365643249"/>
      <w:bookmarkStart w:id="14097" w:name="_Toc365478573"/>
      <w:bookmarkStart w:id="14098" w:name="_Toc365643252"/>
      <w:bookmarkStart w:id="14099" w:name="_Toc365478577"/>
      <w:bookmarkStart w:id="14100" w:name="_Toc365643256"/>
      <w:bookmarkStart w:id="14101" w:name="_Toc365478578"/>
      <w:bookmarkStart w:id="14102" w:name="_Toc365643257"/>
      <w:bookmarkStart w:id="14103" w:name="_Toc365478580"/>
      <w:bookmarkStart w:id="14104" w:name="_Toc365643259"/>
      <w:bookmarkStart w:id="14105" w:name="_Toc365478582"/>
      <w:bookmarkStart w:id="14106" w:name="_Toc365643261"/>
      <w:bookmarkStart w:id="14107" w:name="_Toc365478591"/>
      <w:bookmarkStart w:id="14108" w:name="_Toc365643270"/>
      <w:bookmarkStart w:id="14109" w:name="_Toc365478596"/>
      <w:bookmarkStart w:id="14110" w:name="_Toc365643275"/>
      <w:bookmarkStart w:id="14111" w:name="_Toc365478600"/>
      <w:bookmarkStart w:id="14112" w:name="_Toc365643279"/>
      <w:bookmarkStart w:id="14113" w:name="_Toc365478604"/>
      <w:bookmarkStart w:id="14114" w:name="_Toc365643283"/>
      <w:bookmarkStart w:id="14115" w:name="_Toc365478605"/>
      <w:bookmarkStart w:id="14116" w:name="_Toc365643284"/>
      <w:bookmarkStart w:id="14117" w:name="_Toc365478606"/>
      <w:bookmarkStart w:id="14118" w:name="_Toc365643285"/>
      <w:bookmarkStart w:id="14119" w:name="_Toc365478608"/>
      <w:bookmarkStart w:id="14120" w:name="_Toc365643287"/>
      <w:bookmarkStart w:id="14121" w:name="_Toc365478610"/>
      <w:bookmarkStart w:id="14122" w:name="_Toc365643289"/>
      <w:bookmarkStart w:id="14123" w:name="_Toc365478611"/>
      <w:bookmarkStart w:id="14124" w:name="_Toc365643290"/>
      <w:bookmarkStart w:id="14125" w:name="_Toc365478612"/>
      <w:bookmarkStart w:id="14126" w:name="_Toc365643291"/>
      <w:bookmarkStart w:id="14127" w:name="_Toc365478615"/>
      <w:bookmarkStart w:id="14128" w:name="_Toc365643294"/>
      <w:bookmarkStart w:id="14129" w:name="_Toc365478616"/>
      <w:bookmarkStart w:id="14130" w:name="_Toc365643295"/>
      <w:bookmarkStart w:id="14131" w:name="_Toc365478617"/>
      <w:bookmarkStart w:id="14132" w:name="_Toc365643296"/>
      <w:bookmarkStart w:id="14133" w:name="_Toc365478618"/>
      <w:bookmarkStart w:id="14134" w:name="_Toc365643297"/>
      <w:bookmarkStart w:id="14135" w:name="_Toc365478621"/>
      <w:bookmarkStart w:id="14136" w:name="_Toc365643300"/>
      <w:bookmarkStart w:id="14137" w:name="_Toc365478622"/>
      <w:bookmarkStart w:id="14138" w:name="_Toc365643301"/>
      <w:bookmarkStart w:id="14139" w:name="_Toc365478623"/>
      <w:bookmarkStart w:id="14140" w:name="_Toc365643302"/>
      <w:bookmarkStart w:id="14141" w:name="_Toc365478624"/>
      <w:bookmarkStart w:id="14142" w:name="_Toc365643303"/>
      <w:bookmarkStart w:id="14143" w:name="_Toc365478626"/>
      <w:bookmarkStart w:id="14144" w:name="_Toc365643305"/>
      <w:bookmarkStart w:id="14145" w:name="_Toc365478627"/>
      <w:bookmarkStart w:id="14146" w:name="_Toc365643306"/>
      <w:bookmarkStart w:id="14147" w:name="_Toc365478628"/>
      <w:bookmarkStart w:id="14148" w:name="_Toc365643307"/>
      <w:bookmarkStart w:id="14149" w:name="_Toc365478629"/>
      <w:bookmarkStart w:id="14150" w:name="_Toc365643308"/>
      <w:bookmarkStart w:id="14151" w:name="_Toc365478631"/>
      <w:bookmarkStart w:id="14152" w:name="_Toc365643310"/>
      <w:bookmarkStart w:id="14153" w:name="_Toc365478633"/>
      <w:bookmarkStart w:id="14154" w:name="_Toc365643312"/>
      <w:bookmarkStart w:id="14155" w:name="_Toc365478639"/>
      <w:bookmarkStart w:id="14156" w:name="_Toc365643318"/>
      <w:bookmarkStart w:id="14157" w:name="_Toc365478640"/>
      <w:bookmarkStart w:id="14158" w:name="_Toc365643319"/>
      <w:bookmarkStart w:id="14159" w:name="_Toc365478641"/>
      <w:bookmarkStart w:id="14160" w:name="_Toc365643320"/>
      <w:bookmarkStart w:id="14161" w:name="_Toc365478644"/>
      <w:bookmarkStart w:id="14162" w:name="_Toc365643323"/>
      <w:bookmarkStart w:id="14163" w:name="_Toc365478645"/>
      <w:bookmarkStart w:id="14164" w:name="_Toc365643324"/>
      <w:bookmarkStart w:id="14165" w:name="_Toc365478646"/>
      <w:bookmarkStart w:id="14166" w:name="_Toc365643325"/>
      <w:bookmarkStart w:id="14167" w:name="_Toc365478647"/>
      <w:bookmarkStart w:id="14168" w:name="_Toc365643326"/>
      <w:bookmarkStart w:id="14169" w:name="_Toc365478650"/>
      <w:bookmarkStart w:id="14170" w:name="_Toc365643329"/>
      <w:bookmarkStart w:id="14171" w:name="_Toc365478652"/>
      <w:bookmarkStart w:id="14172" w:name="_Toc365643331"/>
      <w:bookmarkStart w:id="14173" w:name="_Toc365478653"/>
      <w:bookmarkStart w:id="14174" w:name="_Toc365643332"/>
      <w:bookmarkStart w:id="14175" w:name="_Toc365478655"/>
      <w:bookmarkStart w:id="14176" w:name="_Toc365643334"/>
      <w:bookmarkStart w:id="14177" w:name="_Toc365478659"/>
      <w:bookmarkStart w:id="14178" w:name="_Toc365643338"/>
      <w:bookmarkStart w:id="14179" w:name="_Toc365478661"/>
      <w:bookmarkStart w:id="14180" w:name="_Toc365643340"/>
      <w:bookmarkStart w:id="14181" w:name="_Toc365478663"/>
      <w:bookmarkStart w:id="14182" w:name="_Toc365643342"/>
      <w:bookmarkStart w:id="14183" w:name="_Toc365478664"/>
      <w:bookmarkStart w:id="14184" w:name="_Toc365643343"/>
      <w:bookmarkStart w:id="14185" w:name="_Toc365478665"/>
      <w:bookmarkStart w:id="14186" w:name="_Toc365643344"/>
      <w:bookmarkStart w:id="14187" w:name="_Toc365478667"/>
      <w:bookmarkStart w:id="14188" w:name="_Toc365643346"/>
      <w:bookmarkStart w:id="14189" w:name="_Toc365478672"/>
      <w:bookmarkStart w:id="14190" w:name="_Toc365643351"/>
      <w:bookmarkStart w:id="14191" w:name="_Toc365478674"/>
      <w:bookmarkStart w:id="14192" w:name="_Toc365643353"/>
      <w:bookmarkStart w:id="14193" w:name="_Toc365478677"/>
      <w:bookmarkStart w:id="14194" w:name="_Toc365643356"/>
      <w:bookmarkStart w:id="14195" w:name="_Toc365478679"/>
      <w:bookmarkStart w:id="14196" w:name="_Toc365643358"/>
      <w:bookmarkStart w:id="14197" w:name="_Toc365478680"/>
      <w:bookmarkStart w:id="14198" w:name="_Toc365643359"/>
      <w:bookmarkStart w:id="14199" w:name="_Toc365478681"/>
      <w:bookmarkStart w:id="14200" w:name="_Toc365643360"/>
      <w:bookmarkStart w:id="14201" w:name="_Toc365478683"/>
      <w:bookmarkStart w:id="14202" w:name="_Toc365643362"/>
      <w:bookmarkStart w:id="14203" w:name="_Toc365478687"/>
      <w:bookmarkStart w:id="14204" w:name="_Toc365643366"/>
      <w:bookmarkStart w:id="14205" w:name="_Toc365478690"/>
      <w:bookmarkStart w:id="14206" w:name="_Toc365643369"/>
      <w:bookmarkStart w:id="14207" w:name="_Toc365478693"/>
      <w:bookmarkStart w:id="14208" w:name="_Toc365643372"/>
      <w:bookmarkStart w:id="14209" w:name="_Toc365478699"/>
      <w:bookmarkStart w:id="14210" w:name="_Toc365643378"/>
      <w:bookmarkStart w:id="14211" w:name="_Toc365478700"/>
      <w:bookmarkStart w:id="14212" w:name="_Toc365643379"/>
      <w:bookmarkStart w:id="14213" w:name="_Toc365478718"/>
      <w:bookmarkStart w:id="14214" w:name="_Toc365643397"/>
      <w:bookmarkStart w:id="14215" w:name="_Toc365478720"/>
      <w:bookmarkStart w:id="14216" w:name="_Toc365643399"/>
      <w:bookmarkStart w:id="14217" w:name="_Toc365478723"/>
      <w:bookmarkStart w:id="14218" w:name="_Toc365643402"/>
      <w:bookmarkStart w:id="14219" w:name="_Toc365478726"/>
      <w:bookmarkStart w:id="14220" w:name="_Toc365643405"/>
      <w:bookmarkStart w:id="14221" w:name="_Toc365478729"/>
      <w:bookmarkStart w:id="14222" w:name="_Toc365643408"/>
      <w:bookmarkStart w:id="14223" w:name="_Toc365478730"/>
      <w:bookmarkStart w:id="14224" w:name="_Toc365643409"/>
      <w:bookmarkStart w:id="14225" w:name="_Toc365478732"/>
      <w:bookmarkStart w:id="14226" w:name="_Toc365643411"/>
      <w:bookmarkStart w:id="14227" w:name="_Toc365478733"/>
      <w:bookmarkStart w:id="14228" w:name="_Toc365643412"/>
      <w:bookmarkStart w:id="14229" w:name="_Toc365478735"/>
      <w:bookmarkStart w:id="14230" w:name="_Toc365643414"/>
      <w:bookmarkStart w:id="14231" w:name="_Toc365478739"/>
      <w:bookmarkStart w:id="14232" w:name="_Toc365643418"/>
      <w:bookmarkStart w:id="14233" w:name="_Toc365478741"/>
      <w:bookmarkStart w:id="14234" w:name="_Toc365643420"/>
      <w:bookmarkStart w:id="14235" w:name="_Toc365478744"/>
      <w:bookmarkStart w:id="14236" w:name="_Toc365643423"/>
      <w:bookmarkStart w:id="14237" w:name="_Toc365478745"/>
      <w:bookmarkStart w:id="14238" w:name="_Toc365643424"/>
      <w:bookmarkStart w:id="14239" w:name="_Toc365478747"/>
      <w:bookmarkStart w:id="14240" w:name="_Toc365643426"/>
      <w:bookmarkStart w:id="14241" w:name="_Toc365478751"/>
      <w:bookmarkStart w:id="14242" w:name="_Toc365643430"/>
      <w:bookmarkStart w:id="14243" w:name="_Toc365478754"/>
      <w:bookmarkStart w:id="14244" w:name="_Toc365643433"/>
      <w:bookmarkStart w:id="14245" w:name="_Toc365478756"/>
      <w:bookmarkStart w:id="14246" w:name="_Toc365643435"/>
      <w:bookmarkStart w:id="14247" w:name="_Toc365478757"/>
      <w:bookmarkStart w:id="14248" w:name="_Toc365643436"/>
      <w:bookmarkStart w:id="14249" w:name="_Toc365478758"/>
      <w:bookmarkStart w:id="14250" w:name="_Toc365643437"/>
      <w:bookmarkStart w:id="14251" w:name="_Toc365478769"/>
      <w:bookmarkStart w:id="14252" w:name="_Toc365643448"/>
      <w:bookmarkStart w:id="14253" w:name="_Toc365478772"/>
      <w:bookmarkStart w:id="14254" w:name="_Toc365643451"/>
      <w:bookmarkStart w:id="14255" w:name="_Toc365478773"/>
      <w:bookmarkStart w:id="14256" w:name="_Toc365643452"/>
      <w:bookmarkStart w:id="14257" w:name="_Toc365478776"/>
      <w:bookmarkStart w:id="14258" w:name="_Toc365643455"/>
      <w:bookmarkStart w:id="14259" w:name="_Toc365478779"/>
      <w:bookmarkStart w:id="14260" w:name="_Toc365643458"/>
      <w:bookmarkStart w:id="14261" w:name="_Toc365478782"/>
      <w:bookmarkStart w:id="14262" w:name="_Toc365643461"/>
      <w:bookmarkStart w:id="14263" w:name="_Toc365478784"/>
      <w:bookmarkStart w:id="14264" w:name="_Toc365643463"/>
      <w:bookmarkStart w:id="14265" w:name="_Toc365478789"/>
      <w:bookmarkStart w:id="14266" w:name="_Toc365643468"/>
      <w:bookmarkStart w:id="14267" w:name="_Toc365478791"/>
      <w:bookmarkStart w:id="14268" w:name="_Toc365643470"/>
      <w:bookmarkStart w:id="14269" w:name="_Toc365478792"/>
      <w:bookmarkStart w:id="14270" w:name="_Toc365643471"/>
      <w:bookmarkStart w:id="14271" w:name="_Toc365478798"/>
      <w:bookmarkStart w:id="14272" w:name="_Toc365643477"/>
      <w:bookmarkStart w:id="14273" w:name="_Toc365478799"/>
      <w:bookmarkStart w:id="14274" w:name="_Toc365643478"/>
      <w:bookmarkStart w:id="14275" w:name="_Toc365478801"/>
      <w:bookmarkStart w:id="14276" w:name="_Toc365643480"/>
      <w:bookmarkStart w:id="14277" w:name="_Toc365478802"/>
      <w:bookmarkStart w:id="14278" w:name="_Toc365643481"/>
      <w:bookmarkStart w:id="14279" w:name="_Toc365478804"/>
      <w:bookmarkStart w:id="14280" w:name="_Toc365643483"/>
      <w:bookmarkStart w:id="14281" w:name="_Toc365478805"/>
      <w:bookmarkStart w:id="14282" w:name="_Toc365643484"/>
      <w:bookmarkStart w:id="14283" w:name="_Toc365478807"/>
      <w:bookmarkStart w:id="14284" w:name="_Toc365643486"/>
      <w:bookmarkStart w:id="14285" w:name="_Toc365478808"/>
      <w:bookmarkStart w:id="14286" w:name="_Toc365643487"/>
      <w:bookmarkStart w:id="14287" w:name="_Toc365478810"/>
      <w:bookmarkStart w:id="14288" w:name="_Toc365643489"/>
      <w:bookmarkStart w:id="14289" w:name="_Toc365478811"/>
      <w:bookmarkStart w:id="14290" w:name="_Toc365643490"/>
      <w:bookmarkStart w:id="14291" w:name="_Toc365478813"/>
      <w:bookmarkStart w:id="14292" w:name="_Toc365643492"/>
      <w:bookmarkStart w:id="14293" w:name="_Toc365478814"/>
      <w:bookmarkStart w:id="14294" w:name="_Toc365643493"/>
      <w:bookmarkStart w:id="14295" w:name="_Toc365478816"/>
      <w:bookmarkStart w:id="14296" w:name="_Toc365643495"/>
      <w:bookmarkStart w:id="14297" w:name="_Toc365478819"/>
      <w:bookmarkStart w:id="14298" w:name="_Toc365643498"/>
      <w:bookmarkStart w:id="14299" w:name="_Toc365478822"/>
      <w:bookmarkStart w:id="14300" w:name="_Toc365643501"/>
      <w:bookmarkStart w:id="14301" w:name="_Toc365478825"/>
      <w:bookmarkStart w:id="14302" w:name="_Toc365643504"/>
      <w:bookmarkStart w:id="14303" w:name="_Toc365478828"/>
      <w:bookmarkStart w:id="14304" w:name="_Toc365643507"/>
      <w:bookmarkStart w:id="14305" w:name="_Toc365478831"/>
      <w:bookmarkStart w:id="14306" w:name="_Toc365643510"/>
      <w:bookmarkStart w:id="14307" w:name="_Toc365478834"/>
      <w:bookmarkStart w:id="14308" w:name="_Toc365643513"/>
      <w:bookmarkStart w:id="14309" w:name="_Toc365478840"/>
      <w:bookmarkStart w:id="14310" w:name="_Toc365643519"/>
      <w:bookmarkStart w:id="14311" w:name="_Toc365478843"/>
      <w:bookmarkStart w:id="14312" w:name="_Toc365643522"/>
      <w:bookmarkStart w:id="14313" w:name="_Toc365478845"/>
      <w:bookmarkStart w:id="14314" w:name="_Toc365643524"/>
      <w:bookmarkStart w:id="14315" w:name="_Toc365478849"/>
      <w:bookmarkStart w:id="14316" w:name="_Toc365643528"/>
      <w:bookmarkStart w:id="14317" w:name="_Toc365478852"/>
      <w:bookmarkStart w:id="14318" w:name="_Toc365643531"/>
      <w:bookmarkStart w:id="14319" w:name="_Toc365478855"/>
      <w:bookmarkStart w:id="14320" w:name="_Toc365643534"/>
      <w:bookmarkStart w:id="14321" w:name="_Toc365478857"/>
      <w:bookmarkStart w:id="14322" w:name="_Toc365643536"/>
      <w:bookmarkStart w:id="14323" w:name="_Toc365478859"/>
      <w:bookmarkStart w:id="14324" w:name="_Toc365643538"/>
      <w:bookmarkStart w:id="14325" w:name="_Toc365478861"/>
      <w:bookmarkStart w:id="14326" w:name="_Toc365643540"/>
      <w:bookmarkStart w:id="14327" w:name="_Toc365478865"/>
      <w:bookmarkStart w:id="14328" w:name="_Toc365643544"/>
      <w:bookmarkStart w:id="14329" w:name="_Toc365478870"/>
      <w:bookmarkStart w:id="14330" w:name="_Toc365643549"/>
      <w:bookmarkStart w:id="14331" w:name="_Toc365478874"/>
      <w:bookmarkStart w:id="14332" w:name="_Toc365643553"/>
      <w:bookmarkStart w:id="14333" w:name="_Toc365478875"/>
      <w:bookmarkStart w:id="14334" w:name="_Toc365643554"/>
      <w:bookmarkStart w:id="14335" w:name="_Toc365478876"/>
      <w:bookmarkStart w:id="14336" w:name="_Toc365643555"/>
      <w:bookmarkStart w:id="14337" w:name="_Toc365478879"/>
      <w:bookmarkStart w:id="14338" w:name="_Toc365643558"/>
      <w:bookmarkStart w:id="14339" w:name="_Toc365478882"/>
      <w:bookmarkStart w:id="14340" w:name="_Toc365643561"/>
      <w:bookmarkStart w:id="14341" w:name="_Toc365478884"/>
      <w:bookmarkStart w:id="14342" w:name="_Toc365643563"/>
      <w:bookmarkStart w:id="14343" w:name="_Toc365478886"/>
      <w:bookmarkStart w:id="14344" w:name="_Toc365643565"/>
      <w:bookmarkStart w:id="14345" w:name="_Toc365478891"/>
      <w:bookmarkStart w:id="14346" w:name="_Toc365643570"/>
      <w:bookmarkStart w:id="14347" w:name="_Toc365478894"/>
      <w:bookmarkStart w:id="14348" w:name="_Toc365643573"/>
      <w:bookmarkStart w:id="14349" w:name="_Toc365478895"/>
      <w:bookmarkStart w:id="14350" w:name="_Toc365643574"/>
      <w:bookmarkStart w:id="14351" w:name="_Toc365478898"/>
      <w:bookmarkStart w:id="14352" w:name="_Toc365643577"/>
      <w:bookmarkStart w:id="14353" w:name="_Toc365478903"/>
      <w:bookmarkStart w:id="14354" w:name="_Toc365643582"/>
      <w:bookmarkStart w:id="14355" w:name="_Toc365478905"/>
      <w:bookmarkStart w:id="14356" w:name="_Toc365643584"/>
      <w:bookmarkStart w:id="14357" w:name="_Toc365478906"/>
      <w:bookmarkStart w:id="14358" w:name="_Toc365643585"/>
      <w:bookmarkStart w:id="14359" w:name="_Toc365478914"/>
      <w:bookmarkStart w:id="14360" w:name="_Toc365643593"/>
      <w:bookmarkStart w:id="14361" w:name="_Toc365478923"/>
      <w:bookmarkStart w:id="14362" w:name="_Toc365643602"/>
      <w:bookmarkStart w:id="14363" w:name="_Toc365478924"/>
      <w:bookmarkStart w:id="14364" w:name="_Toc365643603"/>
      <w:bookmarkStart w:id="14365" w:name="_Toc361663815"/>
      <w:bookmarkStart w:id="14366" w:name="_Toc361665655"/>
      <w:bookmarkStart w:id="14367" w:name="_Toc361667484"/>
      <w:bookmarkStart w:id="14368" w:name="_Toc365478926"/>
      <w:bookmarkStart w:id="14369" w:name="_Toc365643605"/>
      <w:bookmarkStart w:id="14370" w:name="_Toc361663816"/>
      <w:bookmarkStart w:id="14371" w:name="_Toc361665656"/>
      <w:bookmarkStart w:id="14372" w:name="_Toc361667485"/>
      <w:bookmarkStart w:id="14373" w:name="_Toc365478927"/>
      <w:bookmarkStart w:id="14374" w:name="_Toc365643606"/>
      <w:bookmarkStart w:id="14375" w:name="_Toc361663824"/>
      <w:bookmarkStart w:id="14376" w:name="_Toc361665664"/>
      <w:bookmarkStart w:id="14377" w:name="_Toc361667493"/>
      <w:bookmarkStart w:id="14378" w:name="_Toc365478935"/>
      <w:bookmarkStart w:id="14379" w:name="_Toc365643614"/>
      <w:bookmarkStart w:id="14380" w:name="_Toc361663830"/>
      <w:bookmarkStart w:id="14381" w:name="_Toc361665670"/>
      <w:bookmarkStart w:id="14382" w:name="_Toc361667499"/>
      <w:bookmarkStart w:id="14383" w:name="_Toc365478941"/>
      <w:bookmarkStart w:id="14384" w:name="_Toc365643620"/>
      <w:bookmarkStart w:id="14385" w:name="_Toc361663831"/>
      <w:bookmarkStart w:id="14386" w:name="_Toc361665671"/>
      <w:bookmarkStart w:id="14387" w:name="_Toc361667500"/>
      <w:bookmarkStart w:id="14388" w:name="_Toc365478942"/>
      <w:bookmarkStart w:id="14389" w:name="_Toc365643621"/>
      <w:bookmarkStart w:id="14390" w:name="_Toc361663841"/>
      <w:bookmarkStart w:id="14391" w:name="_Toc361665681"/>
      <w:bookmarkStart w:id="14392" w:name="_Toc361667510"/>
      <w:bookmarkStart w:id="14393" w:name="_Toc365478952"/>
      <w:bookmarkStart w:id="14394" w:name="_Toc365643631"/>
      <w:bookmarkStart w:id="14395" w:name="_Toc361663849"/>
      <w:bookmarkStart w:id="14396" w:name="_Toc361665689"/>
      <w:bookmarkStart w:id="14397" w:name="_Toc361667518"/>
      <w:bookmarkStart w:id="14398" w:name="_Toc365478960"/>
      <w:bookmarkStart w:id="14399" w:name="_Toc365643639"/>
      <w:bookmarkStart w:id="14400" w:name="_Toc361663851"/>
      <w:bookmarkStart w:id="14401" w:name="_Toc361665691"/>
      <w:bookmarkStart w:id="14402" w:name="_Toc361667520"/>
      <w:bookmarkStart w:id="14403" w:name="_Toc365478962"/>
      <w:bookmarkStart w:id="14404" w:name="_Toc365643641"/>
      <w:bookmarkStart w:id="14405" w:name="_Toc361663853"/>
      <w:bookmarkStart w:id="14406" w:name="_Toc361665693"/>
      <w:bookmarkStart w:id="14407" w:name="_Toc361667522"/>
      <w:bookmarkStart w:id="14408" w:name="_Toc365478964"/>
      <w:bookmarkStart w:id="14409" w:name="_Toc365643643"/>
      <w:bookmarkStart w:id="14410" w:name="_Toc361663856"/>
      <w:bookmarkStart w:id="14411" w:name="_Toc361665696"/>
      <w:bookmarkStart w:id="14412" w:name="_Toc361667525"/>
      <w:bookmarkStart w:id="14413" w:name="_Toc365478967"/>
      <w:bookmarkStart w:id="14414" w:name="_Toc365643646"/>
      <w:bookmarkStart w:id="14415" w:name="_Toc361663857"/>
      <w:bookmarkStart w:id="14416" w:name="_Toc361665697"/>
      <w:bookmarkStart w:id="14417" w:name="_Toc361667526"/>
      <w:bookmarkStart w:id="14418" w:name="_Toc365478968"/>
      <w:bookmarkStart w:id="14419" w:name="_Toc365643647"/>
      <w:bookmarkStart w:id="14420" w:name="_Toc365478969"/>
      <w:bookmarkStart w:id="14421" w:name="_Toc365643648"/>
      <w:bookmarkStart w:id="14422" w:name="_Toc365478970"/>
      <w:bookmarkStart w:id="14423" w:name="_Toc365643649"/>
      <w:bookmarkStart w:id="14424" w:name="_Toc365478971"/>
      <w:bookmarkStart w:id="14425" w:name="_Toc365643650"/>
      <w:bookmarkStart w:id="14426" w:name="_Toc365478974"/>
      <w:bookmarkStart w:id="14427" w:name="_Toc365643653"/>
      <w:bookmarkStart w:id="14428" w:name="_Toc365478976"/>
      <w:bookmarkStart w:id="14429" w:name="_Toc365643655"/>
      <w:bookmarkStart w:id="14430" w:name="_Toc365478984"/>
      <w:bookmarkStart w:id="14431" w:name="_Toc365643663"/>
      <w:bookmarkStart w:id="14432" w:name="_Toc365478985"/>
      <w:bookmarkStart w:id="14433" w:name="_Toc365643664"/>
      <w:bookmarkStart w:id="14434" w:name="_Toc365478986"/>
      <w:bookmarkStart w:id="14435" w:name="_Toc365643665"/>
      <w:bookmarkStart w:id="14436" w:name="_Toc365478987"/>
      <w:bookmarkStart w:id="14437" w:name="_Toc365643666"/>
      <w:bookmarkStart w:id="14438" w:name="_Toc365478988"/>
      <w:bookmarkStart w:id="14439" w:name="_Toc365643667"/>
      <w:bookmarkStart w:id="14440" w:name="_Toc365478989"/>
      <w:bookmarkStart w:id="14441" w:name="_Toc365643668"/>
      <w:bookmarkStart w:id="14442" w:name="_Toc365478990"/>
      <w:bookmarkStart w:id="14443" w:name="_Toc365643669"/>
      <w:bookmarkStart w:id="14444" w:name="_Toc365479003"/>
      <w:bookmarkStart w:id="14445" w:name="_Toc365643682"/>
      <w:bookmarkStart w:id="14446" w:name="_Toc365479005"/>
      <w:bookmarkStart w:id="14447" w:name="_Toc365643684"/>
      <w:bookmarkStart w:id="14448" w:name="_Toc365479009"/>
      <w:bookmarkStart w:id="14449" w:name="_Toc365643688"/>
      <w:bookmarkStart w:id="14450" w:name="_Toc365479012"/>
      <w:bookmarkStart w:id="14451" w:name="_Toc365643691"/>
      <w:bookmarkStart w:id="14452" w:name="_Toc365479015"/>
      <w:bookmarkStart w:id="14453" w:name="_Toc365643694"/>
      <w:bookmarkStart w:id="14454" w:name="_Toc365479017"/>
      <w:bookmarkStart w:id="14455" w:name="_Toc365643696"/>
      <w:bookmarkStart w:id="14456" w:name="_Toc365479018"/>
      <w:bookmarkStart w:id="14457" w:name="_Toc365643697"/>
      <w:bookmarkStart w:id="14458" w:name="_Toc365479031"/>
      <w:bookmarkStart w:id="14459" w:name="_Toc365643710"/>
      <w:bookmarkStart w:id="14460" w:name="_Toc365479036"/>
      <w:bookmarkStart w:id="14461" w:name="_Toc365643715"/>
      <w:bookmarkStart w:id="14462" w:name="_Toc365479046"/>
      <w:bookmarkStart w:id="14463" w:name="_Toc365643725"/>
      <w:bookmarkStart w:id="14464" w:name="_Toc365479052"/>
      <w:bookmarkStart w:id="14465" w:name="_Toc365643731"/>
      <w:bookmarkStart w:id="14466" w:name="_Toc365479060"/>
      <w:bookmarkStart w:id="14467" w:name="_Toc365643739"/>
      <w:bookmarkStart w:id="14468" w:name="_Toc365479061"/>
      <w:bookmarkStart w:id="14469" w:name="_Toc365643740"/>
      <w:bookmarkStart w:id="14470" w:name="_Toc365479063"/>
      <w:bookmarkStart w:id="14471" w:name="_Toc365643742"/>
      <w:bookmarkStart w:id="14472" w:name="_Toc365479064"/>
      <w:bookmarkStart w:id="14473" w:name="_Toc365643743"/>
      <w:bookmarkStart w:id="14474" w:name="_Toc365479066"/>
      <w:bookmarkStart w:id="14475" w:name="_Toc365643745"/>
      <w:bookmarkStart w:id="14476" w:name="_Toc365479073"/>
      <w:bookmarkStart w:id="14477" w:name="_Toc365643752"/>
      <w:bookmarkStart w:id="14478" w:name="_Toc365479075"/>
      <w:bookmarkStart w:id="14479" w:name="_Toc365643754"/>
      <w:bookmarkStart w:id="14480" w:name="_Toc365479078"/>
      <w:bookmarkStart w:id="14481" w:name="_Toc365643757"/>
      <w:bookmarkStart w:id="14482" w:name="_Toc365479079"/>
      <w:bookmarkStart w:id="14483" w:name="_Toc365643758"/>
      <w:bookmarkStart w:id="14484" w:name="_Toc365479080"/>
      <w:bookmarkStart w:id="14485" w:name="_Toc365643759"/>
      <w:bookmarkStart w:id="14486" w:name="_Toc365479083"/>
      <w:bookmarkStart w:id="14487" w:name="_Toc365643762"/>
      <w:bookmarkStart w:id="14488" w:name="_Toc365479087"/>
      <w:bookmarkStart w:id="14489" w:name="_Toc365643766"/>
      <w:bookmarkStart w:id="14490" w:name="_Toc365479091"/>
      <w:bookmarkStart w:id="14491" w:name="_Toc365643770"/>
      <w:bookmarkStart w:id="14492" w:name="_Toc365479093"/>
      <w:bookmarkStart w:id="14493" w:name="_Toc365643772"/>
      <w:bookmarkStart w:id="14494" w:name="_Toc365479095"/>
      <w:bookmarkStart w:id="14495" w:name="_Toc365643774"/>
      <w:bookmarkStart w:id="14496" w:name="_Toc365479097"/>
      <w:bookmarkStart w:id="14497" w:name="_Toc365643776"/>
      <w:bookmarkStart w:id="14498" w:name="_Toc365479099"/>
      <w:bookmarkStart w:id="14499" w:name="_Toc365643778"/>
      <w:bookmarkStart w:id="14500" w:name="_Toc365479103"/>
      <w:bookmarkStart w:id="14501" w:name="_Toc365643782"/>
      <w:bookmarkStart w:id="14502" w:name="_Toc365479105"/>
      <w:bookmarkStart w:id="14503" w:name="_Toc365643784"/>
      <w:bookmarkStart w:id="14504" w:name="_Toc365479108"/>
      <w:bookmarkStart w:id="14505" w:name="_Toc365643787"/>
      <w:bookmarkStart w:id="14506" w:name="_Toc365479112"/>
      <w:bookmarkStart w:id="14507" w:name="_Toc365643791"/>
      <w:bookmarkStart w:id="14508" w:name="_Toc365479114"/>
      <w:bookmarkStart w:id="14509" w:name="_Toc365643793"/>
      <w:bookmarkStart w:id="14510" w:name="_Toc365479117"/>
      <w:bookmarkStart w:id="14511" w:name="_Toc365643796"/>
      <w:bookmarkStart w:id="14512" w:name="_Toc365479119"/>
      <w:bookmarkStart w:id="14513" w:name="_Toc365643798"/>
      <w:bookmarkStart w:id="14514" w:name="_Toc365479120"/>
      <w:bookmarkStart w:id="14515" w:name="_Toc365643799"/>
      <w:bookmarkStart w:id="14516" w:name="_Toc365479123"/>
      <w:bookmarkStart w:id="14517" w:name="_Toc365643802"/>
      <w:bookmarkStart w:id="14518" w:name="_Toc365479124"/>
      <w:bookmarkStart w:id="14519" w:name="_Toc365643803"/>
      <w:bookmarkStart w:id="14520" w:name="_Toc365479126"/>
      <w:bookmarkStart w:id="14521" w:name="_Toc365643805"/>
      <w:bookmarkStart w:id="14522" w:name="_Toc365479129"/>
      <w:bookmarkStart w:id="14523" w:name="_Toc365643808"/>
      <w:bookmarkStart w:id="14524" w:name="_Toc365479134"/>
      <w:bookmarkStart w:id="14525" w:name="_Toc365643813"/>
      <w:bookmarkStart w:id="14526" w:name="_Toc365479136"/>
      <w:bookmarkStart w:id="14527" w:name="_Toc365643815"/>
      <w:bookmarkStart w:id="14528" w:name="_Toc365479138"/>
      <w:bookmarkStart w:id="14529" w:name="_Toc365643817"/>
      <w:bookmarkStart w:id="14530" w:name="_Toc365479140"/>
      <w:bookmarkStart w:id="14531" w:name="_Toc365643819"/>
      <w:bookmarkStart w:id="14532" w:name="_Toc365479144"/>
      <w:bookmarkStart w:id="14533" w:name="_Toc365643823"/>
      <w:bookmarkStart w:id="14534" w:name="_Toc365479148"/>
      <w:bookmarkStart w:id="14535" w:name="_Toc365643827"/>
      <w:bookmarkStart w:id="14536" w:name="_Toc365479150"/>
      <w:bookmarkStart w:id="14537" w:name="_Toc365643829"/>
      <w:bookmarkStart w:id="14538" w:name="_Toc365479154"/>
      <w:bookmarkStart w:id="14539" w:name="_Toc365643833"/>
      <w:bookmarkStart w:id="14540" w:name="_Toc365479158"/>
      <w:bookmarkStart w:id="14541" w:name="_Toc365643837"/>
      <w:bookmarkStart w:id="14542" w:name="_Toc365479160"/>
      <w:bookmarkStart w:id="14543" w:name="_Toc365643839"/>
      <w:bookmarkStart w:id="14544" w:name="_Toc365479162"/>
      <w:bookmarkStart w:id="14545" w:name="_Toc365643841"/>
      <w:bookmarkStart w:id="14546" w:name="_Toc365479164"/>
      <w:bookmarkStart w:id="14547" w:name="_Toc365643843"/>
      <w:bookmarkStart w:id="14548" w:name="_Toc365479168"/>
      <w:bookmarkStart w:id="14549" w:name="_Toc365643847"/>
      <w:bookmarkStart w:id="14550" w:name="_Toc365479170"/>
      <w:bookmarkStart w:id="14551" w:name="_Toc365643849"/>
      <w:bookmarkStart w:id="14552" w:name="_Toc365479174"/>
      <w:bookmarkStart w:id="14553" w:name="_Toc365643853"/>
      <w:bookmarkStart w:id="14554" w:name="_Toc365479178"/>
      <w:bookmarkStart w:id="14555" w:name="_Toc365643857"/>
      <w:bookmarkStart w:id="14556" w:name="_Toc365479180"/>
      <w:bookmarkStart w:id="14557" w:name="_Toc365643859"/>
      <w:bookmarkStart w:id="14558" w:name="_Toc365479184"/>
      <w:bookmarkStart w:id="14559" w:name="_Toc365643863"/>
      <w:bookmarkStart w:id="14560" w:name="_Toc365479188"/>
      <w:bookmarkStart w:id="14561" w:name="_Toc365643867"/>
      <w:bookmarkStart w:id="14562" w:name="_Toc365479190"/>
      <w:bookmarkStart w:id="14563" w:name="_Toc365643869"/>
      <w:bookmarkStart w:id="14564" w:name="_Toc365479194"/>
      <w:bookmarkStart w:id="14565" w:name="_Toc365643873"/>
      <w:bookmarkStart w:id="14566" w:name="_Toc365479197"/>
      <w:bookmarkStart w:id="14567" w:name="_Toc365643876"/>
      <w:bookmarkStart w:id="14568" w:name="_Toc365479202"/>
      <w:bookmarkStart w:id="14569" w:name="_Toc365643881"/>
      <w:bookmarkStart w:id="14570" w:name="_Toc365479205"/>
      <w:bookmarkStart w:id="14571" w:name="_Toc365643884"/>
      <w:bookmarkStart w:id="14572" w:name="_Toc365479210"/>
      <w:bookmarkStart w:id="14573" w:name="_Toc365643889"/>
      <w:bookmarkStart w:id="14574" w:name="_Toc365479214"/>
      <w:bookmarkStart w:id="14575" w:name="_Toc365643893"/>
      <w:bookmarkStart w:id="14576" w:name="_Toc365479216"/>
      <w:bookmarkStart w:id="14577" w:name="_Toc365643895"/>
      <w:bookmarkStart w:id="14578" w:name="_Toc365479220"/>
      <w:bookmarkStart w:id="14579" w:name="_Toc365643899"/>
      <w:bookmarkStart w:id="14580" w:name="_Toc365479224"/>
      <w:bookmarkStart w:id="14581" w:name="_Toc365643903"/>
      <w:bookmarkStart w:id="14582" w:name="_Toc365479226"/>
      <w:bookmarkStart w:id="14583" w:name="_Toc365643905"/>
      <w:bookmarkStart w:id="14584" w:name="_Toc365479230"/>
      <w:bookmarkStart w:id="14585" w:name="_Toc365643909"/>
      <w:bookmarkStart w:id="14586" w:name="_Toc365479234"/>
      <w:bookmarkStart w:id="14587" w:name="_Toc365643913"/>
      <w:bookmarkStart w:id="14588" w:name="_Toc365479236"/>
      <w:bookmarkStart w:id="14589" w:name="_Toc365643915"/>
      <w:bookmarkStart w:id="14590" w:name="_Toc365479240"/>
      <w:bookmarkStart w:id="14591" w:name="_Toc365643919"/>
      <w:bookmarkStart w:id="14592" w:name="_Toc365479244"/>
      <w:bookmarkStart w:id="14593" w:name="_Toc365643923"/>
      <w:bookmarkStart w:id="14594" w:name="_Toc365479246"/>
      <w:bookmarkStart w:id="14595" w:name="_Toc365643925"/>
      <w:bookmarkStart w:id="14596" w:name="_Toc365479250"/>
      <w:bookmarkStart w:id="14597" w:name="_Toc365643929"/>
      <w:bookmarkStart w:id="14598" w:name="_Toc365479254"/>
      <w:bookmarkStart w:id="14599" w:name="_Toc365643933"/>
      <w:bookmarkStart w:id="14600" w:name="_Toc365479256"/>
      <w:bookmarkStart w:id="14601" w:name="_Toc365643935"/>
      <w:bookmarkStart w:id="14602" w:name="_Toc365479260"/>
      <w:bookmarkStart w:id="14603" w:name="_Toc365643939"/>
      <w:bookmarkStart w:id="14604" w:name="_Toc365479264"/>
      <w:bookmarkStart w:id="14605" w:name="_Toc365643943"/>
      <w:bookmarkStart w:id="14606" w:name="_Toc365479265"/>
      <w:bookmarkStart w:id="14607" w:name="_Toc365643944"/>
      <w:bookmarkStart w:id="14608" w:name="_Toc365479266"/>
      <w:bookmarkStart w:id="14609" w:name="_Toc365643945"/>
      <w:bookmarkStart w:id="14610" w:name="_Toc365479268"/>
      <w:bookmarkStart w:id="14611" w:name="_Toc365643947"/>
      <w:bookmarkStart w:id="14612" w:name="_Toc365479270"/>
      <w:bookmarkStart w:id="14613" w:name="_Toc365643949"/>
      <w:bookmarkStart w:id="14614" w:name="_Toc365479272"/>
      <w:bookmarkStart w:id="14615" w:name="_Toc365643951"/>
      <w:bookmarkStart w:id="14616" w:name="_Toc364935357"/>
      <w:bookmarkStart w:id="14617" w:name="_Toc365479274"/>
      <w:bookmarkStart w:id="14618" w:name="_Toc365643953"/>
      <w:bookmarkStart w:id="14619" w:name="_Toc364935359"/>
      <w:bookmarkStart w:id="14620" w:name="_Toc365479276"/>
      <w:bookmarkStart w:id="14621" w:name="_Toc365643955"/>
      <w:bookmarkStart w:id="14622" w:name="_Toc365479279"/>
      <w:bookmarkStart w:id="14623" w:name="_Toc365643958"/>
      <w:bookmarkStart w:id="14624" w:name="_Toc365479280"/>
      <w:bookmarkStart w:id="14625" w:name="_Toc365643959"/>
      <w:bookmarkStart w:id="14626" w:name="_Toc365479281"/>
      <w:bookmarkStart w:id="14627" w:name="_Toc365643960"/>
      <w:bookmarkStart w:id="14628" w:name="_Toc361663860"/>
      <w:bookmarkStart w:id="14629" w:name="_Toc361665700"/>
      <w:bookmarkStart w:id="14630" w:name="_Toc361667529"/>
      <w:bookmarkStart w:id="14631" w:name="_Toc361669313"/>
      <w:bookmarkStart w:id="14632" w:name="_Toc364935363"/>
      <w:bookmarkStart w:id="14633" w:name="_Toc365479282"/>
      <w:bookmarkStart w:id="14634" w:name="_Toc365643961"/>
      <w:bookmarkStart w:id="14635" w:name="_Toc361663863"/>
      <w:bookmarkStart w:id="14636" w:name="_Toc361665703"/>
      <w:bookmarkStart w:id="14637" w:name="_Toc361667532"/>
      <w:bookmarkStart w:id="14638" w:name="_Toc361669316"/>
      <w:bookmarkStart w:id="14639" w:name="_Toc364935366"/>
      <w:bookmarkStart w:id="14640" w:name="_Toc365479285"/>
      <w:bookmarkStart w:id="14641" w:name="_Toc365643964"/>
      <w:bookmarkStart w:id="14642" w:name="_Toc361663866"/>
      <w:bookmarkStart w:id="14643" w:name="_Toc361665706"/>
      <w:bookmarkStart w:id="14644" w:name="_Toc361667535"/>
      <w:bookmarkStart w:id="14645" w:name="_Toc361669319"/>
      <w:bookmarkStart w:id="14646" w:name="_Toc364935369"/>
      <w:bookmarkStart w:id="14647" w:name="_Toc365479288"/>
      <w:bookmarkStart w:id="14648" w:name="_Toc365643967"/>
      <w:bookmarkStart w:id="14649" w:name="_Toc361663872"/>
      <w:bookmarkStart w:id="14650" w:name="_Toc361665712"/>
      <w:bookmarkStart w:id="14651" w:name="_Toc361667541"/>
      <w:bookmarkStart w:id="14652" w:name="_Toc361669325"/>
      <w:bookmarkStart w:id="14653" w:name="_Toc364935375"/>
      <w:bookmarkStart w:id="14654" w:name="_Toc365479294"/>
      <w:bookmarkStart w:id="14655" w:name="_Toc365643973"/>
      <w:bookmarkStart w:id="14656" w:name="_Toc361663875"/>
      <w:bookmarkStart w:id="14657" w:name="_Toc361665715"/>
      <w:bookmarkStart w:id="14658" w:name="_Toc361667544"/>
      <w:bookmarkStart w:id="14659" w:name="_Toc361669328"/>
      <w:bookmarkStart w:id="14660" w:name="_Toc364935378"/>
      <w:bookmarkStart w:id="14661" w:name="_Toc365479297"/>
      <w:bookmarkStart w:id="14662" w:name="_Toc365643976"/>
      <w:bookmarkStart w:id="14663" w:name="_Toc361663878"/>
      <w:bookmarkStart w:id="14664" w:name="_Toc361665718"/>
      <w:bookmarkStart w:id="14665" w:name="_Toc361667547"/>
      <w:bookmarkStart w:id="14666" w:name="_Toc361669331"/>
      <w:bookmarkStart w:id="14667" w:name="_Toc364935381"/>
      <w:bookmarkStart w:id="14668" w:name="_Toc365479300"/>
      <w:bookmarkStart w:id="14669" w:name="_Toc365643979"/>
      <w:bookmarkStart w:id="14670" w:name="_Toc361663880"/>
      <w:bookmarkStart w:id="14671" w:name="_Toc361665720"/>
      <w:bookmarkStart w:id="14672" w:name="_Toc361667549"/>
      <w:bookmarkStart w:id="14673" w:name="_Toc361669333"/>
      <w:bookmarkStart w:id="14674" w:name="_Toc364935383"/>
      <w:bookmarkStart w:id="14675" w:name="_Toc365479302"/>
      <w:bookmarkStart w:id="14676" w:name="_Toc365643981"/>
      <w:bookmarkStart w:id="14677" w:name="_Toc361663883"/>
      <w:bookmarkStart w:id="14678" w:name="_Toc361665723"/>
      <w:bookmarkStart w:id="14679" w:name="_Toc361667552"/>
      <w:bookmarkStart w:id="14680" w:name="_Toc361669336"/>
      <w:bookmarkStart w:id="14681" w:name="_Toc364935386"/>
      <w:bookmarkStart w:id="14682" w:name="_Toc365479305"/>
      <w:bookmarkStart w:id="14683" w:name="_Toc365643984"/>
      <w:bookmarkStart w:id="14684" w:name="_Toc361663885"/>
      <w:bookmarkStart w:id="14685" w:name="_Toc361665725"/>
      <w:bookmarkStart w:id="14686" w:name="_Toc361667554"/>
      <w:bookmarkStart w:id="14687" w:name="_Toc361669338"/>
      <w:bookmarkStart w:id="14688" w:name="_Toc364935388"/>
      <w:bookmarkStart w:id="14689" w:name="_Toc365479307"/>
      <w:bookmarkStart w:id="14690" w:name="_Toc365643986"/>
      <w:bookmarkStart w:id="14691" w:name="_Toc361663888"/>
      <w:bookmarkStart w:id="14692" w:name="_Toc361665728"/>
      <w:bookmarkStart w:id="14693" w:name="_Toc361667557"/>
      <w:bookmarkStart w:id="14694" w:name="_Toc361669341"/>
      <w:bookmarkStart w:id="14695" w:name="_Toc364935391"/>
      <w:bookmarkStart w:id="14696" w:name="_Toc365479310"/>
      <w:bookmarkStart w:id="14697" w:name="_Toc365643989"/>
      <w:bookmarkStart w:id="14698" w:name="_Toc365479312"/>
      <w:bookmarkStart w:id="14699" w:name="_Toc365643991"/>
      <w:bookmarkStart w:id="14700" w:name="_Toc365479313"/>
      <w:bookmarkStart w:id="14701" w:name="_Toc365643992"/>
      <w:bookmarkStart w:id="14702" w:name="_Toc365479314"/>
      <w:bookmarkStart w:id="14703" w:name="_Toc365643993"/>
      <w:bookmarkStart w:id="14704" w:name="_Toc365479318"/>
      <w:bookmarkStart w:id="14705" w:name="_Toc365643997"/>
      <w:bookmarkStart w:id="14706" w:name="_Toc365479319"/>
      <w:bookmarkStart w:id="14707" w:name="_Toc365643998"/>
      <w:bookmarkStart w:id="14708" w:name="_Toc365479320"/>
      <w:bookmarkStart w:id="14709" w:name="_Toc365643999"/>
      <w:bookmarkStart w:id="14710" w:name="_Toc365479324"/>
      <w:bookmarkStart w:id="14711" w:name="_Toc365644003"/>
      <w:bookmarkStart w:id="14712" w:name="_Toc365479328"/>
      <w:bookmarkStart w:id="14713" w:name="_Toc365644007"/>
      <w:bookmarkStart w:id="14714" w:name="_Toc365479337"/>
      <w:bookmarkStart w:id="14715" w:name="_Toc365644016"/>
      <w:bookmarkStart w:id="14716" w:name="_Toc365479341"/>
      <w:bookmarkStart w:id="14717" w:name="_Toc365644020"/>
      <w:bookmarkStart w:id="14718" w:name="_Toc365479343"/>
      <w:bookmarkStart w:id="14719" w:name="_Toc365644022"/>
      <w:bookmarkStart w:id="14720" w:name="_Toc365479345"/>
      <w:bookmarkStart w:id="14721" w:name="_Toc365644024"/>
      <w:bookmarkStart w:id="14722" w:name="_Toc365479348"/>
      <w:bookmarkStart w:id="14723" w:name="_Toc365644027"/>
      <w:bookmarkStart w:id="14724" w:name="_Toc365479351"/>
      <w:bookmarkStart w:id="14725" w:name="_Toc365644030"/>
      <w:bookmarkStart w:id="14726" w:name="_Toc365479356"/>
      <w:bookmarkStart w:id="14727" w:name="_Toc365644035"/>
      <w:bookmarkStart w:id="14728" w:name="_Toc365479357"/>
      <w:bookmarkStart w:id="14729" w:name="_Toc365644036"/>
      <w:bookmarkStart w:id="14730" w:name="_Toc365479359"/>
      <w:bookmarkStart w:id="14731" w:name="_Toc365644038"/>
      <w:bookmarkStart w:id="14732" w:name="_Toc365479361"/>
      <w:bookmarkStart w:id="14733" w:name="_Toc365644040"/>
      <w:bookmarkStart w:id="14734" w:name="_Toc365479362"/>
      <w:bookmarkStart w:id="14735" w:name="_Toc365644041"/>
      <w:bookmarkStart w:id="14736" w:name="_Toc365479363"/>
      <w:bookmarkStart w:id="14737" w:name="_Toc365644042"/>
      <w:bookmarkStart w:id="14738" w:name="_Toc365479364"/>
      <w:bookmarkStart w:id="14739" w:name="_Toc365644043"/>
      <w:bookmarkStart w:id="14740" w:name="_Toc365479367"/>
      <w:bookmarkStart w:id="14741" w:name="_Toc365644046"/>
      <w:bookmarkStart w:id="14742" w:name="_Toc365479369"/>
      <w:bookmarkStart w:id="14743" w:name="_Toc365644048"/>
      <w:bookmarkStart w:id="14744" w:name="_Toc365479375"/>
      <w:bookmarkStart w:id="14745" w:name="_Toc365644054"/>
      <w:bookmarkStart w:id="14746" w:name="_Toc365479376"/>
      <w:bookmarkStart w:id="14747" w:name="_Toc365644055"/>
      <w:bookmarkStart w:id="14748" w:name="_Toc361663892"/>
      <w:bookmarkStart w:id="14749" w:name="_Toc361665732"/>
      <w:bookmarkStart w:id="14750" w:name="_Toc361667561"/>
      <w:bookmarkStart w:id="14751" w:name="_Toc361669345"/>
      <w:bookmarkStart w:id="14752" w:name="_Toc364935395"/>
      <w:bookmarkStart w:id="14753" w:name="_Toc365479379"/>
      <w:bookmarkStart w:id="14754" w:name="_Toc365644058"/>
      <w:bookmarkStart w:id="14755" w:name="_Toc361663893"/>
      <w:bookmarkStart w:id="14756" w:name="_Toc361665733"/>
      <w:bookmarkStart w:id="14757" w:name="_Toc361667562"/>
      <w:bookmarkStart w:id="14758" w:name="_Toc361669346"/>
      <w:bookmarkStart w:id="14759" w:name="_Toc364935396"/>
      <w:bookmarkStart w:id="14760" w:name="_Toc365479380"/>
      <w:bookmarkStart w:id="14761" w:name="_Toc365644059"/>
      <w:bookmarkStart w:id="14762" w:name="_Toc361663895"/>
      <w:bookmarkStart w:id="14763" w:name="_Toc361665735"/>
      <w:bookmarkStart w:id="14764" w:name="_Toc361667564"/>
      <w:bookmarkStart w:id="14765" w:name="_Toc361669348"/>
      <w:bookmarkStart w:id="14766" w:name="_Toc364935398"/>
      <w:bookmarkStart w:id="14767" w:name="_Toc365479382"/>
      <w:bookmarkStart w:id="14768" w:name="_Toc365644061"/>
      <w:bookmarkStart w:id="14769" w:name="_Toc365479396"/>
      <w:bookmarkStart w:id="14770" w:name="_Toc365644075"/>
      <w:bookmarkStart w:id="14771" w:name="_Toc365479398"/>
      <w:bookmarkStart w:id="14772" w:name="_Toc365644077"/>
      <w:bookmarkStart w:id="14773" w:name="_Toc365479404"/>
      <w:bookmarkStart w:id="14774" w:name="_Toc365644083"/>
      <w:bookmarkStart w:id="14775" w:name="_Toc365479406"/>
      <w:bookmarkStart w:id="14776" w:name="_Toc365644085"/>
      <w:bookmarkStart w:id="14777" w:name="_Toc365479407"/>
      <w:bookmarkStart w:id="14778" w:name="_Toc365644086"/>
      <w:bookmarkStart w:id="14779" w:name="_Toc365479408"/>
      <w:bookmarkStart w:id="14780" w:name="_Toc365644087"/>
      <w:bookmarkStart w:id="14781" w:name="_Toc365479409"/>
      <w:bookmarkStart w:id="14782" w:name="_Toc365644088"/>
      <w:bookmarkStart w:id="14783" w:name="_Toc365479410"/>
      <w:bookmarkStart w:id="14784" w:name="_Toc365644089"/>
      <w:bookmarkStart w:id="14785" w:name="_Toc365479411"/>
      <w:bookmarkStart w:id="14786" w:name="_Toc365644090"/>
      <w:bookmarkStart w:id="14787" w:name="_Toc365479412"/>
      <w:bookmarkStart w:id="14788" w:name="_Toc365644091"/>
      <w:bookmarkStart w:id="14789" w:name="_Toc365479416"/>
      <w:bookmarkStart w:id="14790" w:name="_Toc365644095"/>
      <w:bookmarkStart w:id="14791" w:name="_Toc365479418"/>
      <w:bookmarkStart w:id="14792" w:name="_Toc365644097"/>
      <w:bookmarkStart w:id="14793" w:name="_Toc365479419"/>
      <w:bookmarkStart w:id="14794" w:name="_Toc365644098"/>
      <w:bookmarkStart w:id="14795" w:name="_Toc365479420"/>
      <w:bookmarkStart w:id="14796" w:name="_Toc365644099"/>
      <w:bookmarkStart w:id="14797" w:name="_Toc365479421"/>
      <w:bookmarkStart w:id="14798" w:name="_Toc365644100"/>
      <w:bookmarkStart w:id="14799" w:name="_Toc365479422"/>
      <w:bookmarkStart w:id="14800" w:name="_Toc365644101"/>
      <w:bookmarkStart w:id="14801" w:name="_Toc365479424"/>
      <w:bookmarkStart w:id="14802" w:name="_Toc365644103"/>
      <w:bookmarkStart w:id="14803" w:name="_Toc365479425"/>
      <w:bookmarkStart w:id="14804" w:name="_Toc365644104"/>
      <w:bookmarkStart w:id="14805" w:name="_Toc365479427"/>
      <w:bookmarkStart w:id="14806" w:name="_Toc365644106"/>
      <w:bookmarkStart w:id="14807" w:name="_Toc365479428"/>
      <w:bookmarkStart w:id="14808" w:name="_Toc365644107"/>
      <w:bookmarkStart w:id="14809" w:name="_Toc365479432"/>
      <w:bookmarkStart w:id="14810" w:name="_Toc365644111"/>
      <w:bookmarkStart w:id="14811" w:name="_Toc365479435"/>
      <w:bookmarkStart w:id="14812" w:name="_Toc365644114"/>
      <w:bookmarkStart w:id="14813" w:name="_Toc365479438"/>
      <w:bookmarkStart w:id="14814" w:name="_Toc365644117"/>
      <w:bookmarkStart w:id="14815" w:name="_Toc365479440"/>
      <w:bookmarkStart w:id="14816" w:name="_Toc365644119"/>
      <w:bookmarkStart w:id="14817" w:name="_Toc365479443"/>
      <w:bookmarkStart w:id="14818" w:name="_Toc365644122"/>
      <w:bookmarkStart w:id="14819" w:name="_Toc365479444"/>
      <w:bookmarkStart w:id="14820" w:name="_Toc365644123"/>
      <w:bookmarkStart w:id="14821" w:name="_Toc365479447"/>
      <w:bookmarkStart w:id="14822" w:name="_Toc365644126"/>
      <w:bookmarkStart w:id="14823" w:name="_Toc365479448"/>
      <w:bookmarkStart w:id="14824" w:name="_Toc365644127"/>
      <w:bookmarkStart w:id="14825" w:name="_Toc365479449"/>
      <w:bookmarkStart w:id="14826" w:name="_Toc365644128"/>
      <w:bookmarkStart w:id="14827" w:name="_Toc365479453"/>
      <w:bookmarkStart w:id="14828" w:name="_Toc365644132"/>
      <w:bookmarkStart w:id="14829" w:name="_Toc365479455"/>
      <w:bookmarkStart w:id="14830" w:name="_Toc365644134"/>
      <w:bookmarkStart w:id="14831" w:name="_Toc365479456"/>
      <w:bookmarkStart w:id="14832" w:name="_Toc365644135"/>
      <w:bookmarkStart w:id="14833" w:name="_Toc365479457"/>
      <w:bookmarkStart w:id="14834" w:name="_Toc365644136"/>
      <w:bookmarkStart w:id="14835" w:name="_Toc365479459"/>
      <w:bookmarkStart w:id="14836" w:name="_Toc365644138"/>
      <w:bookmarkStart w:id="14837" w:name="_Toc365479460"/>
      <w:bookmarkStart w:id="14838" w:name="_Toc365644139"/>
      <w:bookmarkStart w:id="14839" w:name="_Toc365479461"/>
      <w:bookmarkStart w:id="14840" w:name="_Toc365644140"/>
      <w:bookmarkStart w:id="14841" w:name="_Toc365479465"/>
      <w:bookmarkStart w:id="14842" w:name="_Toc365644144"/>
      <w:bookmarkStart w:id="14843" w:name="_Toc365479467"/>
      <w:bookmarkStart w:id="14844" w:name="_Toc365644146"/>
      <w:bookmarkStart w:id="14845" w:name="_Toc365479468"/>
      <w:bookmarkStart w:id="14846" w:name="_Toc365644147"/>
      <w:bookmarkStart w:id="14847" w:name="_Toc365479469"/>
      <w:bookmarkStart w:id="14848" w:name="_Toc365644148"/>
      <w:bookmarkStart w:id="14849" w:name="_Toc365479471"/>
      <w:bookmarkStart w:id="14850" w:name="_Toc365644150"/>
      <w:bookmarkStart w:id="14851" w:name="_Toc365479472"/>
      <w:bookmarkStart w:id="14852" w:name="_Toc365644151"/>
      <w:bookmarkStart w:id="14853" w:name="_Toc365479473"/>
      <w:bookmarkStart w:id="14854" w:name="_Toc365644152"/>
      <w:bookmarkStart w:id="14855" w:name="_Toc365479474"/>
      <w:bookmarkStart w:id="14856" w:name="_Toc365644153"/>
      <w:bookmarkStart w:id="14857" w:name="_Toc365479477"/>
      <w:bookmarkStart w:id="14858" w:name="_Toc365644156"/>
      <w:bookmarkStart w:id="14859" w:name="_Toc365479482"/>
      <w:bookmarkStart w:id="14860" w:name="_Toc365644161"/>
      <w:bookmarkStart w:id="14861" w:name="_Toc365479487"/>
      <w:bookmarkStart w:id="14862" w:name="_Toc365644166"/>
      <w:bookmarkStart w:id="14863" w:name="_Toc365479489"/>
      <w:bookmarkStart w:id="14864" w:name="_Toc365644168"/>
      <w:bookmarkStart w:id="14865" w:name="_Toc365479490"/>
      <w:bookmarkStart w:id="14866" w:name="_Toc365644169"/>
      <w:bookmarkStart w:id="14867" w:name="_Toc365479491"/>
      <w:bookmarkStart w:id="14868" w:name="_Toc365644170"/>
      <w:bookmarkStart w:id="14869" w:name="_Toc365479493"/>
      <w:bookmarkStart w:id="14870" w:name="_Toc365644172"/>
      <w:bookmarkStart w:id="14871" w:name="_Toc365479494"/>
      <w:bookmarkStart w:id="14872" w:name="_Toc365644173"/>
      <w:bookmarkStart w:id="14873" w:name="_Toc365479495"/>
      <w:bookmarkStart w:id="14874" w:name="_Toc365644174"/>
      <w:bookmarkStart w:id="14875" w:name="_Toc365479499"/>
      <w:bookmarkStart w:id="14876" w:name="_Toc365644178"/>
      <w:bookmarkStart w:id="14877" w:name="_Toc365479503"/>
      <w:bookmarkStart w:id="14878" w:name="_Toc365644182"/>
      <w:bookmarkStart w:id="14879" w:name="_Toc365479505"/>
      <w:bookmarkStart w:id="14880" w:name="_Toc365644184"/>
      <w:bookmarkStart w:id="14881" w:name="_Toc365479506"/>
      <w:bookmarkStart w:id="14882" w:name="_Toc365644185"/>
      <w:bookmarkStart w:id="14883" w:name="_Toc365479508"/>
      <w:bookmarkStart w:id="14884" w:name="_Toc365644187"/>
      <w:bookmarkStart w:id="14885" w:name="_Toc365479510"/>
      <w:bookmarkStart w:id="14886" w:name="_Toc365644189"/>
      <w:bookmarkStart w:id="14887" w:name="_Toc365479511"/>
      <w:bookmarkStart w:id="14888" w:name="_Toc365644190"/>
      <w:bookmarkStart w:id="14889" w:name="_Toc365479515"/>
      <w:bookmarkStart w:id="14890" w:name="_Toc365644194"/>
      <w:bookmarkStart w:id="14891" w:name="_Toc365479518"/>
      <w:bookmarkStart w:id="14892" w:name="_Toc365644197"/>
      <w:bookmarkStart w:id="14893" w:name="_Toc365479520"/>
      <w:bookmarkStart w:id="14894" w:name="_Toc365644199"/>
      <w:bookmarkStart w:id="14895" w:name="_Toc365479523"/>
      <w:bookmarkStart w:id="14896" w:name="_Toc365644202"/>
      <w:bookmarkStart w:id="14897" w:name="_Toc365479524"/>
      <w:bookmarkStart w:id="14898" w:name="_Toc365644203"/>
      <w:bookmarkStart w:id="14899" w:name="_Toc365479526"/>
      <w:bookmarkStart w:id="14900" w:name="_Toc365644205"/>
      <w:bookmarkStart w:id="14901" w:name="_Toc365479529"/>
      <w:bookmarkStart w:id="14902" w:name="_Toc365644208"/>
      <w:bookmarkStart w:id="14903" w:name="_Toc365479531"/>
      <w:bookmarkStart w:id="14904" w:name="_Toc365644210"/>
      <w:bookmarkStart w:id="14905" w:name="_Toc365479539"/>
      <w:bookmarkStart w:id="14906" w:name="_Toc365644218"/>
      <w:bookmarkStart w:id="14907" w:name="_Toc365479540"/>
      <w:bookmarkStart w:id="14908" w:name="_Toc365644219"/>
      <w:bookmarkStart w:id="14909" w:name="_Toc365479543"/>
      <w:bookmarkStart w:id="14910" w:name="_Toc365644222"/>
      <w:bookmarkStart w:id="14911" w:name="_Toc365479548"/>
      <w:bookmarkStart w:id="14912" w:name="_Toc365644227"/>
      <w:bookmarkStart w:id="14913" w:name="_Toc365479549"/>
      <w:bookmarkStart w:id="14914" w:name="_Toc365644228"/>
      <w:bookmarkStart w:id="14915" w:name="_Toc365479550"/>
      <w:bookmarkStart w:id="14916" w:name="_Toc365644229"/>
      <w:bookmarkStart w:id="14917" w:name="_Toc365479554"/>
      <w:bookmarkStart w:id="14918" w:name="_Toc365644233"/>
      <w:bookmarkStart w:id="14919" w:name="_Toc365479557"/>
      <w:bookmarkStart w:id="14920" w:name="_Toc365644236"/>
      <w:bookmarkStart w:id="14921" w:name="_Toc365479562"/>
      <w:bookmarkStart w:id="14922" w:name="_Toc365644241"/>
      <w:bookmarkStart w:id="14923" w:name="_Toc365479563"/>
      <w:bookmarkStart w:id="14924" w:name="_Toc365644242"/>
      <w:bookmarkStart w:id="14925" w:name="_Toc365479566"/>
      <w:bookmarkStart w:id="14926" w:name="_Toc365644245"/>
      <w:bookmarkStart w:id="14927" w:name="_Toc365479567"/>
      <w:bookmarkStart w:id="14928" w:name="_Toc365644246"/>
      <w:bookmarkStart w:id="14929" w:name="_Toc365479568"/>
      <w:bookmarkStart w:id="14930" w:name="_Toc365644247"/>
      <w:bookmarkStart w:id="14931" w:name="_Toc365479584"/>
      <w:bookmarkStart w:id="14932" w:name="_Toc365644263"/>
      <w:bookmarkStart w:id="14933" w:name="_Toc365479585"/>
      <w:bookmarkStart w:id="14934" w:name="_Toc365644264"/>
      <w:bookmarkStart w:id="14935" w:name="_Toc365479587"/>
      <w:bookmarkStart w:id="14936" w:name="_Toc365644266"/>
      <w:bookmarkStart w:id="14937" w:name="_Toc365479588"/>
      <w:bookmarkStart w:id="14938" w:name="_Toc365644267"/>
      <w:bookmarkStart w:id="14939" w:name="_Toc365479589"/>
      <w:bookmarkStart w:id="14940" w:name="_Toc365644268"/>
      <w:bookmarkStart w:id="14941" w:name="_Toc365479591"/>
      <w:bookmarkStart w:id="14942" w:name="_Toc365644270"/>
      <w:bookmarkStart w:id="14943" w:name="_Toc365479592"/>
      <w:bookmarkStart w:id="14944" w:name="_Toc365644271"/>
      <w:bookmarkStart w:id="14945" w:name="_Toc361663904"/>
      <w:bookmarkStart w:id="14946" w:name="_Toc361665744"/>
      <w:bookmarkStart w:id="14947" w:name="_Toc361667573"/>
      <w:bookmarkStart w:id="14948" w:name="_Toc361669357"/>
      <w:bookmarkStart w:id="14949" w:name="_Toc364935407"/>
      <w:bookmarkStart w:id="14950" w:name="_Toc365479596"/>
      <w:bookmarkStart w:id="14951" w:name="_Toc365644275"/>
      <w:bookmarkStart w:id="14952" w:name="_Toc361663913"/>
      <w:bookmarkStart w:id="14953" w:name="_Toc361665753"/>
      <w:bookmarkStart w:id="14954" w:name="_Toc361667582"/>
      <w:bookmarkStart w:id="14955" w:name="_Toc361669366"/>
      <w:bookmarkStart w:id="14956" w:name="_Toc364935416"/>
      <w:bookmarkStart w:id="14957" w:name="_Toc365479605"/>
      <w:bookmarkStart w:id="14958" w:name="_Toc365644284"/>
      <w:bookmarkStart w:id="14959" w:name="_Toc361663916"/>
      <w:bookmarkStart w:id="14960" w:name="_Toc361665756"/>
      <w:bookmarkStart w:id="14961" w:name="_Toc361667585"/>
      <w:bookmarkStart w:id="14962" w:name="_Toc361669369"/>
      <w:bookmarkStart w:id="14963" w:name="_Toc364935419"/>
      <w:bookmarkStart w:id="14964" w:name="_Toc365479608"/>
      <w:bookmarkStart w:id="14965" w:name="_Toc365644287"/>
      <w:bookmarkStart w:id="14966" w:name="_Toc361663919"/>
      <w:bookmarkStart w:id="14967" w:name="_Toc361665759"/>
      <w:bookmarkStart w:id="14968" w:name="_Toc361667588"/>
      <w:bookmarkStart w:id="14969" w:name="_Toc361669372"/>
      <w:bookmarkStart w:id="14970" w:name="_Toc364935422"/>
      <w:bookmarkStart w:id="14971" w:name="_Toc365479611"/>
      <w:bookmarkStart w:id="14972" w:name="_Toc365644290"/>
      <w:bookmarkStart w:id="14973" w:name="_Toc361663921"/>
      <w:bookmarkStart w:id="14974" w:name="_Toc361665761"/>
      <w:bookmarkStart w:id="14975" w:name="_Toc361667590"/>
      <w:bookmarkStart w:id="14976" w:name="_Toc361669374"/>
      <w:bookmarkStart w:id="14977" w:name="_Toc364935424"/>
      <w:bookmarkStart w:id="14978" w:name="_Toc365479613"/>
      <w:bookmarkStart w:id="14979" w:name="_Toc365644292"/>
      <w:bookmarkStart w:id="14980" w:name="_Toc361663924"/>
      <w:bookmarkStart w:id="14981" w:name="_Toc361665764"/>
      <w:bookmarkStart w:id="14982" w:name="_Toc361667593"/>
      <w:bookmarkStart w:id="14983" w:name="_Toc361669377"/>
      <w:bookmarkStart w:id="14984" w:name="_Toc364935427"/>
      <w:bookmarkStart w:id="14985" w:name="_Toc365479616"/>
      <w:bookmarkStart w:id="14986" w:name="_Toc365644295"/>
      <w:bookmarkStart w:id="14987" w:name="_Toc361663926"/>
      <w:bookmarkStart w:id="14988" w:name="_Toc361665766"/>
      <w:bookmarkStart w:id="14989" w:name="_Toc361667595"/>
      <w:bookmarkStart w:id="14990" w:name="_Toc361669379"/>
      <w:bookmarkStart w:id="14991" w:name="_Toc364935429"/>
      <w:bookmarkStart w:id="14992" w:name="_Toc365479618"/>
      <w:bookmarkStart w:id="14993" w:name="_Toc365644297"/>
      <w:bookmarkStart w:id="14994" w:name="_Toc365479623"/>
      <w:bookmarkStart w:id="14995" w:name="_Toc365644302"/>
      <w:bookmarkStart w:id="14996" w:name="_Toc365479624"/>
      <w:bookmarkStart w:id="14997" w:name="_Toc365644303"/>
      <w:bookmarkStart w:id="14998" w:name="_Toc365479633"/>
      <w:bookmarkStart w:id="14999" w:name="_Toc365644312"/>
      <w:bookmarkStart w:id="15000" w:name="_Toc365479634"/>
      <w:bookmarkStart w:id="15001" w:name="_Toc365644313"/>
      <w:bookmarkStart w:id="15002" w:name="_Toc365479636"/>
      <w:bookmarkStart w:id="15003" w:name="_Toc365644315"/>
      <w:bookmarkStart w:id="15004" w:name="_Toc365479638"/>
      <w:bookmarkStart w:id="15005" w:name="_Toc365644317"/>
      <w:bookmarkStart w:id="15006" w:name="_Toc365479643"/>
      <w:bookmarkStart w:id="15007" w:name="_Toc365644322"/>
      <w:bookmarkStart w:id="15008" w:name="_Toc365479647"/>
      <w:bookmarkStart w:id="15009" w:name="_Toc365644326"/>
      <w:bookmarkStart w:id="15010" w:name="_Toc365479652"/>
      <w:bookmarkStart w:id="15011" w:name="_Toc365644331"/>
      <w:bookmarkStart w:id="15012" w:name="_Toc365479654"/>
      <w:bookmarkStart w:id="15013" w:name="_Toc365644333"/>
      <w:bookmarkStart w:id="15014" w:name="_Toc365479660"/>
      <w:bookmarkStart w:id="15015" w:name="_Toc365644339"/>
      <w:bookmarkStart w:id="15016" w:name="_Toc365479661"/>
      <w:bookmarkStart w:id="15017" w:name="_Toc365644340"/>
      <w:bookmarkStart w:id="15018" w:name="_Toc365479664"/>
      <w:bookmarkStart w:id="15019" w:name="_Toc365644343"/>
      <w:bookmarkStart w:id="15020" w:name="_Toc365479666"/>
      <w:bookmarkStart w:id="15021" w:name="_Toc365644345"/>
      <w:bookmarkStart w:id="15022" w:name="_Toc365479668"/>
      <w:bookmarkStart w:id="15023" w:name="_Toc365644347"/>
      <w:bookmarkStart w:id="15024" w:name="_Toc365479669"/>
      <w:bookmarkStart w:id="15025" w:name="_Toc365644348"/>
      <w:bookmarkStart w:id="15026" w:name="_Toc365479670"/>
      <w:bookmarkStart w:id="15027" w:name="_Toc365644349"/>
      <w:bookmarkStart w:id="15028" w:name="_Toc365479681"/>
      <w:bookmarkStart w:id="15029" w:name="_Toc365644360"/>
      <w:bookmarkStart w:id="15030" w:name="_Toc365479682"/>
      <w:bookmarkStart w:id="15031" w:name="_Toc365644361"/>
      <w:bookmarkStart w:id="15032" w:name="_Toc361663933"/>
      <w:bookmarkStart w:id="15033" w:name="_Toc361665773"/>
      <w:bookmarkStart w:id="15034" w:name="_Toc361667602"/>
      <w:bookmarkStart w:id="15035" w:name="_Toc361669386"/>
      <w:bookmarkStart w:id="15036" w:name="_Toc364935436"/>
      <w:bookmarkStart w:id="15037" w:name="_Toc365479685"/>
      <w:bookmarkStart w:id="15038" w:name="_Toc365644364"/>
      <w:bookmarkStart w:id="15039" w:name="_Toc361663934"/>
      <w:bookmarkStart w:id="15040" w:name="_Toc361665774"/>
      <w:bookmarkStart w:id="15041" w:name="_Toc361667603"/>
      <w:bookmarkStart w:id="15042" w:name="_Toc361669387"/>
      <w:bookmarkStart w:id="15043" w:name="_Toc364935437"/>
      <w:bookmarkStart w:id="15044" w:name="_Toc365479686"/>
      <w:bookmarkStart w:id="15045" w:name="_Toc365644365"/>
      <w:bookmarkStart w:id="15046" w:name="_Toc365479702"/>
      <w:bookmarkStart w:id="15047" w:name="_Toc365644381"/>
      <w:bookmarkStart w:id="15048" w:name="_Toc365479704"/>
      <w:bookmarkStart w:id="15049" w:name="_Toc365644383"/>
      <w:bookmarkStart w:id="15050" w:name="_Toc365479708"/>
      <w:bookmarkStart w:id="15051" w:name="_Toc365644387"/>
      <w:bookmarkStart w:id="15052" w:name="_Toc365479710"/>
      <w:bookmarkStart w:id="15053" w:name="_Toc365644389"/>
      <w:bookmarkStart w:id="15054" w:name="_Toc365479712"/>
      <w:bookmarkStart w:id="15055" w:name="_Toc365644391"/>
      <w:bookmarkStart w:id="15056" w:name="_Toc365479713"/>
      <w:bookmarkStart w:id="15057" w:name="_Toc365644392"/>
      <w:bookmarkStart w:id="15058" w:name="_Toc365479714"/>
      <w:bookmarkStart w:id="15059" w:name="_Toc365644393"/>
      <w:bookmarkStart w:id="15060" w:name="_Toc365479718"/>
      <w:bookmarkStart w:id="15061" w:name="_Toc365644397"/>
      <w:bookmarkStart w:id="15062" w:name="_Toc365479720"/>
      <w:bookmarkStart w:id="15063" w:name="_Toc365644399"/>
      <w:bookmarkStart w:id="15064" w:name="_Toc365479721"/>
      <w:bookmarkStart w:id="15065" w:name="_Toc365644400"/>
      <w:bookmarkStart w:id="15066" w:name="_Toc365479724"/>
      <w:bookmarkStart w:id="15067" w:name="_Toc365644403"/>
      <w:bookmarkStart w:id="15068" w:name="_Toc365479725"/>
      <w:bookmarkStart w:id="15069" w:name="_Toc365644404"/>
      <w:bookmarkStart w:id="15070" w:name="_Toc365479727"/>
      <w:bookmarkStart w:id="15071" w:name="_Toc365644406"/>
      <w:bookmarkStart w:id="15072" w:name="_Toc365479728"/>
      <w:bookmarkStart w:id="15073" w:name="_Toc365644407"/>
      <w:bookmarkStart w:id="15074" w:name="_Toc365479730"/>
      <w:bookmarkStart w:id="15075" w:name="_Toc365644409"/>
      <w:bookmarkStart w:id="15076" w:name="_Toc365479735"/>
      <w:bookmarkStart w:id="15077" w:name="_Toc365644414"/>
      <w:bookmarkStart w:id="15078" w:name="_Toc365479737"/>
      <w:bookmarkStart w:id="15079" w:name="_Toc365644416"/>
      <w:bookmarkStart w:id="15080" w:name="_Toc365479738"/>
      <w:bookmarkStart w:id="15081" w:name="_Toc365644417"/>
      <w:bookmarkStart w:id="15082" w:name="_Toc365479741"/>
      <w:bookmarkStart w:id="15083" w:name="_Toc365644420"/>
      <w:bookmarkStart w:id="15084" w:name="_Toc365479742"/>
      <w:bookmarkStart w:id="15085" w:name="_Toc365644421"/>
      <w:bookmarkStart w:id="15086" w:name="_Toc365479744"/>
      <w:bookmarkStart w:id="15087" w:name="_Toc365644423"/>
      <w:bookmarkStart w:id="15088" w:name="_Toc365479748"/>
      <w:bookmarkStart w:id="15089" w:name="_Toc365644427"/>
      <w:bookmarkStart w:id="15090" w:name="_Toc365479750"/>
      <w:bookmarkStart w:id="15091" w:name="_Toc365644429"/>
      <w:bookmarkStart w:id="15092" w:name="_Toc365479751"/>
      <w:bookmarkStart w:id="15093" w:name="_Toc365644430"/>
      <w:bookmarkStart w:id="15094" w:name="_Toc365479754"/>
      <w:bookmarkStart w:id="15095" w:name="_Toc365644433"/>
      <w:bookmarkStart w:id="15096" w:name="_Toc365479755"/>
      <w:bookmarkStart w:id="15097" w:name="_Toc365644434"/>
      <w:bookmarkStart w:id="15098" w:name="_Toc365479756"/>
      <w:bookmarkStart w:id="15099" w:name="_Toc365644435"/>
      <w:bookmarkStart w:id="15100" w:name="_Toc365479757"/>
      <w:bookmarkStart w:id="15101" w:name="_Toc365644436"/>
      <w:bookmarkStart w:id="15102" w:name="_Toc365479761"/>
      <w:bookmarkStart w:id="15103" w:name="_Toc365644440"/>
      <w:bookmarkStart w:id="15104" w:name="_Toc365479763"/>
      <w:bookmarkStart w:id="15105" w:name="_Toc365644442"/>
      <w:bookmarkStart w:id="15106" w:name="_Toc365479764"/>
      <w:bookmarkStart w:id="15107" w:name="_Toc365644443"/>
      <w:bookmarkStart w:id="15108" w:name="_Toc365479767"/>
      <w:bookmarkStart w:id="15109" w:name="_Toc365644446"/>
      <w:bookmarkStart w:id="15110" w:name="_Toc365479768"/>
      <w:bookmarkStart w:id="15111" w:name="_Toc365644447"/>
      <w:bookmarkStart w:id="15112" w:name="_Toc365479770"/>
      <w:bookmarkStart w:id="15113" w:name="_Toc365644449"/>
      <w:bookmarkStart w:id="15114" w:name="_Toc365479774"/>
      <w:bookmarkStart w:id="15115" w:name="_Toc365644453"/>
      <w:bookmarkStart w:id="15116" w:name="_Toc365479775"/>
      <w:bookmarkStart w:id="15117" w:name="_Toc365644454"/>
      <w:bookmarkStart w:id="15118" w:name="_Toc365479776"/>
      <w:bookmarkStart w:id="15119" w:name="_Toc365644455"/>
      <w:bookmarkStart w:id="15120" w:name="_Toc365479779"/>
      <w:bookmarkStart w:id="15121" w:name="_Toc365644458"/>
      <w:bookmarkStart w:id="15122" w:name="_Toc361663944"/>
      <w:bookmarkStart w:id="15123" w:name="_Toc361665784"/>
      <w:bookmarkStart w:id="15124" w:name="_Toc361667613"/>
      <w:bookmarkStart w:id="15125" w:name="_Toc361669397"/>
      <w:bookmarkStart w:id="15126" w:name="_Toc364935447"/>
      <w:bookmarkStart w:id="15127" w:name="_Toc365479784"/>
      <w:bookmarkStart w:id="15128" w:name="_Toc365644463"/>
      <w:bookmarkStart w:id="15129" w:name="_Toc361663950"/>
      <w:bookmarkStart w:id="15130" w:name="_Toc361665790"/>
      <w:bookmarkStart w:id="15131" w:name="_Toc361667619"/>
      <w:bookmarkStart w:id="15132" w:name="_Toc361669403"/>
      <w:bookmarkStart w:id="15133" w:name="_Toc364935453"/>
      <w:bookmarkStart w:id="15134" w:name="_Toc365479790"/>
      <w:bookmarkStart w:id="15135" w:name="_Toc365644469"/>
      <w:bookmarkStart w:id="15136" w:name="_Toc361663958"/>
      <w:bookmarkStart w:id="15137" w:name="_Toc361665798"/>
      <w:bookmarkStart w:id="15138" w:name="_Toc361667627"/>
      <w:bookmarkStart w:id="15139" w:name="_Toc361669411"/>
      <w:bookmarkStart w:id="15140" w:name="_Toc364935461"/>
      <w:bookmarkStart w:id="15141" w:name="_Toc365479798"/>
      <w:bookmarkStart w:id="15142" w:name="_Toc365644477"/>
      <w:bookmarkStart w:id="15143" w:name="_Toc361663961"/>
      <w:bookmarkStart w:id="15144" w:name="_Toc361665801"/>
      <w:bookmarkStart w:id="15145" w:name="_Toc361667630"/>
      <w:bookmarkStart w:id="15146" w:name="_Toc361669414"/>
      <w:bookmarkStart w:id="15147" w:name="_Toc364935464"/>
      <w:bookmarkStart w:id="15148" w:name="_Toc365479801"/>
      <w:bookmarkStart w:id="15149" w:name="_Toc365644480"/>
      <w:bookmarkStart w:id="15150" w:name="_Toc361663964"/>
      <w:bookmarkStart w:id="15151" w:name="_Toc361665804"/>
      <w:bookmarkStart w:id="15152" w:name="_Toc361667633"/>
      <w:bookmarkStart w:id="15153" w:name="_Toc361669417"/>
      <w:bookmarkStart w:id="15154" w:name="_Toc364935467"/>
      <w:bookmarkStart w:id="15155" w:name="_Toc365479804"/>
      <w:bookmarkStart w:id="15156" w:name="_Toc365644483"/>
      <w:bookmarkStart w:id="15157" w:name="_Toc361663966"/>
      <w:bookmarkStart w:id="15158" w:name="_Toc361665806"/>
      <w:bookmarkStart w:id="15159" w:name="_Toc361667635"/>
      <w:bookmarkStart w:id="15160" w:name="_Toc361669419"/>
      <w:bookmarkStart w:id="15161" w:name="_Toc364935469"/>
      <w:bookmarkStart w:id="15162" w:name="_Toc365479806"/>
      <w:bookmarkStart w:id="15163" w:name="_Toc365644485"/>
      <w:bookmarkStart w:id="15164" w:name="_Ref364595097"/>
      <w:bookmarkStart w:id="15165" w:name="_Toc368050790"/>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r>
        <w:t>WeakSet Objects</w:t>
      </w:r>
      <w:bookmarkEnd w:id="15164"/>
      <w:bookmarkEnd w:id="15165"/>
    </w:p>
    <w:p w:rsidR="000259C6" w:rsidRDefault="000259C6" w:rsidP="00C04626">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rsidR="000259C6" w:rsidRDefault="000259C6" w:rsidP="002021D1">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rsidR="000259C6" w:rsidRDefault="000259C6" w:rsidP="00834ABD">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rsidR="00AF2D49" w:rsidRDefault="00AF2D49" w:rsidP="00CE51AB">
      <w:pPr>
        <w:pStyle w:val="Note"/>
      </w:pPr>
      <w:r>
        <w:t>NOTE</w:t>
      </w:r>
      <w:r>
        <w:tab/>
        <w:t xml:space="preserve">See the NOTE in </w:t>
      </w:r>
      <w:r w:rsidR="004B439B">
        <w:fldChar w:fldCharType="begin"/>
      </w:r>
      <w:r w:rsidR="004B439B">
        <w:instrText xml:space="preserve"> REF _Ref366081992 \r \h </w:instrText>
      </w:r>
      <w:r w:rsidR="004B439B">
        <w:fldChar w:fldCharType="separate"/>
      </w:r>
      <w:r w:rsidR="00460CAC">
        <w:t>23.3</w:t>
      </w:r>
      <w:r w:rsidR="004B439B">
        <w:fldChar w:fldCharType="end"/>
      </w:r>
      <w:r>
        <w:t>.</w:t>
      </w:r>
    </w:p>
    <w:p w:rsidR="000259C6" w:rsidRPr="00E77497" w:rsidRDefault="000259C6" w:rsidP="000D7E3D">
      <w:pPr>
        <w:pStyle w:val="Heading3"/>
      </w:pPr>
      <w:bookmarkStart w:id="15166" w:name="_Ref365542862"/>
      <w:bookmarkStart w:id="15167" w:name="_Toc368050791"/>
      <w:r w:rsidRPr="00E77497">
        <w:t xml:space="preserve">The </w:t>
      </w:r>
      <w:r w:rsidR="00AF2D49">
        <w:t>WeakS</w:t>
      </w:r>
      <w:r>
        <w:t>et</w:t>
      </w:r>
      <w:r w:rsidRPr="00E77497">
        <w:t xml:space="preserve"> Constructor</w:t>
      </w:r>
      <w:bookmarkEnd w:id="15166"/>
      <w:bookmarkEnd w:id="15167"/>
      <w:r w:rsidRPr="00E77497">
        <w:t xml:space="preserve"> </w:t>
      </w:r>
    </w:p>
    <w:p w:rsidR="00DD4B05" w:rsidRDefault="00DD4B05" w:rsidP="000D7E3D">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64604A">
        <w:rPr>
          <w:rFonts w:asciiTheme="majorBidi" w:eastAsia="Times New Roman" w:hAnsiTheme="majorBidi" w:cstheme="majorBidi"/>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rsidR="000259C6" w:rsidRPr="00E77497" w:rsidRDefault="000259C6" w:rsidP="000D7E3D">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rsidR="000259C6" w:rsidRPr="00E77497" w:rsidRDefault="00AF2D49" w:rsidP="000D7E3D">
      <w:pPr>
        <w:pStyle w:val="Heading4"/>
      </w:pPr>
      <w:r w:rsidRPr="00AF2D49">
        <w:t xml:space="preserve">WeakSet </w:t>
      </w:r>
      <w:r w:rsidR="000259C6" w:rsidRPr="00E77497">
        <w:t>(</w:t>
      </w:r>
      <w:r w:rsidR="000259C6">
        <w:t>iterable = undefined</w:t>
      </w:r>
      <w:r w:rsidR="000259C6" w:rsidRPr="00E77497">
        <w:t>)</w:t>
      </w:r>
    </w:p>
    <w:p w:rsidR="000259C6" w:rsidRPr="00E77497" w:rsidRDefault="000259C6" w:rsidP="000D7E3D">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rsidR="000259C6" w:rsidRDefault="000259C6" w:rsidP="000D7E3D">
      <w:pPr>
        <w:pStyle w:val="Alg4"/>
        <w:numPr>
          <w:ilvl w:val="0"/>
          <w:numId w:val="1462"/>
        </w:numPr>
      </w:pPr>
      <w:r>
        <w:t xml:space="preserve">Let </w:t>
      </w:r>
      <w:r>
        <w:rPr>
          <w:i/>
        </w:rPr>
        <w:t>set</w:t>
      </w:r>
      <w:r>
        <w:t xml:space="preserve"> be the </w:t>
      </w:r>
      <w:r w:rsidRPr="00F94F77">
        <w:rPr>
          <w:b/>
        </w:rPr>
        <w:t>this</w:t>
      </w:r>
      <w:r>
        <w:t xml:space="preserve"> value.</w:t>
      </w:r>
    </w:p>
    <w:p w:rsidR="000259C6" w:rsidRPr="00E77497" w:rsidRDefault="000259C6" w:rsidP="000D7E3D">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rsidR="000259C6" w:rsidRPr="00E77497" w:rsidRDefault="000259C6" w:rsidP="000D7E3D">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rsidR="000259C6" w:rsidRPr="00E77497" w:rsidRDefault="000259C6" w:rsidP="000D7E3D">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rsidR="000259C6" w:rsidRDefault="000259C6" w:rsidP="000D7E3D">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0259C6" w:rsidRDefault="000259C6" w:rsidP="000D7E3D">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0259C6" w:rsidRDefault="000259C6" w:rsidP="000D7E3D">
      <w:pPr>
        <w:pStyle w:val="Alg4"/>
        <w:numPr>
          <w:ilvl w:val="0"/>
          <w:numId w:val="1462"/>
        </w:numPr>
      </w:pPr>
      <w:r>
        <w:t>Else,</w:t>
      </w:r>
    </w:p>
    <w:p w:rsidR="000259C6" w:rsidRDefault="000259C6" w:rsidP="000D7E3D">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0259C6" w:rsidRDefault="000259C6" w:rsidP="000D7E3D">
      <w:pPr>
        <w:pStyle w:val="Alg4"/>
        <w:numPr>
          <w:ilvl w:val="1"/>
          <w:numId w:val="1462"/>
        </w:numPr>
      </w:pPr>
      <w:r>
        <w:t>ReturnIfAbrupt(</w:t>
      </w:r>
      <w:r w:rsidRPr="00C903CE">
        <w:rPr>
          <w:i/>
        </w:rPr>
        <w:t>it</w:t>
      </w:r>
      <w:r w:rsidR="00CA4EF0">
        <w:rPr>
          <w:i/>
        </w:rPr>
        <w:t>e</w:t>
      </w:r>
      <w:r w:rsidRPr="00C903CE">
        <w:rPr>
          <w:i/>
        </w:rPr>
        <w:t>r</w:t>
      </w:r>
      <w:r>
        <w:t>).</w:t>
      </w:r>
    </w:p>
    <w:p w:rsidR="000259C6" w:rsidRDefault="000259C6" w:rsidP="000D7E3D">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0259C6" w:rsidRDefault="000259C6" w:rsidP="000D7E3D">
      <w:pPr>
        <w:pStyle w:val="Alg4"/>
        <w:numPr>
          <w:ilvl w:val="1"/>
          <w:numId w:val="1462"/>
        </w:numPr>
      </w:pPr>
      <w:r>
        <w:t>ReturnIfAbrupt(</w:t>
      </w:r>
      <w:r w:rsidRPr="00C903CE">
        <w:rPr>
          <w:i/>
        </w:rPr>
        <w:t>adder</w:t>
      </w:r>
      <w:r>
        <w:t>).</w:t>
      </w:r>
    </w:p>
    <w:p w:rsidR="000259C6" w:rsidRDefault="000259C6" w:rsidP="000D7E3D">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0259C6" w:rsidRPr="004F54AE" w:rsidRDefault="000259C6" w:rsidP="000D7E3D">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0259C6" w:rsidRDefault="000259C6" w:rsidP="000D7E3D">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0259C6" w:rsidRPr="00A5755A" w:rsidRDefault="000259C6" w:rsidP="000D7E3D">
      <w:pPr>
        <w:pStyle w:val="Alg4"/>
        <w:numPr>
          <w:ilvl w:val="0"/>
          <w:numId w:val="1462"/>
        </w:numPr>
        <w:contextualSpacing/>
      </w:pPr>
      <w:r>
        <w:t>Repeat</w:t>
      </w:r>
    </w:p>
    <w:p w:rsidR="000259C6" w:rsidRDefault="000259C6" w:rsidP="000D7E3D">
      <w:pPr>
        <w:pStyle w:val="Alg3"/>
        <w:numPr>
          <w:ilvl w:val="1"/>
          <w:numId w:val="1462"/>
        </w:numPr>
      </w:pPr>
      <w:r>
        <w:t xml:space="preserve">Let </w:t>
      </w:r>
      <w:r w:rsidRPr="004848CA">
        <w:rPr>
          <w:i/>
        </w:rPr>
        <w:t>next</w:t>
      </w:r>
      <w:r>
        <w:t xml:space="preserve"> be the result of </w:t>
      </w:r>
      <w:del w:id="15168" w:author="Rev 19 Allen Wirfs-Brock" w:date="2013-09-22T11:31:00Z">
        <w:r w:rsidR="00CA4EF0" w:rsidDel="0061744F">
          <w:delText>IteratorNext</w:delText>
        </w:r>
      </w:del>
      <w:ins w:id="15169" w:author="Rev 19 Allen Wirfs-Brock" w:date="2013-09-22T11:31:00Z">
        <w:r w:rsidR="0061744F">
          <w:t>IteratorStep</w:t>
        </w:r>
      </w:ins>
      <w:r>
        <w:t>(</w:t>
      </w:r>
      <w:r>
        <w:rPr>
          <w:i/>
        </w:rPr>
        <w:t>it</w:t>
      </w:r>
      <w:r w:rsidR="00CA4EF0">
        <w:rPr>
          <w:i/>
        </w:rPr>
        <w:t>e</w:t>
      </w:r>
      <w:r>
        <w:rPr>
          <w:i/>
        </w:rPr>
        <w:t>r</w:t>
      </w:r>
      <w:r>
        <w:t>).</w:t>
      </w:r>
    </w:p>
    <w:p w:rsidR="000259C6" w:rsidRDefault="000259C6" w:rsidP="000D7E3D">
      <w:pPr>
        <w:pStyle w:val="Alg4"/>
        <w:numPr>
          <w:ilvl w:val="1"/>
          <w:numId w:val="1462"/>
        </w:numPr>
        <w:contextualSpacing/>
      </w:pPr>
      <w:r>
        <w:lastRenderedPageBreak/>
        <w:t>ReturnIfAbrupt(</w:t>
      </w:r>
      <w:r w:rsidRPr="004E372D">
        <w:rPr>
          <w:i/>
        </w:rPr>
        <w:t>next</w:t>
      </w:r>
      <w:r>
        <w:t>).</w:t>
      </w:r>
    </w:p>
    <w:p w:rsidR="000259C6" w:rsidDel="0061744F" w:rsidRDefault="000259C6" w:rsidP="000D7E3D">
      <w:pPr>
        <w:numPr>
          <w:ilvl w:val="1"/>
          <w:numId w:val="1462"/>
        </w:numPr>
        <w:contextualSpacing/>
        <w:rPr>
          <w:del w:id="15170" w:author="Rev 19 Allen Wirfs-Brock" w:date="2013-09-22T11:31:00Z"/>
          <w:rFonts w:ascii="Times New Roman" w:hAnsi="Times New Roman"/>
        </w:rPr>
      </w:pPr>
      <w:del w:id="15171" w:author="Rev 19 Allen Wirfs-Brock" w:date="2013-09-22T11:31: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0259C6" w:rsidDel="0061744F" w:rsidRDefault="000259C6" w:rsidP="000D7E3D">
      <w:pPr>
        <w:numPr>
          <w:ilvl w:val="1"/>
          <w:numId w:val="1462"/>
        </w:numPr>
        <w:spacing w:after="0"/>
        <w:contextualSpacing/>
        <w:rPr>
          <w:del w:id="15172" w:author="Rev 19 Allen Wirfs-Brock" w:date="2013-09-22T11:31:00Z"/>
          <w:rFonts w:ascii="Times New Roman" w:hAnsi="Times New Roman"/>
        </w:rPr>
      </w:pPr>
      <w:del w:id="15173" w:author="Rev 19 Allen Wirfs-Brock" w:date="2013-09-22T11:31: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0259C6" w:rsidRDefault="000259C6" w:rsidP="000D7E3D">
      <w:pPr>
        <w:pStyle w:val="Alg3"/>
        <w:numPr>
          <w:ilvl w:val="1"/>
          <w:numId w:val="1462"/>
        </w:numPr>
      </w:pPr>
      <w:r>
        <w:t xml:space="preserve">If </w:t>
      </w:r>
      <w:ins w:id="15174" w:author="Rev 19 Allen Wirfs-Brock" w:date="2013-09-22T11:32:00Z">
        <w:r w:rsidR="0061744F" w:rsidRPr="004848CA">
          <w:rPr>
            <w:i/>
          </w:rPr>
          <w:t>next</w:t>
        </w:r>
        <w:r w:rsidR="0061744F">
          <w:t xml:space="preserve"> </w:t>
        </w:r>
      </w:ins>
      <w:del w:id="15175" w:author="Rev 19 Allen Wirfs-Brock" w:date="2013-09-22T11:32:00Z">
        <w:r w:rsidDel="0061744F">
          <w:rPr>
            <w:i/>
            <w:iCs/>
          </w:rPr>
          <w:delText>done</w:delText>
        </w:r>
        <w:r w:rsidDel="0061744F">
          <w:delText xml:space="preserve"> </w:delText>
        </w:r>
      </w:del>
      <w:r>
        <w:t xml:space="preserve">is </w:t>
      </w:r>
      <w:del w:id="15176" w:author="Rev 19 Allen Wirfs-Brock" w:date="2013-09-22T11:32:00Z">
        <w:r w:rsidRPr="00B5244C" w:rsidDel="0061744F">
          <w:rPr>
            <w:b/>
          </w:rPr>
          <w:delText>true</w:delText>
        </w:r>
      </w:del>
      <w:ins w:id="15177" w:author="Rev 19 Allen Wirfs-Brock" w:date="2013-09-22T11:32:00Z">
        <w:r w:rsidR="0061744F">
          <w:rPr>
            <w:b/>
          </w:rPr>
          <w:t>false</w:t>
        </w:r>
      </w:ins>
      <w:r>
        <w:t xml:space="preserve">, then </w:t>
      </w:r>
      <w:r w:rsidRPr="00E77497">
        <w:t xml:space="preserve">return </w:t>
      </w:r>
      <w:r>
        <w:t>NormalCompletion(</w:t>
      </w:r>
      <w:r w:rsidRPr="00224061">
        <w:rPr>
          <w:i/>
        </w:rPr>
        <w:t>set</w:t>
      </w:r>
      <w:r w:rsidRPr="00E77497">
        <w:t>).</w:t>
      </w:r>
    </w:p>
    <w:p w:rsidR="000259C6" w:rsidRDefault="000259C6" w:rsidP="000D7E3D">
      <w:pPr>
        <w:pStyle w:val="Alg4"/>
        <w:numPr>
          <w:ilvl w:val="1"/>
          <w:numId w:val="1462"/>
        </w:numPr>
        <w:spacing w:after="120"/>
        <w:contextualSpacing/>
      </w:pPr>
      <w:r>
        <w:t xml:space="preserve">Let </w:t>
      </w:r>
      <w:r>
        <w:rPr>
          <w:i/>
          <w:iCs/>
        </w:rPr>
        <w:t>nextValue</w:t>
      </w:r>
      <w:r>
        <w:t xml:space="preserve"> be IteratorValue(</w:t>
      </w:r>
      <w:r>
        <w:rPr>
          <w:i/>
          <w:iCs/>
        </w:rPr>
        <w:t>next</w:t>
      </w:r>
      <w:r>
        <w:t>).</w:t>
      </w:r>
    </w:p>
    <w:p w:rsidR="000259C6" w:rsidRDefault="000259C6" w:rsidP="000D7E3D">
      <w:pPr>
        <w:pStyle w:val="Alg4"/>
        <w:numPr>
          <w:ilvl w:val="1"/>
          <w:numId w:val="1462"/>
        </w:numPr>
        <w:spacing w:after="120"/>
        <w:contextualSpacing/>
      </w:pPr>
      <w:r>
        <w:t>ReturnIfAbrupt(</w:t>
      </w:r>
      <w:r>
        <w:rPr>
          <w:i/>
          <w:iCs/>
        </w:rPr>
        <w:t>nextValue</w:t>
      </w:r>
      <w:r>
        <w:t>).</w:t>
      </w:r>
    </w:p>
    <w:p w:rsidR="000259C6" w:rsidRDefault="000259C6" w:rsidP="000D7E3D">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rsidR="000259C6" w:rsidRPr="00E77497" w:rsidRDefault="000259C6" w:rsidP="000D7E3D">
      <w:pPr>
        <w:pStyle w:val="Alg4"/>
        <w:numPr>
          <w:ilvl w:val="1"/>
          <w:numId w:val="1462"/>
        </w:numPr>
        <w:spacing w:after="240"/>
      </w:pPr>
      <w:r>
        <w:t>ReturnIfAbrupt(</w:t>
      </w:r>
      <w:r w:rsidRPr="00926A35">
        <w:rPr>
          <w:i/>
        </w:rPr>
        <w:t>status</w:t>
      </w:r>
      <w:r>
        <w:t>).</w:t>
      </w:r>
    </w:p>
    <w:p w:rsidR="000259C6" w:rsidRPr="00E77497" w:rsidRDefault="000259C6" w:rsidP="000D7E3D">
      <w:pPr>
        <w:pStyle w:val="Heading4"/>
      </w:pPr>
      <w:r w:rsidRPr="00E77497">
        <w:t xml:space="preserve">new </w:t>
      </w:r>
      <w:r w:rsidR="00781F04">
        <w:t>WeakS</w:t>
      </w:r>
      <w:r>
        <w:t>et</w:t>
      </w:r>
      <w:r w:rsidRPr="00E77497">
        <w:t xml:space="preserve"> (</w:t>
      </w:r>
      <w:r>
        <w:t xml:space="preserve"> ... </w:t>
      </w:r>
      <w:r w:rsidR="00DD4B05" w:rsidRPr="00DD4B05">
        <w:t>argumentsList</w:t>
      </w:r>
      <w:r w:rsidRPr="00E77497">
        <w:t>)</w:t>
      </w:r>
    </w:p>
    <w:p w:rsidR="00DD4B05" w:rsidRPr="00E77497" w:rsidRDefault="00DD4B05" w:rsidP="000D7E3D">
      <w:r w:rsidRPr="00E77497">
        <w:t xml:space="preserve">When </w:t>
      </w:r>
      <w:r w:rsidRPr="00781F04">
        <w:rPr>
          <w:rFonts w:ascii="Courier New" w:hAnsi="Courier New"/>
          <w:b/>
        </w:rPr>
        <w:t>WeakSet</w:t>
      </w:r>
      <w:r w:rsidRPr="00781F04">
        <w:rPr>
          <w:rFonts w:asciiTheme="minorBidi" w:hAnsiTheme="minorBidi" w:cstheme="minorBidi"/>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0259C6" w:rsidRDefault="00781F04" w:rsidP="000D7E3D">
      <w:r>
        <w:rPr>
          <w:rFonts w:ascii="Courier New" w:hAnsi="Courier New"/>
          <w:b/>
        </w:rPr>
        <w:t>WeakSet</w:t>
      </w:r>
      <w:r w:rsidR="000259C6" w:rsidRPr="00E77497">
        <w:t xml:space="preserve"> </w:t>
      </w:r>
      <w:r w:rsidR="000259C6">
        <w:t xml:space="preserve">called as part of a new expression with argument list </w:t>
      </w:r>
      <w:r w:rsidR="00DD4B05" w:rsidRPr="008418EE">
        <w:rPr>
          <w:rFonts w:asciiTheme="majorBidi" w:hAnsiTheme="majorBidi" w:cstheme="majorBidi"/>
          <w:i/>
          <w:iCs/>
        </w:rPr>
        <w:t>argumentsList</w:t>
      </w:r>
      <w:r w:rsidR="00DD4B05" w:rsidRPr="00DD4B05">
        <w:rPr>
          <w:i/>
          <w:iCs/>
        </w:rPr>
        <w:t xml:space="preserve"> </w:t>
      </w:r>
      <w:r w:rsidR="000259C6">
        <w:t>performs the following steps:</w:t>
      </w:r>
    </w:p>
    <w:p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59C6" w:rsidRPr="00E4780A" w:rsidRDefault="000259C6" w:rsidP="000D7E3D">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0259C6" w:rsidRPr="00E77497" w:rsidRDefault="000259C6" w:rsidP="000D7E3D">
      <w:r>
        <w:t xml:space="preserve">If </w:t>
      </w:r>
      <w:r w:rsidR="00781F04" w:rsidRPr="00781F04">
        <w:t>WeakSet</w:t>
      </w:r>
      <w:r>
        <w:t xml:space="preserve"> is implemented as an ordinary function object, its [[Construct]] internal method will perform the above steps.</w:t>
      </w:r>
    </w:p>
    <w:p w:rsidR="000259C6" w:rsidRPr="00E77497" w:rsidRDefault="000259C6" w:rsidP="000D7E3D">
      <w:pPr>
        <w:pStyle w:val="Heading3"/>
      </w:pPr>
      <w:bookmarkStart w:id="15178" w:name="_Toc368050792"/>
      <w:r w:rsidRPr="00E77497">
        <w:t xml:space="preserve">Properties of the </w:t>
      </w:r>
      <w:r w:rsidR="00781F04" w:rsidRPr="00781F04">
        <w:t>WeakSet</w:t>
      </w:r>
      <w:r w:rsidRPr="00E77497">
        <w:t xml:space="preserve"> Constructor</w:t>
      </w:r>
      <w:bookmarkEnd w:id="15178"/>
    </w:p>
    <w:p w:rsidR="000259C6" w:rsidRPr="00E77497" w:rsidRDefault="000259C6" w:rsidP="000D7E3D">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460CAC">
        <w:t>19.2.3</w:t>
      </w:r>
      <w:r w:rsidR="004B439B">
        <w:fldChar w:fldCharType="end"/>
      </w:r>
      <w:r w:rsidRPr="00E77497">
        <w:t>).</w:t>
      </w:r>
    </w:p>
    <w:p w:rsidR="000259C6" w:rsidRPr="00E77497" w:rsidRDefault="000259C6" w:rsidP="000D7E3D">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 xml:space="preserve">constructor has the following </w:t>
      </w:r>
      <w:del w:id="15179" w:author="Rev 19 Allen Wirfs-Brock" w:date="2013-09-27T10:22:00Z">
        <w:r w:rsidRPr="00E77497" w:rsidDel="00D20BD7">
          <w:delText>property</w:delText>
        </w:r>
      </w:del>
      <w:ins w:id="15180" w:author="Rev 19 Allen Wirfs-Brock" w:date="2013-09-27T10:22:00Z">
        <w:r w:rsidR="00D20BD7" w:rsidRPr="00E77497">
          <w:t>propert</w:t>
        </w:r>
        <w:r w:rsidR="00D20BD7">
          <w:t>ies</w:t>
        </w:r>
      </w:ins>
      <w:r w:rsidRPr="00E77497">
        <w:t>:</w:t>
      </w:r>
    </w:p>
    <w:p w:rsidR="000259C6" w:rsidRPr="00E77497" w:rsidRDefault="00781F04" w:rsidP="000D7E3D">
      <w:pPr>
        <w:pStyle w:val="Heading4"/>
      </w:pPr>
      <w:r w:rsidRPr="00781F04">
        <w:t>WeakSet</w:t>
      </w:r>
      <w:r w:rsidR="000259C6" w:rsidRPr="00E77497">
        <w:t>.prototype</w:t>
      </w:r>
    </w:p>
    <w:p w:rsidR="000259C6" w:rsidRPr="00E77497" w:rsidRDefault="000259C6" w:rsidP="000D7E3D">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w:t>
      </w:r>
      <w:r w:rsidR="004B439B">
        <w:fldChar w:fldCharType="begin"/>
      </w:r>
      <w:r w:rsidR="004B439B">
        <w:instrText xml:space="preserve"> REF _Ref366082014 \r \h </w:instrText>
      </w:r>
      <w:r w:rsidR="004B439B">
        <w:fldChar w:fldCharType="separate"/>
      </w:r>
      <w:r w:rsidR="00460CAC">
        <w:t>23.4.3</w:t>
      </w:r>
      <w:r w:rsidR="004B439B">
        <w:fldChar w:fldCharType="end"/>
      </w:r>
      <w:r w:rsidRPr="00E77497">
        <w:t>).</w:t>
      </w:r>
    </w:p>
    <w:p w:rsidR="000259C6" w:rsidRPr="00E77497"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0259C6" w:rsidRPr="00A67AF2" w:rsidRDefault="00781F04" w:rsidP="000D7E3D">
      <w:pPr>
        <w:pStyle w:val="Heading4"/>
      </w:pPr>
      <w:r w:rsidRPr="00781F04">
        <w:t xml:space="preserve">WeakSet </w:t>
      </w:r>
      <w:r w:rsidR="000259C6">
        <w:t>[ @@create ]</w:t>
      </w:r>
      <w:r w:rsidR="000259C6" w:rsidRPr="00A67AF2">
        <w:t xml:space="preserve"> (</w:t>
      </w:r>
      <w:r w:rsidR="000259C6">
        <w:t xml:space="preserve"> </w:t>
      </w:r>
      <w:r w:rsidR="000259C6" w:rsidRPr="00A67AF2">
        <w:t>)</w:t>
      </w:r>
    </w:p>
    <w:p w:rsidR="000259C6" w:rsidRPr="00E77497" w:rsidRDefault="000259C6" w:rsidP="000D7E3D">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259C6" w:rsidRDefault="000259C6" w:rsidP="000D7E3D">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0259C6" w:rsidRPr="00E77497" w:rsidRDefault="000259C6" w:rsidP="000D7E3D">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0259C6" w:rsidRPr="00E77497" w:rsidRDefault="000259C6" w:rsidP="000D7E3D">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259C6"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259C6" w:rsidRPr="00E77497" w:rsidRDefault="000259C6" w:rsidP="000D7E3D">
      <w:pPr>
        <w:pStyle w:val="Heading3"/>
      </w:pPr>
      <w:bookmarkStart w:id="15181" w:name="_Ref366082014"/>
      <w:bookmarkStart w:id="15182" w:name="_Toc368050793"/>
      <w:r w:rsidRPr="00E77497">
        <w:t xml:space="preserve">Properties of the </w:t>
      </w:r>
      <w:r w:rsidR="00AE1D35" w:rsidRPr="00AE1D35">
        <w:t xml:space="preserve">WeakSet </w:t>
      </w:r>
      <w:r w:rsidRPr="00E77497">
        <w:t>Prototype Object</w:t>
      </w:r>
      <w:bookmarkEnd w:id="15181"/>
      <w:bookmarkEnd w:id="15182"/>
    </w:p>
    <w:p w:rsidR="000259C6" w:rsidRDefault="000259C6" w:rsidP="000D7E3D">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rsidRPr="00E77497">
        <w:t>).</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rsidR="004A0859" w:rsidRPr="00E77497" w:rsidRDefault="004A0859" w:rsidP="004A0859">
      <w:pPr>
        <w:pStyle w:val="Heading4"/>
      </w:pPr>
      <w:r w:rsidRPr="00AE1D35">
        <w:t>WeakSet</w:t>
      </w:r>
      <w:r w:rsidRPr="00E77497">
        <w:t>.prototype.</w:t>
      </w:r>
      <w:r>
        <w:t>add</w:t>
      </w:r>
      <w:r w:rsidRPr="00E77497">
        <w:t xml:space="preserve"> (</w:t>
      </w:r>
      <w:r>
        <w:t xml:space="preserve">value </w:t>
      </w:r>
      <w:r w:rsidRPr="00E77497">
        <w:t>)</w:t>
      </w:r>
    </w:p>
    <w:p w:rsidR="004A0859" w:rsidRPr="00E77497" w:rsidRDefault="004A0859" w:rsidP="004A0859">
      <w:r w:rsidRPr="00E77497">
        <w:t>The following steps are taken:</w:t>
      </w:r>
    </w:p>
    <w:p w:rsidR="004A0859" w:rsidRPr="00E77497" w:rsidRDefault="004A0859" w:rsidP="004A0859">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4A0859" w:rsidRPr="00E77497" w:rsidRDefault="004A0859" w:rsidP="004A0859">
      <w:pPr>
        <w:pStyle w:val="Alg4"/>
        <w:numPr>
          <w:ilvl w:val="0"/>
          <w:numId w:val="1465"/>
        </w:numPr>
      </w:pPr>
      <w:r>
        <w:t>If Type(</w:t>
      </w:r>
      <w:r>
        <w:rPr>
          <w:i/>
          <w:iCs/>
        </w:rPr>
        <w:t>S)</w:t>
      </w:r>
      <w:r>
        <w:t xml:space="preserve"> is not Object, then throw a </w:t>
      </w:r>
      <w:r w:rsidRPr="003F3BD9">
        <w:rPr>
          <w:b/>
        </w:rPr>
        <w:t>TypeError</w:t>
      </w:r>
      <w:r>
        <w:t xml:space="preserve"> exception.</w:t>
      </w:r>
    </w:p>
    <w:p w:rsidR="004A0859" w:rsidRDefault="004A0859" w:rsidP="004A0859">
      <w:pPr>
        <w:pStyle w:val="Alg4"/>
        <w:numPr>
          <w:ilvl w:val="0"/>
          <w:numId w:val="1465"/>
        </w:numPr>
      </w:pPr>
      <w:r>
        <w:t xml:space="preserve">If </w:t>
      </w:r>
      <w:r>
        <w:rPr>
          <w:i/>
        </w:rPr>
        <w:t>S</w:t>
      </w:r>
      <w:r>
        <w:t xml:space="preserve"> does not have a [[WeakSetData]] internal data property throw a </w:t>
      </w:r>
      <w:r w:rsidRPr="00B5244C">
        <w:rPr>
          <w:b/>
        </w:rPr>
        <w:t>TypeError</w:t>
      </w:r>
      <w:r>
        <w:t xml:space="preserve"> exception.</w:t>
      </w:r>
    </w:p>
    <w:p w:rsidR="004A0859" w:rsidRPr="00E77497" w:rsidRDefault="004A0859" w:rsidP="004A0859">
      <w:pPr>
        <w:pStyle w:val="Alg4"/>
        <w:numPr>
          <w:ilvl w:val="0"/>
          <w:numId w:val="1465"/>
        </w:numPr>
      </w:pPr>
      <w:r>
        <w:lastRenderedPageBreak/>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rsidR="004A0859" w:rsidRPr="00E77497" w:rsidRDefault="004A0859" w:rsidP="004A0859">
      <w:pPr>
        <w:pStyle w:val="Alg4"/>
        <w:numPr>
          <w:ilvl w:val="0"/>
          <w:numId w:val="1465"/>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rsidR="004A0859" w:rsidRDefault="004A0859" w:rsidP="004A0859">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4A0859" w:rsidRDefault="004A0859" w:rsidP="004A0859">
      <w:pPr>
        <w:pStyle w:val="Alg4"/>
        <w:numPr>
          <w:ilvl w:val="1"/>
          <w:numId w:val="1465"/>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rsidR="004A0859" w:rsidRDefault="004A0859" w:rsidP="004A0859">
      <w:pPr>
        <w:pStyle w:val="Alg4"/>
        <w:numPr>
          <w:ilvl w:val="2"/>
          <w:numId w:val="1465"/>
        </w:numPr>
        <w:spacing w:after="220"/>
        <w:contextualSpacing/>
      </w:pPr>
      <w:r>
        <w:t xml:space="preserve">Return </w:t>
      </w:r>
      <w:r>
        <w:rPr>
          <w:i/>
        </w:rPr>
        <w:t>S</w:t>
      </w:r>
      <w:r>
        <w:t>.</w:t>
      </w:r>
    </w:p>
    <w:p w:rsidR="004A0859" w:rsidRDefault="004A0859" w:rsidP="004A0859">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rsidR="004A0859" w:rsidRPr="00E77497" w:rsidRDefault="004A0859" w:rsidP="004A0859">
      <w:pPr>
        <w:pStyle w:val="Alg4"/>
        <w:numPr>
          <w:ilvl w:val="0"/>
          <w:numId w:val="1465"/>
        </w:numPr>
        <w:spacing w:after="220"/>
      </w:pPr>
      <w:r>
        <w:t xml:space="preserve">Return </w:t>
      </w:r>
      <w:r>
        <w:rPr>
          <w:i/>
        </w:rPr>
        <w:t>S</w:t>
      </w:r>
      <w:r>
        <w:t>.</w:t>
      </w:r>
    </w:p>
    <w:p w:rsidR="004A0859" w:rsidRPr="00E77497" w:rsidRDefault="004A0859" w:rsidP="004A0859">
      <w:pPr>
        <w:pStyle w:val="Heading4"/>
      </w:pPr>
      <w:r w:rsidRPr="00AE1D35">
        <w:t>WeakSet</w:t>
      </w:r>
      <w:r w:rsidRPr="00E77497">
        <w:t>.prototype.</w:t>
      </w:r>
      <w:r>
        <w:t>clear</w:t>
      </w:r>
      <w:r w:rsidRPr="00E77497">
        <w:t xml:space="preserve"> ()</w:t>
      </w:r>
    </w:p>
    <w:p w:rsidR="004A0859" w:rsidRPr="00E77497" w:rsidRDefault="004A0859" w:rsidP="004A0859">
      <w:r w:rsidRPr="00E77497">
        <w:t>The following steps are taken:</w:t>
      </w:r>
    </w:p>
    <w:p w:rsidR="004A0859" w:rsidRPr="00E77497" w:rsidRDefault="004A0859" w:rsidP="004A0859">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rsidR="004A0859" w:rsidRPr="00E77497" w:rsidRDefault="004A0859" w:rsidP="004A0859">
      <w:pPr>
        <w:pStyle w:val="Alg4"/>
        <w:numPr>
          <w:ilvl w:val="0"/>
          <w:numId w:val="1466"/>
        </w:numPr>
      </w:pPr>
      <w:r>
        <w:t>If Type(</w:t>
      </w:r>
      <w:r>
        <w:rPr>
          <w:i/>
          <w:iCs/>
        </w:rPr>
        <w:t>S)</w:t>
      </w:r>
      <w:r>
        <w:t xml:space="preserve"> is not Object, then throw a </w:t>
      </w:r>
      <w:r w:rsidRPr="003F3BD9">
        <w:rPr>
          <w:b/>
        </w:rPr>
        <w:t>TypeError</w:t>
      </w:r>
      <w:r>
        <w:t xml:space="preserve"> exception.</w:t>
      </w:r>
    </w:p>
    <w:p w:rsidR="004A0859" w:rsidRDefault="004A0859" w:rsidP="004A0859">
      <w:pPr>
        <w:pStyle w:val="Alg4"/>
        <w:numPr>
          <w:ilvl w:val="0"/>
          <w:numId w:val="1466"/>
        </w:numPr>
      </w:pPr>
      <w:r>
        <w:t xml:space="preserve">If </w:t>
      </w:r>
      <w:r>
        <w:rPr>
          <w:i/>
        </w:rPr>
        <w:t>S</w:t>
      </w:r>
      <w:r w:rsidRPr="00E77497">
        <w:t xml:space="preserve"> </w:t>
      </w:r>
      <w:r>
        <w:t>does not have a [[WeakSetData]] internal</w:t>
      </w:r>
      <w:r w:rsidRPr="00314265">
        <w:t xml:space="preserve"> </w:t>
      </w:r>
      <w:r>
        <w:t xml:space="preserve">data property throw a </w:t>
      </w:r>
      <w:r w:rsidRPr="00B5244C">
        <w:rPr>
          <w:b/>
        </w:rPr>
        <w:t>TypeError</w:t>
      </w:r>
      <w:r>
        <w:t xml:space="preserve"> exception.</w:t>
      </w:r>
    </w:p>
    <w:p w:rsidR="004A0859" w:rsidRPr="00E77497" w:rsidRDefault="004A0859" w:rsidP="004A0859">
      <w:pPr>
        <w:pStyle w:val="Alg4"/>
        <w:numPr>
          <w:ilvl w:val="0"/>
          <w:numId w:val="1466"/>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466"/>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rsidR="004A0859" w:rsidRDefault="004A0859" w:rsidP="004A0859">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rsidR="004A0859" w:rsidRDefault="004A0859" w:rsidP="004A0859">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4A0859" w:rsidRPr="00E77497" w:rsidRDefault="004A0859" w:rsidP="004A0859">
      <w:pPr>
        <w:pStyle w:val="Alg4"/>
        <w:numPr>
          <w:ilvl w:val="0"/>
          <w:numId w:val="1466"/>
        </w:numPr>
        <w:spacing w:after="220"/>
      </w:pPr>
      <w:r>
        <w:t xml:space="preserve">Return </w:t>
      </w:r>
      <w:r>
        <w:rPr>
          <w:b/>
        </w:rPr>
        <w:t>undefined</w:t>
      </w:r>
      <w:r>
        <w:t>.</w:t>
      </w:r>
    </w:p>
    <w:p w:rsidR="000259C6" w:rsidRPr="00E77497" w:rsidRDefault="00AE1D35" w:rsidP="000D7E3D">
      <w:pPr>
        <w:pStyle w:val="Heading4"/>
      </w:pPr>
      <w:r w:rsidRPr="00AE1D35">
        <w:t>WeakSet</w:t>
      </w:r>
      <w:r w:rsidR="000259C6" w:rsidRPr="00E77497">
        <w:t>.prototype.constructor</w:t>
      </w:r>
    </w:p>
    <w:p w:rsidR="000259C6" w:rsidRPr="00E77497" w:rsidRDefault="000259C6" w:rsidP="000D7E3D">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rsidR="000259C6" w:rsidRPr="00E77497" w:rsidRDefault="00AE1D35" w:rsidP="000D7E3D">
      <w:pPr>
        <w:pStyle w:val="Heading4"/>
      </w:pPr>
      <w:r w:rsidRPr="00AE1D35">
        <w:t>WeakSet</w:t>
      </w:r>
      <w:r w:rsidR="000259C6" w:rsidRPr="00E77497">
        <w:t>.prototype.</w:t>
      </w:r>
      <w:r w:rsidR="000259C6">
        <w:t>delete</w:t>
      </w:r>
      <w:r w:rsidR="000259C6" w:rsidRPr="00E77497">
        <w:t xml:space="preserve"> ( </w:t>
      </w:r>
      <w:r w:rsidR="000259C6">
        <w:t xml:space="preserve">value </w:t>
      </w:r>
      <w:r w:rsidR="000259C6" w:rsidRPr="00E77497">
        <w:t>)</w:t>
      </w:r>
    </w:p>
    <w:p w:rsidR="000259C6" w:rsidRPr="00E77497" w:rsidRDefault="000259C6" w:rsidP="000D7E3D">
      <w:r w:rsidRPr="00E77497">
        <w:t>The following steps are taken:</w:t>
      </w:r>
    </w:p>
    <w:p w:rsidR="000259C6" w:rsidRPr="00E77497" w:rsidRDefault="000259C6" w:rsidP="000D7E3D">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0D7E3D">
      <w:pPr>
        <w:pStyle w:val="Alg4"/>
        <w:numPr>
          <w:ilvl w:val="0"/>
          <w:numId w:val="1526"/>
        </w:numPr>
      </w:pPr>
      <w:r>
        <w:t>If Type(</w:t>
      </w:r>
      <w:r>
        <w:rPr>
          <w:i/>
          <w:iCs/>
        </w:rPr>
        <w:t>S)</w:t>
      </w:r>
      <w:r>
        <w:t xml:space="preserve"> is not Object, then throw a </w:t>
      </w:r>
      <w:r w:rsidRPr="003F3BD9">
        <w:rPr>
          <w:b/>
        </w:rPr>
        <w:t>TypeError</w:t>
      </w:r>
      <w:r>
        <w:t xml:space="preserve"> exception.</w:t>
      </w:r>
    </w:p>
    <w:p w:rsidR="000259C6" w:rsidRDefault="000259C6" w:rsidP="000D7E3D">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0D7E3D">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rsidR="00CF382D" w:rsidRPr="00E77497" w:rsidRDefault="00CF382D" w:rsidP="000D7E3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0D7E3D">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Default="000259C6" w:rsidP="000D7E3D">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0259C6" w:rsidRDefault="000259C6" w:rsidP="000D7E3D">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rsidR="000259C6" w:rsidRDefault="000259C6" w:rsidP="000D7E3D">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0259C6" w:rsidRDefault="000259C6" w:rsidP="000D7E3D">
      <w:pPr>
        <w:pStyle w:val="Alg4"/>
        <w:numPr>
          <w:ilvl w:val="2"/>
          <w:numId w:val="1526"/>
        </w:numPr>
        <w:spacing w:after="220"/>
        <w:contextualSpacing/>
      </w:pPr>
      <w:r>
        <w:t xml:space="preserve">Return </w:t>
      </w:r>
      <w:r>
        <w:rPr>
          <w:b/>
        </w:rPr>
        <w:t>true</w:t>
      </w:r>
      <w:r>
        <w:t>.</w:t>
      </w:r>
    </w:p>
    <w:p w:rsidR="000259C6" w:rsidRPr="00E77497" w:rsidRDefault="000259C6" w:rsidP="000D7E3D">
      <w:pPr>
        <w:pStyle w:val="Alg4"/>
        <w:numPr>
          <w:ilvl w:val="0"/>
          <w:numId w:val="1526"/>
        </w:numPr>
        <w:spacing w:after="220"/>
      </w:pPr>
      <w:r>
        <w:t xml:space="preserve">Return </w:t>
      </w:r>
      <w:r>
        <w:rPr>
          <w:b/>
        </w:rPr>
        <w:t>false</w:t>
      </w:r>
      <w:r>
        <w:t>.</w:t>
      </w:r>
    </w:p>
    <w:p w:rsidR="00B03D81" w:rsidRDefault="00B03D81" w:rsidP="000D7E3D">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0259C6" w:rsidRPr="00E77497" w:rsidRDefault="00AE1D35" w:rsidP="000D7E3D">
      <w:pPr>
        <w:pStyle w:val="Heading4"/>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rsidR="000259C6" w:rsidRPr="00E77497" w:rsidRDefault="000259C6" w:rsidP="000D7E3D">
      <w:r w:rsidRPr="00E77497">
        <w:t>The following steps are taken:</w:t>
      </w:r>
    </w:p>
    <w:p w:rsidR="000259C6" w:rsidRPr="00E77497" w:rsidRDefault="000259C6" w:rsidP="000D7E3D">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0D7E3D">
      <w:pPr>
        <w:pStyle w:val="Alg4"/>
        <w:numPr>
          <w:ilvl w:val="0"/>
          <w:numId w:val="1467"/>
        </w:numPr>
      </w:pPr>
      <w:r>
        <w:t>If Type(</w:t>
      </w:r>
      <w:r>
        <w:rPr>
          <w:i/>
          <w:iCs/>
        </w:rPr>
        <w:t>S)</w:t>
      </w:r>
      <w:r>
        <w:t xml:space="preserve"> is not Object, then throw a </w:t>
      </w:r>
      <w:r w:rsidRPr="003F3BD9">
        <w:rPr>
          <w:b/>
        </w:rPr>
        <w:t>TypeError</w:t>
      </w:r>
      <w:r>
        <w:t xml:space="preserve"> exception.</w:t>
      </w:r>
    </w:p>
    <w:p w:rsidR="000259C6" w:rsidRDefault="000259C6" w:rsidP="000D7E3D">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0D7E3D">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0D7E3D">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rsidR="006A1BC3" w:rsidRDefault="006A1BC3" w:rsidP="000D7E3D">
      <w:pPr>
        <w:pStyle w:val="Alg4"/>
        <w:numPr>
          <w:ilvl w:val="0"/>
          <w:numId w:val="1467"/>
        </w:numPr>
        <w:rPr>
          <w:ins w:id="15183" w:author="Rev 19 Allen Wirfs-Brock" w:date="2013-09-27T11:53:00Z"/>
        </w:rPr>
      </w:pPr>
      <w:ins w:id="15184" w:author="Rev 19 Allen Wirfs-Brock" w:date="2013-09-27T11:53:00Z">
        <w:r>
          <w:t>If Type(</w:t>
        </w:r>
      </w:ins>
      <w:ins w:id="15185" w:author="Rev 19 Allen Wirfs-Brock" w:date="2013-09-27T11:54:00Z">
        <w:r>
          <w:rPr>
            <w:i/>
          </w:rPr>
          <w:t>value</w:t>
        </w:r>
        <w:r>
          <w:t xml:space="preserve">) is not Object, then return </w:t>
        </w:r>
        <w:r>
          <w:rPr>
            <w:b/>
          </w:rPr>
          <w:t>false.</w:t>
        </w:r>
      </w:ins>
    </w:p>
    <w:p w:rsidR="000259C6" w:rsidRPr="007B0456" w:rsidRDefault="000259C6" w:rsidP="000D7E3D">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rsidR="000259C6" w:rsidRDefault="000259C6" w:rsidP="000D7E3D">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rsidR="000259C6" w:rsidRPr="00E77497" w:rsidRDefault="000259C6" w:rsidP="000D7E3D">
      <w:pPr>
        <w:pStyle w:val="Alg4"/>
        <w:numPr>
          <w:ilvl w:val="0"/>
          <w:numId w:val="1467"/>
        </w:numPr>
        <w:spacing w:after="220"/>
      </w:pPr>
      <w:r>
        <w:t xml:space="preserve">Return </w:t>
      </w:r>
      <w:r>
        <w:rPr>
          <w:b/>
        </w:rPr>
        <w:t>false</w:t>
      </w:r>
      <w:r>
        <w:t>.</w:t>
      </w:r>
    </w:p>
    <w:p w:rsidR="000259C6" w:rsidRPr="00E77497" w:rsidRDefault="00AE1D35" w:rsidP="000D7E3D">
      <w:pPr>
        <w:pStyle w:val="Heading4"/>
      </w:pPr>
      <w:r w:rsidRPr="00AE1D35">
        <w:lastRenderedPageBreak/>
        <w:t>WeakSet</w:t>
      </w:r>
      <w:r w:rsidR="000259C6" w:rsidRPr="00E77497">
        <w:t>.prototype</w:t>
      </w:r>
      <w:r w:rsidR="000259C6">
        <w:t xml:space="preserve"> [ @@toStringTag</w:t>
      </w:r>
      <w:r w:rsidR="000259C6" w:rsidRPr="00E77497">
        <w:t xml:space="preserve"> </w:t>
      </w:r>
      <w:r w:rsidR="000259C6">
        <w:t>]</w:t>
      </w:r>
    </w:p>
    <w:p w:rsidR="000259C6" w:rsidRPr="00097A4C" w:rsidRDefault="000259C6" w:rsidP="000D7E3D">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rsidR="000259C6" w:rsidRPr="00E77497" w:rsidRDefault="000259C6"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259C6" w:rsidRPr="00E77497" w:rsidRDefault="000259C6" w:rsidP="000D7E3D">
      <w:pPr>
        <w:pStyle w:val="Heading3"/>
      </w:pPr>
      <w:bookmarkStart w:id="15186" w:name="_Toc368050794"/>
      <w:r w:rsidRPr="00E77497">
        <w:t xml:space="preserve">Properties of </w:t>
      </w:r>
      <w:r w:rsidR="00AE1D35" w:rsidRPr="00AE1D35">
        <w:t xml:space="preserve">WeakSet </w:t>
      </w:r>
      <w:r w:rsidRPr="00E77497">
        <w:t>Instances</w:t>
      </w:r>
      <w:bookmarkEnd w:id="15186"/>
    </w:p>
    <w:p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rsidR="00A95C0C" w:rsidRDefault="00A95C0C" w:rsidP="00C9101B">
      <w:pPr>
        <w:pStyle w:val="Heading1"/>
      </w:pPr>
      <w:bookmarkStart w:id="15187" w:name="_Toc368050795"/>
      <w:r>
        <w:t>Structured Data</w:t>
      </w:r>
      <w:bookmarkEnd w:id="15187"/>
    </w:p>
    <w:p w:rsidR="00A95C0C" w:rsidRDefault="00A95C0C" w:rsidP="00C9101B">
      <w:pPr>
        <w:pStyle w:val="Heading2"/>
      </w:pPr>
      <w:bookmarkStart w:id="15188" w:name="_Ref366239487"/>
      <w:bookmarkStart w:id="15189" w:name="_Toc368050796"/>
      <w:r>
        <w:t>ArrayBuffer Objects</w:t>
      </w:r>
      <w:bookmarkEnd w:id="15188"/>
      <w:bookmarkEnd w:id="15189"/>
    </w:p>
    <w:p w:rsidR="00A95C0C" w:rsidRDefault="00A95C0C" w:rsidP="00C9101B">
      <w:pPr>
        <w:pStyle w:val="Heading3"/>
      </w:pPr>
      <w:bookmarkStart w:id="15190" w:name="_Toc368050797"/>
      <w:r>
        <w:t>Abstract Operations For ArrayBuffer Objects</w:t>
      </w:r>
      <w:bookmarkEnd w:id="15190"/>
    </w:p>
    <w:p w:rsidR="00A95C0C" w:rsidRDefault="00A95C0C" w:rsidP="00C9101B">
      <w:pPr>
        <w:pStyle w:val="Heading4"/>
      </w:pPr>
      <w:r>
        <w:t>AllocateArrayBuffer(constructor)</w:t>
      </w:r>
    </w:p>
    <w:p w:rsidR="00A95C0C" w:rsidRDefault="00A95C0C" w:rsidP="000D7E3D">
      <w:r>
        <w:t xml:space="preserve">The abstract operation AllocateArrayBuffer with argument </w:t>
      </w:r>
      <w:r>
        <w:rPr>
          <w:rFonts w:ascii="Times New Roman" w:hAnsi="Times New Roman"/>
          <w:i/>
          <w:iCs/>
        </w:rPr>
        <w:t>constructor</w:t>
      </w:r>
      <w:r>
        <w:t xml:space="preserve"> is used to create an uninitialised ArrayBuffer object. It performs the following steps:</w:t>
      </w:r>
    </w:p>
    <w:p w:rsidR="00A95C0C" w:rsidRPr="00E77497" w:rsidRDefault="00A95C0C" w:rsidP="000D7E3D">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rPr>
        <w:t>ArrayBuffer</w:t>
      </w:r>
      <w:r w:rsidRPr="004F54AE">
        <w:rPr>
          <w:rFonts w:ascii="Times New Roman" w:hAnsi="Times New Roman"/>
        </w:rPr>
        <w:t>Data</w:t>
      </w:r>
      <w:r w:rsidRPr="0054023E">
        <w:rPr>
          <w:rFonts w:ascii="Times New Roman" w:hAnsi="Times New Roman"/>
          <w:sz w:val="18"/>
        </w:rPr>
        <w:t>]]</w:t>
      </w:r>
      <w:r>
        <w:rPr>
          <w:rFonts w:ascii="Times New Roman" w:hAnsi="Times New Roman"/>
          <w:sz w:val="18"/>
        </w:rPr>
        <w:t>, [[</w:t>
      </w:r>
      <w:r>
        <w:rPr>
          <w:rFonts w:ascii="Times New Roman" w:hAnsi="Times New Roman"/>
        </w:rPr>
        <w:t>ArrayBufferByteLength</w:t>
      </w:r>
      <w:r>
        <w:rPr>
          <w:rFonts w:ascii="Times New Roman" w:hAnsi="Times New Roman"/>
          <w:sz w:val="18"/>
        </w:rPr>
        <w:t>]]</w:t>
      </w:r>
      <w:r>
        <w:rPr>
          <w:rFonts w:ascii="Times New Roman" w:hAnsi="Times New Roman"/>
          <w:iCs/>
        </w:rPr>
        <w:t>) )</w:t>
      </w:r>
      <w:r w:rsidRPr="00E77497">
        <w:rPr>
          <w:rFonts w:ascii="Times New Roman" w:hAnsi="Times New Roman"/>
        </w:rPr>
        <w:t>.</w:t>
      </w:r>
    </w:p>
    <w:p w:rsidR="00A95C0C" w:rsidRDefault="00A95C0C" w:rsidP="000D7E3D">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rsidR="00A95C0C" w:rsidRPr="004F54AE" w:rsidRDefault="00A95C0C" w:rsidP="000D7E3D">
      <w:pPr>
        <w:numPr>
          <w:ilvl w:val="0"/>
          <w:numId w:val="1277"/>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Pr>
          <w:rFonts w:ascii="Times New Roman" w:hAnsi="Times New Roman"/>
        </w:rPr>
        <w:t>the</w:t>
      </w:r>
      <w:r w:rsidRPr="004F54AE">
        <w:rPr>
          <w:rFonts w:ascii="Times New Roman" w:hAnsi="Times New Roman"/>
        </w:rPr>
        <w:t xml:space="preserve"> [[</w:t>
      </w:r>
      <w:r>
        <w:rPr>
          <w:rFonts w:ascii="Times New Roman" w:hAnsi="Times New Roman"/>
        </w:rPr>
        <w:t>ArrayBufferByteLength</w:t>
      </w:r>
      <w:r w:rsidRPr="004F54AE">
        <w:rPr>
          <w:rFonts w:ascii="Times New Roman" w:hAnsi="Times New Roman"/>
        </w:rPr>
        <w:t xml:space="preserve">]] internal data property </w:t>
      </w:r>
      <w:r>
        <w:rPr>
          <w:rFonts w:ascii="Times New Roman" w:hAnsi="Times New Roman"/>
        </w:rPr>
        <w:t>of</w:t>
      </w:r>
      <w:r w:rsidRPr="004F54AE">
        <w:rPr>
          <w:rFonts w:ascii="Times New Roman" w:hAnsi="Times New Roman"/>
        </w:rPr>
        <w:t xml:space="preserve">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to 0</w:t>
      </w:r>
      <w:r w:rsidRPr="004F54AE">
        <w:rPr>
          <w:rFonts w:ascii="Times New Roman" w:hAnsi="Times New Roman"/>
        </w:rPr>
        <w:t>.</w:t>
      </w:r>
    </w:p>
    <w:p w:rsidR="00A95C0C" w:rsidRPr="00E77497" w:rsidRDefault="00A95C0C" w:rsidP="000D7E3D">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C9101B">
      <w:pPr>
        <w:pStyle w:val="Heading4"/>
      </w:pPr>
      <w:r>
        <w:t>SetArrayBufferData(arrayBuffer, bytes)</w:t>
      </w:r>
    </w:p>
    <w:p w:rsidR="00A95C0C" w:rsidRDefault="00A95C0C" w:rsidP="000D7E3D">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initialise the storage block encapsulated by an ArrayBuffer object. It performs the following steps:</w:t>
      </w:r>
    </w:p>
    <w:p w:rsidR="00A95C0C" w:rsidRDefault="00A95C0C" w:rsidP="000D7E3D">
      <w:pPr>
        <w:pStyle w:val="Alg4"/>
        <w:numPr>
          <w:ilvl w:val="0"/>
          <w:numId w:val="1072"/>
        </w:numPr>
      </w:pPr>
      <w:r>
        <w:t xml:space="preserve">Assert: </w:t>
      </w:r>
      <w:r>
        <w:rPr>
          <w:i/>
          <w:iCs/>
        </w:rPr>
        <w:t>arrayBuffer</w:t>
      </w:r>
      <w:r>
        <w:t xml:space="preserve"> has an [[ArrayBufferData]] internal data property.</w:t>
      </w:r>
    </w:p>
    <w:p w:rsidR="00A95C0C" w:rsidRDefault="00A95C0C" w:rsidP="000D7E3D">
      <w:pPr>
        <w:pStyle w:val="Alg4"/>
        <w:numPr>
          <w:ilvl w:val="0"/>
          <w:numId w:val="1072"/>
        </w:numPr>
      </w:pPr>
      <w:r>
        <w:t xml:space="preserve">Assert: </w:t>
      </w:r>
      <w:r>
        <w:rPr>
          <w:i/>
          <w:iCs/>
        </w:rPr>
        <w:t>bytes</w:t>
      </w:r>
      <w:r>
        <w:t xml:space="preserve"> is positive integer.</w:t>
      </w:r>
    </w:p>
    <w:p w:rsidR="00A95C0C" w:rsidRPr="00E77497" w:rsidRDefault="00A95C0C" w:rsidP="000D7E3D">
      <w:pPr>
        <w:pStyle w:val="Alg4"/>
        <w:numPr>
          <w:ilvl w:val="0"/>
          <w:numId w:val="1072"/>
        </w:numPr>
      </w:pPr>
      <w:r>
        <w:t xml:space="preserve">Let </w:t>
      </w:r>
      <w:r>
        <w:rPr>
          <w:i/>
        </w:rPr>
        <w:t>block</w:t>
      </w:r>
      <w:r>
        <w:t xml:space="preserve"> be the result of </w:t>
      </w:r>
      <w:commentRangeStart w:id="15191"/>
      <w:r>
        <w:t>CreateByteArrayBlock</w:t>
      </w:r>
      <w:commentRangeEnd w:id="15191"/>
      <w:r>
        <w:rPr>
          <w:rStyle w:val="CommentReference"/>
          <w:rFonts w:ascii="Arial" w:eastAsia="MS Mincho" w:hAnsi="Arial"/>
          <w:spacing w:val="0"/>
          <w:lang w:eastAsia="ja-JP"/>
        </w:rPr>
        <w:commentReference w:id="15191"/>
      </w:r>
      <w:r>
        <w:t>(</w:t>
      </w:r>
      <w:r>
        <w:rPr>
          <w:i/>
          <w:iCs/>
        </w:rPr>
        <w:t>bytes</w:t>
      </w:r>
      <w:r>
        <w:t>).</w:t>
      </w:r>
    </w:p>
    <w:p w:rsidR="00A95C0C" w:rsidRPr="00E77497" w:rsidRDefault="00A95C0C" w:rsidP="000D7E3D">
      <w:pPr>
        <w:pStyle w:val="Alg4"/>
        <w:numPr>
          <w:ilvl w:val="0"/>
          <w:numId w:val="1072"/>
        </w:numPr>
      </w:pPr>
      <w:r>
        <w:t>ReturnIfAbrupt(</w:t>
      </w:r>
      <w:r>
        <w:rPr>
          <w:i/>
        </w:rPr>
        <w:t>block</w:t>
      </w:r>
      <w:r>
        <w:t>).</w:t>
      </w:r>
    </w:p>
    <w:p w:rsidR="00A95C0C" w:rsidRDefault="00A95C0C" w:rsidP="000D7E3D">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rsidR="00A95C0C" w:rsidRDefault="00A95C0C" w:rsidP="000D7E3D">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bytes</w:t>
      </w:r>
      <w:r>
        <w:t>.</w:t>
      </w:r>
    </w:p>
    <w:p w:rsidR="00A95C0C" w:rsidRPr="00E77497" w:rsidRDefault="00A95C0C" w:rsidP="000D7E3D">
      <w:pPr>
        <w:pStyle w:val="Alg4"/>
        <w:numPr>
          <w:ilvl w:val="0"/>
          <w:numId w:val="1072"/>
        </w:numPr>
        <w:spacing w:after="120"/>
      </w:pPr>
      <w:r w:rsidRPr="00E77497">
        <w:t xml:space="preserve">Return </w:t>
      </w:r>
      <w:r>
        <w:rPr>
          <w:i/>
          <w:iCs/>
        </w:rPr>
        <w:t>arrayBuffer</w:t>
      </w:r>
      <w:r w:rsidRPr="00E77497">
        <w:t>.</w:t>
      </w:r>
    </w:p>
    <w:p w:rsidR="00A95C0C" w:rsidRDefault="00A95C0C" w:rsidP="00C9101B">
      <w:pPr>
        <w:pStyle w:val="Heading4"/>
      </w:pPr>
      <w:bookmarkStart w:id="15192" w:name="_Ref366082359"/>
      <w:r>
        <w:t>CloneArrayBuffer(srcBuffer</w:t>
      </w:r>
      <w:r w:rsidRPr="006C576A">
        <w:t>, srcByteOffset, srcType,</w:t>
      </w:r>
      <w:r>
        <w:t>cloneElement</w:t>
      </w:r>
      <w:r w:rsidRPr="006C576A">
        <w:t xml:space="preserve">Type, </w:t>
      </w:r>
      <w:r>
        <w:t>src</w:t>
      </w:r>
      <w:r w:rsidRPr="006C576A">
        <w:t>Length).</w:t>
      </w:r>
      <w:bookmarkEnd w:id="15192"/>
    </w:p>
    <w:p w:rsidR="00A95C0C" w:rsidRDefault="00A95C0C" w:rsidP="000D7E3D">
      <w:r>
        <w:t xml:space="preserve">The abstract operation </w:t>
      </w:r>
      <w:r w:rsidRPr="00A1169F">
        <w:rPr>
          <w:rFonts w:ascii="Times New Roman" w:hAnsi="Times New Roman"/>
        </w:rPr>
        <w:t>CloneArrayBuffer</w:t>
      </w:r>
      <w:r w:rsidR="004B439B">
        <w:rPr>
          <w:rFonts w:ascii="Times New Roman" w:hAnsi="Times New Roman"/>
        </w:rPr>
        <w:t xml:space="preserve"> </w:t>
      </w:r>
      <w:r w:rsidR="004B439B">
        <w:rPr>
          <w:rFonts w:ascii="Times New Roman" w:hAnsi="Times New Roman"/>
        </w:rPr>
        <w:fldChar w:fldCharType="begin"/>
      </w:r>
      <w:r w:rsidR="004B439B">
        <w:rPr>
          <w:rFonts w:ascii="Times New Roman" w:hAnsi="Times New Roman"/>
        </w:rPr>
        <w:instrText xml:space="preserve"> REF _Ref366082359 \r \h </w:instrText>
      </w:r>
      <w:r w:rsidR="004B439B">
        <w:rPr>
          <w:rFonts w:ascii="Times New Roman" w:hAnsi="Times New Roman"/>
        </w:rPr>
      </w:r>
      <w:r w:rsidR="004B439B">
        <w:rPr>
          <w:rFonts w:ascii="Times New Roman" w:hAnsi="Times New Roman"/>
        </w:rPr>
        <w:fldChar w:fldCharType="separate"/>
      </w:r>
      <w:r w:rsidR="00460CAC">
        <w:rPr>
          <w:rFonts w:ascii="Times New Roman" w:hAnsi="Times New Roman"/>
        </w:rPr>
        <w:t>24.1.1.3</w:t>
      </w:r>
      <w:r w:rsidR="004B439B">
        <w:rPr>
          <w:rFonts w:ascii="Times New Roman" w:hAnsi="Times New Roman"/>
        </w:rPr>
        <w:fldChar w:fldCharType="end"/>
      </w:r>
      <w:r w:rsidRPr="00A1169F">
        <w:rPr>
          <w:rFonts w:ascii="Times New Roman" w:hAnsi="Times New Roman"/>
        </w:rPr>
        <w:t xml:space="preserve">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rsidR="00A95C0C" w:rsidRDefault="00A95C0C" w:rsidP="000D7E3D">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rsidR="00A95C0C" w:rsidRDefault="00A95C0C" w:rsidP="00C9101B">
      <w:pPr>
        <w:pStyle w:val="Heading4"/>
      </w:pPr>
      <w:r w:rsidRPr="00DB645F">
        <w:t xml:space="preserve">GetValueFromBuffer </w:t>
      </w:r>
      <w:r>
        <w:t>(arrayBuffer, byteIndex, type, isLittleEndian)</w:t>
      </w:r>
    </w:p>
    <w:p w:rsidR="00A95C0C" w:rsidRDefault="00A95C0C" w:rsidP="000D7E3D">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and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rsidR="00A95C0C" w:rsidRDefault="00A95C0C" w:rsidP="000D7E3D">
      <w:pPr>
        <w:pStyle w:val="Alg4"/>
        <w:numPr>
          <w:ilvl w:val="0"/>
          <w:numId w:val="1295"/>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A95C0C" w:rsidRDefault="00A95C0C" w:rsidP="000D7E3D">
      <w:pPr>
        <w:pStyle w:val="Alg4"/>
        <w:numPr>
          <w:ilvl w:val="0"/>
          <w:numId w:val="1295"/>
        </w:numPr>
      </w:pPr>
      <w:r>
        <w:t xml:space="preserve">Assert: </w:t>
      </w:r>
      <w:r>
        <w:rPr>
          <w:i/>
          <w:iCs/>
        </w:rPr>
        <w:t>byteIndex</w:t>
      </w:r>
      <w:r>
        <w:t xml:space="preserve"> is a positive integer.</w:t>
      </w:r>
    </w:p>
    <w:p w:rsidR="00A95C0C" w:rsidRDefault="00A95C0C" w:rsidP="000D7E3D">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A95C0C" w:rsidRDefault="00A95C0C" w:rsidP="000D7E3D">
      <w:pPr>
        <w:pStyle w:val="Alg4"/>
        <w:numPr>
          <w:ilvl w:val="0"/>
          <w:numId w:val="1295"/>
        </w:numPr>
      </w:pPr>
      <w:r>
        <w:lastRenderedPageBreak/>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A95C0C" w:rsidRDefault="00A95C0C" w:rsidP="000D7E3D">
      <w:pPr>
        <w:pStyle w:val="Alg4"/>
        <w:numPr>
          <w:ilvl w:val="0"/>
          <w:numId w:val="1295"/>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460CAC">
        <w:t xml:space="preserve">Table </w:t>
      </w:r>
      <w:r w:rsidR="00460CAC">
        <w:rPr>
          <w:noProof/>
        </w:rPr>
        <w:t>36</w:t>
      </w:r>
      <w:r w:rsidR="00D10422">
        <w:fldChar w:fldCharType="end"/>
      </w:r>
      <w:r w:rsidRPr="00540D45">
        <w:t xml:space="preserve"> for </w:t>
      </w:r>
      <w:r w:rsidRPr="00952493">
        <w:rPr>
          <w:i/>
          <w:iCs/>
        </w:rPr>
        <w:t>valueType</w:t>
      </w:r>
      <w:r w:rsidRPr="00540D45">
        <w:t>.</w:t>
      </w:r>
    </w:p>
    <w:p w:rsidR="00A95C0C" w:rsidRDefault="00A95C0C" w:rsidP="000D7E3D">
      <w:pPr>
        <w:pStyle w:val="Alg4"/>
        <w:numPr>
          <w:ilvl w:val="0"/>
          <w:numId w:val="1295"/>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false</w:t>
      </w:r>
      <w:r>
        <w:t xml:space="preserve">, reverse the order of the bytes of </w:t>
      </w:r>
      <w:r>
        <w:rPr>
          <w:i/>
          <w:iCs/>
        </w:rPr>
        <w:t>rawValue</w:t>
      </w:r>
      <w:r>
        <w:t>.</w:t>
      </w:r>
    </w:p>
    <w:p w:rsidR="00A95C0C" w:rsidRDefault="00A95C0C" w:rsidP="000D7E3D">
      <w:pPr>
        <w:pStyle w:val="Alg4"/>
        <w:numPr>
          <w:ilvl w:val="0"/>
          <w:numId w:val="1295"/>
        </w:numPr>
      </w:pPr>
      <w:r>
        <w:t xml:space="preserve">If </w:t>
      </w:r>
      <w:r>
        <w:rPr>
          <w:i/>
          <w:iCs/>
        </w:rPr>
        <w:t>type</w:t>
      </w:r>
      <w:r>
        <w:t xml:space="preserve"> is “Float32” , then</w:t>
      </w:r>
    </w:p>
    <w:p w:rsidR="00A95C0C" w:rsidRDefault="00A95C0C" w:rsidP="000D7E3D">
      <w:pPr>
        <w:pStyle w:val="Alg4"/>
        <w:numPr>
          <w:ilvl w:val="1"/>
          <w:numId w:val="1295"/>
        </w:numPr>
      </w:pPr>
      <w:r>
        <w:rPr>
          <w:i/>
          <w:iCs/>
        </w:rPr>
        <w:t>rawValue</w:t>
      </w:r>
      <w:r>
        <w:t xml:space="preserve"> is interpreted as a little-endian bit string encoding of an IEEE 754-208 binary32 value.</w:t>
      </w:r>
    </w:p>
    <w:p w:rsidR="00A95C0C" w:rsidRDefault="00A95C0C" w:rsidP="000D7E3D">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rsidR="00A95C0C" w:rsidRDefault="00A95C0C" w:rsidP="000D7E3D">
      <w:pPr>
        <w:pStyle w:val="Alg4"/>
        <w:numPr>
          <w:ilvl w:val="1"/>
          <w:numId w:val="1295"/>
        </w:numPr>
      </w:pPr>
      <w:r>
        <w:t xml:space="preserve">Return the Number value that is encoded by </w:t>
      </w:r>
      <w:r>
        <w:rPr>
          <w:i/>
          <w:iCs/>
        </w:rPr>
        <w:t>rawValue</w:t>
      </w:r>
      <w:r>
        <w:t>.</w:t>
      </w:r>
    </w:p>
    <w:p w:rsidR="00A95C0C" w:rsidRDefault="00A95C0C" w:rsidP="000D7E3D">
      <w:pPr>
        <w:pStyle w:val="Alg4"/>
        <w:numPr>
          <w:ilvl w:val="0"/>
          <w:numId w:val="1295"/>
        </w:numPr>
      </w:pPr>
      <w:r>
        <w:t xml:space="preserve">If </w:t>
      </w:r>
      <w:r>
        <w:rPr>
          <w:i/>
          <w:iCs/>
        </w:rPr>
        <w:t>type</w:t>
      </w:r>
      <w:r>
        <w:t xml:space="preserve"> is “Float64” , then</w:t>
      </w:r>
    </w:p>
    <w:p w:rsidR="00A95C0C" w:rsidRDefault="00A95C0C" w:rsidP="000D7E3D">
      <w:pPr>
        <w:pStyle w:val="Alg4"/>
        <w:numPr>
          <w:ilvl w:val="1"/>
          <w:numId w:val="1295"/>
        </w:numPr>
      </w:pPr>
      <w:r>
        <w:rPr>
          <w:i/>
          <w:iCs/>
        </w:rPr>
        <w:t>rawValue</w:t>
      </w:r>
      <w:r>
        <w:t xml:space="preserve"> is interpreted as a little-endian bit string encoding of an IEEE 754-208 binary64 value.</w:t>
      </w:r>
    </w:p>
    <w:p w:rsidR="00A95C0C" w:rsidRDefault="00A95C0C" w:rsidP="000D7E3D">
      <w:pPr>
        <w:pStyle w:val="Alg4"/>
        <w:numPr>
          <w:ilvl w:val="1"/>
          <w:numId w:val="1295"/>
        </w:numPr>
      </w:pPr>
      <w:r>
        <w:t xml:space="preserve">If </w:t>
      </w:r>
      <w:r w:rsidRPr="00952493">
        <w:rPr>
          <w:i/>
          <w:iCs/>
        </w:rPr>
        <w:t>rawValue</w:t>
      </w:r>
      <w:r>
        <w:t xml:space="preserve"> is an IEEE 754-208 binary64 NaN value, return the </w:t>
      </w:r>
      <w:r w:rsidRPr="00952493">
        <w:rPr>
          <w:b/>
          <w:bCs/>
        </w:rPr>
        <w:t>NaN</w:t>
      </w:r>
      <w:r>
        <w:t xml:space="preserve"> Number value.</w:t>
      </w:r>
    </w:p>
    <w:p w:rsidR="00A95C0C" w:rsidRDefault="00A95C0C" w:rsidP="000D7E3D">
      <w:pPr>
        <w:pStyle w:val="Alg4"/>
        <w:numPr>
          <w:ilvl w:val="1"/>
          <w:numId w:val="1295"/>
        </w:numPr>
      </w:pPr>
      <w:r>
        <w:t xml:space="preserve">Return the Number value that is encoded by </w:t>
      </w:r>
      <w:r>
        <w:rPr>
          <w:i/>
          <w:iCs/>
        </w:rPr>
        <w:t>rawValue</w:t>
      </w:r>
      <w:r>
        <w:t>.</w:t>
      </w:r>
    </w:p>
    <w:p w:rsidR="00A95C0C" w:rsidRDefault="00A95C0C" w:rsidP="000D7E3D">
      <w:pPr>
        <w:pStyle w:val="Alg4"/>
        <w:numPr>
          <w:ilvl w:val="0"/>
          <w:numId w:val="1295"/>
        </w:numPr>
      </w:pPr>
      <w:r>
        <w:t xml:space="preserve">If the first character of </w:t>
      </w:r>
      <w:r>
        <w:rPr>
          <w:i/>
          <w:iCs/>
        </w:rPr>
        <w:t>type</w:t>
      </w:r>
      <w:r>
        <w:t xml:space="preserve"> is </w:t>
      </w:r>
      <w:r w:rsidRPr="00EF3BCA">
        <w:rPr>
          <w:rFonts w:ascii="Courier New" w:hAnsi="Courier New" w:cs="Courier New"/>
          <w:b/>
          <w:bCs/>
        </w:rPr>
        <w:t>"U"</w:t>
      </w:r>
      <w:r>
        <w:t>, then</w:t>
      </w:r>
    </w:p>
    <w:p w:rsidR="00A95C0C" w:rsidRDefault="00A95C0C" w:rsidP="000D7E3D">
      <w:pPr>
        <w:pStyle w:val="Alg4"/>
        <w:numPr>
          <w:ilvl w:val="1"/>
          <w:numId w:val="1295"/>
        </w:numPr>
      </w:pPr>
      <w:r>
        <w:t xml:space="preserve">Let </w:t>
      </w:r>
      <w:r>
        <w:rPr>
          <w:i/>
          <w:iCs/>
        </w:rPr>
        <w:t>intValue</w:t>
      </w:r>
      <w:r>
        <w:t xml:space="preserve"> be the positive integer that is the result of interpreting</w:t>
      </w:r>
      <w:r w:rsidRPr="00BB06F4">
        <w:rPr>
          <w:i/>
          <w:iCs/>
        </w:rPr>
        <w:t xml:space="preserve"> </w:t>
      </w:r>
      <w:r>
        <w:rPr>
          <w:i/>
          <w:iCs/>
        </w:rPr>
        <w:t>rawValue</w:t>
      </w:r>
      <w:r>
        <w:t xml:space="preserve"> as an unsigned little-endian binary number.</w:t>
      </w:r>
    </w:p>
    <w:p w:rsidR="00A95C0C" w:rsidRDefault="00A95C0C" w:rsidP="000D7E3D">
      <w:pPr>
        <w:pStyle w:val="Alg4"/>
        <w:numPr>
          <w:ilvl w:val="0"/>
          <w:numId w:val="1295"/>
        </w:numPr>
      </w:pPr>
      <w:r>
        <w:t>Else</w:t>
      </w:r>
    </w:p>
    <w:p w:rsidR="00A95C0C" w:rsidRDefault="00A95C0C" w:rsidP="000D7E3D">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Pr="00BB06F4">
        <w:rPr>
          <w:i/>
          <w:iCs/>
        </w:rPr>
        <w:t xml:space="preserve"> </w:t>
      </w:r>
      <w:r>
        <w:rPr>
          <w:i/>
          <w:iCs/>
        </w:rPr>
        <w:t>rawValue</w:t>
      </w:r>
      <w:r>
        <w:t xml:space="preserve"> as a</w:t>
      </w:r>
      <w:r w:rsidRPr="00BB06F4">
        <w:t xml:space="preserve"> </w:t>
      </w:r>
      <w:r>
        <w:t xml:space="preserve">little-endian binary 2’s complement number of bit length </w:t>
      </w:r>
      <w:r>
        <w:rPr>
          <w:i/>
          <w:iCs/>
        </w:rPr>
        <w:t>elementSize</w:t>
      </w:r>
      <w:r>
        <w:t xml:space="preserve"> × 8.</w:t>
      </w:r>
    </w:p>
    <w:p w:rsidR="00A95C0C" w:rsidRDefault="00A95C0C" w:rsidP="000D7E3D">
      <w:pPr>
        <w:pStyle w:val="Alg4"/>
        <w:numPr>
          <w:ilvl w:val="0"/>
          <w:numId w:val="1295"/>
        </w:numPr>
        <w:spacing w:after="240"/>
      </w:pPr>
      <w:r>
        <w:t xml:space="preserve">Return </w:t>
      </w:r>
      <w:r>
        <w:rPr>
          <w:i/>
          <w:iCs/>
        </w:rPr>
        <w:t>intValue</w:t>
      </w:r>
      <w:r>
        <w:t>.</w:t>
      </w:r>
    </w:p>
    <w:p w:rsidR="00A95C0C" w:rsidRDefault="00A95C0C" w:rsidP="00C9101B">
      <w:pPr>
        <w:pStyle w:val="Heading4"/>
      </w:pPr>
      <w:r>
        <w:t>S</w:t>
      </w:r>
      <w:r w:rsidRPr="00DB645F">
        <w:t>etValue</w:t>
      </w:r>
      <w:r>
        <w:t>In</w:t>
      </w:r>
      <w:r w:rsidRPr="00DB645F">
        <w:t xml:space="preserve">Buffer </w:t>
      </w:r>
      <w:r>
        <w:t>(arrayBuffer, byteIndex, type, value, isLittleEndian)</w:t>
      </w:r>
    </w:p>
    <w:p w:rsidR="00A95C0C" w:rsidRDefault="00A95C0C" w:rsidP="000D7E3D">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rsidR="00A95C0C" w:rsidRDefault="00A95C0C" w:rsidP="000D7E3D">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A95C0C" w:rsidRDefault="00A95C0C" w:rsidP="000D7E3D">
      <w:pPr>
        <w:pStyle w:val="Alg4"/>
        <w:numPr>
          <w:ilvl w:val="0"/>
          <w:numId w:val="1310"/>
        </w:numPr>
      </w:pPr>
      <w:r>
        <w:t xml:space="preserve">Assert: </w:t>
      </w:r>
      <w:r>
        <w:rPr>
          <w:i/>
          <w:iCs/>
        </w:rPr>
        <w:t>byteIndex</w:t>
      </w:r>
      <w:r>
        <w:t xml:space="preserve"> is a positive integer.</w:t>
      </w:r>
    </w:p>
    <w:p w:rsidR="00A95C0C" w:rsidRDefault="00A95C0C" w:rsidP="000D7E3D">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A95C0C" w:rsidRDefault="00A95C0C" w:rsidP="000D7E3D">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A95C0C" w:rsidRDefault="00A95C0C" w:rsidP="000D7E3D">
      <w:pPr>
        <w:pStyle w:val="Alg4"/>
        <w:numPr>
          <w:ilvl w:val="0"/>
          <w:numId w:val="1310"/>
        </w:numPr>
      </w:pPr>
      <w:r>
        <w:t xml:space="preserve">Let </w:t>
      </w:r>
      <w:r>
        <w:rPr>
          <w:i/>
          <w:iCs/>
        </w:rPr>
        <w:t>elementSize</w:t>
      </w:r>
      <w:r>
        <w:t xml:space="preserve"> be the</w:t>
      </w:r>
      <w:r w:rsidRPr="00540D45">
        <w:t xml:space="preserve"> Number value of the Element Size value specified in </w:t>
      </w:r>
      <w:ins w:id="15193" w:author="Rev 19 Allen Wirfs-Brock" w:date="2013-09-09T10:48:00Z">
        <w:r w:rsidR="009F0B29">
          <w:fldChar w:fldCharType="begin"/>
        </w:r>
        <w:r w:rsidR="009F0B29">
          <w:instrText xml:space="preserve"> REF _Ref366065074 \h </w:instrText>
        </w:r>
      </w:ins>
      <w:ins w:id="15194" w:author="Rev 19 Allen Wirfs-Brock" w:date="2013-09-09T10:48:00Z">
        <w:r w:rsidR="009F0B29">
          <w:fldChar w:fldCharType="separate"/>
        </w:r>
      </w:ins>
      <w:ins w:id="15195" w:author="Rev 19 Allen Wirfs-Brock" w:date="2013-09-27T13:07:00Z">
        <w:r w:rsidR="00460CAC">
          <w:t xml:space="preserve">Table </w:t>
        </w:r>
        <w:r w:rsidR="00460CAC">
          <w:rPr>
            <w:noProof/>
          </w:rPr>
          <w:t>36</w:t>
        </w:r>
      </w:ins>
      <w:ins w:id="15196" w:author="Rev 19 Allen Wirfs-Brock" w:date="2013-09-09T10:48:00Z">
        <w:r w:rsidR="009F0B29">
          <w:fldChar w:fldCharType="end"/>
        </w:r>
      </w:ins>
      <w:r w:rsidRPr="00540D45">
        <w:t xml:space="preserve"> </w:t>
      </w:r>
      <w:del w:id="15197" w:author="Rev 19 Allen Wirfs-Brock" w:date="2013-09-09T10:49:00Z">
        <w:r w:rsidDel="009F0B29">
          <w:delText xml:space="preserve">on </w:delText>
        </w:r>
      </w:del>
      <w:ins w:id="15198" w:author="Rev 19 Allen Wirfs-Brock" w:date="2013-09-09T10:50:00Z">
        <w:r w:rsidR="009F0B29">
          <w:t>for</w:t>
        </w:r>
      </w:ins>
      <w:ins w:id="15199" w:author="Rev 19 Allen Wirfs-Brock" w:date="2013-09-09T10:49:00Z">
        <w:r w:rsidR="009F0B29">
          <w:t xml:space="preserve"> </w:t>
        </w:r>
      </w:ins>
      <w:r>
        <w:t xml:space="preserve">the row </w:t>
      </w:r>
      <w:del w:id="15200" w:author="Rev 19 Allen Wirfs-Brock" w:date="2013-09-09T10:49:00Z">
        <w:r w:rsidDel="009F0B29">
          <w:delText xml:space="preserve">with </w:delText>
        </w:r>
      </w:del>
      <w:ins w:id="15201" w:author="Rev 19 Allen Wirfs-Brock" w:date="2013-09-09T10:51:00Z">
        <w:r w:rsidR="009F0B29">
          <w:t xml:space="preserve">containing the value of </w:t>
        </w:r>
        <w:r w:rsidR="009F0B29">
          <w:rPr>
            <w:i/>
            <w:iCs/>
          </w:rPr>
          <w:t>type</w:t>
        </w:r>
        <w:r w:rsidR="009F0B29">
          <w:t xml:space="preserve"> as its Element Type entry</w:t>
        </w:r>
      </w:ins>
      <w:del w:id="15202" w:author="Rev 19 Allen Wirfs-Brock" w:date="2013-09-09T10:51:00Z">
        <w:r w:rsidDel="009F0B29">
          <w:delText xml:space="preserve">Element Type is </w:delText>
        </w:r>
        <w:r w:rsidDel="009F0B29">
          <w:rPr>
            <w:i/>
            <w:iCs/>
          </w:rPr>
          <w:delText>type</w:delText>
        </w:r>
      </w:del>
      <w:r w:rsidRPr="00540D45">
        <w:t>.</w:t>
      </w:r>
    </w:p>
    <w:p w:rsidR="00A95C0C" w:rsidRDefault="00A95C0C" w:rsidP="000D7E3D">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rsidR="00A95C0C" w:rsidRDefault="00A95C0C" w:rsidP="000D7E3D">
      <w:pPr>
        <w:pStyle w:val="Alg4"/>
        <w:numPr>
          <w:ilvl w:val="0"/>
          <w:numId w:val="131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rsidR="00A95C0C" w:rsidRDefault="00A95C0C" w:rsidP="000D7E3D">
      <w:pPr>
        <w:pStyle w:val="Alg4"/>
        <w:numPr>
          <w:ilvl w:val="0"/>
          <w:numId w:val="1310"/>
        </w:numPr>
      </w:pPr>
      <w:r>
        <w:t xml:space="preserve">If </w:t>
      </w:r>
      <w:r>
        <w:rPr>
          <w:i/>
          <w:iCs/>
        </w:rPr>
        <w:t>type</w:t>
      </w:r>
      <w:r>
        <w:t xml:space="preserve"> is “Float32” , then</w:t>
      </w:r>
    </w:p>
    <w:p w:rsidR="00A95C0C" w:rsidRDefault="00A95C0C" w:rsidP="000D7E3D">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rsidR="00A95C0C" w:rsidRDefault="00A95C0C" w:rsidP="000D7E3D">
      <w:pPr>
        <w:pStyle w:val="Alg4"/>
        <w:numPr>
          <w:ilvl w:val="0"/>
          <w:numId w:val="1310"/>
        </w:numPr>
      </w:pPr>
      <w:r>
        <w:t xml:space="preserve">Else, if </w:t>
      </w:r>
      <w:r>
        <w:rPr>
          <w:i/>
          <w:iCs/>
        </w:rPr>
        <w:t>type</w:t>
      </w:r>
      <w:r>
        <w:t xml:space="preserve"> is “Float64” , then</w:t>
      </w:r>
    </w:p>
    <w:p w:rsidR="00A95C0C" w:rsidRDefault="00A95C0C" w:rsidP="000D7E3D">
      <w:pPr>
        <w:pStyle w:val="Alg4"/>
        <w:numPr>
          <w:ilvl w:val="1"/>
          <w:numId w:val="1310"/>
        </w:numPr>
      </w:pPr>
      <w:r>
        <w:t xml:space="preserve">Set </w:t>
      </w:r>
      <w:r>
        <w:rPr>
          <w:i/>
          <w:iCs/>
        </w:rPr>
        <w:t>rawValue</w:t>
      </w:r>
      <w:r>
        <w:t xml:space="preserve"> to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to any implementation choosen non-signaling NaN encoding.</w:t>
      </w:r>
    </w:p>
    <w:p w:rsidR="00A95C0C" w:rsidRDefault="00A95C0C" w:rsidP="000D7E3D">
      <w:pPr>
        <w:pStyle w:val="Alg4"/>
        <w:numPr>
          <w:ilvl w:val="0"/>
          <w:numId w:val="1310"/>
        </w:numPr>
      </w:pPr>
      <w:r>
        <w:t>Else,</w:t>
      </w:r>
    </w:p>
    <w:p w:rsidR="00A95C0C" w:rsidRDefault="00A95C0C" w:rsidP="000D7E3D">
      <w:pPr>
        <w:pStyle w:val="Alg4"/>
        <w:numPr>
          <w:ilvl w:val="1"/>
          <w:numId w:val="1310"/>
        </w:numPr>
      </w:pPr>
      <w:r>
        <w:t xml:space="preserve">Let </w:t>
      </w:r>
      <w:r>
        <w:rPr>
          <w:i/>
          <w:iCs/>
        </w:rPr>
        <w:t>n</w:t>
      </w:r>
      <w:r>
        <w:t xml:space="preserve"> be the Size Element value in </w:t>
      </w:r>
      <w:ins w:id="15203" w:author="Rev 19 Allen Wirfs-Brock" w:date="2013-09-09T10:49:00Z">
        <w:r w:rsidR="009F0B29">
          <w:fldChar w:fldCharType="begin"/>
        </w:r>
        <w:r w:rsidR="009F0B29">
          <w:instrText xml:space="preserve"> REF _Ref366065074 \h </w:instrText>
        </w:r>
      </w:ins>
      <w:ins w:id="15204" w:author="Rev 19 Allen Wirfs-Brock" w:date="2013-09-09T10:49:00Z">
        <w:r w:rsidR="009F0B29">
          <w:fldChar w:fldCharType="separate"/>
        </w:r>
      </w:ins>
      <w:ins w:id="15205" w:author="Rev 19 Allen Wirfs-Brock" w:date="2013-09-27T13:07:00Z">
        <w:r w:rsidR="00460CAC">
          <w:t xml:space="preserve">Table </w:t>
        </w:r>
        <w:r w:rsidR="00460CAC">
          <w:rPr>
            <w:noProof/>
          </w:rPr>
          <w:t>36</w:t>
        </w:r>
      </w:ins>
      <w:ins w:id="15206" w:author="Rev 19 Allen Wirfs-Brock" w:date="2013-09-09T10:49:00Z">
        <w:r w:rsidR="009F0B29">
          <w:fldChar w:fldCharType="end"/>
        </w:r>
      </w:ins>
      <w:r>
        <w:t xml:space="preserve"> for the row containing the value of </w:t>
      </w:r>
      <w:r>
        <w:rPr>
          <w:i/>
          <w:iCs/>
        </w:rPr>
        <w:t>type</w:t>
      </w:r>
      <w:r>
        <w:t xml:space="preserve"> as its Element Type entry.</w:t>
      </w:r>
    </w:p>
    <w:p w:rsidR="00A95C0C" w:rsidRDefault="00A95C0C" w:rsidP="000D7E3D">
      <w:pPr>
        <w:pStyle w:val="Alg4"/>
        <w:numPr>
          <w:ilvl w:val="1"/>
          <w:numId w:val="1310"/>
        </w:numPr>
      </w:pPr>
      <w:r>
        <w:t xml:space="preserve">Let </w:t>
      </w:r>
      <w:r>
        <w:rPr>
          <w:i/>
          <w:iCs/>
        </w:rPr>
        <w:t>convOp</w:t>
      </w:r>
      <w:r>
        <w:t xml:space="preserve"> be the abstract operation named in the Conversion Operation column in </w:t>
      </w:r>
      <w:ins w:id="15207" w:author="Rev 19 Allen Wirfs-Brock" w:date="2013-09-09T10:51:00Z">
        <w:r w:rsidR="009F0B29">
          <w:fldChar w:fldCharType="begin"/>
        </w:r>
        <w:r w:rsidR="009F0B29">
          <w:instrText xml:space="preserve"> REF _Ref366065074 \h </w:instrText>
        </w:r>
      </w:ins>
      <w:ins w:id="15208" w:author="Rev 19 Allen Wirfs-Brock" w:date="2013-09-09T10:51:00Z">
        <w:r w:rsidR="009F0B29">
          <w:fldChar w:fldCharType="separate"/>
        </w:r>
      </w:ins>
      <w:ins w:id="15209" w:author="Rev 19 Allen Wirfs-Brock" w:date="2013-09-27T13:07:00Z">
        <w:r w:rsidR="00460CAC">
          <w:t xml:space="preserve">Table </w:t>
        </w:r>
        <w:r w:rsidR="00460CAC">
          <w:rPr>
            <w:noProof/>
          </w:rPr>
          <w:t>36</w:t>
        </w:r>
      </w:ins>
      <w:ins w:id="15210" w:author="Rev 19 Allen Wirfs-Brock" w:date="2013-09-09T10:51:00Z">
        <w:r w:rsidR="009F0B29">
          <w:fldChar w:fldCharType="end"/>
        </w:r>
      </w:ins>
      <w:r>
        <w:t xml:space="preserve"> for the row containing the value of </w:t>
      </w:r>
      <w:r>
        <w:rPr>
          <w:i/>
          <w:iCs/>
        </w:rPr>
        <w:t>type</w:t>
      </w:r>
      <w:r>
        <w:t xml:space="preserve"> as its Element Type entry.</w:t>
      </w:r>
    </w:p>
    <w:p w:rsidR="00A95C0C" w:rsidRDefault="00A95C0C" w:rsidP="000D7E3D">
      <w:pPr>
        <w:pStyle w:val="Alg4"/>
        <w:numPr>
          <w:ilvl w:val="1"/>
          <w:numId w:val="1310"/>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rsidR="00A95C0C" w:rsidRPr="00761955" w:rsidRDefault="00A95C0C" w:rsidP="000D7E3D">
      <w:pPr>
        <w:pStyle w:val="Alg4"/>
        <w:numPr>
          <w:ilvl w:val="1"/>
          <w:numId w:val="1310"/>
        </w:numPr>
      </w:pPr>
      <w:r>
        <w:t xml:space="preserve">If </w:t>
      </w:r>
      <w:r>
        <w:rPr>
          <w:i/>
          <w:iCs/>
        </w:rPr>
        <w:t xml:space="preserve">intValue </w:t>
      </w:r>
      <w:r w:rsidRPr="007B40AF">
        <w:t>≥</w:t>
      </w:r>
      <w:r>
        <w:t xml:space="preserve"> 0, then</w:t>
      </w:r>
    </w:p>
    <w:p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rsidR="00A95C0C" w:rsidRDefault="00A95C0C" w:rsidP="000D7E3D">
      <w:pPr>
        <w:pStyle w:val="Alg4"/>
        <w:numPr>
          <w:ilvl w:val="1"/>
          <w:numId w:val="1310"/>
        </w:numPr>
      </w:pPr>
      <w:r>
        <w:lastRenderedPageBreak/>
        <w:t>Else,</w:t>
      </w:r>
    </w:p>
    <w:p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rsidR="00A95C0C" w:rsidRDefault="00A95C0C" w:rsidP="000D7E3D">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rsidR="00A95C0C" w:rsidRDefault="00A95C0C" w:rsidP="000D7E3D">
      <w:pPr>
        <w:pStyle w:val="Alg4"/>
        <w:numPr>
          <w:ilvl w:val="0"/>
          <w:numId w:val="1310"/>
        </w:numPr>
        <w:spacing w:after="240"/>
      </w:pPr>
      <w:r>
        <w:t>Return NormalCompletion</w:t>
      </w:r>
      <w:r w:rsidDel="00B6065D">
        <w:t xml:space="preserve"> </w:t>
      </w:r>
      <w:r>
        <w:t>(</w:t>
      </w:r>
      <w:r>
        <w:rPr>
          <w:b/>
          <w:bCs/>
        </w:rPr>
        <w:t>undefined</w:t>
      </w:r>
      <w:r>
        <w:t>).</w:t>
      </w:r>
    </w:p>
    <w:p w:rsidR="00A95C0C" w:rsidRDefault="00A95C0C" w:rsidP="00C9101B">
      <w:pPr>
        <w:pStyle w:val="Heading3"/>
      </w:pPr>
      <w:bookmarkStart w:id="15211" w:name="_Ref365542736"/>
      <w:bookmarkStart w:id="15212" w:name="_Toc368050798"/>
      <w:r>
        <w:t>The ArrayBuffer Constructor</w:t>
      </w:r>
      <w:bookmarkEnd w:id="15211"/>
      <w:bookmarkEnd w:id="15212"/>
    </w:p>
    <w:p w:rsidR="00A95C0C" w:rsidRDefault="00A95C0C" w:rsidP="000D7E3D">
      <w:r>
        <w:t xml:space="preserve">The </w:t>
      </w:r>
      <w:r w:rsidRPr="00E74C84">
        <w:rPr>
          <w:rFonts w:asciiTheme="minorBidi" w:hAnsiTheme="minorBidi" w:cstheme="minorBidi"/>
        </w:rPr>
        <w:t>ArrayBuffer</w:t>
      </w:r>
      <w:r w:rsidRPr="00C6348B">
        <w:rPr>
          <w:rFonts w:ascii="Courier New" w:hAnsi="Courier New" w:cs="Courier New"/>
          <w:b/>
          <w:bCs/>
        </w:rPr>
        <w:t xml:space="preserve"> </w:t>
      </w:r>
      <w:r>
        <w:t>constructor is the %</w:t>
      </w:r>
      <w:r w:rsidRPr="00C72CA0">
        <w:rPr>
          <w:rFonts w:asciiTheme="minorBidi" w:hAnsiTheme="minorBidi" w:cstheme="minorBidi"/>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data property whose value is </w:t>
      </w:r>
      <w:r w:rsidRPr="00145775">
        <w:rPr>
          <w:rFonts w:ascii="Times New Roman" w:hAnsi="Times New Roman"/>
          <w:b/>
          <w:bCs/>
        </w:rPr>
        <w:t>undefined</w:t>
      </w:r>
      <w:r>
        <w:rPr>
          <w:rFonts w:ascii="Times New Roman" w:hAnsi="Times New Roman"/>
          <w:b/>
          <w:bCs/>
        </w:rPr>
        <w:t>.</w:t>
      </w:r>
      <w:r>
        <w:t xml:space="preserve"> The </w:t>
      </w:r>
      <w:r w:rsidRPr="00C72CA0">
        <w:rPr>
          <w:rFonts w:asciiTheme="minorBidi" w:hAnsiTheme="minorBidi" w:cstheme="minorBidi"/>
        </w:rPr>
        <w:t>ArrayBuffer</w:t>
      </w:r>
      <w:r w:rsidRPr="00C6348B">
        <w:rPr>
          <w:rFonts w:ascii="Courier New" w:hAnsi="Courier New" w:cs="Courier New"/>
          <w:b/>
          <w:bCs/>
        </w:rPr>
        <w:t xml:space="preserve"> </w:t>
      </w:r>
      <w:r>
        <w:t xml:space="preserve">constructor </w:t>
      </w:r>
      <w:r w:rsidRPr="00F94F77">
        <w:t>initial</w:t>
      </w:r>
      <w:r>
        <w:t xml:space="preserve">ises the </w:t>
      </w:r>
      <w:r w:rsidRPr="00C0565F">
        <w:rPr>
          <w:b/>
        </w:rPr>
        <w:t>this</w:t>
      </w:r>
      <w:r>
        <w:t xml:space="preserve"> value using the argument values</w:t>
      </w:r>
      <w:r w:rsidRPr="00E77497">
        <w:t>.</w:t>
      </w:r>
      <w:r>
        <w:t xml:space="preserve"> </w:t>
      </w:r>
    </w:p>
    <w:p w:rsidR="00A95C0C" w:rsidRPr="00E77497" w:rsidRDefault="00A95C0C" w:rsidP="000D7E3D">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rsidR="00A95C0C" w:rsidRDefault="00A95C0C" w:rsidP="00C9101B">
      <w:pPr>
        <w:pStyle w:val="Heading4"/>
      </w:pPr>
      <w:r>
        <w:t>ArrayBuffer(length)</w:t>
      </w:r>
    </w:p>
    <w:p w:rsidR="00A95C0C" w:rsidRDefault="00A95C0C" w:rsidP="000D7E3D">
      <w:r>
        <w:t xml:space="preserve">ArrayBuffer called as function with argument </w:t>
      </w:r>
      <w:r>
        <w:rPr>
          <w:rFonts w:ascii="Times New Roman" w:eastAsia="Times New Roman" w:hAnsi="Times New Roman"/>
          <w:i/>
          <w:iCs/>
          <w:spacing w:val="6"/>
          <w:lang w:eastAsia="en-US"/>
        </w:rPr>
        <w:t>length</w:t>
      </w:r>
      <w:r>
        <w:t xml:space="preserve"> performs the following steps:</w:t>
      </w:r>
    </w:p>
    <w:p w:rsidR="00A95C0C" w:rsidRDefault="00A95C0C" w:rsidP="000D7E3D">
      <w:pPr>
        <w:pStyle w:val="Alg4"/>
        <w:numPr>
          <w:ilvl w:val="0"/>
          <w:numId w:val="1307"/>
        </w:numPr>
      </w:pPr>
      <w:r>
        <w:t xml:space="preserve">Let </w:t>
      </w:r>
      <w:r>
        <w:rPr>
          <w:i/>
        </w:rPr>
        <w:t>O</w:t>
      </w:r>
      <w:r>
        <w:t xml:space="preserve"> be the </w:t>
      </w:r>
      <w:r w:rsidRPr="00F94F77">
        <w:rPr>
          <w:b/>
        </w:rPr>
        <w:t>this</w:t>
      </w:r>
      <w:r>
        <w:t xml:space="preserve"> value.</w:t>
      </w:r>
    </w:p>
    <w:p w:rsidR="00A95C0C" w:rsidRDefault="00A95C0C" w:rsidP="000D7E3D">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rsidR="00A95C0C" w:rsidRPr="00E77497" w:rsidRDefault="00A95C0C" w:rsidP="000D7E3D">
      <w:pPr>
        <w:pStyle w:val="Alg4"/>
        <w:numPr>
          <w:ilvl w:val="1"/>
          <w:numId w:val="1307"/>
        </w:numPr>
      </w:pPr>
      <w:r>
        <w:t xml:space="preserve">Throw a </w:t>
      </w:r>
      <w:r w:rsidRPr="00F66266">
        <w:rPr>
          <w:b/>
          <w:bCs/>
        </w:rPr>
        <w:t>TypeError</w:t>
      </w:r>
      <w:r>
        <w:t xml:space="preserve"> exception.</w:t>
      </w:r>
    </w:p>
    <w:p w:rsidR="00A95C0C" w:rsidRDefault="00A95C0C" w:rsidP="000D7E3D">
      <w:pPr>
        <w:pStyle w:val="Alg4"/>
        <w:numPr>
          <w:ilvl w:val="0"/>
          <w:numId w:val="1307"/>
        </w:numPr>
      </w:pPr>
      <w:r>
        <w:t xml:space="preserve">Let </w:t>
      </w:r>
      <w:r>
        <w:rPr>
          <w:i/>
          <w:iCs/>
        </w:rPr>
        <w:t>numberLength</w:t>
      </w:r>
      <w:r>
        <w:t xml:space="preserve"> be ToNumber(</w:t>
      </w:r>
      <w:r>
        <w:rPr>
          <w:i/>
          <w:iCs/>
        </w:rPr>
        <w:t>length</w:t>
      </w:r>
      <w:r>
        <w:t>).</w:t>
      </w:r>
    </w:p>
    <w:p w:rsidR="00A95C0C" w:rsidRDefault="00A95C0C" w:rsidP="000D7E3D">
      <w:pPr>
        <w:pStyle w:val="Alg4"/>
        <w:numPr>
          <w:ilvl w:val="0"/>
          <w:numId w:val="1307"/>
        </w:numPr>
      </w:pPr>
      <w:r>
        <w:t xml:space="preserve">Let </w:t>
      </w:r>
      <w:r>
        <w:rPr>
          <w:i/>
          <w:iCs/>
        </w:rPr>
        <w:t>byteLength</w:t>
      </w:r>
      <w:r>
        <w:t xml:space="preserve"> be ToInteger(</w:t>
      </w:r>
      <w:r>
        <w:rPr>
          <w:i/>
          <w:iCs/>
        </w:rPr>
        <w:t>numberLength</w:t>
      </w:r>
      <w:r>
        <w:t>).</w:t>
      </w:r>
    </w:p>
    <w:p w:rsidR="00A95C0C" w:rsidRPr="00E77497" w:rsidRDefault="00A95C0C" w:rsidP="000D7E3D">
      <w:pPr>
        <w:pStyle w:val="Alg4"/>
        <w:numPr>
          <w:ilvl w:val="0"/>
          <w:numId w:val="1307"/>
        </w:numPr>
      </w:pPr>
      <w:r>
        <w:t>ReturnIfAbrupt(</w:t>
      </w:r>
      <w:r>
        <w:rPr>
          <w:i/>
          <w:iCs/>
        </w:rPr>
        <w:t>byteLength</w:t>
      </w:r>
      <w:r>
        <w:t>).</w:t>
      </w:r>
    </w:p>
    <w:p w:rsidR="00A95C0C" w:rsidRDefault="00A95C0C" w:rsidP="000D7E3D">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rsidR="00A95C0C" w:rsidRPr="00E77497" w:rsidRDefault="00A95C0C" w:rsidP="000D7E3D">
      <w:pPr>
        <w:pStyle w:val="Alg4"/>
        <w:numPr>
          <w:ilvl w:val="0"/>
          <w:numId w:val="1307"/>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rsidR="00A95C0C" w:rsidRDefault="00A95C0C" w:rsidP="00C9101B">
      <w:pPr>
        <w:pStyle w:val="Heading4"/>
      </w:pPr>
      <w:r>
        <w:t>new ArrayBuffer( ...</w:t>
      </w:r>
      <w:r w:rsidRPr="00DB2D84">
        <w:t xml:space="preserve"> </w:t>
      </w:r>
      <w:r>
        <w:t>argumentsList)</w:t>
      </w:r>
    </w:p>
    <w:p w:rsidR="00A95C0C" w:rsidRDefault="00A95C0C" w:rsidP="000D7E3D">
      <w:r>
        <w:t>ArrayBuffer called as part of a new expression performs the following steps:</w:t>
      </w:r>
    </w:p>
    <w:p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ArrayBuffer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0D7E3D">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0D7E3D">
      <w:r>
        <w:t>If ArrayBuffer is implemented as an ordinary function object, its [[Construct]] internal method will perform the above steps.</w:t>
      </w:r>
    </w:p>
    <w:p w:rsidR="00A95C0C" w:rsidRDefault="00A95C0C" w:rsidP="00C9101B">
      <w:pPr>
        <w:pStyle w:val="Heading3"/>
      </w:pPr>
      <w:bookmarkStart w:id="15213" w:name="_Toc368050799"/>
      <w:r>
        <w:t>Properties of the ArrayBuffer Constructor</w:t>
      </w:r>
      <w:bookmarkEnd w:id="15213"/>
    </w:p>
    <w:p w:rsidR="00A95C0C" w:rsidRDefault="00A95C0C" w:rsidP="000D7E3D">
      <w:r>
        <w:t>The value of the [[Prototype]] internal data property of the ArrayBuffer constructor is the Function prototype object (</w:t>
      </w:r>
      <w:r>
        <w:fldChar w:fldCharType="begin"/>
      </w:r>
      <w:r>
        <w:instrText xml:space="preserve"> REF _Ref359681817 \r \h </w:instrText>
      </w:r>
      <w:r>
        <w:fldChar w:fldCharType="separate"/>
      </w:r>
      <w:r w:rsidR="00460CAC">
        <w:t>19.2.3</w:t>
      </w:r>
      <w:r>
        <w:fldChar w:fldCharType="end"/>
      </w:r>
      <w:r>
        <w:t>).</w:t>
      </w:r>
    </w:p>
    <w:p w:rsidR="00A95C0C" w:rsidRDefault="00A95C0C" w:rsidP="000D7E3D">
      <w:r>
        <w:t xml:space="preserve">Besides its </w:t>
      </w:r>
      <w:r w:rsidRPr="001F1A6C">
        <w:rPr>
          <w:rFonts w:ascii="Courier New" w:hAnsi="Courier New" w:cs="Courier New"/>
          <w:b/>
          <w:bCs/>
        </w:rPr>
        <w:t>length</w:t>
      </w:r>
      <w:r>
        <w:t xml:space="preserve"> property (whose value is 1), the ArrayBuffer constructor has the following properties:</w:t>
      </w:r>
    </w:p>
    <w:p w:rsidR="00C9101B" w:rsidRPr="00E77497" w:rsidRDefault="00C9101B" w:rsidP="00C9101B">
      <w:pPr>
        <w:pStyle w:val="Heading4"/>
      </w:pPr>
      <w:r w:rsidRPr="00E77497">
        <w:t>Array</w:t>
      </w:r>
      <w:r>
        <w:t>Buffer</w:t>
      </w:r>
      <w:r w:rsidRPr="00E77497">
        <w:t>.is</w:t>
      </w:r>
      <w:r>
        <w:t>View</w:t>
      </w:r>
      <w:r w:rsidRPr="00E77497">
        <w:t xml:space="preserve"> ( arg )</w:t>
      </w:r>
    </w:p>
    <w:p w:rsidR="00C9101B" w:rsidRPr="00E77497" w:rsidRDefault="00C9101B" w:rsidP="00C9101B">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rsidR="00C9101B" w:rsidRPr="00E77497" w:rsidRDefault="00C9101B" w:rsidP="00C9101B">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rsidR="00C9101B" w:rsidRDefault="00C9101B" w:rsidP="00C9101B">
      <w:pPr>
        <w:pStyle w:val="Alg4"/>
        <w:numPr>
          <w:ilvl w:val="0"/>
          <w:numId w:val="1409"/>
        </w:numPr>
      </w:pPr>
      <w:r>
        <w:t xml:space="preserve">If </w:t>
      </w:r>
      <w:r>
        <w:rPr>
          <w:i/>
        </w:rPr>
        <w:t>arg</w:t>
      </w:r>
      <w:r>
        <w:t xml:space="preserve"> has a [[</w:t>
      </w:r>
      <w:r w:rsidRPr="003F663C">
        <w:t>ViewedArrayBuffer</w:t>
      </w:r>
      <w:r>
        <w:t>]] internal</w:t>
      </w:r>
      <w:r w:rsidRPr="00314265">
        <w:t xml:space="preserve"> </w:t>
      </w:r>
      <w:r>
        <w:t>data property</w:t>
      </w:r>
      <w:r w:rsidRPr="00E77497">
        <w:t xml:space="preserve">, then return </w:t>
      </w:r>
      <w:r w:rsidRPr="00E77497">
        <w:rPr>
          <w:b/>
        </w:rPr>
        <w:t>true</w:t>
      </w:r>
      <w:r>
        <w:t>.</w:t>
      </w:r>
    </w:p>
    <w:p w:rsidR="00C9101B" w:rsidDel="00246203" w:rsidRDefault="00C9101B" w:rsidP="00C9101B">
      <w:pPr>
        <w:pStyle w:val="Alg4"/>
        <w:numPr>
          <w:ilvl w:val="0"/>
          <w:numId w:val="1409"/>
        </w:numPr>
        <w:rPr>
          <w:del w:id="15214" w:author="Rev 19 Allen Wirfs-Brock" w:date="2013-09-26T17:10:00Z"/>
        </w:rPr>
      </w:pPr>
      <w:del w:id="15215" w:author="Rev 19 Allen Wirfs-Brock" w:date="2013-09-26T17:10:00Z">
        <w:r w:rsidDel="00246203">
          <w:delText xml:space="preserve">If </w:delText>
        </w:r>
        <w:r w:rsidDel="00246203">
          <w:rPr>
            <w:i/>
          </w:rPr>
          <w:delText>arg</w:delText>
        </w:r>
        <w:r w:rsidDel="00246203">
          <w:delText xml:space="preserve"> has a [[</w:delText>
        </w:r>
      </w:del>
      <w:del w:id="15216" w:author="Rev 19 Allen Wirfs-Brock" w:date="2013-09-09T18:06:00Z">
        <w:r w:rsidRPr="003F663C" w:rsidDel="000F402B">
          <w:delText>Viewed</w:delText>
        </w:r>
      </w:del>
      <w:del w:id="15217" w:author="Rev 19 Allen Wirfs-Brock" w:date="2013-09-26T17:10:00Z">
        <w:r w:rsidDel="00246203">
          <w:delText>Data</w:delText>
        </w:r>
        <w:r w:rsidRPr="003F663C" w:rsidDel="00246203">
          <w:delText>ArrayBuffer</w:delText>
        </w:r>
        <w:r w:rsidDel="00246203">
          <w:delText>]] internal</w:delText>
        </w:r>
        <w:r w:rsidRPr="00314265" w:rsidDel="00246203">
          <w:delText xml:space="preserve"> </w:delText>
        </w:r>
        <w:r w:rsidDel="00246203">
          <w:delText>data property</w:delText>
        </w:r>
        <w:r w:rsidRPr="00E77497" w:rsidDel="00246203">
          <w:delText xml:space="preserve">, then return </w:delText>
        </w:r>
        <w:r w:rsidRPr="00E77497" w:rsidDel="00246203">
          <w:rPr>
            <w:b/>
          </w:rPr>
          <w:delText>true</w:delText>
        </w:r>
        <w:r w:rsidDel="00246203">
          <w:delText>.</w:delText>
        </w:r>
      </w:del>
    </w:p>
    <w:p w:rsidR="00C9101B" w:rsidRPr="00E77497" w:rsidRDefault="00C9101B" w:rsidP="00C9101B">
      <w:pPr>
        <w:pStyle w:val="Alg4"/>
        <w:numPr>
          <w:ilvl w:val="0"/>
          <w:numId w:val="1409"/>
        </w:numPr>
        <w:spacing w:after="120"/>
      </w:pPr>
      <w:r w:rsidRPr="00E77497">
        <w:t xml:space="preserve">Return </w:t>
      </w:r>
      <w:r w:rsidRPr="00E77497">
        <w:rPr>
          <w:b/>
        </w:rPr>
        <w:t>false</w:t>
      </w:r>
      <w:r w:rsidRPr="00E77497">
        <w:t>.</w:t>
      </w:r>
    </w:p>
    <w:p w:rsidR="00A95C0C" w:rsidRDefault="00A95C0C" w:rsidP="00C9101B">
      <w:pPr>
        <w:pStyle w:val="Heading4"/>
      </w:pPr>
      <w:r>
        <w:lastRenderedPageBreak/>
        <w:t>ArrayBuffer.prototype</w:t>
      </w:r>
    </w:p>
    <w:p w:rsidR="00A95C0C" w:rsidRDefault="00A95C0C" w:rsidP="000D7E3D">
      <w:r>
        <w:t>The initial value of ArrayBuffer.prototype is the ArrayBuffer prototype object (</w:t>
      </w:r>
      <w:r w:rsidR="008E26B6">
        <w:fldChar w:fldCharType="begin"/>
      </w:r>
      <w:r w:rsidR="008E26B6">
        <w:instrText xml:space="preserve"> REF _Ref366088209 \r \h </w:instrText>
      </w:r>
      <w:r w:rsidR="008E26B6">
        <w:fldChar w:fldCharType="separate"/>
      </w:r>
      <w:r w:rsidR="00460CAC">
        <w:t>24.1.4</w:t>
      </w:r>
      <w:r w:rsidR="008E26B6">
        <w:fldChar w:fldCharType="end"/>
      </w:r>
      <w:r>
        <w:t>).</w:t>
      </w:r>
    </w:p>
    <w:p w:rsidR="00A95C0C" w:rsidRDefault="00A95C0C" w:rsidP="000D7E3D">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rsidR="00A95C0C" w:rsidRPr="00A67AF2" w:rsidRDefault="00A95C0C" w:rsidP="00C9101B">
      <w:pPr>
        <w:pStyle w:val="Heading4"/>
      </w:pPr>
      <w:r w:rsidRPr="00A67AF2">
        <w:tab/>
      </w:r>
      <w:r>
        <w:t>ArrayBuffer[ @@create ]</w:t>
      </w:r>
      <w:r w:rsidRPr="00A67AF2">
        <w:t xml:space="preserve"> (</w:t>
      </w:r>
      <w:r>
        <w:t xml:space="preserve"> </w:t>
      </w:r>
      <w:r w:rsidRPr="00A67AF2">
        <w:t>)</w:t>
      </w:r>
    </w:p>
    <w:p w:rsidR="00A95C0C" w:rsidRPr="00E77497" w:rsidRDefault="00A95C0C" w:rsidP="000D7E3D">
      <w:r>
        <w:t>T</w:t>
      </w:r>
      <w:r w:rsidRPr="00675B74">
        <w:t>he</w:t>
      </w:r>
      <w:r>
        <w:t xml:space="preserve"> @@create</w:t>
      </w:r>
      <w:r w:rsidRPr="00675B74">
        <w:t xml:space="preserve"> method of</w:t>
      </w:r>
      <w:r>
        <w:t xml:space="preserve"> a</w:t>
      </w:r>
      <w:ins w:id="15218" w:author="Rev 19 Allen Wirfs-Brock" w:date="2013-09-26T17:27:00Z">
        <w:r w:rsidR="00284A05">
          <w:t>n</w:t>
        </w:r>
      </w:ins>
      <w:r>
        <w:t xml:space="preserve">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0D7E3D">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0D7E3D">
      <w:pPr>
        <w:numPr>
          <w:ilvl w:val="0"/>
          <w:numId w:val="1293"/>
        </w:numPr>
        <w:rPr>
          <w:rFonts w:ascii="Times New Roman" w:hAnsi="Times New Roman"/>
        </w:rPr>
      </w:pPr>
      <w:r w:rsidRPr="00E77497">
        <w:rPr>
          <w:rFonts w:ascii="Times New Roman" w:hAnsi="Times New Roman"/>
        </w:rPr>
        <w:t xml:space="preserve">Return </w:t>
      </w:r>
      <w:r>
        <w:rPr>
          <w:rFonts w:ascii="Times New Roman" w:hAnsi="Times New Roman"/>
        </w:rPr>
        <w:t xml:space="preserve">the result of calling </w:t>
      </w:r>
      <w:r w:rsidRPr="00075111">
        <w:rPr>
          <w:rFonts w:ascii="Times New Roman" w:hAnsi="Times New Roman"/>
          <w:iCs/>
        </w:rPr>
        <w:t>AllocateArrayBuffer</w:t>
      </w:r>
      <w:r>
        <w:rPr>
          <w:rFonts w:ascii="Times New Roman" w:hAnsi="Times New Roman"/>
          <w:iCs/>
        </w:rPr>
        <w:t>(</w:t>
      </w:r>
      <w:r>
        <w:rPr>
          <w:rFonts w:ascii="Times New Roman" w:hAnsi="Times New Roman"/>
          <w:i/>
        </w:rPr>
        <w:t>F</w:t>
      </w:r>
      <w:r>
        <w:rPr>
          <w:rFonts w:ascii="Times New Roman" w:hAnsi="Times New Roman"/>
          <w:iCs/>
        </w:rPr>
        <w:t>)</w:t>
      </w:r>
      <w:r w:rsidRPr="00E77497">
        <w:rPr>
          <w:rFonts w:ascii="Times New Roman" w:hAnsi="Times New Roman"/>
        </w:rPr>
        <w:t>.</w:t>
      </w:r>
    </w:p>
    <w:p w:rsidR="00A95C0C" w:rsidRDefault="00A95C0C" w:rsidP="000D7E3D">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Pr="00BD331B">
        <w:rPr>
          <w:rFonts w:ascii="Times New Roman" w:eastAsia="Times New Roman" w:hAnsi="Times New Roman"/>
          <w:b/>
          <w:spacing w:val="6"/>
          <w:lang w:eastAsia="en-US"/>
        </w:rPr>
        <w:t>true</w:t>
      </w:r>
      <w:r w:rsidRPr="00E77497">
        <w:t xml:space="preserve"> }.</w:t>
      </w:r>
    </w:p>
    <w:p w:rsidR="00A95C0C" w:rsidRDefault="00A95C0C" w:rsidP="00C9101B">
      <w:pPr>
        <w:pStyle w:val="Heading3"/>
      </w:pPr>
      <w:bookmarkStart w:id="15219" w:name="_Ref366088209"/>
      <w:bookmarkStart w:id="15220" w:name="_Toc368050800"/>
      <w:r>
        <w:t>Properties of the ArrayBuffer Prototype Object</w:t>
      </w:r>
      <w:bookmarkEnd w:id="15219"/>
      <w:bookmarkEnd w:id="15220"/>
    </w:p>
    <w:p w:rsidR="00A95C0C" w:rsidRDefault="00A95C0C" w:rsidP="000D7E3D">
      <w:r>
        <w:t>The value of the [[Prototype]] internal data property of the ArrayBuffer prototype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t>). The ArrayBuffer prototype object is an ordinary object. It does not have a</w:t>
      </w:r>
      <w:ins w:id="15221" w:author="Rev 19 Allen Wirfs-Brock" w:date="2013-09-26T17:42:00Z">
        <w:r w:rsidR="0072639A">
          <w:t>n</w:t>
        </w:r>
      </w:ins>
      <w:r>
        <w:t xml:space="preserve"> [[ArrayBufferData]] or [[ArrayBufferByteLength]] internal data property.</w:t>
      </w:r>
    </w:p>
    <w:p w:rsidR="00C9101B" w:rsidRDefault="00C9101B" w:rsidP="00C9101B">
      <w:pPr>
        <w:pStyle w:val="Heading4"/>
      </w:pPr>
      <w:r w:rsidRPr="00E77497">
        <w:tab/>
      </w:r>
      <w:commentRangeStart w:id="15222"/>
      <w:r>
        <w:t xml:space="preserve">get </w:t>
      </w:r>
      <w:commentRangeEnd w:id="15222"/>
      <w:r>
        <w:rPr>
          <w:rStyle w:val="CommentReference"/>
          <w:b w:val="0"/>
        </w:rPr>
        <w:commentReference w:id="15222"/>
      </w:r>
      <w:r>
        <w:t>ArrayBuffer</w:t>
      </w:r>
      <w:r w:rsidRPr="00E77497">
        <w:t>.prototype.</w:t>
      </w:r>
      <w:r>
        <w:t>byteLength</w:t>
      </w:r>
      <w:r w:rsidRPr="00E77497">
        <w:t xml:space="preserve"> </w:t>
      </w:r>
    </w:p>
    <w:p w:rsidR="00C9101B" w:rsidRPr="00E77497" w:rsidRDefault="00C9101B" w:rsidP="00C9101B">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C9101B" w:rsidRPr="00E77497" w:rsidRDefault="00C9101B" w:rsidP="00C9101B">
      <w:pPr>
        <w:pStyle w:val="Alg4"/>
        <w:numPr>
          <w:ilvl w:val="0"/>
          <w:numId w:val="995"/>
        </w:numPr>
      </w:pPr>
      <w:r w:rsidRPr="00E77497">
        <w:t xml:space="preserve">Let </w:t>
      </w:r>
      <w:r>
        <w:rPr>
          <w:i/>
        </w:rPr>
        <w:t>O</w:t>
      </w:r>
      <w:r w:rsidRPr="00E77497">
        <w:t xml:space="preserve"> be </w:t>
      </w:r>
      <w:del w:id="15223" w:author="Rev 19 Allen Wirfs-Brock" w:date="2013-09-27T12:09:00Z">
        <w:r w:rsidRPr="00E77497" w:rsidDel="00BB4271">
          <w:delText>the</w:delText>
        </w:r>
        <w:r w:rsidDel="00BB4271">
          <w:delText xml:space="preserve"> result of  calling ToObject with </w:delText>
        </w:r>
      </w:del>
      <w:r>
        <w:t xml:space="preserve">the </w:t>
      </w:r>
      <w:r w:rsidRPr="00E77497">
        <w:rPr>
          <w:b/>
        </w:rPr>
        <w:t>this</w:t>
      </w:r>
      <w:r w:rsidRPr="00E77497">
        <w:t xml:space="preserve"> value</w:t>
      </w:r>
      <w:del w:id="15224" w:author="Rev 19 Allen Wirfs-Brock" w:date="2013-09-27T12:09:00Z">
        <w:r w:rsidRPr="007B0456" w:rsidDel="00BB4271">
          <w:delText xml:space="preserve"> </w:delText>
        </w:r>
        <w:r w:rsidDel="00BB4271">
          <w:delText>as its argument</w:delText>
        </w:r>
      </w:del>
      <w:r w:rsidRPr="00E77497">
        <w:t>.</w:t>
      </w:r>
    </w:p>
    <w:p w:rsidR="00BB4271" w:rsidRDefault="00BB4271" w:rsidP="00BB4271">
      <w:pPr>
        <w:pStyle w:val="Alg4"/>
        <w:numPr>
          <w:ilvl w:val="0"/>
          <w:numId w:val="995"/>
        </w:numPr>
        <w:rPr>
          <w:ins w:id="15225" w:author="Rev 19 Allen Wirfs-Brock" w:date="2013-09-27T12:08:00Z"/>
        </w:rPr>
      </w:pPr>
      <w:ins w:id="15226" w:author="Rev 19 Allen Wirfs-Brock" w:date="2013-09-27T12:08:00Z">
        <w:r>
          <w:t>If Type(</w:t>
        </w:r>
        <w:r>
          <w:rPr>
            <w:i/>
          </w:rPr>
          <w:t>O</w:t>
        </w:r>
        <w:r>
          <w:t xml:space="preserve">) is not Object, throw a </w:t>
        </w:r>
        <w:r w:rsidRPr="00CB251B">
          <w:rPr>
            <w:b/>
          </w:rPr>
          <w:t>TypeError</w:t>
        </w:r>
        <w:r>
          <w:t xml:space="preserve"> exception.</w:t>
        </w:r>
      </w:ins>
    </w:p>
    <w:p w:rsidR="00C9101B" w:rsidRPr="00E77497" w:rsidDel="00BB4271" w:rsidRDefault="00C9101B" w:rsidP="00C9101B">
      <w:pPr>
        <w:pStyle w:val="Alg4"/>
        <w:numPr>
          <w:ilvl w:val="0"/>
          <w:numId w:val="995"/>
        </w:numPr>
        <w:rPr>
          <w:del w:id="15227" w:author="Rev 19 Allen Wirfs-Brock" w:date="2013-09-27T12:08:00Z"/>
        </w:rPr>
      </w:pPr>
      <w:del w:id="15228" w:author="Rev 19 Allen Wirfs-Brock" w:date="2013-09-27T12:08:00Z">
        <w:r w:rsidDel="00BB4271">
          <w:delText>ReturnIfAbrupt(</w:delText>
        </w:r>
        <w:r w:rsidDel="00BB4271">
          <w:rPr>
            <w:i/>
          </w:rPr>
          <w:delText>O</w:delText>
        </w:r>
        <w:r w:rsidDel="00BB4271">
          <w:delText>).</w:delText>
        </w:r>
      </w:del>
    </w:p>
    <w:p w:rsidR="00C9101B" w:rsidRDefault="00C9101B" w:rsidP="00C9101B">
      <w:pPr>
        <w:pStyle w:val="Alg4"/>
        <w:numPr>
          <w:ilvl w:val="0"/>
          <w:numId w:val="995"/>
        </w:numPr>
      </w:pPr>
      <w:r>
        <w:t xml:space="preserve">If </w:t>
      </w:r>
      <w:r>
        <w:rPr>
          <w:i/>
        </w:rPr>
        <w:t>O</w:t>
      </w:r>
      <w:r>
        <w:t xml:space="preserve"> does not have a</w:t>
      </w:r>
      <w:ins w:id="15229"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rsidR="00C9101B" w:rsidRDefault="00C9101B" w:rsidP="00C9101B">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rsidR="00C9101B" w:rsidRPr="00E77497" w:rsidRDefault="00C9101B" w:rsidP="00C9101B">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rsidR="00C9101B" w:rsidRPr="00E77497" w:rsidRDefault="00C9101B" w:rsidP="00C9101B">
      <w:pPr>
        <w:pStyle w:val="Alg4"/>
        <w:numPr>
          <w:ilvl w:val="0"/>
          <w:numId w:val="995"/>
        </w:numPr>
        <w:spacing w:after="220"/>
      </w:pPr>
      <w:r>
        <w:t xml:space="preserve">Return </w:t>
      </w:r>
      <w:r>
        <w:rPr>
          <w:i/>
          <w:iCs/>
        </w:rPr>
        <w:t>length</w:t>
      </w:r>
      <w:r>
        <w:t>.</w:t>
      </w:r>
    </w:p>
    <w:p w:rsidR="00A95C0C" w:rsidRDefault="00A95C0C" w:rsidP="00C9101B">
      <w:pPr>
        <w:pStyle w:val="Heading4"/>
      </w:pPr>
      <w:r>
        <w:t>ArrayBuffer.prototype.constructor</w:t>
      </w:r>
    </w:p>
    <w:p w:rsidR="00A95C0C" w:rsidRDefault="00A95C0C" w:rsidP="000D7E3D">
      <w:r>
        <w:t>The initial value of ArrayBuffer.prototype.constructor is the standard built-in ArrayBuffer constructor.</w:t>
      </w:r>
    </w:p>
    <w:p w:rsidR="00A95C0C" w:rsidRPr="00E77497" w:rsidRDefault="00A95C0C" w:rsidP="00C9101B">
      <w:pPr>
        <w:pStyle w:val="Heading4"/>
      </w:pPr>
      <w:r>
        <w:t>ArrayBuffer</w:t>
      </w:r>
      <w:r w:rsidRPr="00E77497">
        <w:t>.prototype.</w:t>
      </w:r>
      <w:r>
        <w:t>slice</w:t>
      </w:r>
      <w:r w:rsidRPr="00E77497">
        <w:t xml:space="preserve"> ( </w:t>
      </w:r>
      <w:r>
        <w:t>start , end</w:t>
      </w:r>
      <w:r w:rsidRPr="00E77497">
        <w:t>)</w:t>
      </w:r>
    </w:p>
    <w:p w:rsidR="00A95C0C" w:rsidRPr="00E77497" w:rsidRDefault="00A95C0C" w:rsidP="000D7E3D">
      <w:r w:rsidRPr="00E77497">
        <w:t>The following steps are taken:</w:t>
      </w:r>
    </w:p>
    <w:p w:rsidR="00A95C0C" w:rsidRPr="00E77497" w:rsidRDefault="00A95C0C" w:rsidP="000D7E3D">
      <w:pPr>
        <w:pStyle w:val="Alg4"/>
        <w:numPr>
          <w:ilvl w:val="0"/>
          <w:numId w:val="985"/>
        </w:numPr>
      </w:pPr>
      <w:r w:rsidRPr="00E77497">
        <w:t xml:space="preserve">Let </w:t>
      </w:r>
      <w:r>
        <w:rPr>
          <w:i/>
        </w:rPr>
        <w:t>O</w:t>
      </w:r>
      <w:r w:rsidRPr="00E77497">
        <w:t xml:space="preserve"> be the</w:t>
      </w:r>
      <w:r>
        <w:t xml:space="preserve"> </w:t>
      </w:r>
      <w:del w:id="15230" w:author="Rev 19 Allen Wirfs-Brock" w:date="2013-09-27T12:09:00Z">
        <w:r w:rsidDel="00BB4271">
          <w:delText xml:space="preserve">result of  calling ToObject with the </w:delText>
        </w:r>
      </w:del>
      <w:r w:rsidRPr="00E77497">
        <w:rPr>
          <w:b/>
        </w:rPr>
        <w:t>this</w:t>
      </w:r>
      <w:r w:rsidRPr="00E77497">
        <w:t xml:space="preserve"> value</w:t>
      </w:r>
      <w:del w:id="15231" w:author="Rev 19 Allen Wirfs-Brock" w:date="2013-09-27T12:09:00Z">
        <w:r w:rsidRPr="007B0456" w:rsidDel="00BB4271">
          <w:delText xml:space="preserve"> </w:delText>
        </w:r>
        <w:r w:rsidDel="00BB4271">
          <w:delText>as its argument</w:delText>
        </w:r>
      </w:del>
      <w:r w:rsidRPr="00E77497">
        <w:t>.</w:t>
      </w:r>
    </w:p>
    <w:p w:rsidR="00BB4271" w:rsidRDefault="00BB4271" w:rsidP="00BB4271">
      <w:pPr>
        <w:pStyle w:val="Alg4"/>
        <w:numPr>
          <w:ilvl w:val="0"/>
          <w:numId w:val="985"/>
        </w:numPr>
        <w:rPr>
          <w:ins w:id="15232" w:author="Rev 19 Allen Wirfs-Brock" w:date="2013-09-27T12:09:00Z"/>
        </w:rPr>
      </w:pPr>
      <w:ins w:id="15233" w:author="Rev 19 Allen Wirfs-Brock" w:date="2013-09-27T12:09:00Z">
        <w:r>
          <w:t>If Type(</w:t>
        </w:r>
        <w:r>
          <w:rPr>
            <w:i/>
          </w:rPr>
          <w:t>O</w:t>
        </w:r>
        <w:r>
          <w:t xml:space="preserve">) is not Object, throw a </w:t>
        </w:r>
        <w:r w:rsidRPr="00CB251B">
          <w:rPr>
            <w:b/>
          </w:rPr>
          <w:t>TypeError</w:t>
        </w:r>
        <w:r>
          <w:t xml:space="preserve"> exception.</w:t>
        </w:r>
      </w:ins>
    </w:p>
    <w:p w:rsidR="00A95C0C" w:rsidRPr="00E77497" w:rsidDel="00BB4271" w:rsidRDefault="00A95C0C" w:rsidP="000D7E3D">
      <w:pPr>
        <w:pStyle w:val="Alg4"/>
        <w:numPr>
          <w:ilvl w:val="0"/>
          <w:numId w:val="985"/>
        </w:numPr>
        <w:rPr>
          <w:del w:id="15234" w:author="Rev 19 Allen Wirfs-Brock" w:date="2013-09-27T12:09:00Z"/>
        </w:rPr>
      </w:pPr>
      <w:del w:id="15235" w:author="Rev 19 Allen Wirfs-Brock" w:date="2013-09-27T12:09:00Z">
        <w:r w:rsidDel="00BB4271">
          <w:delText>ReturnIfAbrupt(</w:delText>
        </w:r>
        <w:r w:rsidDel="00BB4271">
          <w:rPr>
            <w:i/>
          </w:rPr>
          <w:delText>O</w:delText>
        </w:r>
        <w:r w:rsidDel="00BB4271">
          <w:delText>).</w:delText>
        </w:r>
      </w:del>
    </w:p>
    <w:p w:rsidR="00A95C0C" w:rsidRDefault="00A95C0C" w:rsidP="000D7E3D">
      <w:pPr>
        <w:pStyle w:val="Alg4"/>
        <w:numPr>
          <w:ilvl w:val="0"/>
          <w:numId w:val="985"/>
        </w:numPr>
      </w:pPr>
      <w:r>
        <w:t xml:space="preserve">If </w:t>
      </w:r>
      <w:r>
        <w:rPr>
          <w:i/>
        </w:rPr>
        <w:t>O</w:t>
      </w:r>
      <w:r>
        <w:t xml:space="preserve"> does not have a</w:t>
      </w:r>
      <w:ins w:id="15236"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rsidR="00A95C0C" w:rsidRDefault="00A95C0C" w:rsidP="000D7E3D">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t xml:space="preserve"> or </w:t>
      </w:r>
      <w:r>
        <w:rPr>
          <w:b/>
          <w:bCs/>
        </w:rPr>
        <w:t>null</w:t>
      </w:r>
      <w:r>
        <w:t xml:space="preserve">, then throw a </w:t>
      </w:r>
      <w:r w:rsidRPr="00B5244C">
        <w:rPr>
          <w:b/>
        </w:rPr>
        <w:t>TypeError</w:t>
      </w:r>
      <w:r>
        <w:t xml:space="preserve"> exception.</w:t>
      </w:r>
    </w:p>
    <w:p w:rsidR="00A95C0C" w:rsidRPr="00E77497" w:rsidRDefault="00A95C0C" w:rsidP="000D7E3D">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rsidR="00A95C0C" w:rsidRPr="00E77497" w:rsidRDefault="00A95C0C" w:rsidP="000D7E3D">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rsidR="00A95C0C" w:rsidRPr="00E77497" w:rsidRDefault="00A95C0C" w:rsidP="000D7E3D">
      <w:pPr>
        <w:pStyle w:val="Alg4"/>
        <w:numPr>
          <w:ilvl w:val="0"/>
          <w:numId w:val="985"/>
        </w:numPr>
        <w:contextualSpacing/>
      </w:pPr>
      <w:r>
        <w:t>ReturnIfAbrupt(</w:t>
      </w:r>
      <w:r>
        <w:rPr>
          <w:i/>
        </w:rPr>
        <w:t>relativeStart</w:t>
      </w:r>
      <w:r>
        <w:t>).</w:t>
      </w:r>
    </w:p>
    <w:p w:rsidR="00A95C0C" w:rsidRPr="00E77497" w:rsidRDefault="00A95C0C" w:rsidP="000D7E3D">
      <w:pPr>
        <w:pStyle w:val="Alg4"/>
        <w:numPr>
          <w:ilvl w:val="0"/>
          <w:numId w:val="985"/>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rsidR="00A95C0C" w:rsidRPr="00E77497" w:rsidRDefault="00A95C0C" w:rsidP="000D7E3D">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A95C0C" w:rsidRPr="00E77497" w:rsidRDefault="00A95C0C" w:rsidP="000D7E3D">
      <w:pPr>
        <w:pStyle w:val="Alg4"/>
        <w:numPr>
          <w:ilvl w:val="0"/>
          <w:numId w:val="985"/>
        </w:numPr>
        <w:contextualSpacing/>
      </w:pPr>
      <w:r>
        <w:t>ReturnIfAbrupt(</w:t>
      </w:r>
      <w:r>
        <w:rPr>
          <w:i/>
        </w:rPr>
        <w:t>relativeEnd</w:t>
      </w:r>
      <w:r>
        <w:t>).</w:t>
      </w:r>
    </w:p>
    <w:p w:rsidR="00A95C0C" w:rsidRPr="00E77497" w:rsidRDefault="00A95C0C" w:rsidP="000D7E3D">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A95C0C" w:rsidRDefault="00A95C0C" w:rsidP="000D7E3D">
      <w:pPr>
        <w:pStyle w:val="Alg4"/>
        <w:numPr>
          <w:ilvl w:val="0"/>
          <w:numId w:val="985"/>
        </w:numPr>
        <w:spacing w:after="220"/>
        <w:contextualSpacing/>
      </w:pPr>
      <w:r>
        <w:t xml:space="preserve">Let </w:t>
      </w:r>
      <w:r>
        <w:rPr>
          <w:i/>
          <w:iCs/>
        </w:rPr>
        <w:t>newLen</w:t>
      </w:r>
      <w:r>
        <w:t xml:space="preserve"> be </w:t>
      </w:r>
      <w:r w:rsidRPr="00E77497">
        <w:t>max(</w:t>
      </w:r>
      <w:r>
        <w:rPr>
          <w:i/>
          <w:iCs/>
        </w:rPr>
        <w:t>final</w:t>
      </w:r>
      <w:r>
        <w:t>-</w:t>
      </w:r>
      <w:r>
        <w:rPr>
          <w:i/>
          <w:iCs/>
        </w:rPr>
        <w:t>first</w:t>
      </w:r>
      <w:r>
        <w:t>,0).</w:t>
      </w:r>
    </w:p>
    <w:p w:rsidR="00A95C0C" w:rsidRDefault="00A95C0C" w:rsidP="000D7E3D">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rsidR="00A95C0C" w:rsidRPr="00E77497" w:rsidRDefault="00A95C0C" w:rsidP="000D7E3D">
      <w:pPr>
        <w:pStyle w:val="Alg4"/>
        <w:numPr>
          <w:ilvl w:val="0"/>
          <w:numId w:val="985"/>
        </w:numPr>
        <w:contextualSpacing/>
      </w:pPr>
      <w:r>
        <w:t>ReturnIfAbrupt(</w:t>
      </w:r>
      <w:r>
        <w:rPr>
          <w:i/>
          <w:iCs/>
        </w:rPr>
        <w:t>ctor</w:t>
      </w:r>
      <w:r>
        <w:t>).</w:t>
      </w:r>
    </w:p>
    <w:p w:rsidR="00A95C0C" w:rsidRDefault="00A95C0C" w:rsidP="000D7E3D">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rsidR="00A95C0C" w:rsidRPr="004B4002" w:rsidRDefault="00A95C0C" w:rsidP="000D7E3D">
      <w:pPr>
        <w:pStyle w:val="Alg4"/>
        <w:numPr>
          <w:ilvl w:val="0"/>
          <w:numId w:val="985"/>
        </w:numPr>
        <w:spacing w:after="220"/>
        <w:contextualSpacing/>
      </w:pPr>
      <w:r>
        <w:lastRenderedPageBreak/>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rsidR="00A95C0C" w:rsidRPr="00E77497" w:rsidRDefault="00A95C0C" w:rsidP="000D7E3D">
      <w:pPr>
        <w:pStyle w:val="Alg4"/>
        <w:numPr>
          <w:ilvl w:val="0"/>
          <w:numId w:val="985"/>
        </w:numPr>
        <w:contextualSpacing/>
      </w:pPr>
      <w:r>
        <w:t>ReturnIfAbrupt(</w:t>
      </w:r>
      <w:r w:rsidRPr="004B4002">
        <w:rPr>
          <w:i/>
        </w:rPr>
        <w:t>new</w:t>
      </w:r>
      <w:r>
        <w:t>).</w:t>
      </w:r>
    </w:p>
    <w:p w:rsidR="00A95C0C" w:rsidRDefault="00A95C0C" w:rsidP="000D7E3D">
      <w:pPr>
        <w:pStyle w:val="Alg4"/>
        <w:numPr>
          <w:ilvl w:val="0"/>
          <w:numId w:val="985"/>
        </w:numPr>
      </w:pPr>
      <w:r>
        <w:t xml:space="preserve">If </w:t>
      </w:r>
      <w:r>
        <w:rPr>
          <w:i/>
        </w:rPr>
        <w:t>new</w:t>
      </w:r>
      <w:r>
        <w:t xml:space="preserve"> does not have a</w:t>
      </w:r>
      <w:ins w:id="15237"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rsidR="00A95C0C" w:rsidRDefault="00A95C0C" w:rsidP="000D7E3D">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A95C0C" w:rsidRDefault="00A95C0C" w:rsidP="000D7E3D">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rsidR="00A95C0C" w:rsidRDefault="00A95C0C" w:rsidP="000D7E3D">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rsidR="00A95C0C" w:rsidRPr="00E77497" w:rsidRDefault="00A95C0C" w:rsidP="000D7E3D">
      <w:pPr>
        <w:pStyle w:val="Alg4"/>
        <w:numPr>
          <w:ilvl w:val="0"/>
          <w:numId w:val="985"/>
        </w:numPr>
      </w:pPr>
      <w:r>
        <w:t xml:space="preserve">Let </w:t>
      </w:r>
      <w:r>
        <w:rPr>
          <w:i/>
        </w:rPr>
        <w:t>status</w:t>
      </w:r>
      <w:r>
        <w:t xml:space="preserve"> be the result of Copy</w:t>
      </w:r>
      <w:commentRangeStart w:id="15238"/>
      <w:r>
        <w:t>Block</w:t>
      </w:r>
      <w:commentRangeEnd w:id="15238"/>
      <w:r>
        <w:rPr>
          <w:rStyle w:val="CommentReference"/>
          <w:rFonts w:ascii="Arial" w:eastAsia="MS Mincho" w:hAnsi="Arial"/>
          <w:spacing w:val="0"/>
          <w:lang w:eastAsia="ja-JP"/>
        </w:rPr>
        <w:commentReference w:id="15238"/>
      </w:r>
      <w:r>
        <w:t>Elements(</w:t>
      </w:r>
      <w:r w:rsidRPr="00C2023D">
        <w:rPr>
          <w:i/>
          <w:iCs/>
        </w:rPr>
        <w:t>fromBuf</w:t>
      </w:r>
      <w:r>
        <w:t xml:space="preserve">, </w:t>
      </w:r>
      <w:r>
        <w:rPr>
          <w:i/>
          <w:iCs/>
        </w:rPr>
        <w:t>first</w:t>
      </w:r>
      <w:r>
        <w:t xml:space="preserve">, </w:t>
      </w:r>
      <w:r>
        <w:rPr>
          <w:i/>
          <w:iCs/>
        </w:rPr>
        <w:t>toBuf</w:t>
      </w:r>
      <w:r>
        <w:t>, 0,</w:t>
      </w:r>
      <w:r>
        <w:rPr>
          <w:i/>
          <w:iCs/>
        </w:rPr>
        <w:t xml:space="preserve"> newLen</w:t>
      </w:r>
      <w:r>
        <w:t>).</w:t>
      </w:r>
    </w:p>
    <w:p w:rsidR="00A95C0C" w:rsidRDefault="00A95C0C" w:rsidP="000D7E3D">
      <w:pPr>
        <w:pStyle w:val="Alg4"/>
        <w:numPr>
          <w:ilvl w:val="0"/>
          <w:numId w:val="985"/>
        </w:numPr>
        <w:spacing w:after="220"/>
        <w:contextualSpacing/>
      </w:pPr>
      <w:r>
        <w:t>ReturnIfAbrupt(</w:t>
      </w:r>
      <w:r>
        <w:rPr>
          <w:i/>
        </w:rPr>
        <w:t>status</w:t>
      </w:r>
      <w:r>
        <w:t>).</w:t>
      </w:r>
    </w:p>
    <w:p w:rsidR="00A95C0C" w:rsidRPr="00E77497" w:rsidRDefault="00A95C0C" w:rsidP="000D7E3D">
      <w:pPr>
        <w:pStyle w:val="Alg4"/>
        <w:numPr>
          <w:ilvl w:val="0"/>
          <w:numId w:val="985"/>
        </w:numPr>
        <w:spacing w:after="220"/>
      </w:pPr>
      <w:r>
        <w:t xml:space="preserve">Return </w:t>
      </w:r>
      <w:r>
        <w:rPr>
          <w:i/>
        </w:rPr>
        <w:t>new</w:t>
      </w:r>
      <w:r>
        <w:t>.</w:t>
      </w:r>
    </w:p>
    <w:p w:rsidR="00A95C0C" w:rsidRPr="00E77497" w:rsidRDefault="00A95C0C" w:rsidP="00C9101B">
      <w:pPr>
        <w:pStyle w:val="Heading4"/>
      </w:pPr>
      <w:r>
        <w:t>ArrayBuffer</w:t>
      </w:r>
      <w:r w:rsidRPr="00E77497">
        <w:t>.prototype</w:t>
      </w:r>
      <w:r>
        <w:t xml:space="preserve"> [ @@toStringTag</w:t>
      </w:r>
      <w:r w:rsidRPr="00E77497">
        <w:t xml:space="preserve"> </w:t>
      </w:r>
      <w:r>
        <w:t>]</w:t>
      </w:r>
    </w:p>
    <w:p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rsidR="00A95C0C" w:rsidRDefault="00A95C0C" w:rsidP="00C9101B">
      <w:pPr>
        <w:pStyle w:val="Heading3"/>
      </w:pPr>
      <w:bookmarkStart w:id="15239" w:name="_Toc368050801"/>
      <w:r>
        <w:t>Properties of the ArrayBuffer Instances</w:t>
      </w:r>
      <w:bookmarkEnd w:id="15239"/>
    </w:p>
    <w:p w:rsidR="00A95C0C" w:rsidRDefault="00A95C0C" w:rsidP="000D7E3D">
      <w:r>
        <w:t>ArrayBuffer instances inherit properties from the ArrayBuffer prototype object. ArrayBuffer instances</w:t>
      </w:r>
      <w:r w:rsidRPr="00E77497">
        <w:t xml:space="preserve"> </w:t>
      </w:r>
      <w:r>
        <w:t>each</w:t>
      </w:r>
      <w:r w:rsidRPr="00E77497">
        <w:t xml:space="preserve"> have a</w:t>
      </w:r>
      <w:ins w:id="15240" w:author="Rev 19 Allen Wirfs-Brock" w:date="2013-09-26T17:43:00Z">
        <w:r w:rsidR="0072639A">
          <w:t>n</w:t>
        </w:r>
      </w:ins>
      <w:r w:rsidRPr="00E77497">
        <w:t xml:space="preserve"> [[</w:t>
      </w:r>
      <w:r>
        <w:t xml:space="preserve">ArrayBufferData]] internal data property and </w:t>
      </w:r>
      <w:r w:rsidRPr="00E77497">
        <w:t>a</w:t>
      </w:r>
      <w:ins w:id="15241" w:author="Rev 19 Allen Wirfs-Brock" w:date="2013-09-26T17:43:00Z">
        <w:r w:rsidR="0072639A">
          <w:t>n</w:t>
        </w:r>
      </w:ins>
      <w:r w:rsidRPr="00E77497">
        <w:t xml:space="preserve"> [[</w:t>
      </w:r>
      <w:r>
        <w:t>ArrayBufferByteLength]] internal data property.</w:t>
      </w:r>
    </w:p>
    <w:p w:rsidR="00A95C0C" w:rsidRDefault="00A95C0C" w:rsidP="000D7E3D">
      <w:r>
        <w:t xml:space="preserve">ArrayBuffer instances whose [[ArrayBufferData]] is </w:t>
      </w:r>
      <w:r w:rsidRPr="00E74C84">
        <w:rPr>
          <w:rFonts w:asciiTheme="majorBidi" w:hAnsiTheme="majorBidi" w:cstheme="majorBidi"/>
          <w:b/>
          <w:bCs/>
        </w:rPr>
        <w:t>null</w:t>
      </w:r>
      <w:r>
        <w:t xml:space="preserve"> are considered to be </w:t>
      </w:r>
      <w:r>
        <w:rPr>
          <w:i/>
          <w:iCs/>
        </w:rPr>
        <w:t>neutered</w:t>
      </w:r>
      <w:r>
        <w:t xml:space="preserve"> and all operators to access or modify data contained in the ArrayBuffer instance will fail.</w:t>
      </w:r>
    </w:p>
    <w:p w:rsidR="00A95C0C" w:rsidRPr="005D12CE" w:rsidRDefault="00A95C0C" w:rsidP="00C9101B">
      <w:pPr>
        <w:pStyle w:val="Heading2"/>
      </w:pPr>
      <w:bookmarkStart w:id="15242" w:name="_Toc368050802"/>
      <w:r>
        <w:t>DataView Objects</w:t>
      </w:r>
      <w:bookmarkEnd w:id="15242"/>
    </w:p>
    <w:p w:rsidR="00A95C0C" w:rsidRDefault="00A95C0C" w:rsidP="00C9101B">
      <w:pPr>
        <w:pStyle w:val="Heading3"/>
      </w:pPr>
      <w:bookmarkStart w:id="15243" w:name="_Toc368050803"/>
      <w:r>
        <w:t>Abstract Operations For DataView Objects</w:t>
      </w:r>
      <w:bookmarkEnd w:id="15243"/>
    </w:p>
    <w:p w:rsidR="00A95C0C" w:rsidRPr="00FF2B13" w:rsidRDefault="00A95C0C" w:rsidP="00C9101B">
      <w:pPr>
        <w:pStyle w:val="Heading4"/>
      </w:pPr>
      <w:r w:rsidRPr="00FF2B13">
        <w:t>GetViewValue(view, requestIndex, isLittleEndian, type)</w:t>
      </w:r>
    </w:p>
    <w:p w:rsidR="00A95C0C" w:rsidRDefault="00A95C0C" w:rsidP="000D7E3D">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rsidR="00A95C0C" w:rsidDel="00BB4271" w:rsidRDefault="00A95C0C" w:rsidP="000D7E3D">
      <w:pPr>
        <w:pStyle w:val="Alg3"/>
        <w:numPr>
          <w:ilvl w:val="0"/>
          <w:numId w:val="1485"/>
        </w:numPr>
        <w:spacing w:after="240"/>
        <w:contextualSpacing/>
        <w:rPr>
          <w:del w:id="15244" w:author="Rev 19 Allen Wirfs-Brock" w:date="2013-09-27T12:10:00Z"/>
        </w:rPr>
      </w:pPr>
      <w:del w:id="15245" w:author="Rev 19 Allen Wirfs-Brock" w:date="2013-09-27T12:10:00Z">
        <w:r w:rsidDel="00BB4271">
          <w:delText xml:space="preserve">Let </w:delText>
        </w:r>
        <w:r w:rsidDel="00BB4271">
          <w:rPr>
            <w:i/>
            <w:iCs/>
          </w:rPr>
          <w:delText>v</w:delText>
        </w:r>
        <w:r w:rsidDel="00BB4271">
          <w:delText xml:space="preserve"> be ToObject(</w:delText>
        </w:r>
        <w:r w:rsidRPr="0035004B" w:rsidDel="00BB4271">
          <w:rPr>
            <w:i/>
            <w:iCs/>
          </w:rPr>
          <w:delText>view</w:delText>
        </w:r>
        <w:r w:rsidDel="00BB4271">
          <w:delText>)</w:delText>
        </w:r>
      </w:del>
    </w:p>
    <w:p w:rsidR="00BB4271" w:rsidRDefault="00BB4271" w:rsidP="00BB4271">
      <w:pPr>
        <w:pStyle w:val="Alg4"/>
        <w:numPr>
          <w:ilvl w:val="0"/>
          <w:numId w:val="1485"/>
        </w:numPr>
        <w:rPr>
          <w:ins w:id="15246" w:author="Rev 19 Allen Wirfs-Brock" w:date="2013-09-27T12:10:00Z"/>
        </w:rPr>
      </w:pPr>
      <w:ins w:id="15247" w:author="Rev 19 Allen Wirfs-Brock" w:date="2013-09-27T12:10:00Z">
        <w:r>
          <w:t>If Type(</w:t>
        </w:r>
        <w:r>
          <w:rPr>
            <w:i/>
          </w:rPr>
          <w:t>view</w:t>
        </w:r>
        <w:r>
          <w:t xml:space="preserve">) is not Object, throw a </w:t>
        </w:r>
        <w:r w:rsidRPr="00CB251B">
          <w:rPr>
            <w:b/>
          </w:rPr>
          <w:t>TypeError</w:t>
        </w:r>
        <w:r>
          <w:t xml:space="preserve"> exception.</w:t>
        </w:r>
      </w:ins>
    </w:p>
    <w:p w:rsidR="00A95C0C" w:rsidDel="00BB4271" w:rsidRDefault="00A95C0C" w:rsidP="000D7E3D">
      <w:pPr>
        <w:pStyle w:val="Alg3"/>
        <w:numPr>
          <w:ilvl w:val="0"/>
          <w:numId w:val="1485"/>
        </w:numPr>
        <w:spacing w:after="240"/>
        <w:contextualSpacing/>
        <w:rPr>
          <w:del w:id="15248" w:author="Rev 19 Allen Wirfs-Brock" w:date="2013-09-27T12:10:00Z"/>
        </w:rPr>
      </w:pPr>
      <w:del w:id="15249" w:author="Rev 19 Allen Wirfs-Brock" w:date="2013-09-27T12:10:00Z">
        <w:r w:rsidDel="00BB4271">
          <w:delText>ReturnIfAbrupt(</w:delText>
        </w:r>
        <w:r w:rsidDel="00BB4271">
          <w:rPr>
            <w:i/>
            <w:iCs/>
          </w:rPr>
          <w:delText>v</w:delText>
        </w:r>
        <w:r w:rsidDel="00BB4271">
          <w:delText>).</w:delText>
        </w:r>
      </w:del>
    </w:p>
    <w:p w:rsidR="00A95C0C" w:rsidRDefault="00A95C0C" w:rsidP="000D7E3D">
      <w:pPr>
        <w:pStyle w:val="Alg3"/>
        <w:numPr>
          <w:ilvl w:val="0"/>
          <w:numId w:val="1485"/>
        </w:numPr>
        <w:spacing w:after="240"/>
        <w:contextualSpacing/>
      </w:pPr>
      <w:r>
        <w:t xml:space="preserve">If </w:t>
      </w:r>
      <w:del w:id="15250" w:author="Rev 19 Allen Wirfs-Brock" w:date="2013-09-27T12:10:00Z">
        <w:r w:rsidDel="00BB4271">
          <w:rPr>
            <w:i/>
            <w:iCs/>
          </w:rPr>
          <w:delText>v</w:delText>
        </w:r>
        <w:r w:rsidDel="00BB4271">
          <w:delText xml:space="preserve"> </w:delText>
        </w:r>
      </w:del>
      <w:ins w:id="15251" w:author="Rev 19 Allen Wirfs-Brock" w:date="2013-09-27T12:10:00Z">
        <w:r w:rsidR="00BB4271">
          <w:rPr>
            <w:i/>
            <w:iCs/>
          </w:rPr>
          <w:t>view</w:t>
        </w:r>
        <w:r w:rsidR="00BB4271">
          <w:t xml:space="preserve"> </w:t>
        </w:r>
      </w:ins>
      <w:r>
        <w:t>does not have a [[</w:t>
      </w:r>
      <w:del w:id="15252" w:author="Rev 19 Allen Wirfs-Brock" w:date="2013-09-26T14:52:00Z">
        <w:r w:rsidDel="00291D45">
          <w:delText>DataArrayBuffer</w:delText>
        </w:r>
      </w:del>
      <w:ins w:id="15253" w:author="Rev 19 Allen Wirfs-Brock" w:date="2013-09-26T14:52:00Z">
        <w:r w:rsidR="00291D45">
          <w:t>DataView</w:t>
        </w:r>
      </w:ins>
      <w:r>
        <w:t xml:space="preserve">]] internal data property, then throw a </w:t>
      </w:r>
      <w:r w:rsidRPr="00165778">
        <w:rPr>
          <w:b/>
        </w:rPr>
        <w:t>TypeError</w:t>
      </w:r>
      <w:r>
        <w:t xml:space="preserve"> exception.</w:t>
      </w:r>
    </w:p>
    <w:p w:rsidR="00A95C0C" w:rsidRDefault="00A95C0C" w:rsidP="000D7E3D">
      <w:pPr>
        <w:pStyle w:val="Alg3"/>
        <w:numPr>
          <w:ilvl w:val="0"/>
          <w:numId w:val="1485"/>
        </w:numPr>
        <w:spacing w:after="240"/>
        <w:contextualSpacing/>
      </w:pPr>
      <w:r>
        <w:t xml:space="preserve">Let </w:t>
      </w:r>
      <w:r>
        <w:rPr>
          <w:i/>
          <w:iCs/>
        </w:rPr>
        <w:t>buffer</w:t>
      </w:r>
      <w:r>
        <w:t xml:space="preserve"> be the value of </w:t>
      </w:r>
      <w:del w:id="15254" w:author="Rev 19 Allen Wirfs-Brock" w:date="2013-09-27T12:10:00Z">
        <w:r w:rsidDel="00BB4271">
          <w:rPr>
            <w:i/>
            <w:iCs/>
          </w:rPr>
          <w:delText>v’s</w:delText>
        </w:r>
        <w:r w:rsidDel="00BB4271">
          <w:delText xml:space="preserve"> </w:delText>
        </w:r>
      </w:del>
      <w:ins w:id="15255" w:author="Rev 19 Allen Wirfs-Brock" w:date="2013-09-27T12:10:00Z">
        <w:r w:rsidR="00BB4271">
          <w:rPr>
            <w:i/>
            <w:iCs/>
          </w:rPr>
          <w:t>view’s</w:t>
        </w:r>
        <w:r w:rsidR="00BB4271">
          <w:t xml:space="preserve"> </w:t>
        </w:r>
      </w:ins>
      <w:r>
        <w:t>[[</w:t>
      </w:r>
      <w:del w:id="15256" w:author="Rev 19 Allen Wirfs-Brock" w:date="2013-09-26T14:54:00Z">
        <w:r w:rsidDel="00291D45">
          <w:delText>DataArrayBuffer</w:delText>
        </w:r>
      </w:del>
      <w:ins w:id="15257" w:author="Rev 19 Allen Wirfs-Brock" w:date="2013-09-26T14:54:00Z">
        <w:r w:rsidR="00291D45">
          <w:t>ViewedArrayBuffer</w:t>
        </w:r>
      </w:ins>
      <w:r>
        <w:t>]] internal data property.</w:t>
      </w:r>
    </w:p>
    <w:p w:rsidR="00A95C0C" w:rsidRDefault="00A95C0C" w:rsidP="000D7E3D">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A95C0C" w:rsidRDefault="00A95C0C" w:rsidP="000D7E3D">
      <w:pPr>
        <w:pStyle w:val="Alg3"/>
        <w:numPr>
          <w:ilvl w:val="0"/>
          <w:numId w:val="1485"/>
        </w:numPr>
        <w:contextualSpacing/>
      </w:pPr>
      <w:r>
        <w:t xml:space="preserve">Let </w:t>
      </w:r>
      <w:r w:rsidRPr="0035004B">
        <w:rPr>
          <w:i/>
          <w:iCs/>
        </w:rPr>
        <w:t>number</w:t>
      </w:r>
      <w:r>
        <w:rPr>
          <w:i/>
          <w:iCs/>
        </w:rPr>
        <w:t>Index</w:t>
      </w:r>
      <w:r>
        <w:t xml:space="preserve">  be ToNumber(</w:t>
      </w:r>
      <w:r>
        <w:rPr>
          <w:i/>
          <w:iCs/>
        </w:rPr>
        <w:t>requestIndex</w:t>
      </w:r>
      <w:r>
        <w:t>)</w:t>
      </w:r>
    </w:p>
    <w:p w:rsidR="00A95C0C" w:rsidRDefault="00A95C0C" w:rsidP="000D7E3D">
      <w:pPr>
        <w:pStyle w:val="Alg4"/>
        <w:numPr>
          <w:ilvl w:val="0"/>
          <w:numId w:val="1485"/>
        </w:numPr>
      </w:pPr>
      <w:r>
        <w:t xml:space="preserve">Let </w:t>
      </w:r>
      <w:r>
        <w:rPr>
          <w:i/>
          <w:iCs/>
        </w:rPr>
        <w:t>getIndex</w:t>
      </w:r>
      <w:r>
        <w:t xml:space="preserve"> be ToInteger(</w:t>
      </w:r>
      <w:r>
        <w:rPr>
          <w:i/>
          <w:iCs/>
        </w:rPr>
        <w:t>numberIndex</w:t>
      </w:r>
      <w:r>
        <w:t>).</w:t>
      </w:r>
    </w:p>
    <w:p w:rsidR="00A95C0C" w:rsidRDefault="00A95C0C" w:rsidP="000D7E3D">
      <w:pPr>
        <w:pStyle w:val="Alg4"/>
        <w:numPr>
          <w:ilvl w:val="0"/>
          <w:numId w:val="1485"/>
        </w:numPr>
      </w:pPr>
      <w:r>
        <w:t>ReturnIfAbrupt(</w:t>
      </w:r>
      <w:r>
        <w:rPr>
          <w:i/>
          <w:iCs/>
        </w:rPr>
        <w:t>getIndex</w:t>
      </w:r>
      <w:r>
        <w:t>).</w:t>
      </w:r>
    </w:p>
    <w:p w:rsidR="00A95C0C" w:rsidRDefault="00A95C0C" w:rsidP="000D7E3D">
      <w:pPr>
        <w:pStyle w:val="Alg4"/>
        <w:numPr>
          <w:ilvl w:val="0"/>
          <w:numId w:val="1485"/>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A95C0C" w:rsidRDefault="00A95C0C" w:rsidP="000D7E3D">
      <w:pPr>
        <w:pStyle w:val="Alg3"/>
        <w:numPr>
          <w:ilvl w:val="0"/>
          <w:numId w:val="1485"/>
        </w:numPr>
        <w:spacing w:after="240"/>
        <w:contextualSpacing/>
      </w:pPr>
      <w:r>
        <w:t xml:space="preserve">Let </w:t>
      </w:r>
      <w:r>
        <w:rPr>
          <w:i/>
          <w:iCs/>
        </w:rPr>
        <w:t>isLittleEndian</w:t>
      </w:r>
      <w:r>
        <w:t xml:space="preserve"> be ToBoolean(</w:t>
      </w:r>
      <w:r>
        <w:rPr>
          <w:i/>
          <w:iCs/>
        </w:rPr>
        <w:t>isLittleEndian</w:t>
      </w:r>
      <w:r>
        <w:t>).</w:t>
      </w:r>
    </w:p>
    <w:p w:rsidR="00A95C0C" w:rsidRDefault="00A95C0C" w:rsidP="000D7E3D">
      <w:pPr>
        <w:pStyle w:val="Alg3"/>
        <w:numPr>
          <w:ilvl w:val="0"/>
          <w:numId w:val="1485"/>
        </w:numPr>
        <w:spacing w:after="240"/>
        <w:contextualSpacing/>
      </w:pPr>
      <w:r>
        <w:t>ReturnIfAbrupt(</w:t>
      </w:r>
      <w:r>
        <w:rPr>
          <w:i/>
          <w:iCs/>
        </w:rPr>
        <w:t>isLittleEndian</w:t>
      </w:r>
      <w:r>
        <w:t>).</w:t>
      </w:r>
    </w:p>
    <w:p w:rsidR="00A95C0C" w:rsidRPr="00BD73B9" w:rsidRDefault="00A95C0C" w:rsidP="000D7E3D">
      <w:pPr>
        <w:pStyle w:val="Alg3"/>
        <w:numPr>
          <w:ilvl w:val="0"/>
          <w:numId w:val="1485"/>
        </w:numPr>
        <w:spacing w:after="240"/>
        <w:contextualSpacing/>
      </w:pPr>
      <w:r>
        <w:t xml:space="preserve">Let </w:t>
      </w:r>
      <w:r>
        <w:rPr>
          <w:i/>
          <w:iCs/>
        </w:rPr>
        <w:t>viewOffset</w:t>
      </w:r>
      <w:r>
        <w:t xml:space="preserve"> be the value of </w:t>
      </w:r>
      <w:del w:id="15258" w:author="Rev 19 Allen Wirfs-Brock" w:date="2013-09-27T12:10:00Z">
        <w:r w:rsidDel="00BB4271">
          <w:rPr>
            <w:i/>
            <w:iCs/>
          </w:rPr>
          <w:delText>v’s</w:delText>
        </w:r>
        <w:r w:rsidDel="00BB4271">
          <w:delText xml:space="preserve"> </w:delText>
        </w:r>
      </w:del>
      <w:ins w:id="15259" w:author="Rev 19 Allen Wirfs-Brock" w:date="2013-09-27T12:10:00Z">
        <w:r w:rsidR="00BB4271">
          <w:rPr>
            <w:i/>
            <w:iCs/>
          </w:rPr>
          <w:t>view’s</w:t>
        </w:r>
        <w:r w:rsidR="00BB4271">
          <w:t xml:space="preserve"> </w:t>
        </w:r>
      </w:ins>
      <w:r>
        <w:t>[[ByteOffset]] internal data property.</w:t>
      </w:r>
    </w:p>
    <w:p w:rsidR="00A95C0C" w:rsidRDefault="00A95C0C" w:rsidP="000D7E3D">
      <w:pPr>
        <w:pStyle w:val="Alg3"/>
        <w:numPr>
          <w:ilvl w:val="0"/>
          <w:numId w:val="1485"/>
        </w:numPr>
        <w:contextualSpacing/>
      </w:pPr>
      <w:r>
        <w:t xml:space="preserve">Let </w:t>
      </w:r>
      <w:r>
        <w:rPr>
          <w:i/>
          <w:iCs/>
        </w:rPr>
        <w:t>viewSize</w:t>
      </w:r>
      <w:r w:rsidRPr="00BD73B9">
        <w:t xml:space="preserve"> </w:t>
      </w:r>
      <w:r>
        <w:t xml:space="preserve">be the value of </w:t>
      </w:r>
      <w:del w:id="15260" w:author="Rev 19 Allen Wirfs-Brock" w:date="2013-09-27T12:10:00Z">
        <w:r w:rsidDel="00BB4271">
          <w:rPr>
            <w:i/>
            <w:iCs/>
          </w:rPr>
          <w:delText>v’s</w:delText>
        </w:r>
        <w:r w:rsidDel="00BB4271">
          <w:delText xml:space="preserve"> </w:delText>
        </w:r>
      </w:del>
      <w:ins w:id="15261" w:author="Rev 19 Allen Wirfs-Brock" w:date="2013-09-27T12:10:00Z">
        <w:r w:rsidR="00BB4271">
          <w:rPr>
            <w:i/>
            <w:iCs/>
          </w:rPr>
          <w:t>view’s</w:t>
        </w:r>
        <w:r w:rsidR="00BB4271">
          <w:t xml:space="preserve"> </w:t>
        </w:r>
      </w:ins>
      <w:r>
        <w:t>[[ByteLength]] internal data property.</w:t>
      </w:r>
    </w:p>
    <w:p w:rsidR="00A95C0C" w:rsidRDefault="00A95C0C" w:rsidP="000D7E3D">
      <w:pPr>
        <w:pStyle w:val="Alg4"/>
        <w:numPr>
          <w:ilvl w:val="0"/>
          <w:numId w:val="1485"/>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460CAC">
        <w:t xml:space="preserve">Table </w:t>
      </w:r>
      <w:r w:rsidR="00460CAC">
        <w:rPr>
          <w:noProof/>
        </w:rPr>
        <w:t>36</w:t>
      </w:r>
      <w:r w:rsidR="00D10422">
        <w:fldChar w:fldCharType="end"/>
      </w:r>
      <w:r w:rsidRPr="00540D45">
        <w:t xml:space="preserve"> for </w:t>
      </w:r>
      <w:r>
        <w:rPr>
          <w:i/>
          <w:iCs/>
        </w:rPr>
        <w:t>type</w:t>
      </w:r>
      <w:r w:rsidRPr="00540D45">
        <w:t>.</w:t>
      </w:r>
    </w:p>
    <w:p w:rsidR="00A95C0C" w:rsidRDefault="00A95C0C" w:rsidP="000D7E3D">
      <w:pPr>
        <w:pStyle w:val="Alg3"/>
        <w:numPr>
          <w:ilvl w:val="0"/>
          <w:numId w:val="1485"/>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A95C0C" w:rsidRDefault="00A95C0C" w:rsidP="000D7E3D">
      <w:pPr>
        <w:pStyle w:val="Alg3"/>
        <w:numPr>
          <w:ilvl w:val="0"/>
          <w:numId w:val="1485"/>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rsidR="00A95C0C" w:rsidRDefault="00A95C0C" w:rsidP="000D7E3D">
      <w:pPr>
        <w:pStyle w:val="Alg3"/>
        <w:numPr>
          <w:ilvl w:val="0"/>
          <w:numId w:val="1485"/>
        </w:numPr>
        <w:spacing w:after="240"/>
        <w:contextualSpacing/>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rsidR="00A95C0C" w:rsidRDefault="00A95C0C" w:rsidP="00C9101B">
      <w:pPr>
        <w:pStyle w:val="Heading4"/>
      </w:pPr>
      <w:r w:rsidRPr="00FF2B13">
        <w:t>SetViewValue(view, requestIndex, isLittleEndian, type, value)</w:t>
      </w:r>
    </w:p>
    <w:p w:rsidR="00A95C0C" w:rsidRDefault="00A95C0C" w:rsidP="000D7E3D">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rsidR="00BB4271" w:rsidRDefault="00BB4271" w:rsidP="00BB4271">
      <w:pPr>
        <w:pStyle w:val="Alg4"/>
        <w:numPr>
          <w:ilvl w:val="0"/>
          <w:numId w:val="1494"/>
        </w:numPr>
        <w:rPr>
          <w:ins w:id="15262" w:author="Rev 19 Allen Wirfs-Brock" w:date="2013-09-27T12:11:00Z"/>
        </w:rPr>
      </w:pPr>
      <w:ins w:id="15263" w:author="Rev 19 Allen Wirfs-Brock" w:date="2013-09-27T12:11:00Z">
        <w:r>
          <w:t>If Type(</w:t>
        </w:r>
        <w:r>
          <w:rPr>
            <w:i/>
          </w:rPr>
          <w:t>view</w:t>
        </w:r>
        <w:r>
          <w:t xml:space="preserve">) is not Object, throw a </w:t>
        </w:r>
        <w:r w:rsidRPr="00CB251B">
          <w:rPr>
            <w:b/>
          </w:rPr>
          <w:t>TypeError</w:t>
        </w:r>
        <w:r>
          <w:t xml:space="preserve"> exception.</w:t>
        </w:r>
      </w:ins>
    </w:p>
    <w:p w:rsidR="00A95C0C" w:rsidDel="00BB4271" w:rsidRDefault="00A95C0C" w:rsidP="000D7E3D">
      <w:pPr>
        <w:pStyle w:val="Alg3"/>
        <w:numPr>
          <w:ilvl w:val="0"/>
          <w:numId w:val="1494"/>
        </w:numPr>
        <w:spacing w:after="240"/>
        <w:contextualSpacing/>
        <w:rPr>
          <w:del w:id="15264" w:author="Rev 19 Allen Wirfs-Brock" w:date="2013-09-27T12:11:00Z"/>
        </w:rPr>
      </w:pPr>
      <w:del w:id="15265" w:author="Rev 19 Allen Wirfs-Brock" w:date="2013-09-27T12:11:00Z">
        <w:r w:rsidDel="00BB4271">
          <w:delText xml:space="preserve">Let </w:delText>
        </w:r>
        <w:r w:rsidDel="00BB4271">
          <w:rPr>
            <w:i/>
            <w:iCs/>
          </w:rPr>
          <w:delText>v</w:delText>
        </w:r>
        <w:r w:rsidDel="00BB4271">
          <w:delText xml:space="preserve"> be ToObject(</w:delText>
        </w:r>
        <w:r w:rsidRPr="0035004B" w:rsidDel="00BB4271">
          <w:rPr>
            <w:i/>
            <w:iCs/>
          </w:rPr>
          <w:delText>view</w:delText>
        </w:r>
        <w:r w:rsidDel="00BB4271">
          <w:delText>)</w:delText>
        </w:r>
      </w:del>
    </w:p>
    <w:p w:rsidR="00A95C0C" w:rsidDel="00BB4271" w:rsidRDefault="00A95C0C" w:rsidP="000D7E3D">
      <w:pPr>
        <w:pStyle w:val="Alg3"/>
        <w:numPr>
          <w:ilvl w:val="0"/>
          <w:numId w:val="1494"/>
        </w:numPr>
        <w:spacing w:after="240"/>
        <w:contextualSpacing/>
        <w:rPr>
          <w:del w:id="15266" w:author="Rev 19 Allen Wirfs-Brock" w:date="2013-09-27T12:11:00Z"/>
        </w:rPr>
      </w:pPr>
      <w:del w:id="15267" w:author="Rev 19 Allen Wirfs-Brock" w:date="2013-09-27T12:11:00Z">
        <w:r w:rsidDel="00BB4271">
          <w:delText>ReturnIfAbrupt(</w:delText>
        </w:r>
        <w:r w:rsidDel="00BB4271">
          <w:rPr>
            <w:i/>
            <w:iCs/>
          </w:rPr>
          <w:delText>v</w:delText>
        </w:r>
        <w:r w:rsidDel="00BB4271">
          <w:delText>).</w:delText>
        </w:r>
      </w:del>
    </w:p>
    <w:p w:rsidR="00A95C0C" w:rsidRDefault="00A95C0C" w:rsidP="000D7E3D">
      <w:pPr>
        <w:pStyle w:val="Alg3"/>
        <w:numPr>
          <w:ilvl w:val="0"/>
          <w:numId w:val="1494"/>
        </w:numPr>
        <w:spacing w:after="240"/>
        <w:contextualSpacing/>
      </w:pPr>
      <w:r>
        <w:t xml:space="preserve">If </w:t>
      </w:r>
      <w:del w:id="15268" w:author="Rev 19 Allen Wirfs-Brock" w:date="2013-09-27T12:11:00Z">
        <w:r w:rsidDel="00BB4271">
          <w:rPr>
            <w:i/>
            <w:iCs/>
          </w:rPr>
          <w:delText>v</w:delText>
        </w:r>
        <w:r w:rsidDel="00BB4271">
          <w:delText xml:space="preserve"> </w:delText>
        </w:r>
      </w:del>
      <w:ins w:id="15269" w:author="Rev 19 Allen Wirfs-Brock" w:date="2013-09-27T12:11:00Z">
        <w:r w:rsidR="00BB4271">
          <w:rPr>
            <w:i/>
            <w:iCs/>
          </w:rPr>
          <w:t>view</w:t>
        </w:r>
        <w:r w:rsidR="00BB4271">
          <w:t xml:space="preserve"> </w:t>
        </w:r>
      </w:ins>
      <w:r>
        <w:t>does not have a [[</w:t>
      </w:r>
      <w:del w:id="15270" w:author="Rev 19 Allen Wirfs-Brock" w:date="2013-09-26T14:54:00Z">
        <w:r w:rsidDel="00291D45">
          <w:delText>DataArrayBuffer</w:delText>
        </w:r>
      </w:del>
      <w:ins w:id="15271" w:author="Rev 19 Allen Wirfs-Brock" w:date="2013-09-26T14:54:00Z">
        <w:r w:rsidR="00291D45">
          <w:t>DataView</w:t>
        </w:r>
      </w:ins>
      <w:r>
        <w:t xml:space="preserve">]] internal data property, then throw a </w:t>
      </w:r>
      <w:r w:rsidRPr="00165778">
        <w:rPr>
          <w:b/>
        </w:rPr>
        <w:t>TypeError</w:t>
      </w:r>
      <w:r>
        <w:t xml:space="preserve"> exception.</w:t>
      </w:r>
    </w:p>
    <w:p w:rsidR="00A95C0C" w:rsidRDefault="00A95C0C" w:rsidP="000D7E3D">
      <w:pPr>
        <w:pStyle w:val="Alg3"/>
        <w:numPr>
          <w:ilvl w:val="0"/>
          <w:numId w:val="1494"/>
        </w:numPr>
        <w:spacing w:after="240"/>
        <w:contextualSpacing/>
      </w:pPr>
      <w:r>
        <w:t xml:space="preserve">Let </w:t>
      </w:r>
      <w:r>
        <w:rPr>
          <w:i/>
          <w:iCs/>
        </w:rPr>
        <w:t>buffer</w:t>
      </w:r>
      <w:r>
        <w:t xml:space="preserve"> be the value of </w:t>
      </w:r>
      <w:del w:id="15272" w:author="Rev 19 Allen Wirfs-Brock" w:date="2013-09-27T12:11:00Z">
        <w:r w:rsidDel="00BB4271">
          <w:rPr>
            <w:i/>
            <w:iCs/>
          </w:rPr>
          <w:delText>v’s</w:delText>
        </w:r>
        <w:r w:rsidDel="00BB4271">
          <w:delText xml:space="preserve"> </w:delText>
        </w:r>
      </w:del>
      <w:ins w:id="15273" w:author="Rev 19 Allen Wirfs-Brock" w:date="2013-09-27T12:11:00Z">
        <w:r w:rsidR="00BB4271">
          <w:rPr>
            <w:i/>
            <w:iCs/>
          </w:rPr>
          <w:t>view’s</w:t>
        </w:r>
        <w:r w:rsidR="00BB4271">
          <w:t xml:space="preserve"> </w:t>
        </w:r>
      </w:ins>
      <w:r>
        <w:t>[[</w:t>
      </w:r>
      <w:ins w:id="15274" w:author="Rev 19 Allen Wirfs-Brock" w:date="2013-09-26T14:54:00Z">
        <w:r w:rsidR="00291D45">
          <w:t>Viewed</w:t>
        </w:r>
      </w:ins>
      <w:del w:id="15275" w:author="Rev 19 Allen Wirfs-Brock" w:date="2013-09-26T14:54:00Z">
        <w:r w:rsidDel="00291D45">
          <w:delText>Data</w:delText>
        </w:r>
      </w:del>
      <w:r>
        <w:t>ArrayBuffer]] internal data property.</w:t>
      </w:r>
    </w:p>
    <w:p w:rsidR="00A95C0C" w:rsidRDefault="00A95C0C" w:rsidP="000D7E3D">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A95C0C" w:rsidRDefault="00A95C0C" w:rsidP="000D7E3D">
      <w:pPr>
        <w:pStyle w:val="Alg3"/>
        <w:numPr>
          <w:ilvl w:val="0"/>
          <w:numId w:val="1494"/>
        </w:numPr>
        <w:contextualSpacing/>
      </w:pPr>
      <w:r>
        <w:lastRenderedPageBreak/>
        <w:t xml:space="preserve">Let </w:t>
      </w:r>
      <w:r w:rsidRPr="0035004B">
        <w:rPr>
          <w:i/>
          <w:iCs/>
        </w:rPr>
        <w:t>number</w:t>
      </w:r>
      <w:r>
        <w:rPr>
          <w:i/>
          <w:iCs/>
        </w:rPr>
        <w:t>Index</w:t>
      </w:r>
      <w:r>
        <w:t xml:space="preserve">  be ToNumber(</w:t>
      </w:r>
      <w:r>
        <w:rPr>
          <w:i/>
          <w:iCs/>
        </w:rPr>
        <w:t>requestIndex</w:t>
      </w:r>
      <w:r>
        <w:t>)</w:t>
      </w:r>
    </w:p>
    <w:p w:rsidR="00A95C0C" w:rsidRDefault="00A95C0C" w:rsidP="000D7E3D">
      <w:pPr>
        <w:pStyle w:val="Alg4"/>
        <w:numPr>
          <w:ilvl w:val="0"/>
          <w:numId w:val="1494"/>
        </w:numPr>
      </w:pPr>
      <w:r>
        <w:t xml:space="preserve">Let </w:t>
      </w:r>
      <w:r>
        <w:rPr>
          <w:i/>
          <w:iCs/>
        </w:rPr>
        <w:t>getIndex</w:t>
      </w:r>
      <w:r>
        <w:t xml:space="preserve"> be ToInteger(</w:t>
      </w:r>
      <w:r>
        <w:rPr>
          <w:i/>
          <w:iCs/>
        </w:rPr>
        <w:t>numberIndex</w:t>
      </w:r>
      <w:r>
        <w:t>).</w:t>
      </w:r>
    </w:p>
    <w:p w:rsidR="00A95C0C" w:rsidRDefault="00A95C0C" w:rsidP="000D7E3D">
      <w:pPr>
        <w:pStyle w:val="Alg4"/>
        <w:numPr>
          <w:ilvl w:val="0"/>
          <w:numId w:val="1494"/>
        </w:numPr>
      </w:pPr>
      <w:r>
        <w:t>ReturnIfAbrupt(</w:t>
      </w:r>
      <w:r>
        <w:rPr>
          <w:i/>
          <w:iCs/>
        </w:rPr>
        <w:t>getIndex</w:t>
      </w:r>
      <w:r>
        <w:t>).</w:t>
      </w:r>
    </w:p>
    <w:p w:rsidR="00A95C0C" w:rsidRDefault="00A95C0C" w:rsidP="000D7E3D">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A95C0C" w:rsidRDefault="00A95C0C" w:rsidP="000D7E3D">
      <w:pPr>
        <w:pStyle w:val="Alg3"/>
        <w:numPr>
          <w:ilvl w:val="0"/>
          <w:numId w:val="1494"/>
        </w:numPr>
        <w:spacing w:after="240"/>
        <w:contextualSpacing/>
      </w:pPr>
      <w:r>
        <w:t xml:space="preserve">Let </w:t>
      </w:r>
      <w:r>
        <w:rPr>
          <w:i/>
          <w:iCs/>
        </w:rPr>
        <w:t>isLittleEndian</w:t>
      </w:r>
      <w:r>
        <w:t xml:space="preserve"> be ToBoolean(</w:t>
      </w:r>
      <w:r>
        <w:rPr>
          <w:i/>
          <w:iCs/>
        </w:rPr>
        <w:t>isLittleEndian</w:t>
      </w:r>
      <w:r>
        <w:t>).</w:t>
      </w:r>
    </w:p>
    <w:p w:rsidR="00A95C0C" w:rsidRDefault="00A95C0C" w:rsidP="000D7E3D">
      <w:pPr>
        <w:pStyle w:val="Alg3"/>
        <w:numPr>
          <w:ilvl w:val="0"/>
          <w:numId w:val="1494"/>
        </w:numPr>
        <w:spacing w:after="240"/>
        <w:contextualSpacing/>
      </w:pPr>
      <w:r>
        <w:t>ReturnIfAbrupt(</w:t>
      </w:r>
      <w:r>
        <w:rPr>
          <w:i/>
          <w:iCs/>
        </w:rPr>
        <w:t>isLittleEndian</w:t>
      </w:r>
      <w:r>
        <w:t>).</w:t>
      </w:r>
    </w:p>
    <w:p w:rsidR="00A95C0C" w:rsidRPr="00BD73B9" w:rsidRDefault="00A95C0C" w:rsidP="000D7E3D">
      <w:pPr>
        <w:pStyle w:val="Alg3"/>
        <w:numPr>
          <w:ilvl w:val="0"/>
          <w:numId w:val="1494"/>
        </w:numPr>
        <w:spacing w:after="240"/>
        <w:contextualSpacing/>
      </w:pPr>
      <w:r>
        <w:t xml:space="preserve">Let </w:t>
      </w:r>
      <w:r>
        <w:rPr>
          <w:i/>
          <w:iCs/>
        </w:rPr>
        <w:t>viewOffset</w:t>
      </w:r>
      <w:r>
        <w:t xml:space="preserve"> be the value of </w:t>
      </w:r>
      <w:del w:id="15276" w:author="Rev 19 Allen Wirfs-Brock" w:date="2013-09-27T12:11:00Z">
        <w:r w:rsidDel="00BB4271">
          <w:rPr>
            <w:i/>
            <w:iCs/>
          </w:rPr>
          <w:delText>v’s</w:delText>
        </w:r>
        <w:r w:rsidDel="00BB4271">
          <w:delText xml:space="preserve"> </w:delText>
        </w:r>
      </w:del>
      <w:ins w:id="15277" w:author="Rev 19 Allen Wirfs-Brock" w:date="2013-09-27T12:11:00Z">
        <w:r w:rsidR="00BB4271">
          <w:rPr>
            <w:i/>
            <w:iCs/>
          </w:rPr>
          <w:t>view’s</w:t>
        </w:r>
        <w:r w:rsidR="00BB4271">
          <w:t xml:space="preserve"> </w:t>
        </w:r>
      </w:ins>
      <w:r>
        <w:t>[[ByteOffset]] internal data property.</w:t>
      </w:r>
    </w:p>
    <w:p w:rsidR="00A95C0C" w:rsidRDefault="00A95C0C" w:rsidP="000D7E3D">
      <w:pPr>
        <w:pStyle w:val="Alg3"/>
        <w:numPr>
          <w:ilvl w:val="0"/>
          <w:numId w:val="1494"/>
        </w:numPr>
        <w:contextualSpacing/>
      </w:pPr>
      <w:r>
        <w:t xml:space="preserve">Let </w:t>
      </w:r>
      <w:r>
        <w:rPr>
          <w:i/>
          <w:iCs/>
        </w:rPr>
        <w:t>viewSize</w:t>
      </w:r>
      <w:r w:rsidRPr="00BD73B9">
        <w:t xml:space="preserve"> </w:t>
      </w:r>
      <w:r>
        <w:t xml:space="preserve">be the value of </w:t>
      </w:r>
      <w:del w:id="15278" w:author="Rev 19 Allen Wirfs-Brock" w:date="2013-09-27T12:11:00Z">
        <w:r w:rsidDel="00BB4271">
          <w:rPr>
            <w:i/>
            <w:iCs/>
          </w:rPr>
          <w:delText>v’s</w:delText>
        </w:r>
        <w:r w:rsidDel="00BB4271">
          <w:delText xml:space="preserve"> </w:delText>
        </w:r>
      </w:del>
      <w:ins w:id="15279" w:author="Rev 19 Allen Wirfs-Brock" w:date="2013-09-27T12:11:00Z">
        <w:r w:rsidR="00BB4271">
          <w:rPr>
            <w:i/>
            <w:iCs/>
          </w:rPr>
          <w:t>view’s</w:t>
        </w:r>
        <w:r w:rsidR="00BB4271">
          <w:t xml:space="preserve"> </w:t>
        </w:r>
      </w:ins>
      <w:r>
        <w:t>[[ByteLength]] internal data property.</w:t>
      </w:r>
    </w:p>
    <w:p w:rsidR="00A95C0C" w:rsidRDefault="00A95C0C" w:rsidP="000D7E3D">
      <w:pPr>
        <w:pStyle w:val="Alg4"/>
        <w:numPr>
          <w:ilvl w:val="0"/>
          <w:numId w:val="1494"/>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460CAC">
        <w:t xml:space="preserve">Table </w:t>
      </w:r>
      <w:r w:rsidR="00460CAC">
        <w:rPr>
          <w:noProof/>
        </w:rPr>
        <w:t>36</w:t>
      </w:r>
      <w:r w:rsidR="00D10422">
        <w:fldChar w:fldCharType="end"/>
      </w:r>
      <w:r w:rsidRPr="00540D45">
        <w:t xml:space="preserve"> for </w:t>
      </w:r>
      <w:r>
        <w:rPr>
          <w:i/>
          <w:iCs/>
        </w:rPr>
        <w:t>type</w:t>
      </w:r>
      <w:r w:rsidRPr="00540D45">
        <w:t>.</w:t>
      </w:r>
    </w:p>
    <w:p w:rsidR="00A95C0C" w:rsidRDefault="00A95C0C" w:rsidP="000D7E3D">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A95C0C" w:rsidRDefault="00A95C0C" w:rsidP="000D7E3D">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rsidR="00A95C0C" w:rsidRDefault="00A95C0C" w:rsidP="000D7E3D">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rsidR="00A95C0C" w:rsidRDefault="00A95C0C" w:rsidP="000D7E3D">
      <w:pPr>
        <w:pStyle w:val="Note"/>
      </w:pPr>
      <w:r>
        <w:t>NOTE</w:t>
      </w:r>
      <w:r>
        <w:tab/>
        <w:t>The algorithms for GetViewValue and SetViewValue are identical except for their final steps.</w:t>
      </w:r>
    </w:p>
    <w:p w:rsidR="00A95C0C" w:rsidRDefault="00A95C0C" w:rsidP="00C9101B">
      <w:pPr>
        <w:pStyle w:val="Heading3"/>
      </w:pPr>
      <w:bookmarkStart w:id="15280" w:name="_Ref365542635"/>
      <w:bookmarkStart w:id="15281" w:name="_Toc368050804"/>
      <w:r>
        <w:t>The DataView Constructor</w:t>
      </w:r>
      <w:bookmarkEnd w:id="15280"/>
      <w:bookmarkEnd w:id="15281"/>
      <w:r>
        <w:t xml:space="preserve"> </w:t>
      </w:r>
    </w:p>
    <w:p w:rsidR="00291D45" w:rsidRDefault="00291D45" w:rsidP="00291D45">
      <w:pPr>
        <w:rPr>
          <w:ins w:id="15282" w:author="Rev 19 Allen Wirfs-Brock" w:date="2013-09-26T14:57:00Z"/>
        </w:rPr>
      </w:pPr>
      <w:ins w:id="15283" w:author="Rev 19 Allen Wirfs-Brock" w:date="2013-09-26T14:57:00Z">
        <w:r>
          <w:t xml:space="preserve">The </w:t>
        </w:r>
        <w:r w:rsidRPr="00291D45">
          <w:t xml:space="preserve">DataView </w:t>
        </w:r>
        <w:r>
          <w:t>constructor is the %</w:t>
        </w:r>
      </w:ins>
      <w:ins w:id="15284" w:author="Rev 19 Allen Wirfs-Brock" w:date="2013-09-26T14:58:00Z">
        <w:r w:rsidRPr="00291D45">
          <w:t>DataView</w:t>
        </w:r>
      </w:ins>
      <w:ins w:id="15285" w:author="Rev 19 Allen Wirfs-Brock" w:date="2013-09-26T14:57:00Z">
        <w:r>
          <w:t xml:space="preserve">% intrinsic object and the initial value of the </w:t>
        </w:r>
      </w:ins>
      <w:ins w:id="15286" w:author="Rev 19 Allen Wirfs-Brock" w:date="2013-09-26T14:58:00Z">
        <w:r w:rsidRPr="00291D45">
          <w:rPr>
            <w:rFonts w:ascii="Courier New" w:eastAsia="Times New Roman" w:hAnsi="Courier New" w:cs="Courier New"/>
            <w:b/>
            <w:spacing w:val="6"/>
            <w:lang w:eastAsia="en-US"/>
          </w:rPr>
          <w:t xml:space="preserve">DataView </w:t>
        </w:r>
      </w:ins>
      <w:ins w:id="15287" w:author="Rev 19 Allen Wirfs-Brock" w:date="2013-09-26T14:57:00Z">
        <w:r>
          <w:t xml:space="preserve">property of the global object. </w:t>
        </w:r>
        <w:r w:rsidRPr="00E77497">
          <w:t xml:space="preserve">When </w:t>
        </w:r>
      </w:ins>
      <w:ins w:id="15288" w:author="Rev 19 Allen Wirfs-Brock" w:date="2013-09-26T14:58:00Z">
        <w:r w:rsidRPr="00291D45">
          <w:rPr>
            <w:rFonts w:ascii="Courier New" w:hAnsi="Courier New"/>
            <w:b/>
          </w:rPr>
          <w:t xml:space="preserve">DataView </w:t>
        </w:r>
      </w:ins>
      <w:ins w:id="15289" w:author="Rev 19 Allen Wirfs-Brock" w:date="2013-09-26T14:57:00Z">
        <w:r w:rsidRPr="00E77497">
          <w:t xml:space="preserve">is called as a function rather than as a constructor, it </w:t>
        </w:r>
        <w:r w:rsidRPr="00F94F77">
          <w:t>initial</w:t>
        </w:r>
        <w:r>
          <w:t xml:space="preserve">ises its </w:t>
        </w:r>
        <w:r w:rsidRPr="00C0565F">
          <w:rPr>
            <w:b/>
          </w:rPr>
          <w:t>this</w:t>
        </w:r>
        <w:r>
          <w:t xml:space="preserve"> value with the internal state necessary to support the </w:t>
        </w:r>
      </w:ins>
      <w:ins w:id="15290" w:author="Rev 19 Allen Wirfs-Brock" w:date="2013-09-26T14:59:00Z">
        <w:r w:rsidRPr="000B3121">
          <w:rPr>
            <w:rFonts w:ascii="Courier New" w:hAnsi="Courier New"/>
            <w:b/>
          </w:rPr>
          <w:t>DataView</w:t>
        </w:r>
      </w:ins>
      <w:ins w:id="15291" w:author="Rev 19 Allen Wirfs-Brock" w:date="2013-09-26T14:57:00Z">
        <w:r w:rsidRPr="00F94F77">
          <w:rPr>
            <w:rFonts w:ascii="Courier New" w:hAnsi="Courier New"/>
            <w:b/>
          </w:rPr>
          <w:t>.prototype</w:t>
        </w:r>
        <w:r>
          <w:t xml:space="preserve"> internal methods</w:t>
        </w:r>
        <w:r w:rsidRPr="00E77497">
          <w:t>.</w:t>
        </w:r>
      </w:ins>
    </w:p>
    <w:p w:rsidR="00A95C0C" w:rsidDel="00291D45" w:rsidRDefault="00A95C0C" w:rsidP="000D7E3D">
      <w:pPr>
        <w:rPr>
          <w:del w:id="15292" w:author="Rev 19 Allen Wirfs-Brock" w:date="2013-09-26T15:00:00Z"/>
        </w:rPr>
      </w:pPr>
      <w:del w:id="15293" w:author="Rev 19 Allen Wirfs-Brock" w:date="2013-09-26T15:00:00Z">
        <w:r w:rsidDel="00291D45">
          <w:delText xml:space="preserve">When </w:delText>
        </w:r>
        <w:r w:rsidRPr="000B3121" w:rsidDel="00291D45">
          <w:rPr>
            <w:rFonts w:ascii="Courier New" w:hAnsi="Courier New"/>
            <w:b/>
          </w:rPr>
          <w:delText>DataView</w:delText>
        </w:r>
        <w:r w:rsidDel="00291D45">
          <w:delText xml:space="preserve"> is called as a function rather than as a constructor, it creates and initialises a new </w:delText>
        </w:r>
        <w:r w:rsidRPr="000B3121" w:rsidDel="00291D45">
          <w:rPr>
            <w:rFonts w:ascii="Courier New" w:hAnsi="Courier New"/>
            <w:b/>
          </w:rPr>
          <w:delText>DataView</w:delText>
        </w:r>
        <w:r w:rsidDel="00291D45">
          <w:delText xml:space="preserve"> object. Thus the function call </w:delText>
        </w:r>
        <w:r w:rsidRPr="000B3121" w:rsidDel="00291D45">
          <w:rPr>
            <w:rFonts w:ascii="Courier New" w:hAnsi="Courier New"/>
            <w:b/>
          </w:rPr>
          <w:delText>DataView(…)</w:delText>
        </w:r>
        <w:r w:rsidDel="00291D45">
          <w:delText xml:space="preserve"> is equivalent to the object creation expression </w:delText>
        </w:r>
        <w:r w:rsidRPr="000B3121" w:rsidDel="00291D45">
          <w:rPr>
            <w:rFonts w:ascii="Courier New" w:hAnsi="Courier New"/>
            <w:b/>
          </w:rPr>
          <w:delText>new DataView(…)</w:delText>
        </w:r>
        <w:r w:rsidDel="00291D45">
          <w:delText xml:space="preserve"> with the same arguments.</w:delText>
        </w:r>
        <w:r w:rsidRPr="001E214D" w:rsidDel="00291D45">
          <w:delText xml:space="preserve"> </w:delText>
        </w:r>
        <w:r w:rsidDel="00291D45">
          <w:delText xml:space="preserve">However, if the </w:delText>
        </w:r>
        <w:r w:rsidRPr="00C255C0" w:rsidDel="00291D45">
          <w:rPr>
            <w:b/>
            <w:bCs/>
          </w:rPr>
          <w:delText>this</w:delText>
        </w:r>
        <w:r w:rsidDel="00291D45">
          <w:delText xml:space="preserve"> value value passed in the call is an Object with an [[DataArrayBuffer]] internal data property whose value is </w:delText>
        </w:r>
        <w:r w:rsidRPr="00145775" w:rsidDel="00291D45">
          <w:rPr>
            <w:rFonts w:ascii="Times New Roman" w:hAnsi="Times New Roman"/>
            <w:b/>
            <w:bCs/>
          </w:rPr>
          <w:delText>undefined</w:delText>
        </w:r>
        <w:r w:rsidRPr="00E77497" w:rsidDel="00291D45">
          <w:delText xml:space="preserve">, it </w:delText>
        </w:r>
        <w:r w:rsidRPr="00F94F77" w:rsidDel="00291D45">
          <w:delText>initialize</w:delText>
        </w:r>
        <w:r w:rsidDel="00291D45">
          <w:delText xml:space="preserve">s the </w:delText>
        </w:r>
        <w:r w:rsidRPr="00C0565F" w:rsidDel="00291D45">
          <w:rPr>
            <w:b/>
          </w:rPr>
          <w:delText>this</w:delText>
        </w:r>
        <w:r w:rsidDel="00291D45">
          <w:delText xml:space="preserve"> value using the argument values</w:delText>
        </w:r>
        <w:r w:rsidRPr="00E77497" w:rsidDel="00291D45">
          <w:delText>.</w:delText>
        </w:r>
        <w:r w:rsidDel="00291D45">
          <w:delText xml:space="preserve"> This permits</w:delText>
        </w:r>
        <w:r w:rsidRPr="00C255C0" w:rsidDel="00291D45">
          <w:rPr>
            <w:rFonts w:ascii="Courier New" w:hAnsi="Courier New"/>
            <w:b/>
          </w:rPr>
          <w:delText xml:space="preserve"> </w:delText>
        </w:r>
        <w:r w:rsidRPr="00573628" w:rsidDel="00291D45">
          <w:rPr>
            <w:rFonts w:ascii="Courier New" w:hAnsi="Courier New"/>
            <w:b/>
          </w:rPr>
          <w:delText>DataView</w:delText>
        </w:r>
        <w:r w:rsidDel="00291D45">
          <w:delText xml:space="preserve"> </w:delText>
        </w:r>
        <w:r w:rsidRPr="00977F8C" w:rsidDel="00291D45">
          <w:delText xml:space="preserve">to be used both </w:delText>
        </w:r>
        <w:r w:rsidDel="00291D45">
          <w:delText>as factory method</w:delText>
        </w:r>
        <w:r w:rsidRPr="00977F8C" w:rsidDel="00291D45">
          <w:delText xml:space="preserve"> and</w:delText>
        </w:r>
        <w:r w:rsidDel="00291D45">
          <w:rPr>
            <w:rFonts w:ascii="Courier New" w:hAnsi="Courier New"/>
            <w:b/>
          </w:rPr>
          <w:delText xml:space="preserve"> </w:delText>
        </w:r>
        <w:r w:rsidDel="00291D45">
          <w:delText>to perform constructor instance initialization.</w:delText>
        </w:r>
      </w:del>
    </w:p>
    <w:p w:rsidR="00A95C0C" w:rsidRDefault="00A95C0C" w:rsidP="000D7E3D">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rsidR="00A95C0C" w:rsidRDefault="00A95C0C" w:rsidP="00C9101B">
      <w:pPr>
        <w:pStyle w:val="Heading4"/>
      </w:pPr>
      <w:r>
        <w:t xml:space="preserve">DataView(buffer, byteOffset=0, </w:t>
      </w:r>
      <w:r w:rsidRPr="006A78DC">
        <w:t>byteLength</w:t>
      </w:r>
      <w:r>
        <w:t>=undefined)</w:t>
      </w:r>
    </w:p>
    <w:p w:rsidR="00A95C0C" w:rsidRDefault="00A95C0C" w:rsidP="000D7E3D">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A95C0C" w:rsidRDefault="00A95C0C" w:rsidP="000D7E3D">
      <w:pPr>
        <w:pStyle w:val="Alg4"/>
        <w:numPr>
          <w:ilvl w:val="0"/>
          <w:numId w:val="1484"/>
        </w:numPr>
      </w:pPr>
      <w:r>
        <w:t xml:space="preserve">Let </w:t>
      </w:r>
      <w:r>
        <w:rPr>
          <w:i/>
        </w:rPr>
        <w:t>O</w:t>
      </w:r>
      <w:r>
        <w:t xml:space="preserve"> be the </w:t>
      </w:r>
      <w:r w:rsidRPr="00F94F77">
        <w:rPr>
          <w:b/>
        </w:rPr>
        <w:t>this</w:t>
      </w:r>
      <w:r>
        <w:t xml:space="preserve"> value.</w:t>
      </w:r>
    </w:p>
    <w:p w:rsidR="00462586" w:rsidRDefault="00A95C0C" w:rsidP="00462586">
      <w:pPr>
        <w:pStyle w:val="Alg4"/>
        <w:numPr>
          <w:ilvl w:val="0"/>
          <w:numId w:val="1484"/>
        </w:numPr>
        <w:rPr>
          <w:ins w:id="15294" w:author="Rev 19 Allen Wirfs-Brock" w:date="2013-09-26T15:02:00Z"/>
        </w:rPr>
      </w:pPr>
      <w:r>
        <w:t>If Type(</w:t>
      </w:r>
      <w:r>
        <w:rPr>
          <w:i/>
        </w:rPr>
        <w:t>O</w:t>
      </w:r>
      <w:r>
        <w:rPr>
          <w:iCs/>
        </w:rPr>
        <w:t>)</w:t>
      </w:r>
      <w:r>
        <w:t xml:space="preserve"> is not Object or if </w:t>
      </w:r>
      <w:r>
        <w:rPr>
          <w:i/>
          <w:iCs/>
        </w:rPr>
        <w:t>O</w:t>
      </w:r>
      <w:r>
        <w:t xml:space="preserve"> does not have a</w:t>
      </w:r>
      <w:del w:id="15295" w:author="Rev 19 Allen Wirfs-Brock" w:date="2013-09-26T15:02:00Z">
        <w:r w:rsidDel="00462586">
          <w:delText>n</w:delText>
        </w:r>
      </w:del>
      <w:r>
        <w:t xml:space="preserve"> [[</w:t>
      </w:r>
      <w:ins w:id="15296" w:author="Rev 19 Allen Wirfs-Brock" w:date="2013-09-26T15:02:00Z">
        <w:r w:rsidR="00462586" w:rsidRPr="00462586">
          <w:t>DataView</w:t>
        </w:r>
      </w:ins>
      <w:del w:id="15297" w:author="Rev 19 Allen Wirfs-Brock" w:date="2013-09-26T15:02:00Z">
        <w:r w:rsidDel="00462586">
          <w:delText>DataArrayBuffer</w:delText>
        </w:r>
      </w:del>
      <w:r>
        <w:t>]] internal data property</w:t>
      </w:r>
      <w:ins w:id="15298" w:author="Rev 19 Allen Wirfs-Brock" w:date="2013-09-26T15:02:00Z">
        <w:r w:rsidR="00462586">
          <w:t xml:space="preserve">, </w:t>
        </w:r>
      </w:ins>
      <w:ins w:id="15299" w:author="Rev 19 Allen Wirfs-Brock" w:date="2013-09-26T15:03:00Z">
        <w:r w:rsidR="00462586">
          <w:t xml:space="preserve">throw a </w:t>
        </w:r>
        <w:r w:rsidR="00462586" w:rsidRPr="005631D4">
          <w:rPr>
            <w:b/>
            <w:bCs/>
          </w:rPr>
          <w:t>TypeError</w:t>
        </w:r>
        <w:r w:rsidR="00462586">
          <w:t xml:space="preserve"> exception.</w:t>
        </w:r>
      </w:ins>
    </w:p>
    <w:p w:rsidR="00462586" w:rsidRDefault="00A95C0C" w:rsidP="00462586">
      <w:pPr>
        <w:pStyle w:val="Alg4"/>
        <w:numPr>
          <w:ilvl w:val="0"/>
          <w:numId w:val="1484"/>
        </w:numPr>
        <w:rPr>
          <w:ins w:id="15300" w:author="Rev 19 Allen Wirfs-Brock" w:date="2013-09-26T15:04:00Z"/>
        </w:rPr>
      </w:pPr>
      <w:del w:id="15301" w:author="Rev 19 Allen Wirfs-Brock" w:date="2013-09-26T15:03:00Z">
        <w:r w:rsidRPr="001E658E" w:rsidDel="00462586">
          <w:delText xml:space="preserve"> </w:delText>
        </w:r>
      </w:del>
      <w:ins w:id="15302" w:author="Rev 19 Allen Wirfs-Brock" w:date="2013-09-26T15:03:00Z">
        <w:r w:rsidR="00462586">
          <w:t xml:space="preserve">Assert: </w:t>
        </w:r>
      </w:ins>
      <w:ins w:id="15303" w:author="Rev 19 Allen Wirfs-Brock" w:date="2013-09-26T15:04:00Z">
        <w:r w:rsidR="00462586" w:rsidRPr="00462586">
          <w:rPr>
            <w:i/>
          </w:rPr>
          <w:t>O</w:t>
        </w:r>
        <w:r w:rsidR="00462586">
          <w:t xml:space="preserve"> has a [[ViewedArrayBuffer]] internal data property.</w:t>
        </w:r>
      </w:ins>
    </w:p>
    <w:p w:rsidR="00A95C0C" w:rsidRDefault="00A95C0C" w:rsidP="00462586">
      <w:pPr>
        <w:pStyle w:val="Alg4"/>
        <w:numPr>
          <w:ilvl w:val="0"/>
          <w:numId w:val="1484"/>
        </w:numPr>
      </w:pPr>
      <w:del w:id="15304" w:author="Rev 19 Allen Wirfs-Brock" w:date="2013-09-26T15:04:00Z">
        <w:r w:rsidRPr="00462586" w:rsidDel="00462586">
          <w:delText>or</w:delText>
        </w:r>
        <w:r w:rsidDel="00462586">
          <w:delText xml:space="preserve"> i</w:delText>
        </w:r>
      </w:del>
      <w:ins w:id="15305" w:author="Rev 19 Allen Wirfs-Brock" w:date="2013-09-26T15:04:00Z">
        <w:r w:rsidR="00462586">
          <w:t>I</w:t>
        </w:r>
      </w:ins>
      <w:r>
        <w:t xml:space="preserve">f the value of </w:t>
      </w:r>
      <w:r>
        <w:rPr>
          <w:i/>
          <w:iCs/>
        </w:rPr>
        <w:t>O’s</w:t>
      </w:r>
      <w:r>
        <w:t xml:space="preserve"> [[</w:t>
      </w:r>
      <w:ins w:id="15306" w:author="Rev 19 Allen Wirfs-Brock" w:date="2013-09-26T17:10:00Z">
        <w:r w:rsidR="00246203">
          <w:t>ViewedArrayBuffer</w:t>
        </w:r>
      </w:ins>
      <w:del w:id="15307" w:author="Rev 19 Allen Wirfs-Brock" w:date="2013-09-26T17:10:00Z">
        <w:r w:rsidDel="00246203">
          <w:delText>DataArrayBuffer</w:delText>
        </w:r>
      </w:del>
      <w:r>
        <w:t xml:space="preserve">]] internal data property is not </w:t>
      </w:r>
      <w:r>
        <w:rPr>
          <w:b/>
          <w:bCs/>
        </w:rPr>
        <w:t>undefined</w:t>
      </w:r>
      <w:r>
        <w:t>, then</w:t>
      </w:r>
    </w:p>
    <w:p w:rsidR="00D368F0" w:rsidRPr="00E77497" w:rsidRDefault="00D368F0" w:rsidP="00D368F0">
      <w:pPr>
        <w:pStyle w:val="Alg4"/>
        <w:numPr>
          <w:ilvl w:val="1"/>
          <w:numId w:val="1484"/>
        </w:numPr>
        <w:rPr>
          <w:ins w:id="15308" w:author="Rev 19 Allen Wirfs-Brock" w:date="2013-09-26T12:23:00Z"/>
        </w:rPr>
      </w:pPr>
      <w:ins w:id="15309" w:author="Rev 19 Allen Wirfs-Brock" w:date="2013-09-26T12:23:00Z">
        <w:r>
          <w:t xml:space="preserve">Throw a </w:t>
        </w:r>
        <w:r w:rsidRPr="005631D4">
          <w:rPr>
            <w:b/>
            <w:bCs/>
          </w:rPr>
          <w:t>TypeError</w:t>
        </w:r>
        <w:r>
          <w:t xml:space="preserve"> exception.</w:t>
        </w:r>
      </w:ins>
    </w:p>
    <w:p w:rsidR="00A95C0C" w:rsidRPr="00E77497" w:rsidDel="00D368F0" w:rsidRDefault="00A95C0C" w:rsidP="000D7E3D">
      <w:pPr>
        <w:pStyle w:val="Alg4"/>
        <w:numPr>
          <w:ilvl w:val="1"/>
          <w:numId w:val="1484"/>
        </w:numPr>
        <w:rPr>
          <w:del w:id="15310" w:author="Rev 19 Allen Wirfs-Brock" w:date="2013-09-26T12:23:00Z"/>
        </w:rPr>
      </w:pPr>
      <w:del w:id="15311" w:author="Rev 19 Allen Wirfs-Brock" w:date="2013-09-26T12:23:00Z">
        <w:r w:rsidDel="00D368F0">
          <w:delText xml:space="preserve">Let </w:delText>
        </w:r>
        <w:r w:rsidDel="00D368F0">
          <w:rPr>
            <w:i/>
            <w:iCs/>
          </w:rPr>
          <w:delText>F</w:delText>
        </w:r>
        <w:r w:rsidDel="00D368F0">
          <w:delText xml:space="preserve"> be this function object.</w:delText>
        </w:r>
      </w:del>
    </w:p>
    <w:p w:rsidR="00A95C0C" w:rsidDel="00D368F0" w:rsidRDefault="00A95C0C" w:rsidP="000D7E3D">
      <w:pPr>
        <w:pStyle w:val="Alg4"/>
        <w:numPr>
          <w:ilvl w:val="1"/>
          <w:numId w:val="1484"/>
        </w:numPr>
        <w:rPr>
          <w:del w:id="15312" w:author="Rev 19 Allen Wirfs-Brock" w:date="2013-09-26T12:23:00Z"/>
        </w:rPr>
      </w:pPr>
      <w:del w:id="15313" w:author="Rev 19 Allen Wirfs-Brock" w:date="2013-09-26T12:23:00Z">
        <w:r w:rsidDel="00D368F0">
          <w:delText xml:space="preserve">Let </w:delText>
        </w:r>
        <w:r w:rsidRPr="00BD1EEB" w:rsidDel="00D368F0">
          <w:rPr>
            <w:i/>
            <w:iCs/>
          </w:rPr>
          <w:delText>argumentsList</w:delText>
        </w:r>
        <w:r w:rsidDel="00D368F0">
          <w:delText xml:space="preserve"> be the </w:delText>
        </w:r>
        <w:r w:rsidRPr="00BD1EEB" w:rsidDel="00D368F0">
          <w:rPr>
            <w:i/>
            <w:iCs/>
          </w:rPr>
          <w:delText>argumentsList</w:delText>
        </w:r>
        <w:r w:rsidDel="00D368F0">
          <w:delText xml:space="preserve"> argument of the [[Call]] internal method that invoked </w:delText>
        </w:r>
        <w:r w:rsidDel="00D368F0">
          <w:rPr>
            <w:i/>
            <w:iCs/>
          </w:rPr>
          <w:delText>F</w:delText>
        </w:r>
        <w:r w:rsidDel="00D368F0">
          <w:delText>.</w:delText>
        </w:r>
      </w:del>
    </w:p>
    <w:p w:rsidR="00A95C0C" w:rsidDel="00D368F0" w:rsidRDefault="00A95C0C" w:rsidP="000D7E3D">
      <w:pPr>
        <w:pStyle w:val="Alg4"/>
        <w:numPr>
          <w:ilvl w:val="1"/>
          <w:numId w:val="1484"/>
        </w:numPr>
        <w:rPr>
          <w:del w:id="15314" w:author="Rev 19 Allen Wirfs-Brock" w:date="2013-09-26T12:23:00Z"/>
        </w:rPr>
      </w:pPr>
      <w:del w:id="15315" w:author="Rev 19 Allen Wirfs-Brock" w:date="2013-09-26T12:23:00Z">
        <w:r w:rsidDel="00D368F0">
          <w:delText>Return</w:delText>
        </w:r>
        <w:r w:rsidRPr="00E77497" w:rsidDel="00D368F0">
          <w:delText xml:space="preserve"> </w:delText>
        </w:r>
        <w:r w:rsidDel="00D368F0">
          <w:rPr>
            <w:iCs/>
          </w:rPr>
          <w:delText xml:space="preserve">the result of calling </w:delText>
        </w:r>
        <w:r w:rsidRPr="00277CB5" w:rsidDel="00D368F0">
          <w:rPr>
            <w:iCs/>
          </w:rPr>
          <w:delText>Ordinary</w:delText>
        </w:r>
        <w:r w:rsidDel="00D368F0">
          <w:rPr>
            <w:iCs/>
          </w:rPr>
          <w:delText>Construct (</w:delText>
        </w:r>
        <w:r w:rsidDel="00D368F0">
          <w:rPr>
            <w:i/>
          </w:rPr>
          <w:delText>F</w:delText>
        </w:r>
        <w:r w:rsidDel="00D368F0">
          <w:rPr>
            <w:iCs/>
          </w:rPr>
          <w:delText xml:space="preserve">, </w:delText>
        </w:r>
        <w:r w:rsidRPr="00BD1EEB" w:rsidDel="00D368F0">
          <w:rPr>
            <w:i/>
            <w:iCs/>
          </w:rPr>
          <w:delText>argumentsList</w:delText>
        </w:r>
        <w:r w:rsidDel="00D368F0">
          <w:rPr>
            <w:iCs/>
          </w:rPr>
          <w:delText>)</w:delText>
        </w:r>
        <w:r w:rsidRPr="00E77497" w:rsidDel="00D368F0">
          <w:delText>.</w:delText>
        </w:r>
        <w:r w:rsidDel="00D368F0">
          <w:delText xml:space="preserve"> </w:delText>
        </w:r>
      </w:del>
    </w:p>
    <w:p w:rsidR="00A95C0C" w:rsidRDefault="00A95C0C" w:rsidP="000D7E3D">
      <w:pPr>
        <w:pStyle w:val="Alg4"/>
        <w:numPr>
          <w:ilvl w:val="0"/>
          <w:numId w:val="1484"/>
        </w:numPr>
      </w:pPr>
      <w:r>
        <w:t>If Type(</w:t>
      </w:r>
      <w:r>
        <w:rPr>
          <w:i/>
          <w:iCs/>
        </w:rPr>
        <w:t>buffer</w:t>
      </w:r>
      <w:r>
        <w:t xml:space="preserve">) is not Object, then throw a </w:t>
      </w:r>
      <w:r w:rsidRPr="00C6348B">
        <w:rPr>
          <w:b/>
          <w:bCs/>
        </w:rPr>
        <w:t>TypeError</w:t>
      </w:r>
      <w:r>
        <w:t xml:space="preserve"> exception.</w:t>
      </w:r>
    </w:p>
    <w:p w:rsidR="00A95C0C" w:rsidRDefault="00A95C0C" w:rsidP="000D7E3D">
      <w:pPr>
        <w:pStyle w:val="Alg4"/>
        <w:numPr>
          <w:ilvl w:val="0"/>
          <w:numId w:val="1484"/>
        </w:numPr>
      </w:pPr>
      <w:r>
        <w:t xml:space="preserve">If </w:t>
      </w:r>
      <w:r>
        <w:rPr>
          <w:i/>
          <w:iCs/>
        </w:rPr>
        <w:t>buffer</w:t>
      </w:r>
      <w:r>
        <w:t xml:space="preserve"> does not have a</w:t>
      </w:r>
      <w:ins w:id="15316" w:author="Rev 19 Allen Wirfs-Brock" w:date="2013-09-26T17:43:00Z">
        <w:r w:rsidR="0072639A">
          <w:t>n</w:t>
        </w:r>
      </w:ins>
      <w:r>
        <w:t xml:space="preserve"> [[ArrayBufferData]] internal data property, then throw a </w:t>
      </w:r>
      <w:r w:rsidRPr="00C6348B">
        <w:rPr>
          <w:b/>
          <w:bCs/>
        </w:rPr>
        <w:t>TypeError</w:t>
      </w:r>
      <w:r>
        <w:t xml:space="preserve"> exception.</w:t>
      </w:r>
    </w:p>
    <w:p w:rsidR="00A95C0C" w:rsidRDefault="00A95C0C" w:rsidP="000D7E3D">
      <w:pPr>
        <w:pStyle w:val="Alg4"/>
        <w:numPr>
          <w:ilvl w:val="0"/>
          <w:numId w:val="1484"/>
        </w:numPr>
      </w:pPr>
      <w:r>
        <w:t xml:space="preserve">Let </w:t>
      </w:r>
      <w:r>
        <w:rPr>
          <w:i/>
          <w:iCs/>
        </w:rPr>
        <w:t>numberOffset</w:t>
      </w:r>
      <w:r>
        <w:t xml:space="preserve"> be ToNumber(</w:t>
      </w:r>
      <w:r>
        <w:rPr>
          <w:i/>
          <w:iCs/>
        </w:rPr>
        <w:t>byteOffset</w:t>
      </w:r>
      <w:r>
        <w:t>).</w:t>
      </w:r>
    </w:p>
    <w:p w:rsidR="00A95C0C" w:rsidRDefault="00A95C0C" w:rsidP="000D7E3D">
      <w:pPr>
        <w:pStyle w:val="Alg4"/>
        <w:numPr>
          <w:ilvl w:val="0"/>
          <w:numId w:val="1484"/>
        </w:numPr>
      </w:pPr>
      <w:r>
        <w:t xml:space="preserve">Let </w:t>
      </w:r>
      <w:r>
        <w:rPr>
          <w:i/>
          <w:iCs/>
        </w:rPr>
        <w:t>offset</w:t>
      </w:r>
      <w:r>
        <w:t xml:space="preserve"> be ToInteger(</w:t>
      </w:r>
      <w:r>
        <w:rPr>
          <w:i/>
          <w:iCs/>
        </w:rPr>
        <w:t>numberOffset</w:t>
      </w:r>
      <w:r>
        <w:t>).</w:t>
      </w:r>
    </w:p>
    <w:p w:rsidR="00A95C0C" w:rsidRDefault="00A95C0C" w:rsidP="000D7E3D">
      <w:pPr>
        <w:pStyle w:val="Alg4"/>
        <w:numPr>
          <w:ilvl w:val="0"/>
          <w:numId w:val="1484"/>
        </w:numPr>
      </w:pPr>
      <w:r>
        <w:t>ReturnIfAbrupt(</w:t>
      </w:r>
      <w:r>
        <w:rPr>
          <w:i/>
          <w:iCs/>
        </w:rPr>
        <w:t>offset</w:t>
      </w:r>
      <w:r>
        <w:t>).</w:t>
      </w:r>
    </w:p>
    <w:p w:rsidR="00A95C0C" w:rsidRDefault="00A95C0C" w:rsidP="000D7E3D">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rsidR="00A95C0C" w:rsidRDefault="00A95C0C" w:rsidP="000D7E3D">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A95C0C" w:rsidRDefault="00A95C0C" w:rsidP="000D7E3D">
      <w:pPr>
        <w:pStyle w:val="Alg4"/>
        <w:numPr>
          <w:ilvl w:val="0"/>
          <w:numId w:val="1484"/>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rsidR="00A95C0C" w:rsidRDefault="00A95C0C" w:rsidP="000D7E3D">
      <w:pPr>
        <w:pStyle w:val="Alg4"/>
        <w:numPr>
          <w:ilvl w:val="0"/>
          <w:numId w:val="1484"/>
        </w:numPr>
      </w:pPr>
      <w:r>
        <w:t xml:space="preserve">If </w:t>
      </w:r>
      <w:r>
        <w:rPr>
          <w:i/>
          <w:iCs/>
        </w:rPr>
        <w:t>byteLength</w:t>
      </w:r>
      <w:r>
        <w:t xml:space="preserve"> is </w:t>
      </w:r>
      <w:r>
        <w:rPr>
          <w:b/>
          <w:bCs/>
        </w:rPr>
        <w:t>undefined</w:t>
      </w:r>
      <w:r>
        <w:t>, then</w:t>
      </w:r>
    </w:p>
    <w:p w:rsidR="00A95C0C" w:rsidRDefault="00A95C0C" w:rsidP="000D7E3D">
      <w:pPr>
        <w:pStyle w:val="Alg4"/>
        <w:numPr>
          <w:ilvl w:val="1"/>
          <w:numId w:val="1484"/>
        </w:numPr>
      </w:pPr>
      <w:r>
        <w:t xml:space="preserve">Let </w:t>
      </w:r>
      <w:r>
        <w:rPr>
          <w:i/>
          <w:iCs/>
        </w:rPr>
        <w:t>viewByteLength</w:t>
      </w:r>
      <w:r>
        <w:t xml:space="preserve"> be </w:t>
      </w:r>
      <w:r w:rsidRPr="001C2F19">
        <w:rPr>
          <w:i/>
          <w:iCs/>
        </w:rPr>
        <w:t>bufferByteLength</w:t>
      </w:r>
      <w:r>
        <w:t xml:space="preserve"> – </w:t>
      </w:r>
      <w:r>
        <w:rPr>
          <w:i/>
          <w:iCs/>
        </w:rPr>
        <w:t>offset</w:t>
      </w:r>
      <w:r>
        <w:t>.</w:t>
      </w:r>
    </w:p>
    <w:p w:rsidR="00A95C0C" w:rsidRDefault="00A95C0C" w:rsidP="000D7E3D">
      <w:pPr>
        <w:pStyle w:val="Alg4"/>
        <w:numPr>
          <w:ilvl w:val="0"/>
          <w:numId w:val="1484"/>
        </w:numPr>
      </w:pPr>
      <w:r>
        <w:t>Else,</w:t>
      </w:r>
    </w:p>
    <w:p w:rsidR="00A95C0C" w:rsidRDefault="00A95C0C" w:rsidP="000D7E3D">
      <w:pPr>
        <w:pStyle w:val="Alg4"/>
        <w:numPr>
          <w:ilvl w:val="1"/>
          <w:numId w:val="1484"/>
        </w:numPr>
      </w:pPr>
      <w:r>
        <w:t xml:space="preserve">Let </w:t>
      </w:r>
      <w:r>
        <w:rPr>
          <w:i/>
          <w:iCs/>
        </w:rPr>
        <w:t>numberLength</w:t>
      </w:r>
      <w:r>
        <w:t xml:space="preserve"> be ToNumber(</w:t>
      </w:r>
      <w:r>
        <w:rPr>
          <w:i/>
          <w:iCs/>
        </w:rPr>
        <w:t>byteLength</w:t>
      </w:r>
      <w:r>
        <w:t>).</w:t>
      </w:r>
    </w:p>
    <w:p w:rsidR="00A95C0C" w:rsidRPr="001F6037" w:rsidRDefault="00A95C0C" w:rsidP="000D7E3D">
      <w:pPr>
        <w:pStyle w:val="Alg4"/>
        <w:numPr>
          <w:ilvl w:val="1"/>
          <w:numId w:val="1484"/>
        </w:numPr>
        <w:rPr>
          <w:i/>
          <w:iCs/>
        </w:rPr>
      </w:pPr>
      <w:r>
        <w:t xml:space="preserve">Let </w:t>
      </w:r>
      <w:r>
        <w:rPr>
          <w:i/>
          <w:iCs/>
        </w:rPr>
        <w:t>viewLength</w:t>
      </w:r>
      <w:r>
        <w:t xml:space="preserve"> be ToInteger</w:t>
      </w:r>
      <w:r w:rsidDel="00A142F5">
        <w:t xml:space="preserve"> </w:t>
      </w:r>
      <w:r>
        <w:t>(</w:t>
      </w:r>
      <w:r>
        <w:rPr>
          <w:i/>
          <w:iCs/>
        </w:rPr>
        <w:t>numberLength).</w:t>
      </w:r>
    </w:p>
    <w:p w:rsidR="00A95C0C" w:rsidRDefault="00A95C0C" w:rsidP="000D7E3D">
      <w:pPr>
        <w:pStyle w:val="Alg4"/>
        <w:numPr>
          <w:ilvl w:val="1"/>
          <w:numId w:val="1484"/>
        </w:numPr>
      </w:pPr>
      <w:r>
        <w:t>ReturnIfAbrupt(</w:t>
      </w:r>
      <w:r>
        <w:rPr>
          <w:i/>
          <w:iCs/>
        </w:rPr>
        <w:t>viewLength</w:t>
      </w:r>
      <w:r>
        <w:t>).</w:t>
      </w:r>
    </w:p>
    <w:p w:rsidR="00A95C0C" w:rsidRDefault="00A95C0C" w:rsidP="000D7E3D">
      <w:pPr>
        <w:pStyle w:val="Alg4"/>
        <w:numPr>
          <w:ilvl w:val="1"/>
          <w:numId w:val="1484"/>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rsidR="00A95C0C" w:rsidRDefault="00A95C0C" w:rsidP="000D7E3D">
      <w:pPr>
        <w:pStyle w:val="Alg4"/>
        <w:numPr>
          <w:ilvl w:val="1"/>
          <w:numId w:val="1484"/>
        </w:numPr>
      </w:pPr>
      <w:r>
        <w:t xml:space="preserve">Let </w:t>
      </w:r>
      <w:r>
        <w:rPr>
          <w:i/>
          <w:iCs/>
        </w:rPr>
        <w:t>viewByteLength</w:t>
      </w:r>
      <w:r>
        <w:t xml:space="preserve"> be </w:t>
      </w:r>
      <w:r>
        <w:rPr>
          <w:i/>
          <w:iCs/>
        </w:rPr>
        <w:t>viewLength</w:t>
      </w:r>
      <w:r>
        <w:t>.</w:t>
      </w:r>
    </w:p>
    <w:p w:rsidR="00A95C0C" w:rsidRDefault="00A95C0C" w:rsidP="000D7E3D">
      <w:pPr>
        <w:pStyle w:val="Alg4"/>
        <w:numPr>
          <w:ilvl w:val="1"/>
          <w:numId w:val="1484"/>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rsidR="00A95C0C" w:rsidRDefault="00A95C0C" w:rsidP="000D7E3D">
      <w:pPr>
        <w:pStyle w:val="Alg4"/>
        <w:numPr>
          <w:ilvl w:val="0"/>
          <w:numId w:val="1484"/>
        </w:numPr>
      </w:pPr>
      <w:r>
        <w:t xml:space="preserve">If the value of </w:t>
      </w:r>
      <w:r w:rsidRPr="00AB259F">
        <w:rPr>
          <w:i/>
          <w:iCs/>
        </w:rPr>
        <w:t>O’s</w:t>
      </w:r>
      <w:r>
        <w:t xml:space="preserve"> [[</w:t>
      </w:r>
      <w:del w:id="15317" w:author="Rev 19 Allen Wirfs-Brock" w:date="2013-09-26T15:05:00Z">
        <w:r w:rsidDel="00462586">
          <w:delText>DataArrayBuffer</w:delText>
        </w:r>
      </w:del>
      <w:ins w:id="15318" w:author="Rev 19 Allen Wirfs-Brock" w:date="2013-09-26T15:05:00Z">
        <w:r w:rsidR="00462586">
          <w:t>ViewedArrayBuffer</w:t>
        </w:r>
      </w:ins>
      <w:r>
        <w:t xml:space="preserve">]] internal data property is not </w:t>
      </w:r>
      <w:r>
        <w:rPr>
          <w:b/>
          <w:bCs/>
        </w:rPr>
        <w:t>undefined</w:t>
      </w:r>
      <w:r>
        <w:t xml:space="preserve">, then throw a </w:t>
      </w:r>
      <w:r w:rsidRPr="00AB259F">
        <w:rPr>
          <w:b/>
          <w:bCs/>
        </w:rPr>
        <w:t>TypeError</w:t>
      </w:r>
      <w:r>
        <w:t xml:space="preserve"> exception,</w:t>
      </w:r>
    </w:p>
    <w:p w:rsidR="00A95C0C" w:rsidRDefault="00A95C0C" w:rsidP="000D7E3D">
      <w:pPr>
        <w:pStyle w:val="Alg4"/>
        <w:numPr>
          <w:ilvl w:val="0"/>
          <w:numId w:val="1484"/>
        </w:numPr>
      </w:pPr>
      <w:r>
        <w:t xml:space="preserve">Set </w:t>
      </w:r>
      <w:r w:rsidRPr="00AB259F">
        <w:rPr>
          <w:i/>
          <w:iCs/>
        </w:rPr>
        <w:t>O’s</w:t>
      </w:r>
      <w:r>
        <w:t xml:space="preserve"> [[</w:t>
      </w:r>
      <w:del w:id="15319" w:author="Rev 19 Allen Wirfs-Brock" w:date="2013-09-26T15:05:00Z">
        <w:r w:rsidDel="00462586">
          <w:delText>DataArrayBuffer</w:delText>
        </w:r>
      </w:del>
      <w:ins w:id="15320" w:author="Rev 19 Allen Wirfs-Brock" w:date="2013-09-26T15:05:00Z">
        <w:r w:rsidR="00462586">
          <w:t>ViewedArrayBuffer</w:t>
        </w:r>
      </w:ins>
      <w:r>
        <w:t xml:space="preserve">]] to </w:t>
      </w:r>
      <w:r>
        <w:rPr>
          <w:i/>
        </w:rPr>
        <w:t>buffer</w:t>
      </w:r>
      <w:r>
        <w:rPr>
          <w:iCs/>
        </w:rPr>
        <w:t>.</w:t>
      </w:r>
    </w:p>
    <w:p w:rsidR="00A95C0C" w:rsidRDefault="00A95C0C" w:rsidP="000D7E3D">
      <w:pPr>
        <w:pStyle w:val="Alg4"/>
        <w:numPr>
          <w:ilvl w:val="0"/>
          <w:numId w:val="1484"/>
        </w:numPr>
      </w:pPr>
      <w:r>
        <w:t xml:space="preserve">Set </w:t>
      </w:r>
      <w:r>
        <w:rPr>
          <w:i/>
        </w:rPr>
        <w:t>O</w:t>
      </w:r>
      <w:r>
        <w:t>’s [[ByteLength]] internal</w:t>
      </w:r>
      <w:r w:rsidRPr="00314265">
        <w:t xml:space="preserve"> </w:t>
      </w:r>
      <w:r>
        <w:t xml:space="preserve">data property to </w:t>
      </w:r>
      <w:r>
        <w:rPr>
          <w:i/>
          <w:iCs/>
        </w:rPr>
        <w:t>viewByteLength</w:t>
      </w:r>
      <w:r>
        <w:t>.</w:t>
      </w:r>
    </w:p>
    <w:p w:rsidR="00A95C0C" w:rsidRDefault="00A95C0C" w:rsidP="000D7E3D">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rsidR="00A95C0C" w:rsidRPr="00E77497" w:rsidRDefault="00A95C0C" w:rsidP="000D7E3D">
      <w:pPr>
        <w:pStyle w:val="Alg4"/>
        <w:numPr>
          <w:ilvl w:val="0"/>
          <w:numId w:val="1484"/>
        </w:numPr>
        <w:spacing w:after="120"/>
      </w:pPr>
      <w:r w:rsidRPr="00E77497">
        <w:t xml:space="preserve">Return </w:t>
      </w:r>
      <w:r>
        <w:rPr>
          <w:i/>
        </w:rPr>
        <w:t>O</w:t>
      </w:r>
      <w:r w:rsidRPr="00E77497">
        <w:t>.</w:t>
      </w:r>
    </w:p>
    <w:p w:rsidR="00A95C0C" w:rsidRDefault="00A95C0C" w:rsidP="00C9101B">
      <w:pPr>
        <w:pStyle w:val="Heading4"/>
      </w:pPr>
      <w:r>
        <w:lastRenderedPageBreak/>
        <w:t>new DataView( ...</w:t>
      </w:r>
      <w:r w:rsidRPr="00DB2D84">
        <w:t xml:space="preserve"> </w:t>
      </w:r>
      <w:r>
        <w:t>argumentsList)</w:t>
      </w:r>
    </w:p>
    <w:p w:rsidR="00A95C0C" w:rsidRDefault="00A95C0C" w:rsidP="000D7E3D">
      <w:r w:rsidRPr="000B3121">
        <w:rPr>
          <w:rFonts w:ascii="Courier New" w:hAnsi="Courier New"/>
          <w:b/>
        </w:rPr>
        <w:t>DataView</w:t>
      </w:r>
      <w:r>
        <w:t xml:space="preserve"> called as part of a new expression it performs the following steps:</w:t>
      </w:r>
    </w:p>
    <w:p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0D7E3D">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0D7E3D">
      <w:r>
        <w:t xml:space="preserve">If </w:t>
      </w:r>
      <w:r w:rsidRPr="00573628">
        <w:rPr>
          <w:rFonts w:ascii="Courier New" w:hAnsi="Courier New"/>
          <w:b/>
        </w:rPr>
        <w:t>DataView</w:t>
      </w:r>
      <w:r>
        <w:t xml:space="preserve"> is implemented as an ordinary function object, its [[Construct]] internal method will perform the above steps.</w:t>
      </w:r>
    </w:p>
    <w:p w:rsidR="00A95C0C" w:rsidRDefault="00A95C0C" w:rsidP="00C9101B">
      <w:pPr>
        <w:pStyle w:val="Heading3"/>
      </w:pPr>
      <w:bookmarkStart w:id="15321" w:name="_Toc368050805"/>
      <w:r>
        <w:t>Properties of the DataView Constructor</w:t>
      </w:r>
      <w:bookmarkEnd w:id="15321"/>
    </w:p>
    <w:p w:rsidR="00A95C0C" w:rsidRDefault="00A95C0C" w:rsidP="000D7E3D">
      <w:r>
        <w:t xml:space="preserve">The value of the [[Prototype]] internal data 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460CAC">
        <w:t>19.2.3</w:t>
      </w:r>
      <w:r>
        <w:fldChar w:fldCharType="end"/>
      </w:r>
      <w:r>
        <w:t>).</w:t>
      </w:r>
    </w:p>
    <w:p w:rsidR="00A95C0C" w:rsidRDefault="00A95C0C" w:rsidP="000D7E3D">
      <w:r>
        <w:t>Besides the internal properties and the length property (whose value is 3), the DataView constructor has the following properties:</w:t>
      </w:r>
    </w:p>
    <w:p w:rsidR="00A95C0C" w:rsidRDefault="00A95C0C" w:rsidP="00C9101B">
      <w:pPr>
        <w:pStyle w:val="Heading4"/>
      </w:pPr>
      <w:r>
        <w:t>DataView.prototype</w:t>
      </w:r>
    </w:p>
    <w:p w:rsidR="00A95C0C" w:rsidRDefault="00A95C0C" w:rsidP="000D7E3D">
      <w:r>
        <w:t xml:space="preserve">The initial value of </w:t>
      </w:r>
      <w:r w:rsidRPr="00D7529F">
        <w:rPr>
          <w:rFonts w:ascii="Courier New" w:hAnsi="Courier New" w:cs="Courier New"/>
          <w:b/>
          <w:bCs/>
        </w:rPr>
        <w:t>DataView.prototype</w:t>
      </w:r>
      <w:r>
        <w:t xml:space="preserve"> is the DataView prototype object (</w:t>
      </w:r>
      <w:r w:rsidR="00386020">
        <w:fldChar w:fldCharType="begin"/>
      </w:r>
      <w:r w:rsidR="00386020">
        <w:instrText xml:space="preserve"> REF _Ref366084461 \r \h </w:instrText>
      </w:r>
      <w:r w:rsidR="00386020">
        <w:fldChar w:fldCharType="separate"/>
      </w:r>
      <w:r w:rsidR="00460CAC">
        <w:t>24.2.4</w:t>
      </w:r>
      <w:r w:rsidR="00386020">
        <w:fldChar w:fldCharType="end"/>
      </w:r>
      <w:r>
        <w:t>).</w:t>
      </w:r>
    </w:p>
    <w:p w:rsidR="00A95C0C" w:rsidRDefault="00A95C0C" w:rsidP="000D7E3D">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rsidR="00A95C0C" w:rsidRPr="00A67AF2" w:rsidRDefault="00A95C0C" w:rsidP="00C9101B">
      <w:pPr>
        <w:pStyle w:val="Heading4"/>
      </w:pPr>
      <w:r>
        <w:t>DataView [ @@create ]</w:t>
      </w:r>
      <w:r w:rsidRPr="00A67AF2">
        <w:t xml:space="preserve"> (</w:t>
      </w:r>
      <w:r>
        <w:t xml:space="preserve"> </w:t>
      </w:r>
      <w:r w:rsidRPr="00A67AF2">
        <w:t>)</w:t>
      </w:r>
    </w:p>
    <w:p w:rsidR="00A95C0C" w:rsidRPr="00E77497" w:rsidRDefault="00A95C0C" w:rsidP="000D7E3D">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w:t>
      </w:r>
      <w:ins w:id="15322" w:author="Rev 19 Allen Wirfs-Brock" w:date="2013-09-26T15:06:00Z">
        <w:r w:rsidR="00462586">
          <w:rPr>
            <w:rFonts w:ascii="Times New Roman" w:hAnsi="Times New Roman"/>
            <w:sz w:val="18"/>
          </w:rPr>
          <w:t xml:space="preserve"> [[DataView]], </w:t>
        </w:r>
      </w:ins>
      <w:r w:rsidRPr="00655E48">
        <w:rPr>
          <w:rFonts w:ascii="Times New Roman" w:hAnsi="Times New Roman"/>
          <w:sz w:val="18"/>
        </w:rPr>
        <w:t xml:space="preserve"> [[</w:t>
      </w:r>
      <w:del w:id="15323" w:author="Rev 19 Allen Wirfs-Brock" w:date="2013-09-26T15:06:00Z">
        <w:r w:rsidDel="00462586">
          <w:rPr>
            <w:rFonts w:ascii="Times New Roman" w:hAnsi="Times New Roman"/>
            <w:sz w:val="18"/>
          </w:rPr>
          <w:delText>DataArrayBuffer</w:delText>
        </w:r>
      </w:del>
      <w:ins w:id="15324" w:author="Rev 19 Allen Wirfs-Brock" w:date="2013-09-26T15:06:00Z">
        <w:r w:rsidR="00462586">
          <w:rPr>
            <w:rFonts w:ascii="Times New Roman" w:hAnsi="Times New Roman"/>
            <w:sz w:val="18"/>
          </w:rPr>
          <w:t>ViewedArrayBuffer</w:t>
        </w:r>
      </w:ins>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462586" w:rsidRDefault="00462586" w:rsidP="00462586">
      <w:pPr>
        <w:numPr>
          <w:ilvl w:val="0"/>
          <w:numId w:val="1321"/>
        </w:numPr>
        <w:contextualSpacing/>
        <w:rPr>
          <w:ins w:id="15325" w:author="Rev 19 Allen Wirfs-Brock" w:date="2013-09-26T15:06:00Z"/>
          <w:rFonts w:ascii="Times New Roman" w:hAnsi="Times New Roman"/>
        </w:rPr>
      </w:pPr>
      <w:ins w:id="15326" w:author="Rev 19 Allen Wirfs-Brock" w:date="2013-09-26T15:06:00Z">
        <w:r>
          <w:rPr>
            <w:rFonts w:ascii="Times New Roman" w:hAnsi="Times New Roman"/>
          </w:rPr>
          <w:t xml:space="preserve">Set the value of </w:t>
        </w:r>
        <w:r>
          <w:rPr>
            <w:rFonts w:ascii="Times New Roman" w:hAnsi="Times New Roman"/>
            <w:i/>
          </w:rPr>
          <w:t>obj’s</w:t>
        </w:r>
        <w:r>
          <w:rPr>
            <w:rFonts w:ascii="Times New Roman" w:hAnsi="Times New Roman"/>
          </w:rPr>
          <w:t xml:space="preserve"> [[DataView]] internal data property to </w:t>
        </w:r>
      </w:ins>
      <w:ins w:id="15327" w:author="Rev 19 Allen Wirfs-Brock" w:date="2013-09-26T15:07:00Z">
        <w:r>
          <w:rPr>
            <w:rFonts w:ascii="Times New Roman" w:hAnsi="Times New Roman"/>
            <w:b/>
          </w:rPr>
          <w:t>true</w:t>
        </w:r>
        <w:r>
          <w:rPr>
            <w:rFonts w:ascii="Times New Roman" w:hAnsi="Times New Roman"/>
          </w:rPr>
          <w:t>.</w:t>
        </w:r>
      </w:ins>
    </w:p>
    <w:p w:rsidR="00A95C0C" w:rsidRPr="00E77497" w:rsidRDefault="00A95C0C" w:rsidP="000D7E3D">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0D7E3D">
      <w:pPr>
        <w:rPr>
          <w:ins w:id="15328" w:author="Rev 19 Allen Wirfs-Brock" w:date="2013-09-26T15:08:00Z"/>
        </w:rPr>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462586" w:rsidRDefault="00462586" w:rsidP="00462586">
      <w:pPr>
        <w:pStyle w:val="Note"/>
      </w:pPr>
      <w:ins w:id="15329" w:author="Rev 19 Allen Wirfs-Brock" w:date="2013-09-26T15:08:00Z">
        <w:r>
          <w:t>NOTE</w:t>
        </w:r>
        <w:r>
          <w:tab/>
          <w:t xml:space="preserve">The value of the [[DataView]] internal property is not used within this specification. The </w:t>
        </w:r>
      </w:ins>
      <w:ins w:id="15330" w:author="Rev 19 Allen Wirfs-Brock" w:date="2013-09-26T15:10:00Z">
        <w:r>
          <w:t xml:space="preserve">simple </w:t>
        </w:r>
      </w:ins>
      <w:ins w:id="15331" w:author="Rev 19 Allen Wirfs-Brock" w:date="2013-09-26T15:08:00Z">
        <w:r>
          <w:t>presense of that internal data property is used within the specification to identify objects created using this @@create method.</w:t>
        </w:r>
      </w:ins>
    </w:p>
    <w:p w:rsidR="00A95C0C" w:rsidRDefault="00A95C0C" w:rsidP="00C9101B">
      <w:pPr>
        <w:pStyle w:val="Heading3"/>
      </w:pPr>
      <w:bookmarkStart w:id="15332" w:name="_Ref366084461"/>
      <w:bookmarkStart w:id="15333" w:name="_Toc368050806"/>
      <w:r>
        <w:t>Properties of the DataView Prototype Object</w:t>
      </w:r>
      <w:bookmarkEnd w:id="15332"/>
      <w:bookmarkEnd w:id="15333"/>
    </w:p>
    <w:p w:rsidR="00A95C0C" w:rsidRDefault="00A95C0C" w:rsidP="000D7E3D">
      <w:r>
        <w:t>The value of the [[Prototype]] internal data property of the DataView prototype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t xml:space="preserve">). The DataView prototype object is an ordinary object. It does not have a </w:t>
      </w:r>
      <w:ins w:id="15334" w:author="Rev 19 Allen Wirfs-Brock" w:date="2013-09-26T15:11:00Z">
        <w:r w:rsidR="00462586">
          <w:t xml:space="preserve">[[DataView]], </w:t>
        </w:r>
      </w:ins>
      <w:r>
        <w:t>[[</w:t>
      </w:r>
      <w:del w:id="15335" w:author="Rev 19 Allen Wirfs-Brock" w:date="2013-09-26T15:11:00Z">
        <w:r w:rsidDel="00462586">
          <w:delText>DataArrayBuffer</w:delText>
        </w:r>
      </w:del>
      <w:ins w:id="15336" w:author="Rev 19 Allen Wirfs-Brock" w:date="2013-09-26T15:11:00Z">
        <w:r w:rsidR="00462586">
          <w:t>ViewedArrayBuffer</w:t>
        </w:r>
      </w:ins>
      <w:r>
        <w:t>]], [[ByteLength]], or [[ByteOffset]] internal data property.</w:t>
      </w:r>
    </w:p>
    <w:p w:rsidR="00A95C0C" w:rsidRDefault="00A95C0C" w:rsidP="00C9101B">
      <w:pPr>
        <w:pStyle w:val="Heading4"/>
      </w:pPr>
      <w:commentRangeStart w:id="15337"/>
      <w:commentRangeStart w:id="15338"/>
      <w:r>
        <w:t xml:space="preserve">get </w:t>
      </w:r>
      <w:commentRangeEnd w:id="15337"/>
      <w:r>
        <w:rPr>
          <w:rStyle w:val="CommentReference"/>
          <w:b w:val="0"/>
        </w:rPr>
        <w:commentReference w:id="15337"/>
      </w:r>
      <w:r w:rsidRPr="00286791">
        <w:rPr>
          <w:i/>
        </w:rPr>
        <w:t xml:space="preserve"> </w:t>
      </w:r>
      <w:r>
        <w:t>DataView.prototype.buffer</w:t>
      </w:r>
      <w:commentRangeEnd w:id="15338"/>
      <w:r w:rsidR="00246203">
        <w:rPr>
          <w:rStyle w:val="CommentReference"/>
          <w:b w:val="0"/>
        </w:rPr>
        <w:commentReference w:id="15338"/>
      </w:r>
    </w:p>
    <w:p w:rsidR="00A95C0C" w:rsidRPr="00E77497" w:rsidRDefault="00A95C0C" w:rsidP="000D7E3D">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A95C0C" w:rsidRPr="00E77497" w:rsidRDefault="00A95C0C" w:rsidP="000D7E3D">
      <w:pPr>
        <w:pStyle w:val="Alg4"/>
        <w:numPr>
          <w:ilvl w:val="0"/>
          <w:numId w:val="1578"/>
        </w:numPr>
      </w:pPr>
      <w:r w:rsidRPr="00E77497">
        <w:t xml:space="preserve">Let </w:t>
      </w:r>
      <w:r>
        <w:rPr>
          <w:i/>
        </w:rPr>
        <w:t>O</w:t>
      </w:r>
      <w:r w:rsidRPr="00E77497">
        <w:t xml:space="preserve"> be </w:t>
      </w:r>
      <w:del w:id="15339" w:author="Rev 19 Allen Wirfs-Brock" w:date="2013-09-27T12:12:00Z">
        <w:r w:rsidRPr="00E77497" w:rsidDel="00BB4271">
          <w:delText>the</w:delText>
        </w:r>
        <w:r w:rsidDel="00BB4271">
          <w:delText xml:space="preserve"> result of  calling ToObject with </w:delText>
        </w:r>
      </w:del>
      <w:r>
        <w:t xml:space="preserve">the </w:t>
      </w:r>
      <w:r w:rsidRPr="00E77497">
        <w:rPr>
          <w:b/>
        </w:rPr>
        <w:t>this</w:t>
      </w:r>
      <w:r w:rsidRPr="00E77497">
        <w:t xml:space="preserve"> value</w:t>
      </w:r>
      <w:del w:id="15340" w:author="Rev 19 Allen Wirfs-Brock" w:date="2013-09-27T12:12:00Z">
        <w:r w:rsidRPr="007B0456" w:rsidDel="00BB4271">
          <w:delText xml:space="preserve"> </w:delText>
        </w:r>
        <w:r w:rsidDel="00BB4271">
          <w:delText>as its argument</w:delText>
        </w:r>
      </w:del>
      <w:r w:rsidRPr="00E77497">
        <w:t>.</w:t>
      </w:r>
    </w:p>
    <w:p w:rsidR="00BB4271" w:rsidRDefault="00BB4271" w:rsidP="00BB4271">
      <w:pPr>
        <w:pStyle w:val="Alg4"/>
        <w:numPr>
          <w:ilvl w:val="0"/>
          <w:numId w:val="1578"/>
        </w:numPr>
        <w:rPr>
          <w:ins w:id="15341" w:author="Rev 19 Allen Wirfs-Brock" w:date="2013-09-27T12:12:00Z"/>
        </w:rPr>
      </w:pPr>
      <w:ins w:id="15342" w:author="Rev 19 Allen Wirfs-Brock" w:date="2013-09-27T12:12:00Z">
        <w:r>
          <w:t>If Type(</w:t>
        </w:r>
        <w:r>
          <w:rPr>
            <w:i/>
          </w:rPr>
          <w:t>O</w:t>
        </w:r>
        <w:r>
          <w:t xml:space="preserve">) is not Object, throw a </w:t>
        </w:r>
        <w:r w:rsidRPr="00CB251B">
          <w:rPr>
            <w:b/>
          </w:rPr>
          <w:t>TypeError</w:t>
        </w:r>
        <w:r>
          <w:t xml:space="preserve"> exception.</w:t>
        </w:r>
      </w:ins>
    </w:p>
    <w:p w:rsidR="00A95C0C" w:rsidRPr="00E77497" w:rsidDel="00BB4271" w:rsidRDefault="00A95C0C" w:rsidP="000D7E3D">
      <w:pPr>
        <w:pStyle w:val="Alg4"/>
        <w:numPr>
          <w:ilvl w:val="0"/>
          <w:numId w:val="1578"/>
        </w:numPr>
        <w:rPr>
          <w:del w:id="15343" w:author="Rev 19 Allen Wirfs-Brock" w:date="2013-09-27T12:12:00Z"/>
        </w:rPr>
      </w:pPr>
      <w:del w:id="15344" w:author="Rev 19 Allen Wirfs-Brock" w:date="2013-09-27T12:12:00Z">
        <w:r w:rsidDel="00BB4271">
          <w:delText>ReturnIfAbrupt(</w:delText>
        </w:r>
        <w:r w:rsidDel="00BB4271">
          <w:rPr>
            <w:i/>
          </w:rPr>
          <w:delText>O</w:delText>
        </w:r>
        <w:r w:rsidDel="00BB4271">
          <w:delText>).</w:delText>
        </w:r>
      </w:del>
    </w:p>
    <w:p w:rsidR="00A95C0C" w:rsidRDefault="00A95C0C" w:rsidP="000D7E3D">
      <w:pPr>
        <w:pStyle w:val="Alg4"/>
        <w:numPr>
          <w:ilvl w:val="0"/>
          <w:numId w:val="1578"/>
        </w:numPr>
      </w:pPr>
      <w:r>
        <w:t xml:space="preserve">If </w:t>
      </w:r>
      <w:r>
        <w:rPr>
          <w:i/>
        </w:rPr>
        <w:t>O</w:t>
      </w:r>
      <w:r>
        <w:t xml:space="preserve"> does not have a [[</w:t>
      </w:r>
      <w:del w:id="15345" w:author="Rev 19 Allen Wirfs-Brock" w:date="2013-09-26T17:06:00Z">
        <w:r w:rsidDel="00246203">
          <w:delText>DataArrayBuffer</w:delText>
        </w:r>
      </w:del>
      <w:ins w:id="15346" w:author="Rev 19 Allen Wirfs-Brock" w:date="2013-09-26T17:06:00Z">
        <w:r w:rsidR="00246203">
          <w:t>ViewedArrayBuffer</w:t>
        </w:r>
      </w:ins>
      <w:r>
        <w:t>]]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78"/>
        </w:numPr>
      </w:pPr>
      <w:r>
        <w:t xml:space="preserve">Let </w:t>
      </w:r>
      <w:r>
        <w:rPr>
          <w:i/>
          <w:iCs/>
        </w:rPr>
        <w:t>buffer</w:t>
      </w:r>
      <w:r>
        <w:t xml:space="preserve"> be the value of </w:t>
      </w:r>
      <w:r>
        <w:rPr>
          <w:i/>
        </w:rPr>
        <w:t>O</w:t>
      </w:r>
      <w:r>
        <w:t>’s [[</w:t>
      </w:r>
      <w:del w:id="15347" w:author="Rev 19 Allen Wirfs-Brock" w:date="2013-09-26T17:06:00Z">
        <w:r w:rsidDel="00246203">
          <w:delText>DataArrayBuffer</w:delText>
        </w:r>
      </w:del>
      <w:ins w:id="15348" w:author="Rev 19 Allen Wirfs-Brock" w:date="2013-09-26T17:06:00Z">
        <w:r w:rsidR="00246203">
          <w:t>ViewedArrayBuffer</w:t>
        </w:r>
      </w:ins>
      <w:r>
        <w:t>]] internal</w:t>
      </w:r>
      <w:r w:rsidRPr="00314265">
        <w:t xml:space="preserve"> </w:t>
      </w:r>
      <w:r>
        <w:t>data property.</w:t>
      </w:r>
    </w:p>
    <w:p w:rsidR="00A95C0C" w:rsidRDefault="00A95C0C" w:rsidP="000D7E3D">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Pr="00E77497" w:rsidRDefault="00A95C0C" w:rsidP="000D7E3D">
      <w:pPr>
        <w:pStyle w:val="Alg4"/>
        <w:numPr>
          <w:ilvl w:val="0"/>
          <w:numId w:val="1578"/>
        </w:numPr>
        <w:spacing w:after="220"/>
      </w:pPr>
      <w:r>
        <w:t xml:space="preserve">Return </w:t>
      </w:r>
      <w:r>
        <w:rPr>
          <w:i/>
          <w:iCs/>
        </w:rPr>
        <w:t>buffer</w:t>
      </w:r>
      <w:r>
        <w:t>.</w:t>
      </w:r>
    </w:p>
    <w:p w:rsidR="00A95C0C" w:rsidRDefault="00A95C0C" w:rsidP="00C9101B">
      <w:pPr>
        <w:pStyle w:val="Heading4"/>
      </w:pPr>
      <w:commentRangeStart w:id="15349"/>
      <w:r>
        <w:lastRenderedPageBreak/>
        <w:t xml:space="preserve">get </w:t>
      </w:r>
      <w:commentRangeEnd w:id="15349"/>
      <w:r>
        <w:rPr>
          <w:rStyle w:val="CommentReference"/>
          <w:b w:val="0"/>
        </w:rPr>
        <w:commentReference w:id="15349"/>
      </w:r>
      <w:r w:rsidRPr="00286791">
        <w:rPr>
          <w:i/>
        </w:rPr>
        <w:t xml:space="preserve"> </w:t>
      </w:r>
      <w:r>
        <w:t>DataView.prototype.byteLength</w:t>
      </w:r>
    </w:p>
    <w:p w:rsidR="00A95C0C" w:rsidRPr="00E77497" w:rsidRDefault="00A95C0C" w:rsidP="000D7E3D">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0D7E3D">
      <w:pPr>
        <w:pStyle w:val="Alg4"/>
        <w:numPr>
          <w:ilvl w:val="0"/>
          <w:numId w:val="1579"/>
        </w:numPr>
      </w:pPr>
      <w:r w:rsidRPr="00E77497">
        <w:t xml:space="preserve">Let </w:t>
      </w:r>
      <w:r>
        <w:rPr>
          <w:i/>
        </w:rPr>
        <w:t>O</w:t>
      </w:r>
      <w:r w:rsidRPr="00E77497">
        <w:t xml:space="preserve"> be </w:t>
      </w:r>
      <w:del w:id="15350" w:author="Rev 19 Allen Wirfs-Brock" w:date="2013-09-27T12:13:00Z">
        <w:r w:rsidRPr="00E77497" w:rsidDel="00F92DB3">
          <w:delText>the</w:delText>
        </w:r>
        <w:r w:rsidDel="00F92DB3">
          <w:delText xml:space="preserve"> result of  calling ToObject with </w:delText>
        </w:r>
      </w:del>
      <w:r>
        <w:t xml:space="preserve">the </w:t>
      </w:r>
      <w:r w:rsidRPr="00E77497">
        <w:rPr>
          <w:b/>
        </w:rPr>
        <w:t>this</w:t>
      </w:r>
      <w:r w:rsidRPr="00E77497">
        <w:t xml:space="preserve"> value</w:t>
      </w:r>
      <w:del w:id="15351" w:author="Rev 19 Allen Wirfs-Brock" w:date="2013-09-27T12:13:00Z">
        <w:r w:rsidRPr="007B0456" w:rsidDel="00F92DB3">
          <w:delText xml:space="preserve"> </w:delText>
        </w:r>
        <w:r w:rsidDel="00F92DB3">
          <w:delText>as its argument</w:delText>
        </w:r>
      </w:del>
      <w:r w:rsidRPr="00E77497">
        <w:t>.</w:t>
      </w:r>
    </w:p>
    <w:p w:rsidR="00F92DB3" w:rsidRDefault="00F92DB3" w:rsidP="00F92DB3">
      <w:pPr>
        <w:pStyle w:val="Alg4"/>
        <w:numPr>
          <w:ilvl w:val="0"/>
          <w:numId w:val="1579"/>
        </w:numPr>
        <w:rPr>
          <w:ins w:id="15352" w:author="Rev 19 Allen Wirfs-Brock" w:date="2013-09-27T12:12:00Z"/>
        </w:rPr>
      </w:pPr>
      <w:ins w:id="15353" w:author="Rev 19 Allen Wirfs-Brock" w:date="2013-09-27T12:12:00Z">
        <w:r>
          <w:t>If Type(</w:t>
        </w:r>
        <w:r>
          <w:rPr>
            <w:i/>
          </w:rPr>
          <w:t>O</w:t>
        </w:r>
        <w:r>
          <w:t xml:space="preserve">) is not Object, throw a </w:t>
        </w:r>
        <w:r w:rsidRPr="00CB251B">
          <w:rPr>
            <w:b/>
          </w:rPr>
          <w:t>TypeError</w:t>
        </w:r>
        <w:r>
          <w:t xml:space="preserve"> exception.</w:t>
        </w:r>
      </w:ins>
    </w:p>
    <w:p w:rsidR="00A95C0C" w:rsidRPr="00E77497" w:rsidDel="00F92DB3" w:rsidRDefault="00A95C0C" w:rsidP="000D7E3D">
      <w:pPr>
        <w:pStyle w:val="Alg4"/>
        <w:numPr>
          <w:ilvl w:val="0"/>
          <w:numId w:val="1579"/>
        </w:numPr>
        <w:rPr>
          <w:del w:id="15354" w:author="Rev 19 Allen Wirfs-Brock" w:date="2013-09-27T12:12:00Z"/>
        </w:rPr>
      </w:pPr>
      <w:del w:id="15355" w:author="Rev 19 Allen Wirfs-Brock" w:date="2013-09-27T12:12:00Z">
        <w:r w:rsidDel="00F92DB3">
          <w:delText>ReturnIfAbrupt(</w:delText>
        </w:r>
        <w:r w:rsidDel="00F92DB3">
          <w:rPr>
            <w:i/>
          </w:rPr>
          <w:delText>O</w:delText>
        </w:r>
        <w:r w:rsidDel="00F92DB3">
          <w:delText>).</w:delText>
        </w:r>
      </w:del>
    </w:p>
    <w:p w:rsidR="00A95C0C" w:rsidRDefault="00A95C0C" w:rsidP="000D7E3D">
      <w:pPr>
        <w:pStyle w:val="Alg4"/>
        <w:numPr>
          <w:ilvl w:val="0"/>
          <w:numId w:val="1579"/>
        </w:numPr>
      </w:pPr>
      <w:r>
        <w:t xml:space="preserve">If </w:t>
      </w:r>
      <w:r>
        <w:rPr>
          <w:i/>
        </w:rPr>
        <w:t>O</w:t>
      </w:r>
      <w:r>
        <w:t xml:space="preserve"> does not have a [[</w:t>
      </w:r>
      <w:ins w:id="15356" w:author="Rev 19 Allen Wirfs-Brock" w:date="2013-09-26T17:08:00Z">
        <w:r w:rsidR="00246203">
          <w:t>ViewedArrayBuffer</w:t>
        </w:r>
      </w:ins>
      <w:del w:id="15357" w:author="Rev 19 Allen Wirfs-Brock" w:date="2013-09-26T17:08:00Z">
        <w:r w:rsidDel="00246203">
          <w:delText>DataArrayBuffer</w:delText>
        </w:r>
      </w:del>
      <w:r>
        <w:t>]]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79"/>
        </w:numPr>
      </w:pPr>
      <w:r>
        <w:t xml:space="preserve">Let </w:t>
      </w:r>
      <w:r>
        <w:rPr>
          <w:i/>
          <w:iCs/>
        </w:rPr>
        <w:t>buffer</w:t>
      </w:r>
      <w:r>
        <w:t xml:space="preserve"> be the value of </w:t>
      </w:r>
      <w:r>
        <w:rPr>
          <w:i/>
        </w:rPr>
        <w:t>O</w:t>
      </w:r>
      <w:r>
        <w:t>’s [[</w:t>
      </w:r>
      <w:del w:id="15358" w:author="Rev 19 Allen Wirfs-Brock" w:date="2013-09-09T18:06:00Z">
        <w:r w:rsidDel="000F402B">
          <w:delText>Viewed</w:delText>
        </w:r>
      </w:del>
      <w:ins w:id="15359" w:author="Rev 19 Allen Wirfs-Brock" w:date="2013-09-26T17:08:00Z">
        <w:r w:rsidR="00246203">
          <w:t>ViewedArrayBuffer</w:t>
        </w:r>
      </w:ins>
      <w:del w:id="15360" w:author="Rev 19 Allen Wirfs-Brock" w:date="2013-09-26T17:08:00Z">
        <w:r w:rsidDel="00246203">
          <w:delText>DataArrayBuffer</w:delText>
        </w:r>
      </w:del>
      <w:r>
        <w:t>]] internal</w:t>
      </w:r>
      <w:r w:rsidRPr="00314265">
        <w:t xml:space="preserve"> </w:t>
      </w:r>
      <w:r>
        <w:t>data property.</w:t>
      </w:r>
    </w:p>
    <w:p w:rsidR="00A95C0C" w:rsidRDefault="00A95C0C" w:rsidP="000D7E3D">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Default="00A95C0C" w:rsidP="000D7E3D">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rsidR="00A95C0C" w:rsidRPr="00E77497" w:rsidRDefault="00A95C0C" w:rsidP="000D7E3D">
      <w:pPr>
        <w:pStyle w:val="Alg4"/>
        <w:numPr>
          <w:ilvl w:val="0"/>
          <w:numId w:val="1579"/>
        </w:numPr>
        <w:spacing w:after="220"/>
      </w:pPr>
      <w:r>
        <w:t xml:space="preserve">Return </w:t>
      </w:r>
      <w:r>
        <w:rPr>
          <w:i/>
          <w:iCs/>
        </w:rPr>
        <w:t>size</w:t>
      </w:r>
      <w:r>
        <w:t>.</w:t>
      </w:r>
    </w:p>
    <w:p w:rsidR="00A95C0C" w:rsidRDefault="00A95C0C" w:rsidP="00C9101B">
      <w:pPr>
        <w:pStyle w:val="Heading4"/>
      </w:pPr>
      <w:commentRangeStart w:id="15361"/>
      <w:r>
        <w:t xml:space="preserve">get </w:t>
      </w:r>
      <w:commentRangeEnd w:id="15361"/>
      <w:r>
        <w:rPr>
          <w:rStyle w:val="CommentReference"/>
          <w:b w:val="0"/>
        </w:rPr>
        <w:commentReference w:id="15361"/>
      </w:r>
      <w:r w:rsidRPr="00286791">
        <w:rPr>
          <w:i/>
        </w:rPr>
        <w:t xml:space="preserve"> </w:t>
      </w:r>
      <w:r>
        <w:t>DataView.prototype.byteOffset</w:t>
      </w:r>
    </w:p>
    <w:p w:rsidR="00A95C0C" w:rsidRPr="00E77497" w:rsidRDefault="00A95C0C" w:rsidP="000D7E3D">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0D7E3D">
      <w:pPr>
        <w:pStyle w:val="Alg4"/>
        <w:numPr>
          <w:ilvl w:val="0"/>
          <w:numId w:val="1580"/>
        </w:numPr>
      </w:pPr>
      <w:r w:rsidRPr="00E77497">
        <w:t xml:space="preserve">Let </w:t>
      </w:r>
      <w:r>
        <w:rPr>
          <w:i/>
        </w:rPr>
        <w:t>O</w:t>
      </w:r>
      <w:r w:rsidRPr="00E77497">
        <w:t xml:space="preserve"> </w:t>
      </w:r>
      <w:del w:id="15362" w:author="Rev 19 Allen Wirfs-Brock" w:date="2013-09-27T12:13:00Z">
        <w:r w:rsidRPr="00E77497" w:rsidDel="00F92DB3">
          <w:delText>be the</w:delText>
        </w:r>
        <w:r w:rsidDel="00F92DB3">
          <w:delText xml:space="preserve"> result of  calling ToObject with </w:delText>
        </w:r>
      </w:del>
      <w:r>
        <w:t xml:space="preserve">the </w:t>
      </w:r>
      <w:r w:rsidRPr="00E77497">
        <w:rPr>
          <w:b/>
        </w:rPr>
        <w:t>this</w:t>
      </w:r>
      <w:r w:rsidRPr="00E77497">
        <w:t xml:space="preserve"> value</w:t>
      </w:r>
      <w:del w:id="15363" w:author="Rev 19 Allen Wirfs-Brock" w:date="2013-09-27T12:13:00Z">
        <w:r w:rsidRPr="007B0456" w:rsidDel="00F92DB3">
          <w:delText xml:space="preserve"> </w:delText>
        </w:r>
        <w:r w:rsidDel="00F92DB3">
          <w:delText>as its argument</w:delText>
        </w:r>
      </w:del>
      <w:r w:rsidRPr="00E77497">
        <w:t>.</w:t>
      </w:r>
    </w:p>
    <w:p w:rsidR="00F92DB3" w:rsidRDefault="00F92DB3" w:rsidP="00F92DB3">
      <w:pPr>
        <w:pStyle w:val="Alg4"/>
        <w:numPr>
          <w:ilvl w:val="0"/>
          <w:numId w:val="1580"/>
        </w:numPr>
        <w:rPr>
          <w:ins w:id="15364" w:author="Rev 19 Allen Wirfs-Brock" w:date="2013-09-27T12:13:00Z"/>
        </w:rPr>
      </w:pPr>
      <w:ins w:id="15365" w:author="Rev 19 Allen Wirfs-Brock" w:date="2013-09-27T12:13:00Z">
        <w:r>
          <w:t>If Type(</w:t>
        </w:r>
        <w:r>
          <w:rPr>
            <w:i/>
          </w:rPr>
          <w:t>O</w:t>
        </w:r>
        <w:r>
          <w:t xml:space="preserve">) is not Object, throw a </w:t>
        </w:r>
        <w:r w:rsidRPr="00CB251B">
          <w:rPr>
            <w:b/>
          </w:rPr>
          <w:t>TypeError</w:t>
        </w:r>
        <w:r>
          <w:t xml:space="preserve"> exception.</w:t>
        </w:r>
      </w:ins>
    </w:p>
    <w:p w:rsidR="00A95C0C" w:rsidRPr="00E77497" w:rsidDel="00F92DB3" w:rsidRDefault="00A95C0C" w:rsidP="000D7E3D">
      <w:pPr>
        <w:pStyle w:val="Alg4"/>
        <w:numPr>
          <w:ilvl w:val="0"/>
          <w:numId w:val="1580"/>
        </w:numPr>
        <w:rPr>
          <w:del w:id="15366" w:author="Rev 19 Allen Wirfs-Brock" w:date="2013-09-27T12:13:00Z"/>
        </w:rPr>
      </w:pPr>
      <w:del w:id="15367" w:author="Rev 19 Allen Wirfs-Brock" w:date="2013-09-27T12:13:00Z">
        <w:r w:rsidDel="00F92DB3">
          <w:delText>ReturnIfAbrupt(</w:delText>
        </w:r>
        <w:r w:rsidDel="00F92DB3">
          <w:rPr>
            <w:i/>
          </w:rPr>
          <w:delText>O</w:delText>
        </w:r>
        <w:r w:rsidDel="00F92DB3">
          <w:delText>).</w:delText>
        </w:r>
      </w:del>
    </w:p>
    <w:p w:rsidR="00A95C0C" w:rsidRDefault="00A95C0C" w:rsidP="000D7E3D">
      <w:pPr>
        <w:pStyle w:val="Alg4"/>
        <w:numPr>
          <w:ilvl w:val="0"/>
          <w:numId w:val="1580"/>
        </w:numPr>
      </w:pPr>
      <w:r>
        <w:t xml:space="preserve">If </w:t>
      </w:r>
      <w:r>
        <w:rPr>
          <w:i/>
        </w:rPr>
        <w:t>O</w:t>
      </w:r>
      <w:r>
        <w:t xml:space="preserve"> does not have a [[</w:t>
      </w:r>
      <w:ins w:id="15368" w:author="Rev 19 Allen Wirfs-Brock" w:date="2013-09-26T17:09:00Z">
        <w:r w:rsidR="00246203">
          <w:t>ViewedArrayBuffer</w:t>
        </w:r>
      </w:ins>
      <w:del w:id="15369" w:author="Rev 19 Allen Wirfs-Brock" w:date="2013-09-26T17:09:00Z">
        <w:r w:rsidDel="00246203">
          <w:delText>DataArrayBuffer</w:delText>
        </w:r>
      </w:del>
      <w:r>
        <w:t>]]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80"/>
        </w:numPr>
      </w:pPr>
      <w:r>
        <w:t xml:space="preserve">Let </w:t>
      </w:r>
      <w:r>
        <w:rPr>
          <w:i/>
          <w:iCs/>
        </w:rPr>
        <w:t>buffer</w:t>
      </w:r>
      <w:r>
        <w:t xml:space="preserve"> be the value of </w:t>
      </w:r>
      <w:r>
        <w:rPr>
          <w:i/>
        </w:rPr>
        <w:t>O</w:t>
      </w:r>
      <w:r>
        <w:t>’s [[</w:t>
      </w:r>
      <w:ins w:id="15370" w:author="Rev 19 Allen Wirfs-Brock" w:date="2013-09-26T17:09:00Z">
        <w:r w:rsidR="00246203">
          <w:t>ViewedArrayBuffer</w:t>
        </w:r>
      </w:ins>
      <w:del w:id="15371" w:author="Rev 19 Allen Wirfs-Brock" w:date="2013-09-26T17:09:00Z">
        <w:r w:rsidDel="00246203">
          <w:delText>DataArrayBuffer</w:delText>
        </w:r>
      </w:del>
      <w:r>
        <w:t>]] internal</w:t>
      </w:r>
      <w:r w:rsidRPr="00314265">
        <w:t xml:space="preserve"> </w:t>
      </w:r>
      <w:r>
        <w:t>data property.</w:t>
      </w:r>
    </w:p>
    <w:p w:rsidR="00A95C0C" w:rsidRDefault="00A95C0C" w:rsidP="000D7E3D">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Default="00A95C0C" w:rsidP="000D7E3D">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rsidR="00A95C0C" w:rsidRPr="00E77497" w:rsidRDefault="00A95C0C" w:rsidP="000D7E3D">
      <w:pPr>
        <w:pStyle w:val="Alg4"/>
        <w:numPr>
          <w:ilvl w:val="0"/>
          <w:numId w:val="1580"/>
        </w:numPr>
        <w:spacing w:after="220"/>
      </w:pPr>
      <w:r>
        <w:t xml:space="preserve">Return </w:t>
      </w:r>
      <w:r>
        <w:rPr>
          <w:i/>
          <w:iCs/>
        </w:rPr>
        <w:t>offset</w:t>
      </w:r>
      <w:r>
        <w:t>.</w:t>
      </w:r>
    </w:p>
    <w:p w:rsidR="00C9101B" w:rsidRDefault="00C9101B" w:rsidP="00C9101B">
      <w:pPr>
        <w:pStyle w:val="Heading4"/>
      </w:pPr>
      <w:r>
        <w:t>DataView.prototype.constructor</w:t>
      </w:r>
    </w:p>
    <w:p w:rsidR="00C9101B" w:rsidRDefault="00C9101B" w:rsidP="00C9101B">
      <w:r>
        <w:t xml:space="preserve">The initial value of </w:t>
      </w:r>
      <w:r w:rsidRPr="00D7529F">
        <w:rPr>
          <w:rFonts w:ascii="Courier New" w:hAnsi="Courier New" w:cs="Courier New"/>
          <w:b/>
          <w:bCs/>
        </w:rPr>
        <w:t>DataView.prototype.constructor</w:t>
      </w:r>
      <w:r>
        <w:t xml:space="preserve"> is the standard built-in DataView constructor.</w:t>
      </w:r>
    </w:p>
    <w:p w:rsidR="00CD7891" w:rsidRDefault="00CD7891" w:rsidP="00CD7891">
      <w:pPr>
        <w:pStyle w:val="Heading4"/>
      </w:pPr>
      <w:r>
        <w:t>DataView.prototype.getFloat32(byteOffset,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Float32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rsidR="00CD7891" w:rsidRDefault="00CD7891" w:rsidP="00CD7891">
      <w:pPr>
        <w:pStyle w:val="Heading4"/>
      </w:pPr>
      <w:r>
        <w:t>DataView.prototype.getFloat64(byteOffset,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Float64</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3"/>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rsidR="00A95C0C" w:rsidRDefault="00A95C0C" w:rsidP="00C9101B">
      <w:pPr>
        <w:pStyle w:val="Heading4"/>
      </w:pPr>
      <w:r>
        <w:t>DataView.prototype.getInt8(byteOffset)</w:t>
      </w:r>
    </w:p>
    <w:p w:rsidR="00A95C0C" w:rsidRDefault="00A95C0C" w:rsidP="000D7E3D">
      <w:r w:rsidRPr="00E77497">
        <w:t xml:space="preserve">When the </w:t>
      </w:r>
      <w:r w:rsidRPr="00802049">
        <w:rPr>
          <w:rFonts w:ascii="Courier New" w:hAnsi="Courier New"/>
          <w:b/>
        </w:rPr>
        <w:t>getInt8</w:t>
      </w:r>
      <w:r w:rsidRPr="00802049">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A95C0C" w:rsidRDefault="00A95C0C" w:rsidP="000D7E3D">
      <w:pPr>
        <w:pStyle w:val="Alg3"/>
        <w:numPr>
          <w:ilvl w:val="0"/>
          <w:numId w:val="1486"/>
        </w:numPr>
        <w:spacing w:after="240"/>
        <w:contextualSpacing/>
      </w:pPr>
      <w:r>
        <w:t xml:space="preserve">Let </w:t>
      </w:r>
      <w:r>
        <w:rPr>
          <w:i/>
          <w:iCs/>
        </w:rPr>
        <w:t>v</w:t>
      </w:r>
      <w:r>
        <w:t xml:space="preserve"> be the </w:t>
      </w:r>
      <w:r w:rsidRPr="00CE3CDC">
        <w:rPr>
          <w:b/>
          <w:bCs/>
        </w:rPr>
        <w:t>this</w:t>
      </w:r>
      <w:r>
        <w:t xml:space="preserve"> value.   </w:t>
      </w:r>
    </w:p>
    <w:p w:rsidR="00A95C0C" w:rsidRDefault="00A95C0C" w:rsidP="000D7E3D">
      <w:pPr>
        <w:pStyle w:val="Alg3"/>
        <w:numPr>
          <w:ilvl w:val="0"/>
          <w:numId w:val="1486"/>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rsidR="00A95C0C" w:rsidRDefault="00A95C0C" w:rsidP="00C9101B">
      <w:pPr>
        <w:pStyle w:val="Heading4"/>
      </w:pPr>
      <w:r>
        <w:lastRenderedPageBreak/>
        <w:t>DataView.prototype.getInt16(byteOffset,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8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A95C0C" w:rsidRDefault="00A95C0C" w:rsidP="00C9101B">
      <w:pPr>
        <w:pStyle w:val="Heading4"/>
      </w:pPr>
      <w:r>
        <w:t>DataView.prototype.getInt32(byteOffset,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0"/>
        </w:numPr>
        <w:spacing w:after="240"/>
        <w:contextualSpacing/>
      </w:pPr>
      <w:r>
        <w:t xml:space="preserve">If </w:t>
      </w:r>
      <w:r>
        <w:rPr>
          <w:i/>
          <w:iCs/>
        </w:rPr>
        <w:t>littleEndian</w:t>
      </w:r>
      <w:r>
        <w:t xml:space="preserve"> is not present, then let </w:t>
      </w:r>
      <w:r>
        <w:rPr>
          <w:i/>
          <w:iCs/>
        </w:rPr>
        <w:t>littleEndian</w:t>
      </w:r>
      <w:r>
        <w:t xml:space="preserve"> be </w:t>
      </w:r>
      <w:r>
        <w:rPr>
          <w:b/>
          <w:bCs/>
        </w:rPr>
        <w:t>undefined</w:t>
      </w:r>
      <w:r>
        <w:t>.</w:t>
      </w:r>
    </w:p>
    <w:p w:rsidR="00A95C0C" w:rsidRDefault="00A95C0C" w:rsidP="000D7E3D">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CD7891" w:rsidRDefault="00CD7891" w:rsidP="00CD7891">
      <w:pPr>
        <w:pStyle w:val="Heading4"/>
      </w:pPr>
      <w:r>
        <w:t>DataView.prototype.getUint8(byteOffset)</w:t>
      </w:r>
    </w:p>
    <w:p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CD7891" w:rsidRDefault="00CD7891" w:rsidP="00CD7891">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rsidR="00CD7891" w:rsidRDefault="00CD7891" w:rsidP="00CD7891">
      <w:pPr>
        <w:pStyle w:val="Heading4"/>
      </w:pPr>
      <w:r>
        <w:t>DataView.prototype.getUint16(byteOffset,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8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A95C0C" w:rsidRDefault="00A95C0C" w:rsidP="00C9101B">
      <w:pPr>
        <w:pStyle w:val="Heading4"/>
      </w:pPr>
      <w:r>
        <w:t>DataView.prototype.getUint32(byteOffset,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CD7891" w:rsidRDefault="00CD7891" w:rsidP="00CD7891">
      <w:pPr>
        <w:pStyle w:val="Heading4"/>
      </w:pPr>
      <w:r>
        <w:t>DataView.prototype.setFloat32(byteOffset,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50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DataView.prototype.setFloat64(byteOffset,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502"/>
        </w:numPr>
        <w:spacing w:after="240"/>
        <w:contextualSpacing/>
      </w:pPr>
      <w:r>
        <w:lastRenderedPageBreak/>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DataView.prototype.setInt8(byteOffset, value)</w:t>
      </w:r>
    </w:p>
    <w:p w:rsidR="00A95C0C" w:rsidRDefault="00A95C0C" w:rsidP="000D7E3D">
      <w:r w:rsidRPr="00E77497">
        <w:t xml:space="preserve">When the </w:t>
      </w:r>
      <w:r>
        <w:rPr>
          <w:rFonts w:ascii="Courier New" w:hAnsi="Courier New"/>
          <w:b/>
        </w:rPr>
        <w:t>s</w:t>
      </w:r>
      <w:r w:rsidRPr="00802049">
        <w:rPr>
          <w:rFonts w:ascii="Courier New" w:hAnsi="Courier New"/>
          <w:b/>
        </w:rPr>
        <w:t>etInt8</w:t>
      </w:r>
      <w:r w:rsidRPr="00802049">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rsidR="00A95C0C" w:rsidRDefault="00A95C0C" w:rsidP="000D7E3D">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rsidR="00A95C0C" w:rsidRDefault="00A95C0C" w:rsidP="000D7E3D">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DataView.prototype.setInt16(byteOffset,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7"/>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DataView.prototype.setInt32(byteOffset,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DataView.prototype.setUint8(byteOffset, value)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rsidR="00CD7891" w:rsidRDefault="00CD7891" w:rsidP="00CD7891">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DataView.prototype.setUint16(byteOffset,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DataView.prototype.setUint32(byteOffset,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500"/>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Pr="00E77497" w:rsidRDefault="00A95C0C" w:rsidP="00C9101B">
      <w:pPr>
        <w:pStyle w:val="Heading4"/>
      </w:pPr>
      <w:r>
        <w:t>DataView</w:t>
      </w:r>
      <w:r w:rsidRPr="00E77497">
        <w:t>.prototype</w:t>
      </w:r>
      <w:r>
        <w:t>[ @@toStringTag</w:t>
      </w:r>
      <w:r w:rsidRPr="00E77497">
        <w:t xml:space="preserve"> </w:t>
      </w:r>
      <w:r>
        <w:t>]</w:t>
      </w:r>
    </w:p>
    <w:p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rsidR="00A95C0C" w:rsidRDefault="00A95C0C" w:rsidP="00C9101B">
      <w:pPr>
        <w:pStyle w:val="Heading3"/>
      </w:pPr>
      <w:bookmarkStart w:id="15372" w:name="_Toc368050807"/>
      <w:r>
        <w:lastRenderedPageBreak/>
        <w:t>Properties of DataView Instances</w:t>
      </w:r>
      <w:bookmarkEnd w:id="15372"/>
    </w:p>
    <w:p w:rsidR="00A95C0C" w:rsidRDefault="00A95C0C" w:rsidP="000D7E3D">
      <w:r>
        <w:t>DataView instances are ordinary objects that inherit properties from the DataView prototype object. DataView instances</w:t>
      </w:r>
      <w:r w:rsidRPr="00E77497">
        <w:t xml:space="preserve"> </w:t>
      </w:r>
      <w:r>
        <w:t xml:space="preserve">each </w:t>
      </w:r>
      <w:r w:rsidRPr="00E77497">
        <w:t>have a [[</w:t>
      </w:r>
      <w:del w:id="15373" w:author="Rev 19 Allen Wirfs-Brock" w:date="2013-09-26T14:51:00Z">
        <w:r w:rsidDel="00291D45">
          <w:delText>DataArrayBuffer</w:delText>
        </w:r>
      </w:del>
      <w:ins w:id="15374" w:author="Rev 19 Allen Wirfs-Brock" w:date="2013-09-26T14:51:00Z">
        <w:r w:rsidR="00291D45">
          <w:t>ViewedArrayBuffer</w:t>
        </w:r>
      </w:ins>
      <w:r>
        <w:t xml:space="preserve">]], [[ByteLength]], and [[ByteOffset]] internal data properties. </w:t>
      </w:r>
    </w:p>
    <w:p w:rsidR="00B55107" w:rsidRPr="00E77497" w:rsidRDefault="00B55107" w:rsidP="000D7E3D">
      <w:pPr>
        <w:pStyle w:val="Heading2"/>
      </w:pPr>
      <w:bookmarkStart w:id="15375" w:name="_Ref365542670"/>
      <w:bookmarkStart w:id="15376" w:name="_Toc368050808"/>
      <w:r w:rsidRPr="00E77497">
        <w:t>The JSON Object</w:t>
      </w:r>
      <w:bookmarkEnd w:id="15375"/>
      <w:bookmarkEnd w:id="15376"/>
    </w:p>
    <w:p w:rsidR="00B55107" w:rsidRPr="00E77497" w:rsidRDefault="00B55107" w:rsidP="000D7E3D">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rsidR="00B55107" w:rsidRPr="00E77497" w:rsidRDefault="00B55107" w:rsidP="000D7E3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rsidR="00B55107" w:rsidRPr="00E77497" w:rsidRDefault="00B55107" w:rsidP="000D7E3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rsidR="00B55107" w:rsidRPr="00E77497" w:rsidRDefault="00B55107" w:rsidP="000D7E3D">
      <w:r w:rsidRPr="00E77497">
        <w:t xml:space="preserve">The value of the [[Prototype]] internal </w:t>
      </w:r>
      <w:r>
        <w:t xml:space="preserve">data </w:t>
      </w:r>
      <w:r w:rsidRPr="00E77497">
        <w:t>property of the JSON object is the standard built-in Object prototype object (</w:t>
      </w:r>
      <w:r w:rsidR="004B439B">
        <w:fldChar w:fldCharType="begin"/>
      </w:r>
      <w:r w:rsidR="004B439B">
        <w:instrText xml:space="preserve"> REF _Ref360007187 \r \h </w:instrText>
      </w:r>
      <w:r w:rsidR="004B439B">
        <w:fldChar w:fldCharType="separate"/>
      </w:r>
      <w:r w:rsidR="00460CAC">
        <w:t>19.1.4</w:t>
      </w:r>
      <w:r w:rsidR="004B439B">
        <w:fldChar w:fldCharType="end"/>
      </w:r>
      <w:r w:rsidRPr="00E77497">
        <w:t xml:space="preserve">). </w:t>
      </w:r>
      <w:del w:id="15377" w:author="Rev 19 Allen Wirfs-Brock" w:date="2013-09-24T16:46:00Z">
        <w:r w:rsidRPr="00E77497" w:rsidDel="00682C77">
          <w:delText>The JSON object has a [[</w:delText>
        </w:r>
        <w:r w:rsidDel="00682C77">
          <w:delText>JSONTag</w:delText>
        </w:r>
        <w:r w:rsidRPr="00E77497" w:rsidDel="00682C77">
          <w:delText xml:space="preserve">]] internal </w:delText>
        </w:r>
        <w:r w:rsidDel="00682C77">
          <w:delText xml:space="preserve">data </w:delText>
        </w:r>
        <w:r w:rsidRPr="00E77497" w:rsidDel="00682C77">
          <w:delText xml:space="preserve">property whose value is </w:delText>
        </w:r>
        <w:r w:rsidRPr="00C5668D" w:rsidDel="00682C77">
          <w:rPr>
            <w:rFonts w:ascii="Times New Roman" w:hAnsi="Times New Roman"/>
            <w:b/>
            <w:bCs/>
          </w:rPr>
          <w:delText>true</w:delText>
        </w:r>
        <w:r w:rsidRPr="00E77497" w:rsidDel="00682C77">
          <w:delText xml:space="preserve"> . </w:delText>
        </w:r>
      </w:del>
      <w:r w:rsidRPr="00E77497">
        <w:t xml:space="preserve">The value of the [[Extensible]] internal </w:t>
      </w:r>
      <w:r>
        <w:t xml:space="preserve">data </w:t>
      </w:r>
      <w:r w:rsidRPr="00E77497">
        <w:t xml:space="preserve">property of the JSON object is set to </w:t>
      </w:r>
      <w:r w:rsidRPr="00E77497">
        <w:rPr>
          <w:b/>
        </w:rPr>
        <w:t>true</w:t>
      </w:r>
      <w:r w:rsidRPr="00E77497">
        <w:t>.</w:t>
      </w:r>
    </w:p>
    <w:p w:rsidR="00B55107" w:rsidRPr="00E77497" w:rsidRDefault="00B55107" w:rsidP="000D7E3D">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rsidR="00B55107" w:rsidRPr="00E77497" w:rsidRDefault="00B55107" w:rsidP="000D7E3D">
      <w:r w:rsidRPr="00E77497">
        <w:t xml:space="preserve">The JSON object does not have a [[Call]] internal </w:t>
      </w:r>
      <w:r>
        <w:t>method</w:t>
      </w:r>
      <w:r w:rsidRPr="00E77497">
        <w:t>; it is not possible to invoke the JSON object as a function.</w:t>
      </w:r>
    </w:p>
    <w:p w:rsidR="00B55107" w:rsidRPr="00E77497" w:rsidRDefault="00B55107" w:rsidP="000D7E3D">
      <w:pPr>
        <w:pStyle w:val="Heading3"/>
      </w:pPr>
      <w:bookmarkStart w:id="15378" w:name="_Ref365480123"/>
      <w:bookmarkStart w:id="15379" w:name="_Toc368050809"/>
      <w:r w:rsidRPr="00E77497">
        <w:t>The JSON Grammar</w:t>
      </w:r>
      <w:bookmarkEnd w:id="15378"/>
      <w:bookmarkEnd w:id="15379"/>
      <w:r w:rsidRPr="00E77497">
        <w:t xml:space="preserve"> </w:t>
      </w:r>
    </w:p>
    <w:p w:rsidR="00B55107" w:rsidRPr="00E77497" w:rsidRDefault="00B55107" w:rsidP="000D7E3D">
      <w:r w:rsidRPr="00C36B1B">
        <w:rPr>
          <w:rFonts w:ascii="Courier New" w:hAnsi="Courier New" w:cs="Courier New"/>
          <w:b/>
        </w:rPr>
        <w:t>JSON.stringify</w:t>
      </w:r>
      <w:r w:rsidRPr="00E77497">
        <w:t xml:space="preserve"> produces a String that conforms to the following JSON grammar. </w:t>
      </w:r>
      <w:r w:rsidRPr="00C36B1B">
        <w:rPr>
          <w:rFonts w:ascii="Courier New" w:hAnsi="Courier New" w:cs="Courier New"/>
          <w:b/>
        </w:rPr>
        <w:t>JSON.parse</w:t>
      </w:r>
      <w:r w:rsidRPr="00E77497">
        <w:t xml:space="preserve"> accepts a String that conforms to the JSON grammar.</w:t>
      </w:r>
    </w:p>
    <w:p w:rsidR="00B55107" w:rsidRPr="00E77497" w:rsidRDefault="00B55107" w:rsidP="000D7E3D">
      <w:pPr>
        <w:pStyle w:val="Heading4"/>
      </w:pPr>
      <w:r w:rsidRPr="00E77497">
        <w:t>The JSON Lexical Grammar</w:t>
      </w:r>
    </w:p>
    <w:p w:rsidR="00B55107" w:rsidRPr="00E77497" w:rsidRDefault="00B55107" w:rsidP="000D7E3D">
      <w:r w:rsidRPr="00E77497">
        <w:t xml:space="preserve">JSON is similar to ECMAScript source text in that it consists of a sequence of </w:t>
      </w:r>
      <w:r>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rsidR="00B55107" w:rsidRPr="00E77497" w:rsidRDefault="00B55107" w:rsidP="000D7E3D">
      <w:pPr>
        <w:pStyle w:val="Syntax"/>
      </w:pPr>
      <w:r w:rsidRPr="00E77497">
        <w:t>Syntax</w:t>
      </w:r>
    </w:p>
    <w:p w:rsidR="00B55107" w:rsidRPr="00E77497" w:rsidRDefault="00B55107" w:rsidP="000D7E3D">
      <w:pPr>
        <w:keepNext/>
        <w:spacing w:after="0"/>
        <w:rPr>
          <w:b/>
        </w:rPr>
      </w:pPr>
      <w:r w:rsidRPr="00E77497">
        <w:rPr>
          <w:rFonts w:ascii="Times New Roman" w:hAnsi="Times New Roman"/>
          <w:i/>
        </w:rPr>
        <w:t xml:space="preserve">JSONWhiteSpace </w:t>
      </w:r>
      <w:r w:rsidRPr="00E77497">
        <w:rPr>
          <w:b/>
        </w:rPr>
        <w:t>::</w:t>
      </w:r>
    </w:p>
    <w:p w:rsidR="00B55107" w:rsidRPr="00E77497" w:rsidRDefault="00B55107" w:rsidP="000D7E3D">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JSONString </w:t>
      </w:r>
      <w:r w:rsidRPr="00E77497">
        <w:rPr>
          <w:rFonts w:ascii="Arial" w:hAnsi="Arial"/>
          <w:b/>
          <w:i w:val="0"/>
        </w:rPr>
        <w:t>::</w:t>
      </w:r>
    </w:p>
    <w:p w:rsidR="00B55107" w:rsidRPr="00E77497" w:rsidRDefault="00B55107" w:rsidP="000D7E3D">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JSONStringCharacters </w:t>
      </w:r>
      <w:r w:rsidRPr="00E77497">
        <w:rPr>
          <w:rFonts w:ascii="Arial" w:hAnsi="Arial"/>
          <w:b/>
          <w:i w:val="0"/>
        </w:rPr>
        <w:t>::</w:t>
      </w:r>
    </w:p>
    <w:p w:rsidR="00B55107" w:rsidRPr="00E77497" w:rsidRDefault="00B55107" w:rsidP="000D7E3D">
      <w:pPr>
        <w:pStyle w:val="SyntaxRule2"/>
      </w:pPr>
      <w:r w:rsidRPr="00E77497">
        <w:t>JSONStringCharacter JSONStringCharacters</w:t>
      </w:r>
      <w:r w:rsidRPr="00E77497">
        <w:rPr>
          <w:rFonts w:ascii="Arial" w:hAnsi="Arial" w:cs="Arial"/>
          <w:i w:val="0"/>
          <w:vertAlign w:val="subscript"/>
        </w:rPr>
        <w:t>opt</w:t>
      </w:r>
      <w:r w:rsidRPr="00E77497">
        <w:t xml:space="preserve"> </w:t>
      </w:r>
    </w:p>
    <w:p w:rsidR="00B55107" w:rsidRPr="00E77497" w:rsidRDefault="00B55107" w:rsidP="000D7E3D">
      <w:pPr>
        <w:pStyle w:val="M0"/>
        <w:spacing w:after="0"/>
        <w:rPr>
          <w:sz w:val="16"/>
        </w:rPr>
      </w:pPr>
    </w:p>
    <w:p w:rsidR="00B55107" w:rsidRPr="00E77497" w:rsidRDefault="00B55107" w:rsidP="000D7E3D">
      <w:pPr>
        <w:spacing w:after="0"/>
        <w:rPr>
          <w:rFonts w:ascii="Times New Roman" w:hAnsi="Times New Roman"/>
          <w:i/>
        </w:rPr>
      </w:pPr>
      <w:r w:rsidRPr="00E77497">
        <w:rPr>
          <w:rFonts w:ascii="Times New Roman" w:hAnsi="Times New Roman"/>
          <w:i/>
        </w:rPr>
        <w:t xml:space="preserve">JSONStringCharacter </w:t>
      </w:r>
      <w:r w:rsidRPr="00E77497">
        <w:rPr>
          <w:b/>
        </w:rPr>
        <w:t>::</w:t>
      </w:r>
    </w:p>
    <w:p w:rsidR="00B55107" w:rsidRPr="00E77497" w:rsidRDefault="00B55107" w:rsidP="000D7E3D">
      <w:pPr>
        <w:pStyle w:val="SyntaxRule2"/>
      </w:pPr>
      <w:r w:rsidRPr="00E77497">
        <w:lastRenderedPageBreak/>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rsidR="00B55107" w:rsidRPr="00E77497" w:rsidRDefault="00B55107" w:rsidP="000D7E3D">
      <w:pPr>
        <w:pStyle w:val="SyntaxRule2"/>
      </w:pPr>
      <w:r w:rsidRPr="00E77497">
        <w:rPr>
          <w:rFonts w:ascii="Courier New" w:hAnsi="Courier New" w:cs="Courier New"/>
          <w:b/>
          <w:i w:val="0"/>
        </w:rPr>
        <w:t>\</w:t>
      </w:r>
      <w:r w:rsidRPr="00E77497">
        <w:t xml:space="preserve"> JSONEscapeSequence</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JSONEscapeSequence </w:t>
      </w:r>
      <w:r w:rsidRPr="00E77497">
        <w:rPr>
          <w:rFonts w:ascii="Arial" w:hAnsi="Arial"/>
          <w:b/>
          <w:i w:val="0"/>
        </w:rPr>
        <w:t>::</w:t>
      </w:r>
    </w:p>
    <w:p w:rsidR="00B55107" w:rsidRPr="00E77497" w:rsidRDefault="00B55107" w:rsidP="000D7E3D">
      <w:pPr>
        <w:pStyle w:val="SyntaxRule2"/>
      </w:pPr>
      <w:r w:rsidRPr="00E77497">
        <w:t>JSONEscapeCharacter</w:t>
      </w:r>
    </w:p>
    <w:p w:rsidR="00B55107" w:rsidRPr="00E77497" w:rsidRDefault="00B55107" w:rsidP="000D7E3D">
      <w:pPr>
        <w:pStyle w:val="SyntaxRule2"/>
      </w:pPr>
      <w:r w:rsidRPr="00E77497">
        <w:rPr>
          <w:rFonts w:ascii="Courier New" w:hAnsi="Courier New"/>
          <w:b/>
          <w:i w:val="0"/>
        </w:rPr>
        <w:t>u</w:t>
      </w:r>
      <w:r w:rsidRPr="00E77497">
        <w:t xml:space="preserve"> HexDigit HexDigit HexDigit HexDigit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rsidR="00B55107" w:rsidRPr="00C7794D" w:rsidRDefault="00B55107" w:rsidP="000D7E3D">
      <w:pPr>
        <w:pStyle w:val="SyntaxRule2"/>
        <w:rPr>
          <w:rFonts w:ascii="Courier New" w:hAnsi="Courier New" w:cs="Courier New"/>
          <w:b/>
          <w:i w:val="0"/>
        </w:rPr>
      </w:pPr>
      <w:r w:rsidRPr="00C7794D">
        <w:rPr>
          <w:rFonts w:ascii="Courier New" w:hAnsi="Courier New" w:cs="Courier New"/>
          <w:b/>
          <w:i w:val="0"/>
        </w:rPr>
        <w:t>" / \ b f n r t</w:t>
      </w:r>
    </w:p>
    <w:p w:rsidR="00B55107" w:rsidRPr="00C7794D" w:rsidRDefault="00B55107" w:rsidP="000D7E3D">
      <w:pPr>
        <w:pStyle w:val="M0"/>
        <w:spacing w:after="0"/>
        <w:rPr>
          <w:sz w:val="16"/>
        </w:rPr>
      </w:pPr>
    </w:p>
    <w:p w:rsidR="00B55107" w:rsidRPr="00C7794D" w:rsidRDefault="00B55107" w:rsidP="000D7E3D">
      <w:pPr>
        <w:pStyle w:val="SyntaxRule"/>
      </w:pPr>
      <w:r w:rsidRPr="00C7794D">
        <w:t xml:space="preserve">JSONNumber </w:t>
      </w:r>
      <w:r w:rsidRPr="00C7794D">
        <w:rPr>
          <w:rFonts w:ascii="Arial" w:hAnsi="Arial"/>
          <w:b/>
          <w:i w:val="0"/>
        </w:rPr>
        <w:t>::</w:t>
      </w:r>
    </w:p>
    <w:p w:rsidR="00B55107" w:rsidRPr="00A67AF2" w:rsidRDefault="00B55107" w:rsidP="000D7E3D">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rsidR="00B55107" w:rsidRPr="00A67AF2" w:rsidRDefault="00B55107" w:rsidP="000D7E3D">
      <w:pPr>
        <w:pStyle w:val="M0"/>
        <w:spacing w:after="0"/>
        <w:rPr>
          <w:sz w:val="16"/>
        </w:rPr>
      </w:pPr>
    </w:p>
    <w:p w:rsidR="00B55107" w:rsidRPr="00675B74" w:rsidRDefault="00B55107" w:rsidP="000D7E3D">
      <w:pPr>
        <w:pStyle w:val="SyntaxRule"/>
      </w:pPr>
      <w:r w:rsidRPr="00A67AF2">
        <w:t xml:space="preserve">JSONFraction </w:t>
      </w:r>
      <w:r w:rsidRPr="00B820AB">
        <w:rPr>
          <w:rFonts w:ascii="Arial" w:hAnsi="Arial"/>
          <w:b/>
          <w:i w:val="0"/>
        </w:rPr>
        <w:t>::</w:t>
      </w:r>
    </w:p>
    <w:p w:rsidR="00B55107" w:rsidRPr="00E77497" w:rsidRDefault="00B55107" w:rsidP="000D7E3D">
      <w:pPr>
        <w:pStyle w:val="SyntaxRule2"/>
      </w:pPr>
      <w:r w:rsidRPr="00E77497">
        <w:rPr>
          <w:rFonts w:ascii="Courier New" w:hAnsi="Courier New" w:cs="Courier New"/>
          <w:b/>
          <w:i w:val="0"/>
        </w:rPr>
        <w:t>.</w:t>
      </w:r>
      <w:r w:rsidRPr="00E77497">
        <w:t xml:space="preserve"> DecimalDigits</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JSONNullLiteral </w:t>
      </w:r>
      <w:r w:rsidRPr="00E77497">
        <w:rPr>
          <w:rFonts w:ascii="Arial" w:hAnsi="Arial"/>
          <w:b/>
          <w:i w:val="0"/>
        </w:rPr>
        <w:t>::</w:t>
      </w:r>
    </w:p>
    <w:p w:rsidR="00B55107" w:rsidRPr="00E77497" w:rsidRDefault="00B55107" w:rsidP="000D7E3D">
      <w:pPr>
        <w:pStyle w:val="SyntaxRule2"/>
      </w:pPr>
      <w:r w:rsidRPr="00E77497">
        <w:t>NullLiteral</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JSONBooleanLiteral </w:t>
      </w:r>
      <w:r w:rsidRPr="00E77497">
        <w:rPr>
          <w:rFonts w:ascii="Arial" w:hAnsi="Arial"/>
          <w:b/>
          <w:i w:val="0"/>
        </w:rPr>
        <w:t>::</w:t>
      </w:r>
    </w:p>
    <w:p w:rsidR="00B55107" w:rsidRPr="00E77497" w:rsidRDefault="00B55107" w:rsidP="000D7E3D">
      <w:pPr>
        <w:pStyle w:val="SyntaxRule2"/>
      </w:pPr>
      <w:r w:rsidRPr="00E77497">
        <w:t>BooleanLiteral</w:t>
      </w:r>
    </w:p>
    <w:p w:rsidR="00B55107" w:rsidRPr="00E77497" w:rsidRDefault="00B55107" w:rsidP="000D7E3D">
      <w:pPr>
        <w:pStyle w:val="M0"/>
        <w:spacing w:after="0"/>
        <w:rPr>
          <w:sz w:val="16"/>
        </w:rPr>
      </w:pPr>
    </w:p>
    <w:p w:rsidR="00B55107" w:rsidRPr="00E77497" w:rsidRDefault="00B55107" w:rsidP="000D7E3D">
      <w:pPr>
        <w:pStyle w:val="Heading4"/>
      </w:pPr>
      <w:r w:rsidRPr="00E77497">
        <w:t>The JSON Syntactic Grammar</w:t>
      </w:r>
    </w:p>
    <w:p w:rsidR="00B55107" w:rsidRPr="00E77497" w:rsidRDefault="00B55107" w:rsidP="000D7E3D">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rsidR="00B55107" w:rsidRPr="00E77497" w:rsidRDefault="00B55107" w:rsidP="000D7E3D">
      <w:pPr>
        <w:pStyle w:val="Syntax"/>
      </w:pPr>
      <w:r w:rsidRPr="00E77497">
        <w:t>Syntax</w:t>
      </w:r>
    </w:p>
    <w:p w:rsidR="00B55107" w:rsidRPr="00E77497" w:rsidRDefault="00B55107" w:rsidP="000D7E3D">
      <w:pPr>
        <w:pStyle w:val="SyntaxRule"/>
        <w:jc w:val="left"/>
      </w:pPr>
      <w:r w:rsidRPr="00E77497">
        <w:t xml:space="preserve">JSONText </w:t>
      </w:r>
      <w:r w:rsidRPr="00E77497">
        <w:rPr>
          <w:rFonts w:ascii="Arial" w:hAnsi="Arial"/>
          <w:b/>
          <w:i w:val="0"/>
        </w:rPr>
        <w:t>:</w:t>
      </w:r>
      <w:r w:rsidRPr="00E77497">
        <w:tab/>
        <w:t xml:space="preserve"> </w:t>
      </w:r>
    </w:p>
    <w:p w:rsidR="00B55107" w:rsidRPr="00E77497" w:rsidRDefault="00B55107" w:rsidP="000D7E3D">
      <w:pPr>
        <w:pStyle w:val="SyntaxRule2"/>
      </w:pPr>
      <w:r w:rsidRPr="00E77497">
        <w:t>JSONValue</w:t>
      </w:r>
    </w:p>
    <w:p w:rsidR="00B55107" w:rsidRPr="00E77497" w:rsidRDefault="00B55107" w:rsidP="000D7E3D">
      <w:pPr>
        <w:pStyle w:val="M0"/>
        <w:spacing w:after="0"/>
        <w:rPr>
          <w:sz w:val="16"/>
        </w:rPr>
      </w:pPr>
    </w:p>
    <w:p w:rsidR="00B55107" w:rsidRPr="00E77497" w:rsidRDefault="00B55107" w:rsidP="000D7E3D">
      <w:pPr>
        <w:pStyle w:val="SyntaxRule"/>
        <w:jc w:val="left"/>
      </w:pPr>
      <w:r w:rsidRPr="00E77497">
        <w:t xml:space="preserve">JSONValue </w:t>
      </w:r>
      <w:r w:rsidRPr="00E77497">
        <w:rPr>
          <w:rFonts w:ascii="Arial" w:hAnsi="Arial"/>
          <w:b/>
          <w:i w:val="0"/>
        </w:rPr>
        <w:t>:</w:t>
      </w:r>
      <w:r w:rsidRPr="00E77497">
        <w:tab/>
        <w:t xml:space="preserve"> </w:t>
      </w:r>
    </w:p>
    <w:p w:rsidR="00B55107" w:rsidRPr="00E77497" w:rsidRDefault="00B55107" w:rsidP="000D7E3D">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JSONObject </w:t>
      </w:r>
      <w:r w:rsidRPr="00E77497">
        <w:rPr>
          <w:rFonts w:ascii="Arial" w:hAnsi="Arial"/>
          <w:b/>
          <w:i w:val="0"/>
        </w:rPr>
        <w:t>:</w:t>
      </w:r>
    </w:p>
    <w:p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JSONMember </w:t>
      </w:r>
      <w:r w:rsidRPr="00E77497">
        <w:rPr>
          <w:rFonts w:ascii="Arial" w:hAnsi="Arial"/>
          <w:b/>
          <w:i w:val="0"/>
        </w:rPr>
        <w:t>:</w:t>
      </w:r>
    </w:p>
    <w:p w:rsidR="00B55107" w:rsidRPr="00E77497" w:rsidRDefault="00B55107" w:rsidP="000D7E3D">
      <w:pPr>
        <w:pStyle w:val="SyntaxRule2"/>
      </w:pPr>
      <w:r w:rsidRPr="00E77497">
        <w:t xml:space="preserve">JSONString </w:t>
      </w:r>
      <w:r w:rsidRPr="00E77497">
        <w:rPr>
          <w:rFonts w:ascii="Courier New" w:hAnsi="Courier New" w:cs="Courier New"/>
          <w:b/>
          <w:i w:val="0"/>
        </w:rPr>
        <w:t>:</w:t>
      </w:r>
      <w:r w:rsidRPr="00E77497">
        <w:t xml:space="preserve"> JSONValue</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JSONMemberList </w:t>
      </w:r>
      <w:r w:rsidRPr="00E77497">
        <w:rPr>
          <w:rFonts w:ascii="Arial" w:hAnsi="Arial"/>
          <w:b/>
          <w:i w:val="0"/>
        </w:rPr>
        <w:t>:</w:t>
      </w:r>
    </w:p>
    <w:p w:rsidR="00B55107" w:rsidRPr="00E77497" w:rsidRDefault="00B55107" w:rsidP="000D7E3D">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JSONArray </w:t>
      </w:r>
      <w:r w:rsidRPr="00E77497">
        <w:rPr>
          <w:rFonts w:ascii="Arial" w:hAnsi="Arial"/>
          <w:b/>
          <w:i w:val="0"/>
        </w:rPr>
        <w:t>:</w:t>
      </w:r>
    </w:p>
    <w:p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JSONElementList </w:t>
      </w:r>
      <w:r w:rsidRPr="00E77497">
        <w:rPr>
          <w:rFonts w:ascii="Arial" w:hAnsi="Arial"/>
          <w:b/>
          <w:i w:val="0"/>
        </w:rPr>
        <w:t>:</w:t>
      </w:r>
    </w:p>
    <w:p w:rsidR="00B55107" w:rsidRPr="00E77497" w:rsidRDefault="00B55107" w:rsidP="000D7E3D">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B55107" w:rsidRPr="00E77497" w:rsidRDefault="00B55107" w:rsidP="000D7E3D">
      <w:pPr>
        <w:pStyle w:val="M0"/>
        <w:spacing w:after="0"/>
        <w:rPr>
          <w:sz w:val="16"/>
        </w:rPr>
      </w:pPr>
    </w:p>
    <w:p w:rsidR="00B55107" w:rsidRPr="00E77497" w:rsidRDefault="00B55107" w:rsidP="000D7E3D">
      <w:pPr>
        <w:pStyle w:val="Heading3"/>
      </w:pPr>
      <w:bookmarkStart w:id="15380" w:name="_Toc368050810"/>
      <w:r>
        <w:lastRenderedPageBreak/>
        <w:t>JSON.</w:t>
      </w:r>
      <w:r w:rsidRPr="00E77497">
        <w:t>parse ( text [ , reviver ] )</w:t>
      </w:r>
      <w:bookmarkEnd w:id="15380"/>
    </w:p>
    <w:p w:rsidR="00B55107" w:rsidRPr="00E77497" w:rsidRDefault="00B55107" w:rsidP="000D7E3D">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w:t>
      </w:r>
      <w:r w:rsidR="00386020">
        <w:fldChar w:fldCharType="begin"/>
      </w:r>
      <w:r w:rsidR="00386020">
        <w:instrText xml:space="preserve"> REF _Ref366084536 \r \h </w:instrText>
      </w:r>
      <w:r w:rsidR="00386020">
        <w:fldChar w:fldCharType="separate"/>
      </w:r>
      <w:r w:rsidR="00460CAC">
        <w:t>12.1.4.1</w:t>
      </w:r>
      <w:r w:rsidR="00386020">
        <w:fldChar w:fldCharType="end"/>
      </w:r>
      <w:r w:rsidRPr="00E77497">
        <w:t xml:space="preserve"> and </w:t>
      </w:r>
      <w:r w:rsidR="00386020">
        <w:fldChar w:fldCharType="begin"/>
      </w:r>
      <w:r w:rsidR="00386020">
        <w:instrText xml:space="preserve"> REF _Ref456010689 \r \h </w:instrText>
      </w:r>
      <w:r w:rsidR="00386020">
        <w:fldChar w:fldCharType="separate"/>
      </w:r>
      <w:r w:rsidR="00460CAC">
        <w:t>12.1.5</w:t>
      </w:r>
      <w:r w:rsidR="00386020">
        <w:fldChar w:fldCharType="end"/>
      </w:r>
      <w:r w:rsidRPr="00E77497">
        <w:t xml:space="preserve"> as constrained by the JSON grammar.</w:t>
      </w:r>
    </w:p>
    <w:p w:rsidR="00B55107" w:rsidRPr="00E77497" w:rsidRDefault="00B55107" w:rsidP="000D7E3D">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rsidR="00B55107" w:rsidRPr="00E77497" w:rsidRDefault="00B55107" w:rsidP="000D7E3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rsidR="00B55107" w:rsidRDefault="00B55107" w:rsidP="000D7E3D">
      <w:pPr>
        <w:pStyle w:val="Alg4"/>
        <w:numPr>
          <w:ilvl w:val="0"/>
          <w:numId w:val="326"/>
        </w:numPr>
      </w:pPr>
      <w:r>
        <w:t>ReturnIfAbrupt(</w:t>
      </w:r>
      <w:r>
        <w:rPr>
          <w:i/>
        </w:rPr>
        <w:t>JText</w:t>
      </w:r>
      <w:r>
        <w:t>).</w:t>
      </w:r>
    </w:p>
    <w:p w:rsidR="00B55107" w:rsidRPr="00E77497" w:rsidRDefault="00B55107" w:rsidP="000D7E3D">
      <w:pPr>
        <w:pStyle w:val="Alg4"/>
        <w:numPr>
          <w:ilvl w:val="0"/>
          <w:numId w:val="326"/>
        </w:numPr>
      </w:pPr>
      <w:r w:rsidRPr="00E77497">
        <w:t xml:space="preserve">Parse </w:t>
      </w:r>
      <w:r w:rsidRPr="00E77497">
        <w:rPr>
          <w:i/>
        </w:rPr>
        <w:t>JText</w:t>
      </w:r>
      <w:r w:rsidRPr="00E77497">
        <w:t xml:space="preserve"> </w:t>
      </w:r>
      <w:r>
        <w:t xml:space="preserve">interpreted as UTF-16 encoded Unicode characters </w:t>
      </w:r>
      <w:r w:rsidRPr="00E77497">
        <w:t xml:space="preserve">using the grammars in </w:t>
      </w:r>
      <w:r w:rsidR="004B439B">
        <w:fldChar w:fldCharType="begin"/>
      </w:r>
      <w:r w:rsidR="004B439B">
        <w:instrText xml:space="preserve"> REF _Ref365480123 \r \h </w:instrText>
      </w:r>
      <w:r w:rsidR="004B439B">
        <w:fldChar w:fldCharType="separate"/>
      </w:r>
      <w:r w:rsidR="00460CAC">
        <w:t>24.3.1</w:t>
      </w:r>
      <w:r w:rsidR="004B439B">
        <w:fldChar w:fldCharType="end"/>
      </w:r>
      <w:r w:rsidRPr="00E77497">
        <w:t xml:space="preserve">.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rsidR="00B55107" w:rsidRDefault="00B55107" w:rsidP="000D7E3D">
      <w:pPr>
        <w:pStyle w:val="Alg4"/>
        <w:numPr>
          <w:ilvl w:val="0"/>
          <w:numId w:val="326"/>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rsidR="00B55107" w:rsidRPr="00E77497" w:rsidRDefault="00B55107" w:rsidP="000D7E3D">
      <w:pPr>
        <w:pStyle w:val="Alg4"/>
        <w:numPr>
          <w:ilvl w:val="0"/>
          <w:numId w:val="326"/>
        </w:numPr>
      </w:pPr>
      <w:r w:rsidRPr="00E77497">
        <w:t xml:space="preserve">Let </w:t>
      </w:r>
      <w:r>
        <w:rPr>
          <w:i/>
        </w:rPr>
        <w:t>completion</w:t>
      </w:r>
      <w:r w:rsidRPr="00E77497">
        <w:t xml:space="preserve"> be the result of </w:t>
      </w:r>
      <w:commentRangeStart w:id="15381"/>
      <w:r w:rsidRPr="00E77497">
        <w:t xml:space="preserve">parsing and evaluating </w:t>
      </w:r>
      <w:commentRangeEnd w:id="15381"/>
      <w:r>
        <w:rPr>
          <w:rStyle w:val="CommentReference"/>
          <w:rFonts w:ascii="Arial" w:eastAsia="MS Mincho" w:hAnsi="Arial"/>
          <w:spacing w:val="0"/>
          <w:lang w:eastAsia="ja-JP"/>
        </w:rPr>
        <w:commentReference w:id="15381"/>
      </w:r>
      <w:r>
        <w:rPr>
          <w:i/>
          <w:iCs/>
        </w:rPr>
        <w:t xml:space="preserve">scriptText </w:t>
      </w:r>
      <w:r w:rsidRPr="00E77497">
        <w:t xml:space="preserve">as if it was the source text of an ECMAScript </w:t>
      </w:r>
      <w:r>
        <w:rPr>
          <w:i/>
        </w:rPr>
        <w:t>Script</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rsidR="00B55107" w:rsidRDefault="00B55107" w:rsidP="000D7E3D">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rsidR="00B55107" w:rsidRPr="00E77497" w:rsidRDefault="00B55107" w:rsidP="000D7E3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rsidR="00B55107" w:rsidRPr="00E77497" w:rsidRDefault="00B55107" w:rsidP="000D7E3D">
      <w:pPr>
        <w:pStyle w:val="Alg4"/>
        <w:numPr>
          <w:ilvl w:val="1"/>
          <w:numId w:val="326"/>
        </w:numPr>
      </w:pPr>
      <w:r w:rsidRPr="00E77497">
        <w:t xml:space="preserve">Let </w:t>
      </w:r>
      <w:r w:rsidRPr="00E77497">
        <w:rPr>
          <w:i/>
        </w:rPr>
        <w:t>root</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B55107" w:rsidRPr="00E77497" w:rsidRDefault="006F65B3" w:rsidP="000D7E3D">
      <w:pPr>
        <w:pStyle w:val="Alg4"/>
        <w:numPr>
          <w:ilvl w:val="1"/>
          <w:numId w:val="326"/>
        </w:numPr>
      </w:pPr>
      <w:ins w:id="15382" w:author="Rev 19 Allen Wirfs-Brock" w:date="2013-09-12T12:19:00Z">
        <w:r>
          <w:t xml:space="preserve">Let </w:t>
        </w:r>
        <w:r w:rsidRPr="006F65B3">
          <w:rPr>
            <w:i/>
          </w:rPr>
          <w:t>status</w:t>
        </w:r>
      </w:ins>
      <w:ins w:id="15383" w:author="Rev 19 Allen Wirfs-Brock" w:date="2013-09-12T12:20:00Z">
        <w:r>
          <w:t xml:space="preserve"> be the result of </w:t>
        </w:r>
      </w:ins>
      <w:del w:id="15384" w:author="Rev 19 Allen Wirfs-Brock" w:date="2013-09-12T12:20:00Z">
        <w:r w:rsidR="00B55107" w:rsidRPr="006F65B3" w:rsidDel="006F65B3">
          <w:delText>Call</w:delText>
        </w:r>
        <w:r w:rsidR="00B55107" w:rsidRPr="00E77497" w:rsidDel="006F65B3">
          <w:delText xml:space="preserve"> </w:delText>
        </w:r>
      </w:del>
      <w:r w:rsidR="00B55107">
        <w:t>CreateOwnDataProperty(</w:t>
      </w:r>
      <w:r w:rsidR="00B55107" w:rsidRPr="00E77497">
        <w:rPr>
          <w:i/>
        </w:rPr>
        <w:t>root</w:t>
      </w:r>
      <w:r w:rsidR="00B55107">
        <w:rPr>
          <w:iCs/>
        </w:rPr>
        <w:t>,</w:t>
      </w:r>
      <w:r w:rsidR="00B55107" w:rsidRPr="00E77497">
        <w:t xml:space="preserve"> the empty String, </w:t>
      </w:r>
      <w:r w:rsidR="00B55107" w:rsidRPr="00E77497">
        <w:rPr>
          <w:i/>
        </w:rPr>
        <w:t>unfiltered</w:t>
      </w:r>
      <w:r w:rsidR="00B55107">
        <w:t>)</w:t>
      </w:r>
      <w:r w:rsidR="00B55107" w:rsidRPr="00E77497">
        <w:t>.</w:t>
      </w:r>
    </w:p>
    <w:p w:rsidR="006F65B3" w:rsidRDefault="006F65B3" w:rsidP="000D7E3D">
      <w:pPr>
        <w:pStyle w:val="Alg4"/>
        <w:numPr>
          <w:ilvl w:val="1"/>
          <w:numId w:val="326"/>
        </w:numPr>
        <w:rPr>
          <w:ins w:id="15385" w:author="Rev 19 Allen Wirfs-Brock" w:date="2013-09-12T12:19:00Z"/>
        </w:rPr>
      </w:pPr>
      <w:ins w:id="15386" w:author="Rev 19 Allen Wirfs-Brock" w:date="2013-09-12T12:19:00Z">
        <w:r>
          <w:t xml:space="preserve">Assert: </w:t>
        </w:r>
      </w:ins>
      <w:ins w:id="15387" w:author="Rev 19 Allen Wirfs-Brock" w:date="2013-09-12T12:20:00Z">
        <w:r>
          <w:rPr>
            <w:i/>
          </w:rPr>
          <w:t>status</w:t>
        </w:r>
        <w:r>
          <w:t xml:space="preserve"> is </w:t>
        </w:r>
        <w:r>
          <w:rPr>
            <w:b/>
          </w:rPr>
          <w:t>true</w:t>
        </w:r>
        <w:r>
          <w:t>.</w:t>
        </w:r>
      </w:ins>
    </w:p>
    <w:p w:rsidR="00B55107" w:rsidRPr="00E77497" w:rsidRDefault="00B55107" w:rsidP="000D7E3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rsidR="00B55107" w:rsidRPr="00E77497" w:rsidRDefault="00B55107" w:rsidP="000D7E3D">
      <w:pPr>
        <w:pStyle w:val="Alg4"/>
        <w:numPr>
          <w:ilvl w:val="0"/>
          <w:numId w:val="326"/>
        </w:numPr>
      </w:pPr>
      <w:r w:rsidRPr="00E77497">
        <w:t>Else</w:t>
      </w:r>
    </w:p>
    <w:p w:rsidR="00B55107" w:rsidRPr="00E77497" w:rsidRDefault="00B55107" w:rsidP="000D7E3D">
      <w:pPr>
        <w:pStyle w:val="Alg4"/>
        <w:numPr>
          <w:ilvl w:val="1"/>
          <w:numId w:val="326"/>
        </w:numPr>
        <w:spacing w:after="220"/>
      </w:pPr>
      <w:r w:rsidRPr="00E77497">
        <w:t xml:space="preserve">Return </w:t>
      </w:r>
      <w:r w:rsidRPr="00E77497">
        <w:rPr>
          <w:i/>
        </w:rPr>
        <w:t>unfiltered</w:t>
      </w:r>
      <w:r w:rsidRPr="00E77497">
        <w:t>.</w:t>
      </w:r>
    </w:p>
    <w:p w:rsidR="00B55107" w:rsidRDefault="00B55107" w:rsidP="000D7E3D">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rsidR="00B55107" w:rsidRPr="00E77497" w:rsidRDefault="00B55107" w:rsidP="000D7E3D">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rsidR="00B55107" w:rsidRPr="00E77497" w:rsidRDefault="00B55107" w:rsidP="000D7E3D">
      <w:pPr>
        <w:pStyle w:val="Alg4"/>
        <w:numPr>
          <w:ilvl w:val="0"/>
          <w:numId w:val="327"/>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rsidR="00B55107" w:rsidRDefault="00B55107" w:rsidP="000D7E3D">
      <w:pPr>
        <w:pStyle w:val="Alg4"/>
        <w:numPr>
          <w:ilvl w:val="0"/>
          <w:numId w:val="327"/>
        </w:numPr>
      </w:pPr>
      <w:r>
        <w:t>ReturnIfAbrupt(</w:t>
      </w:r>
      <w:r>
        <w:rPr>
          <w:i/>
        </w:rPr>
        <w:t>val</w:t>
      </w:r>
      <w:r>
        <w:t>).</w:t>
      </w:r>
    </w:p>
    <w:p w:rsidR="00B55107" w:rsidRPr="00E77497" w:rsidRDefault="00B55107" w:rsidP="000D7E3D">
      <w:pPr>
        <w:pStyle w:val="Alg4"/>
        <w:numPr>
          <w:ilvl w:val="0"/>
          <w:numId w:val="327"/>
        </w:numPr>
      </w:pPr>
      <w:r w:rsidRPr="00E77497">
        <w:t xml:space="preserve">If </w:t>
      </w:r>
      <w:r w:rsidRPr="00E77497">
        <w:rPr>
          <w:i/>
        </w:rPr>
        <w:t>val</w:t>
      </w:r>
      <w:r w:rsidRPr="00E77497">
        <w:t xml:space="preserve"> is an object, then</w:t>
      </w:r>
    </w:p>
    <w:p w:rsidR="00B55107" w:rsidRPr="00E77497" w:rsidRDefault="00B55107" w:rsidP="000D7E3D">
      <w:pPr>
        <w:pStyle w:val="Alg4"/>
        <w:numPr>
          <w:ilvl w:val="1"/>
          <w:numId w:val="327"/>
        </w:numPr>
      </w:pPr>
      <w:r w:rsidRPr="00E77497">
        <w:t xml:space="preserve">If </w:t>
      </w:r>
      <w:r w:rsidRPr="00E77497">
        <w:rPr>
          <w:i/>
        </w:rPr>
        <w:t>val</w:t>
      </w:r>
      <w:r w:rsidRPr="00E77497">
        <w:t xml:space="preserve"> </w:t>
      </w:r>
      <w:r>
        <w:t>is an exotic Array object</w:t>
      </w:r>
      <w:r w:rsidRPr="00E77497">
        <w:t xml:space="preserve"> then</w:t>
      </w:r>
    </w:p>
    <w:p w:rsidR="00B55107" w:rsidRPr="00E77497" w:rsidRDefault="00B55107" w:rsidP="000D7E3D">
      <w:pPr>
        <w:pStyle w:val="Alg4"/>
        <w:numPr>
          <w:ilvl w:val="2"/>
          <w:numId w:val="327"/>
        </w:numPr>
      </w:pPr>
      <w:r w:rsidRPr="00E77497">
        <w:t xml:space="preserve">Set </w:t>
      </w:r>
      <w:r w:rsidRPr="00E77497">
        <w:rPr>
          <w:i/>
        </w:rPr>
        <w:t>I</w:t>
      </w:r>
      <w:r w:rsidRPr="00E77497">
        <w:t xml:space="preserve"> to 0.</w:t>
      </w:r>
    </w:p>
    <w:p w:rsidR="00B55107" w:rsidRPr="00E77497" w:rsidRDefault="00B55107" w:rsidP="000D7E3D">
      <w:pPr>
        <w:pStyle w:val="Alg4"/>
        <w:numPr>
          <w:ilvl w:val="2"/>
          <w:numId w:val="327"/>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rsidR="00B55107" w:rsidRDefault="00B55107" w:rsidP="000D7E3D">
      <w:pPr>
        <w:pStyle w:val="Alg4"/>
        <w:numPr>
          <w:ilvl w:val="2"/>
          <w:numId w:val="327"/>
        </w:numPr>
      </w:pPr>
      <w:r>
        <w:t xml:space="preserve">Assert: </w:t>
      </w:r>
      <w:r w:rsidRPr="00EB2798">
        <w:rPr>
          <w:i/>
          <w:iCs/>
        </w:rPr>
        <w:t>len</w:t>
      </w:r>
      <w:r>
        <w:t xml:space="preserve"> is not an abrupt completion and its value is a positive integer.</w:t>
      </w:r>
    </w:p>
    <w:p w:rsidR="00B55107" w:rsidRPr="00E77497" w:rsidRDefault="00B55107" w:rsidP="000D7E3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rsidR="00B55107" w:rsidRPr="00E77497" w:rsidRDefault="00B55107" w:rsidP="000D7E3D">
      <w:pPr>
        <w:pStyle w:val="Alg4"/>
        <w:numPr>
          <w:ilvl w:val="3"/>
          <w:numId w:val="327"/>
        </w:numPr>
      </w:pPr>
      <w:r w:rsidRPr="00E77497">
        <w:t>Else</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rsidR="00B55107" w:rsidRDefault="00B55107" w:rsidP="000D7E3D">
      <w:pPr>
        <w:pStyle w:val="Alg4"/>
        <w:numPr>
          <w:ilvl w:val="4"/>
          <w:numId w:val="327"/>
        </w:numPr>
      </w:pPr>
      <w:r>
        <w:rPr>
          <w:sz w:val="18"/>
          <w:szCs w:val="18"/>
        </w:rPr>
        <w:lastRenderedPageBreak/>
        <w:t xml:space="preserve">NOTE This algorithm intentionally does not throw an exception if status is </w:t>
      </w:r>
      <w:r>
        <w:rPr>
          <w:b/>
          <w:bCs/>
          <w:sz w:val="18"/>
          <w:szCs w:val="18"/>
        </w:rPr>
        <w:t>false</w:t>
      </w:r>
      <w:r>
        <w:rPr>
          <w:sz w:val="18"/>
          <w:szCs w:val="18"/>
        </w:rPr>
        <w:t>.</w:t>
      </w:r>
    </w:p>
    <w:p w:rsidR="00B55107" w:rsidRDefault="00B55107" w:rsidP="000D7E3D">
      <w:pPr>
        <w:pStyle w:val="Alg4"/>
        <w:numPr>
          <w:ilvl w:val="3"/>
          <w:numId w:val="327"/>
        </w:numPr>
      </w:pPr>
      <w:r>
        <w:t>ReturnIfAbrupt(</w:t>
      </w:r>
      <w:r>
        <w:rPr>
          <w:i/>
        </w:rPr>
        <w:t>status</w:t>
      </w:r>
      <w:r>
        <w:t>).</w:t>
      </w:r>
    </w:p>
    <w:p w:rsidR="00B55107" w:rsidRPr="00E77497" w:rsidRDefault="00B55107" w:rsidP="000D7E3D">
      <w:pPr>
        <w:pStyle w:val="Alg4"/>
        <w:numPr>
          <w:ilvl w:val="3"/>
          <w:numId w:val="327"/>
        </w:numPr>
      </w:pPr>
      <w:r w:rsidRPr="00E77497">
        <w:t xml:space="preserve">Add 1 to </w:t>
      </w:r>
      <w:r w:rsidRPr="00E77497">
        <w:rPr>
          <w:i/>
        </w:rPr>
        <w:t>I</w:t>
      </w:r>
      <w:r w:rsidRPr="00E77497">
        <w:t>.</w:t>
      </w:r>
    </w:p>
    <w:p w:rsidR="00B55107" w:rsidRPr="00E77497" w:rsidRDefault="00B55107" w:rsidP="000D7E3D">
      <w:pPr>
        <w:pStyle w:val="Alg4"/>
        <w:numPr>
          <w:ilvl w:val="1"/>
          <w:numId w:val="327"/>
        </w:numPr>
      </w:pPr>
      <w:r w:rsidRPr="00E77497">
        <w:t>Else</w:t>
      </w:r>
    </w:p>
    <w:p w:rsidR="00B55107" w:rsidRPr="00E77497" w:rsidRDefault="00B55107" w:rsidP="000D7E3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rsidR="00B55107" w:rsidRPr="00E77497" w:rsidRDefault="00B55107" w:rsidP="000D7E3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rsidR="00B55107" w:rsidRPr="00E77497" w:rsidRDefault="00B55107" w:rsidP="000D7E3D">
      <w:pPr>
        <w:pStyle w:val="Alg4"/>
        <w:numPr>
          <w:ilvl w:val="3"/>
          <w:numId w:val="327"/>
        </w:numPr>
      </w:pPr>
      <w:r w:rsidRPr="00E77497">
        <w:t>Else</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rsidR="00B55107" w:rsidRDefault="00B55107" w:rsidP="000D7E3D">
      <w:pPr>
        <w:pStyle w:val="Alg4"/>
        <w:numPr>
          <w:ilvl w:val="3"/>
          <w:numId w:val="327"/>
        </w:numPr>
      </w:pPr>
      <w:r>
        <w:t>ReturnIfAbrupt(</w:t>
      </w:r>
      <w:r>
        <w:rPr>
          <w:i/>
        </w:rPr>
        <w:t>status</w:t>
      </w:r>
      <w:r>
        <w:t>).</w:t>
      </w:r>
    </w:p>
    <w:p w:rsidR="00B55107" w:rsidRPr="00E77497" w:rsidRDefault="00B55107" w:rsidP="000D7E3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rsidR="00B55107" w:rsidRPr="00E77497" w:rsidRDefault="00B55107" w:rsidP="000D7E3D">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rsidR="00B55107" w:rsidRPr="00E77497" w:rsidRDefault="00B55107" w:rsidP="000D7E3D">
      <w:pPr>
        <w:pStyle w:val="Note"/>
      </w:pPr>
      <w:r w:rsidRPr="00E77497">
        <w:t>NOTE</w:t>
      </w:r>
      <w:r w:rsidRPr="00E77497">
        <w:tab/>
        <w:t>In the case where there are duplicate name Strings within an object, lexically preceding values for the same key shall be overwritten.</w:t>
      </w:r>
    </w:p>
    <w:p w:rsidR="00B55107" w:rsidRPr="00E77497" w:rsidRDefault="00B55107" w:rsidP="000D7E3D">
      <w:pPr>
        <w:pStyle w:val="Heading3"/>
      </w:pPr>
      <w:bookmarkStart w:id="15388" w:name="_Ref366068347"/>
      <w:bookmarkStart w:id="15389" w:name="_Toc368050811"/>
      <w:r>
        <w:t>JSON.</w:t>
      </w:r>
      <w:r w:rsidRPr="00E77497">
        <w:t>stringify ( value [ , replacer [ , space ] ] )</w:t>
      </w:r>
      <w:bookmarkEnd w:id="15388"/>
      <w:bookmarkEnd w:id="15389"/>
    </w:p>
    <w:p w:rsidR="00B55107" w:rsidRPr="00E77497" w:rsidRDefault="00B55107" w:rsidP="00B5510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rsidR="00B55107" w:rsidRPr="00E77497" w:rsidRDefault="00B55107" w:rsidP="00B55107">
      <w:pPr>
        <w:keepNext/>
      </w:pPr>
      <w:r w:rsidRPr="00E77497">
        <w:t>These are the steps in stringifying an object:</w:t>
      </w:r>
    </w:p>
    <w:p w:rsidR="00B55107" w:rsidRPr="00E77497" w:rsidRDefault="00B55107" w:rsidP="00B55107">
      <w:pPr>
        <w:pStyle w:val="Alg4"/>
        <w:numPr>
          <w:ilvl w:val="0"/>
          <w:numId w:val="328"/>
        </w:numPr>
      </w:pPr>
      <w:r w:rsidRPr="00E77497">
        <w:t xml:space="preserve">Let </w:t>
      </w:r>
      <w:r w:rsidRPr="00E77497">
        <w:rPr>
          <w:i/>
        </w:rPr>
        <w:t>stack</w:t>
      </w:r>
      <w:r w:rsidRPr="00E77497">
        <w:t xml:space="preserve"> be an empty List.</w:t>
      </w:r>
    </w:p>
    <w:p w:rsidR="00B55107" w:rsidRPr="00E77497" w:rsidRDefault="00B55107" w:rsidP="00B55107">
      <w:pPr>
        <w:pStyle w:val="Alg4"/>
        <w:numPr>
          <w:ilvl w:val="0"/>
          <w:numId w:val="328"/>
        </w:numPr>
      </w:pPr>
      <w:r w:rsidRPr="00E77497">
        <w:t xml:space="preserve">Let </w:t>
      </w:r>
      <w:r w:rsidRPr="00E77497">
        <w:rPr>
          <w:i/>
        </w:rPr>
        <w:t>indent</w:t>
      </w:r>
      <w:r w:rsidRPr="00E77497">
        <w:t xml:space="preserve"> be the empty String.</w:t>
      </w:r>
    </w:p>
    <w:p w:rsidR="00B55107" w:rsidRPr="00E77497" w:rsidRDefault="00B55107" w:rsidP="00B55107">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rsidR="00B55107" w:rsidRPr="00E77497" w:rsidRDefault="00B55107" w:rsidP="00B55107">
      <w:pPr>
        <w:pStyle w:val="Alg4"/>
        <w:numPr>
          <w:ilvl w:val="0"/>
          <w:numId w:val="328"/>
        </w:numPr>
      </w:pPr>
      <w:r w:rsidRPr="00E77497">
        <w:t>If Type(</w:t>
      </w:r>
      <w:r w:rsidRPr="00E77497">
        <w:rPr>
          <w:i/>
        </w:rPr>
        <w:t>replacer</w:t>
      </w:r>
      <w:r w:rsidRPr="00E77497">
        <w:t>) is Object, then</w:t>
      </w:r>
    </w:p>
    <w:p w:rsidR="00B55107" w:rsidRPr="00E77497" w:rsidRDefault="00B55107" w:rsidP="00B55107">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rsidR="00B55107" w:rsidRPr="00E77497" w:rsidRDefault="00B55107" w:rsidP="00B55107">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rsidR="00B55107" w:rsidRPr="00E77497" w:rsidRDefault="00B55107" w:rsidP="00B55107">
      <w:pPr>
        <w:pStyle w:val="Alg4"/>
        <w:numPr>
          <w:ilvl w:val="1"/>
          <w:numId w:val="328"/>
        </w:numPr>
      </w:pPr>
      <w:r w:rsidRPr="00E77497">
        <w:t xml:space="preserve">Else if </w:t>
      </w:r>
      <w:r w:rsidRPr="00E77497">
        <w:rPr>
          <w:i/>
        </w:rPr>
        <w:t>replacer</w:t>
      </w:r>
      <w:r w:rsidRPr="00E77497">
        <w:t xml:space="preserve"> </w:t>
      </w:r>
      <w:r>
        <w:t>is an exotic Array object</w:t>
      </w:r>
      <w:r w:rsidRPr="00E77497">
        <w:t>, then</w:t>
      </w:r>
    </w:p>
    <w:p w:rsidR="00B55107" w:rsidRPr="00E77497" w:rsidRDefault="00B55107" w:rsidP="00B55107">
      <w:pPr>
        <w:pStyle w:val="Alg4"/>
        <w:numPr>
          <w:ilvl w:val="2"/>
          <w:numId w:val="328"/>
        </w:numPr>
      </w:pPr>
      <w:r w:rsidRPr="00E77497">
        <w:t xml:space="preserve">Let </w:t>
      </w:r>
      <w:r w:rsidRPr="00E77497">
        <w:rPr>
          <w:i/>
        </w:rPr>
        <w:t xml:space="preserve">PropertyList </w:t>
      </w:r>
      <w:r w:rsidRPr="00E77497">
        <w:t xml:space="preserve"> be an empty internal List</w:t>
      </w:r>
    </w:p>
    <w:p w:rsidR="00B55107" w:rsidRPr="00E77497" w:rsidRDefault="00B55107" w:rsidP="00B55107">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rsidR="00B55107" w:rsidRPr="00E77497" w:rsidRDefault="00B55107" w:rsidP="00B55107">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rsidR="00B55107" w:rsidRPr="00E77497" w:rsidRDefault="00B55107" w:rsidP="00B55107">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rsidR="00B55107" w:rsidRPr="00E77497" w:rsidRDefault="00B55107" w:rsidP="00B55107">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rsidR="00B55107" w:rsidRPr="00E77497" w:rsidRDefault="00B55107" w:rsidP="00B55107">
      <w:pPr>
        <w:pStyle w:val="Alg4"/>
        <w:numPr>
          <w:ilvl w:val="3"/>
          <w:numId w:val="328"/>
        </w:numPr>
      </w:pPr>
      <w:r w:rsidRPr="00E77497">
        <w:t>Else if Type(</w:t>
      </w:r>
      <w:r w:rsidRPr="00E77497">
        <w:rPr>
          <w:i/>
        </w:rPr>
        <w:t>v</w:t>
      </w:r>
      <w:r w:rsidRPr="00E77497">
        <w:t>) is Object then,</w:t>
      </w:r>
    </w:p>
    <w:p w:rsidR="00B55107" w:rsidRPr="00E77497" w:rsidRDefault="00B55107" w:rsidP="00B55107">
      <w:pPr>
        <w:pStyle w:val="Alg4"/>
        <w:numPr>
          <w:ilvl w:val="4"/>
          <w:numId w:val="328"/>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internal </w:t>
      </w:r>
      <w:r>
        <w:t xml:space="preserve">data </w:t>
      </w:r>
      <w:r w:rsidRPr="00E77497">
        <w:t>property</w:t>
      </w:r>
      <w:r>
        <w:t>,</w:t>
      </w:r>
      <w:r w:rsidRPr="00E77497">
        <w:t xml:space="preserve"> then let </w:t>
      </w:r>
      <w:r w:rsidRPr="00E77497">
        <w:rPr>
          <w:i/>
        </w:rPr>
        <w:t>item</w:t>
      </w:r>
      <w:r w:rsidRPr="00E77497">
        <w:t xml:space="preserve"> be ToString(</w:t>
      </w:r>
      <w:r w:rsidRPr="00E77497">
        <w:rPr>
          <w:i/>
        </w:rPr>
        <w:t>v</w:t>
      </w:r>
      <w:r w:rsidRPr="00E77497">
        <w:t>).</w:t>
      </w:r>
    </w:p>
    <w:p w:rsidR="00B55107" w:rsidRPr="00E77497" w:rsidRDefault="00B55107" w:rsidP="00B55107">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rsidR="00B55107" w:rsidRPr="00E77497" w:rsidRDefault="00B55107" w:rsidP="00B55107">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rsidR="00B55107" w:rsidRPr="00E77497" w:rsidRDefault="00B55107" w:rsidP="00B55107">
      <w:pPr>
        <w:pStyle w:val="Alg4"/>
        <w:numPr>
          <w:ilvl w:val="0"/>
          <w:numId w:val="328"/>
        </w:numPr>
      </w:pPr>
      <w:r w:rsidRPr="00E77497">
        <w:t>If Type(</w:t>
      </w:r>
      <w:r w:rsidRPr="00E77497">
        <w:rPr>
          <w:i/>
        </w:rPr>
        <w:t>space</w:t>
      </w:r>
      <w:r w:rsidRPr="00E77497">
        <w:t>) is Object then,</w:t>
      </w:r>
    </w:p>
    <w:p w:rsidR="00B55107" w:rsidRPr="00E77497" w:rsidRDefault="00B55107" w:rsidP="00B55107">
      <w:pPr>
        <w:pStyle w:val="Alg4"/>
        <w:numPr>
          <w:ilvl w:val="1"/>
          <w:numId w:val="328"/>
        </w:numPr>
      </w:pPr>
      <w:r w:rsidRPr="00E77497">
        <w:lastRenderedPageBreak/>
        <w:t xml:space="preserve">If </w:t>
      </w:r>
      <w:r w:rsidRPr="00E77497">
        <w:rPr>
          <w:i/>
        </w:rPr>
        <w:t>space</w:t>
      </w:r>
      <w:r w:rsidRPr="00E77497">
        <w:t xml:space="preserve"> has a [[</w:t>
      </w:r>
      <w:r>
        <w:t>NumberData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rsidR="00B55107" w:rsidRPr="00E77497" w:rsidRDefault="00B55107" w:rsidP="00B55107">
      <w:pPr>
        <w:pStyle w:val="Alg4"/>
        <w:numPr>
          <w:ilvl w:val="1"/>
          <w:numId w:val="328"/>
        </w:numPr>
      </w:pPr>
      <w:r w:rsidRPr="00E77497">
        <w:t xml:space="preserve">Else if </w:t>
      </w:r>
      <w:r w:rsidRPr="00E77497">
        <w:rPr>
          <w:i/>
        </w:rPr>
        <w:t>space</w:t>
      </w:r>
      <w:r w:rsidRPr="00E77497">
        <w:t xml:space="preserve"> has a [[</w:t>
      </w:r>
      <w:r>
        <w:t>StringData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rsidR="00B55107" w:rsidRPr="00E77497" w:rsidRDefault="00B55107" w:rsidP="00B55107">
      <w:pPr>
        <w:pStyle w:val="Alg4"/>
        <w:numPr>
          <w:ilvl w:val="0"/>
          <w:numId w:val="328"/>
        </w:numPr>
      </w:pPr>
      <w:r w:rsidRPr="00E77497">
        <w:t>If Type(</w:t>
      </w:r>
      <w:r w:rsidRPr="00E77497">
        <w:rPr>
          <w:i/>
        </w:rPr>
        <w:t>space</w:t>
      </w:r>
      <w:r w:rsidRPr="00E77497">
        <w:t>) is Number</w:t>
      </w:r>
    </w:p>
    <w:p w:rsidR="00B55107" w:rsidRPr="00E77497" w:rsidRDefault="00B55107" w:rsidP="00B55107">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rsidR="00B55107" w:rsidRPr="00E77497" w:rsidRDefault="00B55107" w:rsidP="00B55107">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rsidR="00B55107" w:rsidRPr="00E77497" w:rsidRDefault="00B55107" w:rsidP="00B55107">
      <w:pPr>
        <w:pStyle w:val="Alg4"/>
        <w:numPr>
          <w:ilvl w:val="0"/>
          <w:numId w:val="328"/>
        </w:numPr>
      </w:pPr>
      <w:r w:rsidRPr="00E77497">
        <w:t>Else if Type(</w:t>
      </w:r>
      <w:r w:rsidRPr="00E77497">
        <w:rPr>
          <w:i/>
        </w:rPr>
        <w:t>space)</w:t>
      </w:r>
      <w:r w:rsidRPr="00E77497">
        <w:t xml:space="preserve"> is String</w:t>
      </w:r>
    </w:p>
    <w:p w:rsidR="00B55107" w:rsidRPr="00E77497" w:rsidRDefault="00B55107" w:rsidP="00B55107">
      <w:pPr>
        <w:pStyle w:val="Alg4"/>
        <w:numPr>
          <w:ilvl w:val="1"/>
          <w:numId w:val="328"/>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rsidR="00B55107" w:rsidRPr="00E77497" w:rsidRDefault="00B55107" w:rsidP="00B55107">
      <w:pPr>
        <w:pStyle w:val="Alg4"/>
        <w:numPr>
          <w:ilvl w:val="0"/>
          <w:numId w:val="328"/>
        </w:numPr>
      </w:pPr>
      <w:r w:rsidRPr="00E77497">
        <w:t>Else</w:t>
      </w:r>
    </w:p>
    <w:p w:rsidR="00B55107" w:rsidRPr="00E77497" w:rsidRDefault="00B55107" w:rsidP="00B55107">
      <w:pPr>
        <w:pStyle w:val="Alg4"/>
        <w:numPr>
          <w:ilvl w:val="1"/>
          <w:numId w:val="328"/>
        </w:numPr>
      </w:pPr>
      <w:r w:rsidRPr="00E77497">
        <w:t xml:space="preserve">Set </w:t>
      </w:r>
      <w:r w:rsidRPr="00E77497">
        <w:rPr>
          <w:i/>
        </w:rPr>
        <w:t>gap</w:t>
      </w:r>
      <w:r w:rsidRPr="00E77497">
        <w:t xml:space="preserve"> to the empty String.</w:t>
      </w:r>
    </w:p>
    <w:p w:rsidR="00B55107" w:rsidRPr="00E77497" w:rsidRDefault="00B55107" w:rsidP="00B55107">
      <w:pPr>
        <w:pStyle w:val="Alg4"/>
        <w:numPr>
          <w:ilvl w:val="0"/>
          <w:numId w:val="328"/>
        </w:numPr>
      </w:pPr>
      <w:r w:rsidRPr="00E77497">
        <w:t xml:space="preserve">Let </w:t>
      </w:r>
      <w:r w:rsidRPr="00E77497">
        <w:rPr>
          <w:i/>
        </w:rPr>
        <w:t>wrapper</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B55107" w:rsidRPr="00E77497" w:rsidRDefault="006F65B3" w:rsidP="00B55107">
      <w:pPr>
        <w:pStyle w:val="Alg4"/>
        <w:numPr>
          <w:ilvl w:val="0"/>
          <w:numId w:val="328"/>
        </w:numPr>
      </w:pPr>
      <w:ins w:id="15390" w:author="Rev 19 Allen Wirfs-Brock" w:date="2013-09-12T12:21:00Z">
        <w:r>
          <w:t xml:space="preserve">Let </w:t>
        </w:r>
        <w:r w:rsidRPr="006F65B3">
          <w:rPr>
            <w:i/>
          </w:rPr>
          <w:t>status</w:t>
        </w:r>
        <w:r>
          <w:t xml:space="preserve"> be the result of </w:t>
        </w:r>
      </w:ins>
      <w:del w:id="15391" w:author="Rev 19 Allen Wirfs-Brock" w:date="2013-09-12T12:21:00Z">
        <w:r w:rsidR="00B55107" w:rsidDel="006F65B3">
          <w:delText xml:space="preserve">Call </w:delText>
        </w:r>
      </w:del>
      <w:r w:rsidR="00B55107">
        <w:t>CreateOwnDataProperty(</w:t>
      </w:r>
      <w:r w:rsidR="00B55107" w:rsidRPr="00E77497">
        <w:rPr>
          <w:i/>
        </w:rPr>
        <w:t>wrapper</w:t>
      </w:r>
      <w:r w:rsidR="00B55107">
        <w:t xml:space="preserve">, the </w:t>
      </w:r>
      <w:r w:rsidR="00B55107" w:rsidRPr="00E77497">
        <w:t xml:space="preserve">empty String, </w:t>
      </w:r>
      <w:r w:rsidR="00B55107" w:rsidRPr="00E77497">
        <w:rPr>
          <w:i/>
        </w:rPr>
        <w:t>value</w:t>
      </w:r>
      <w:r w:rsidR="00B55107">
        <w:t>).</w:t>
      </w:r>
    </w:p>
    <w:p w:rsidR="006F65B3" w:rsidRDefault="006F65B3" w:rsidP="006A78DC">
      <w:pPr>
        <w:pStyle w:val="Alg4"/>
        <w:numPr>
          <w:ilvl w:val="0"/>
          <w:numId w:val="328"/>
        </w:numPr>
        <w:rPr>
          <w:ins w:id="15392" w:author="Rev 19 Allen Wirfs-Brock" w:date="2013-09-12T12:22:00Z"/>
        </w:rPr>
      </w:pPr>
      <w:ins w:id="15393" w:author="Rev 19 Allen Wirfs-Brock" w:date="2013-09-12T12:22:00Z">
        <w:r>
          <w:t xml:space="preserve">Assert: </w:t>
        </w:r>
        <w:r>
          <w:rPr>
            <w:i/>
          </w:rPr>
          <w:t>status</w:t>
        </w:r>
        <w:r>
          <w:t xml:space="preserve"> is </w:t>
        </w:r>
        <w:r>
          <w:rPr>
            <w:b/>
          </w:rPr>
          <w:t>true</w:t>
        </w:r>
        <w:r>
          <w:t>.</w:t>
        </w:r>
      </w:ins>
    </w:p>
    <w:p w:rsidR="00B55107" w:rsidRPr="00E77497" w:rsidRDefault="00B55107" w:rsidP="00B55107">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rsidR="00B55107" w:rsidRPr="00E77497" w:rsidRDefault="00B55107" w:rsidP="00B55107">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rsidR="00B55107" w:rsidRPr="00E77497" w:rsidRDefault="00B55107" w:rsidP="00B55107">
      <w:pPr>
        <w:pStyle w:val="Alg4"/>
        <w:numPr>
          <w:ilvl w:val="0"/>
          <w:numId w:val="329"/>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rsidR="00B55107" w:rsidRDefault="00B55107" w:rsidP="00B55107">
      <w:pPr>
        <w:pStyle w:val="Alg4"/>
        <w:numPr>
          <w:ilvl w:val="0"/>
          <w:numId w:val="329"/>
        </w:numPr>
      </w:pPr>
      <w:r>
        <w:t>ReturnIfAbrupt(</w:t>
      </w:r>
      <w:r>
        <w:rPr>
          <w:i/>
        </w:rPr>
        <w:t>value</w:t>
      </w:r>
      <w:r>
        <w:t>).</w:t>
      </w:r>
    </w:p>
    <w:p w:rsidR="00B55107" w:rsidRPr="00E77497" w:rsidRDefault="00B55107" w:rsidP="00B55107">
      <w:pPr>
        <w:pStyle w:val="Alg4"/>
        <w:numPr>
          <w:ilvl w:val="0"/>
          <w:numId w:val="329"/>
        </w:numPr>
      </w:pPr>
      <w:r w:rsidRPr="00E77497">
        <w:t>If Type(</w:t>
      </w:r>
      <w:r w:rsidRPr="00E77497">
        <w:rPr>
          <w:i/>
        </w:rPr>
        <w:t>value</w:t>
      </w:r>
      <w:r w:rsidRPr="00E77497">
        <w:t>) is Object, then</w:t>
      </w:r>
    </w:p>
    <w:p w:rsidR="00B55107" w:rsidRPr="00E77497" w:rsidRDefault="00B55107" w:rsidP="00B55107">
      <w:pPr>
        <w:pStyle w:val="Alg4"/>
        <w:numPr>
          <w:ilvl w:val="1"/>
          <w:numId w:val="329"/>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rsidR="00B55107" w:rsidRPr="00E77497" w:rsidRDefault="00B55107" w:rsidP="00B55107">
      <w:pPr>
        <w:pStyle w:val="Alg4"/>
        <w:numPr>
          <w:ilvl w:val="1"/>
          <w:numId w:val="329"/>
        </w:numPr>
      </w:pPr>
      <w:r w:rsidRPr="00E77497">
        <w:t>If IsCallable(</w:t>
      </w:r>
      <w:r w:rsidRPr="00E77497">
        <w:rPr>
          <w:i/>
        </w:rPr>
        <w:t>toJSON</w:t>
      </w:r>
      <w:r w:rsidRPr="00E77497">
        <w:t xml:space="preserve">) is </w:t>
      </w:r>
      <w:r w:rsidRPr="00E77497">
        <w:rPr>
          <w:b/>
        </w:rPr>
        <w:t>true</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rsidR="00B55107" w:rsidRDefault="00B55107" w:rsidP="00B55107">
      <w:pPr>
        <w:pStyle w:val="Alg4"/>
        <w:numPr>
          <w:ilvl w:val="2"/>
          <w:numId w:val="329"/>
        </w:numPr>
      </w:pPr>
      <w:r>
        <w:t>ReturnIfAbrupt(</w:t>
      </w:r>
      <w:r>
        <w:rPr>
          <w:i/>
        </w:rPr>
        <w:t>value</w:t>
      </w:r>
      <w:r>
        <w:t>).</w:t>
      </w:r>
    </w:p>
    <w:p w:rsidR="00B55107" w:rsidRPr="00E77497" w:rsidRDefault="00B55107" w:rsidP="00B55107">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rsidR="00B55107" w:rsidRPr="00E77497" w:rsidRDefault="00B55107" w:rsidP="00B55107">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rsidR="00B55107" w:rsidRDefault="00B55107" w:rsidP="00B55107">
      <w:pPr>
        <w:pStyle w:val="Alg4"/>
        <w:numPr>
          <w:ilvl w:val="1"/>
          <w:numId w:val="329"/>
        </w:numPr>
      </w:pPr>
      <w:r>
        <w:t>ReturnIfAbrupt(</w:t>
      </w:r>
      <w:r>
        <w:rPr>
          <w:i/>
        </w:rPr>
        <w:t>value</w:t>
      </w:r>
      <w:r>
        <w:t>).</w:t>
      </w:r>
    </w:p>
    <w:p w:rsidR="00B55107" w:rsidRPr="00E77497" w:rsidRDefault="00B55107" w:rsidP="00B55107">
      <w:pPr>
        <w:pStyle w:val="Alg4"/>
        <w:numPr>
          <w:ilvl w:val="0"/>
          <w:numId w:val="329"/>
        </w:numPr>
      </w:pPr>
      <w:r w:rsidRPr="00E77497">
        <w:t>If Type(</w:t>
      </w:r>
      <w:r w:rsidRPr="00E77497">
        <w:rPr>
          <w:i/>
        </w:rPr>
        <w:t>value</w:t>
      </w:r>
      <w:r w:rsidRPr="00E77497">
        <w:t>) is Object then,</w:t>
      </w:r>
    </w:p>
    <w:p w:rsidR="00B55107" w:rsidRPr="00E77497" w:rsidRDefault="00B55107" w:rsidP="00B55107">
      <w:pPr>
        <w:pStyle w:val="Alg4"/>
        <w:numPr>
          <w:ilvl w:val="1"/>
          <w:numId w:val="329"/>
        </w:numPr>
      </w:pPr>
      <w:r w:rsidRPr="00E77497">
        <w:t xml:space="preserve">If </w:t>
      </w:r>
      <w:r w:rsidRPr="00E77497">
        <w:rPr>
          <w:i/>
        </w:rPr>
        <w:t>value</w:t>
      </w:r>
      <w:r w:rsidRPr="00E77497">
        <w:t xml:space="preserve"> has a</w:t>
      </w:r>
      <w:del w:id="15394" w:author="Rev 19 Allen Wirfs-Brock" w:date="2013-09-26T17:47:00Z">
        <w:r w:rsidRPr="00E77497" w:rsidDel="003442C2">
          <w:delText>n</w:delText>
        </w:r>
      </w:del>
      <w:r w:rsidRPr="00E77497">
        <w:t xml:space="preserve"> [[</w:t>
      </w:r>
      <w:r>
        <w:t>NumberData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rsidR="00B55107" w:rsidRPr="00E77497" w:rsidRDefault="00B55107" w:rsidP="00B55107">
      <w:pPr>
        <w:pStyle w:val="Alg4"/>
        <w:numPr>
          <w:ilvl w:val="1"/>
          <w:numId w:val="329"/>
        </w:numPr>
      </w:pPr>
      <w:r w:rsidRPr="00E77497">
        <w:t xml:space="preserve">Else if </w:t>
      </w:r>
      <w:r w:rsidRPr="00E77497">
        <w:rPr>
          <w:i/>
        </w:rPr>
        <w:t>value</w:t>
      </w:r>
      <w:r w:rsidRPr="00E77497">
        <w:t xml:space="preserve"> has a</w:t>
      </w:r>
      <w:del w:id="15395" w:author="Rev 19 Allen Wirfs-Brock" w:date="2013-09-26T17:47:00Z">
        <w:r w:rsidRPr="00E77497" w:rsidDel="003442C2">
          <w:delText>n</w:delText>
        </w:r>
      </w:del>
      <w:r w:rsidRPr="00E77497">
        <w:t xml:space="preserve"> [[</w:t>
      </w:r>
      <w:r>
        <w:t>StringData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rsidR="00B55107" w:rsidRPr="00E77497" w:rsidRDefault="00B55107" w:rsidP="00B55107">
      <w:pPr>
        <w:pStyle w:val="Alg4"/>
        <w:numPr>
          <w:ilvl w:val="1"/>
          <w:numId w:val="329"/>
        </w:numPr>
      </w:pPr>
      <w:r w:rsidRPr="00E77497">
        <w:t xml:space="preserve">Else if </w:t>
      </w:r>
      <w:r w:rsidRPr="00E77497">
        <w:rPr>
          <w:i/>
          <w:iCs/>
        </w:rPr>
        <w:t>value</w:t>
      </w:r>
      <w:r w:rsidRPr="00E77497">
        <w:t xml:space="preserve"> has a</w:t>
      </w:r>
      <w:del w:id="15396" w:author="Rev 19 Allen Wirfs-Brock" w:date="2013-09-26T17:47:00Z">
        <w:r w:rsidRPr="00E77497" w:rsidDel="003442C2">
          <w:delText>n</w:delText>
        </w:r>
      </w:del>
      <w:r w:rsidRPr="00E77497">
        <w:t xml:space="preserve"> [[</w:t>
      </w:r>
      <w:r>
        <w:t>BooleanData</w:t>
      </w:r>
      <w:r w:rsidRPr="00E77497">
        <w:t xml:space="preserve">]] internal </w:t>
      </w:r>
      <w:r>
        <w:t xml:space="preserve">data </w:t>
      </w:r>
      <w:r w:rsidRPr="00E77497">
        <w:t xml:space="preserve">property </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iCs/>
        </w:rPr>
        <w:t>value</w:t>
      </w:r>
      <w:r w:rsidRPr="00E77497">
        <w:t xml:space="preserve"> be the value of the [[</w:t>
      </w:r>
      <w:r>
        <w:t>BooleanData</w:t>
      </w:r>
      <w:r w:rsidRPr="00E77497">
        <w:t xml:space="preserve">]] internal </w:t>
      </w:r>
      <w:r>
        <w:t xml:space="preserve">data </w:t>
      </w:r>
      <w:r w:rsidRPr="00E77497">
        <w:t xml:space="preserve">property of </w:t>
      </w:r>
      <w:r w:rsidRPr="00E77497">
        <w:rPr>
          <w:i/>
          <w:iCs/>
        </w:rPr>
        <w:t>value</w:t>
      </w:r>
      <w:r w:rsidRPr="00E77497">
        <w:t>.</w:t>
      </w:r>
    </w:p>
    <w:p w:rsidR="00F92DB3" w:rsidRDefault="00F92DB3" w:rsidP="00F92DB3">
      <w:pPr>
        <w:pStyle w:val="Alg4"/>
        <w:numPr>
          <w:ilvl w:val="2"/>
          <w:numId w:val="329"/>
        </w:numPr>
        <w:rPr>
          <w:ins w:id="15397" w:author="Rev 19 Allen Wirfs-Brock" w:date="2013-09-27T12:22:00Z"/>
        </w:rPr>
        <w:pPrChange w:id="15398" w:author="Rev 19 Allen Wirfs-Brock" w:date="2013-09-27T12:22:00Z">
          <w:pPr>
            <w:pStyle w:val="Alg4"/>
            <w:numPr>
              <w:numId w:val="329"/>
            </w:numPr>
            <w:tabs>
              <w:tab w:val="num" w:pos="360"/>
            </w:tabs>
            <w:ind w:left="360" w:hanging="360"/>
          </w:pPr>
        </w:pPrChange>
      </w:pPr>
      <w:ins w:id="15399" w:author="Rev 19 Allen Wirfs-Brock" w:date="2013-09-27T12:22:00Z">
        <w:r>
          <w:t xml:space="preserve">If </w:t>
        </w:r>
        <w:r>
          <w:rPr>
            <w:i/>
          </w:rPr>
          <w:t>value</w:t>
        </w:r>
        <w:r>
          <w:t xml:space="preserve"> is </w:t>
        </w:r>
        <w:r>
          <w:rPr>
            <w:b/>
          </w:rPr>
          <w:t>undefined</w:t>
        </w:r>
        <w:r>
          <w:t>, then throw a TypeError exception.</w:t>
        </w:r>
      </w:ins>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is Number</w:t>
      </w:r>
    </w:p>
    <w:p w:rsidR="00B55107" w:rsidRPr="00E77497" w:rsidRDefault="00B55107" w:rsidP="00B55107">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rsidR="00B55107" w:rsidRPr="00E77497" w:rsidRDefault="00B55107" w:rsidP="00B55107">
      <w:pPr>
        <w:pStyle w:val="Alg4"/>
        <w:numPr>
          <w:ilvl w:val="1"/>
          <w:numId w:val="329"/>
        </w:numPr>
      </w:pPr>
      <w:r w:rsidRPr="00E77497">
        <w:t xml:space="preserve">Else, return </w:t>
      </w:r>
      <w:r w:rsidRPr="00E77497">
        <w:rPr>
          <w:rFonts w:ascii="Courier New" w:hAnsi="Courier New" w:cs="Courier New"/>
          <w:b/>
        </w:rPr>
        <w:t>"null"</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rsidR="00B55107" w:rsidRPr="00E77497" w:rsidRDefault="00B55107" w:rsidP="00B55107">
      <w:pPr>
        <w:pStyle w:val="Alg4"/>
        <w:numPr>
          <w:ilvl w:val="1"/>
          <w:numId w:val="329"/>
        </w:numPr>
      </w:pPr>
      <w:r w:rsidRPr="00E77497">
        <w:t xml:space="preserve">If </w:t>
      </w:r>
      <w:r w:rsidRPr="00E77497">
        <w:rPr>
          <w:i/>
        </w:rPr>
        <w:t>value</w:t>
      </w:r>
      <w:r w:rsidRPr="00E77497">
        <w:t xml:space="preserve"> </w:t>
      </w:r>
      <w:r>
        <w:t>is an exotic Array object</w:t>
      </w:r>
      <w:r w:rsidRPr="00E77497" w:rsidDel="004C0FF1">
        <w:t xml:space="preserve"> </w:t>
      </w:r>
      <w:r w:rsidRPr="00E77497">
        <w:rPr>
          <w:rFonts w:ascii="Courier New" w:hAnsi="Courier New" w:cs="Courier New"/>
          <w:b/>
        </w:rPr>
        <w:t xml:space="preserve"> </w:t>
      </w:r>
      <w:r w:rsidRPr="00E77497">
        <w:t>then</w:t>
      </w:r>
    </w:p>
    <w:p w:rsidR="00B55107" w:rsidRPr="00E77497" w:rsidRDefault="00B55107" w:rsidP="00B55107">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rsidR="00B55107" w:rsidRPr="00E77497" w:rsidRDefault="00B55107" w:rsidP="00B55107">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rsidR="00B55107" w:rsidRPr="00E77497" w:rsidRDefault="00B55107" w:rsidP="00B55107">
      <w:pPr>
        <w:pStyle w:val="Alg4"/>
        <w:numPr>
          <w:ilvl w:val="0"/>
          <w:numId w:val="329"/>
        </w:numPr>
        <w:spacing w:after="120"/>
      </w:pPr>
      <w:r w:rsidRPr="00E77497">
        <w:t xml:space="preserve">Return </w:t>
      </w:r>
      <w:r w:rsidRPr="00E77497">
        <w:rPr>
          <w:b/>
        </w:rPr>
        <w:t>undefined</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rsidR="00B55107" w:rsidRPr="00E77497" w:rsidRDefault="00B55107" w:rsidP="00B55107">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rsidR="00B55107" w:rsidRPr="00E77497" w:rsidRDefault="00B55107" w:rsidP="00B55107">
      <w:pPr>
        <w:pStyle w:val="Alg4"/>
        <w:numPr>
          <w:ilvl w:val="0"/>
          <w:numId w:val="331"/>
        </w:numPr>
      </w:pPr>
      <w:r w:rsidRPr="00E77497">
        <w:lastRenderedPageBreak/>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rsidR="00B55107" w:rsidRPr="00E77497" w:rsidRDefault="00B55107" w:rsidP="00B55107">
      <w:pPr>
        <w:pStyle w:val="Alg4"/>
        <w:numPr>
          <w:ilvl w:val="0"/>
          <w:numId w:val="331"/>
        </w:numPr>
      </w:pPr>
      <w:r w:rsidRPr="00E77497">
        <w:t xml:space="preserve">For each </w:t>
      </w:r>
      <w:r>
        <w:t>code unit</w:t>
      </w:r>
      <w:r w:rsidRPr="00E77497">
        <w:t xml:space="preserve"> </w:t>
      </w:r>
      <w:r w:rsidRPr="00E77497">
        <w:rPr>
          <w:i/>
        </w:rPr>
        <w:t>C</w:t>
      </w:r>
      <w:r w:rsidRPr="00E77497">
        <w:t xml:space="preserve"> in </w:t>
      </w:r>
      <w:r w:rsidRPr="00E77497">
        <w:rPr>
          <w:i/>
        </w:rPr>
        <w:t>value</w:t>
      </w:r>
    </w:p>
    <w:p w:rsidR="00B55107" w:rsidRPr="00E77497" w:rsidRDefault="00B55107" w:rsidP="00B55107">
      <w:pPr>
        <w:pStyle w:val="Alg4"/>
        <w:numPr>
          <w:ilvl w:val="1"/>
          <w:numId w:val="331"/>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B55107" w:rsidRPr="00E77497" w:rsidRDefault="00B55107" w:rsidP="00B55107">
      <w:pPr>
        <w:pStyle w:val="Alg4"/>
        <w:numPr>
          <w:ilvl w:val="1"/>
          <w:numId w:val="331"/>
        </w:numPr>
      </w:pPr>
      <w:r w:rsidRPr="00E77497">
        <w:t xml:space="preserve">Else if </w:t>
      </w:r>
      <w:r w:rsidRPr="00E77497">
        <w:rPr>
          <w:i/>
        </w:rPr>
        <w:t>C</w:t>
      </w:r>
      <w:r w:rsidRPr="00E77497">
        <w:t xml:space="preserve"> is backspace, formfeed, newline, carriage return, or tab</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rsidR="00B55107" w:rsidRPr="00E77497" w:rsidRDefault="00B55107" w:rsidP="00B55107">
      <w:pPr>
        <w:pStyle w:val="Alg4"/>
        <w:keepNext/>
        <w:numPr>
          <w:ilvl w:val="2"/>
          <w:numId w:val="331"/>
        </w:numPr>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rsidR="00B55107" w:rsidRPr="00E77497" w:rsidRDefault="00B55107" w:rsidP="00B5510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rsidR="00B55107" w:rsidRPr="00E77497" w:rsidRDefault="00B55107" w:rsidP="00B55107">
      <w:pPr>
        <w:pStyle w:val="Alg4"/>
        <w:numPr>
          <w:ilvl w:val="1"/>
          <w:numId w:val="331"/>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rsidR="00B55107" w:rsidRPr="00E77497" w:rsidRDefault="00B55107" w:rsidP="00B55107">
      <w:pPr>
        <w:pStyle w:val="Alg4"/>
        <w:numPr>
          <w:ilvl w:val="2"/>
          <w:numId w:val="331"/>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  Alphabetic hexadecimal digits are presented as lowercase characters. </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rsidR="00B55107" w:rsidRPr="00E77497" w:rsidRDefault="00B55107" w:rsidP="00B55107">
      <w:pPr>
        <w:pStyle w:val="Alg4"/>
        <w:numPr>
          <w:ilvl w:val="1"/>
          <w:numId w:val="331"/>
        </w:numPr>
      </w:pPr>
      <w:r w:rsidRPr="00E77497">
        <w:t>Else</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B55107" w:rsidRPr="00E77497" w:rsidRDefault="00B55107" w:rsidP="00B55107">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rsidR="00B55107" w:rsidRPr="00E77497" w:rsidRDefault="00B55107" w:rsidP="00B55107">
      <w:pPr>
        <w:pStyle w:val="Alg4"/>
        <w:numPr>
          <w:ilvl w:val="0"/>
          <w:numId w:val="331"/>
        </w:numPr>
        <w:spacing w:after="120"/>
      </w:pPr>
      <w:r w:rsidRPr="00E77497">
        <w:t xml:space="preserve">Return </w:t>
      </w:r>
      <w:r w:rsidRPr="00E77497">
        <w:rPr>
          <w:i/>
        </w:rPr>
        <w:t>product</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rsidR="00B55107" w:rsidRPr="00E77497" w:rsidRDefault="00B55107" w:rsidP="00B55107">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rsidR="00B55107" w:rsidRPr="00E77497" w:rsidRDefault="00B55107" w:rsidP="00B55107">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B55107" w:rsidRPr="00E77497" w:rsidRDefault="00B55107" w:rsidP="00B55107">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rsidR="00B55107" w:rsidRPr="00E77497" w:rsidRDefault="00B55107" w:rsidP="00B55107">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rsidR="00B55107" w:rsidRPr="00E77497" w:rsidRDefault="00B55107" w:rsidP="00B55107">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B55107" w:rsidRPr="00E77497" w:rsidRDefault="00B55107" w:rsidP="00B55107">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rsidR="00B55107" w:rsidRPr="00E77497" w:rsidRDefault="00B55107" w:rsidP="00B55107">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rsidR="00B55107" w:rsidRPr="00E77497" w:rsidRDefault="00B55107" w:rsidP="00B55107">
      <w:pPr>
        <w:pStyle w:val="Alg4"/>
        <w:numPr>
          <w:ilvl w:val="0"/>
          <w:numId w:val="330"/>
        </w:numPr>
      </w:pPr>
      <w:r w:rsidRPr="00E77497">
        <w:t>Else</w:t>
      </w:r>
    </w:p>
    <w:p w:rsidR="00B55107" w:rsidRPr="00E77497" w:rsidRDefault="00B55107" w:rsidP="00B55107">
      <w:pPr>
        <w:pStyle w:val="Alg4"/>
        <w:numPr>
          <w:ilvl w:val="1"/>
          <w:numId w:val="330"/>
        </w:numPr>
      </w:pPr>
      <w:r w:rsidRPr="00E77497">
        <w:t xml:space="preserve">Let </w:t>
      </w:r>
      <w:r w:rsidRPr="00E77497">
        <w:rPr>
          <w:i/>
        </w:rPr>
        <w:t>K</w:t>
      </w:r>
      <w:r w:rsidRPr="00E77497">
        <w:t xml:space="preserve"> be an internal List of Strings consisting of the </w:t>
      </w:r>
      <w:r>
        <w:t>keys</w:t>
      </w:r>
      <w:r w:rsidRPr="00E77497">
        <w:t xml:space="preserve"> of all the own properties of </w:t>
      </w:r>
      <w:r w:rsidRPr="00E77497">
        <w:rPr>
          <w:i/>
        </w:rPr>
        <w:t>value</w:t>
      </w:r>
      <w:r w:rsidRPr="00E77497">
        <w:t xml:space="preserve"> whose [[Enumerable]] attribute is </w:t>
      </w:r>
      <w:r w:rsidRPr="00E77497">
        <w:rPr>
          <w:b/>
        </w:rPr>
        <w:t>true</w:t>
      </w:r>
      <w:r>
        <w:rPr>
          <w:b/>
        </w:rPr>
        <w:t xml:space="preserve"> </w:t>
      </w:r>
      <w:r w:rsidRPr="00F66266">
        <w:rPr>
          <w:bCs/>
        </w:rPr>
        <w:t>and whose property key is a String value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rsidR="00B55107" w:rsidRPr="00E77497" w:rsidRDefault="00B55107" w:rsidP="00B55107">
      <w:pPr>
        <w:pStyle w:val="Alg4"/>
        <w:numPr>
          <w:ilvl w:val="0"/>
          <w:numId w:val="330"/>
        </w:numPr>
      </w:pPr>
      <w:r w:rsidRPr="00E77497">
        <w:t xml:space="preserve">Let </w:t>
      </w:r>
      <w:r w:rsidRPr="00E77497">
        <w:rPr>
          <w:i/>
        </w:rPr>
        <w:t>partial</w:t>
      </w:r>
      <w:r w:rsidRPr="00E77497">
        <w:t xml:space="preserve"> be an empty List.</w:t>
      </w:r>
    </w:p>
    <w:p w:rsidR="00B55107" w:rsidRPr="00E77497" w:rsidRDefault="00B55107" w:rsidP="00B55107">
      <w:pPr>
        <w:pStyle w:val="Alg4"/>
        <w:numPr>
          <w:ilvl w:val="0"/>
          <w:numId w:val="330"/>
        </w:numPr>
      </w:pPr>
      <w:r w:rsidRPr="00E77497">
        <w:t xml:space="preserve">For each element </w:t>
      </w:r>
      <w:r w:rsidRPr="00E77497">
        <w:rPr>
          <w:i/>
        </w:rPr>
        <w:t>P</w:t>
      </w:r>
      <w:r w:rsidRPr="00E77497">
        <w:t xml:space="preserve"> of </w:t>
      </w:r>
      <w:r w:rsidRPr="00E77497">
        <w:rPr>
          <w:i/>
        </w:rPr>
        <w:t>K</w:t>
      </w:r>
      <w:r>
        <w:t>,</w:t>
      </w:r>
    </w:p>
    <w:p w:rsidR="00B55107" w:rsidRPr="00E77497" w:rsidRDefault="00B55107" w:rsidP="00B55107">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rsidR="00B55107" w:rsidRDefault="00B55107" w:rsidP="00B55107">
      <w:pPr>
        <w:pStyle w:val="Alg4"/>
        <w:numPr>
          <w:ilvl w:val="1"/>
          <w:numId w:val="330"/>
        </w:numPr>
      </w:pPr>
      <w:r>
        <w:t>ReturnIfAbrupt(</w:t>
      </w:r>
      <w:r>
        <w:rPr>
          <w:i/>
        </w:rPr>
        <w:t>strP</w:t>
      </w:r>
      <w:r>
        <w:t>).</w:t>
      </w:r>
    </w:p>
    <w:p w:rsidR="00B55107" w:rsidRPr="00E77497" w:rsidRDefault="00B55107" w:rsidP="00B55107">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t xml:space="preserve">string </w:t>
      </w:r>
      <w:r w:rsidRPr="00E77497">
        <w:rPr>
          <w:rFonts w:ascii="Courier New" w:hAnsi="Courier New" w:cs="Courier New"/>
          <w:b/>
        </w:rPr>
        <w:t>"</w:t>
      </w:r>
      <w:r>
        <w:rPr>
          <w:rFonts w:ascii="Courier New" w:hAnsi="Courier New" w:cs="Courier New"/>
          <w:b/>
        </w:rPr>
        <w:t>:</w:t>
      </w:r>
      <w:r w:rsidRPr="00E77497">
        <w:t>".</w:t>
      </w:r>
    </w:p>
    <w:p w:rsidR="00B55107" w:rsidRPr="00E77497" w:rsidRDefault="00B55107" w:rsidP="00B55107">
      <w:pPr>
        <w:pStyle w:val="Alg4"/>
        <w:numPr>
          <w:ilvl w:val="2"/>
          <w:numId w:val="330"/>
        </w:numPr>
      </w:pPr>
      <w:r w:rsidRPr="00E77497">
        <w:t xml:space="preserve">If </w:t>
      </w:r>
      <w:r w:rsidRPr="00E77497">
        <w:rPr>
          <w:i/>
        </w:rPr>
        <w:t>gap</w:t>
      </w:r>
      <w:r w:rsidRPr="00E77497">
        <w:t xml:space="preserve"> is not the empty String</w:t>
      </w:r>
    </w:p>
    <w:p w:rsidR="00B55107" w:rsidRPr="004D1BD1" w:rsidRDefault="00B55107" w:rsidP="00B55107">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rsidR="00B55107" w:rsidRPr="00A67AF2" w:rsidRDefault="00B55107" w:rsidP="00B55107">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rsidR="00B55107" w:rsidRPr="00E77497" w:rsidRDefault="00B55107" w:rsidP="00B55107">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rsidR="00B55107" w:rsidRPr="00E77497" w:rsidRDefault="00B55107" w:rsidP="00B55107">
      <w:pPr>
        <w:pStyle w:val="Alg4"/>
        <w:numPr>
          <w:ilvl w:val="0"/>
          <w:numId w:val="330"/>
        </w:numPr>
      </w:pPr>
      <w:r w:rsidRPr="00E77497">
        <w:t xml:space="preserve">If </w:t>
      </w:r>
      <w:r w:rsidRPr="00E77497">
        <w:rPr>
          <w:i/>
        </w:rPr>
        <w:t>partial</w:t>
      </w:r>
      <w:r w:rsidRPr="00E77497">
        <w:t xml:space="preserve"> is empty, then</w:t>
      </w:r>
    </w:p>
    <w:p w:rsidR="00B55107" w:rsidRPr="00E77497" w:rsidRDefault="00B55107" w:rsidP="00B55107">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B55107" w:rsidRPr="00E77497" w:rsidRDefault="00B55107" w:rsidP="00B55107">
      <w:pPr>
        <w:pStyle w:val="Alg4"/>
        <w:numPr>
          <w:ilvl w:val="0"/>
          <w:numId w:val="330"/>
        </w:numPr>
      </w:pPr>
      <w:r w:rsidRPr="00E77497">
        <w:t>Else</w:t>
      </w:r>
    </w:p>
    <w:p w:rsidR="00B55107" w:rsidRPr="00E77497" w:rsidRDefault="00B55107" w:rsidP="00B55107">
      <w:pPr>
        <w:pStyle w:val="Alg4"/>
        <w:numPr>
          <w:ilvl w:val="1"/>
          <w:numId w:val="330"/>
        </w:numPr>
      </w:pPr>
      <w:r w:rsidRPr="00E77497">
        <w:t xml:space="preserve">If </w:t>
      </w:r>
      <w:r w:rsidRPr="00E77497">
        <w:rPr>
          <w:i/>
        </w:rPr>
        <w:t>gap</w:t>
      </w:r>
      <w:r w:rsidRPr="00E77497">
        <w:t xml:space="preserve"> is the empty String</w:t>
      </w:r>
    </w:p>
    <w:p w:rsidR="00B55107" w:rsidRPr="00E77497" w:rsidRDefault="00B55107" w:rsidP="00B55107">
      <w:pPr>
        <w:pStyle w:val="Alg4"/>
        <w:numPr>
          <w:ilvl w:val="2"/>
          <w:numId w:val="330"/>
        </w:numPr>
      </w:pPr>
      <w:r w:rsidRPr="00E77497">
        <w:lastRenderedPageBreak/>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1"/>
          <w:numId w:val="330"/>
        </w:numPr>
      </w:pPr>
      <w:r w:rsidRPr="00E77497">
        <w:t xml:space="preserve">Else </w:t>
      </w:r>
      <w:r w:rsidRPr="00E77497">
        <w:rPr>
          <w:i/>
        </w:rPr>
        <w:t>gap</w:t>
      </w:r>
      <w:r w:rsidRPr="00E77497">
        <w:t xml:space="preserve"> is not the empty String</w:t>
      </w:r>
    </w:p>
    <w:p w:rsidR="00B55107" w:rsidRPr="00E77497" w:rsidRDefault="00B55107" w:rsidP="00B55107">
      <w:pPr>
        <w:pStyle w:val="Alg4"/>
        <w:numPr>
          <w:ilvl w:val="2"/>
          <w:numId w:val="330"/>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E77497">
        <w:rPr>
          <w:i/>
        </w:rPr>
        <w:t>indent</w:t>
      </w:r>
      <w:r w:rsidRPr="00E77497">
        <w:t>.</w:t>
      </w:r>
    </w:p>
    <w:p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0"/>
          <w:numId w:val="330"/>
        </w:numPr>
      </w:pPr>
      <w:r w:rsidRPr="00E77497">
        <w:t xml:space="preserve">Remove the last element of </w:t>
      </w:r>
      <w:r w:rsidRPr="00E77497">
        <w:rPr>
          <w:i/>
        </w:rPr>
        <w:t>stack</w:t>
      </w:r>
      <w:r w:rsidRPr="00E77497">
        <w:t>.</w:t>
      </w:r>
    </w:p>
    <w:p w:rsidR="00B55107" w:rsidRPr="00E77497" w:rsidRDefault="00B55107" w:rsidP="00B55107">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rsidR="00B55107" w:rsidRPr="00E77497" w:rsidRDefault="00B55107" w:rsidP="00B55107">
      <w:pPr>
        <w:pStyle w:val="Alg4"/>
        <w:numPr>
          <w:ilvl w:val="0"/>
          <w:numId w:val="330"/>
        </w:numPr>
        <w:spacing w:after="220"/>
      </w:pPr>
      <w:r w:rsidRPr="00E77497">
        <w:t xml:space="preserve">Return </w:t>
      </w:r>
      <w:r w:rsidRPr="00E77497">
        <w:rPr>
          <w:i/>
        </w:rPr>
        <w:t>final</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rsidR="00B55107" w:rsidRPr="00E77497" w:rsidRDefault="00B55107" w:rsidP="00B55107">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rsidR="00B55107" w:rsidRPr="00E77497" w:rsidRDefault="00B55107" w:rsidP="00B55107">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B55107" w:rsidRPr="00E77497" w:rsidRDefault="00B55107" w:rsidP="00B55107">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rsidR="00B55107" w:rsidRPr="00E77497" w:rsidRDefault="00B55107" w:rsidP="00B55107">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rsidR="00B55107" w:rsidRPr="00E77497" w:rsidRDefault="00B55107" w:rsidP="00B55107">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B55107" w:rsidRPr="00E77497" w:rsidRDefault="00B55107" w:rsidP="00B55107">
      <w:pPr>
        <w:pStyle w:val="Alg4"/>
        <w:numPr>
          <w:ilvl w:val="0"/>
          <w:numId w:val="397"/>
        </w:numPr>
      </w:pPr>
      <w:r w:rsidRPr="00E77497">
        <w:t xml:space="preserve">Let </w:t>
      </w:r>
      <w:r w:rsidRPr="00E77497">
        <w:rPr>
          <w:i/>
        </w:rPr>
        <w:t>partial</w:t>
      </w:r>
      <w:r w:rsidRPr="00E77497">
        <w:t xml:space="preserve"> be an empty List.</w:t>
      </w:r>
    </w:p>
    <w:p w:rsidR="00B55107" w:rsidRDefault="00B55107" w:rsidP="00B55107">
      <w:pPr>
        <w:pStyle w:val="Alg4"/>
        <w:numPr>
          <w:ilvl w:val="0"/>
          <w:numId w:val="397"/>
        </w:numPr>
      </w:pPr>
      <w:r>
        <w:t xml:space="preserve">Assert: </w:t>
      </w:r>
      <w:r w:rsidRPr="00182C3E">
        <w:rPr>
          <w:i/>
        </w:rPr>
        <w:t>value</w:t>
      </w:r>
      <w:r>
        <w:t xml:space="preserve"> is a standard array object and hence its </w:t>
      </w:r>
      <w:r w:rsidRPr="00E77497">
        <w:rPr>
          <w:rFonts w:ascii="Courier New" w:hAnsi="Courier New" w:cs="Courier New"/>
          <w:b/>
        </w:rPr>
        <w:t>"length"</w:t>
      </w:r>
      <w:r>
        <w:rPr>
          <w:rFonts w:ascii="Courier New" w:hAnsi="Courier New" w:cs="Courier New"/>
          <w:b/>
        </w:rPr>
        <w:t xml:space="preserve"> </w:t>
      </w:r>
      <w:r>
        <w:t>property is a non-negative integer.</w:t>
      </w:r>
    </w:p>
    <w:p w:rsidR="00B55107" w:rsidRPr="00E77497" w:rsidRDefault="00B55107" w:rsidP="00B55107">
      <w:pPr>
        <w:pStyle w:val="Alg4"/>
        <w:numPr>
          <w:ilvl w:val="0"/>
          <w:numId w:val="397"/>
        </w:numPr>
      </w:pPr>
      <w:r w:rsidRPr="00E77497">
        <w:t xml:space="preserve">Let </w:t>
      </w:r>
      <w:r w:rsidRPr="00E77497">
        <w:rPr>
          <w:i/>
        </w:rPr>
        <w:t>len</w:t>
      </w:r>
      <w:r>
        <w:rPr>
          <w:i/>
        </w:rPr>
        <w:t>Val</w:t>
      </w:r>
      <w:r w:rsidRPr="00E77497">
        <w:t xml:space="preserve"> be the result</w:t>
      </w:r>
      <w:r>
        <w:t xml:space="preserve"> of</w:t>
      </w:r>
      <w:r w:rsidRPr="00E77497">
        <w:t xml:space="preserve"> Get</w:t>
      </w:r>
      <w:r>
        <w:t>(</w:t>
      </w:r>
      <w:r>
        <w:rPr>
          <w:i/>
        </w:rPr>
        <w:t>value</w:t>
      </w:r>
      <w:r>
        <w:t>,</w:t>
      </w:r>
      <w:r w:rsidRPr="00E77497">
        <w:t xml:space="preserve"> </w:t>
      </w:r>
      <w:r w:rsidRPr="00E77497">
        <w:rPr>
          <w:rFonts w:ascii="Courier New" w:hAnsi="Courier New"/>
          <w:b/>
        </w:rPr>
        <w:t>"length"</w:t>
      </w:r>
      <w:r>
        <w:rPr>
          <w:bCs/>
        </w:rPr>
        <w:t>)</w:t>
      </w:r>
    </w:p>
    <w:p w:rsidR="00B55107" w:rsidRDefault="00B55107" w:rsidP="00B55107">
      <w:pPr>
        <w:pStyle w:val="Alg4"/>
        <w:numPr>
          <w:ilvl w:val="0"/>
          <w:numId w:val="397"/>
        </w:numPr>
      </w:pPr>
      <w:r>
        <w:t xml:space="preserve">Let </w:t>
      </w:r>
      <w:r>
        <w:rPr>
          <w:i/>
          <w:iCs/>
        </w:rPr>
        <w:t>len</w:t>
      </w:r>
      <w:r>
        <w:t xml:space="preserve"> be ToLength(</w:t>
      </w:r>
      <w:r>
        <w:rPr>
          <w:i/>
          <w:iCs/>
        </w:rPr>
        <w:t>lenVal</w:t>
      </w:r>
      <w:r>
        <w:t>).</w:t>
      </w:r>
    </w:p>
    <w:p w:rsidR="00B55107" w:rsidRDefault="00B55107" w:rsidP="00B55107">
      <w:pPr>
        <w:pStyle w:val="Alg4"/>
        <w:numPr>
          <w:ilvl w:val="0"/>
          <w:numId w:val="397"/>
        </w:numPr>
      </w:pPr>
      <w:r>
        <w:t>ReturnIfAbrupt(</w:t>
      </w:r>
      <w:r>
        <w:rPr>
          <w:i/>
          <w:iCs/>
        </w:rPr>
        <w:t>len</w:t>
      </w:r>
      <w:r>
        <w:t>).</w:t>
      </w:r>
    </w:p>
    <w:p w:rsidR="00B55107" w:rsidRPr="00E77497" w:rsidRDefault="00B55107" w:rsidP="00B55107">
      <w:pPr>
        <w:pStyle w:val="Alg4"/>
        <w:numPr>
          <w:ilvl w:val="0"/>
          <w:numId w:val="397"/>
        </w:numPr>
      </w:pPr>
      <w:r w:rsidRPr="00E77497">
        <w:t xml:space="preserve">Let </w:t>
      </w:r>
      <w:r w:rsidRPr="00E77497">
        <w:rPr>
          <w:i/>
        </w:rPr>
        <w:t>index</w:t>
      </w:r>
      <w:r w:rsidRPr="00E77497">
        <w:t xml:space="preserve"> be 0.</w:t>
      </w:r>
    </w:p>
    <w:p w:rsidR="00B55107" w:rsidRPr="00E77497" w:rsidRDefault="00B55107" w:rsidP="00B55107">
      <w:pPr>
        <w:pStyle w:val="Alg4"/>
        <w:numPr>
          <w:ilvl w:val="0"/>
          <w:numId w:val="397"/>
        </w:numPr>
      </w:pPr>
      <w:r w:rsidRPr="00E77497">
        <w:t xml:space="preserve">Repeat while </w:t>
      </w:r>
      <w:r w:rsidRPr="00E77497">
        <w:rPr>
          <w:i/>
        </w:rPr>
        <w:t>index</w:t>
      </w:r>
      <w:r w:rsidRPr="00E77497">
        <w:t xml:space="preserve"> &lt; </w:t>
      </w:r>
      <w:r w:rsidRPr="00E77497">
        <w:rPr>
          <w:i/>
        </w:rPr>
        <w:t>len</w:t>
      </w:r>
    </w:p>
    <w:p w:rsidR="00B55107" w:rsidRPr="00E77497" w:rsidRDefault="00B55107" w:rsidP="00B55107">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rsidR="00B55107" w:rsidRDefault="00B55107" w:rsidP="00B55107">
      <w:pPr>
        <w:pStyle w:val="Alg4"/>
        <w:numPr>
          <w:ilvl w:val="1"/>
          <w:numId w:val="397"/>
        </w:numPr>
      </w:pPr>
      <w:r>
        <w:t>ReturnIfAbrupt(</w:t>
      </w:r>
      <w:r>
        <w:rPr>
          <w:i/>
        </w:rPr>
        <w:t>strP</w:t>
      </w:r>
      <w:r>
        <w:t>).</w:t>
      </w:r>
    </w:p>
    <w:p w:rsidR="00B55107" w:rsidRPr="00E77497" w:rsidRDefault="00B55107" w:rsidP="00B55107">
      <w:pPr>
        <w:pStyle w:val="Alg4"/>
        <w:numPr>
          <w:ilvl w:val="1"/>
          <w:numId w:val="397"/>
        </w:numPr>
      </w:pPr>
      <w:r w:rsidRPr="00E77497">
        <w:t xml:space="preserve">If </w:t>
      </w:r>
      <w:r w:rsidRPr="00E77497">
        <w:rPr>
          <w:i/>
        </w:rPr>
        <w:t>strP</w:t>
      </w:r>
      <w:r w:rsidRPr="00E77497">
        <w:t xml:space="preserve"> is </w:t>
      </w:r>
      <w:r w:rsidRPr="00E77497">
        <w:rPr>
          <w:b/>
        </w:rPr>
        <w:t>undefined</w:t>
      </w:r>
    </w:p>
    <w:p w:rsidR="00B55107" w:rsidRPr="00E77497" w:rsidRDefault="00B55107" w:rsidP="00B55107">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rsidR="00B55107" w:rsidRPr="00E77497" w:rsidRDefault="00B55107" w:rsidP="00B55107">
      <w:pPr>
        <w:pStyle w:val="Alg4"/>
        <w:numPr>
          <w:ilvl w:val="1"/>
          <w:numId w:val="397"/>
        </w:numPr>
      </w:pPr>
      <w:r w:rsidRPr="00E77497">
        <w:t>Else</w:t>
      </w:r>
    </w:p>
    <w:p w:rsidR="00B55107" w:rsidRPr="00E77497" w:rsidRDefault="00B55107" w:rsidP="00B55107">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rsidR="00B55107" w:rsidRPr="00E77497" w:rsidRDefault="00B55107" w:rsidP="00B55107">
      <w:pPr>
        <w:pStyle w:val="Alg4"/>
        <w:numPr>
          <w:ilvl w:val="1"/>
          <w:numId w:val="397"/>
        </w:numPr>
      </w:pPr>
      <w:r w:rsidRPr="00E77497">
        <w:t xml:space="preserve">Increment </w:t>
      </w:r>
      <w:r w:rsidRPr="00E77497">
        <w:rPr>
          <w:i/>
        </w:rPr>
        <w:t>index</w:t>
      </w:r>
      <w:r w:rsidRPr="00E77497">
        <w:t xml:space="preserve"> by 1.</w:t>
      </w:r>
    </w:p>
    <w:p w:rsidR="00B55107" w:rsidRPr="00E77497" w:rsidRDefault="00B55107" w:rsidP="00B55107">
      <w:pPr>
        <w:pStyle w:val="Alg4"/>
        <w:numPr>
          <w:ilvl w:val="0"/>
          <w:numId w:val="397"/>
        </w:numPr>
      </w:pPr>
      <w:r w:rsidRPr="00E77497">
        <w:t xml:space="preserve">If </w:t>
      </w:r>
      <w:r w:rsidRPr="00E77497">
        <w:rPr>
          <w:i/>
        </w:rPr>
        <w:t>partial</w:t>
      </w:r>
      <w:r w:rsidRPr="00E77497">
        <w:t xml:space="preserve"> is empty</w:t>
      </w:r>
      <w:r>
        <w:t>,</w:t>
      </w:r>
      <w:r w:rsidRPr="00E77497">
        <w:t xml:space="preserve"> then</w:t>
      </w:r>
    </w:p>
    <w:p w:rsidR="00B55107" w:rsidRPr="00E77497" w:rsidRDefault="00B55107" w:rsidP="00B55107">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B55107" w:rsidRPr="00E77497" w:rsidRDefault="00B55107" w:rsidP="00B55107">
      <w:pPr>
        <w:pStyle w:val="Alg4"/>
        <w:numPr>
          <w:ilvl w:val="0"/>
          <w:numId w:val="397"/>
        </w:numPr>
      </w:pPr>
      <w:r w:rsidRPr="00E77497">
        <w:t>Else</w:t>
      </w:r>
    </w:p>
    <w:p w:rsidR="00B55107" w:rsidRPr="00E77497" w:rsidRDefault="00B55107" w:rsidP="00B55107">
      <w:pPr>
        <w:pStyle w:val="Alg4"/>
        <w:numPr>
          <w:ilvl w:val="1"/>
          <w:numId w:val="397"/>
        </w:numPr>
      </w:pPr>
      <w:r w:rsidRPr="00E77497">
        <w:t xml:space="preserve">If </w:t>
      </w:r>
      <w:r w:rsidRPr="00E77497">
        <w:rPr>
          <w:i/>
        </w:rPr>
        <w:t>gap</w:t>
      </w:r>
      <w:r w:rsidRPr="00E77497">
        <w:t xml:space="preserve"> is the empty String</w:t>
      </w:r>
    </w:p>
    <w:p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1"/>
          <w:numId w:val="397"/>
        </w:numPr>
        <w:rPr>
          <w:i/>
        </w:rPr>
      </w:pPr>
      <w:r w:rsidRPr="00E77497">
        <w:t>Else</w:t>
      </w:r>
    </w:p>
    <w:p w:rsidR="00B55107" w:rsidRPr="00E77497" w:rsidRDefault="00B55107" w:rsidP="00B55107">
      <w:pPr>
        <w:pStyle w:val="Alg4"/>
        <w:numPr>
          <w:ilvl w:val="2"/>
          <w:numId w:val="397"/>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E77497">
        <w:rPr>
          <w:i/>
        </w:rPr>
        <w:t>indent</w:t>
      </w:r>
      <w:r w:rsidRPr="00E77497">
        <w:t>.</w:t>
      </w:r>
    </w:p>
    <w:p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0"/>
          <w:numId w:val="397"/>
        </w:numPr>
      </w:pPr>
      <w:r w:rsidRPr="00E77497">
        <w:t xml:space="preserve">Remove the last element of </w:t>
      </w:r>
      <w:r w:rsidRPr="00E77497">
        <w:rPr>
          <w:i/>
        </w:rPr>
        <w:t>stack</w:t>
      </w:r>
      <w:r w:rsidRPr="00E77497">
        <w:t>.</w:t>
      </w:r>
    </w:p>
    <w:p w:rsidR="00B55107" w:rsidRPr="00E77497" w:rsidRDefault="00B55107" w:rsidP="00B55107">
      <w:pPr>
        <w:pStyle w:val="Alg4"/>
        <w:numPr>
          <w:ilvl w:val="0"/>
          <w:numId w:val="397"/>
        </w:numPr>
      </w:pPr>
      <w:r w:rsidRPr="00E77497">
        <w:lastRenderedPageBreak/>
        <w:t xml:space="preserve">Let </w:t>
      </w:r>
      <w:r w:rsidRPr="00E77497">
        <w:rPr>
          <w:i/>
        </w:rPr>
        <w:t>indent</w:t>
      </w:r>
      <w:r w:rsidRPr="00E77497">
        <w:t xml:space="preserve"> be </w:t>
      </w:r>
      <w:r w:rsidRPr="00E77497">
        <w:rPr>
          <w:i/>
        </w:rPr>
        <w:t>stepback</w:t>
      </w:r>
      <w:r w:rsidRPr="00E77497">
        <w:t>.</w:t>
      </w:r>
    </w:p>
    <w:p w:rsidR="00B55107" w:rsidRPr="00E77497" w:rsidRDefault="00B55107" w:rsidP="00B55107">
      <w:pPr>
        <w:pStyle w:val="Alg4"/>
        <w:numPr>
          <w:ilvl w:val="0"/>
          <w:numId w:val="397"/>
        </w:numPr>
        <w:spacing w:after="220"/>
      </w:pPr>
      <w:r w:rsidRPr="00E77497">
        <w:t xml:space="preserve">Return </w:t>
      </w:r>
      <w:r w:rsidRPr="00E77497">
        <w:rPr>
          <w:i/>
        </w:rPr>
        <w:t>final</w:t>
      </w:r>
      <w:r w:rsidRPr="00E77497">
        <w:t>.</w:t>
      </w:r>
    </w:p>
    <w:p w:rsidR="00B55107" w:rsidRPr="00E77497" w:rsidRDefault="00B55107" w:rsidP="00B5510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rsidR="00B55107" w:rsidRPr="00E77497" w:rsidRDefault="00B55107" w:rsidP="00B55107">
      <w:pPr>
        <w:pStyle w:val="CodeSample3"/>
        <w:spacing w:after="0"/>
        <w:ind w:left="990"/>
        <w:rPr>
          <w:sz w:val="18"/>
        </w:rPr>
      </w:pPr>
      <w:r w:rsidRPr="00E77497">
        <w:rPr>
          <w:sz w:val="18"/>
        </w:rPr>
        <w:t>a = [];</w:t>
      </w:r>
    </w:p>
    <w:p w:rsidR="00B55107" w:rsidRPr="00E77497" w:rsidRDefault="00B55107" w:rsidP="00B55107">
      <w:pPr>
        <w:pStyle w:val="CodeSample3"/>
        <w:spacing w:after="0"/>
        <w:ind w:left="990"/>
        <w:rPr>
          <w:sz w:val="18"/>
        </w:rPr>
      </w:pPr>
      <w:r w:rsidRPr="00E77497">
        <w:rPr>
          <w:sz w:val="18"/>
        </w:rPr>
        <w:t>a[0] = a;</w:t>
      </w:r>
    </w:p>
    <w:p w:rsidR="00B55107" w:rsidRPr="00E77497" w:rsidRDefault="00B55107" w:rsidP="00B55107">
      <w:pPr>
        <w:pStyle w:val="CodeSample3"/>
        <w:spacing w:after="120"/>
        <w:ind w:left="990"/>
        <w:rPr>
          <w:sz w:val="18"/>
        </w:rPr>
      </w:pPr>
      <w:r w:rsidRPr="00E77497">
        <w:rPr>
          <w:sz w:val="18"/>
        </w:rPr>
        <w:t>my_text = JSON.stringify(a); // This must throw a TypeError.</w:t>
      </w:r>
    </w:p>
    <w:p w:rsidR="00B55107" w:rsidRPr="00E77497" w:rsidRDefault="00B55107" w:rsidP="00B55107">
      <w:pPr>
        <w:pStyle w:val="Note"/>
        <w:spacing w:after="60"/>
      </w:pPr>
      <w:r w:rsidRPr="00E77497">
        <w:t>NOTE 2</w:t>
      </w:r>
      <w:r w:rsidRPr="00E77497">
        <w:tab/>
        <w:t>Symbolic primitive values are rendered as follows:</w:t>
      </w:r>
    </w:p>
    <w:p w:rsidR="00B55107" w:rsidRPr="00E77497" w:rsidRDefault="00B55107" w:rsidP="00B55107">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Typewriter"/>
          <w:b/>
          <w:bCs/>
        </w:rPr>
        <w:t>null</w:t>
      </w:r>
      <w:r w:rsidRPr="00E77497">
        <w:t>.</w:t>
      </w:r>
    </w:p>
    <w:p w:rsidR="00B55107" w:rsidRPr="00E77497" w:rsidRDefault="00B55107" w:rsidP="00B55107">
      <w:pPr>
        <w:pStyle w:val="Note"/>
        <w:numPr>
          <w:ilvl w:val="0"/>
          <w:numId w:val="392"/>
        </w:numPr>
        <w:spacing w:after="0"/>
      </w:pPr>
      <w:r w:rsidRPr="00E77497">
        <w:t xml:space="preserve">The </w:t>
      </w:r>
      <w:r w:rsidRPr="00E77497">
        <w:rPr>
          <w:b/>
        </w:rPr>
        <w:t>undefined</w:t>
      </w:r>
      <w:r w:rsidRPr="00E77497">
        <w:t xml:space="preserve"> value is not rendered.</w:t>
      </w:r>
    </w:p>
    <w:p w:rsidR="00B55107" w:rsidRPr="00E77497" w:rsidRDefault="00B55107" w:rsidP="00B55107">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Typewriter"/>
          <w:b/>
          <w:bCs/>
        </w:rPr>
        <w:t>true</w:t>
      </w:r>
      <w:r w:rsidRPr="00E77497">
        <w:t>.</w:t>
      </w:r>
    </w:p>
    <w:p w:rsidR="00B55107" w:rsidRPr="00E77497" w:rsidRDefault="00B55107" w:rsidP="00B55107">
      <w:pPr>
        <w:pStyle w:val="Note"/>
        <w:numPr>
          <w:ilvl w:val="0"/>
          <w:numId w:val="392"/>
        </w:numPr>
      </w:pPr>
      <w:r w:rsidRPr="00E77497">
        <w:t xml:space="preserve">The </w:t>
      </w:r>
      <w:r w:rsidRPr="00E77497">
        <w:rPr>
          <w:b/>
        </w:rPr>
        <w:t>false</w:t>
      </w:r>
      <w:r w:rsidRPr="00E77497">
        <w:t xml:space="preserve"> value is rendered in JSON text as the String </w:t>
      </w:r>
      <w:r w:rsidRPr="00121870">
        <w:rPr>
          <w:rStyle w:val="HTMLTypewriter"/>
          <w:b/>
          <w:bCs/>
        </w:rPr>
        <w:t>false</w:t>
      </w:r>
      <w:r w:rsidRPr="00E77497">
        <w:t>.</w:t>
      </w:r>
    </w:p>
    <w:p w:rsidR="00B55107" w:rsidRPr="00E77497" w:rsidRDefault="00B55107" w:rsidP="00B5510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Sample"/>
          <w:b/>
        </w:rPr>
        <w:t>\u</w:t>
      </w:r>
      <w:r w:rsidRPr="00E77497">
        <w:t xml:space="preserve">HHHH, or with the shorter forms, </w:t>
      </w:r>
      <w:r w:rsidRPr="00E77497">
        <w:rPr>
          <w:rStyle w:val="HTMLCode"/>
          <w:b/>
        </w:rPr>
        <w:t>\b</w:t>
      </w:r>
      <w:r w:rsidRPr="00E77497">
        <w:t xml:space="preserve"> (backspace), </w:t>
      </w:r>
      <w:r w:rsidRPr="00E77497">
        <w:rPr>
          <w:rStyle w:val="HTMLCode"/>
          <w:b/>
        </w:rPr>
        <w:t>\f</w:t>
      </w:r>
      <w:r w:rsidRPr="00E77497">
        <w:t xml:space="preserve"> (formfeed), </w:t>
      </w:r>
      <w:r w:rsidRPr="00E77497">
        <w:rPr>
          <w:rStyle w:val="HTMLCode"/>
          <w:b/>
        </w:rPr>
        <w:t>\n</w:t>
      </w:r>
      <w:r w:rsidRPr="00E77497">
        <w:t xml:space="preserve"> (newline), </w:t>
      </w:r>
      <w:r w:rsidRPr="00E77497">
        <w:rPr>
          <w:rStyle w:val="HTMLCode"/>
          <w:b/>
        </w:rPr>
        <w:t>\r</w:t>
      </w:r>
      <w:r w:rsidRPr="00E77497">
        <w:t xml:space="preserve"> (carriage return), </w:t>
      </w:r>
      <w:r w:rsidRPr="00E77497">
        <w:rPr>
          <w:rStyle w:val="HTMLCode"/>
          <w:b/>
        </w:rPr>
        <w:t>\t</w:t>
      </w:r>
      <w:r w:rsidRPr="00E77497">
        <w:t xml:space="preserve"> (tab).</w:t>
      </w:r>
    </w:p>
    <w:p w:rsidR="00B55107" w:rsidRPr="00E77497" w:rsidRDefault="00B55107" w:rsidP="00B5510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Typewriter"/>
          <w:b/>
        </w:rPr>
        <w:t>null</w:t>
      </w:r>
      <w:r w:rsidRPr="00E77497">
        <w:t>.</w:t>
      </w:r>
    </w:p>
    <w:p w:rsidR="00B55107" w:rsidRPr="00E77497" w:rsidRDefault="00B55107" w:rsidP="00B5510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Typewriter"/>
          <w:b/>
        </w:rPr>
        <w:t>null</w:t>
      </w:r>
      <w:r w:rsidRPr="00E77497">
        <w:t>. In objects an unrepresentable value causes the property to be excluded from stringification.</w:t>
      </w:r>
    </w:p>
    <w:p w:rsidR="00B55107" w:rsidRPr="00E77497" w:rsidRDefault="00B55107" w:rsidP="00B55107">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rsidR="00682C77" w:rsidRPr="00E77497" w:rsidRDefault="00682C77" w:rsidP="00682C77">
      <w:pPr>
        <w:pStyle w:val="Heading3"/>
        <w:rPr>
          <w:ins w:id="15400" w:author="Rev 19 Allen Wirfs-Brock" w:date="2013-09-24T16:44:00Z"/>
        </w:rPr>
      </w:pPr>
      <w:bookmarkStart w:id="15401" w:name="_Toc365479841"/>
      <w:bookmarkStart w:id="15402" w:name="_Toc365644520"/>
      <w:bookmarkStart w:id="15403" w:name="_Toc365479842"/>
      <w:bookmarkStart w:id="15404" w:name="_Toc365644521"/>
      <w:bookmarkStart w:id="15405" w:name="_Toc365479843"/>
      <w:bookmarkStart w:id="15406" w:name="_Toc365644522"/>
      <w:bookmarkStart w:id="15407" w:name="_Toc365479848"/>
      <w:bookmarkStart w:id="15408" w:name="_Toc365644527"/>
      <w:bookmarkStart w:id="15409" w:name="_Toc365479854"/>
      <w:bookmarkStart w:id="15410" w:name="_Toc365644533"/>
      <w:bookmarkStart w:id="15411" w:name="_Toc365479859"/>
      <w:bookmarkStart w:id="15412" w:name="_Toc365644538"/>
      <w:bookmarkStart w:id="15413" w:name="_Toc365479864"/>
      <w:bookmarkStart w:id="15414" w:name="_Toc365644543"/>
      <w:bookmarkStart w:id="15415" w:name="_Toc365479871"/>
      <w:bookmarkStart w:id="15416" w:name="_Toc365644550"/>
      <w:bookmarkStart w:id="15417" w:name="_Toc365479878"/>
      <w:bookmarkStart w:id="15418" w:name="_Toc365644557"/>
      <w:bookmarkStart w:id="15419" w:name="_Toc365479883"/>
      <w:bookmarkStart w:id="15420" w:name="_Toc365644562"/>
      <w:bookmarkStart w:id="15421" w:name="_Toc365479884"/>
      <w:bookmarkStart w:id="15422" w:name="_Toc365644563"/>
      <w:bookmarkStart w:id="15423" w:name="_Toc365479885"/>
      <w:bookmarkStart w:id="15424" w:name="_Toc365644564"/>
      <w:bookmarkStart w:id="15425" w:name="_Toc365479887"/>
      <w:bookmarkStart w:id="15426" w:name="_Toc365644566"/>
      <w:bookmarkStart w:id="15427" w:name="_Toc365479893"/>
      <w:bookmarkStart w:id="15428" w:name="_Toc365644572"/>
      <w:bookmarkStart w:id="15429" w:name="_Toc365479894"/>
      <w:bookmarkStart w:id="15430" w:name="_Toc365644573"/>
      <w:bookmarkStart w:id="15431" w:name="_Toc365479895"/>
      <w:bookmarkStart w:id="15432" w:name="_Toc365644574"/>
      <w:bookmarkStart w:id="15433" w:name="_Toc365479896"/>
      <w:bookmarkStart w:id="15434" w:name="_Toc365644575"/>
      <w:bookmarkStart w:id="15435" w:name="_Toc365479902"/>
      <w:bookmarkStart w:id="15436" w:name="_Toc365644581"/>
      <w:bookmarkStart w:id="15437" w:name="_Toc365479903"/>
      <w:bookmarkStart w:id="15438" w:name="_Toc365644582"/>
      <w:bookmarkStart w:id="15439" w:name="_Toc365479904"/>
      <w:bookmarkStart w:id="15440" w:name="_Toc365644583"/>
      <w:bookmarkStart w:id="15441" w:name="_Toc365479911"/>
      <w:bookmarkStart w:id="15442" w:name="_Toc365644590"/>
      <w:bookmarkStart w:id="15443" w:name="_Toc365479912"/>
      <w:bookmarkStart w:id="15444" w:name="_Toc365644591"/>
      <w:bookmarkStart w:id="15445" w:name="_Toc365479914"/>
      <w:bookmarkStart w:id="15446" w:name="_Toc365644593"/>
      <w:bookmarkStart w:id="15447" w:name="_Toc365479915"/>
      <w:bookmarkStart w:id="15448" w:name="_Toc365644594"/>
      <w:bookmarkStart w:id="15449" w:name="_Toc365479916"/>
      <w:bookmarkStart w:id="15450" w:name="_Toc365644595"/>
      <w:bookmarkStart w:id="15451" w:name="_Toc365479923"/>
      <w:bookmarkStart w:id="15452" w:name="_Toc365644602"/>
      <w:bookmarkStart w:id="15453" w:name="_Toc365479931"/>
      <w:bookmarkStart w:id="15454" w:name="_Toc365644610"/>
      <w:bookmarkStart w:id="15455" w:name="_Toc365479932"/>
      <w:bookmarkStart w:id="15456" w:name="_Toc365644611"/>
      <w:bookmarkStart w:id="15457" w:name="_Toc365479936"/>
      <w:bookmarkStart w:id="15458" w:name="_Toc365644615"/>
      <w:bookmarkStart w:id="15459" w:name="_Toc365479938"/>
      <w:bookmarkStart w:id="15460" w:name="_Toc365644617"/>
      <w:bookmarkStart w:id="15461" w:name="_Toc365479942"/>
      <w:bookmarkStart w:id="15462" w:name="_Toc365644621"/>
      <w:bookmarkStart w:id="15463" w:name="_Toc365479945"/>
      <w:bookmarkStart w:id="15464" w:name="_Toc365644624"/>
      <w:bookmarkStart w:id="15465" w:name="_Toc365479949"/>
      <w:bookmarkStart w:id="15466" w:name="_Toc365644628"/>
      <w:bookmarkStart w:id="15467" w:name="_Toc361663985"/>
      <w:bookmarkStart w:id="15468" w:name="_Toc361665825"/>
      <w:bookmarkStart w:id="15469" w:name="_Toc361667654"/>
      <w:bookmarkStart w:id="15470" w:name="_Toc361669438"/>
      <w:bookmarkStart w:id="15471" w:name="_Toc364935488"/>
      <w:bookmarkStart w:id="15472" w:name="_Toc365479952"/>
      <w:bookmarkStart w:id="15473" w:name="_Toc365644631"/>
      <w:bookmarkStart w:id="15474" w:name="_Toc361663990"/>
      <w:bookmarkStart w:id="15475" w:name="_Toc361665830"/>
      <w:bookmarkStart w:id="15476" w:name="_Toc361667659"/>
      <w:bookmarkStart w:id="15477" w:name="_Toc361669443"/>
      <w:bookmarkStart w:id="15478" w:name="_Toc364935493"/>
      <w:bookmarkStart w:id="15479" w:name="_Toc365479957"/>
      <w:bookmarkStart w:id="15480" w:name="_Toc365644636"/>
      <w:bookmarkStart w:id="15481" w:name="_Toc361663995"/>
      <w:bookmarkStart w:id="15482" w:name="_Toc361665835"/>
      <w:bookmarkStart w:id="15483" w:name="_Toc361667664"/>
      <w:bookmarkStart w:id="15484" w:name="_Toc361669448"/>
      <w:bookmarkStart w:id="15485" w:name="_Toc364935498"/>
      <w:bookmarkStart w:id="15486" w:name="_Toc365479962"/>
      <w:bookmarkStart w:id="15487" w:name="_Toc365644641"/>
      <w:bookmarkStart w:id="15488" w:name="_Toc361664000"/>
      <w:bookmarkStart w:id="15489" w:name="_Toc361665840"/>
      <w:bookmarkStart w:id="15490" w:name="_Toc361667669"/>
      <w:bookmarkStart w:id="15491" w:name="_Toc361669453"/>
      <w:bookmarkStart w:id="15492" w:name="_Toc364935503"/>
      <w:bookmarkStart w:id="15493" w:name="_Toc365479967"/>
      <w:bookmarkStart w:id="15494" w:name="_Toc365644646"/>
      <w:bookmarkStart w:id="15495" w:name="_Toc368050812"/>
      <w:bookmarkEnd w:id="15401"/>
      <w:bookmarkEnd w:id="15402"/>
      <w:bookmarkEnd w:id="15403"/>
      <w:bookmarkEnd w:id="15404"/>
      <w:bookmarkEnd w:id="15405"/>
      <w:bookmarkEnd w:id="15406"/>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bookmarkEnd w:id="15489"/>
      <w:bookmarkEnd w:id="15490"/>
      <w:bookmarkEnd w:id="15491"/>
      <w:bookmarkEnd w:id="15492"/>
      <w:bookmarkEnd w:id="15493"/>
      <w:bookmarkEnd w:id="15494"/>
      <w:ins w:id="15496" w:author="Rev 19 Allen Wirfs-Brock" w:date="2013-09-24T16:44:00Z">
        <w:r>
          <w:t>JSON [ @@toStringTag</w:t>
        </w:r>
        <w:r w:rsidRPr="00E77497">
          <w:t xml:space="preserve"> </w:t>
        </w:r>
        <w:r>
          <w:t>]</w:t>
        </w:r>
        <w:bookmarkEnd w:id="15495"/>
      </w:ins>
    </w:p>
    <w:p w:rsidR="00682C77" w:rsidRPr="00097A4C" w:rsidRDefault="00682C77" w:rsidP="00682C77">
      <w:pPr>
        <w:rPr>
          <w:ins w:id="15497" w:author="Rev 19 Allen Wirfs-Brock" w:date="2013-09-24T16:44:00Z"/>
        </w:rPr>
      </w:pPr>
      <w:ins w:id="15498" w:author="Rev 19 Allen Wirfs-Brock" w:date="2013-09-24T16:44:00Z">
        <w:r w:rsidRPr="00E77497">
          <w:t xml:space="preserve">The </w:t>
        </w:r>
        <w:r>
          <w:t xml:space="preserve">initial value of the @@toStringTag property is the string value </w:t>
        </w:r>
        <w:r w:rsidRPr="00E77497">
          <w:rPr>
            <w:b/>
          </w:rPr>
          <w:t>"</w:t>
        </w:r>
        <w:r>
          <w:rPr>
            <w:rFonts w:ascii="Courier New" w:hAnsi="Courier New" w:cs="Courier New"/>
            <w:b/>
          </w:rPr>
          <w:t>JSON</w:t>
        </w:r>
        <w:r w:rsidRPr="00E77497">
          <w:rPr>
            <w:b/>
          </w:rPr>
          <w:t>"</w:t>
        </w:r>
        <w:r>
          <w:t>.</w:t>
        </w:r>
      </w:ins>
    </w:p>
    <w:p w:rsidR="00682C77" w:rsidRPr="00E77497" w:rsidRDefault="00682C77" w:rsidP="00682C77">
      <w:pPr>
        <w:rPr>
          <w:ins w:id="15499" w:author="Rev 19 Allen Wirfs-Brock" w:date="2013-09-24T16:44:00Z"/>
        </w:rPr>
      </w:pPr>
      <w:ins w:id="15500" w:author="Rev 19 Allen Wirfs-Brock" w:date="2013-09-24T16:44: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rsidR="00D6570B" w:rsidRDefault="00D6570B" w:rsidP="00DD2409">
      <w:pPr>
        <w:pStyle w:val="Heading1"/>
      </w:pPr>
      <w:del w:id="15501" w:author="Rev 19 Allen Wirfs-Brock" w:date="2013-09-24T16:43:00Z">
        <w:r w:rsidDel="00682C77">
          <w:delText xml:space="preserve">The </w:delText>
        </w:r>
        <w:r w:rsidDel="00682C77">
          <w:rPr>
            <w:rFonts w:cs="Arial"/>
          </w:rPr>
          <w:delText>"</w:delText>
        </w:r>
        <w:r w:rsidDel="00682C77">
          <w:delText>std:iteration</w:delText>
        </w:r>
        <w:r w:rsidDel="00682C77">
          <w:rPr>
            <w:rFonts w:cs="Arial"/>
          </w:rPr>
          <w:delText>"</w:delText>
        </w:r>
        <w:r w:rsidDel="00682C77">
          <w:delText xml:space="preserve"> Module</w:delText>
        </w:r>
      </w:del>
      <w:bookmarkStart w:id="15502" w:name="_Toc368050813"/>
      <w:ins w:id="15503" w:author="Rev 19 Allen Wirfs-Brock" w:date="2013-09-27T12:01:00Z">
        <w:r w:rsidR="006A1BC3">
          <w:t>Control Abstraction Objects</w:t>
        </w:r>
      </w:ins>
      <w:bookmarkEnd w:id="15502"/>
    </w:p>
    <w:p w:rsidR="00D6570B" w:rsidDel="00682C77" w:rsidRDefault="00D6570B" w:rsidP="000D7E3D">
      <w:pPr>
        <w:rPr>
          <w:del w:id="15504" w:author="Rev 19 Allen Wirfs-Brock" w:date="2013-09-24T16:44:00Z"/>
        </w:rPr>
      </w:pPr>
      <w:del w:id="15505" w:author="Rev 19 Allen Wirfs-Brock" w:date="2013-09-24T16:44:00Z">
        <w:r w:rsidDel="00682C77">
          <w:delText xml:space="preserve">The </w:delText>
        </w:r>
        <w:r w:rsidRPr="008D58BE" w:rsidDel="00682C77">
          <w:rPr>
            <w:rFonts w:ascii="Courier New" w:hAnsi="Courier New" w:cs="Courier New"/>
            <w:b/>
            <w:bCs/>
          </w:rPr>
          <w:delText>"std:iteration"</w:delText>
        </w:r>
        <w:r w:rsidDel="00682C77">
          <w:delText xml:space="preserve"> module defines built-in objects that support the for-of statement and similar iteration use cases.  It also defines the built-in objects that support Generator Fun</w:delText>
        </w:r>
        <w:r w:rsidR="008B459B" w:rsidDel="00682C77">
          <w:delText>c</w:delText>
        </w:r>
        <w:r w:rsidDel="00682C77">
          <w:delText>tions.</w:delText>
        </w:r>
        <w:bookmarkStart w:id="15506" w:name="_Toc368034814"/>
        <w:bookmarkStart w:id="15507" w:name="_Toc368050037"/>
        <w:bookmarkStart w:id="15508" w:name="_Toc368050814"/>
        <w:bookmarkEnd w:id="15506"/>
        <w:bookmarkEnd w:id="15507"/>
        <w:bookmarkEnd w:id="15508"/>
      </w:del>
    </w:p>
    <w:p w:rsidR="00D6570B" w:rsidRDefault="00D6570B" w:rsidP="00DD2409">
      <w:pPr>
        <w:pStyle w:val="Heading2"/>
      </w:pPr>
      <w:bookmarkStart w:id="15509" w:name="_Toc368050815"/>
      <w:r>
        <w:t>Common Iteration Interfaces</w:t>
      </w:r>
      <w:bookmarkEnd w:id="15509"/>
    </w:p>
    <w:p w:rsidR="00D6570B" w:rsidRDefault="00D6570B" w:rsidP="000D7E3D">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rsidR="00D6570B" w:rsidRDefault="00D6570B" w:rsidP="000D7E3D"/>
    <w:p w:rsidR="00D6570B" w:rsidRDefault="00D6570B" w:rsidP="00DD2409">
      <w:pPr>
        <w:pStyle w:val="Heading3"/>
      </w:pPr>
      <w:bookmarkStart w:id="15510" w:name="_Toc368050816"/>
      <w:r>
        <w:t xml:space="preserve">The </w:t>
      </w:r>
      <w:r w:rsidR="00AA6714">
        <w:rPr>
          <w:i/>
          <w:iCs/>
        </w:rPr>
        <w:t>I</w:t>
      </w:r>
      <w:r w:rsidRPr="008D58BE">
        <w:rPr>
          <w:i/>
          <w:iCs/>
        </w:rPr>
        <w:t>terable</w:t>
      </w:r>
      <w:r>
        <w:t xml:space="preserve"> Iterface</w:t>
      </w:r>
      <w:bookmarkEnd w:id="15510"/>
    </w:p>
    <w:p w:rsidR="00D6570B" w:rsidRDefault="00D6570B" w:rsidP="000D7E3D">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8D58BE" w:rsidRDefault="00D6570B" w:rsidP="00B55107">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 zero arguments function that returns an object. </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rsidR="00D6570B" w:rsidRPr="00ED7EB3" w:rsidRDefault="00D6570B" w:rsidP="00B55107"/>
    <w:p w:rsidR="00D6570B" w:rsidRDefault="00D6570B" w:rsidP="00DD2409">
      <w:pPr>
        <w:pStyle w:val="Heading3"/>
      </w:pPr>
      <w:bookmarkStart w:id="15511" w:name="_Ref365644824"/>
      <w:bookmarkStart w:id="15512" w:name="_Toc368050817"/>
      <w:r>
        <w:lastRenderedPageBreak/>
        <w:t xml:space="preserve">The </w:t>
      </w:r>
      <w:r w:rsidR="00AA6714">
        <w:rPr>
          <w:i/>
          <w:iCs/>
        </w:rPr>
        <w:t>I</w:t>
      </w:r>
      <w:r>
        <w:rPr>
          <w:i/>
          <w:iCs/>
        </w:rPr>
        <w:t xml:space="preserve">terator </w:t>
      </w:r>
      <w:r>
        <w:t xml:space="preserve"> Iterface</w:t>
      </w:r>
      <w:bookmarkEnd w:id="15511"/>
      <w:bookmarkEnd w:id="15512"/>
    </w:p>
    <w:p w:rsidR="00D6570B" w:rsidRDefault="00D6570B" w:rsidP="000D7E3D">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B55107">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 function </w:t>
            </w:r>
            <w:r>
              <w:t>that returns an object.</w:t>
            </w:r>
          </w:p>
        </w:tc>
        <w:tc>
          <w:tcPr>
            <w:tcW w:w="4085" w:type="dxa"/>
            <w:tcBorders>
              <w:top w:val="single" w:sz="4" w:space="0" w:color="auto"/>
            </w:tcBorders>
            <w:shd w:val="clear" w:color="auto" w:fill="auto"/>
          </w:tcPr>
          <w:p w:rsidR="00D6570B" w:rsidRPr="00D6570B" w:rsidRDefault="00D6570B" w:rsidP="00AE748F">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del w:id="15513" w:author="Rev 19 Allen Wirfs-Brock" w:date="2013-09-06T10:15:00Z">
              <w:r w:rsidR="00AA6714" w:rsidDel="00AE748F">
                <w:rPr>
                  <w:i/>
                  <w:iCs/>
                </w:rPr>
                <w:delText>Itr</w:delText>
              </w:r>
              <w:r w:rsidRPr="00D6570B" w:rsidDel="00AE748F">
                <w:rPr>
                  <w:i/>
                  <w:iCs/>
                </w:rPr>
                <w:delText>Result</w:delText>
              </w:r>
              <w:r w:rsidRPr="00D6570B" w:rsidDel="00AE748F">
                <w:delText xml:space="preserve"> </w:delText>
              </w:r>
            </w:del>
            <w:ins w:id="15514" w:author="Rev 19 Allen Wirfs-Brock" w:date="2013-09-06T10:15:00Z">
              <w:r w:rsidR="00AE748F">
                <w:rPr>
                  <w:i/>
                  <w:iCs/>
                </w:rPr>
                <w:t>Iterator</w:t>
              </w:r>
              <w:r w:rsidR="00AE748F" w:rsidRPr="00D6570B">
                <w:rPr>
                  <w:i/>
                  <w:iCs/>
                </w:rPr>
                <w:t>Result</w:t>
              </w:r>
              <w:r w:rsidR="00AE748F" w:rsidRPr="00D6570B">
                <w:t xml:space="preserve"> </w:t>
              </w:r>
            </w:ins>
            <w:r w:rsidRPr="00D6570B">
              <w:t>interface.</w:t>
            </w:r>
            <w:r w:rsidR="002B1EEE">
              <w:t xml:space="preserve"> </w:t>
            </w:r>
          </w:p>
        </w:tc>
      </w:tr>
    </w:tbl>
    <w:p w:rsidR="002B1EEE" w:rsidRDefault="002B1EEE" w:rsidP="00B55107">
      <w:pPr>
        <w:pStyle w:val="Note"/>
        <w:spacing w:before="240"/>
      </w:pPr>
      <w:r>
        <w:t>NOTE</w:t>
      </w:r>
      <w:r>
        <w:tab/>
        <w:t>Arguments may be passed to the next function but their interpretation and validity is dependent upon the target Iterator. Generic use of Iterators should not pass any arguments.</w:t>
      </w:r>
    </w:p>
    <w:p w:rsidR="00D6570B" w:rsidRDefault="00D6570B" w:rsidP="00DD2409">
      <w:pPr>
        <w:pStyle w:val="Heading3"/>
      </w:pPr>
      <w:bookmarkStart w:id="15515" w:name="_Toc368050818"/>
      <w:r>
        <w:t xml:space="preserve">The </w:t>
      </w:r>
      <w:r w:rsidR="00AA6714">
        <w:rPr>
          <w:i/>
          <w:iCs/>
        </w:rPr>
        <w:t>It</w:t>
      </w:r>
      <w:ins w:id="15516" w:author="Rev 19 Allen Wirfs-Brock" w:date="2013-09-06T10:15:00Z">
        <w:r w:rsidR="00AE748F">
          <w:rPr>
            <w:i/>
            <w:iCs/>
          </w:rPr>
          <w:t>e</w:t>
        </w:r>
      </w:ins>
      <w:r w:rsidR="00AA6714">
        <w:rPr>
          <w:i/>
          <w:iCs/>
        </w:rPr>
        <w:t>r</w:t>
      </w:r>
      <w:ins w:id="15517" w:author="Rev 19 Allen Wirfs-Brock" w:date="2013-09-06T10:15:00Z">
        <w:r w:rsidR="00AE748F">
          <w:rPr>
            <w:i/>
            <w:iCs/>
          </w:rPr>
          <w:t>ator</w:t>
        </w:r>
      </w:ins>
      <w:r>
        <w:rPr>
          <w:i/>
          <w:iCs/>
        </w:rPr>
        <w:t xml:space="preserve">Result </w:t>
      </w:r>
      <w:r>
        <w:t xml:space="preserve"> Iterface</w:t>
      </w:r>
      <w:bookmarkEnd w:id="15515"/>
    </w:p>
    <w:p w:rsidR="00D6570B" w:rsidRDefault="00D6570B" w:rsidP="000D7E3D">
      <w:r>
        <w:t xml:space="preserve">The </w:t>
      </w:r>
      <w:r w:rsidR="00AA6714">
        <w:rPr>
          <w:i/>
          <w:iCs/>
        </w:rPr>
        <w:t>It</w:t>
      </w:r>
      <w:ins w:id="15518" w:author="Rev 19 Allen Wirfs-Brock" w:date="2013-09-06T10:16:00Z">
        <w:r w:rsidR="00AE748F">
          <w:rPr>
            <w:i/>
            <w:iCs/>
          </w:rPr>
          <w:t>e</w:t>
        </w:r>
      </w:ins>
      <w:r w:rsidR="00AA6714">
        <w:rPr>
          <w:i/>
          <w:iCs/>
        </w:rPr>
        <w:t>r</w:t>
      </w:r>
      <w:ins w:id="15519" w:author="Rev 19 Allen Wirfs-Brock" w:date="2013-09-06T10:16:00Z">
        <w:r w:rsidR="00AE748F">
          <w:rPr>
            <w:i/>
            <w:iCs/>
          </w:rPr>
          <w:t>ator</w:t>
        </w:r>
      </w:ins>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bottom w:val="single" w:sz="4" w:space="0" w:color="auto"/>
            </w:tcBorders>
            <w:shd w:val="clear" w:color="auto" w:fill="auto"/>
          </w:tcPr>
          <w:p w:rsidR="00D6570B" w:rsidRPr="00D6570B" w:rsidRDefault="00D6570B" w:rsidP="00B55107">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rsidR="00D6570B" w:rsidRPr="00D6570B" w:rsidRDefault="00D6570B" w:rsidP="007F5175">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rsidR="00D6570B" w:rsidRPr="00D6570B" w:rsidRDefault="00D6570B" w:rsidP="00052E66">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B55107">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Any ECMAScript languge value. </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rsidR="00D6570B" w:rsidRPr="00E77497" w:rsidRDefault="00D6570B" w:rsidP="00DD2409">
      <w:pPr>
        <w:pStyle w:val="Heading2"/>
      </w:pPr>
      <w:r w:rsidRPr="00E77497">
        <w:tab/>
      </w:r>
      <w:bookmarkStart w:id="15520" w:name="_Toc368050819"/>
      <w:r>
        <w:rPr>
          <w:rFonts w:cs="Arial"/>
        </w:rPr>
        <w:t>"</w:t>
      </w:r>
      <w:r>
        <w:t>std:iteration</w:t>
      </w:r>
      <w:r>
        <w:rPr>
          <w:rFonts w:cs="Arial"/>
        </w:rPr>
        <w:t xml:space="preserve">" </w:t>
      </w:r>
      <w:r>
        <w:t>Exports</w:t>
      </w:r>
      <w:bookmarkEnd w:id="15520"/>
      <w:r>
        <w:tab/>
      </w:r>
    </w:p>
    <w:p w:rsidR="00D6570B" w:rsidRDefault="00D6570B" w:rsidP="00B55107">
      <w:r>
        <w:t xml:space="preserve">The </w:t>
      </w:r>
      <w:r w:rsidRPr="008D58BE">
        <w:rPr>
          <w:rFonts w:ascii="Courier New" w:hAnsi="Courier New" w:cs="Courier New"/>
          <w:b/>
          <w:bCs/>
        </w:rPr>
        <w:t>"std:iteration"</w:t>
      </w:r>
      <w:r>
        <w:t xml:space="preserve"> module exports the names:</w:t>
      </w:r>
    </w:p>
    <w:p w:rsidR="00D6570B" w:rsidRDefault="000A3E52" w:rsidP="00B55107">
      <w:pPr>
        <w:numPr>
          <w:ilvl w:val="0"/>
          <w:numId w:val="1410"/>
        </w:numPr>
        <w:contextualSpacing/>
      </w:pPr>
      <w:r>
        <w:t>i</w:t>
      </w:r>
      <w:r w:rsidR="003966E3">
        <w:t>terator</w:t>
      </w:r>
    </w:p>
    <w:p w:rsidR="00D6570B" w:rsidRDefault="00D6570B" w:rsidP="007F5175">
      <w:pPr>
        <w:numPr>
          <w:ilvl w:val="0"/>
          <w:numId w:val="1410"/>
        </w:numPr>
        <w:contextualSpacing/>
      </w:pPr>
      <w:r>
        <w:t>GeneratorFunction</w:t>
      </w:r>
    </w:p>
    <w:p w:rsidR="00D6570B" w:rsidRDefault="00D6570B" w:rsidP="00052E66">
      <w:pPr>
        <w:numPr>
          <w:ilvl w:val="0"/>
          <w:numId w:val="1410"/>
        </w:numPr>
      </w:pPr>
      <w:r>
        <w:t>Generator</w:t>
      </w:r>
    </w:p>
    <w:p w:rsidR="00D6570B" w:rsidRDefault="00D6570B" w:rsidP="00DD2409">
      <w:pPr>
        <w:pStyle w:val="Heading2"/>
      </w:pPr>
      <w:bookmarkStart w:id="15521" w:name="_Toc368050820"/>
      <w:r>
        <w:t>GeneratorFunction</w:t>
      </w:r>
      <w:r w:rsidRPr="00E77497">
        <w:t xml:space="preserve"> Objects</w:t>
      </w:r>
      <w:bookmarkEnd w:id="15521"/>
    </w:p>
    <w:p w:rsidR="00D6570B" w:rsidRDefault="00D6570B" w:rsidP="000D7E3D">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rsidTr="00F9694F">
        <w:trPr>
          <w:trHeight w:val="9216"/>
          <w:jc w:val="center"/>
        </w:trPr>
        <w:tc>
          <w:tcPr>
            <w:tcW w:w="9360" w:type="dxa"/>
            <w:shd w:val="clear" w:color="auto" w:fill="auto"/>
          </w:tcPr>
          <w:p w:rsidR="00E84582" w:rsidRPr="00F9694F" w:rsidRDefault="007E228C" w:rsidP="000D7E3D">
            <w:pPr>
              <w:keepNext/>
              <w:spacing w:after="0"/>
              <w:rPr>
                <w:rFonts w:eastAsia="Times New Roman"/>
              </w:rPr>
            </w:pPr>
            <w:r>
              <w:rPr>
                <w:noProof/>
                <w:lang w:val="en-US" w:eastAsia="en-US"/>
              </w:rPr>
              <w:lastRenderedPageBreak/>
              <w:drawing>
                <wp:inline distT="0" distB="0" distL="0" distR="0" wp14:anchorId="126FC448" wp14:editId="64C9C88F">
                  <wp:extent cx="5946140" cy="58724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40" cy="5872480"/>
                          </a:xfrm>
                          <a:prstGeom prst="rect">
                            <a:avLst/>
                          </a:prstGeom>
                          <a:noFill/>
                          <a:ln>
                            <a:noFill/>
                          </a:ln>
                        </pic:spPr>
                      </pic:pic>
                    </a:graphicData>
                  </a:graphic>
                </wp:inline>
              </w:drawing>
            </w:r>
          </w:p>
        </w:tc>
      </w:tr>
    </w:tbl>
    <w:p w:rsidR="00E84582" w:rsidRPr="00F474F6" w:rsidRDefault="00E84582" w:rsidP="00B55107">
      <w:pPr>
        <w:pStyle w:val="Caption"/>
        <w:spacing w:before="100"/>
        <w:jc w:val="center"/>
      </w:pPr>
      <w:r>
        <w:t xml:space="preserve">Figure </w:t>
      </w:r>
      <w:r>
        <w:fldChar w:fldCharType="begin"/>
      </w:r>
      <w:r>
        <w:instrText xml:space="preserve"> SEQ Figure \* ARABIC </w:instrText>
      </w:r>
      <w:r>
        <w:fldChar w:fldCharType="separate"/>
      </w:r>
      <w:r w:rsidR="00460CAC">
        <w:rPr>
          <w:noProof/>
        </w:rPr>
        <w:t>2</w:t>
      </w:r>
      <w:r>
        <w:fldChar w:fldCharType="end"/>
      </w:r>
      <w:r w:rsidR="004C6EA6">
        <w:t xml:space="preserve"> (Informative) </w:t>
      </w:r>
      <w:commentRangeStart w:id="15522"/>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15522"/>
      <w:r w:rsidR="004C6EA6">
        <w:rPr>
          <w:rStyle w:val="CommentReference"/>
          <w:b w:val="0"/>
          <w:bCs w:val="0"/>
        </w:rPr>
        <w:commentReference w:id="15522"/>
      </w:r>
    </w:p>
    <w:p w:rsidR="00D6570B" w:rsidRPr="00E77497" w:rsidRDefault="00D6570B" w:rsidP="00DD2409">
      <w:pPr>
        <w:pStyle w:val="Heading3"/>
      </w:pPr>
      <w:bookmarkStart w:id="15523" w:name="_Toc368050821"/>
      <w:r w:rsidRPr="00E77497">
        <w:t xml:space="preserve">The </w:t>
      </w:r>
      <w:r>
        <w:t>GeneratorFunction Constructor</w:t>
      </w:r>
      <w:bookmarkEnd w:id="15523"/>
    </w:p>
    <w:p w:rsidR="00D6570B" w:rsidRPr="00E77497" w:rsidRDefault="00D6570B" w:rsidP="000D7E3D">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w:t>
      </w:r>
      <w:del w:id="15524" w:author="Rev 19 Allen Wirfs-Brock" w:date="2013-09-26T17:47:00Z">
        <w:r w:rsidDel="003442C2">
          <w:delText>n</w:delText>
        </w:r>
      </w:del>
      <w:r>
        <w:t xml:space="preserve">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5525" w:author="Rev 19 Allen Wirfs-Brock" w:date="2013-09-27T10:29:00Z">
        <w:r w:rsidDel="00540AE6">
          <w:delText>initialization</w:delText>
        </w:r>
      </w:del>
      <w:ins w:id="15526" w:author="Rev 19 Allen Wirfs-Brock" w:date="2013-09-27T10:29:00Z">
        <w:r w:rsidR="00540AE6">
          <w:t>initialisation</w:t>
        </w:r>
      </w:ins>
      <w:r>
        <w:t>.</w:t>
      </w:r>
    </w:p>
    <w:p w:rsidR="00D6570B" w:rsidRPr="00E77497" w:rsidRDefault="00D6570B" w:rsidP="000D7E3D">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rsidR="00D6570B" w:rsidRPr="00E77497" w:rsidRDefault="00D6570B" w:rsidP="00DD2409">
      <w:pPr>
        <w:pStyle w:val="Heading4"/>
      </w:pPr>
      <w:bookmarkStart w:id="15527" w:name="_Ref365534125"/>
      <w:r>
        <w:lastRenderedPageBreak/>
        <w:t>Generator</w:t>
      </w:r>
      <w:r w:rsidRPr="00E77497">
        <w:t xml:space="preserve">Function (p1, p2, </w:t>
      </w:r>
      <w:r w:rsidRPr="00E77497">
        <w:rPr>
          <w:snapToGrid w:val="0"/>
        </w:rPr>
        <w:t>…</w:t>
      </w:r>
      <w:r w:rsidRPr="00E77497">
        <w:t xml:space="preserve"> , pn, body)</w:t>
      </w:r>
      <w:bookmarkEnd w:id="15527"/>
    </w:p>
    <w:p w:rsidR="00D6570B" w:rsidRPr="00E77497" w:rsidRDefault="00D6570B" w:rsidP="000D7E3D">
      <w:r w:rsidRPr="00E77497">
        <w:t xml:space="preserve">The last argument specifies the body (executable code) of a </w:t>
      </w:r>
      <w:r>
        <w:t xml:space="preserve">generator </w:t>
      </w:r>
      <w:r w:rsidRPr="00E77497">
        <w:t>function; any preceding arguments specify formal parameters.</w:t>
      </w:r>
    </w:p>
    <w:p w:rsidR="00D6570B" w:rsidRPr="00E77497" w:rsidRDefault="00D6570B" w:rsidP="000D7E3D">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D6570B" w:rsidRPr="00E77497" w:rsidRDefault="00D6570B" w:rsidP="000D7E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rsidR="00D6570B" w:rsidRPr="00E77497" w:rsidRDefault="00D6570B" w:rsidP="000D7E3D">
      <w:pPr>
        <w:pStyle w:val="Alg4"/>
        <w:numPr>
          <w:ilvl w:val="0"/>
          <w:numId w:val="1461"/>
        </w:numPr>
      </w:pPr>
      <w:r w:rsidRPr="00E77497">
        <w:t xml:space="preserve">Let </w:t>
      </w:r>
      <w:r w:rsidRPr="00E77497">
        <w:rPr>
          <w:i/>
        </w:rPr>
        <w:t>P</w:t>
      </w:r>
      <w:r w:rsidRPr="00E77497">
        <w:t xml:space="preserve"> be the empty String.</w:t>
      </w:r>
    </w:p>
    <w:p w:rsidR="00D6570B" w:rsidRPr="00E77497" w:rsidRDefault="00D6570B" w:rsidP="000D7E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rsidR="00D6570B" w:rsidRPr="00E77497" w:rsidRDefault="00D6570B" w:rsidP="000D7E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rsidR="00D6570B" w:rsidRPr="00E77497" w:rsidRDefault="00D6570B" w:rsidP="000D7E3D">
      <w:pPr>
        <w:pStyle w:val="Alg4"/>
        <w:numPr>
          <w:ilvl w:val="0"/>
          <w:numId w:val="1461"/>
        </w:numPr>
      </w:pPr>
      <w:r w:rsidRPr="00E77497">
        <w:t xml:space="preserve">Else </w:t>
      </w:r>
      <w:r w:rsidRPr="00E77497">
        <w:rPr>
          <w:i/>
        </w:rPr>
        <w:t>argCount</w:t>
      </w:r>
      <w:r w:rsidRPr="00E77497">
        <w:t xml:space="preserve"> &gt; 1,</w:t>
      </w:r>
    </w:p>
    <w:p w:rsidR="00D6570B" w:rsidRPr="00E77497" w:rsidRDefault="00D6570B" w:rsidP="000D7E3D">
      <w:pPr>
        <w:pStyle w:val="Alg4"/>
        <w:numPr>
          <w:ilvl w:val="1"/>
          <w:numId w:val="1461"/>
        </w:numPr>
      </w:pPr>
      <w:r w:rsidRPr="00E77497">
        <w:t xml:space="preserve">Let </w:t>
      </w:r>
      <w:r w:rsidRPr="00E77497">
        <w:rPr>
          <w:i/>
        </w:rPr>
        <w:t>firstArg</w:t>
      </w:r>
      <w:r w:rsidRPr="00E77497">
        <w:t xml:space="preserve"> be the first argument.</w:t>
      </w:r>
    </w:p>
    <w:p w:rsidR="00D6570B" w:rsidRPr="00E77497" w:rsidRDefault="00D6570B" w:rsidP="000D7E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rsidR="00D6570B" w:rsidRDefault="00D6570B" w:rsidP="000D7E3D">
      <w:pPr>
        <w:pStyle w:val="Alg4"/>
        <w:numPr>
          <w:ilvl w:val="1"/>
          <w:numId w:val="1461"/>
        </w:numPr>
      </w:pPr>
      <w:r>
        <w:t>ReturnIfAbrupt(</w:t>
      </w:r>
      <w:r>
        <w:rPr>
          <w:i/>
        </w:rPr>
        <w:t>P</w:t>
      </w:r>
      <w:r>
        <w:t>).</w:t>
      </w:r>
    </w:p>
    <w:p w:rsidR="00D6570B" w:rsidRPr="00E77497" w:rsidRDefault="00D6570B" w:rsidP="000D7E3D">
      <w:pPr>
        <w:pStyle w:val="Alg4"/>
        <w:numPr>
          <w:ilvl w:val="1"/>
          <w:numId w:val="1461"/>
        </w:numPr>
      </w:pPr>
      <w:r w:rsidRPr="00E77497">
        <w:t xml:space="preserve">Let </w:t>
      </w:r>
      <w:r w:rsidRPr="00E77497">
        <w:rPr>
          <w:i/>
        </w:rPr>
        <w:t>k</w:t>
      </w:r>
      <w:r w:rsidRPr="00E77497">
        <w:t xml:space="preserve"> be 2.</w:t>
      </w:r>
    </w:p>
    <w:p w:rsidR="00D6570B" w:rsidRPr="00E77497" w:rsidRDefault="00D6570B" w:rsidP="000D7E3D">
      <w:pPr>
        <w:pStyle w:val="Alg4"/>
        <w:numPr>
          <w:ilvl w:val="1"/>
          <w:numId w:val="1461"/>
        </w:numPr>
      </w:pPr>
      <w:r w:rsidRPr="00E77497">
        <w:t xml:space="preserve">Repeat, while </w:t>
      </w:r>
      <w:r w:rsidRPr="00E77497">
        <w:rPr>
          <w:i/>
        </w:rPr>
        <w:t>k</w:t>
      </w:r>
      <w:r w:rsidRPr="00E77497">
        <w:t xml:space="preserve"> &lt; </w:t>
      </w:r>
      <w:r w:rsidRPr="00E77497">
        <w:rPr>
          <w:i/>
        </w:rPr>
        <w:t>argCount</w:t>
      </w:r>
    </w:p>
    <w:p w:rsidR="00D6570B" w:rsidRPr="00E77497" w:rsidRDefault="00D6570B" w:rsidP="000D7E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rsidR="00D6570B" w:rsidRDefault="00D6570B" w:rsidP="000D7E3D">
      <w:pPr>
        <w:pStyle w:val="Alg4"/>
        <w:numPr>
          <w:ilvl w:val="2"/>
          <w:numId w:val="1461"/>
        </w:numPr>
      </w:pPr>
      <w:r>
        <w:t xml:space="preserve">Let </w:t>
      </w:r>
      <w:r w:rsidRPr="00296EE6">
        <w:rPr>
          <w:i/>
        </w:rPr>
        <w:t>nextArgString</w:t>
      </w:r>
      <w:r>
        <w:t xml:space="preserve"> be ToString(</w:t>
      </w:r>
      <w:r w:rsidRPr="00296EE6">
        <w:rPr>
          <w:i/>
        </w:rPr>
        <w:t>nextArg</w:t>
      </w:r>
      <w:r>
        <w:t>).</w:t>
      </w:r>
    </w:p>
    <w:p w:rsidR="00D6570B" w:rsidRDefault="00D6570B" w:rsidP="000D7E3D">
      <w:pPr>
        <w:pStyle w:val="Alg4"/>
        <w:numPr>
          <w:ilvl w:val="2"/>
          <w:numId w:val="1461"/>
        </w:numPr>
      </w:pPr>
      <w:r>
        <w:t>ReturnIfAbrupt(</w:t>
      </w:r>
      <w:r w:rsidRPr="00B54236">
        <w:rPr>
          <w:i/>
        </w:rPr>
        <w:t>nextArgString</w:t>
      </w:r>
      <w:r>
        <w:t>).</w:t>
      </w:r>
    </w:p>
    <w:p w:rsidR="00D6570B" w:rsidRPr="00E77497" w:rsidRDefault="00D6570B" w:rsidP="000D7E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rsidR="00D6570B" w:rsidRPr="00E77497" w:rsidRDefault="00D6570B" w:rsidP="000D7E3D">
      <w:pPr>
        <w:pStyle w:val="Alg4"/>
        <w:numPr>
          <w:ilvl w:val="2"/>
          <w:numId w:val="1461"/>
        </w:numPr>
      </w:pPr>
      <w:r w:rsidRPr="00E77497">
        <w:t xml:space="preserve">Increase </w:t>
      </w:r>
      <w:r w:rsidRPr="00E77497">
        <w:rPr>
          <w:i/>
        </w:rPr>
        <w:t>k</w:t>
      </w:r>
      <w:r w:rsidRPr="00E77497">
        <w:t xml:space="preserve"> by 1.</w:t>
      </w:r>
    </w:p>
    <w:p w:rsidR="00D6570B" w:rsidRPr="00E77497" w:rsidRDefault="00D6570B" w:rsidP="000D7E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rsidR="00D6570B" w:rsidRPr="00E77497" w:rsidRDefault="00D6570B" w:rsidP="000D7E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rsidR="00D6570B" w:rsidRDefault="00D6570B" w:rsidP="000D7E3D">
      <w:pPr>
        <w:pStyle w:val="M4"/>
        <w:numPr>
          <w:ilvl w:val="0"/>
          <w:numId w:val="1461"/>
        </w:numPr>
        <w:tabs>
          <w:tab w:val="num" w:pos="1721"/>
        </w:tabs>
        <w:spacing w:after="0"/>
      </w:pPr>
      <w:r>
        <w:t>ReturnIfAbrupt(</w:t>
      </w:r>
      <w:r>
        <w:rPr>
          <w:i/>
        </w:rPr>
        <w:t>bodyText</w:t>
      </w:r>
      <w:r>
        <w:t>).</w:t>
      </w:r>
    </w:p>
    <w:p w:rsidR="00D6570B" w:rsidRPr="00E77497" w:rsidRDefault="00D6570B" w:rsidP="000D7E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w:t>
      </w:r>
      <w:del w:id="15528" w:author="Rev 19 Allen Wirfs-Brock" w:date="2013-09-27T10:54: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ins w:id="15529" w:author="Rev 19 Allen Wirfs-Brock" w:date="2013-09-27T10:54:00Z">
        <w:r w:rsidR="00C36B1B">
          <w:t xml:space="preserve">clause </w:t>
        </w:r>
        <w:r w:rsidR="00C36B1B">
          <w:fldChar w:fldCharType="begin"/>
        </w:r>
        <w:r w:rsidR="00C36B1B">
          <w:instrText xml:space="preserve"> REF _Ref365480122 \r \h </w:instrText>
        </w:r>
      </w:ins>
      <w:r w:rsidR="00C36B1B">
        <w:fldChar w:fldCharType="separate"/>
      </w:r>
      <w:ins w:id="15530" w:author="Rev 19 Allen Wirfs-Brock" w:date="2013-09-27T13:07:00Z">
        <w:r w:rsidR="00460CAC">
          <w:t>10</w:t>
        </w:r>
      </w:ins>
      <w:ins w:id="15531" w:author="Rev 19 Allen Wirfs-Brock" w:date="2013-09-27T10:54:00Z">
        <w:r w:rsidR="00C36B1B">
          <w:fldChar w:fldCharType="end"/>
        </w:r>
      </w:ins>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rsidR="00D6570B" w:rsidRPr="00E77497" w:rsidRDefault="00D6570B" w:rsidP="000D7E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w:t>
      </w:r>
      <w:del w:id="15532" w:author="Rev 19 Allen Wirfs-Brock" w:date="2013-09-27T10:55: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ins w:id="15533" w:author="Rev 19 Allen Wirfs-Brock" w:date="2013-09-27T10:55:00Z">
        <w:r w:rsidR="00C36B1B">
          <w:t xml:space="preserve">clause </w:t>
        </w:r>
        <w:r w:rsidR="00C36B1B">
          <w:fldChar w:fldCharType="begin"/>
        </w:r>
        <w:r w:rsidR="00C36B1B">
          <w:instrText xml:space="preserve"> REF _Ref365480122 \r \h </w:instrText>
        </w:r>
      </w:ins>
      <w:r w:rsidR="00C36B1B">
        <w:fldChar w:fldCharType="separate"/>
      </w:r>
      <w:ins w:id="15534" w:author="Rev 19 Allen Wirfs-Brock" w:date="2013-09-27T13:07:00Z">
        <w:r w:rsidR="00460CAC">
          <w:t>10</w:t>
        </w:r>
      </w:ins>
      <w:ins w:id="15535" w:author="Rev 19 Allen Wirfs-Brock" w:date="2013-09-27T10:55:00Z">
        <w:r w:rsidR="00C36B1B">
          <w:fldChar w:fldCharType="end"/>
        </w:r>
      </w:ins>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rsidR="00D1569C" w:rsidRDefault="00D1569C" w:rsidP="000D7E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rsidR="00D6570B" w:rsidRPr="00E77497" w:rsidRDefault="00D1569C" w:rsidP="000D7E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rsidR="00D1569C" w:rsidRDefault="00D1569C" w:rsidP="000D7E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rsidR="009923E5" w:rsidRPr="00E77497" w:rsidRDefault="009923E5" w:rsidP="000D7E3D">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D6570B" w:rsidRDefault="00D6570B" w:rsidP="000D7E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D6570B" w:rsidRDefault="00D6570B" w:rsidP="000D7E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rsidR="00D6570B" w:rsidRDefault="00D6570B" w:rsidP="000D7E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rsidR="00D6570B" w:rsidRPr="001200B3" w:rsidRDefault="00D6570B" w:rsidP="000D7E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sidRPr="00F75B67">
        <w:rPr>
          <w:rFonts w:cs="Arial"/>
          <w:bCs/>
          <w:sz w:val="18"/>
        </w:rPr>
        <w:t>%</w:t>
      </w:r>
      <w:r w:rsidRPr="00F75B67">
        <w:rPr>
          <w:rFonts w:cs="Arial"/>
        </w:rPr>
        <w:t xml:space="preserve">Generator%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rsidR="00D6570B" w:rsidRDefault="00D6570B" w:rsidP="000D7E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596EBC" w:rsidRDefault="00596EBC" w:rsidP="000D7E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D6570B" w:rsidRPr="0006447F" w:rsidRDefault="00D6570B" w:rsidP="000D7E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811D38" w:rsidRPr="00E77497" w:rsidRDefault="00811D38" w:rsidP="000D7E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811D38" w:rsidRDefault="00811D38" w:rsidP="000D7E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D6570B" w:rsidRPr="00E77497" w:rsidRDefault="00D6570B" w:rsidP="000D7E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rsidR="00D6570B" w:rsidRPr="00E77497" w:rsidRDefault="00D6570B" w:rsidP="000D7E3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rsidR="00D6570B" w:rsidRPr="00E77497" w:rsidRDefault="00D6570B" w:rsidP="00DD2409">
      <w:pPr>
        <w:pStyle w:val="Heading4"/>
      </w:pPr>
      <w:r>
        <w:lastRenderedPageBreak/>
        <w:t>new</w:t>
      </w:r>
      <w:r w:rsidRPr="00E77497">
        <w:t xml:space="preserve"> </w:t>
      </w:r>
      <w:r>
        <w:t>Generator</w:t>
      </w:r>
      <w:r w:rsidRPr="00E77497">
        <w:t xml:space="preserve">Function </w:t>
      </w:r>
      <w:r>
        <w:t>( ... argumentsList)</w:t>
      </w:r>
    </w:p>
    <w:p w:rsidR="00D6570B" w:rsidRPr="00E77497" w:rsidRDefault="00D6570B" w:rsidP="000D7E3D">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D6570B" w:rsidRPr="00E4780A" w:rsidRDefault="00D6570B" w:rsidP="000D7E3D">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D6570B" w:rsidRPr="00E77497" w:rsidRDefault="00D6570B" w:rsidP="000D7E3D">
      <w:r>
        <w:t xml:space="preserve">If </w:t>
      </w:r>
      <w:r>
        <w:rPr>
          <w:rFonts w:ascii="Courier New" w:hAnsi="Courier New"/>
          <w:b/>
        </w:rPr>
        <w:t>GeneratorFunction</w:t>
      </w:r>
      <w:r w:rsidRPr="00E77497">
        <w:t xml:space="preserve"> </w:t>
      </w:r>
      <w:r w:rsidR="00201E92">
        <w:t>is implemented as an ordi</w:t>
      </w:r>
      <w:r>
        <w:t>nary function object, its [[Construct]] internal method will perform the above steps.</w:t>
      </w:r>
    </w:p>
    <w:p w:rsidR="00D6570B" w:rsidRPr="00E77497" w:rsidRDefault="00D6570B" w:rsidP="00DD2409">
      <w:pPr>
        <w:pStyle w:val="Heading3"/>
      </w:pPr>
      <w:bookmarkStart w:id="15536" w:name="_Toc368050822"/>
      <w:r w:rsidRPr="00E77497">
        <w:t xml:space="preserve">Properties of the </w:t>
      </w:r>
      <w:r>
        <w:t>Generator</w:t>
      </w:r>
      <w:r w:rsidRPr="00E77497">
        <w:t>Function Constructor</w:t>
      </w:r>
      <w:bookmarkEnd w:id="15536"/>
    </w:p>
    <w:p w:rsidR="00D6570B" w:rsidRPr="00E77497" w:rsidRDefault="00D6570B" w:rsidP="000D7E3D">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rsidR="00D6570B" w:rsidRPr="00E77497" w:rsidRDefault="00D6570B" w:rsidP="000D7E3D">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rsidR="00D6570B" w:rsidRPr="00E77497" w:rsidRDefault="00D6570B" w:rsidP="000D7E3D">
      <w:r w:rsidRPr="00E77497">
        <w:t xml:space="preserve">The </w:t>
      </w:r>
      <w:r>
        <w:t>Generator</w:t>
      </w:r>
      <w:r w:rsidRPr="00E77497">
        <w:t>Function constructor has the following properties:</w:t>
      </w:r>
    </w:p>
    <w:p w:rsidR="00DD2409" w:rsidRPr="00E77497" w:rsidRDefault="00DD2409" w:rsidP="00DD2409">
      <w:pPr>
        <w:pStyle w:val="Heading4"/>
      </w:pPr>
      <w:r w:rsidRPr="00E77497">
        <w:tab/>
      </w:r>
      <w:r>
        <w:t>Generator</w:t>
      </w:r>
      <w:r w:rsidRPr="00E77497">
        <w:t>Function.length</w:t>
      </w:r>
    </w:p>
    <w:p w:rsidR="00DD2409" w:rsidRPr="00E77497" w:rsidRDefault="00DD2409" w:rsidP="00DD2409">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del w:id="15537" w:author="Rev 19 Allen Wirfs-Brock" w:date="2013-09-27T12:24:00Z">
        <w:r w:rsidRPr="00E77497" w:rsidDel="00B05257">
          <w:rPr>
            <w:b/>
          </w:rPr>
          <w:delText>false</w:delText>
        </w:r>
        <w:r w:rsidRPr="00E77497" w:rsidDel="00B05257">
          <w:delText xml:space="preserve"> </w:delText>
        </w:r>
      </w:del>
      <w:ins w:id="15538" w:author="Rev 19 Allen Wirfs-Brock" w:date="2013-09-27T12:24:00Z">
        <w:r w:rsidR="00B05257">
          <w:rPr>
            <w:b/>
          </w:rPr>
          <w:t>true</w:t>
        </w:r>
        <w:r w:rsidR="00B05257" w:rsidRPr="00E77497">
          <w:t xml:space="preserve"> </w:t>
        </w:r>
      </w:ins>
      <w:r w:rsidRPr="00E77497">
        <w:t>}.</w:t>
      </w:r>
    </w:p>
    <w:p w:rsidR="00D6570B" w:rsidRPr="00E77497" w:rsidRDefault="00D6570B" w:rsidP="00DD2409">
      <w:pPr>
        <w:pStyle w:val="Heading4"/>
      </w:pPr>
      <w:r>
        <w:t>Generator</w:t>
      </w:r>
      <w:r w:rsidRPr="00E77497">
        <w:t>Function.prototype</w:t>
      </w:r>
    </w:p>
    <w:p w:rsidR="00D6570B" w:rsidRPr="00E77497" w:rsidRDefault="00D6570B" w:rsidP="000D7E3D">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rsidR="00D6570B" w:rsidRPr="00E77497" w:rsidRDefault="00D6570B"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del w:id="15539" w:author="Rev 19 Allen Wirfs-Brock" w:date="2013-09-27T12:24:00Z">
        <w:r w:rsidR="00FD6EDD" w:rsidDel="00B05257">
          <w:rPr>
            <w:b/>
          </w:rPr>
          <w:delText>true</w:delText>
        </w:r>
        <w:r w:rsidRPr="00E77497" w:rsidDel="00B05257">
          <w:delText xml:space="preserve"> </w:delText>
        </w:r>
      </w:del>
      <w:ins w:id="15540" w:author="Rev 19 Allen Wirfs-Brock" w:date="2013-09-27T12:24:00Z">
        <w:r w:rsidR="00B05257">
          <w:rPr>
            <w:b/>
          </w:rPr>
          <w:t>false</w:t>
        </w:r>
        <w:r w:rsidR="00B05257" w:rsidRPr="00E77497">
          <w:t xml:space="preserve"> </w:t>
        </w:r>
      </w:ins>
      <w:r w:rsidRPr="00E77497">
        <w:t>}.</w:t>
      </w:r>
    </w:p>
    <w:p w:rsidR="00D6570B" w:rsidRPr="00A67AF2" w:rsidRDefault="00D6570B" w:rsidP="00DD2409">
      <w:pPr>
        <w:pStyle w:val="Heading4"/>
      </w:pPr>
      <w:r w:rsidRPr="00A67AF2">
        <w:tab/>
      </w:r>
      <w:r>
        <w:t>GeneratorFunction[ @@create ]</w:t>
      </w:r>
      <w:r w:rsidRPr="00A67AF2">
        <w:t xml:space="preserve"> (</w:t>
      </w:r>
      <w:r>
        <w:t xml:space="preserve"> </w:t>
      </w:r>
      <w:r w:rsidRPr="00A67AF2">
        <w:t>)</w:t>
      </w:r>
    </w:p>
    <w:p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076B9E"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D6570B" w:rsidRDefault="00D6570B" w:rsidP="000D7E3D">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D6570B" w:rsidRPr="00E77497"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rsidR="00D6570B" w:rsidRPr="00E77497" w:rsidRDefault="00D6570B" w:rsidP="000D7E3D">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Pr="00E77497" w:rsidRDefault="00D6570B" w:rsidP="000D7E3D">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rsidR="00D6570B" w:rsidRPr="00E77497" w:rsidRDefault="00D6570B" w:rsidP="00DD2409">
      <w:pPr>
        <w:pStyle w:val="Heading3"/>
      </w:pPr>
      <w:bookmarkStart w:id="15541" w:name="_Toc368050823"/>
      <w:r w:rsidRPr="00E77497">
        <w:t xml:space="preserve">Properties of the </w:t>
      </w:r>
      <w:r>
        <w:t>GeneratorFunction Prototype</w:t>
      </w:r>
      <w:r w:rsidRPr="00E77497">
        <w:t xml:space="preserve"> Object</w:t>
      </w:r>
      <w:bookmarkEnd w:id="15541"/>
    </w:p>
    <w:p w:rsidR="00D6570B" w:rsidRPr="00E77497" w:rsidRDefault="00D6570B" w:rsidP="000D7E3D">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w:t>
      </w:r>
      <w:r w:rsidR="0023289A">
        <w:t xml:space="preserve"> </w:t>
      </w:r>
      <w:r w:rsidR="0023289A">
        <w:fldChar w:fldCharType="begin"/>
      </w:r>
      <w:r w:rsidR="0023289A">
        <w:instrText xml:space="preserve"> REF _Ref365644826 \h </w:instrText>
      </w:r>
      <w:r w:rsidR="0023289A">
        <w:fldChar w:fldCharType="separate"/>
      </w:r>
      <w:r w:rsidR="00460CAC">
        <w:t xml:space="preserve">Table </w:t>
      </w:r>
      <w:r w:rsidR="00460CAC">
        <w:rPr>
          <w:noProof/>
        </w:rPr>
        <w:t>25</w:t>
      </w:r>
      <w:r w:rsidR="0023289A">
        <w:fldChar w:fldCharType="end"/>
      </w:r>
      <w:r w:rsidR="0023289A">
        <w:t xml:space="preserve"> or </w:t>
      </w:r>
      <w:r w:rsidR="0023289A">
        <w:fldChar w:fldCharType="begin"/>
      </w:r>
      <w:r w:rsidR="0023289A">
        <w:instrText xml:space="preserve"> REF _Ref366083109 \h </w:instrText>
      </w:r>
      <w:r w:rsidR="0023289A">
        <w:fldChar w:fldCharType="separate"/>
      </w:r>
      <w:r w:rsidR="00460CAC">
        <w:t xml:space="preserve">Table </w:t>
      </w:r>
      <w:r w:rsidR="00460CAC">
        <w:rPr>
          <w:noProof/>
        </w:rPr>
        <w:t>39</w:t>
      </w:r>
      <w:r w:rsidR="0023289A">
        <w:fldChar w:fldCharType="end"/>
      </w:r>
      <w:r w:rsidRPr="00E77497">
        <w:t>.</w:t>
      </w:r>
      <w:r>
        <w:t xml:space="preserve"> In addition to being the value of the prototype property of the %GeneratorFunction% intrinsic and is itself the %Generator% </w:t>
      </w:r>
      <w:r w:rsidR="00CE3CDC">
        <w:t>intrinsic</w:t>
      </w:r>
      <w:r>
        <w:t xml:space="preserve">. </w:t>
      </w:r>
    </w:p>
    <w:p w:rsidR="00D6570B" w:rsidRDefault="00D6570B" w:rsidP="000D7E3D">
      <w:r w:rsidRPr="00E77497">
        <w:lastRenderedPageBreak/>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rsidR="00D6570B" w:rsidRPr="00E77497" w:rsidRDefault="00D6570B" w:rsidP="00DD2409">
      <w:pPr>
        <w:pStyle w:val="Heading4"/>
      </w:pPr>
      <w:r>
        <w:t>Generator</w:t>
      </w:r>
      <w:r w:rsidRPr="00E77497">
        <w:t>Function.prototype.constructor</w:t>
      </w:r>
    </w:p>
    <w:p w:rsidR="00D6570B" w:rsidRPr="00E77497" w:rsidRDefault="00D6570B" w:rsidP="000D7E3D">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D2409">
      <w:pPr>
        <w:pStyle w:val="Heading4"/>
      </w:pPr>
      <w:r>
        <w:t>Generator</w:t>
      </w:r>
      <w:r w:rsidRPr="00E77497">
        <w:t>Function.prototype</w:t>
      </w:r>
      <w:r>
        <w:t>.prototype</w:t>
      </w:r>
    </w:p>
    <w:p w:rsidR="00D6570B" w:rsidRPr="00E77497" w:rsidRDefault="00D6570B" w:rsidP="000D7E3D">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D2409">
      <w:pPr>
        <w:pStyle w:val="Heading4"/>
      </w:pPr>
      <w:r w:rsidRPr="00E77497">
        <w:tab/>
      </w:r>
      <w:r>
        <w:t>Generator</w:t>
      </w:r>
      <w:r w:rsidRPr="00E77497">
        <w:t>Function.prototype</w:t>
      </w:r>
      <w:r>
        <w:t xml:space="preserve"> [ @@toStringTag</w:t>
      </w:r>
      <w:r w:rsidRPr="00E77497">
        <w:t xml:space="preserve"> </w:t>
      </w:r>
      <w:r>
        <w:t>]</w:t>
      </w:r>
    </w:p>
    <w:p w:rsidR="00D6570B" w:rsidRPr="00097A4C" w:rsidRDefault="00D6570B"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A67AF2" w:rsidRDefault="00D6570B" w:rsidP="00DD2409">
      <w:pPr>
        <w:pStyle w:val="Heading4"/>
      </w:pPr>
      <w:r w:rsidRPr="00A67AF2">
        <w:tab/>
      </w:r>
      <w:r>
        <w:t>GeneratorFunction.prototype [ @@create ]</w:t>
      </w:r>
      <w:r w:rsidRPr="00A67AF2">
        <w:t xml:space="preserve"> (</w:t>
      </w:r>
      <w:r>
        <w:t xml:space="preserve"> </w:t>
      </w:r>
      <w:r w:rsidRPr="00A67AF2">
        <w:t>)</w:t>
      </w:r>
    </w:p>
    <w:p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E77497"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D6570B" w:rsidRPr="00E77497" w:rsidRDefault="00D6570B" w:rsidP="000D7E3D">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0D7E3D">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Default="00D6570B" w:rsidP="00DD2409">
      <w:pPr>
        <w:pStyle w:val="Heading3"/>
      </w:pPr>
      <w:bookmarkStart w:id="15542" w:name="_Toc368050824"/>
      <w:r>
        <w:t>GeneratorFunction Instances</w:t>
      </w:r>
      <w:bookmarkEnd w:id="15542"/>
    </w:p>
    <w:p w:rsidR="00D6570B" w:rsidRPr="00E77497" w:rsidRDefault="00D6570B" w:rsidP="000D7E3D">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w:t>
      </w:r>
      <w:r w:rsidR="00386020">
        <w:t xml:space="preserve">in </w:t>
      </w:r>
      <w:r w:rsidR="00386020">
        <w:fldChar w:fldCharType="begin"/>
      </w:r>
      <w:r w:rsidR="00386020">
        <w:instrText xml:space="preserve"> REF _Ref365644826 \h </w:instrText>
      </w:r>
      <w:r w:rsidR="00386020">
        <w:fldChar w:fldCharType="separate"/>
      </w:r>
      <w:r w:rsidR="00460CAC">
        <w:t xml:space="preserve">Table </w:t>
      </w:r>
      <w:r w:rsidR="00460CAC">
        <w:rPr>
          <w:noProof/>
        </w:rPr>
        <w:t>25</w:t>
      </w:r>
      <w:r w:rsidR="00386020">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rsidR="00D6570B" w:rsidRPr="00E77497" w:rsidRDefault="00D6570B" w:rsidP="000D7E3D">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rsidR="00D6570B" w:rsidRPr="00E77497" w:rsidRDefault="00D6570B" w:rsidP="00DD2409">
      <w:pPr>
        <w:pStyle w:val="Heading4"/>
      </w:pPr>
      <w:r w:rsidRPr="00E77497">
        <w:t>length</w:t>
      </w:r>
    </w:p>
    <w:p w:rsidR="00D6570B" w:rsidRDefault="00D6570B" w:rsidP="000D7E3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rsidR="00D6570B" w:rsidRPr="004D1BD1" w:rsidRDefault="00D6570B" w:rsidP="000D7E3D">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rsidR="00D6570B" w:rsidRPr="003B4312" w:rsidRDefault="00D6570B" w:rsidP="00DD2409">
      <w:pPr>
        <w:pStyle w:val="Heading4"/>
      </w:pPr>
      <w:r w:rsidRPr="003B4312">
        <w:t>prototype</w:t>
      </w:r>
    </w:p>
    <w:p w:rsidR="00D6570B" w:rsidRDefault="00D6570B" w:rsidP="000D7E3D">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rsidR="00D6570B" w:rsidRDefault="00D6570B" w:rsidP="000D7E3D">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rsidR="00D6570B" w:rsidRPr="005F3422" w:rsidRDefault="00D6570B" w:rsidP="000D7E3D">
      <w:pPr>
        <w:pStyle w:val="Note"/>
      </w:pPr>
      <w:r>
        <w:lastRenderedPageBreak/>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rsidR="00D6570B" w:rsidRDefault="00D6570B" w:rsidP="00DD2409">
      <w:pPr>
        <w:pStyle w:val="Heading2"/>
      </w:pPr>
      <w:bookmarkStart w:id="15543" w:name="_Toc368050825"/>
      <w:r>
        <w:t>Generator Objects</w:t>
      </w:r>
      <w:bookmarkEnd w:id="15543"/>
    </w:p>
    <w:p w:rsidR="00D6570B" w:rsidRDefault="00D6570B" w:rsidP="000D7E3D">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rsidR="00D6570B" w:rsidRPr="00034424" w:rsidRDefault="00D6570B" w:rsidP="000D7E3D">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rsidR="00D6570B" w:rsidRDefault="00D6570B" w:rsidP="00DD2409">
      <w:pPr>
        <w:pStyle w:val="Heading3"/>
      </w:pPr>
      <w:bookmarkStart w:id="15544" w:name="_Toc368050826"/>
      <w:r>
        <w:t>Properties of Generator Prototype</w:t>
      </w:r>
      <w:bookmarkEnd w:id="15544"/>
    </w:p>
    <w:p w:rsidR="00D6570B" w:rsidRDefault="00D6570B" w:rsidP="000D7E3D">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rsidR="00D6570B" w:rsidRDefault="00D6570B" w:rsidP="000D7E3D">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rsidR="00D6570B" w:rsidRPr="00E77497" w:rsidRDefault="00D6570B" w:rsidP="000D7E3D">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w:t>
      </w:r>
      <w:r w:rsidR="004B439B">
        <w:fldChar w:fldCharType="begin"/>
      </w:r>
      <w:r w:rsidR="004B439B">
        <w:instrText xml:space="preserve"> REF _Ref360007187 \r \h </w:instrText>
      </w:r>
      <w:r w:rsidR="004B439B">
        <w:fldChar w:fldCharType="separate"/>
      </w:r>
      <w:r w:rsidR="00460CAC">
        <w:t>19.1.4</w:t>
      </w:r>
      <w:r w:rsidR="004B439B">
        <w:fldChar w:fldCharType="end"/>
      </w:r>
      <w:r w:rsidRPr="00E77497">
        <w:t xml:space="preserve">). The initial value of the [[Extensible]] internal </w:t>
      </w:r>
      <w:r>
        <w:t xml:space="preserve">data </w:t>
      </w:r>
      <w:r w:rsidRPr="00E77497">
        <w:t xml:space="preserve">property of the Function prototype object is </w:t>
      </w:r>
      <w:r w:rsidRPr="00E77497">
        <w:rPr>
          <w:b/>
        </w:rPr>
        <w:t>true</w:t>
      </w:r>
      <w:r w:rsidRPr="00E77497">
        <w:t>.</w:t>
      </w:r>
    </w:p>
    <w:p w:rsidR="00D6570B" w:rsidRPr="00E77497" w:rsidRDefault="00D6570B" w:rsidP="000D7E3D">
      <w:r>
        <w:t>All Generator instances indirectly inherit properties of the Generator prototype object.</w:t>
      </w:r>
    </w:p>
    <w:p w:rsidR="00D6570B" w:rsidRPr="00E77497" w:rsidRDefault="00D6570B" w:rsidP="00DD2409">
      <w:pPr>
        <w:pStyle w:val="Heading4"/>
      </w:pPr>
      <w:r>
        <w:t>Generator</w:t>
      </w:r>
      <w:r w:rsidRPr="00E77497">
        <w:t>.prototype.constructor</w:t>
      </w:r>
    </w:p>
    <w:p w:rsidR="00D6570B" w:rsidRPr="00E77497" w:rsidRDefault="00D6570B" w:rsidP="000D7E3D">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F0E49" w:rsidRPr="00E77497" w:rsidRDefault="000F0E49" w:rsidP="00DD2409">
      <w:pPr>
        <w:pStyle w:val="Heading4"/>
      </w:pPr>
      <w:r w:rsidRPr="00E77497">
        <w:tab/>
      </w:r>
      <w:r>
        <w:t>Generator</w:t>
      </w:r>
      <w:r w:rsidRPr="00E77497">
        <w:t>.prototype.</w:t>
      </w:r>
      <w:r w:rsidR="0034218A">
        <w:t>next</w:t>
      </w:r>
      <w:r>
        <w:t xml:space="preserve"> ( value )</w:t>
      </w:r>
    </w:p>
    <w:p w:rsidR="001B2A36" w:rsidRPr="00E77497" w:rsidRDefault="001B2A36" w:rsidP="000D7E3D">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rsidR="001B2A36" w:rsidRDefault="001B2A36" w:rsidP="000D7E3D">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B2A36" w:rsidRPr="00E77497" w:rsidRDefault="001B2A36" w:rsidP="000D7E3D">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rsidR="000F0E49" w:rsidRPr="00E77497" w:rsidRDefault="000F0E49" w:rsidP="00DD2409">
      <w:pPr>
        <w:pStyle w:val="Heading4"/>
      </w:pPr>
      <w:r>
        <w:t>Generator</w:t>
      </w:r>
      <w:r w:rsidRPr="00E77497">
        <w:t>.prototype.</w:t>
      </w:r>
      <w:r>
        <w:t>throw ( exception )</w:t>
      </w:r>
    </w:p>
    <w:p w:rsidR="002E7E61" w:rsidRPr="00E77497" w:rsidRDefault="002E7E61" w:rsidP="000D7E3D">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E7E61" w:rsidRDefault="002E7E61" w:rsidP="000D7E3D">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2E7E61" w:rsidRDefault="002E7E61" w:rsidP="000D7E3D">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2E7E61" w:rsidRDefault="002E7E61" w:rsidP="000D7E3D">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691A3C" w:rsidRDefault="00691A3C" w:rsidP="000D7E3D">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rsidR="002E7E61" w:rsidRPr="001B2A36" w:rsidRDefault="002E7E61" w:rsidP="000D7E3D">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rsidR="002E7E61" w:rsidRPr="002E7E61" w:rsidRDefault="002E7E61" w:rsidP="000D7E3D">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2E7E61" w:rsidRDefault="002E7E61" w:rsidP="000D7E3D">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rsidR="002E7E61" w:rsidRDefault="002E7E61" w:rsidP="000D7E3D">
      <w:pPr>
        <w:pStyle w:val="Alg4"/>
        <w:numPr>
          <w:ilvl w:val="1"/>
          <w:numId w:val="1439"/>
        </w:numPr>
      </w:pPr>
      <w:r w:rsidRPr="00E77497">
        <w:t>Return</w:t>
      </w:r>
      <w:r w:rsidR="00691A3C">
        <w:t xml:space="preserve"> </w:t>
      </w:r>
      <w:r w:rsidR="00691A3C">
        <w:rPr>
          <w:i/>
          <w:iCs/>
        </w:rPr>
        <w:t>E</w:t>
      </w:r>
      <w:r w:rsidRPr="00E77497">
        <w:t>.</w:t>
      </w:r>
    </w:p>
    <w:p w:rsidR="002E7E61" w:rsidRDefault="002E7E61" w:rsidP="000D7E3D">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2E7E61" w:rsidRDefault="002E7E61" w:rsidP="000D7E3D">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rsidR="002E7E61" w:rsidRDefault="002E7E61" w:rsidP="000D7E3D">
      <w:pPr>
        <w:pStyle w:val="Alg4"/>
        <w:numPr>
          <w:ilvl w:val="0"/>
          <w:numId w:val="1439"/>
        </w:numPr>
      </w:pPr>
      <w:r>
        <w:t xml:space="preserve">Suspend </w:t>
      </w:r>
      <w:r w:rsidR="00C60875">
        <w:rPr>
          <w:i/>
        </w:rPr>
        <w:t>methodContext</w:t>
      </w:r>
      <w:r>
        <w:t>.</w:t>
      </w:r>
    </w:p>
    <w:p w:rsidR="002E7E61" w:rsidRPr="00E77497" w:rsidRDefault="002E7E61" w:rsidP="000D7E3D">
      <w:pPr>
        <w:numPr>
          <w:ilvl w:val="0"/>
          <w:numId w:val="1439"/>
        </w:numPr>
        <w:contextualSpacing/>
        <w:rPr>
          <w:rFonts w:ascii="Times New Roman" w:hAnsi="Times New Roman"/>
        </w:rPr>
      </w:pPr>
      <w:r>
        <w:rPr>
          <w:rFonts w:ascii="Times New Roman" w:hAnsi="Times New Roman"/>
        </w:rPr>
        <w:lastRenderedPageBreak/>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2E7E61" w:rsidRDefault="002E7E61" w:rsidP="000D7E3D">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rsidR="005976CB" w:rsidRDefault="005976CB" w:rsidP="000D7E3D">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2E7E61" w:rsidRPr="00E77497" w:rsidRDefault="002E7E61" w:rsidP="000D7E3D">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rsidR="001A6269" w:rsidRPr="00E77497" w:rsidRDefault="001A6269" w:rsidP="00DD2409">
      <w:pPr>
        <w:pStyle w:val="Heading4"/>
      </w:pPr>
      <w:r>
        <w:t>Generator</w:t>
      </w:r>
      <w:r w:rsidRPr="00E77497">
        <w:t>.prototype</w:t>
      </w:r>
      <w:r>
        <w:t xml:space="preserve"> [ @@iterator ]</w:t>
      </w:r>
      <w:r w:rsidRPr="00E77497">
        <w:t xml:space="preserve"> ( </w:t>
      </w:r>
      <w:r>
        <w:t xml:space="preserve">  </w:t>
      </w:r>
      <w:r w:rsidRPr="00E77497">
        <w:t>)</w:t>
      </w:r>
    </w:p>
    <w:p w:rsidR="001A6269" w:rsidRPr="00E77497" w:rsidRDefault="001A6269" w:rsidP="000D7E3D">
      <w:r w:rsidRPr="00E77497">
        <w:t>The following steps are taken:</w:t>
      </w:r>
    </w:p>
    <w:p w:rsidR="001A6269" w:rsidRPr="002166A8" w:rsidRDefault="001A6269" w:rsidP="000D7E3D">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rsidR="009B68E4" w:rsidRPr="00E77497" w:rsidRDefault="009B68E4" w:rsidP="00DD2409">
      <w:pPr>
        <w:pStyle w:val="Heading4"/>
      </w:pPr>
      <w:r w:rsidRPr="00E77497">
        <w:tab/>
      </w:r>
      <w:r>
        <w:t>Generator</w:t>
      </w:r>
      <w:r w:rsidRPr="00E77497">
        <w:t>.prototype</w:t>
      </w:r>
      <w:r>
        <w:t xml:space="preserve"> [ @@toStringTag</w:t>
      </w:r>
      <w:r w:rsidRPr="00E77497">
        <w:t xml:space="preserve"> </w:t>
      </w:r>
      <w:r>
        <w:t>]</w:t>
      </w:r>
    </w:p>
    <w:p w:rsidR="009B68E4" w:rsidRPr="00097A4C" w:rsidRDefault="009B68E4"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rsidR="009B68E4" w:rsidRPr="00E77497" w:rsidRDefault="009B68E4"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Default="00D6570B" w:rsidP="00DD2409">
      <w:pPr>
        <w:pStyle w:val="Heading3"/>
      </w:pPr>
      <w:bookmarkStart w:id="15545" w:name="_Toc368050827"/>
      <w:r>
        <w:t>Properties of Generator Instances</w:t>
      </w:r>
      <w:bookmarkEnd w:id="15545"/>
    </w:p>
    <w:p w:rsidR="00D6570B" w:rsidRDefault="00D6570B" w:rsidP="000D7E3D">
      <w:r>
        <w:t>Generator instances are initially created with</w:t>
      </w:r>
      <w:r w:rsidRPr="00E77497">
        <w:t xml:space="preserve"> </w:t>
      </w:r>
      <w:r>
        <w:t xml:space="preserve">the internal data properties described </w:t>
      </w:r>
      <w:r w:rsidR="00386020">
        <w:t xml:space="preserve">in </w:t>
      </w:r>
      <w:r w:rsidR="00386020">
        <w:fldChar w:fldCharType="begin"/>
      </w:r>
      <w:r w:rsidR="00386020">
        <w:instrText xml:space="preserve"> REF _Ref366083109 \h </w:instrText>
      </w:r>
      <w:r w:rsidR="00386020">
        <w:fldChar w:fldCharType="separate"/>
      </w:r>
      <w:r w:rsidR="00460CAC">
        <w:t xml:space="preserve">Table </w:t>
      </w:r>
      <w:r w:rsidR="00460CAC">
        <w:rPr>
          <w:noProof/>
        </w:rPr>
        <w:t>39</w:t>
      </w:r>
      <w:r w:rsidR="00386020">
        <w:fldChar w:fldCharType="end"/>
      </w:r>
      <w:r>
        <w:t>.</w:t>
      </w:r>
    </w:p>
    <w:p w:rsidR="00D6570B" w:rsidRDefault="00D6570B" w:rsidP="000D7E3D">
      <w:pPr>
        <w:pStyle w:val="Caption"/>
        <w:keepNext/>
        <w:jc w:val="center"/>
      </w:pPr>
      <w:bookmarkStart w:id="15546" w:name="_Ref366083109"/>
      <w:r>
        <w:t xml:space="preserve">Table </w:t>
      </w:r>
      <w:r>
        <w:fldChar w:fldCharType="begin"/>
      </w:r>
      <w:r>
        <w:instrText xml:space="preserve"> SEQ Table \* ARABIC </w:instrText>
      </w:r>
      <w:r>
        <w:fldChar w:fldCharType="separate"/>
      </w:r>
      <w:r w:rsidR="00460CAC">
        <w:rPr>
          <w:noProof/>
        </w:rPr>
        <w:t>39</w:t>
      </w:r>
      <w:r>
        <w:fldChar w:fldCharType="end"/>
      </w:r>
      <w:bookmarkEnd w:id="15546"/>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rsidTr="00CF7A6A">
        <w:tc>
          <w:tcPr>
            <w:tcW w:w="2250" w:type="dxa"/>
            <w:tcBorders>
              <w:top w:val="single" w:sz="12" w:space="0" w:color="000000"/>
              <w:left w:val="single" w:sz="6" w:space="0" w:color="000000"/>
              <w:bottom w:val="single" w:sz="6" w:space="0" w:color="000000"/>
              <w:right w:val="nil"/>
            </w:tcBorders>
            <w:shd w:val="solid" w:color="C0C0C0" w:fill="FFFFFF"/>
          </w:tcPr>
          <w:p w:rsidR="00D6570B" w:rsidRPr="002166A8" w:rsidRDefault="00D6570B" w:rsidP="000D7E3D">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D6570B" w:rsidRPr="002166A8" w:rsidRDefault="00D6570B" w:rsidP="000D7E3D">
            <w:pPr>
              <w:spacing w:after="120"/>
              <w:jc w:val="center"/>
              <w:rPr>
                <w:b/>
                <w:shd w:val="solid" w:color="C0C0C0" w:fill="FFFFFF"/>
              </w:rPr>
            </w:pPr>
            <w:r w:rsidRPr="002166A8">
              <w:rPr>
                <w:b/>
                <w:shd w:val="solid" w:color="C0C0C0" w:fill="FFFFFF"/>
              </w:rPr>
              <w:t>Description</w:t>
            </w:r>
          </w:p>
        </w:tc>
      </w:tr>
      <w:tr w:rsidR="00D6570B" w:rsidRPr="00E77497" w:rsidTr="00CF7A6A">
        <w:tc>
          <w:tcPr>
            <w:tcW w:w="2250" w:type="dxa"/>
            <w:tcBorders>
              <w:top w:val="nil"/>
            </w:tcBorders>
          </w:tcPr>
          <w:p w:rsidR="00D6570B" w:rsidRPr="00504F46" w:rsidRDefault="00D6570B" w:rsidP="00B55107">
            <w:pPr>
              <w:spacing w:after="0"/>
              <w:contextualSpacing/>
              <w:rPr>
                <w:rFonts w:ascii="Times New Roman" w:hAnsi="Times New Roman"/>
              </w:rPr>
            </w:pPr>
            <w:r>
              <w:rPr>
                <w:rFonts w:ascii="Times New Roman" w:hAnsi="Times New Roman"/>
              </w:rPr>
              <w:t>[[GeneratorState]]</w:t>
            </w:r>
          </w:p>
        </w:tc>
        <w:tc>
          <w:tcPr>
            <w:tcW w:w="5957" w:type="dxa"/>
            <w:tcBorders>
              <w:top w:val="nil"/>
            </w:tcBorders>
          </w:tcPr>
          <w:p w:rsidR="00D6570B" w:rsidRPr="0079692B" w:rsidRDefault="0079692B" w:rsidP="007F5175">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rsidTr="00CF7A6A">
        <w:tc>
          <w:tcPr>
            <w:tcW w:w="2250" w:type="dxa"/>
            <w:tcBorders>
              <w:top w:val="nil"/>
            </w:tcBorders>
          </w:tcPr>
          <w:p w:rsidR="00D6570B" w:rsidRPr="0094030D" w:rsidRDefault="0094030D" w:rsidP="00B55107">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rsidR="00D6570B" w:rsidRPr="000D3CBD" w:rsidRDefault="0080348E" w:rsidP="007F5175">
            <w:pPr>
              <w:spacing w:after="0"/>
              <w:contextualSpacing/>
              <w:rPr>
                <w:rFonts w:cs="Arial"/>
              </w:rPr>
            </w:pPr>
            <w:r>
              <w:rPr>
                <w:rFonts w:cs="Arial"/>
              </w:rPr>
              <w:t>The execution context that is used when executing the code of this generator.</w:t>
            </w:r>
          </w:p>
        </w:tc>
      </w:tr>
    </w:tbl>
    <w:p w:rsidR="00D6570B" w:rsidRDefault="00D6570B" w:rsidP="00B55107"/>
    <w:p w:rsidR="00281219" w:rsidRDefault="00281219" w:rsidP="00DD2409">
      <w:pPr>
        <w:pStyle w:val="Heading3"/>
      </w:pPr>
      <w:bookmarkStart w:id="15547" w:name="_Ref359327247"/>
      <w:bookmarkStart w:id="15548" w:name="_Toc368050828"/>
      <w:r>
        <w:t>Iteration Related Abstract Operations</w:t>
      </w:r>
      <w:bookmarkEnd w:id="15547"/>
      <w:bookmarkEnd w:id="15548"/>
    </w:p>
    <w:p w:rsidR="00B67581" w:rsidRPr="00E77497" w:rsidRDefault="00B67581" w:rsidP="00DD2409">
      <w:pPr>
        <w:pStyle w:val="Heading4"/>
      </w:pPr>
      <w:r w:rsidRPr="00E77497">
        <w:tab/>
      </w:r>
      <w:r>
        <w:t>GeneratorStart (</w:t>
      </w:r>
      <w:r w:rsidR="007477B8" w:rsidRPr="002B415A">
        <w:t>generator</w:t>
      </w:r>
      <w:r>
        <w:t xml:space="preserve">, </w:t>
      </w:r>
      <w:r w:rsidRPr="002B415A">
        <w:t>generatorBody</w:t>
      </w:r>
      <w:r>
        <w:t>)</w:t>
      </w:r>
    </w:p>
    <w:p w:rsidR="002B415A" w:rsidRDefault="002B415A" w:rsidP="000D7E3D">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rsidR="00B67581" w:rsidRDefault="00B67581" w:rsidP="000D7E3D">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rsidR="00B67581" w:rsidRDefault="00B67581" w:rsidP="000D7E3D">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rsidR="00B67581" w:rsidRDefault="00B67581" w:rsidP="000D7E3D">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rsidR="00B67581" w:rsidRDefault="00B67581" w:rsidP="000D7E3D">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B67581" w:rsidRPr="002E7E61" w:rsidRDefault="00B67581" w:rsidP="000D7E3D">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B67581" w:rsidRDefault="00B67581" w:rsidP="000D7E3D">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rsidR="00B67581" w:rsidRPr="00826863" w:rsidRDefault="00B67581" w:rsidP="000D7E3D">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rsidR="00B67581" w:rsidRDefault="00B67581" w:rsidP="000D7E3D">
      <w:pPr>
        <w:numPr>
          <w:ilvl w:val="1"/>
          <w:numId w:val="1446"/>
        </w:numPr>
        <w:contextualSpacing/>
        <w:rPr>
          <w:rFonts w:ascii="Times New Roman" w:hAnsi="Times New Roman"/>
        </w:rPr>
      </w:pPr>
      <w:r>
        <w:rPr>
          <w:rFonts w:ascii="Times New Roman" w:hAnsi="Times New Roman"/>
        </w:rPr>
        <w:t>Return CreateIt</w:t>
      </w:r>
      <w:ins w:id="15549" w:author="Rev 19 Allen Wirfs-Brock" w:date="2013-09-06T10:16:00Z">
        <w:r w:rsidR="00AE748F">
          <w:rPr>
            <w:rFonts w:ascii="Times New Roman" w:hAnsi="Times New Roman"/>
          </w:rPr>
          <w:t>e</w:t>
        </w:r>
      </w:ins>
      <w:r>
        <w:rPr>
          <w:rFonts w:ascii="Times New Roman" w:hAnsi="Times New Roman"/>
        </w:rPr>
        <w: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rsidR="00B67581" w:rsidRPr="00E77497" w:rsidRDefault="00B67581" w:rsidP="000D7E3D">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rsidR="00A2188B" w:rsidRPr="00E77497" w:rsidRDefault="00A2188B" w:rsidP="00DD2409">
      <w:pPr>
        <w:pStyle w:val="Heading4"/>
      </w:pPr>
      <w:r w:rsidRPr="00E77497">
        <w:lastRenderedPageBreak/>
        <w:tab/>
      </w:r>
      <w:r>
        <w:t>Generator</w:t>
      </w:r>
      <w:r w:rsidR="002B1EEE">
        <w:t>Resume</w:t>
      </w:r>
      <w:r>
        <w:t xml:space="preserve"> ( generator, value )</w:t>
      </w:r>
    </w:p>
    <w:p w:rsidR="00A2188B" w:rsidRDefault="00A2188B" w:rsidP="000D7E3D">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rsidR="00A2188B" w:rsidRDefault="00A2188B" w:rsidP="000D7E3D">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A2188B" w:rsidRDefault="00A2188B" w:rsidP="000D7E3D">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A2188B" w:rsidRDefault="00A2188B" w:rsidP="000D7E3D">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Pr="001B2A36" w:rsidRDefault="00A2188B" w:rsidP="000D7E3D">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A2188B" w:rsidRDefault="00A2188B" w:rsidP="000D7E3D">
      <w:pPr>
        <w:pStyle w:val="Alg4"/>
        <w:numPr>
          <w:ilvl w:val="0"/>
          <w:numId w:val="1437"/>
        </w:numPr>
      </w:pPr>
      <w:r>
        <w:t xml:space="preserve">Let </w:t>
      </w:r>
      <w:r w:rsidR="00C60875">
        <w:rPr>
          <w:i/>
        </w:rPr>
        <w:t>methodContext</w:t>
      </w:r>
      <w:r>
        <w:t xml:space="preserve"> be the running</w:t>
      </w:r>
      <w:r w:rsidRPr="00E77497">
        <w:t xml:space="preserve"> </w:t>
      </w:r>
      <w:r>
        <w:t>execution context.</w:t>
      </w:r>
    </w:p>
    <w:p w:rsidR="00A2188B" w:rsidRDefault="00A2188B" w:rsidP="000D7E3D">
      <w:pPr>
        <w:pStyle w:val="Alg4"/>
        <w:numPr>
          <w:ilvl w:val="0"/>
          <w:numId w:val="1437"/>
        </w:numPr>
      </w:pPr>
      <w:r>
        <w:t xml:space="preserve">Suspend </w:t>
      </w:r>
      <w:r w:rsidR="00C60875">
        <w:rPr>
          <w:i/>
        </w:rPr>
        <w:t>methodContext</w:t>
      </w:r>
      <w:r>
        <w:t>.</w:t>
      </w:r>
    </w:p>
    <w:p w:rsidR="001B2A36" w:rsidRPr="00E77497" w:rsidRDefault="001B2A36" w:rsidP="000D7E3D">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A2188B" w:rsidRDefault="00A2188B" w:rsidP="000D7E3D">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6B41BF" w:rsidRDefault="006B41BF" w:rsidP="000D7E3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rsidR="00C60875" w:rsidRDefault="00C60875" w:rsidP="000D7E3D">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A2188B" w:rsidRPr="00E77497" w:rsidRDefault="00A2188B" w:rsidP="000D7E3D">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rsidR="00B32E00" w:rsidRPr="00E77497" w:rsidRDefault="00B32E00" w:rsidP="00DD2409">
      <w:pPr>
        <w:pStyle w:val="Heading4"/>
      </w:pPr>
      <w:r w:rsidRPr="00E77497">
        <w:tab/>
      </w:r>
      <w:r>
        <w:t>Generator</w:t>
      </w:r>
      <w:r w:rsidR="00AA6714">
        <w:t>Yield</w:t>
      </w:r>
      <w:r>
        <w:t xml:space="preserve"> ( </w:t>
      </w:r>
      <w:r w:rsidR="00AA6714">
        <w:t>it</w:t>
      </w:r>
      <w:ins w:id="15550" w:author="Rev 19 Allen Wirfs-Brock" w:date="2013-09-06T10:16:00Z">
        <w:r w:rsidR="00AE748F">
          <w:t>e</w:t>
        </w:r>
      </w:ins>
      <w:r w:rsidR="00AA6714">
        <w:t>rNextObj</w:t>
      </w:r>
      <w:r>
        <w:t xml:space="preserve"> )</w:t>
      </w:r>
    </w:p>
    <w:p w:rsidR="00B32E00" w:rsidRDefault="00B32E00" w:rsidP="000D7E3D">
      <w:r>
        <w:t>The abstract operation Generator</w:t>
      </w:r>
      <w:r w:rsidR="00AA6714">
        <w:t>Yield</w:t>
      </w:r>
      <w:r>
        <w:t xml:space="preserve"> with argument </w:t>
      </w:r>
      <w:r w:rsidR="00AA6714" w:rsidRPr="00AA6714">
        <w:rPr>
          <w:rFonts w:ascii="Times New Roman" w:hAnsi="Times New Roman"/>
          <w:i/>
          <w:iCs/>
        </w:rPr>
        <w:t>it</w:t>
      </w:r>
      <w:ins w:id="15551" w:author="Rev 19 Allen Wirfs-Brock" w:date="2013-09-06T10:19:00Z">
        <w:r w:rsidR="00AE748F">
          <w:rPr>
            <w:rFonts w:ascii="Times New Roman" w:hAnsi="Times New Roman"/>
            <w:i/>
            <w:iCs/>
          </w:rPr>
          <w:t>e</w:t>
        </w:r>
      </w:ins>
      <w:r w:rsidR="00AA6714" w:rsidRPr="00AA6714">
        <w:rPr>
          <w:rFonts w:ascii="Times New Roman" w:hAnsi="Times New Roman"/>
          <w:i/>
          <w:iCs/>
        </w:rPr>
        <w:t xml:space="preserve">rNextObj </w:t>
      </w:r>
      <w:r>
        <w:t>performs the following steps:</w:t>
      </w:r>
    </w:p>
    <w:p w:rsidR="00B32E00" w:rsidRDefault="00AA6714" w:rsidP="000D7E3D">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w:t>
      </w:r>
      <w:ins w:id="15552" w:author="Rev 19 Allen Wirfs-Brock" w:date="2013-09-06T10:16:00Z">
        <w:r w:rsidR="00AE748F">
          <w:rPr>
            <w:rFonts w:ascii="Times New Roman" w:hAnsi="Times New Roman"/>
            <w:i/>
            <w:iCs/>
          </w:rPr>
          <w:t>e</w:t>
        </w:r>
      </w:ins>
      <w:r w:rsidRPr="00EA595E">
        <w:rPr>
          <w:rFonts w:ascii="Times New Roman" w:hAnsi="Times New Roman"/>
          <w:i/>
          <w:iCs/>
        </w:rPr>
        <w:t>rNextObj</w:t>
      </w:r>
      <w:r>
        <w:rPr>
          <w:rFonts w:ascii="Times New Roman" w:hAnsi="Times New Roman"/>
        </w:rPr>
        <w:t xml:space="preserve"> is an Object that implemented the </w:t>
      </w:r>
      <w:r>
        <w:rPr>
          <w:rFonts w:ascii="Times New Roman" w:hAnsi="Times New Roman"/>
          <w:i/>
          <w:iCs/>
        </w:rPr>
        <w:t>It</w:t>
      </w:r>
      <w:ins w:id="15553" w:author="Rev 19 Allen Wirfs-Brock" w:date="2013-09-06T10:16:00Z">
        <w:r w:rsidR="00AE748F">
          <w:rPr>
            <w:rFonts w:ascii="Times New Roman" w:hAnsi="Times New Roman"/>
            <w:i/>
            <w:iCs/>
          </w:rPr>
          <w:t>e</w:t>
        </w:r>
      </w:ins>
      <w:r>
        <w:rPr>
          <w:rFonts w:ascii="Times New Roman" w:hAnsi="Times New Roman"/>
          <w:i/>
          <w:iCs/>
        </w:rPr>
        <w:t>r</w:t>
      </w:r>
      <w:ins w:id="15554" w:author="Rev 19 Allen Wirfs-Brock" w:date="2013-09-06T10:16:00Z">
        <w:r w:rsidR="00AE748F">
          <w:rPr>
            <w:rFonts w:ascii="Times New Roman" w:hAnsi="Times New Roman"/>
            <w:i/>
            <w:iCs/>
          </w:rPr>
          <w:t>ator</w:t>
        </w:r>
      </w:ins>
      <w:r>
        <w:rPr>
          <w:rFonts w:ascii="Times New Roman" w:hAnsi="Times New Roman"/>
          <w:i/>
          <w:iCs/>
        </w:rPr>
        <w:t>Result</w:t>
      </w:r>
      <w:r>
        <w:rPr>
          <w:rFonts w:ascii="Times New Roman" w:hAnsi="Times New Roman"/>
        </w:rPr>
        <w:t xml:space="preserve"> interface</w:t>
      </w:r>
      <w:r w:rsidR="00B32E00">
        <w:rPr>
          <w:rFonts w:ascii="Times New Roman" w:hAnsi="Times New Roman"/>
        </w:rPr>
        <w:t>.</w:t>
      </w:r>
    </w:p>
    <w:p w:rsidR="008306D0" w:rsidRDefault="008306D0" w:rsidP="000D7E3D">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8306D0" w:rsidRDefault="008306D0" w:rsidP="000D7E3D">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rsidR="00B32E00" w:rsidRDefault="0000070E" w:rsidP="000D7E3D">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rsidR="00B32E00" w:rsidRDefault="00A06E78" w:rsidP="000D7E3D">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rsidR="00A06E78" w:rsidRDefault="00A06E78" w:rsidP="000D7E3D">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695AB5" w:rsidRDefault="00695AB5" w:rsidP="000D7E3D">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rsidR="00695AB5" w:rsidRDefault="00695AB5" w:rsidP="000D7E3D">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rsidR="00EA595E" w:rsidRPr="00197BED" w:rsidRDefault="00EA595E" w:rsidP="000D7E3D">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rsidR="00B32E00" w:rsidRDefault="00B32E00" w:rsidP="000D7E3D">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rsidR="00B32E00" w:rsidRDefault="00B32E00" w:rsidP="000D7E3D">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rsidR="00EA595E" w:rsidRDefault="00EA595E" w:rsidP="000D7E3D">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w:t>
      </w:r>
      <w:ins w:id="15555" w:author="Rev 19 Allen Wirfs-Brock" w:date="2013-09-06T10:17:00Z">
        <w:r w:rsidR="00AE748F">
          <w:rPr>
            <w:rFonts w:ascii="Times New Roman" w:hAnsi="Times New Roman"/>
            <w:i/>
            <w:iCs/>
          </w:rPr>
          <w:t>e</w:t>
        </w:r>
      </w:ins>
      <w:r w:rsidRPr="00EA595E">
        <w:rPr>
          <w:rFonts w:ascii="Times New Roman" w:hAnsi="Times New Roman"/>
          <w:i/>
          <w:iCs/>
        </w:rPr>
        <w:t>rNextObj</w:t>
      </w:r>
      <w:r>
        <w:rPr>
          <w:rFonts w:ascii="Times New Roman" w:hAnsi="Times New Roman"/>
        </w:rPr>
        <w:t>)</w:t>
      </w:r>
      <w:r w:rsidRPr="00E77497">
        <w:rPr>
          <w:rFonts w:ascii="Times New Roman" w:hAnsi="Times New Roman"/>
        </w:rPr>
        <w:t>.</w:t>
      </w:r>
    </w:p>
    <w:p w:rsidR="00B32E00" w:rsidRPr="00E77497" w:rsidRDefault="00EA595E" w:rsidP="000D7E3D">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rsidR="00F64E1A" w:rsidRPr="00E77497" w:rsidRDefault="00F64E1A" w:rsidP="00DD2409">
      <w:pPr>
        <w:pStyle w:val="Heading4"/>
      </w:pPr>
      <w:r w:rsidRPr="00E77497">
        <w:tab/>
      </w:r>
      <w:r>
        <w:t>CreateIt</w:t>
      </w:r>
      <w:ins w:id="15556" w:author="Rev 19 Allen Wirfs-Brock" w:date="2013-09-06T10:17:00Z">
        <w:r w:rsidR="00AE748F">
          <w:t>e</w:t>
        </w:r>
      </w:ins>
      <w:r>
        <w:t>r</w:t>
      </w:r>
      <w:r w:rsidR="00B775C8">
        <w:t>Result</w:t>
      </w:r>
      <w:r>
        <w:t>Object (</w:t>
      </w:r>
      <w:r w:rsidRPr="00644550">
        <w:t>value</w:t>
      </w:r>
      <w:r>
        <w:t xml:space="preserve">, </w:t>
      </w:r>
      <w:r w:rsidRPr="00644550">
        <w:t>done</w:t>
      </w:r>
      <w:r>
        <w:t>)</w:t>
      </w:r>
    </w:p>
    <w:p w:rsidR="00B775C8" w:rsidRDefault="00B775C8" w:rsidP="000D7E3D">
      <w:r>
        <w:t xml:space="preserve">The abstract operation </w:t>
      </w:r>
      <w:r w:rsidRPr="00B775C8">
        <w:t>CreateIt</w:t>
      </w:r>
      <w:ins w:id="15557" w:author="Rev 19 Allen Wirfs-Brock" w:date="2013-09-06T10:17:00Z">
        <w:r w:rsidR="00AE748F">
          <w:t>e</w:t>
        </w:r>
      </w:ins>
      <w:r w:rsidRPr="00B775C8">
        <w: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w:t>
      </w:r>
      <w:ins w:id="15558" w:author="Rev 19 Allen Wirfs-Brock" w:date="2013-09-06T10:17:00Z">
        <w:r w:rsidR="00AE748F">
          <w:t>e</w:t>
        </w:r>
      </w:ins>
      <w:r>
        <w:t>r</w:t>
      </w:r>
      <w:ins w:id="15559" w:author="Rev 19 Allen Wirfs-Brock" w:date="2013-09-06T10:17:00Z">
        <w:r w:rsidR="00AE748F">
          <w:t>ator</w:t>
        </w:r>
      </w:ins>
      <w:r>
        <w:t>Result interface by performing the following steps:</w:t>
      </w:r>
    </w:p>
    <w:p w:rsidR="00B775C8" w:rsidRDefault="00B775C8" w:rsidP="000D7E3D">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rsidR="00F64E1A" w:rsidRDefault="00F64E1A" w:rsidP="000D7E3D">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621C54">
        <w:rPr>
          <w:rFonts w:asciiTheme="majorBidi" w:hAnsiTheme="majorBidi" w:cstheme="majorBidi"/>
        </w:rPr>
        <w:t>(</w:t>
      </w:r>
      <w:r w:rsidR="00621C54" w:rsidRPr="00F75B67">
        <w:rPr>
          <w:rFonts w:cs="Arial"/>
        </w:rPr>
        <w:t>%ObjectPrototype%</w:t>
      </w:r>
      <w:r w:rsidR="00B775C8">
        <w:rPr>
          <w:rFonts w:ascii="Times New Roman" w:hAnsi="Times New Roman"/>
        </w:rPr>
        <w:t>)</w:t>
      </w:r>
      <w:r>
        <w:rPr>
          <w:rFonts w:ascii="Times New Roman" w:hAnsi="Times New Roman"/>
        </w:rPr>
        <w:t>.</w:t>
      </w:r>
    </w:p>
    <w:p w:rsidR="00F64E1A"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rsidR="00B775C8"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rsidR="0056441E" w:rsidRPr="0056441E" w:rsidRDefault="00F64E1A" w:rsidP="000D7E3D">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rsidR="00895657" w:rsidRPr="00E77497" w:rsidRDefault="00895657" w:rsidP="00DD2409">
      <w:pPr>
        <w:pStyle w:val="Heading4"/>
      </w:pPr>
      <w:r>
        <w:t>GetIterator ( obj )</w:t>
      </w:r>
    </w:p>
    <w:p w:rsidR="00895657" w:rsidRDefault="00895657" w:rsidP="000D7E3D">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rsidR="00895657" w:rsidRDefault="00895657" w:rsidP="000D7E3D">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rsidR="00895657" w:rsidRDefault="00895657" w:rsidP="000D7E3D">
      <w:pPr>
        <w:numPr>
          <w:ilvl w:val="0"/>
          <w:numId w:val="1444"/>
        </w:numPr>
        <w:contextualSpacing/>
        <w:rPr>
          <w:rFonts w:ascii="Times New Roman" w:hAnsi="Times New Roman"/>
        </w:rPr>
      </w:pPr>
      <w:r w:rsidRPr="00796590">
        <w:rPr>
          <w:rFonts w:ascii="Times New Roman" w:hAnsi="Times New Roman"/>
        </w:rPr>
        <w:lastRenderedPageBreak/>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895657" w:rsidRDefault="00895657" w:rsidP="000D7E3D">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rsidR="00895657" w:rsidRPr="00E77497" w:rsidRDefault="00895657" w:rsidP="000D7E3D">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rsidR="009725F4" w:rsidRPr="00E77497" w:rsidRDefault="009725F4" w:rsidP="00DD2409">
      <w:pPr>
        <w:pStyle w:val="Heading4"/>
      </w:pPr>
      <w:r>
        <w:t xml:space="preserve">IteratorNext ( </w:t>
      </w:r>
      <w:r w:rsidR="00B71741">
        <w:t>iterator</w:t>
      </w:r>
      <w:r>
        <w:t>, value )</w:t>
      </w:r>
    </w:p>
    <w:p w:rsidR="009725F4" w:rsidRDefault="009725F4" w:rsidP="000D7E3D">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rsidR="009725F4" w:rsidRDefault="009725F4" w:rsidP="000D7E3D">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rsidR="009725F4" w:rsidRPr="00E77497" w:rsidRDefault="009725F4" w:rsidP="000D7E3D">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rsidR="0056441E" w:rsidRPr="00E77497" w:rsidRDefault="0056441E" w:rsidP="00DD2409">
      <w:pPr>
        <w:pStyle w:val="Heading4"/>
      </w:pPr>
      <w:r>
        <w:t>IteratorComplete (</w:t>
      </w:r>
      <w:r w:rsidR="00CC7C2D">
        <w:t xml:space="preserve"> </w:t>
      </w:r>
      <w:r w:rsidRPr="00895657">
        <w:t>it</w:t>
      </w:r>
      <w:ins w:id="15560" w:author="Rev 19 Allen Wirfs-Brock" w:date="2013-09-06T10:17:00Z">
        <w:r w:rsidR="00AE748F">
          <w:t>e</w:t>
        </w:r>
      </w:ins>
      <w:r w:rsidRPr="00895657">
        <w:t>rResult</w:t>
      </w:r>
      <w:r w:rsidR="00CC7C2D">
        <w:t xml:space="preserve"> </w:t>
      </w:r>
      <w:r>
        <w:t>)</w:t>
      </w:r>
    </w:p>
    <w:p w:rsidR="0056441E" w:rsidRDefault="0056441E" w:rsidP="000D7E3D">
      <w:r>
        <w:t xml:space="preserve">The abstract operation IteratorComplete with argument </w:t>
      </w:r>
      <w:r w:rsidRPr="0056441E">
        <w:rPr>
          <w:rFonts w:ascii="Times New Roman" w:hAnsi="Times New Roman"/>
          <w:i/>
          <w:iCs/>
        </w:rPr>
        <w:t>it</w:t>
      </w:r>
      <w:ins w:id="15561" w:author="Rev 19 Allen Wirfs-Brock" w:date="2013-09-06T10:17:00Z">
        <w:r w:rsidR="00AE748F">
          <w:rPr>
            <w:rFonts w:ascii="Times New Roman" w:hAnsi="Times New Roman"/>
            <w:i/>
            <w:iCs/>
          </w:rPr>
          <w:t>e</w:t>
        </w:r>
      </w:ins>
      <w:r w:rsidRPr="0056441E">
        <w:rPr>
          <w:rFonts w:ascii="Times New Roman" w:hAnsi="Times New Roman"/>
          <w:i/>
          <w:iCs/>
        </w:rPr>
        <w:t xml:space="preserve">rResult </w:t>
      </w:r>
      <w:r>
        <w:t>perform</w:t>
      </w:r>
      <w:r w:rsidR="009725F4">
        <w:t>s</w:t>
      </w:r>
      <w:r>
        <w:t xml:space="preserve"> the following steps:</w:t>
      </w:r>
    </w:p>
    <w:p w:rsidR="0056441E" w:rsidRDefault="0056441E" w:rsidP="000D7E3D">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w:t>
      </w:r>
      <w:ins w:id="15562" w:author="Rev 19 Allen Wirfs-Brock" w:date="2013-09-06T10:17:00Z">
        <w:r w:rsidR="00AE748F">
          <w:rPr>
            <w:rFonts w:ascii="Times New Roman" w:hAnsi="Times New Roman"/>
            <w:i/>
            <w:iCs/>
          </w:rPr>
          <w:t>e</w:t>
        </w:r>
      </w:ins>
      <w:r w:rsidRPr="0056441E">
        <w:rPr>
          <w:rFonts w:ascii="Times New Roman" w:hAnsi="Times New Roman"/>
          <w:i/>
          <w:iCs/>
        </w:rPr>
        <w:t>rResult</w:t>
      </w:r>
      <w:r>
        <w:rPr>
          <w:rFonts w:ascii="Times New Roman" w:hAnsi="Times New Roman"/>
        </w:rPr>
        <w:t>) is Object.</w:t>
      </w:r>
    </w:p>
    <w:p w:rsidR="0056441E" w:rsidRDefault="0056441E" w:rsidP="000D7E3D">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w:t>
      </w:r>
      <w:ins w:id="15563" w:author="Rev 19 Allen Wirfs-Brock" w:date="2013-09-06T10:17:00Z">
        <w:r w:rsidR="00AE748F">
          <w:rPr>
            <w:rFonts w:ascii="Times New Roman" w:hAnsi="Times New Roman"/>
            <w:i/>
            <w:iCs/>
          </w:rPr>
          <w:t>e</w:t>
        </w:r>
      </w:ins>
      <w:r>
        <w:rPr>
          <w:rFonts w:ascii="Times New Roman" w:hAnsi="Times New Roman"/>
          <w:i/>
          <w:iCs/>
        </w:rPr>
        <w: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rsidR="0056441E" w:rsidRPr="00E77497" w:rsidRDefault="0056441E" w:rsidP="000D7E3D">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rsidR="0056441E" w:rsidRPr="00E77497" w:rsidRDefault="0056441E" w:rsidP="00DD2409">
      <w:pPr>
        <w:pStyle w:val="Heading4"/>
      </w:pPr>
      <w:r>
        <w:t>IteratorValue (</w:t>
      </w:r>
      <w:r w:rsidR="00CC7C2D">
        <w:t xml:space="preserve"> </w:t>
      </w:r>
      <w:r w:rsidRPr="00895657">
        <w:t>it</w:t>
      </w:r>
      <w:ins w:id="15564" w:author="Rev 19 Allen Wirfs-Brock" w:date="2013-09-06T10:18:00Z">
        <w:r w:rsidR="00AE748F">
          <w:t>e</w:t>
        </w:r>
      </w:ins>
      <w:r w:rsidRPr="00895657">
        <w:t>rResult</w:t>
      </w:r>
      <w:r w:rsidR="00CC7C2D">
        <w:t xml:space="preserve"> </w:t>
      </w:r>
      <w:r>
        <w:t>)</w:t>
      </w:r>
    </w:p>
    <w:p w:rsidR="0056441E" w:rsidRDefault="0056441E" w:rsidP="000D7E3D">
      <w:r>
        <w:t xml:space="preserve">The abstract operation </w:t>
      </w:r>
      <w:r w:rsidRPr="0056441E">
        <w:t xml:space="preserve">IteratorValue </w:t>
      </w:r>
      <w:r>
        <w:t xml:space="preserve">with argument </w:t>
      </w:r>
      <w:r w:rsidRPr="0056441E">
        <w:rPr>
          <w:rFonts w:ascii="Times New Roman" w:hAnsi="Times New Roman"/>
          <w:i/>
          <w:iCs/>
        </w:rPr>
        <w:t>it</w:t>
      </w:r>
      <w:ins w:id="15565" w:author="Rev 19 Allen Wirfs-Brock" w:date="2013-09-06T10:18:00Z">
        <w:r w:rsidR="00AE748F">
          <w:rPr>
            <w:rFonts w:ascii="Times New Roman" w:hAnsi="Times New Roman"/>
            <w:i/>
            <w:iCs/>
          </w:rPr>
          <w:t>e</w:t>
        </w:r>
      </w:ins>
      <w:r w:rsidRPr="0056441E">
        <w:rPr>
          <w:rFonts w:ascii="Times New Roman" w:hAnsi="Times New Roman"/>
          <w:i/>
          <w:iCs/>
        </w:rPr>
        <w:t xml:space="preserve">rResult </w:t>
      </w:r>
      <w:del w:id="15566" w:author="Rev 19 Allen Wirfs-Brock" w:date="2013-09-09T13:38:00Z">
        <w:r w:rsidDel="00607E30">
          <w:delText xml:space="preserve">performing </w:delText>
        </w:r>
      </w:del>
      <w:ins w:id="15567" w:author="Rev 19 Allen Wirfs-Brock" w:date="2013-09-09T13:38:00Z">
        <w:r w:rsidR="00607E30">
          <w:t xml:space="preserve">performs </w:t>
        </w:r>
      </w:ins>
      <w:r>
        <w:t>the following steps:</w:t>
      </w:r>
    </w:p>
    <w:p w:rsidR="0056441E" w:rsidRDefault="0056441E" w:rsidP="000D7E3D">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w:t>
      </w:r>
      <w:ins w:id="15568" w:author="Rev 19 Allen Wirfs-Brock" w:date="2013-09-06T10:18:00Z">
        <w:r w:rsidR="00AE748F">
          <w:rPr>
            <w:rFonts w:ascii="Times New Roman" w:hAnsi="Times New Roman"/>
            <w:i/>
            <w:iCs/>
          </w:rPr>
          <w:t>e</w:t>
        </w:r>
      </w:ins>
      <w:r w:rsidRPr="0056441E">
        <w:rPr>
          <w:rFonts w:ascii="Times New Roman" w:hAnsi="Times New Roman"/>
          <w:i/>
          <w:iCs/>
        </w:rPr>
        <w:t>rResult</w:t>
      </w:r>
      <w:r>
        <w:rPr>
          <w:rFonts w:ascii="Times New Roman" w:hAnsi="Times New Roman"/>
        </w:rPr>
        <w:t>) is Object.</w:t>
      </w:r>
    </w:p>
    <w:p w:rsidR="0056441E" w:rsidRPr="00E77497" w:rsidRDefault="0056441E" w:rsidP="000D7E3D">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w:t>
      </w:r>
      <w:ins w:id="15569" w:author="Rev 19 Allen Wirfs-Brock" w:date="2013-09-06T10:18:00Z">
        <w:r w:rsidR="00AE748F">
          <w:rPr>
            <w:rFonts w:ascii="Times New Roman" w:hAnsi="Times New Roman"/>
            <w:i/>
            <w:iCs/>
          </w:rPr>
          <w:t>e</w:t>
        </w:r>
      </w:ins>
      <w:r>
        <w:rPr>
          <w:rFonts w:ascii="Times New Roman" w:hAnsi="Times New Roman"/>
          <w:i/>
          <w:iCs/>
        </w:rPr>
        <w: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ins w:id="15570" w:author="Rev 19 Allen Wirfs-Brock" w:date="2013-09-09T13:39:00Z">
        <w:r w:rsidR="00607E30" w:rsidRPr="00156AA7">
          <w:rPr>
            <w:rFonts w:ascii="Courier New" w:hAnsi="Courier New"/>
            <w:b/>
            <w:bCs/>
            <w:sz w:val="18"/>
          </w:rPr>
          <w:t>"</w:t>
        </w:r>
      </w:ins>
      <w:r>
        <w:rPr>
          <w:rFonts w:ascii="Times New Roman" w:hAnsi="Times New Roman"/>
        </w:rPr>
        <w:t>).</w:t>
      </w:r>
    </w:p>
    <w:p w:rsidR="00640477" w:rsidRPr="00640477" w:rsidRDefault="00640477" w:rsidP="00640477">
      <w:pPr>
        <w:pStyle w:val="Heading4"/>
        <w:rPr>
          <w:ins w:id="15571" w:author="Rev 19 Allen Wirfs-Brock" w:date="2013-09-22T11:06:00Z"/>
        </w:rPr>
      </w:pPr>
      <w:ins w:id="15572" w:author="Rev 19 Allen Wirfs-Brock" w:date="2013-09-22T11:06:00Z">
        <w:r w:rsidRPr="00640477">
          <w:t>IteratorStep ( iterator, value )</w:t>
        </w:r>
      </w:ins>
    </w:p>
    <w:p w:rsidR="00640477" w:rsidRPr="00640477" w:rsidRDefault="00640477" w:rsidP="00640477">
      <w:pPr>
        <w:rPr>
          <w:ins w:id="15573" w:author="Rev 19 Allen Wirfs-Brock" w:date="2013-09-22T11:06:00Z"/>
        </w:rPr>
      </w:pPr>
      <w:ins w:id="15574" w:author="Rev 19 Allen Wirfs-Brock" w:date="2013-09-22T11:06:00Z">
        <w:r w:rsidRPr="00640477">
          <w:t>The abstract operation Iterator</w:t>
        </w:r>
      </w:ins>
      <w:ins w:id="15575" w:author="Rev 19 Allen Wirfs-Brock" w:date="2013-09-22T11:07:00Z">
        <w:r>
          <w:t>Step</w:t>
        </w:r>
      </w:ins>
      <w:ins w:id="15576" w:author="Rev 19 Allen Wirfs-Brock" w:date="2013-09-22T11:06:00Z">
        <w:r w:rsidRPr="00640477">
          <w:t xml:space="preserve"> with argument </w:t>
        </w:r>
        <w:r w:rsidRPr="00640477">
          <w:rPr>
            <w:rFonts w:ascii="Times New Roman" w:hAnsi="Times New Roman"/>
            <w:i/>
            <w:iCs/>
          </w:rPr>
          <w:t xml:space="preserve">iterator </w:t>
        </w:r>
        <w:r w:rsidRPr="00640477">
          <w:t xml:space="preserve">and optional argument </w:t>
        </w:r>
        <w:r w:rsidRPr="00640477">
          <w:rPr>
            <w:rFonts w:ascii="Times New Roman" w:hAnsi="Times New Roman"/>
            <w:i/>
            <w:iCs/>
          </w:rPr>
          <w:t>value</w:t>
        </w:r>
        <w:r w:rsidRPr="00640477">
          <w:t xml:space="preserve"> </w:t>
        </w:r>
      </w:ins>
      <w:ins w:id="15577" w:author="Rev 19 Allen Wirfs-Brock" w:date="2013-09-22T11:07:00Z">
        <w:r>
          <w:t xml:space="preserve">requests the next value from </w:t>
        </w:r>
        <w:r w:rsidRPr="00640477">
          <w:rPr>
            <w:rFonts w:ascii="Times New Roman" w:hAnsi="Times New Roman"/>
            <w:i/>
            <w:iCs/>
          </w:rPr>
          <w:t>iterator</w:t>
        </w:r>
        <w:r>
          <w:t xml:space="preserve"> and returns either </w:t>
        </w:r>
      </w:ins>
      <w:ins w:id="15578" w:author="Rev 19 Allen Wirfs-Brock" w:date="2013-09-22T11:15:00Z">
        <w:r>
          <w:rPr>
            <w:rFonts w:ascii="Times New Roman" w:hAnsi="Times New Roman"/>
            <w:b/>
          </w:rPr>
          <w:t>false</w:t>
        </w:r>
      </w:ins>
      <w:ins w:id="15579" w:author="Rev 19 Allen Wirfs-Brock" w:date="2013-09-22T11:07:00Z">
        <w:r>
          <w:t xml:space="preserve"> indicating that the iterator has reached its end or IteratorResuklt object if a next value is available. IteratorStep </w:t>
        </w:r>
      </w:ins>
      <w:ins w:id="15580" w:author="Rev 19 Allen Wirfs-Brock" w:date="2013-09-22T11:06:00Z">
        <w:r w:rsidRPr="00640477">
          <w:t>performs the following steps:</w:t>
        </w:r>
      </w:ins>
    </w:p>
    <w:p w:rsidR="00640477" w:rsidRPr="00640477" w:rsidRDefault="00640477" w:rsidP="00640477">
      <w:pPr>
        <w:numPr>
          <w:ilvl w:val="0"/>
          <w:numId w:val="1610"/>
        </w:numPr>
        <w:contextualSpacing/>
        <w:rPr>
          <w:ins w:id="15581" w:author="Rev 19 Allen Wirfs-Brock" w:date="2013-09-22T11:06:00Z"/>
          <w:rFonts w:ascii="Times New Roman" w:hAnsi="Times New Roman"/>
        </w:rPr>
      </w:pPr>
      <w:ins w:id="15582" w:author="Rev 19 Allen Wirfs-Brock" w:date="2013-09-22T11:06:00Z">
        <w:r w:rsidRPr="00640477">
          <w:rPr>
            <w:rFonts w:ascii="Times New Roman" w:hAnsi="Times New Roman"/>
          </w:rPr>
          <w:t xml:space="preserve">If </w:t>
        </w:r>
        <w:r w:rsidRPr="00640477">
          <w:rPr>
            <w:rFonts w:ascii="Times New Roman" w:hAnsi="Times New Roman"/>
            <w:i/>
            <w:iCs/>
          </w:rPr>
          <w:t>value</w:t>
        </w:r>
        <w:r w:rsidRPr="00640477">
          <w:rPr>
            <w:rFonts w:ascii="Times New Roman" w:hAnsi="Times New Roman"/>
          </w:rPr>
          <w:t xml:space="preserve"> was not passed, let </w:t>
        </w:r>
        <w:r w:rsidRPr="00640477">
          <w:rPr>
            <w:rFonts w:ascii="Times New Roman" w:hAnsi="Times New Roman"/>
            <w:i/>
            <w:iCs/>
          </w:rPr>
          <w:t>value</w:t>
        </w:r>
        <w:r w:rsidRPr="00640477">
          <w:rPr>
            <w:rFonts w:ascii="Times New Roman" w:hAnsi="Times New Roman"/>
          </w:rPr>
          <w:t xml:space="preserve"> be </w:t>
        </w:r>
        <w:r w:rsidRPr="00640477">
          <w:rPr>
            <w:rFonts w:ascii="Times New Roman" w:hAnsi="Times New Roman"/>
            <w:b/>
            <w:bCs/>
          </w:rPr>
          <w:t>undefined</w:t>
        </w:r>
        <w:r w:rsidRPr="00640477">
          <w:rPr>
            <w:rFonts w:ascii="Times New Roman" w:hAnsi="Times New Roman"/>
          </w:rPr>
          <w:t>.</w:t>
        </w:r>
      </w:ins>
    </w:p>
    <w:p w:rsidR="00640477" w:rsidRPr="00640477" w:rsidRDefault="00640477" w:rsidP="00640477">
      <w:pPr>
        <w:numPr>
          <w:ilvl w:val="0"/>
          <w:numId w:val="1610"/>
        </w:numPr>
        <w:contextualSpacing/>
        <w:rPr>
          <w:ins w:id="15583" w:author="Rev 19 Allen Wirfs-Brock" w:date="2013-09-22T11:06:00Z"/>
          <w:rFonts w:ascii="Times New Roman" w:hAnsi="Times New Roman"/>
        </w:rPr>
      </w:pPr>
      <w:ins w:id="15584" w:author="Rev 19 Allen Wirfs-Brock" w:date="2013-09-22T11:06:00Z">
        <w:r w:rsidRPr="00640477">
          <w:rPr>
            <w:rFonts w:ascii="Times New Roman" w:hAnsi="Times New Roman"/>
          </w:rPr>
          <w:t xml:space="preserve">Let </w:t>
        </w:r>
        <w:r w:rsidRPr="00640477">
          <w:rPr>
            <w:rFonts w:ascii="Times New Roman" w:hAnsi="Times New Roman"/>
            <w:i/>
            <w:iCs/>
          </w:rPr>
          <w:t>result</w:t>
        </w:r>
        <w:r w:rsidRPr="00640477">
          <w:rPr>
            <w:rFonts w:ascii="Times New Roman" w:hAnsi="Times New Roman"/>
          </w:rPr>
          <w:t xml:space="preserve"> be the result of </w:t>
        </w:r>
      </w:ins>
      <w:ins w:id="15585" w:author="Rev 19 Allen Wirfs-Brock" w:date="2013-09-22T11:34:00Z">
        <w:r w:rsidR="0061744F">
          <w:rPr>
            <w:rFonts w:ascii="Times New Roman" w:hAnsi="Times New Roman"/>
          </w:rPr>
          <w:t>Iterator</w:t>
        </w:r>
      </w:ins>
      <w:ins w:id="15586" w:author="Rev 19 Allen Wirfs-Brock" w:date="2013-09-22T11:33:00Z">
        <w:r w:rsidR="0061744F">
          <w:rPr>
            <w:rFonts w:ascii="Times New Roman" w:hAnsi="Times New Roman"/>
          </w:rPr>
          <w:t>Next</w:t>
        </w:r>
      </w:ins>
      <w:ins w:id="15587" w:author="Rev 19 Allen Wirfs-Brock" w:date="2013-09-22T11:06:00Z">
        <w:r w:rsidRPr="00640477">
          <w:rPr>
            <w:rFonts w:ascii="Times New Roman" w:hAnsi="Times New Roman"/>
          </w:rPr>
          <w:t>(</w:t>
        </w:r>
        <w:r w:rsidRPr="00640477">
          <w:rPr>
            <w:rFonts w:ascii="Times New Roman" w:hAnsi="Times New Roman"/>
            <w:i/>
            <w:iCs/>
          </w:rPr>
          <w:t>iterator</w:t>
        </w:r>
        <w:r w:rsidRPr="00640477">
          <w:rPr>
            <w:rFonts w:ascii="Times New Roman" w:hAnsi="Times New Roman"/>
          </w:rPr>
          <w:t xml:space="preserve">, </w:t>
        </w:r>
        <w:r w:rsidRPr="00640477">
          <w:rPr>
            <w:rFonts w:ascii="Times New Roman" w:hAnsi="Times New Roman"/>
            <w:i/>
            <w:iCs/>
          </w:rPr>
          <w:t>value</w:t>
        </w:r>
        <w:r w:rsidRPr="00640477">
          <w:rPr>
            <w:rFonts w:ascii="Times New Roman" w:hAnsi="Times New Roman"/>
          </w:rPr>
          <w:t>).</w:t>
        </w:r>
      </w:ins>
    </w:p>
    <w:p w:rsidR="00640477" w:rsidRPr="00640477" w:rsidRDefault="00640477" w:rsidP="00640477">
      <w:pPr>
        <w:numPr>
          <w:ilvl w:val="0"/>
          <w:numId w:val="1610"/>
        </w:numPr>
        <w:contextualSpacing/>
        <w:rPr>
          <w:ins w:id="15588" w:author="Rev 19 Allen Wirfs-Brock" w:date="2013-09-22T11:06:00Z"/>
          <w:rFonts w:ascii="Times New Roman" w:hAnsi="Times New Roman"/>
        </w:rPr>
      </w:pPr>
      <w:ins w:id="15589" w:author="Rev 19 Allen Wirfs-Brock" w:date="2013-09-22T11:06:00Z">
        <w:r w:rsidRPr="00640477">
          <w:rPr>
            <w:rFonts w:ascii="Times New Roman" w:hAnsi="Times New Roman"/>
          </w:rPr>
          <w:t>ReturnIfAbrupt(</w:t>
        </w:r>
        <w:r w:rsidRPr="00640477">
          <w:rPr>
            <w:rFonts w:ascii="Times New Roman" w:hAnsi="Times New Roman"/>
            <w:i/>
            <w:iCs/>
          </w:rPr>
          <w:t>result</w:t>
        </w:r>
        <w:r w:rsidRPr="00640477">
          <w:rPr>
            <w:rFonts w:ascii="Times New Roman" w:hAnsi="Times New Roman"/>
          </w:rPr>
          <w:t>).</w:t>
        </w:r>
      </w:ins>
    </w:p>
    <w:p w:rsidR="00640477" w:rsidRPr="00640477" w:rsidRDefault="00640477" w:rsidP="00640477">
      <w:pPr>
        <w:numPr>
          <w:ilvl w:val="0"/>
          <w:numId w:val="1610"/>
        </w:numPr>
        <w:spacing w:after="0"/>
        <w:contextualSpacing/>
        <w:rPr>
          <w:ins w:id="15590" w:author="Rev 19 Allen Wirfs-Brock" w:date="2013-09-22T11:06:00Z"/>
          <w:rFonts w:ascii="Times New Roman" w:hAnsi="Times New Roman"/>
        </w:rPr>
      </w:pPr>
      <w:ins w:id="15591" w:author="Rev 19 Allen Wirfs-Brock" w:date="2013-09-22T11:06:00Z">
        <w:r w:rsidRPr="00640477">
          <w:rPr>
            <w:rFonts w:ascii="Times New Roman" w:hAnsi="Times New Roman"/>
          </w:rPr>
          <w:t xml:space="preserve">Let </w:t>
        </w:r>
        <w:r w:rsidRPr="00640477">
          <w:rPr>
            <w:rFonts w:ascii="Times New Roman" w:hAnsi="Times New Roman"/>
            <w:i/>
            <w:iCs/>
          </w:rPr>
          <w:t>done</w:t>
        </w:r>
        <w:r w:rsidRPr="00640477">
          <w:rPr>
            <w:rFonts w:ascii="Times New Roman" w:hAnsi="Times New Roman"/>
          </w:rPr>
          <w:t xml:space="preserve"> be the result of Get(</w:t>
        </w:r>
      </w:ins>
      <w:ins w:id="15592" w:author="Rev 19 Allen Wirfs-Brock" w:date="2013-09-22T11:35:00Z">
        <w:r w:rsidR="0061744F" w:rsidRPr="00640477">
          <w:rPr>
            <w:rFonts w:ascii="Times New Roman" w:hAnsi="Times New Roman"/>
            <w:i/>
            <w:iCs/>
          </w:rPr>
          <w:t>result</w:t>
        </w:r>
      </w:ins>
      <w:ins w:id="15593" w:author="Rev 19 Allen Wirfs-Brock" w:date="2013-09-22T11:06:00Z">
        <w:r w:rsidRPr="00640477">
          <w:rPr>
            <w:rFonts w:ascii="Times New Roman" w:hAnsi="Times New Roman"/>
          </w:rPr>
          <w:t xml:space="preserve">, </w:t>
        </w:r>
        <w:r w:rsidRPr="00640477">
          <w:rPr>
            <w:rFonts w:ascii="Courier New" w:hAnsi="Courier New"/>
            <w:b/>
            <w:bCs/>
            <w:sz w:val="18"/>
          </w:rPr>
          <w:t>"</w:t>
        </w:r>
        <w:r w:rsidRPr="00640477">
          <w:rPr>
            <w:rFonts w:ascii="Courier New" w:hAnsi="Courier New"/>
            <w:b/>
          </w:rPr>
          <w:t>done</w:t>
        </w:r>
        <w:r w:rsidRPr="00640477">
          <w:rPr>
            <w:rFonts w:ascii="Courier New" w:hAnsi="Courier New"/>
            <w:b/>
            <w:bCs/>
            <w:sz w:val="18"/>
          </w:rPr>
          <w:t>"</w:t>
        </w:r>
        <w:r w:rsidRPr="00640477">
          <w:rPr>
            <w:rFonts w:ascii="Times New Roman" w:hAnsi="Times New Roman"/>
          </w:rPr>
          <w:t>).</w:t>
        </w:r>
      </w:ins>
    </w:p>
    <w:p w:rsidR="00640477" w:rsidRPr="00640477" w:rsidRDefault="00640477" w:rsidP="00640477">
      <w:pPr>
        <w:numPr>
          <w:ilvl w:val="0"/>
          <w:numId w:val="1610"/>
        </w:numPr>
        <w:contextualSpacing/>
        <w:rPr>
          <w:ins w:id="15594" w:author="Rev 19 Allen Wirfs-Brock" w:date="2013-09-22T11:06:00Z"/>
          <w:rFonts w:ascii="Times New Roman" w:hAnsi="Times New Roman"/>
        </w:rPr>
      </w:pPr>
      <w:ins w:id="15595" w:author="Rev 19 Allen Wirfs-Brock" w:date="2013-09-22T11:06:00Z">
        <w:r w:rsidRPr="00640477">
          <w:rPr>
            <w:rFonts w:ascii="Times New Roman" w:hAnsi="Times New Roman"/>
          </w:rPr>
          <w:t>ReturnIfAbrupt(</w:t>
        </w:r>
        <w:r w:rsidRPr="00640477">
          <w:rPr>
            <w:rFonts w:ascii="Times New Roman" w:hAnsi="Times New Roman"/>
            <w:i/>
            <w:iCs/>
          </w:rPr>
          <w:t>done</w:t>
        </w:r>
        <w:r w:rsidRPr="00640477">
          <w:rPr>
            <w:rFonts w:ascii="Times New Roman" w:hAnsi="Times New Roman"/>
          </w:rPr>
          <w:t>).</w:t>
        </w:r>
      </w:ins>
    </w:p>
    <w:p w:rsidR="00640477" w:rsidRPr="00640477" w:rsidRDefault="00640477" w:rsidP="00640477">
      <w:pPr>
        <w:numPr>
          <w:ilvl w:val="0"/>
          <w:numId w:val="1610"/>
        </w:numPr>
        <w:contextualSpacing/>
        <w:rPr>
          <w:ins w:id="15596" w:author="Rev 19 Allen Wirfs-Brock" w:date="2013-09-22T11:06:00Z"/>
          <w:rFonts w:ascii="Times New Roman" w:hAnsi="Times New Roman"/>
        </w:rPr>
      </w:pPr>
      <w:ins w:id="15597" w:author="Rev 19 Allen Wirfs-Brock" w:date="2013-09-22T11:06:00Z">
        <w:r w:rsidRPr="00640477">
          <w:rPr>
            <w:rFonts w:ascii="Times New Roman" w:hAnsi="Times New Roman"/>
          </w:rPr>
          <w:t>If ToBoolean(</w:t>
        </w:r>
        <w:r w:rsidRPr="00640477">
          <w:rPr>
            <w:rFonts w:ascii="Times New Roman" w:hAnsi="Times New Roman"/>
            <w:i/>
            <w:iCs/>
          </w:rPr>
          <w:t>done</w:t>
        </w:r>
        <w:r w:rsidRPr="00640477">
          <w:rPr>
            <w:rFonts w:ascii="Times New Roman" w:hAnsi="Times New Roman"/>
          </w:rPr>
          <w:t xml:space="preserve">) is </w:t>
        </w:r>
        <w:r w:rsidRPr="00640477">
          <w:rPr>
            <w:rFonts w:ascii="Times New Roman" w:hAnsi="Times New Roman"/>
            <w:b/>
          </w:rPr>
          <w:t>true</w:t>
        </w:r>
        <w:r w:rsidRPr="00640477">
          <w:rPr>
            <w:rFonts w:ascii="Times New Roman" w:hAnsi="Times New Roman"/>
          </w:rPr>
          <w:t xml:space="preserve">, then return </w:t>
        </w:r>
      </w:ins>
      <w:ins w:id="15598" w:author="Rev 19 Allen Wirfs-Brock" w:date="2013-09-22T11:15:00Z">
        <w:r w:rsidR="00F877DA">
          <w:rPr>
            <w:rFonts w:ascii="Times New Roman" w:hAnsi="Times New Roman"/>
            <w:b/>
          </w:rPr>
          <w:t>false</w:t>
        </w:r>
      </w:ins>
      <w:ins w:id="15599" w:author="Rev 19 Allen Wirfs-Brock" w:date="2013-09-22T11:06:00Z">
        <w:r w:rsidRPr="00640477">
          <w:rPr>
            <w:rFonts w:ascii="Times New Roman" w:hAnsi="Times New Roman"/>
          </w:rPr>
          <w:t>.</w:t>
        </w:r>
      </w:ins>
    </w:p>
    <w:p w:rsidR="00640477" w:rsidRPr="00640477" w:rsidRDefault="00640477" w:rsidP="00640477">
      <w:pPr>
        <w:numPr>
          <w:ilvl w:val="0"/>
          <w:numId w:val="1610"/>
        </w:numPr>
        <w:rPr>
          <w:ins w:id="15600" w:author="Rev 19 Allen Wirfs-Brock" w:date="2013-09-22T11:06:00Z"/>
          <w:rFonts w:ascii="Times New Roman" w:hAnsi="Times New Roman"/>
        </w:rPr>
      </w:pPr>
      <w:ins w:id="15601" w:author="Rev 19 Allen Wirfs-Brock" w:date="2013-09-22T11:06:00Z">
        <w:r w:rsidRPr="00640477">
          <w:rPr>
            <w:rFonts w:ascii="Times New Roman" w:hAnsi="Times New Roman"/>
          </w:rPr>
          <w:t xml:space="preserve">Return </w:t>
        </w:r>
        <w:r w:rsidRPr="00640477">
          <w:rPr>
            <w:rFonts w:ascii="Times New Roman" w:hAnsi="Times New Roman"/>
            <w:i/>
            <w:iCs/>
          </w:rPr>
          <w:t>result</w:t>
        </w:r>
        <w:r w:rsidRPr="00640477">
          <w:rPr>
            <w:rFonts w:ascii="Times New Roman" w:hAnsi="Times New Roman"/>
          </w:rPr>
          <w:t>.</w:t>
        </w:r>
      </w:ins>
    </w:p>
    <w:p w:rsidR="00971EEE" w:rsidRPr="00E77497" w:rsidRDefault="00971EEE" w:rsidP="00DD2409">
      <w:pPr>
        <w:pStyle w:val="Heading4"/>
      </w:pPr>
      <w:r w:rsidRPr="00E77497">
        <w:tab/>
      </w:r>
      <w:r>
        <w:t>CreateEmptyIterator (</w:t>
      </w:r>
      <w:r>
        <w:rPr>
          <w:rFonts w:ascii="Times New Roman" w:hAnsi="Times New Roman"/>
          <w:b w:val="0"/>
          <w:i/>
        </w:rPr>
        <w:t xml:space="preserve"> </w:t>
      </w:r>
      <w:r>
        <w:t>)</w:t>
      </w:r>
    </w:p>
    <w:p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621C54">
        <w:rPr>
          <w:rFonts w:asciiTheme="majorBidi" w:hAnsiTheme="majorBidi" w:cstheme="majorBidi"/>
        </w:rPr>
        <w:t>(</w:t>
      </w:r>
      <w:r w:rsidR="00621C54" w:rsidRPr="00F75B67">
        <w:rPr>
          <w:rFonts w:cs="Arial"/>
        </w:rPr>
        <w:t>%ObjectPrototype%</w:t>
      </w:r>
      <w:r>
        <w:rPr>
          <w:rFonts w:ascii="Times New Roman" w:hAnsi="Times New Roman"/>
        </w:rPr>
        <w:t>).</w:t>
      </w:r>
    </w:p>
    <w:p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w:t>
      </w:r>
      <w:ins w:id="15602" w:author="Rev 19 Allen Wirfs-Brock" w:date="2013-09-09T13:36:00Z">
        <w:r w:rsidR="00607E30">
          <w:rPr>
            <w:rFonts w:ascii="Times New Roman" w:hAnsi="Times New Roman"/>
          </w:rPr>
          <w:t xml:space="preserve">performing </w:t>
        </w:r>
      </w:ins>
      <w:r w:rsidR="00D145A7">
        <w:rPr>
          <w:rFonts w:ascii="Times New Roman" w:hAnsi="Times New Roman"/>
        </w:rPr>
        <w:t xml:space="preserve">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w:t>
      </w:r>
      <w:ins w:id="15603" w:author="Rev 19 Allen Wirfs-Brock" w:date="2013-09-06T10:18:00Z">
        <w:r w:rsidR="00AE748F">
          <w:rPr>
            <w:rFonts w:ascii="Times New Roman" w:hAnsi="Times New Roman"/>
          </w:rPr>
          <w:t>e</w:t>
        </w:r>
      </w:ins>
      <w:r>
        <w:rPr>
          <w:rFonts w:ascii="Times New Roman" w:hAnsi="Times New Roman"/>
        </w:rPr>
        <w: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rsidR="00B55107" w:rsidRDefault="00B55107" w:rsidP="00B55107">
      <w:pPr>
        <w:pStyle w:val="Heading1"/>
      </w:pPr>
      <w:bookmarkStart w:id="15604" w:name="_Ref366137541"/>
      <w:del w:id="15605" w:author="Rev 19 Allen Wirfs-Brock" w:date="2013-09-23T17:35:00Z">
        <w:r w:rsidDel="00C464F8">
          <w:lastRenderedPageBreak/>
          <w:delText>The Reflect Module</w:delText>
        </w:r>
      </w:del>
      <w:bookmarkStart w:id="15606" w:name="_Toc368050829"/>
      <w:bookmarkEnd w:id="15604"/>
      <w:ins w:id="15607" w:author="Rev 19 Allen Wirfs-Brock" w:date="2013-09-23T17:35:00Z">
        <w:r w:rsidR="00C464F8">
          <w:t>Reflection.</w:t>
        </w:r>
      </w:ins>
      <w:bookmarkEnd w:id="15606"/>
    </w:p>
    <w:p w:rsidR="00C464F8" w:rsidRPr="00E77497" w:rsidRDefault="00C464F8" w:rsidP="00C464F8">
      <w:pPr>
        <w:pStyle w:val="Heading2"/>
        <w:rPr>
          <w:ins w:id="15608" w:author="Rev 19 Allen Wirfs-Brock" w:date="2013-09-23T17:37:00Z"/>
        </w:rPr>
      </w:pPr>
      <w:bookmarkStart w:id="15609" w:name="_Toc368050830"/>
      <w:ins w:id="15610" w:author="Rev 19 Allen Wirfs-Brock" w:date="2013-09-23T17:37:00Z">
        <w:r w:rsidRPr="00E77497">
          <w:t xml:space="preserve">The </w:t>
        </w:r>
      </w:ins>
      <w:ins w:id="15611" w:author="Rev 19 Allen Wirfs-Brock" w:date="2013-09-23T17:38:00Z">
        <w:r>
          <w:t>Reflect</w:t>
        </w:r>
      </w:ins>
      <w:ins w:id="15612" w:author="Rev 19 Allen Wirfs-Brock" w:date="2013-09-23T17:37:00Z">
        <w:r w:rsidRPr="00E77497">
          <w:t xml:space="preserve"> Object</w:t>
        </w:r>
        <w:bookmarkEnd w:id="15609"/>
      </w:ins>
    </w:p>
    <w:p w:rsidR="00C464F8" w:rsidRPr="00E77497" w:rsidRDefault="00C464F8" w:rsidP="00C464F8">
      <w:pPr>
        <w:rPr>
          <w:ins w:id="15613" w:author="Rev 19 Allen Wirfs-Brock" w:date="2013-09-23T17:37:00Z"/>
        </w:rPr>
      </w:pPr>
      <w:ins w:id="15614" w:author="Rev 19 Allen Wirfs-Brock" w:date="2013-09-23T17:37:00Z">
        <w:r w:rsidRPr="00E77497">
          <w:t xml:space="preserve">The </w:t>
        </w:r>
      </w:ins>
      <w:ins w:id="15615" w:author="Rev 19 Allen Wirfs-Brock" w:date="2013-09-23T17:38:00Z">
        <w:r>
          <w:t>Reflect</w:t>
        </w:r>
      </w:ins>
      <w:ins w:id="15616" w:author="Rev 19 Allen Wirfs-Brock" w:date="2013-09-23T17:37:00Z">
        <w:r w:rsidRPr="00E77497">
          <w:t xml:space="preserve"> object is a single </w:t>
        </w:r>
        <w:r>
          <w:t xml:space="preserve">ordinary </w:t>
        </w:r>
        <w:r w:rsidRPr="00E77497">
          <w:t>object.</w:t>
        </w:r>
      </w:ins>
    </w:p>
    <w:p w:rsidR="00C464F8" w:rsidRPr="00E77497" w:rsidRDefault="00C464F8" w:rsidP="00C464F8">
      <w:pPr>
        <w:rPr>
          <w:ins w:id="15617" w:author="Rev 19 Allen Wirfs-Brock" w:date="2013-09-23T17:37:00Z"/>
        </w:rPr>
      </w:pPr>
      <w:ins w:id="15618" w:author="Rev 19 Allen Wirfs-Brock" w:date="2013-09-23T17:37:00Z">
        <w:r w:rsidRPr="00E77497">
          <w:t xml:space="preserve">The value of the [[Prototype]] internal </w:t>
        </w:r>
        <w:r>
          <w:t xml:space="preserve">data </w:t>
        </w:r>
        <w:r w:rsidRPr="00E77497">
          <w:t xml:space="preserve">property of the </w:t>
        </w:r>
      </w:ins>
      <w:ins w:id="15619" w:author="Rev 19 Allen Wirfs-Brock" w:date="2013-09-23T17:38:00Z">
        <w:r>
          <w:t>Reflect</w:t>
        </w:r>
      </w:ins>
      <w:ins w:id="15620" w:author="Rev 19 Allen Wirfs-Brock" w:date="2013-09-23T17:37:00Z">
        <w:r w:rsidRPr="00E77497">
          <w:t xml:space="preserve"> object is the standard built-in Object prototype object (</w:t>
        </w:r>
        <w:r>
          <w:fldChar w:fldCharType="begin"/>
        </w:r>
        <w:r>
          <w:instrText xml:space="preserve"> REF _Ref360007187 \r \h </w:instrText>
        </w:r>
      </w:ins>
      <w:ins w:id="15621" w:author="Rev 19 Allen Wirfs-Brock" w:date="2013-09-23T17:37:00Z">
        <w:r>
          <w:fldChar w:fldCharType="separate"/>
        </w:r>
      </w:ins>
      <w:ins w:id="15622" w:author="Rev 19 Allen Wirfs-Brock" w:date="2013-09-27T13:07:00Z">
        <w:r w:rsidR="00460CAC">
          <w:t>19.1.4</w:t>
        </w:r>
      </w:ins>
      <w:ins w:id="15623" w:author="Rev 19 Allen Wirfs-Brock" w:date="2013-09-23T17:37:00Z">
        <w:r>
          <w:fldChar w:fldCharType="end"/>
        </w:r>
        <w:r>
          <w:t>)</w:t>
        </w:r>
        <w:r w:rsidRPr="00E77497">
          <w:t>.</w:t>
        </w:r>
      </w:ins>
    </w:p>
    <w:p w:rsidR="00C464F8" w:rsidRPr="00E77497" w:rsidRDefault="00C464F8" w:rsidP="00C464F8">
      <w:pPr>
        <w:rPr>
          <w:ins w:id="15624" w:author="Rev 19 Allen Wirfs-Brock" w:date="2013-09-23T17:37:00Z"/>
        </w:rPr>
      </w:pPr>
      <w:ins w:id="15625" w:author="Rev 19 Allen Wirfs-Brock" w:date="2013-09-23T17:37:00Z">
        <w:r w:rsidRPr="00E77497">
          <w:t xml:space="preserve">The </w:t>
        </w:r>
      </w:ins>
      <w:ins w:id="15626" w:author="Rev 19 Allen Wirfs-Brock" w:date="2013-09-23T17:38:00Z">
        <w:r>
          <w:t>Reflect object</w:t>
        </w:r>
      </w:ins>
      <w:ins w:id="15627" w:author="Rev 19 Allen Wirfs-Brock" w:date="2013-09-23T17:37:00Z">
        <w:r w:rsidRPr="00E77497">
          <w:t xml:space="preserve"> </w:t>
        </w:r>
        <w:r>
          <w:t>is not a function object. It</w:t>
        </w:r>
        <w:r w:rsidRPr="00E77497">
          <w:t xml:space="preserve"> does not have a [[Construct]] internal </w:t>
        </w:r>
        <w:r>
          <w:t>method</w:t>
        </w:r>
        <w:r w:rsidRPr="00E77497">
          <w:t xml:space="preserve">; it is not possible to use the </w:t>
        </w:r>
      </w:ins>
      <w:ins w:id="15628" w:author="Rev 19 Allen Wirfs-Brock" w:date="2013-09-23T17:39:00Z">
        <w:r>
          <w:t>Reflect</w:t>
        </w:r>
      </w:ins>
      <w:ins w:id="15629" w:author="Rev 19 Allen Wirfs-Brock" w:date="2013-09-23T17:37:00Z">
        <w:r w:rsidRPr="00E77497">
          <w:t xml:space="preserve"> object as a constructor with the </w:t>
        </w:r>
        <w:r w:rsidRPr="00E77497">
          <w:rPr>
            <w:rFonts w:ascii="Courier New" w:hAnsi="Courier New"/>
            <w:b/>
          </w:rPr>
          <w:t>new</w:t>
        </w:r>
        <w:r w:rsidRPr="00E77497">
          <w:t xml:space="preserve"> operator.</w:t>
        </w:r>
        <w:r>
          <w:t xml:space="preserve"> </w:t>
        </w:r>
        <w:r w:rsidRPr="00E77497">
          <w:t xml:space="preserve">The </w:t>
        </w:r>
      </w:ins>
      <w:ins w:id="15630" w:author="Rev 19 Allen Wirfs-Brock" w:date="2013-09-23T17:39:00Z">
        <w:r>
          <w:t>Reflect</w:t>
        </w:r>
      </w:ins>
      <w:ins w:id="15631" w:author="Rev 19 Allen Wirfs-Brock" w:date="2013-09-23T17:37:00Z">
        <w:r w:rsidRPr="00E77497">
          <w:t xml:space="preserve"> object </w:t>
        </w:r>
        <w:r>
          <w:t xml:space="preserve">also </w:t>
        </w:r>
        <w:r w:rsidRPr="00E77497">
          <w:t xml:space="preserve">does not have a [[Call]] internal </w:t>
        </w:r>
        <w:r>
          <w:t>method</w:t>
        </w:r>
        <w:r w:rsidRPr="00E77497">
          <w:t xml:space="preserve">; it is not possible to invoke the </w:t>
        </w:r>
      </w:ins>
      <w:ins w:id="15632" w:author="Rev 19 Allen Wirfs-Brock" w:date="2013-09-23T17:39:00Z">
        <w:r>
          <w:t>Reflect</w:t>
        </w:r>
      </w:ins>
      <w:ins w:id="15633" w:author="Rev 19 Allen Wirfs-Brock" w:date="2013-09-23T17:37:00Z">
        <w:r w:rsidRPr="00E77497">
          <w:t xml:space="preserve"> object as a function.</w:t>
        </w:r>
      </w:ins>
    </w:p>
    <w:p w:rsidR="00B55107" w:rsidRPr="00E77497" w:rsidDel="00C464F8" w:rsidRDefault="00B55107" w:rsidP="00B55107">
      <w:pPr>
        <w:pStyle w:val="Heading2"/>
        <w:rPr>
          <w:del w:id="15634" w:author="Rev 19 Allen Wirfs-Brock" w:date="2013-09-23T17:37:00Z"/>
        </w:rPr>
      </w:pPr>
      <w:del w:id="15635" w:author="Rev 19 Allen Wirfs-Brock" w:date="2013-09-23T17:37:00Z">
        <w:r w:rsidDel="00C464F8">
          <w:delText xml:space="preserve">Exported </w:delText>
        </w:r>
        <w:r w:rsidRPr="00E77497" w:rsidDel="00C464F8">
          <w:delText xml:space="preserve">Function Properties </w:delText>
        </w:r>
        <w:r w:rsidDel="00C464F8">
          <w:delText>Reflecting the Essentional Internal Methods</w:delText>
        </w:r>
        <w:r w:rsidDel="00C464F8">
          <w:tab/>
        </w:r>
        <w:bookmarkStart w:id="15636" w:name="_Toc368034831"/>
        <w:bookmarkStart w:id="15637" w:name="_Toc368050054"/>
        <w:bookmarkStart w:id="15638" w:name="_Toc368050831"/>
        <w:bookmarkEnd w:id="15636"/>
        <w:bookmarkEnd w:id="15637"/>
        <w:bookmarkEnd w:id="15638"/>
      </w:del>
    </w:p>
    <w:p w:rsidR="00FE1D9C" w:rsidRPr="00E77497" w:rsidRDefault="00FE1D9C" w:rsidP="00FE1D9C">
      <w:pPr>
        <w:pStyle w:val="Heading3"/>
      </w:pPr>
      <w:bookmarkStart w:id="15639" w:name="_Toc368050832"/>
      <w:r>
        <w:t>Reflect.defineProperty(target,</w:t>
      </w:r>
      <w:r w:rsidRPr="00E652E3">
        <w:t xml:space="preserve"> </w:t>
      </w:r>
      <w:r>
        <w:t>propertyKey, attributes)</w:t>
      </w:r>
      <w:bookmarkEnd w:id="15639"/>
    </w:p>
    <w:p w:rsidR="00FE1D9C" w:rsidRPr="00E77497" w:rsidRDefault="00FE1D9C" w:rsidP="00FE1D9C">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rsidR="00FE1D9C" w:rsidRPr="003435F9" w:rsidRDefault="00FE1D9C" w:rsidP="00FE1D9C">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rsidR="00FE1D9C" w:rsidRPr="00E77497" w:rsidRDefault="00FE1D9C" w:rsidP="00FE1D9C">
      <w:pPr>
        <w:pStyle w:val="Heading3"/>
      </w:pPr>
      <w:bookmarkStart w:id="15640" w:name="_Toc368050833"/>
      <w:r>
        <w:t>Reflect.</w:t>
      </w:r>
      <w:r w:rsidRPr="0076070F">
        <w:t xml:space="preserve">deleteProperty </w:t>
      </w:r>
      <w:r>
        <w:t>(target, propertyKey)</w:t>
      </w:r>
      <w:bookmarkEnd w:id="15640"/>
    </w:p>
    <w:p w:rsidR="00FE1D9C" w:rsidRPr="00E77497" w:rsidRDefault="00FE1D9C" w:rsidP="00FE1D9C">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15641" w:name="_Toc368050834"/>
      <w:r>
        <w:t>Reflect.enumerate</w:t>
      </w:r>
      <w:r w:rsidRPr="003435F9">
        <w:t xml:space="preserve"> </w:t>
      </w:r>
      <w:r>
        <w:t>(target)</w:t>
      </w:r>
      <w:bookmarkEnd w:id="15641"/>
    </w:p>
    <w:p w:rsidR="00FE1D9C" w:rsidRPr="00E77497" w:rsidRDefault="00FE1D9C" w:rsidP="00FE1D9C">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pStyle w:val="Alg4"/>
        <w:numPr>
          <w:ilvl w:val="0"/>
          <w:numId w:val="1229"/>
        </w:numPr>
      </w:pPr>
      <w:r>
        <w:t xml:space="preserve">Let </w:t>
      </w:r>
      <w:r>
        <w:rPr>
          <w:i/>
          <w:iCs/>
        </w:rPr>
        <w:t>iterator</w:t>
      </w:r>
      <w:r>
        <w:t xml:space="preserve"> be the result of calling the [[Enumerate]] internal method of </w:t>
      </w:r>
      <w:r>
        <w:rPr>
          <w:i/>
          <w:iCs/>
        </w:rPr>
        <w:t>obj</w:t>
      </w:r>
      <w:r w:rsidRPr="00E77497">
        <w:t>.</w:t>
      </w:r>
    </w:p>
    <w:p w:rsidR="00FE1D9C" w:rsidRPr="00E77497" w:rsidRDefault="00FE1D9C" w:rsidP="00FE1D9C">
      <w:pPr>
        <w:pStyle w:val="Alg4"/>
        <w:numPr>
          <w:ilvl w:val="0"/>
          <w:numId w:val="1229"/>
        </w:numPr>
        <w:spacing w:after="120"/>
      </w:pPr>
      <w:r w:rsidRPr="00E77497">
        <w:t xml:space="preserve">Return </w:t>
      </w:r>
      <w:r>
        <w:rPr>
          <w:i/>
        </w:rPr>
        <w:t>iterator</w:t>
      </w:r>
      <w:r w:rsidRPr="00E77497">
        <w:t>.</w:t>
      </w:r>
    </w:p>
    <w:p w:rsidR="00FE1D9C" w:rsidRPr="00E77497" w:rsidRDefault="00FE1D9C" w:rsidP="00FE1D9C">
      <w:pPr>
        <w:pStyle w:val="Heading3"/>
      </w:pPr>
      <w:bookmarkStart w:id="15642" w:name="_Toc368050835"/>
      <w:r>
        <w:t>Reflect.get (target,</w:t>
      </w:r>
      <w:r w:rsidRPr="00E652E3">
        <w:t xml:space="preserve"> </w:t>
      </w:r>
      <w:r>
        <w:t>propertyKey, receiver=target)</w:t>
      </w:r>
      <w:bookmarkEnd w:id="15642"/>
    </w:p>
    <w:p w:rsidR="00FE1D9C" w:rsidRPr="00E77497" w:rsidRDefault="00FE1D9C" w:rsidP="00FE1D9C">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457C2D" w:rsidRDefault="00FE1D9C" w:rsidP="00FE1D9C">
      <w:pPr>
        <w:pStyle w:val="Alg4"/>
        <w:numPr>
          <w:ilvl w:val="0"/>
          <w:numId w:val="1228"/>
        </w:numPr>
      </w:pPr>
      <w:r>
        <w:t>If</w:t>
      </w:r>
      <w:r w:rsidRPr="00E77497">
        <w:t xml:space="preserve"> </w:t>
      </w:r>
      <w:r>
        <w:rPr>
          <w:i/>
        </w:rPr>
        <w:t>receiver</w:t>
      </w:r>
      <w:r>
        <w:rPr>
          <w:iCs/>
        </w:rPr>
        <w:t xml:space="preserve"> is not present, then</w:t>
      </w:r>
    </w:p>
    <w:p w:rsidR="00FE1D9C" w:rsidRPr="00E77497" w:rsidRDefault="00FE1D9C" w:rsidP="00FE1D9C">
      <w:pPr>
        <w:pStyle w:val="Alg4"/>
        <w:numPr>
          <w:ilvl w:val="1"/>
          <w:numId w:val="1228"/>
        </w:numPr>
      </w:pPr>
      <w:r>
        <w:t xml:space="preserve">Let </w:t>
      </w:r>
      <w:r>
        <w:rPr>
          <w:i/>
        </w:rPr>
        <w:t>receiver</w:t>
      </w:r>
      <w:r>
        <w:rPr>
          <w:iCs/>
        </w:rPr>
        <w:t xml:space="preserve"> </w:t>
      </w:r>
      <w:r>
        <w:t xml:space="preserve">be </w:t>
      </w:r>
      <w:r>
        <w:rPr>
          <w:i/>
          <w:iCs/>
        </w:rPr>
        <w:t>target</w:t>
      </w:r>
      <w:r>
        <w:t>.</w:t>
      </w:r>
    </w:p>
    <w:p w:rsidR="00FE1D9C" w:rsidRPr="003435F9" w:rsidRDefault="00FE1D9C" w:rsidP="00FE1D9C">
      <w:pPr>
        <w:numPr>
          <w:ilvl w:val="0"/>
          <w:numId w:val="1228"/>
        </w:numPr>
        <w:contextualSpacing/>
        <w:rPr>
          <w:rFonts w:ascii="Times New Roman" w:hAnsi="Times New Roman"/>
        </w:rPr>
      </w:pPr>
      <w:r>
        <w:rPr>
          <w:rFonts w:ascii="Times New Roman" w:hAnsi="Times New Roman"/>
        </w:rPr>
        <w:t xml:space="preserve">Return the result of calling the [[Get]]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15643" w:name="_Toc368050836"/>
      <w:r>
        <w:lastRenderedPageBreak/>
        <w:t>Reflect.getOwnPropertyDescriptor(target, propertyKey)</w:t>
      </w:r>
      <w:bookmarkEnd w:id="15643"/>
    </w:p>
    <w:p w:rsidR="00FE1D9C" w:rsidRPr="00E77497" w:rsidRDefault="00FE1D9C" w:rsidP="00FE1D9C">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FE1D9C" w:rsidRPr="00E77497" w:rsidRDefault="00FE1D9C" w:rsidP="00FE1D9C">
      <w:pPr>
        <w:numPr>
          <w:ilvl w:val="0"/>
          <w:numId w:val="1227"/>
        </w:numPr>
        <w:contextualSpacing/>
        <w:rPr>
          <w:rFonts w:ascii="Times New Roman" w:hAnsi="Times New Roman"/>
        </w:rPr>
      </w:pPr>
      <w:r>
        <w:rPr>
          <w:rFonts w:ascii="Times New Roman" w:hAnsi="Times New Roman"/>
        </w:rPr>
        <w:t xml:space="preserve">Return the result of calling </w:t>
      </w:r>
      <w:r w:rsidRPr="00802887">
        <w:rPr>
          <w:rFonts w:ascii="Times New Roman" w:hAnsi="Times New Roman"/>
        </w:rPr>
        <w:t>FromPropertyDescriptor(</w:t>
      </w:r>
      <w:r w:rsidRPr="00802887">
        <w:rPr>
          <w:rFonts w:ascii="Times New Roman" w:hAnsi="Times New Roman"/>
          <w:i/>
        </w:rPr>
        <w:t>desc</w:t>
      </w:r>
      <w:r w:rsidRPr="00802887">
        <w:rPr>
          <w:rFonts w:ascii="Times New Roman" w:hAnsi="Times New Roman"/>
        </w:rPr>
        <w:t>)</w:t>
      </w:r>
      <w:r w:rsidRPr="00E77497">
        <w:rPr>
          <w:rFonts w:ascii="Times New Roman" w:hAnsi="Times New Roman"/>
        </w:rPr>
        <w:t>.</w:t>
      </w:r>
    </w:p>
    <w:p w:rsidR="00FE1D9C" w:rsidRPr="00E77497" w:rsidRDefault="00FE1D9C" w:rsidP="00FE1D9C">
      <w:pPr>
        <w:pStyle w:val="Heading3"/>
      </w:pPr>
      <w:bookmarkStart w:id="15644" w:name="_Toc368050837"/>
      <w:r>
        <w:t>Reflect.</w:t>
      </w:r>
      <w:r w:rsidRPr="00682595">
        <w:t xml:space="preserve">getPrototypeOf </w:t>
      </w:r>
      <w:r>
        <w:t>(target)</w:t>
      </w:r>
      <w:bookmarkEnd w:id="15644"/>
    </w:p>
    <w:p w:rsidR="00FE1D9C" w:rsidRPr="00E77497" w:rsidRDefault="00FE1D9C" w:rsidP="00FE1D9C">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16CCB">
      <w:pPr>
        <w:pStyle w:val="Alg4"/>
        <w:numPr>
          <w:ilvl w:val="0"/>
          <w:numId w:val="1230"/>
        </w:numPr>
        <w:spacing w:after="120"/>
      </w:pPr>
      <w:r>
        <w:t>Return the result of calling the [[Get</w:t>
      </w:r>
      <w:ins w:id="15645" w:author="Rev 19 Allen Wirfs-Brock" w:date="2013-09-12T08:59:00Z">
        <w:r w:rsidR="00F16CCB" w:rsidRPr="00F16CCB">
          <w:t>PrototypeOf</w:t>
        </w:r>
      </w:ins>
      <w:del w:id="15646" w:author="Rev 19 Allen Wirfs-Brock" w:date="2013-09-12T08:59:00Z">
        <w:r w:rsidDel="00F16CCB">
          <w:delText>Inheritance</w:delText>
        </w:r>
      </w:del>
      <w:r>
        <w:t xml:space="preserve">]] internal method of </w:t>
      </w:r>
      <w:r>
        <w:rPr>
          <w:i/>
          <w:iCs/>
        </w:rPr>
        <w:t>obj</w:t>
      </w:r>
      <w:r w:rsidRPr="00E77497">
        <w:t>.</w:t>
      </w:r>
    </w:p>
    <w:p w:rsidR="00FE1D9C" w:rsidRPr="00E77497" w:rsidRDefault="00FE1D9C" w:rsidP="00FE1D9C">
      <w:pPr>
        <w:pStyle w:val="Heading3"/>
      </w:pPr>
      <w:bookmarkStart w:id="15647" w:name="_Toc368050838"/>
      <w:r>
        <w:t>Reflect.has (target, propertyKey)</w:t>
      </w:r>
      <w:bookmarkEnd w:id="15647"/>
    </w:p>
    <w:p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15648" w:name="_Toc368050839"/>
      <w:r>
        <w:t>Reflect.hasOwn (target, propertyKey)</w:t>
      </w:r>
      <w:bookmarkEnd w:id="15648"/>
    </w:p>
    <w:p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A12109" w:rsidDel="00A12109" w:rsidRDefault="00A12109" w:rsidP="00A12109">
      <w:pPr>
        <w:numPr>
          <w:ilvl w:val="0"/>
          <w:numId w:val="1550"/>
        </w:numPr>
        <w:contextualSpacing/>
        <w:rPr>
          <w:rFonts w:ascii="Times New Roman" w:hAnsi="Times New Roman"/>
        </w:rPr>
      </w:pPr>
      <w:moveToRangeStart w:id="15649" w:author="Rev 19 Allen Wirfs-Brock" w:date="2013-09-26T10:02:00Z" w:name="move367953058"/>
      <w:moveTo w:id="15650" w:author="Rev 19 Allen Wirfs-Brock" w:date="2013-09-26T10:02:00Z">
        <w:r w:rsidDel="00A12109">
          <w:rPr>
            <w:rFonts w:ascii="Times New Roman" w:hAnsi="Times New Roman"/>
          </w:rPr>
          <w:t xml:space="preserve">Let </w:t>
        </w:r>
        <w:r w:rsidDel="00A12109">
          <w:rPr>
            <w:rFonts w:ascii="Times New Roman" w:hAnsi="Times New Roman"/>
            <w:i/>
            <w:iCs/>
          </w:rPr>
          <w:t>key</w:t>
        </w:r>
        <w:r w:rsidDel="00A12109">
          <w:rPr>
            <w:rFonts w:ascii="Times New Roman" w:hAnsi="Times New Roman"/>
          </w:rPr>
          <w:t xml:space="preserve"> be ToPropertyKey(</w:t>
        </w:r>
        <w:r w:rsidDel="00A12109">
          <w:rPr>
            <w:rFonts w:ascii="Times New Roman" w:hAnsi="Times New Roman"/>
            <w:i/>
            <w:iCs/>
          </w:rPr>
          <w:t>propertyKey</w:t>
        </w:r>
        <w:r w:rsidDel="00A12109">
          <w:rPr>
            <w:rFonts w:ascii="Times New Roman" w:hAnsi="Times New Roman"/>
          </w:rPr>
          <w:t>).</w:t>
        </w:r>
      </w:moveTo>
    </w:p>
    <w:p w:rsidR="00A12109" w:rsidRDefault="00A12109" w:rsidP="00A12109">
      <w:pPr>
        <w:numPr>
          <w:ilvl w:val="0"/>
          <w:numId w:val="1550"/>
        </w:numPr>
        <w:contextualSpacing/>
        <w:rPr>
          <w:rFonts w:ascii="Times New Roman" w:hAnsi="Times New Roman"/>
        </w:rPr>
      </w:pPr>
      <w:moveTo w:id="15651" w:author="Rev 19 Allen Wirfs-Brock" w:date="2013-09-26T10:02:00Z">
        <w:r>
          <w:rPr>
            <w:rFonts w:ascii="Times New Roman" w:hAnsi="Times New Roman"/>
          </w:rPr>
          <w:t>ReturnIfAbrupt(</w:t>
        </w:r>
        <w:r>
          <w:rPr>
            <w:rFonts w:ascii="Times New Roman" w:hAnsi="Times New Roman"/>
            <w:i/>
            <w:iCs/>
          </w:rPr>
          <w:t>key</w:t>
        </w:r>
        <w:r>
          <w:rPr>
            <w:rFonts w:ascii="Times New Roman" w:hAnsi="Times New Roman"/>
          </w:rPr>
          <w:t>).</w:t>
        </w:r>
      </w:moveTo>
    </w:p>
    <w:moveToRangeEnd w:id="15649"/>
    <w:p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Del="00A12109" w:rsidRDefault="00FE1D9C" w:rsidP="00FE1D9C">
      <w:pPr>
        <w:numPr>
          <w:ilvl w:val="0"/>
          <w:numId w:val="1550"/>
        </w:numPr>
        <w:contextualSpacing/>
        <w:rPr>
          <w:rFonts w:ascii="Times New Roman" w:hAnsi="Times New Roman"/>
        </w:rPr>
      </w:pPr>
      <w:moveFromRangeStart w:id="15652" w:author="Rev 19 Allen Wirfs-Brock" w:date="2013-09-26T10:02:00Z" w:name="move367953058"/>
      <w:moveFrom w:id="15653" w:author="Rev 19 Allen Wirfs-Brock" w:date="2013-09-26T10:02:00Z">
        <w:r w:rsidDel="00A12109">
          <w:rPr>
            <w:rFonts w:ascii="Times New Roman" w:hAnsi="Times New Roman"/>
          </w:rPr>
          <w:t xml:space="preserve">Let </w:t>
        </w:r>
        <w:r w:rsidDel="00A12109">
          <w:rPr>
            <w:rFonts w:ascii="Times New Roman" w:hAnsi="Times New Roman"/>
            <w:i/>
            <w:iCs/>
          </w:rPr>
          <w:t>key</w:t>
        </w:r>
        <w:r w:rsidDel="00A12109">
          <w:rPr>
            <w:rFonts w:ascii="Times New Roman" w:hAnsi="Times New Roman"/>
          </w:rPr>
          <w:t xml:space="preserve"> be ToPropertyKey(</w:t>
        </w:r>
        <w:r w:rsidDel="00A12109">
          <w:rPr>
            <w:rFonts w:ascii="Times New Roman" w:hAnsi="Times New Roman"/>
            <w:i/>
            <w:iCs/>
          </w:rPr>
          <w:t>propertyKey</w:t>
        </w:r>
        <w:r w:rsidDel="00A12109">
          <w:rPr>
            <w:rFonts w:ascii="Times New Roman" w:hAnsi="Times New Roman"/>
          </w:rPr>
          <w:t>).</w:t>
        </w:r>
      </w:moveFrom>
    </w:p>
    <w:p w:rsidR="00FE1D9C" w:rsidDel="00A12109" w:rsidRDefault="00FE1D9C" w:rsidP="00FE1D9C">
      <w:pPr>
        <w:numPr>
          <w:ilvl w:val="0"/>
          <w:numId w:val="1550"/>
        </w:numPr>
        <w:contextualSpacing/>
        <w:rPr>
          <w:rFonts w:ascii="Times New Roman" w:hAnsi="Times New Roman"/>
        </w:rPr>
      </w:pPr>
      <w:moveFrom w:id="15654" w:author="Rev 19 Allen Wirfs-Brock" w:date="2013-09-26T10:02:00Z">
        <w:r w:rsidDel="00A12109">
          <w:rPr>
            <w:rFonts w:ascii="Times New Roman" w:hAnsi="Times New Roman"/>
          </w:rPr>
          <w:t>ReturnIfAbrupt(</w:t>
        </w:r>
        <w:r w:rsidDel="00A12109">
          <w:rPr>
            <w:rFonts w:ascii="Times New Roman" w:hAnsi="Times New Roman"/>
            <w:i/>
            <w:iCs/>
          </w:rPr>
          <w:t>key</w:t>
        </w:r>
        <w:r w:rsidDel="00A12109">
          <w:rPr>
            <w:rFonts w:ascii="Times New Roman" w:hAnsi="Times New Roman"/>
          </w:rPr>
          <w:t>).</w:t>
        </w:r>
      </w:moveFrom>
    </w:p>
    <w:moveFromRangeEnd w:id="15652"/>
    <w:p w:rsidR="00FE1D9C" w:rsidRPr="00E77497" w:rsidRDefault="00FE1D9C" w:rsidP="00FE1D9C">
      <w:pPr>
        <w:numPr>
          <w:ilvl w:val="0"/>
          <w:numId w:val="1550"/>
        </w:numPr>
        <w:contextualSpacing/>
        <w:rPr>
          <w:rFonts w:ascii="Times New Roman" w:hAnsi="Times New Roman"/>
        </w:rPr>
      </w:pPr>
      <w:r>
        <w:rPr>
          <w:rFonts w:ascii="Times New Roman" w:hAnsi="Times New Roman"/>
        </w:rPr>
        <w:t xml:space="preserve">Return the result of </w:t>
      </w:r>
      <w:del w:id="15655" w:author="Rev 19 Allen Wirfs-Brock" w:date="2013-09-26T10:01:00Z">
        <w:r w:rsidDel="00A12109">
          <w:rPr>
            <w:rFonts w:ascii="Times New Roman" w:hAnsi="Times New Roman"/>
          </w:rPr>
          <w:delText>calling the [[</w:delText>
        </w:r>
      </w:del>
      <w:r>
        <w:rPr>
          <w:rFonts w:ascii="Times New Roman" w:hAnsi="Times New Roman"/>
        </w:rPr>
        <w:t>HasOwnProperty</w:t>
      </w:r>
      <w:del w:id="15656" w:author="Rev 19 Allen Wirfs-Brock" w:date="2013-09-26T10:01:00Z">
        <w:r w:rsidDel="00A12109">
          <w:rPr>
            <w:rFonts w:ascii="Times New Roman" w:hAnsi="Times New Roman"/>
          </w:rPr>
          <w:delText>]] internal method of</w:delText>
        </w:r>
      </w:del>
      <w:ins w:id="15657" w:author="Rev 19 Allen Wirfs-Brock" w:date="2013-09-26T10:01:00Z">
        <w:r w:rsidR="00A12109">
          <w:rPr>
            <w:rFonts w:ascii="Times New Roman" w:hAnsi="Times New Roman"/>
          </w:rPr>
          <w:t>(</w:t>
        </w:r>
      </w:ins>
      <w:del w:id="15658" w:author="Rev 19 Allen Wirfs-Brock" w:date="2013-09-26T10:01:00Z">
        <w:r w:rsidDel="00A12109">
          <w:rPr>
            <w:rFonts w:ascii="Times New Roman" w:hAnsi="Times New Roman"/>
          </w:rPr>
          <w:delText xml:space="preserve"> </w:delText>
        </w:r>
      </w:del>
      <w:r>
        <w:rPr>
          <w:rFonts w:ascii="Times New Roman" w:hAnsi="Times New Roman"/>
          <w:i/>
          <w:iCs/>
        </w:rPr>
        <w:t>obj</w:t>
      </w:r>
      <w:ins w:id="15659" w:author="Rev 19 Allen Wirfs-Brock" w:date="2013-09-26T10:01:00Z">
        <w:r w:rsidR="00A12109">
          <w:rPr>
            <w:rFonts w:ascii="Times New Roman" w:hAnsi="Times New Roman"/>
            <w:iCs/>
          </w:rPr>
          <w:t>,</w:t>
        </w:r>
      </w:ins>
      <w:r>
        <w:rPr>
          <w:rFonts w:ascii="Times New Roman" w:hAnsi="Times New Roman"/>
        </w:rPr>
        <w:t xml:space="preserve"> </w:t>
      </w:r>
      <w:del w:id="15660" w:author="Rev 19 Allen Wirfs-Brock" w:date="2013-09-26T10:01:00Z">
        <w:r w:rsidDel="00A12109">
          <w:rPr>
            <w:rFonts w:ascii="Times New Roman" w:hAnsi="Times New Roman"/>
          </w:rPr>
          <w:delText xml:space="preserve">with argument </w:delText>
        </w:r>
      </w:del>
      <w:r>
        <w:rPr>
          <w:rFonts w:ascii="Times New Roman" w:hAnsi="Times New Roman"/>
          <w:i/>
          <w:iCs/>
        </w:rPr>
        <w:t>key</w:t>
      </w:r>
      <w:ins w:id="15661" w:author="Rev 19 Allen Wirfs-Brock" w:date="2013-09-26T10:01:00Z">
        <w:r w:rsidR="00A12109">
          <w:rPr>
            <w:rFonts w:ascii="Times New Roman" w:hAnsi="Times New Roman"/>
            <w:iCs/>
          </w:rPr>
          <w:t>)</w:t>
        </w:r>
      </w:ins>
      <w:r w:rsidRPr="00E77497">
        <w:rPr>
          <w:rFonts w:ascii="Times New Roman" w:hAnsi="Times New Roman"/>
        </w:rPr>
        <w:t>.</w:t>
      </w:r>
    </w:p>
    <w:p w:rsidR="00FE1D9C" w:rsidRPr="00E77497" w:rsidRDefault="00FE1D9C" w:rsidP="00FE1D9C">
      <w:pPr>
        <w:pStyle w:val="Heading3"/>
      </w:pPr>
      <w:bookmarkStart w:id="15662" w:name="_Toc368050840"/>
      <w:r>
        <w:t>Reflect.isExtensible</w:t>
      </w:r>
      <w:r w:rsidRPr="00682595">
        <w:t xml:space="preserve"> </w:t>
      </w:r>
      <w:r>
        <w:t>(target)</w:t>
      </w:r>
      <w:bookmarkEnd w:id="15662"/>
    </w:p>
    <w:p w:rsidR="00FE1D9C" w:rsidRPr="00E77497" w:rsidRDefault="00FE1D9C" w:rsidP="00FE1D9C">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4"/>
        </w:numPr>
        <w:spacing w:after="120"/>
      </w:pPr>
      <w:r>
        <w:t xml:space="preserve">Return the result of calling the [[IsExtensible]] internal method of </w:t>
      </w:r>
      <w:r>
        <w:rPr>
          <w:i/>
          <w:iCs/>
        </w:rPr>
        <w:t>obj</w:t>
      </w:r>
      <w:r w:rsidRPr="00E77497">
        <w:t>.</w:t>
      </w:r>
    </w:p>
    <w:p w:rsidR="00FE1D9C" w:rsidRDefault="00FE1D9C" w:rsidP="00FE1D9C">
      <w:pPr>
        <w:pStyle w:val="Heading3"/>
      </w:pPr>
      <w:bookmarkStart w:id="15663" w:name="_Toc368050841"/>
      <w:r>
        <w:t>Reflect.invoke (target,</w:t>
      </w:r>
      <w:r w:rsidRPr="00E652E3">
        <w:t xml:space="preserve"> </w:t>
      </w:r>
      <w:r>
        <w:t>propertyKey, argumentsList,  receiver=target)</w:t>
      </w:r>
      <w:bookmarkEnd w:id="15663"/>
    </w:p>
    <w:p w:rsidR="00FE1D9C" w:rsidRPr="00E77497" w:rsidRDefault="00FE1D9C" w:rsidP="00FE1D9C">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457C2D" w:rsidRDefault="00FE1D9C" w:rsidP="00FE1D9C">
      <w:pPr>
        <w:pStyle w:val="Alg4"/>
        <w:numPr>
          <w:ilvl w:val="0"/>
          <w:numId w:val="1476"/>
        </w:numPr>
      </w:pPr>
      <w:r>
        <w:t>If</w:t>
      </w:r>
      <w:r w:rsidRPr="00E77497">
        <w:t xml:space="preserve"> </w:t>
      </w:r>
      <w:r>
        <w:rPr>
          <w:i/>
        </w:rPr>
        <w:t>receiver</w:t>
      </w:r>
      <w:r>
        <w:rPr>
          <w:iCs/>
        </w:rPr>
        <w:t xml:space="preserve"> is not present, then</w:t>
      </w:r>
    </w:p>
    <w:p w:rsidR="00FE1D9C" w:rsidRPr="00E77497" w:rsidRDefault="00FE1D9C" w:rsidP="00FE1D9C">
      <w:pPr>
        <w:pStyle w:val="Alg4"/>
        <w:numPr>
          <w:ilvl w:val="1"/>
          <w:numId w:val="1476"/>
        </w:numPr>
      </w:pPr>
      <w:r>
        <w:t xml:space="preserve">Let </w:t>
      </w:r>
      <w:r>
        <w:rPr>
          <w:i/>
        </w:rPr>
        <w:t>receiver</w:t>
      </w:r>
      <w:r>
        <w:rPr>
          <w:iCs/>
        </w:rPr>
        <w:t xml:space="preserve"> </w:t>
      </w:r>
      <w:r>
        <w:t xml:space="preserve">be </w:t>
      </w:r>
      <w:r>
        <w:rPr>
          <w:i/>
          <w:iCs/>
        </w:rPr>
        <w:t>target</w:t>
      </w:r>
      <w:r>
        <w:t>.</w:t>
      </w:r>
    </w:p>
    <w:p w:rsidR="00FE1D9C" w:rsidRPr="00E77497" w:rsidRDefault="00FE1D9C" w:rsidP="00FE1D9C">
      <w:pPr>
        <w:pStyle w:val="Alg4"/>
        <w:numPr>
          <w:ilvl w:val="0"/>
          <w:numId w:val="1476"/>
        </w:numPr>
      </w:pPr>
      <w:r w:rsidRPr="00E77497">
        <w:lastRenderedPageBreak/>
        <w:t xml:space="preserve">Let </w:t>
      </w:r>
      <w:r w:rsidRPr="00E77497">
        <w:rPr>
          <w:i/>
        </w:rPr>
        <w:t>argList</w:t>
      </w:r>
      <w:r w:rsidRPr="00E77497">
        <w:t xml:space="preserve">  be </w:t>
      </w:r>
      <w:r>
        <w:t xml:space="preserve">the result of </w:t>
      </w:r>
      <w:r w:rsidRPr="00CF30F3">
        <w:t>CreateListFromArrayLike</w:t>
      </w:r>
      <w:r>
        <w:t>(</w:t>
      </w:r>
      <w:r w:rsidRPr="00450363">
        <w:rPr>
          <w:i/>
          <w:iCs/>
        </w:rPr>
        <w:t>argumentsList</w:t>
      </w:r>
      <w:r>
        <w:t>)</w:t>
      </w:r>
      <w:r w:rsidRPr="00E77497">
        <w:t>.</w:t>
      </w:r>
    </w:p>
    <w:p w:rsidR="00FE1D9C" w:rsidRPr="00E77497" w:rsidRDefault="00FE1D9C" w:rsidP="00FE1D9C">
      <w:pPr>
        <w:pStyle w:val="Alg4"/>
        <w:numPr>
          <w:ilvl w:val="0"/>
          <w:numId w:val="1476"/>
        </w:numPr>
      </w:pPr>
      <w:r>
        <w:t>ReturnIfAbrupt(</w:t>
      </w:r>
      <w:r w:rsidRPr="00E77497">
        <w:rPr>
          <w:i/>
        </w:rPr>
        <w:t>argList</w:t>
      </w:r>
      <w:r>
        <w:t xml:space="preserve"> ).</w:t>
      </w:r>
    </w:p>
    <w:p w:rsidR="00FE1D9C" w:rsidRPr="008A2B64" w:rsidRDefault="00FE1D9C" w:rsidP="00FE1D9C">
      <w:pPr>
        <w:numPr>
          <w:ilvl w:val="0"/>
          <w:numId w:val="1476"/>
        </w:numPr>
        <w:contextualSpacing/>
        <w:rPr>
          <w:rFonts w:ascii="Times New Roman" w:hAnsi="Times New Roman"/>
        </w:rPr>
      </w:pPr>
      <w:r>
        <w:rPr>
          <w:rFonts w:ascii="Times New Roman" w:hAnsi="Times New Roman"/>
        </w:rPr>
        <w:t xml:space="preserve">Return the result of calling the [[Invoke]]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15664" w:name="_Toc368050842"/>
      <w:r>
        <w:t>Reflect.ownKeys</w:t>
      </w:r>
      <w:r w:rsidRPr="003435F9">
        <w:t xml:space="preserve"> </w:t>
      </w:r>
      <w:r>
        <w:t>(target)</w:t>
      </w:r>
      <w:bookmarkEnd w:id="15664"/>
    </w:p>
    <w:p w:rsidR="00FE1D9C" w:rsidRPr="00E77497" w:rsidRDefault="00FE1D9C" w:rsidP="00FE1D9C">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6"/>
        </w:numPr>
        <w:spacing w:after="120"/>
      </w:pPr>
      <w:del w:id="15665" w:author="Rev 19 Allen Wirfs-Brock" w:date="2013-09-27T11:59:00Z">
        <w:r w:rsidDel="006A1BC3">
          <w:delText xml:space="preserve">Let </w:delText>
        </w:r>
      </w:del>
      <w:ins w:id="15666" w:author="Rev 19 Allen Wirfs-Brock" w:date="2013-09-27T11:59:00Z">
        <w:r w:rsidR="006A1BC3">
          <w:t xml:space="preserve">Return </w:t>
        </w:r>
      </w:ins>
      <w:del w:id="15667" w:author="Rev 19 Allen Wirfs-Brock" w:date="2013-09-27T11:59:00Z">
        <w:r w:rsidDel="006A1BC3">
          <w:rPr>
            <w:i/>
            <w:iCs/>
          </w:rPr>
          <w:delText>keys</w:delText>
        </w:r>
        <w:r w:rsidDel="006A1BC3">
          <w:delText xml:space="preserve"> be </w:delText>
        </w:r>
      </w:del>
      <w:r>
        <w:t xml:space="preserve">the result of calling the [[OwnPropertyKeys]] internal method of </w:t>
      </w:r>
      <w:r>
        <w:rPr>
          <w:i/>
          <w:iCs/>
        </w:rPr>
        <w:t>obj</w:t>
      </w:r>
      <w:r w:rsidRPr="00E77497">
        <w:t>.</w:t>
      </w:r>
    </w:p>
    <w:p w:rsidR="00FE1D9C" w:rsidRPr="00E77497" w:rsidRDefault="00FE1D9C" w:rsidP="00FE1D9C">
      <w:pPr>
        <w:pStyle w:val="Heading3"/>
      </w:pPr>
      <w:bookmarkStart w:id="15668" w:name="_Toc368050843"/>
      <w:r>
        <w:t>Reflect.preventExtensions (target)</w:t>
      </w:r>
      <w:bookmarkEnd w:id="15668"/>
    </w:p>
    <w:p w:rsidR="00FE1D9C" w:rsidRPr="00E77497" w:rsidRDefault="00FE1D9C" w:rsidP="00FE1D9C">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rsidR="00FE1D9C" w:rsidRDefault="00FE1D9C" w:rsidP="00FE1D9C">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numPr>
          <w:ilvl w:val="0"/>
          <w:numId w:val="1469"/>
        </w:numPr>
        <w:contextualSpacing/>
        <w:rPr>
          <w:rFonts w:ascii="Times New Roman" w:hAnsi="Times New Roman"/>
        </w:rPr>
      </w:pPr>
      <w:r>
        <w:rPr>
          <w:rFonts w:ascii="Times New Roman" w:hAnsi="Times New Roman"/>
        </w:rPr>
        <w:t>Return the result of calling the [[P</w:t>
      </w:r>
      <w:r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rsidR="00B55107" w:rsidRPr="00E77497" w:rsidRDefault="00B55107" w:rsidP="00B55107">
      <w:pPr>
        <w:pStyle w:val="Heading3"/>
      </w:pPr>
      <w:bookmarkStart w:id="15669" w:name="_Toc368050844"/>
      <w:r>
        <w:t>Reflect.set (target,</w:t>
      </w:r>
      <w:r w:rsidRPr="00E652E3">
        <w:t xml:space="preserve"> </w:t>
      </w:r>
      <w:r>
        <w:t>propertyKey, V,  receiver=target)</w:t>
      </w:r>
      <w:bookmarkEnd w:id="15669"/>
    </w:p>
    <w:p w:rsidR="00B55107" w:rsidRPr="00E77497" w:rsidRDefault="00B55107" w:rsidP="00B55107">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B55107" w:rsidRDefault="00B55107" w:rsidP="00B55107">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B55107" w:rsidRDefault="00B55107" w:rsidP="00B55107">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B55107" w:rsidRPr="00457C2D" w:rsidRDefault="00B55107" w:rsidP="00B55107">
      <w:pPr>
        <w:pStyle w:val="Alg4"/>
        <w:numPr>
          <w:ilvl w:val="0"/>
          <w:numId w:val="1241"/>
        </w:numPr>
      </w:pPr>
      <w:r>
        <w:t>If</w:t>
      </w:r>
      <w:r w:rsidRPr="00E77497">
        <w:t xml:space="preserve"> </w:t>
      </w:r>
      <w:r>
        <w:rPr>
          <w:i/>
        </w:rPr>
        <w:t>receiver</w:t>
      </w:r>
      <w:r>
        <w:rPr>
          <w:iCs/>
        </w:rPr>
        <w:t xml:space="preserve"> is not present, then</w:t>
      </w:r>
    </w:p>
    <w:p w:rsidR="00B55107" w:rsidRPr="00E77497" w:rsidRDefault="00B55107" w:rsidP="00B55107">
      <w:pPr>
        <w:pStyle w:val="Alg4"/>
        <w:numPr>
          <w:ilvl w:val="1"/>
          <w:numId w:val="1241"/>
        </w:numPr>
      </w:pPr>
      <w:r>
        <w:t xml:space="preserve">Let </w:t>
      </w:r>
      <w:r>
        <w:rPr>
          <w:i/>
        </w:rPr>
        <w:t>receiver</w:t>
      </w:r>
      <w:r>
        <w:rPr>
          <w:iCs/>
        </w:rPr>
        <w:t xml:space="preserve"> </w:t>
      </w:r>
      <w:r>
        <w:t xml:space="preserve">be </w:t>
      </w:r>
      <w:r>
        <w:rPr>
          <w:i/>
          <w:iCs/>
        </w:rPr>
        <w:t>target</w:t>
      </w:r>
      <w:r>
        <w:t>.</w:t>
      </w:r>
    </w:p>
    <w:p w:rsidR="00B55107" w:rsidRPr="003435F9" w:rsidRDefault="00B55107" w:rsidP="00B55107">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15670" w:name="_Toc368050845"/>
      <w:r>
        <w:t>Reflect.set</w:t>
      </w:r>
      <w:r w:rsidRPr="00682595">
        <w:t>PrototypeOf</w:t>
      </w:r>
      <w:r>
        <w:t xml:space="preserve"> (target, proto)</w:t>
      </w:r>
      <w:bookmarkEnd w:id="15670"/>
    </w:p>
    <w:p w:rsidR="00FE1D9C" w:rsidRPr="00E77497" w:rsidRDefault="00FE1D9C" w:rsidP="00FE1D9C">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rsidR="00FE1D9C" w:rsidRPr="00E77497" w:rsidRDefault="00FE1D9C" w:rsidP="00F16CCB">
      <w:pPr>
        <w:numPr>
          <w:ilvl w:val="0"/>
          <w:numId w:val="1231"/>
        </w:numPr>
        <w:contextualSpacing/>
        <w:rPr>
          <w:rFonts w:ascii="Times New Roman" w:hAnsi="Times New Roman"/>
        </w:rPr>
      </w:pPr>
      <w:r>
        <w:rPr>
          <w:rFonts w:ascii="Times New Roman" w:hAnsi="Times New Roman"/>
        </w:rPr>
        <w:t>Return the result of calling the [[Set</w:t>
      </w:r>
      <w:ins w:id="15671" w:author="Rev 19 Allen Wirfs-Brock" w:date="2013-09-12T09:00:00Z">
        <w:r w:rsidR="00F16CCB" w:rsidRPr="00F16CCB">
          <w:rPr>
            <w:rFonts w:ascii="Times New Roman" w:hAnsi="Times New Roman"/>
          </w:rPr>
          <w:t>PrototypeOf</w:t>
        </w:r>
      </w:ins>
      <w:del w:id="15672" w:author="Rev 19 Allen Wirfs-Brock" w:date="2013-09-12T09:00:00Z">
        <w:r w:rsidDel="00F16CCB">
          <w:rPr>
            <w:rFonts w:ascii="Times New Roman" w:hAnsi="Times New Roman"/>
          </w:rPr>
          <w:delText>Inheritance</w:delText>
        </w:r>
      </w:del>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rsidR="00B55107" w:rsidRDefault="00B55107" w:rsidP="00B55107">
      <w:pPr>
        <w:pStyle w:val="Heading2"/>
        <w:rPr>
          <w:ins w:id="15673" w:author="Rev 19 Allen Wirfs-Brock" w:date="2013-09-23T17:51:00Z"/>
        </w:rPr>
      </w:pPr>
      <w:bookmarkStart w:id="15674" w:name="_Toc368050846"/>
      <w:r>
        <w:t>Proxy Objects</w:t>
      </w:r>
      <w:bookmarkEnd w:id="15674"/>
    </w:p>
    <w:p w:rsidR="004029F5" w:rsidRDefault="004029F5" w:rsidP="004029F5">
      <w:pPr>
        <w:pStyle w:val="Heading3"/>
        <w:rPr>
          <w:ins w:id="15675" w:author="Rev 19 Allen Wirfs-Brock" w:date="2013-09-23T17:52:00Z"/>
        </w:rPr>
      </w:pPr>
      <w:bookmarkStart w:id="15676" w:name="_Toc368050847"/>
      <w:ins w:id="15677" w:author="Rev 19 Allen Wirfs-Brock" w:date="2013-09-23T17:52:00Z">
        <w:r>
          <w:t>The Proxy Factory Function</w:t>
        </w:r>
        <w:bookmarkEnd w:id="15676"/>
      </w:ins>
    </w:p>
    <w:p w:rsidR="004029F5" w:rsidRPr="00E77497" w:rsidRDefault="004029F5" w:rsidP="004029F5">
      <w:pPr>
        <w:pStyle w:val="Heading4"/>
        <w:rPr>
          <w:ins w:id="15678" w:author="Rev 19 Allen Wirfs-Brock" w:date="2013-09-23T17:55:00Z"/>
        </w:rPr>
      </w:pPr>
      <w:ins w:id="15679" w:author="Rev 19 Allen Wirfs-Brock" w:date="2013-09-23T17:55:00Z">
        <w:r>
          <w:t>Proxy</w:t>
        </w:r>
        <w:r w:rsidRPr="00E77497">
          <w:t xml:space="preserve"> (</w:t>
        </w:r>
      </w:ins>
      <w:ins w:id="15680" w:author="Rev 19 Allen Wirfs-Brock" w:date="2013-09-23T18:05:00Z">
        <w:r>
          <w:t xml:space="preserve"> target, handler</w:t>
        </w:r>
      </w:ins>
      <w:ins w:id="15681" w:author="Rev 19 Allen Wirfs-Brock" w:date="2013-09-23T17:55:00Z">
        <w:r w:rsidRPr="00E77497">
          <w:t>)</w:t>
        </w:r>
      </w:ins>
    </w:p>
    <w:p w:rsidR="004029F5" w:rsidRPr="00E77497" w:rsidRDefault="004029F5" w:rsidP="004029F5">
      <w:pPr>
        <w:rPr>
          <w:ins w:id="15682" w:author="Rev 19 Allen Wirfs-Brock" w:date="2013-09-23T17:55:00Z"/>
        </w:rPr>
      </w:pPr>
      <w:ins w:id="15683" w:author="Rev 19 Allen Wirfs-Brock" w:date="2013-09-23T17:55:00Z">
        <w:r w:rsidRPr="00E77497">
          <w:t xml:space="preserve">When the </w:t>
        </w:r>
        <w:r>
          <w:rPr>
            <w:rFonts w:ascii="Courier New" w:hAnsi="Courier New"/>
            <w:b/>
          </w:rPr>
          <w:t>Proxy</w:t>
        </w:r>
        <w:r w:rsidRPr="00E77497">
          <w:t xml:space="preserve"> function is called</w:t>
        </w:r>
        <w:r w:rsidRPr="00BB7225">
          <w:t xml:space="preserve"> </w:t>
        </w:r>
        <w:r>
          <w:t xml:space="preserve">with arguments </w:t>
        </w:r>
      </w:ins>
      <w:ins w:id="15684" w:author="Rev 19 Allen Wirfs-Brock" w:date="2013-09-23T18:05:00Z">
        <w:r>
          <w:rPr>
            <w:rFonts w:ascii="Times New Roman" w:hAnsi="Times New Roman"/>
            <w:i/>
            <w:iCs/>
          </w:rPr>
          <w:t>target</w:t>
        </w:r>
      </w:ins>
      <w:ins w:id="15685" w:author="Rev 19 Allen Wirfs-Brock" w:date="2013-09-23T17:55:00Z">
        <w:r w:rsidRPr="00E77497">
          <w:t xml:space="preserve"> </w:t>
        </w:r>
        <w:r>
          <w:t xml:space="preserve">and </w:t>
        </w:r>
      </w:ins>
      <w:ins w:id="15686" w:author="Rev 19 Allen Wirfs-Brock" w:date="2013-09-23T18:05:00Z">
        <w:r>
          <w:rPr>
            <w:rFonts w:ascii="Times New Roman" w:hAnsi="Times New Roman"/>
            <w:i/>
            <w:iCs/>
          </w:rPr>
          <w:t>handler</w:t>
        </w:r>
      </w:ins>
      <w:ins w:id="15687" w:author="Rev 19 Allen Wirfs-Brock" w:date="2013-09-23T17:55:00Z">
        <w:r>
          <w:t xml:space="preserve"> </w:t>
        </w:r>
        <w:r w:rsidRPr="00BB7225">
          <w:t>the</w:t>
        </w:r>
        <w:r w:rsidRPr="00E77497">
          <w:t xml:space="preserve"> following steps are taken:</w:t>
        </w:r>
      </w:ins>
    </w:p>
    <w:p w:rsidR="004029F5" w:rsidRDefault="004029F5" w:rsidP="004029F5">
      <w:pPr>
        <w:pStyle w:val="Heading3"/>
        <w:rPr>
          <w:ins w:id="15688" w:author="Rev 19 Allen Wirfs-Brock" w:date="2013-09-23T17:53:00Z"/>
        </w:rPr>
      </w:pPr>
      <w:bookmarkStart w:id="15689" w:name="_Toc368050848"/>
      <w:ins w:id="15690" w:author="Rev 19 Allen Wirfs-Brock" w:date="2013-09-23T17:53:00Z">
        <w:r>
          <w:t>Properties of the Proxy Factory Function</w:t>
        </w:r>
        <w:bookmarkEnd w:id="15689"/>
      </w:ins>
    </w:p>
    <w:p w:rsidR="004029F5" w:rsidRPr="00E77497" w:rsidRDefault="004029F5" w:rsidP="004029F5">
      <w:pPr>
        <w:pStyle w:val="Heading4"/>
        <w:rPr>
          <w:ins w:id="15691" w:author="Rev 19 Allen Wirfs-Brock" w:date="2013-09-23T18:04:00Z"/>
        </w:rPr>
      </w:pPr>
      <w:ins w:id="15692" w:author="Rev 19 Allen Wirfs-Brock" w:date="2013-09-23T18:04:00Z">
        <w:r>
          <w:t>Proxy</w:t>
        </w:r>
        <w:r w:rsidRPr="00E77497">
          <w:t>.</w:t>
        </w:r>
        <w:r>
          <w:t>revocable</w:t>
        </w:r>
        <w:r w:rsidRPr="00E77497">
          <w:t xml:space="preserve"> ( </w:t>
        </w:r>
        <w:r>
          <w:t>target, handler</w:t>
        </w:r>
        <w:r w:rsidRPr="00E77497">
          <w:t xml:space="preserve"> )</w:t>
        </w:r>
      </w:ins>
    </w:p>
    <w:p w:rsidR="004029F5" w:rsidRPr="00E77497" w:rsidRDefault="004029F5" w:rsidP="004029F5">
      <w:pPr>
        <w:rPr>
          <w:ins w:id="15693" w:author="Rev 19 Allen Wirfs-Brock" w:date="2013-09-23T18:04:00Z"/>
        </w:rPr>
      </w:pPr>
      <w:ins w:id="15694" w:author="Rev 19 Allen Wirfs-Brock" w:date="2013-09-23T18:04:00Z">
        <w:r w:rsidRPr="00E77497">
          <w:t xml:space="preserve">The </w:t>
        </w:r>
        <w:r>
          <w:rPr>
            <w:rFonts w:ascii="Courier New" w:hAnsi="Courier New" w:cs="Courier New"/>
            <w:b/>
            <w:bCs/>
          </w:rPr>
          <w:t>revocable</w:t>
        </w:r>
        <w:r w:rsidRPr="00E77497">
          <w:t xml:space="preserve"> function takes </w:t>
        </w:r>
        <w:r>
          <w:t>two</w:t>
        </w:r>
        <w:r w:rsidRPr="00E77497">
          <w:t xml:space="preserve"> argument</w:t>
        </w:r>
        <w:r>
          <w:t>s</w:t>
        </w:r>
        <w:r w:rsidRPr="00E77497">
          <w:t xml:space="preserve"> </w:t>
        </w:r>
        <w:r>
          <w:rPr>
            <w:rFonts w:ascii="Times New Roman" w:hAnsi="Times New Roman"/>
            <w:i/>
          </w:rPr>
          <w:t>target</w:t>
        </w:r>
        <w:r>
          <w:rPr>
            <w:rFonts w:ascii="Times New Roman" w:hAnsi="Times New Roman"/>
          </w:rPr>
          <w:t xml:space="preserve"> </w:t>
        </w:r>
        <w:r w:rsidRPr="001D7373">
          <w:rPr>
            <w:rFonts w:cs="Arial"/>
          </w:rPr>
          <w:t>and</w:t>
        </w:r>
        <w:r>
          <w:rPr>
            <w:rFonts w:ascii="Times New Roman" w:hAnsi="Times New Roman"/>
          </w:rPr>
          <w:t xml:space="preserve"> </w:t>
        </w:r>
        <w:r>
          <w:rPr>
            <w:rFonts w:ascii="Times New Roman" w:hAnsi="Times New Roman"/>
            <w:i/>
          </w:rPr>
          <w:t>handler</w:t>
        </w:r>
        <w:r w:rsidRPr="00E77497">
          <w:t xml:space="preserve">, and </w:t>
        </w:r>
        <w:r>
          <w:t>performs the</w:t>
        </w:r>
        <w:r w:rsidRPr="00E77497">
          <w:t xml:space="preserve"> following:</w:t>
        </w:r>
      </w:ins>
    </w:p>
    <w:p w:rsidR="004029F5" w:rsidRPr="004029F5" w:rsidRDefault="004029F5" w:rsidP="004029F5">
      <w:pPr>
        <w:rPr>
          <w:ins w:id="15695" w:author="Rev 19 Allen Wirfs-Brock" w:date="2013-09-23T18:04:00Z"/>
        </w:rPr>
      </w:pPr>
    </w:p>
    <w:p w:rsidR="004029F5" w:rsidRDefault="004029F5" w:rsidP="00A51206">
      <w:pPr>
        <w:pStyle w:val="Heading3"/>
        <w:rPr>
          <w:ins w:id="15696" w:author="Rev 19 Allen Wirfs-Brock" w:date="2013-09-23T18:01:00Z"/>
        </w:rPr>
      </w:pPr>
      <w:bookmarkStart w:id="15697" w:name="_Toc368050849"/>
      <w:ins w:id="15698" w:author="Rev 19 Allen Wirfs-Brock" w:date="2013-09-23T17:54:00Z">
        <w:r>
          <w:lastRenderedPageBreak/>
          <w:t>Property of Proxy Instances</w:t>
        </w:r>
      </w:ins>
      <w:bookmarkEnd w:id="15697"/>
    </w:p>
    <w:p w:rsidR="00A51206" w:rsidRPr="00A51206" w:rsidDel="007A6741" w:rsidRDefault="00A51206">
      <w:pPr>
        <w:rPr>
          <w:del w:id="15699" w:author="Rev 19 Allen Wirfs-Brock" w:date="2013-09-25T10:48:00Z"/>
        </w:rPr>
        <w:pPrChange w:id="15700" w:author="Rev 19 Allen Wirfs-Brock" w:date="2013-09-23T18:19:00Z">
          <w:pPr>
            <w:pStyle w:val="Heading4"/>
          </w:pPr>
        </w:pPrChange>
      </w:pPr>
      <w:bookmarkStart w:id="15701" w:name="_Toc368034850"/>
      <w:bookmarkStart w:id="15702" w:name="_Toc368050073"/>
      <w:bookmarkStart w:id="15703" w:name="_Toc368050850"/>
      <w:bookmarkEnd w:id="15701"/>
      <w:bookmarkEnd w:id="15702"/>
      <w:bookmarkEnd w:id="15703"/>
    </w:p>
    <w:p w:rsidR="0026283E" w:rsidRDefault="0026283E" w:rsidP="0026283E">
      <w:pPr>
        <w:pStyle w:val="ANNEX"/>
      </w:pPr>
      <w:bookmarkStart w:id="15704" w:name="_Toc365480005"/>
      <w:bookmarkStart w:id="15705" w:name="_Toc365644684"/>
      <w:bookmarkStart w:id="15706" w:name="_Hlt457703835"/>
      <w:bookmarkStart w:id="15707" w:name="_Toc365480007"/>
      <w:bookmarkStart w:id="15708" w:name="_Toc365644686"/>
      <w:bookmarkStart w:id="15709" w:name="_Toc365480016"/>
      <w:bookmarkStart w:id="15710" w:name="_Toc365644695"/>
      <w:bookmarkStart w:id="15711" w:name="_Toc365480022"/>
      <w:bookmarkStart w:id="15712" w:name="_Toc365644701"/>
      <w:bookmarkEnd w:id="13049"/>
      <w:bookmarkEnd w:id="13050"/>
      <w:bookmarkEnd w:id="13051"/>
      <w:bookmarkEnd w:id="13052"/>
      <w:bookmarkEnd w:id="13053"/>
      <w:bookmarkEnd w:id="13054"/>
      <w:bookmarkEnd w:id="13055"/>
      <w:bookmarkEnd w:id="13056"/>
      <w:bookmarkEnd w:id="15704"/>
      <w:bookmarkEnd w:id="15705"/>
      <w:bookmarkEnd w:id="15706"/>
      <w:bookmarkEnd w:id="15707"/>
      <w:bookmarkEnd w:id="15708"/>
      <w:bookmarkEnd w:id="15709"/>
      <w:bookmarkEnd w:id="15710"/>
      <w:bookmarkEnd w:id="15711"/>
      <w:bookmarkEnd w:id="15712"/>
      <w:r w:rsidRPr="00E77497">
        <w:rPr>
          <w:b w:val="0"/>
        </w:rPr>
        <w:lastRenderedPageBreak/>
        <w:br/>
      </w:r>
      <w:bookmarkStart w:id="15713" w:name="_Toc368050851"/>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15713"/>
    </w:p>
    <w:p w:rsidR="00C225F5" w:rsidRDefault="00C225F5" w:rsidP="00C225F5"/>
    <w:p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rsidR="00C225F5" w:rsidRPr="00C225F5" w:rsidRDefault="00C225F5" w:rsidP="00C225F5"/>
    <w:p w:rsidR="00E80769" w:rsidRPr="00A83C31" w:rsidRDefault="00E80769" w:rsidP="00A83C31">
      <w:pPr>
        <w:pStyle w:val="a2"/>
      </w:pPr>
      <w:bookmarkStart w:id="15714" w:name="_Toc472818972"/>
      <w:bookmarkStart w:id="15715" w:name="_Toc474641686"/>
      <w:bookmarkStart w:id="15716" w:name="_Toc235503554"/>
      <w:bookmarkStart w:id="15717" w:name="_Toc236208643"/>
      <w:bookmarkStart w:id="15718" w:name="_Toc241509329"/>
      <w:bookmarkStart w:id="15719" w:name="_Toc241557806"/>
      <w:bookmarkStart w:id="15720" w:name="_Toc244416816"/>
      <w:bookmarkStart w:id="15721" w:name="_Toc244657756"/>
      <w:bookmarkStart w:id="15722" w:name="_Toc246652496"/>
      <w:bookmarkStart w:id="15723" w:name="_Toc253562045"/>
      <w:bookmarkStart w:id="15724" w:name="_Toc268506061"/>
      <w:bookmarkStart w:id="15725" w:name="_Toc276631180"/>
      <w:bookmarkStart w:id="15726" w:name="_Toc277944224"/>
      <w:bookmarkStart w:id="15727" w:name="_Toc153968569"/>
      <w:bookmarkStart w:id="15728" w:name="_Toc368050852"/>
      <w:r w:rsidRPr="00A83C31">
        <w:t>Lexical Grammar</w:t>
      </w:r>
      <w:bookmarkEnd w:id="15714"/>
      <w:bookmarkEnd w:id="15715"/>
      <w:bookmarkEnd w:id="15716"/>
      <w:bookmarkEnd w:id="15717"/>
      <w:bookmarkEnd w:id="15718"/>
      <w:bookmarkEnd w:id="15719"/>
      <w:bookmarkEnd w:id="15720"/>
      <w:bookmarkEnd w:id="15721"/>
      <w:bookmarkEnd w:id="15722"/>
      <w:bookmarkEnd w:id="15723"/>
      <w:bookmarkEnd w:id="15724"/>
      <w:bookmarkEnd w:id="15725"/>
      <w:bookmarkEnd w:id="15726"/>
      <w:bookmarkEnd w:id="15727"/>
      <w:bookmarkEnd w:id="15728"/>
    </w:p>
    <w:p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rsidR="00E80769" w:rsidRPr="00E77497" w:rsidRDefault="00E80769" w:rsidP="00E80769">
      <w:pPr>
        <w:pStyle w:val="SyntaxDefinition"/>
      </w:pPr>
      <w:r w:rsidRPr="00E77497">
        <w:t>MultiLineComment</w:t>
      </w:r>
      <w:r w:rsidRPr="00E77497">
        <w:br/>
        <w:t>SingleLineComment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IdentifierName IdentifierPart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rsidTr="006E1632">
        <w:trPr>
          <w:trHeight w:hRule="exact" w:val="240"/>
        </w:trPr>
        <w:tc>
          <w:tcPr>
            <w:tcW w:w="1895" w:type="dxa"/>
          </w:tcPr>
          <w:p w:rsidR="00E80769" w:rsidRPr="00E77497" w:rsidRDefault="00E80769" w:rsidP="00B46C10">
            <w:pPr>
              <w:pStyle w:val="SyntaxOneOf"/>
            </w:pPr>
            <w:r w:rsidRPr="00E77497">
              <w:t>break</w:t>
            </w:r>
          </w:p>
        </w:tc>
        <w:tc>
          <w:tcPr>
            <w:tcW w:w="1895" w:type="dxa"/>
          </w:tcPr>
          <w:p w:rsidR="00E80769" w:rsidRPr="00E77497" w:rsidRDefault="00E80769" w:rsidP="00B46C10">
            <w:pPr>
              <w:pStyle w:val="SyntaxOneOf"/>
            </w:pPr>
            <w:r w:rsidRPr="00E77497">
              <w:t>do</w:t>
            </w:r>
            <w:r w:rsidRPr="00E77497" w:rsidDel="009E4B6C">
              <w:t xml:space="preserve"> </w:t>
            </w:r>
          </w:p>
        </w:tc>
        <w:tc>
          <w:tcPr>
            <w:tcW w:w="1895" w:type="dxa"/>
          </w:tcPr>
          <w:p w:rsidR="00E80769" w:rsidRPr="00E77497" w:rsidRDefault="00E80769" w:rsidP="00B46C10">
            <w:pPr>
              <w:pStyle w:val="SyntaxOneOf"/>
            </w:pPr>
            <w:r w:rsidRPr="00E77497">
              <w:t>instanceof</w:t>
            </w:r>
            <w:r w:rsidRPr="00E77497" w:rsidDel="009E4B6C">
              <w:t xml:space="preserve"> </w:t>
            </w:r>
          </w:p>
        </w:tc>
        <w:tc>
          <w:tcPr>
            <w:tcW w:w="1895" w:type="dxa"/>
          </w:tcPr>
          <w:p w:rsidR="00E80769" w:rsidRPr="00E77497" w:rsidRDefault="00E80769" w:rsidP="00B46C10">
            <w:pPr>
              <w:pStyle w:val="SyntaxOneOf"/>
            </w:pPr>
            <w:r w:rsidRPr="00E77497">
              <w:t>typeof</w:t>
            </w:r>
            <w:r w:rsidRPr="00E77497" w:rsidDel="009E4B6C">
              <w:t xml:space="preserve"> </w:t>
            </w:r>
          </w:p>
        </w:tc>
      </w:tr>
      <w:tr w:rsidR="00E80769" w:rsidRPr="00E77497" w:rsidTr="006E1632">
        <w:trPr>
          <w:trHeight w:hRule="exact" w:val="240"/>
        </w:trPr>
        <w:tc>
          <w:tcPr>
            <w:tcW w:w="1895" w:type="dxa"/>
          </w:tcPr>
          <w:p w:rsidR="00E80769" w:rsidRPr="00E77497" w:rsidRDefault="00E80769" w:rsidP="00B46C10">
            <w:pPr>
              <w:pStyle w:val="SyntaxOneOf"/>
            </w:pPr>
            <w:r w:rsidRPr="00E77497">
              <w:t>case</w:t>
            </w:r>
          </w:p>
        </w:tc>
        <w:tc>
          <w:tcPr>
            <w:tcW w:w="1895" w:type="dxa"/>
          </w:tcPr>
          <w:p w:rsidR="00E80769" w:rsidRPr="00E77497" w:rsidRDefault="00E80769" w:rsidP="00B46C10">
            <w:pPr>
              <w:pStyle w:val="SyntaxOneOf"/>
            </w:pPr>
            <w:r w:rsidRPr="00E77497">
              <w:t>else</w:t>
            </w:r>
          </w:p>
        </w:tc>
        <w:tc>
          <w:tcPr>
            <w:tcW w:w="1895" w:type="dxa"/>
          </w:tcPr>
          <w:p w:rsidR="00E80769" w:rsidRPr="00E77497" w:rsidRDefault="00E80769" w:rsidP="00B46C10">
            <w:pPr>
              <w:pStyle w:val="SyntaxOneOf"/>
            </w:pPr>
            <w:r w:rsidRPr="00E77497">
              <w:t>new</w:t>
            </w:r>
          </w:p>
        </w:tc>
        <w:tc>
          <w:tcPr>
            <w:tcW w:w="1895" w:type="dxa"/>
          </w:tcPr>
          <w:p w:rsidR="00E80769" w:rsidRPr="00E77497" w:rsidRDefault="00E80769" w:rsidP="00B46C10">
            <w:pPr>
              <w:pStyle w:val="SyntaxOneOf"/>
            </w:pPr>
            <w:r w:rsidRPr="00E77497">
              <w:t>var</w:t>
            </w:r>
          </w:p>
        </w:tc>
      </w:tr>
      <w:tr w:rsidR="00E80769" w:rsidRPr="00E77497" w:rsidTr="006E1632">
        <w:trPr>
          <w:trHeight w:hRule="exact" w:val="240"/>
        </w:trPr>
        <w:tc>
          <w:tcPr>
            <w:tcW w:w="1895" w:type="dxa"/>
          </w:tcPr>
          <w:p w:rsidR="00E80769" w:rsidRPr="00E77497" w:rsidRDefault="00E80769" w:rsidP="00B46C10">
            <w:pPr>
              <w:pStyle w:val="SyntaxOneOf"/>
            </w:pPr>
            <w:r w:rsidRPr="00E77497">
              <w:t>catch</w:t>
            </w:r>
          </w:p>
        </w:tc>
        <w:tc>
          <w:tcPr>
            <w:tcW w:w="1895" w:type="dxa"/>
          </w:tcPr>
          <w:p w:rsidR="00E80769" w:rsidRPr="00E77497" w:rsidRDefault="00E80769" w:rsidP="00B46C10">
            <w:pPr>
              <w:pStyle w:val="SyntaxOneOf"/>
            </w:pPr>
            <w:r w:rsidRPr="00E77497">
              <w:t>finally</w:t>
            </w:r>
          </w:p>
        </w:tc>
        <w:tc>
          <w:tcPr>
            <w:tcW w:w="1895" w:type="dxa"/>
          </w:tcPr>
          <w:p w:rsidR="00E80769" w:rsidRPr="00E77497" w:rsidRDefault="00E80769" w:rsidP="00B46C10">
            <w:pPr>
              <w:pStyle w:val="SyntaxOneOf"/>
            </w:pPr>
            <w:r w:rsidRPr="00E77497">
              <w:t>return</w:t>
            </w:r>
          </w:p>
        </w:tc>
        <w:tc>
          <w:tcPr>
            <w:tcW w:w="1895" w:type="dxa"/>
          </w:tcPr>
          <w:p w:rsidR="00E80769" w:rsidRPr="00E77497" w:rsidRDefault="00E80769" w:rsidP="00B46C10">
            <w:pPr>
              <w:pStyle w:val="SyntaxOneOf"/>
            </w:pPr>
            <w:r w:rsidRPr="00E77497">
              <w:t>void</w:t>
            </w:r>
          </w:p>
        </w:tc>
      </w:tr>
      <w:tr w:rsidR="00E80769" w:rsidRPr="00E77497" w:rsidTr="006E1632">
        <w:trPr>
          <w:trHeight w:hRule="exact" w:val="240"/>
        </w:trPr>
        <w:tc>
          <w:tcPr>
            <w:tcW w:w="1895" w:type="dxa"/>
          </w:tcPr>
          <w:p w:rsidR="00E80769" w:rsidRPr="00E77497" w:rsidRDefault="00E80769" w:rsidP="00B46C10">
            <w:pPr>
              <w:pStyle w:val="SyntaxOneOf"/>
            </w:pPr>
            <w:r w:rsidRPr="00E77497">
              <w:t>continue</w:t>
            </w:r>
          </w:p>
        </w:tc>
        <w:tc>
          <w:tcPr>
            <w:tcW w:w="1895" w:type="dxa"/>
          </w:tcPr>
          <w:p w:rsidR="00E80769" w:rsidRPr="00E77497" w:rsidRDefault="00E80769" w:rsidP="00B46C10">
            <w:pPr>
              <w:pStyle w:val="SyntaxOneOf"/>
            </w:pPr>
            <w:r w:rsidRPr="00E77497">
              <w:t>for</w:t>
            </w:r>
          </w:p>
        </w:tc>
        <w:tc>
          <w:tcPr>
            <w:tcW w:w="1895" w:type="dxa"/>
          </w:tcPr>
          <w:p w:rsidR="00E80769" w:rsidRPr="00E77497" w:rsidRDefault="00E80769" w:rsidP="00B46C10">
            <w:pPr>
              <w:pStyle w:val="SyntaxOneOf"/>
            </w:pPr>
            <w:r w:rsidRPr="00E77497">
              <w:t>switch</w:t>
            </w:r>
          </w:p>
        </w:tc>
        <w:tc>
          <w:tcPr>
            <w:tcW w:w="1895" w:type="dxa"/>
          </w:tcPr>
          <w:p w:rsidR="00E80769" w:rsidRPr="00E77497" w:rsidRDefault="00E80769" w:rsidP="00B46C10">
            <w:pPr>
              <w:pStyle w:val="SyntaxOneOf"/>
            </w:pPr>
            <w:r w:rsidRPr="00E77497">
              <w:t>while</w:t>
            </w:r>
          </w:p>
        </w:tc>
      </w:tr>
      <w:tr w:rsidR="00E80769" w:rsidRPr="00E77497" w:rsidTr="006E1632">
        <w:trPr>
          <w:trHeight w:hRule="exact" w:val="240"/>
        </w:trPr>
        <w:tc>
          <w:tcPr>
            <w:tcW w:w="1895" w:type="dxa"/>
          </w:tcPr>
          <w:p w:rsidR="00E80769" w:rsidRPr="00E77497" w:rsidRDefault="00E80769" w:rsidP="00B46C10">
            <w:pPr>
              <w:pStyle w:val="SyntaxOneOf"/>
            </w:pPr>
            <w:r w:rsidRPr="00E77497">
              <w:t>debugger</w:t>
            </w:r>
            <w:r w:rsidRPr="00E77497" w:rsidDel="009E4B6C">
              <w:t xml:space="preserve"> </w:t>
            </w:r>
          </w:p>
        </w:tc>
        <w:tc>
          <w:tcPr>
            <w:tcW w:w="1895" w:type="dxa"/>
          </w:tcPr>
          <w:p w:rsidR="00E80769" w:rsidRPr="00E77497" w:rsidRDefault="00E80769" w:rsidP="00B46C10">
            <w:pPr>
              <w:pStyle w:val="SyntaxOneOf"/>
            </w:pPr>
            <w:r w:rsidRPr="00E77497">
              <w:t>function</w:t>
            </w:r>
          </w:p>
        </w:tc>
        <w:tc>
          <w:tcPr>
            <w:tcW w:w="1895" w:type="dxa"/>
          </w:tcPr>
          <w:p w:rsidR="00E80769" w:rsidRPr="00E77497" w:rsidRDefault="00E80769" w:rsidP="00B46C10">
            <w:pPr>
              <w:pStyle w:val="SyntaxOneOf"/>
            </w:pPr>
            <w:r w:rsidRPr="00E77497">
              <w:t>this</w:t>
            </w:r>
          </w:p>
        </w:tc>
        <w:tc>
          <w:tcPr>
            <w:tcW w:w="1895" w:type="dxa"/>
          </w:tcPr>
          <w:p w:rsidR="00E80769" w:rsidRPr="00E77497" w:rsidRDefault="00E80769" w:rsidP="00B46C10">
            <w:pPr>
              <w:pStyle w:val="SyntaxOneOf"/>
            </w:pPr>
            <w:r w:rsidRPr="00E77497">
              <w:t>with</w:t>
            </w:r>
          </w:p>
        </w:tc>
      </w:tr>
      <w:tr w:rsidR="00E80769" w:rsidRPr="00E77497" w:rsidTr="006E1632">
        <w:trPr>
          <w:trHeight w:hRule="exact" w:val="240"/>
        </w:trPr>
        <w:tc>
          <w:tcPr>
            <w:tcW w:w="1895" w:type="dxa"/>
          </w:tcPr>
          <w:p w:rsidR="00E80769" w:rsidRPr="00E77497" w:rsidRDefault="00E80769" w:rsidP="00B46C10">
            <w:pPr>
              <w:pStyle w:val="SyntaxOneOf"/>
            </w:pPr>
            <w:r w:rsidRPr="00E77497">
              <w:t>default</w:t>
            </w:r>
          </w:p>
        </w:tc>
        <w:tc>
          <w:tcPr>
            <w:tcW w:w="1895" w:type="dxa"/>
          </w:tcPr>
          <w:p w:rsidR="00E80769" w:rsidRPr="00E77497" w:rsidRDefault="00E80769" w:rsidP="00B46C10">
            <w:pPr>
              <w:pStyle w:val="SyntaxOneOf"/>
            </w:pPr>
            <w:r w:rsidRPr="00E77497">
              <w:t>if</w:t>
            </w:r>
          </w:p>
        </w:tc>
        <w:tc>
          <w:tcPr>
            <w:tcW w:w="1895" w:type="dxa"/>
          </w:tcPr>
          <w:p w:rsidR="00E80769" w:rsidRPr="00E77497" w:rsidRDefault="00E80769" w:rsidP="00B46C10">
            <w:pPr>
              <w:pStyle w:val="SyntaxOneOf"/>
            </w:pPr>
            <w:r w:rsidRPr="00E77497">
              <w:t>throw</w:t>
            </w:r>
          </w:p>
        </w:tc>
        <w:tc>
          <w:tcPr>
            <w:tcW w:w="1895" w:type="dxa"/>
          </w:tcPr>
          <w:p w:rsidR="00E80769" w:rsidRPr="00E77497" w:rsidRDefault="00E80769" w:rsidP="00B46C10">
            <w:pPr>
              <w:pStyle w:val="SyntaxOneOf"/>
            </w:pPr>
          </w:p>
        </w:tc>
      </w:tr>
      <w:tr w:rsidR="00E80769" w:rsidRPr="00E77497" w:rsidTr="006E1632">
        <w:trPr>
          <w:trHeight w:hRule="exact" w:val="240"/>
        </w:trPr>
        <w:tc>
          <w:tcPr>
            <w:tcW w:w="1895" w:type="dxa"/>
          </w:tcPr>
          <w:p w:rsidR="00E80769" w:rsidRPr="00E77497" w:rsidRDefault="00E80769" w:rsidP="00B46C10">
            <w:pPr>
              <w:pStyle w:val="SyntaxOneOf"/>
            </w:pPr>
            <w:r w:rsidRPr="00E77497">
              <w:t>delete</w:t>
            </w:r>
          </w:p>
        </w:tc>
        <w:tc>
          <w:tcPr>
            <w:tcW w:w="1895" w:type="dxa"/>
          </w:tcPr>
          <w:p w:rsidR="00E80769" w:rsidRPr="00E77497" w:rsidRDefault="00E80769" w:rsidP="00B46C10">
            <w:pPr>
              <w:pStyle w:val="SyntaxOneOf"/>
            </w:pPr>
            <w:r w:rsidRPr="00E77497">
              <w:t>in</w:t>
            </w:r>
          </w:p>
        </w:tc>
        <w:tc>
          <w:tcPr>
            <w:tcW w:w="1895" w:type="dxa"/>
          </w:tcPr>
          <w:p w:rsidR="00E80769" w:rsidRPr="00E77497" w:rsidRDefault="00E80769" w:rsidP="00B46C10">
            <w:pPr>
              <w:pStyle w:val="SyntaxOneOf"/>
            </w:pPr>
            <w:r w:rsidRPr="00E77497">
              <w:t>try</w:t>
            </w:r>
          </w:p>
        </w:tc>
        <w:tc>
          <w:tcPr>
            <w:tcW w:w="1895"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rsidTr="006E1632">
        <w:trPr>
          <w:trHeight w:hRule="exact" w:val="240"/>
        </w:trPr>
        <w:tc>
          <w:tcPr>
            <w:tcW w:w="1895" w:type="dxa"/>
          </w:tcPr>
          <w:p w:rsidR="00E80769" w:rsidRPr="00E77497" w:rsidRDefault="00E80769" w:rsidP="00B46C10">
            <w:pPr>
              <w:pStyle w:val="SyntaxOneOf"/>
              <w:keepNext/>
            </w:pPr>
            <w:r w:rsidRPr="00E77497">
              <w:t>class</w:t>
            </w:r>
          </w:p>
        </w:tc>
        <w:tc>
          <w:tcPr>
            <w:tcW w:w="1895" w:type="dxa"/>
          </w:tcPr>
          <w:p w:rsidR="00E80769" w:rsidRPr="00E77497" w:rsidRDefault="00E80769" w:rsidP="00B46C10">
            <w:pPr>
              <w:pStyle w:val="SyntaxOneOf"/>
              <w:keepNext/>
            </w:pPr>
            <w:r w:rsidRPr="00E77497">
              <w:t>enum</w:t>
            </w:r>
          </w:p>
        </w:tc>
        <w:tc>
          <w:tcPr>
            <w:tcW w:w="1895" w:type="dxa"/>
          </w:tcPr>
          <w:p w:rsidR="00E80769" w:rsidRPr="00E77497" w:rsidRDefault="00E80769" w:rsidP="00B46C10">
            <w:pPr>
              <w:pStyle w:val="SyntaxOneOf"/>
              <w:keepNext/>
            </w:pPr>
            <w:r w:rsidRPr="00E77497">
              <w:t>extends</w:t>
            </w:r>
          </w:p>
        </w:tc>
        <w:tc>
          <w:tcPr>
            <w:tcW w:w="1895" w:type="dxa"/>
          </w:tcPr>
          <w:p w:rsidR="00E80769" w:rsidRPr="00E77497" w:rsidRDefault="00E80769" w:rsidP="00B46C10">
            <w:pPr>
              <w:pStyle w:val="SyntaxOneOf"/>
              <w:keepNext/>
            </w:pPr>
            <w:r w:rsidRPr="00E77497">
              <w:t>super</w:t>
            </w:r>
          </w:p>
        </w:tc>
      </w:tr>
      <w:tr w:rsidR="00E80769" w:rsidRPr="00E77497" w:rsidTr="006E1632">
        <w:trPr>
          <w:trHeight w:hRule="exact" w:val="240"/>
        </w:trPr>
        <w:tc>
          <w:tcPr>
            <w:tcW w:w="1895" w:type="dxa"/>
          </w:tcPr>
          <w:p w:rsidR="00E80769" w:rsidRPr="00E77497" w:rsidRDefault="00E80769" w:rsidP="00B46C10">
            <w:pPr>
              <w:pStyle w:val="SyntaxOneOf"/>
            </w:pPr>
            <w:r w:rsidRPr="00E77497">
              <w:t>const</w:t>
            </w:r>
          </w:p>
        </w:tc>
        <w:tc>
          <w:tcPr>
            <w:tcW w:w="1895" w:type="dxa"/>
          </w:tcPr>
          <w:p w:rsidR="00E80769" w:rsidRPr="00E77497" w:rsidRDefault="00E80769" w:rsidP="00B46C10">
            <w:pPr>
              <w:pStyle w:val="SyntaxOneOf"/>
            </w:pPr>
            <w:r w:rsidRPr="00E77497">
              <w:t>export</w:t>
            </w:r>
          </w:p>
        </w:tc>
        <w:tc>
          <w:tcPr>
            <w:tcW w:w="1895" w:type="dxa"/>
          </w:tcPr>
          <w:p w:rsidR="00E80769" w:rsidRPr="00E77497" w:rsidRDefault="00E80769" w:rsidP="00B46C10">
            <w:pPr>
              <w:pStyle w:val="SyntaxOneOf"/>
            </w:pPr>
            <w:r w:rsidRPr="00E77497">
              <w:t>import</w:t>
            </w:r>
            <w:r w:rsidRPr="00E77497">
              <w:br/>
            </w:r>
          </w:p>
        </w:tc>
        <w:tc>
          <w:tcPr>
            <w:tcW w:w="1895" w:type="dxa"/>
          </w:tcPr>
          <w:p w:rsidR="00E80769" w:rsidRPr="00E77497" w:rsidRDefault="00E80769" w:rsidP="00B46C10">
            <w:pPr>
              <w:pStyle w:val="SyntaxOneOf"/>
            </w:pPr>
          </w:p>
        </w:tc>
      </w:tr>
    </w:tbl>
    <w:p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rsidTr="006E1632">
        <w:trPr>
          <w:trHeight w:hRule="exact" w:val="240"/>
        </w:trPr>
        <w:tc>
          <w:tcPr>
            <w:tcW w:w="1891" w:type="dxa"/>
          </w:tcPr>
          <w:p w:rsidR="00E80769" w:rsidRPr="004D1BD1" w:rsidRDefault="00E80769" w:rsidP="00B46C10">
            <w:pPr>
              <w:pStyle w:val="SyntaxOneOf"/>
            </w:pPr>
            <w:r w:rsidRPr="004D1BD1">
              <w:t>implements</w:t>
            </w:r>
          </w:p>
        </w:tc>
        <w:tc>
          <w:tcPr>
            <w:tcW w:w="1891" w:type="dxa"/>
          </w:tcPr>
          <w:p w:rsidR="00E80769" w:rsidRPr="008B7F6F" w:rsidRDefault="00E80769" w:rsidP="00B46C10">
            <w:pPr>
              <w:pStyle w:val="SyntaxOneOf"/>
            </w:pPr>
            <w:r w:rsidRPr="008B7F6F">
              <w:t>let</w:t>
            </w:r>
          </w:p>
        </w:tc>
        <w:tc>
          <w:tcPr>
            <w:tcW w:w="1891" w:type="dxa"/>
          </w:tcPr>
          <w:p w:rsidR="00E80769" w:rsidRPr="006B6D0A" w:rsidRDefault="00E80769" w:rsidP="00B46C10">
            <w:pPr>
              <w:pStyle w:val="SyntaxOneOf"/>
            </w:pPr>
            <w:r w:rsidRPr="006B6D0A">
              <w:t>private</w:t>
            </w:r>
          </w:p>
        </w:tc>
        <w:tc>
          <w:tcPr>
            <w:tcW w:w="1891" w:type="dxa"/>
          </w:tcPr>
          <w:p w:rsidR="00E80769" w:rsidRPr="006B6D0A" w:rsidRDefault="00E80769" w:rsidP="00B46C10">
            <w:pPr>
              <w:pStyle w:val="SyntaxOneOf"/>
            </w:pPr>
            <w:r w:rsidRPr="006B6D0A">
              <w:t>public</w:t>
            </w:r>
          </w:p>
        </w:tc>
      </w:tr>
      <w:tr w:rsidR="00E80769" w:rsidRPr="00E77497" w:rsidTr="006E1632">
        <w:trPr>
          <w:trHeight w:hRule="exact" w:val="240"/>
        </w:trPr>
        <w:tc>
          <w:tcPr>
            <w:tcW w:w="1891" w:type="dxa"/>
          </w:tcPr>
          <w:p w:rsidR="00E80769" w:rsidRPr="00E77497" w:rsidRDefault="00E80769" w:rsidP="00B46C10">
            <w:pPr>
              <w:pStyle w:val="SyntaxOneOf"/>
            </w:pPr>
            <w:r w:rsidRPr="00E77497">
              <w:t>interface</w:t>
            </w:r>
          </w:p>
        </w:tc>
        <w:tc>
          <w:tcPr>
            <w:tcW w:w="1891" w:type="dxa"/>
          </w:tcPr>
          <w:p w:rsidR="00E80769" w:rsidRPr="00E77497" w:rsidRDefault="00E80769" w:rsidP="00B46C10">
            <w:pPr>
              <w:pStyle w:val="SyntaxOneOf"/>
            </w:pPr>
            <w:r w:rsidRPr="00E77497">
              <w:t>package</w:t>
            </w:r>
          </w:p>
        </w:tc>
        <w:tc>
          <w:tcPr>
            <w:tcW w:w="1891" w:type="dxa"/>
          </w:tcPr>
          <w:p w:rsidR="00E80769" w:rsidRPr="00E77497" w:rsidRDefault="00E80769" w:rsidP="00B46C10">
            <w:pPr>
              <w:pStyle w:val="SyntaxOneOf"/>
            </w:pPr>
            <w:r w:rsidRPr="00E77497">
              <w:t>protected</w:t>
            </w:r>
          </w:p>
        </w:tc>
        <w:tc>
          <w:tcPr>
            <w:tcW w:w="1891" w:type="dxa"/>
          </w:tcPr>
          <w:p w:rsidR="00E80769" w:rsidRPr="00E77497" w:rsidRDefault="00E80769" w:rsidP="00B46C10">
            <w:pPr>
              <w:pStyle w:val="SyntaxOneOf"/>
            </w:pPr>
            <w:r w:rsidRPr="00E77497">
              <w:t>static</w:t>
            </w:r>
          </w:p>
        </w:tc>
      </w:tr>
      <w:tr w:rsidR="00E80769" w:rsidRPr="00E77497" w:rsidTr="006E1632">
        <w:trPr>
          <w:trHeight w:hRule="exact" w:val="240"/>
        </w:trPr>
        <w:tc>
          <w:tcPr>
            <w:tcW w:w="1891" w:type="dxa"/>
          </w:tcPr>
          <w:p w:rsidR="00E80769" w:rsidRPr="00E77497" w:rsidRDefault="00E80769" w:rsidP="00B46C10">
            <w:pPr>
              <w:pStyle w:val="SyntaxOneOf"/>
            </w:pPr>
            <w:r w:rsidRPr="00E77497">
              <w:t>yield</w:t>
            </w: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w:t>
            </w:r>
          </w:p>
        </w:tc>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&lt;=</w:t>
            </w:r>
          </w:p>
        </w:tc>
      </w:tr>
      <w:tr w:rsidR="00E80769" w:rsidRPr="00E77497" w:rsidTr="006E1632">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&lt;&lt;</w:t>
            </w:r>
          </w:p>
        </w:tc>
        <w:tc>
          <w:tcPr>
            <w:tcW w:w="1263" w:type="dxa"/>
          </w:tcPr>
          <w:p w:rsidR="00E80769" w:rsidRPr="00E77497" w:rsidRDefault="00E80769" w:rsidP="00B46C10">
            <w:pPr>
              <w:pStyle w:val="SyntaxOneOf"/>
              <w:keepNext/>
            </w:pPr>
            <w:r w:rsidRPr="00E77497">
              <w:t>&gt;&gt;</w:t>
            </w:r>
          </w:p>
        </w:tc>
        <w:tc>
          <w:tcPr>
            <w:tcW w:w="1263" w:type="dxa"/>
          </w:tcPr>
          <w:p w:rsidR="00E80769" w:rsidRPr="00E77497" w:rsidRDefault="00E80769" w:rsidP="00B46C10">
            <w:pPr>
              <w:pStyle w:val="SyntaxOneOf"/>
              <w:keepNext/>
            </w:pPr>
            <w:r w:rsidRPr="00E77497">
              <w:t>&gt;&gt;&gt;</w:t>
            </w:r>
          </w:p>
        </w:tc>
        <w:tc>
          <w:tcPr>
            <w:tcW w:w="1263" w:type="dxa"/>
          </w:tcPr>
          <w:p w:rsidR="00E80769" w:rsidRPr="00E77497" w:rsidRDefault="00E80769" w:rsidP="00B46C10">
            <w:pPr>
              <w:pStyle w:val="SyntaxOneOf"/>
              <w:keepNext/>
            </w:pPr>
            <w:r w:rsidRPr="00E77497">
              <w:t>&amp;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&amp;&amp;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&lt;&lt;=</w:t>
            </w:r>
          </w:p>
        </w:tc>
      </w:tr>
      <w:tr w:rsidR="00E80769" w:rsidRPr="00E77497" w:rsidTr="006E1632">
        <w:tc>
          <w:tcPr>
            <w:tcW w:w="1263" w:type="dxa"/>
          </w:tcPr>
          <w:p w:rsidR="00E80769" w:rsidRPr="00E77497" w:rsidRDefault="00E80769" w:rsidP="00B46C10">
            <w:pPr>
              <w:pStyle w:val="SyntaxOneOf"/>
            </w:pPr>
            <w:r w:rsidRPr="00E77497">
              <w:t>&gt;&gt;=</w:t>
            </w:r>
          </w:p>
        </w:tc>
        <w:tc>
          <w:tcPr>
            <w:tcW w:w="1263" w:type="dxa"/>
          </w:tcPr>
          <w:p w:rsidR="00E80769" w:rsidRPr="00E77497" w:rsidRDefault="00E80769" w:rsidP="00B46C10">
            <w:pPr>
              <w:pStyle w:val="SyntaxOneOf"/>
            </w:pPr>
            <w:r w:rsidRPr="00E77497">
              <w:t>&gt;&gt;&gt;=</w:t>
            </w:r>
          </w:p>
        </w:tc>
        <w:tc>
          <w:tcPr>
            <w:tcW w:w="1263" w:type="dxa"/>
          </w:tcPr>
          <w:p w:rsidR="00E80769" w:rsidRPr="00E77497" w:rsidRDefault="00E80769" w:rsidP="00B46C10">
            <w:pPr>
              <w:pStyle w:val="SyntaxOneOf"/>
            </w:pPr>
            <w:r w:rsidRPr="00E77497">
              <w:t>&amp;=</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SyntaxRule"/>
      </w:pPr>
    </w:p>
    <w:p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rsidTr="006E1632">
        <w:tc>
          <w:tcPr>
            <w:tcW w:w="1422" w:type="dxa"/>
          </w:tcPr>
          <w:p w:rsidR="00E80769" w:rsidRPr="00E77497" w:rsidRDefault="00E80769" w:rsidP="00B46C10">
            <w:pPr>
              <w:pStyle w:val="SyntaxOneOf"/>
            </w:pPr>
            <w:r w:rsidRPr="00E77497">
              <w:t>/</w:t>
            </w:r>
          </w:p>
        </w:tc>
        <w:tc>
          <w:tcPr>
            <w:tcW w:w="1104" w:type="dxa"/>
          </w:tcPr>
          <w:p w:rsidR="00E80769" w:rsidRPr="00E77497" w:rsidRDefault="00E80769" w:rsidP="00B46C10">
            <w:pPr>
              <w:pStyle w:val="SyntaxOneOf"/>
              <w:jc w:val="left"/>
            </w:pPr>
            <w:r w:rsidRPr="00E77497">
              <w:t>/=</w:t>
            </w: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DecimalLiteral</w:t>
      </w:r>
      <w:r w:rsidRPr="00E77497">
        <w:br/>
        <w:t>HexIntegerLiteral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pPr>
      <w:r w:rsidRPr="00E77497">
        <w:t>ExponentIndicator SignedInteger</w:t>
      </w:r>
    </w:p>
    <w:p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pPr>
      <w:r w:rsidRPr="00E77497">
        <w:rPr>
          <w:rFonts w:ascii="Courier New" w:hAnsi="Courier New" w:cs="Courier New"/>
          <w:b/>
          <w:i w:val="0"/>
        </w:rPr>
        <w:t>0 1 2 3 4 5 6 7 8 9 a b c d e f A B C D E F</w:t>
      </w:r>
    </w:p>
    <w:p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NonEscapeCharacter</w:t>
      </w:r>
    </w:p>
    <w:p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rsidR="00E80769" w:rsidRPr="00E77497" w:rsidRDefault="00E80769" w:rsidP="00E80769">
      <w:pPr>
        <w:pStyle w:val="SyntaxRule"/>
        <w:rPr>
          <w:rFonts w:ascii="Arial" w:hAnsi="Arial"/>
        </w:rPr>
      </w:pPr>
      <w:r w:rsidRPr="00E77497">
        <w:lastRenderedPageBreak/>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 xml:space="preserve">x </w:t>
      </w:r>
      <w:r w:rsidRPr="00E77497">
        <w:t>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RegularExpressionFirstChar RegularExpressionChars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rsidR="00E80769" w:rsidRPr="00E77497" w:rsidRDefault="00E80769" w:rsidP="00966F28">
      <w:pPr>
        <w:pStyle w:val="a2"/>
      </w:pPr>
      <w:bookmarkStart w:id="15729" w:name="_Toc472818973"/>
      <w:bookmarkStart w:id="15730" w:name="_Toc474641687"/>
      <w:bookmarkStart w:id="15731" w:name="_Toc235503555"/>
      <w:bookmarkStart w:id="15732" w:name="_Toc236208644"/>
      <w:bookmarkStart w:id="15733" w:name="_Toc241509330"/>
      <w:bookmarkStart w:id="15734" w:name="_Toc241557807"/>
      <w:bookmarkStart w:id="15735" w:name="_Toc244416817"/>
      <w:bookmarkStart w:id="15736" w:name="_Toc244657757"/>
      <w:bookmarkStart w:id="15737" w:name="_Toc246652497"/>
      <w:bookmarkStart w:id="15738" w:name="_Toc253562046"/>
      <w:bookmarkStart w:id="15739" w:name="_Toc268506062"/>
      <w:bookmarkStart w:id="15740" w:name="_Toc276631181"/>
      <w:bookmarkStart w:id="15741" w:name="_Toc277944225"/>
      <w:bookmarkStart w:id="15742" w:name="_Toc153968570"/>
      <w:bookmarkStart w:id="15743" w:name="_Toc368050853"/>
      <w:r w:rsidRPr="00E77497">
        <w:t>Number Conversions</w:t>
      </w:r>
      <w:bookmarkEnd w:id="15729"/>
      <w:bookmarkEnd w:id="15730"/>
      <w:bookmarkEnd w:id="15731"/>
      <w:bookmarkEnd w:id="15732"/>
      <w:bookmarkEnd w:id="15733"/>
      <w:bookmarkEnd w:id="15734"/>
      <w:bookmarkEnd w:id="15735"/>
      <w:bookmarkEnd w:id="15736"/>
      <w:bookmarkEnd w:id="15737"/>
      <w:bookmarkEnd w:id="15738"/>
      <w:bookmarkEnd w:id="15739"/>
      <w:bookmarkEnd w:id="15740"/>
      <w:bookmarkEnd w:id="15741"/>
      <w:bookmarkEnd w:id="15742"/>
      <w:bookmarkEnd w:id="15743"/>
    </w:p>
    <w:p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WhiteSpace</w:t>
      </w:r>
      <w:r w:rsidRPr="00E77497">
        <w:br/>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StrDecimalLiteral</w:t>
      </w:r>
      <w:r w:rsidRPr="00E77497">
        <w:br/>
        <w:t>HexIntegerLiteral</w:t>
      </w:r>
    </w:p>
    <w:p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ExponentIndicator SignedInteger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E80769" w:rsidRPr="00E77497" w:rsidRDefault="00E80769" w:rsidP="00966F28">
      <w:pPr>
        <w:pStyle w:val="a2"/>
      </w:pPr>
      <w:bookmarkStart w:id="15744" w:name="_Toc472818974"/>
      <w:bookmarkStart w:id="15745" w:name="_Toc474641688"/>
      <w:bookmarkStart w:id="15746" w:name="_Toc235503556"/>
      <w:bookmarkStart w:id="15747" w:name="_Toc236208645"/>
      <w:bookmarkStart w:id="15748" w:name="_Toc241509331"/>
      <w:bookmarkStart w:id="15749" w:name="_Toc241557808"/>
      <w:bookmarkStart w:id="15750" w:name="_Toc244416818"/>
      <w:bookmarkStart w:id="15751" w:name="_Toc244657758"/>
      <w:bookmarkStart w:id="15752" w:name="_Toc246652498"/>
      <w:bookmarkStart w:id="15753" w:name="_Toc253562047"/>
      <w:bookmarkStart w:id="15754" w:name="_Toc268506063"/>
      <w:bookmarkStart w:id="15755" w:name="_Toc276631182"/>
      <w:bookmarkStart w:id="15756" w:name="_Toc277944226"/>
      <w:bookmarkStart w:id="15757" w:name="_Toc153968571"/>
      <w:bookmarkStart w:id="15758" w:name="_Toc368050854"/>
      <w:r w:rsidRPr="00E77497">
        <w:t>Expressions</w:t>
      </w:r>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p>
    <w:p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IdentifierName</w:t>
      </w:r>
      <w:r w:rsidRPr="00E77497">
        <w:br/>
        <w:t>StringLiteral</w:t>
      </w:r>
      <w:r w:rsidRPr="00E77497">
        <w:br/>
        <w:t>NumericLiteral</w:t>
      </w:r>
    </w:p>
    <w:p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rPr>
          <w:sz w:val="16"/>
        </w:rPr>
      </w:pPr>
      <w:r w:rsidRPr="00E77497">
        <w:t>Identifier</w:t>
      </w:r>
    </w:p>
    <w:p w:rsidR="00E80769" w:rsidRPr="00E77497" w:rsidRDefault="00E80769" w:rsidP="00E80769">
      <w:pPr>
        <w:pStyle w:val="SyntaxRule"/>
        <w:rPr>
          <w:rFonts w:ascii="Arial" w:hAnsi="Arial"/>
        </w:rPr>
      </w:pPr>
      <w:r w:rsidRPr="00E77497">
        <w:lastRenderedPageBreak/>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NewExpression</w:t>
      </w:r>
      <w:r w:rsidRPr="00E77497">
        <w:br/>
        <w:t>CallExpression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rsidR="00E80769" w:rsidRPr="00E77497" w:rsidRDefault="00E80769" w:rsidP="00E80769">
      <w:pPr>
        <w:pStyle w:val="M0"/>
        <w:spacing w:after="0"/>
        <w:rPr>
          <w:sz w:val="16"/>
        </w:rPr>
      </w:pPr>
    </w:p>
    <w:p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rsidR="00E80769" w:rsidRPr="00A67AF2"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rsidR="00E80769" w:rsidRPr="00E77497"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lastRenderedPageBreak/>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rsidR="00E80769" w:rsidRPr="00C7794D"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rsidTr="006E1632">
        <w:trPr>
          <w:trHeight w:hRule="exact" w:val="240"/>
        </w:trPr>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&lt;&lt;=</w:t>
            </w:r>
          </w:p>
        </w:tc>
        <w:tc>
          <w:tcPr>
            <w:tcW w:w="648" w:type="dxa"/>
          </w:tcPr>
          <w:p w:rsidR="00E80769" w:rsidRPr="00E77497" w:rsidRDefault="00E80769" w:rsidP="00B46C10">
            <w:pPr>
              <w:pStyle w:val="SyntaxOneOf"/>
            </w:pPr>
            <w:r w:rsidRPr="00E77497">
              <w:t>&gt;&gt;=</w:t>
            </w:r>
          </w:p>
        </w:tc>
        <w:tc>
          <w:tcPr>
            <w:tcW w:w="648" w:type="dxa"/>
          </w:tcPr>
          <w:p w:rsidR="00E80769" w:rsidRPr="00E77497" w:rsidRDefault="00E80769" w:rsidP="00B46C10">
            <w:pPr>
              <w:pStyle w:val="SyntaxOneOf"/>
            </w:pPr>
            <w:r w:rsidRPr="00E77497">
              <w:t>&gt;&gt;&gt;=</w:t>
            </w:r>
          </w:p>
        </w:tc>
        <w:tc>
          <w:tcPr>
            <w:tcW w:w="648" w:type="dxa"/>
          </w:tcPr>
          <w:p w:rsidR="00E80769" w:rsidRPr="00E77497" w:rsidRDefault="00E80769" w:rsidP="00B46C10">
            <w:pPr>
              <w:pStyle w:val="SyntaxOneOf"/>
            </w:pPr>
            <w:r w:rsidRPr="00E77497">
              <w:t>&amp;=</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r>
    </w:tbl>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rsidR="00E80769" w:rsidRPr="00E77497" w:rsidRDefault="00E80769" w:rsidP="00966F28">
      <w:pPr>
        <w:pStyle w:val="a2"/>
      </w:pPr>
      <w:bookmarkStart w:id="15759" w:name="_Toc364935519"/>
      <w:bookmarkStart w:id="15760" w:name="_Toc365480027"/>
      <w:bookmarkStart w:id="15761" w:name="_Toc365644706"/>
      <w:bookmarkStart w:id="15762" w:name="_Toc366065806"/>
      <w:bookmarkStart w:id="15763" w:name="_Toc472818975"/>
      <w:bookmarkStart w:id="15764" w:name="_Toc474641689"/>
      <w:bookmarkStart w:id="15765" w:name="_Toc235503557"/>
      <w:bookmarkStart w:id="15766" w:name="_Toc236208646"/>
      <w:bookmarkStart w:id="15767" w:name="_Toc241509332"/>
      <w:bookmarkStart w:id="15768" w:name="_Toc241557809"/>
      <w:bookmarkStart w:id="15769" w:name="_Toc244416819"/>
      <w:bookmarkStart w:id="15770" w:name="_Toc244657759"/>
      <w:bookmarkStart w:id="15771" w:name="_Toc246652499"/>
      <w:bookmarkStart w:id="15772" w:name="_Toc253562048"/>
      <w:bookmarkStart w:id="15773" w:name="_Toc268506064"/>
      <w:bookmarkStart w:id="15774" w:name="_Toc276631183"/>
      <w:bookmarkStart w:id="15775" w:name="_Toc277944227"/>
      <w:bookmarkStart w:id="15776" w:name="_Toc153968572"/>
      <w:bookmarkStart w:id="15777" w:name="_Toc368050855"/>
      <w:bookmarkEnd w:id="15759"/>
      <w:bookmarkEnd w:id="15760"/>
      <w:bookmarkEnd w:id="15761"/>
      <w:bookmarkEnd w:id="15762"/>
      <w:r w:rsidRPr="00E77497">
        <w:t>Statements</w:t>
      </w:r>
      <w:bookmarkEnd w:id="15763"/>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p>
    <w:p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rsidR="00E80769" w:rsidRPr="00E77497" w:rsidRDefault="00E80769" w:rsidP="00E80769">
      <w:pPr>
        <w:pStyle w:val="SyntaxDefinition"/>
      </w:pPr>
      <w:r w:rsidRPr="00E77497">
        <w:t>Statement</w:t>
      </w:r>
      <w:r w:rsidRPr="00E77497">
        <w:br/>
        <w:t>StatementList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Initialiser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t>CaseClause</w:t>
      </w:r>
      <w:r w:rsidRPr="00E77497">
        <w:br/>
        <w:t>CaseClauses CaseClause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finally</w:t>
      </w:r>
      <w:r w:rsidRPr="00E77497">
        <w:t xml:space="preserve"> Block</w:t>
      </w:r>
    </w:p>
    <w:p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rsidR="00E80769" w:rsidRPr="00E77497" w:rsidRDefault="00E80769" w:rsidP="00966F28">
      <w:pPr>
        <w:pStyle w:val="a2"/>
      </w:pPr>
      <w:bookmarkStart w:id="15778" w:name="_Toc472818976"/>
      <w:bookmarkStart w:id="15779" w:name="_Toc474641690"/>
      <w:bookmarkStart w:id="15780" w:name="_Toc235503558"/>
      <w:bookmarkStart w:id="15781" w:name="_Toc236208647"/>
      <w:bookmarkStart w:id="15782" w:name="_Toc241509333"/>
      <w:bookmarkStart w:id="15783" w:name="_Toc241557810"/>
      <w:bookmarkStart w:id="15784" w:name="_Toc244416820"/>
      <w:bookmarkStart w:id="15785" w:name="_Toc244657760"/>
      <w:bookmarkStart w:id="15786" w:name="_Toc246652500"/>
      <w:bookmarkStart w:id="15787" w:name="_Toc253562049"/>
      <w:bookmarkStart w:id="15788" w:name="_Toc268506065"/>
      <w:bookmarkStart w:id="15789" w:name="_Toc276631184"/>
      <w:bookmarkStart w:id="15790" w:name="_Toc277944228"/>
      <w:bookmarkStart w:id="15791" w:name="_Toc153968573"/>
      <w:bookmarkStart w:id="15792" w:name="_Toc368050856"/>
      <w:r w:rsidRPr="00E77497">
        <w:t xml:space="preserve">Functions and </w:t>
      </w:r>
      <w:bookmarkEnd w:id="15778"/>
      <w:bookmarkEnd w:id="15779"/>
      <w:bookmarkEnd w:id="15780"/>
      <w:bookmarkEnd w:id="15781"/>
      <w:bookmarkEnd w:id="15782"/>
      <w:bookmarkEnd w:id="15783"/>
      <w:bookmarkEnd w:id="15784"/>
      <w:bookmarkEnd w:id="15785"/>
      <w:bookmarkEnd w:id="15786"/>
      <w:bookmarkEnd w:id="15787"/>
      <w:bookmarkEnd w:id="15788"/>
      <w:bookmarkEnd w:id="15789"/>
      <w:bookmarkEnd w:id="15790"/>
      <w:bookmarkEnd w:id="15791"/>
      <w:r w:rsidR="0084788F">
        <w:t>Script</w:t>
      </w:r>
      <w:r w:rsidR="0084788F" w:rsidRPr="00E77497">
        <w:t>s</w:t>
      </w:r>
      <w:bookmarkEnd w:id="15792"/>
    </w:p>
    <w:p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w:t>
      </w:r>
      <w:r w:rsidRPr="00E77497">
        <w:br/>
        <w:t>SourceElements SourceElement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Statement</w:t>
      </w:r>
      <w:r w:rsidRPr="00E77497">
        <w:br/>
        <w:t>FunctionDeclaration</w:t>
      </w:r>
    </w:p>
    <w:p w:rsidR="00E80769" w:rsidRPr="00E77497" w:rsidRDefault="00E80769" w:rsidP="00966F28">
      <w:pPr>
        <w:pStyle w:val="a2"/>
      </w:pPr>
      <w:bookmarkStart w:id="15793" w:name="_Toc472818977"/>
      <w:bookmarkStart w:id="15794" w:name="_Toc474641691"/>
      <w:bookmarkStart w:id="15795" w:name="_Toc235503559"/>
      <w:bookmarkStart w:id="15796" w:name="_Toc236208648"/>
      <w:bookmarkStart w:id="15797" w:name="_Toc241509334"/>
      <w:bookmarkStart w:id="15798" w:name="_Toc241557811"/>
      <w:bookmarkStart w:id="15799" w:name="_Toc244416821"/>
      <w:bookmarkStart w:id="15800" w:name="_Toc244657761"/>
      <w:bookmarkStart w:id="15801" w:name="_Toc246652501"/>
      <w:bookmarkStart w:id="15802" w:name="_Toc253562050"/>
      <w:bookmarkStart w:id="15803" w:name="_Toc268506066"/>
      <w:bookmarkStart w:id="15804" w:name="_Toc276631185"/>
      <w:bookmarkStart w:id="15805" w:name="_Toc277944229"/>
      <w:bookmarkStart w:id="15806" w:name="_Toc153968574"/>
      <w:bookmarkStart w:id="15807" w:name="_Toc368050857"/>
      <w:r w:rsidRPr="00E77497">
        <w:lastRenderedPageBreak/>
        <w:t>Universal Resource Identifier Character Classes</w:t>
      </w:r>
      <w:bookmarkEnd w:id="15793"/>
      <w:bookmarkEnd w:id="15794"/>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p>
    <w:p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rsidR="00E80769" w:rsidRPr="00E77497" w:rsidRDefault="00E80769" w:rsidP="00E80769">
      <w:pPr>
        <w:pStyle w:val="SyntaxDefinition"/>
      </w:pPr>
      <w:r w:rsidRPr="00E77497">
        <w:t>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uriCharacter 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uriReserved</w:t>
      </w:r>
      <w:r w:rsidRPr="00E77497">
        <w:br/>
        <w:t>uriUnescaped</w:t>
      </w:r>
      <w:r w:rsidRPr="00E77497">
        <w:br/>
        <w:t>uriEscaped</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uriAlpha</w:t>
      </w:r>
      <w:r w:rsidRPr="00E77497">
        <w:br/>
        <w:t>DecimalDigit</w:t>
      </w:r>
      <w:r w:rsidRPr="00E77497">
        <w:br/>
        <w:t>uriMark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rsidR="00E80769" w:rsidRPr="00E77497" w:rsidRDefault="00E80769" w:rsidP="00E80769">
      <w:pPr>
        <w:pStyle w:val="SyntaxDefinition"/>
      </w:pPr>
      <w:r w:rsidRPr="00E77497">
        <w:rPr>
          <w:rFonts w:ascii="Courier New" w:hAnsi="Courier New"/>
          <w:b/>
          <w:i w:val="0"/>
        </w:rPr>
        <w:t>%</w:t>
      </w:r>
      <w:r w:rsidRPr="00E77497">
        <w:t xml:space="preserve"> HexDigit HexDigit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rsidR="00E80769" w:rsidRPr="00E77497" w:rsidRDefault="00E80769" w:rsidP="00966F28">
      <w:pPr>
        <w:pStyle w:val="a2"/>
      </w:pPr>
      <w:bookmarkStart w:id="15808" w:name="_Toc472818978"/>
      <w:bookmarkStart w:id="15809" w:name="_Toc474641692"/>
      <w:bookmarkStart w:id="15810" w:name="_Toc235503560"/>
      <w:bookmarkStart w:id="15811" w:name="_Toc236208649"/>
      <w:bookmarkStart w:id="15812" w:name="_Toc241509335"/>
      <w:bookmarkStart w:id="15813" w:name="_Toc241557812"/>
      <w:bookmarkStart w:id="15814" w:name="_Toc244416822"/>
      <w:bookmarkStart w:id="15815" w:name="_Toc244657762"/>
      <w:bookmarkStart w:id="15816" w:name="_Toc246652502"/>
      <w:bookmarkStart w:id="15817" w:name="_Toc253562051"/>
      <w:bookmarkStart w:id="15818" w:name="_Toc268506067"/>
      <w:bookmarkStart w:id="15819" w:name="_Toc276631186"/>
      <w:bookmarkStart w:id="15820" w:name="_Toc277944230"/>
      <w:bookmarkStart w:id="15821" w:name="_Toc153968575"/>
      <w:bookmarkStart w:id="15822" w:name="_Toc368050858"/>
      <w:r w:rsidRPr="00E77497">
        <w:t>Regular Expressions</w:t>
      </w:r>
      <w:bookmarkEnd w:id="15808"/>
      <w:bookmarkEnd w:id="15809"/>
      <w:bookmarkEnd w:id="15810"/>
      <w:bookmarkEnd w:id="15811"/>
      <w:bookmarkEnd w:id="15812"/>
      <w:bookmarkEnd w:id="15813"/>
      <w:bookmarkEnd w:id="15814"/>
      <w:bookmarkEnd w:id="15815"/>
      <w:bookmarkEnd w:id="15816"/>
      <w:bookmarkEnd w:id="15817"/>
      <w:bookmarkEnd w:id="15818"/>
      <w:bookmarkEnd w:id="15819"/>
      <w:bookmarkEnd w:id="15820"/>
      <w:bookmarkEnd w:id="15821"/>
      <w:bookmarkEnd w:id="15822"/>
    </w:p>
    <w:p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rsidR="00E80769" w:rsidRPr="00E77497" w:rsidRDefault="00E80769" w:rsidP="00E80769">
      <w:pPr>
        <w:pStyle w:val="SyntaxDefinition"/>
      </w:pPr>
      <w:r w:rsidRPr="00E77497">
        <w:t>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t>Assertion</w:t>
      </w:r>
      <w:r w:rsidRPr="00E77497">
        <w:br/>
        <w:t>Atom</w:t>
      </w:r>
      <w:r w:rsidRPr="00E77497">
        <w:br/>
        <w:t>Atom Quantifier</w:t>
      </w:r>
    </w:p>
    <w:p w:rsidR="00E80769" w:rsidRPr="00E77497" w:rsidRDefault="00E80769" w:rsidP="00E80769">
      <w:pPr>
        <w:pStyle w:val="M0"/>
        <w:spacing w:after="0"/>
        <w:rPr>
          <w:sz w:val="16"/>
        </w:rPr>
      </w:pPr>
    </w:p>
    <w:p w:rsidR="00E80769" w:rsidRPr="00C7794D" w:rsidRDefault="00E80769" w:rsidP="00E80769">
      <w:pPr>
        <w:pStyle w:val="SyntaxRule"/>
      </w:pPr>
      <w:r w:rsidRPr="00C7794D">
        <w:lastRenderedPageBreak/>
        <w:t xml:space="preserve">Assertion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E80769" w:rsidRPr="00C7794D" w:rsidRDefault="00E80769" w:rsidP="00E80769">
      <w:pPr>
        <w:pStyle w:val="M0"/>
        <w:spacing w:after="0"/>
        <w:rPr>
          <w:sz w:val="16"/>
        </w:rPr>
      </w:pPr>
    </w:p>
    <w:p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E80769" w:rsidRPr="00C7794D" w:rsidRDefault="00E80769" w:rsidP="00E80769">
      <w:pPr>
        <w:pStyle w:val="M0"/>
        <w:spacing w:after="0"/>
        <w:rPr>
          <w:sz w:val="16"/>
        </w:rPr>
      </w:pPr>
    </w:p>
    <w:p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t>DecimalEscape</w:t>
      </w:r>
      <w:r w:rsidRPr="00E77497">
        <w:br/>
        <w:t>CharacterEscape</w:t>
      </w:r>
      <w:r w:rsidRPr="00E77497">
        <w:br/>
        <w:t>CharacterClassEscape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rsidR="00E80769" w:rsidRPr="00E77497" w:rsidRDefault="00E80769" w:rsidP="00E80769">
      <w:pPr>
        <w:pStyle w:val="SyntaxDefinition"/>
      </w:pPr>
    </w:p>
    <w:p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w:t>
      </w:r>
      <w:r w:rsidRPr="00E77497">
        <w:br/>
        <w:t>ClassAtomNoDash</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E80769" w:rsidRPr="00E77497" w:rsidRDefault="00E80769" w:rsidP="00966F28">
      <w:pPr>
        <w:pStyle w:val="a2"/>
      </w:pPr>
      <w:bookmarkStart w:id="15823" w:name="_Toc235503561"/>
      <w:bookmarkStart w:id="15824" w:name="_Toc236208650"/>
      <w:bookmarkStart w:id="15825" w:name="_Toc241509336"/>
      <w:bookmarkStart w:id="15826" w:name="_Toc241557813"/>
      <w:bookmarkStart w:id="15827" w:name="_Toc244416823"/>
      <w:bookmarkStart w:id="15828" w:name="_Toc244657763"/>
      <w:bookmarkStart w:id="15829" w:name="_Toc246652503"/>
      <w:bookmarkStart w:id="15830" w:name="_Toc253562052"/>
      <w:bookmarkStart w:id="15831" w:name="_Toc268506068"/>
      <w:bookmarkStart w:id="15832" w:name="_Toc276631187"/>
      <w:bookmarkStart w:id="15833" w:name="_Toc277944231"/>
      <w:bookmarkStart w:id="15834" w:name="_Toc153968576"/>
      <w:bookmarkStart w:id="15835" w:name="_Toc368050859"/>
      <w:r w:rsidRPr="00E77497">
        <w:t>JSON</w:t>
      </w:r>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p>
    <w:p w:rsidR="00E80769" w:rsidRPr="00E77497" w:rsidRDefault="00E80769" w:rsidP="00966F28">
      <w:pPr>
        <w:pStyle w:val="a3"/>
      </w:pPr>
      <w:bookmarkStart w:id="15836" w:name="_Toc235503562"/>
      <w:bookmarkStart w:id="15837" w:name="_Toc236208651"/>
      <w:bookmarkStart w:id="15838" w:name="_Toc241509337"/>
      <w:bookmarkStart w:id="15839" w:name="_Toc241557814"/>
      <w:bookmarkStart w:id="15840" w:name="_Toc244416824"/>
      <w:bookmarkStart w:id="15841" w:name="_Toc244657764"/>
      <w:bookmarkStart w:id="15842" w:name="_Toc246652504"/>
      <w:bookmarkStart w:id="15843" w:name="_Toc253562053"/>
      <w:bookmarkStart w:id="15844" w:name="_Toc268506069"/>
      <w:bookmarkStart w:id="15845" w:name="_Toc276631188"/>
      <w:bookmarkStart w:id="15846" w:name="_Toc277944232"/>
      <w:bookmarkStart w:id="15847" w:name="_Toc153968577"/>
      <w:bookmarkStart w:id="15848" w:name="_Toc368050860"/>
      <w:r w:rsidRPr="00E77497">
        <w:t>JSON Lexical Grammar</w:t>
      </w:r>
      <w:bookmarkEnd w:id="15836"/>
      <w:bookmarkEnd w:id="15837"/>
      <w:bookmarkEnd w:id="15838"/>
      <w:bookmarkEnd w:id="15839"/>
      <w:bookmarkEnd w:id="15840"/>
      <w:bookmarkEnd w:id="15841"/>
      <w:bookmarkEnd w:id="15842"/>
      <w:bookmarkEnd w:id="15843"/>
      <w:bookmarkEnd w:id="15844"/>
      <w:bookmarkEnd w:id="15845"/>
      <w:bookmarkEnd w:id="15846"/>
      <w:bookmarkEnd w:id="15847"/>
      <w:bookmarkEnd w:id="15848"/>
    </w:p>
    <w:p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r>
      <w:r w:rsidRPr="00E77497">
        <w:rPr>
          <w:rStyle w:val="bnf"/>
        </w:rPr>
        <w:lastRenderedPageBreak/>
        <w:t>&lt;LF&gt;</w:t>
      </w:r>
      <w:r w:rsidRPr="00E77497">
        <w:rPr>
          <w:rStyle w:val="bnf"/>
        </w:rPr>
        <w:br/>
        <w:t>&lt;SP&gt;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rsidR="00E80769" w:rsidRPr="00E77497" w:rsidRDefault="00E80769" w:rsidP="00E80769">
      <w:pPr>
        <w:pStyle w:val="SyntaxRule2"/>
      </w:pPr>
      <w:r w:rsidRPr="00E77497">
        <w:t>JSONEscapeCharacter</w:t>
      </w:r>
    </w:p>
    <w:p w:rsidR="00E80769" w:rsidRPr="00E77497" w:rsidRDefault="00E80769" w:rsidP="00E80769">
      <w:pPr>
        <w:pStyle w:val="SyntaxRule2"/>
      </w:pPr>
      <w:r w:rsidRPr="00E77497">
        <w:t xml:space="preserve">UnicodeEscapeSequence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rsidR="00E80769" w:rsidRPr="00E77497" w:rsidRDefault="00E80769" w:rsidP="00E80769">
      <w:pPr>
        <w:pStyle w:val="SyntaxRule"/>
      </w:pPr>
    </w:p>
    <w:p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t xml:space="preserve"> DecimalDigits</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t>NullLiteral</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rsidR="00E80769" w:rsidRPr="00E77497" w:rsidRDefault="00E80769" w:rsidP="00E80769">
      <w:pPr>
        <w:pStyle w:val="SyntaxRule2"/>
        <w:spacing w:after="240"/>
      </w:pPr>
      <w:r w:rsidRPr="00E77497">
        <w:t>BooleanLiteral</w:t>
      </w:r>
    </w:p>
    <w:p w:rsidR="00E80769" w:rsidRPr="00E77497" w:rsidRDefault="00E80769" w:rsidP="00966F28">
      <w:pPr>
        <w:pStyle w:val="a3"/>
      </w:pPr>
      <w:bookmarkStart w:id="15849" w:name="_Toc235503563"/>
      <w:bookmarkStart w:id="15850" w:name="_Toc236208652"/>
      <w:bookmarkStart w:id="15851" w:name="_Toc241509338"/>
      <w:bookmarkStart w:id="15852" w:name="_Toc241557815"/>
      <w:bookmarkStart w:id="15853" w:name="_Toc244416825"/>
      <w:bookmarkStart w:id="15854" w:name="_Toc244657765"/>
      <w:bookmarkStart w:id="15855" w:name="_Toc246652505"/>
      <w:bookmarkStart w:id="15856" w:name="_Toc253562054"/>
      <w:bookmarkStart w:id="15857" w:name="_Toc268506070"/>
      <w:bookmarkStart w:id="15858" w:name="_Toc276631189"/>
      <w:bookmarkStart w:id="15859" w:name="_Toc277944233"/>
      <w:bookmarkStart w:id="15860" w:name="_Toc153968578"/>
      <w:bookmarkStart w:id="15861" w:name="_Toc368050861"/>
      <w:r w:rsidRPr="00E77497">
        <w:t>JSON Syntactic Grammar</w:t>
      </w:r>
      <w:bookmarkEnd w:id="15849"/>
      <w:bookmarkEnd w:id="15850"/>
      <w:bookmarkEnd w:id="15851"/>
      <w:bookmarkEnd w:id="15852"/>
      <w:bookmarkEnd w:id="15853"/>
      <w:bookmarkEnd w:id="15854"/>
      <w:bookmarkEnd w:id="15855"/>
      <w:bookmarkEnd w:id="15856"/>
      <w:bookmarkEnd w:id="15857"/>
      <w:bookmarkEnd w:id="15858"/>
      <w:bookmarkEnd w:id="15859"/>
      <w:bookmarkEnd w:id="15860"/>
      <w:bookmarkEnd w:id="15861"/>
    </w:p>
    <w:p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rsidR="00E80769" w:rsidRPr="00E77497" w:rsidRDefault="00E80769" w:rsidP="00E80769">
      <w:pPr>
        <w:pStyle w:val="SyntaxRule2"/>
      </w:pPr>
      <w:r w:rsidRPr="00E77497">
        <w:t>JSONValue</w:t>
      </w:r>
    </w:p>
    <w:p w:rsidR="00E80769" w:rsidRPr="00E77497" w:rsidRDefault="00E80769" w:rsidP="00E80769">
      <w:pPr>
        <w:pStyle w:val="SyntaxRule"/>
      </w:pPr>
    </w:p>
    <w:p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E80769" w:rsidRPr="00E77497" w:rsidRDefault="00E80769" w:rsidP="00E80769">
      <w:pPr>
        <w:pStyle w:val="SyntaxRule"/>
      </w:pPr>
    </w:p>
    <w:p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E80769" w:rsidRPr="00E77497" w:rsidRDefault="00E80769" w:rsidP="00E80769">
      <w:pPr>
        <w:pStyle w:val="SyntaxRule"/>
      </w:pPr>
    </w:p>
    <w:p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E80769" w:rsidRPr="00E77497" w:rsidRDefault="000D7240" w:rsidP="00E80769">
      <w:r w:rsidRPr="00E77497">
        <w:br w:type="page"/>
      </w:r>
    </w:p>
    <w:p w:rsidR="0026283E" w:rsidRPr="00E77497" w:rsidRDefault="00CF4089" w:rsidP="0026283E">
      <w:pPr>
        <w:pStyle w:val="ANNEX"/>
      </w:pPr>
      <w:bookmarkStart w:id="15862" w:name="_Toc368050862"/>
      <w:r w:rsidRPr="00E77497">
        <w:rPr>
          <w:rStyle w:val="CommentReference"/>
          <w:b w:val="0"/>
          <w:lang w:val="en-GB"/>
        </w:rPr>
        <w:lastRenderedPageBreak/>
        <w:commentReference w:id="15863"/>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15862"/>
    </w:p>
    <w:p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rsidR="00E80769" w:rsidRPr="00E77497" w:rsidRDefault="00E80769" w:rsidP="00966F28">
      <w:pPr>
        <w:pStyle w:val="a2"/>
      </w:pPr>
      <w:bookmarkStart w:id="15864" w:name="_Toc472818980"/>
      <w:bookmarkStart w:id="15865" w:name="_Toc474641695"/>
      <w:bookmarkStart w:id="15866" w:name="_Toc235503566"/>
      <w:bookmarkStart w:id="15867" w:name="_Toc236208654"/>
      <w:bookmarkStart w:id="15868" w:name="_Toc241509340"/>
      <w:bookmarkStart w:id="15869" w:name="_Toc241557817"/>
      <w:bookmarkStart w:id="15870" w:name="_Toc244416827"/>
      <w:bookmarkStart w:id="15871" w:name="_Toc244657767"/>
      <w:bookmarkStart w:id="15872" w:name="_Toc246652507"/>
      <w:bookmarkStart w:id="15873" w:name="_Toc253562056"/>
      <w:bookmarkStart w:id="15874" w:name="_Toc268506072"/>
      <w:bookmarkStart w:id="15875" w:name="_Toc276631191"/>
      <w:bookmarkStart w:id="15876" w:name="_Toc277944235"/>
      <w:bookmarkStart w:id="15877" w:name="_Toc153968580"/>
      <w:bookmarkStart w:id="15878" w:name="_Toc368050863"/>
      <w:r w:rsidRPr="00E77497">
        <w:t>Additional Syntax</w:t>
      </w:r>
      <w:bookmarkEnd w:id="15864"/>
      <w:bookmarkEnd w:id="15865"/>
      <w:bookmarkEnd w:id="15866"/>
      <w:bookmarkEnd w:id="15867"/>
      <w:bookmarkEnd w:id="15868"/>
      <w:bookmarkEnd w:id="15869"/>
      <w:bookmarkEnd w:id="15870"/>
      <w:bookmarkEnd w:id="15871"/>
      <w:bookmarkEnd w:id="15872"/>
      <w:bookmarkEnd w:id="15873"/>
      <w:bookmarkEnd w:id="15874"/>
      <w:bookmarkEnd w:id="15875"/>
      <w:bookmarkEnd w:id="15876"/>
      <w:bookmarkEnd w:id="15877"/>
      <w:bookmarkEnd w:id="15878"/>
    </w:p>
    <w:p w:rsidR="00E80769" w:rsidRPr="00E77497" w:rsidRDefault="00E80769" w:rsidP="00966F28">
      <w:pPr>
        <w:pStyle w:val="a3"/>
      </w:pPr>
      <w:bookmarkStart w:id="15879" w:name="_Toc472818981"/>
      <w:bookmarkStart w:id="15880" w:name="_Toc474641696"/>
      <w:bookmarkStart w:id="15881" w:name="_Toc235503567"/>
      <w:bookmarkStart w:id="15882" w:name="_Toc236208655"/>
      <w:bookmarkStart w:id="15883" w:name="_Toc241509341"/>
      <w:bookmarkStart w:id="15884" w:name="_Toc241557818"/>
      <w:bookmarkStart w:id="15885" w:name="_Toc244416828"/>
      <w:bookmarkStart w:id="15886" w:name="_Toc244657768"/>
      <w:bookmarkStart w:id="15887" w:name="_Toc246652508"/>
      <w:bookmarkStart w:id="15888" w:name="_Toc253562057"/>
      <w:bookmarkStart w:id="15889" w:name="_Toc268506073"/>
      <w:bookmarkStart w:id="15890" w:name="_Toc276631192"/>
      <w:bookmarkStart w:id="15891" w:name="_Toc277944236"/>
      <w:bookmarkStart w:id="15892" w:name="_Toc153968581"/>
      <w:bookmarkStart w:id="15893" w:name="_Toc368050864"/>
      <w:r w:rsidRPr="00E77497">
        <w:t>Numeric Literals</w:t>
      </w:r>
      <w:bookmarkEnd w:id="15879"/>
      <w:bookmarkEnd w:id="15880"/>
      <w:bookmarkEnd w:id="15881"/>
      <w:bookmarkEnd w:id="15882"/>
      <w:bookmarkEnd w:id="15883"/>
      <w:bookmarkEnd w:id="15884"/>
      <w:bookmarkEnd w:id="15885"/>
      <w:bookmarkEnd w:id="15886"/>
      <w:bookmarkEnd w:id="15887"/>
      <w:bookmarkEnd w:id="15888"/>
      <w:bookmarkEnd w:id="15889"/>
      <w:bookmarkEnd w:id="15890"/>
      <w:bookmarkEnd w:id="15891"/>
      <w:bookmarkEnd w:id="15892"/>
      <w:bookmarkEnd w:id="15893"/>
    </w:p>
    <w:p w:rsidR="00E80769" w:rsidRPr="00E77497" w:rsidRDefault="00E80769" w:rsidP="00E80769">
      <w:r w:rsidRPr="00E77497">
        <w:t xml:space="preserve">The syntax and semantics of </w:t>
      </w:r>
      <w:r w:rsidR="00386020">
        <w:fldChar w:fldCharType="begin"/>
      </w:r>
      <w:r w:rsidR="00386020">
        <w:instrText xml:space="preserve"> REF _Ref424530746 \r \h </w:instrText>
      </w:r>
      <w:r w:rsidR="00386020">
        <w:fldChar w:fldCharType="separate"/>
      </w:r>
      <w:r w:rsidR="00460CAC">
        <w:t>11.8.3</w:t>
      </w:r>
      <w:r w:rsidR="00386020">
        <w:fldChar w:fldCharType="end"/>
      </w:r>
      <w:r w:rsidRPr="00E77497">
        <w:t xml:space="preserve">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NumericLiteral </w:t>
      </w:r>
      <w:r w:rsidRPr="00E77497">
        <w:rPr>
          <w:rFonts w:ascii="Arial" w:hAnsi="Arial"/>
          <w:b/>
          <w:i w:val="0"/>
        </w:rPr>
        <w:t>::</w:t>
      </w:r>
    </w:p>
    <w:p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rsidR="00E80769" w:rsidRPr="00AF63E6" w:rsidRDefault="00137648" w:rsidP="00E80769">
      <w:pPr>
        <w:rPr>
          <w:b/>
          <w:bCs/>
        </w:rPr>
      </w:pPr>
      <w:r w:rsidRPr="00AF63E6">
        <w:rPr>
          <w:b/>
          <w:bCs/>
        </w:rPr>
        <w:t xml:space="preserve">Static </w:t>
      </w:r>
      <w:r w:rsidR="00E80769" w:rsidRPr="00AF63E6">
        <w:rPr>
          <w:b/>
          <w:bCs/>
        </w:rPr>
        <w:t>Semantics</w:t>
      </w:r>
    </w:p>
    <w:p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rsidR="00E80769" w:rsidRPr="00E77497" w:rsidRDefault="00E80769" w:rsidP="00966F28">
      <w:pPr>
        <w:pStyle w:val="a3"/>
      </w:pPr>
      <w:bookmarkStart w:id="15894" w:name="_Toc472818982"/>
      <w:bookmarkStart w:id="15895" w:name="_Toc474641697"/>
      <w:bookmarkStart w:id="15896" w:name="_Toc235503568"/>
      <w:bookmarkStart w:id="15897" w:name="_Toc236208656"/>
      <w:bookmarkStart w:id="15898" w:name="_Toc241509342"/>
      <w:bookmarkStart w:id="15899" w:name="_Toc241557819"/>
      <w:bookmarkStart w:id="15900" w:name="_Toc244416829"/>
      <w:bookmarkStart w:id="15901" w:name="_Toc244657769"/>
      <w:bookmarkStart w:id="15902" w:name="_Toc246652509"/>
      <w:bookmarkStart w:id="15903" w:name="_Toc253562058"/>
      <w:bookmarkStart w:id="15904" w:name="_Toc268506074"/>
      <w:bookmarkStart w:id="15905" w:name="_Toc276631193"/>
      <w:bookmarkStart w:id="15906" w:name="_Toc277944237"/>
      <w:bookmarkStart w:id="15907" w:name="_Toc153968582"/>
      <w:bookmarkStart w:id="15908" w:name="_Toc368050865"/>
      <w:r w:rsidRPr="00E77497">
        <w:t>String Literals</w:t>
      </w:r>
      <w:bookmarkEnd w:id="15894"/>
      <w:bookmarkEnd w:id="15895"/>
      <w:bookmarkEnd w:id="15896"/>
      <w:bookmarkEnd w:id="15897"/>
      <w:bookmarkEnd w:id="15898"/>
      <w:bookmarkEnd w:id="15899"/>
      <w:bookmarkEnd w:id="15900"/>
      <w:bookmarkEnd w:id="15901"/>
      <w:bookmarkEnd w:id="15902"/>
      <w:bookmarkEnd w:id="15903"/>
      <w:bookmarkEnd w:id="15904"/>
      <w:bookmarkEnd w:id="15905"/>
      <w:bookmarkEnd w:id="15906"/>
      <w:bookmarkEnd w:id="15907"/>
      <w:bookmarkEnd w:id="15908"/>
    </w:p>
    <w:p w:rsidR="00E80769" w:rsidRPr="00E77497" w:rsidRDefault="00E80769" w:rsidP="00E80769">
      <w:r w:rsidRPr="00E77497">
        <w:t xml:space="preserve">The syntax and semantics of </w:t>
      </w:r>
      <w:r w:rsidR="00386020">
        <w:fldChar w:fldCharType="begin"/>
      </w:r>
      <w:r w:rsidR="00386020">
        <w:instrText xml:space="preserve"> REF _Ref365803032 \r \h </w:instrText>
      </w:r>
      <w:r w:rsidR="00386020">
        <w:fldChar w:fldCharType="separate"/>
      </w:r>
      <w:r w:rsidR="00460CAC">
        <w:t>11.8.4</w:t>
      </w:r>
      <w:r w:rsidR="00386020">
        <w:fldChar w:fldCharType="end"/>
      </w:r>
      <w:r w:rsidRPr="00E77497">
        <w:t xml:space="preserve">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EscapeSequence </w:t>
      </w:r>
      <w:r w:rsidRPr="00E77497">
        <w:rPr>
          <w:rFonts w:ascii="Arial" w:hAnsi="Arial"/>
          <w:b/>
          <w:i w:val="0"/>
        </w:rPr>
        <w:t>::</w:t>
      </w:r>
    </w:p>
    <w:p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rsidR="00E80769" w:rsidRPr="00E77497" w:rsidRDefault="00E80769" w:rsidP="00E80769">
      <w:pPr>
        <w:pStyle w:val="SyntaxRule"/>
      </w:pPr>
      <w:r w:rsidRPr="00E77497">
        <w:t xml:space="preserve">OctalEscapeSequence </w:t>
      </w:r>
      <w:r w:rsidRPr="00E77497">
        <w:rPr>
          <w:rFonts w:ascii="Arial" w:hAnsi="Arial"/>
          <w:b/>
          <w:i w:val="0"/>
        </w:rPr>
        <w:t>::</w:t>
      </w:r>
    </w:p>
    <w:p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rsidR="00E80769" w:rsidRPr="00E77497" w:rsidRDefault="00E80769" w:rsidP="00E80769">
      <w:pPr>
        <w:pStyle w:val="SyntaxRule"/>
        <w:rPr>
          <w:rFonts w:ascii="Arial" w:hAnsi="Arial"/>
          <w:b/>
        </w:rPr>
      </w:pPr>
      <w:r w:rsidRPr="00E77497">
        <w:lastRenderedPageBreak/>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rsidR="00E80769" w:rsidRPr="00E77497" w:rsidRDefault="00137648" w:rsidP="00E80769">
      <w:pPr>
        <w:pStyle w:val="Syntax"/>
      </w:pPr>
      <w:r>
        <w:t xml:space="preserve">Static </w:t>
      </w:r>
      <w:r w:rsidR="00E80769" w:rsidRPr="00E77497">
        <w:t>Semantics</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rsidR="006162C8" w:rsidRDefault="006162C8" w:rsidP="003238DB">
      <w:pPr>
        <w:pStyle w:val="a3"/>
      </w:pPr>
      <w:bookmarkStart w:id="15909" w:name="_Toc472818983"/>
      <w:bookmarkStart w:id="15910" w:name="_Toc474641698"/>
      <w:bookmarkStart w:id="15911" w:name="_Toc235503569"/>
      <w:bookmarkStart w:id="15912" w:name="_Toc236208657"/>
      <w:bookmarkStart w:id="15913" w:name="_Toc241509343"/>
      <w:bookmarkStart w:id="15914" w:name="_Toc241557820"/>
      <w:bookmarkStart w:id="15915" w:name="_Toc244416830"/>
      <w:bookmarkStart w:id="15916" w:name="_Toc244657770"/>
      <w:bookmarkStart w:id="15917" w:name="_Toc246652510"/>
      <w:bookmarkStart w:id="15918" w:name="_Toc253562059"/>
      <w:bookmarkStart w:id="15919" w:name="_Toc268506075"/>
      <w:bookmarkStart w:id="15920" w:name="_Toc276631194"/>
      <w:bookmarkStart w:id="15921" w:name="_Toc277944238"/>
      <w:bookmarkStart w:id="15922" w:name="_Toc153968583"/>
      <w:bookmarkStart w:id="15923" w:name="_Toc368050866"/>
      <w:r>
        <w:t>HTML-like Comments</w:t>
      </w:r>
      <w:bookmarkEnd w:id="15923"/>
    </w:p>
    <w:p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r w:rsidR="00A47373">
        <w:fldChar w:fldCharType="begin"/>
      </w:r>
      <w:r w:rsidR="00A47373">
        <w:instrText xml:space="preserve"> HYPERLINK "http://javascript.spec.whatwg.org/" \l "comment-syntax" </w:instrText>
      </w:r>
      <w:ins w:id="15924" w:author="Rev 19 Allen Wirfs-Brock" w:date="2013-09-27T08:40:00Z"/>
      <w:r w:rsidR="00A47373">
        <w:fldChar w:fldCharType="separate"/>
      </w:r>
      <w:r w:rsidR="0023289A" w:rsidRPr="0023289A">
        <w:rPr>
          <w:rStyle w:val="Hyperlink"/>
          <w:lang w:val="en-GB"/>
        </w:rPr>
        <w:t>http://javascript.spec.whatwg.org/#comment-syntax</w:t>
      </w:r>
      <w:r w:rsidR="00A47373">
        <w:rPr>
          <w:rStyle w:val="Hyperlink"/>
          <w:lang w:val="en-GB"/>
        </w:rPr>
        <w:fldChar w:fldCharType="end"/>
      </w:r>
      <w:r w:rsidR="0023289A">
        <w:t xml:space="preserve"> </w:t>
      </w:r>
      <w:r>
        <w:t xml:space="preserve"> </w:t>
      </w:r>
    </w:p>
    <w:p w:rsidR="00E80769" w:rsidRPr="00E77497" w:rsidRDefault="00E80769" w:rsidP="00966F28">
      <w:pPr>
        <w:pStyle w:val="a2"/>
      </w:pPr>
      <w:bookmarkStart w:id="15925" w:name="_Toc368050867"/>
      <w:r w:rsidRPr="00E77497">
        <w:t>Additional Properties</w:t>
      </w:r>
      <w:bookmarkEnd w:id="15909"/>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5"/>
    </w:p>
    <w:p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rsidR="00BA25B6" w:rsidRPr="00E77497" w:rsidRDefault="00BA25B6" w:rsidP="00966F28">
      <w:pPr>
        <w:pStyle w:val="a3"/>
      </w:pPr>
      <w:bookmarkStart w:id="15926" w:name="_Ref457724123"/>
      <w:bookmarkStart w:id="15927" w:name="_Ref457793857"/>
      <w:bookmarkStart w:id="15928" w:name="_Toc472818984"/>
      <w:bookmarkStart w:id="15929" w:name="_Toc474641699"/>
      <w:bookmarkStart w:id="15930" w:name="_Toc235503570"/>
      <w:bookmarkStart w:id="15931" w:name="_Toc236208658"/>
      <w:bookmarkStart w:id="15932" w:name="_Toc241509344"/>
      <w:bookmarkStart w:id="15933" w:name="_Toc241557821"/>
      <w:bookmarkStart w:id="15934" w:name="_Toc244416831"/>
      <w:bookmarkStart w:id="15935" w:name="_Toc244657771"/>
      <w:bookmarkStart w:id="15936" w:name="_Toc246652511"/>
      <w:bookmarkStart w:id="15937" w:name="_Toc253562060"/>
      <w:bookmarkStart w:id="15938" w:name="_Toc268506076"/>
      <w:bookmarkStart w:id="15939" w:name="_Toc276631195"/>
      <w:bookmarkStart w:id="15940" w:name="_Toc277944239"/>
      <w:bookmarkStart w:id="15941" w:name="_Toc153968584"/>
      <w:bookmarkStart w:id="15942" w:name="_Toc368050868"/>
      <w:r>
        <w:t>Additional Properties of the Global Object</w:t>
      </w:r>
      <w:bookmarkEnd w:id="15942"/>
    </w:p>
    <w:p w:rsidR="00E80769" w:rsidRPr="00E77497" w:rsidRDefault="00E80769" w:rsidP="00966F28">
      <w:pPr>
        <w:pStyle w:val="a4"/>
      </w:pPr>
      <w:r w:rsidRPr="00E77497">
        <w:t>escape (string)</w:t>
      </w:r>
      <w:bookmarkEnd w:id="15926"/>
      <w:bookmarkEnd w:id="15927"/>
      <w:bookmarkEnd w:id="15928"/>
      <w:bookmarkEnd w:id="15929"/>
      <w:bookmarkEnd w:id="15930"/>
      <w:bookmarkEnd w:id="15931"/>
      <w:bookmarkEnd w:id="15932"/>
      <w:bookmarkEnd w:id="15933"/>
      <w:bookmarkEnd w:id="15934"/>
      <w:bookmarkEnd w:id="15935"/>
      <w:bookmarkEnd w:id="15936"/>
      <w:bookmarkEnd w:id="15937"/>
      <w:bookmarkEnd w:id="15938"/>
      <w:bookmarkEnd w:id="15939"/>
      <w:bookmarkEnd w:id="15940"/>
      <w:bookmarkEnd w:id="15941"/>
    </w:p>
    <w:p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FF7F2B" w:rsidRDefault="00FF7F2B" w:rsidP="001F482D">
      <w:pPr>
        <w:pStyle w:val="Alg3"/>
        <w:numPr>
          <w:ilvl w:val="0"/>
          <w:numId w:val="385"/>
        </w:numPr>
      </w:pPr>
      <w:r>
        <w:t>ReturnIfAbrupt(</w:t>
      </w:r>
      <w:r>
        <w:rPr>
          <w:i/>
          <w:iCs/>
        </w:rPr>
        <w:t>string</w:t>
      </w:r>
      <w:r>
        <w:t>).</w:t>
      </w:r>
    </w:p>
    <w:p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rsidR="00E80769" w:rsidRPr="00E77497" w:rsidRDefault="006E45ED" w:rsidP="0090748A">
      <w:pPr>
        <w:pStyle w:val="Alg3"/>
        <w:numPr>
          <w:ilvl w:val="1"/>
          <w:numId w:val="385"/>
        </w:numPr>
        <w:tabs>
          <w:tab w:val="clear" w:pos="1080"/>
          <w:tab w:val="num" w:pos="720"/>
          <w:tab w:val="left" w:pos="810"/>
        </w:tabs>
        <w:ind w:left="720"/>
      </w:pPr>
      <w:r>
        <w:lastRenderedPageBreak/>
        <w:t>Else i</w:t>
      </w:r>
      <w:r w:rsidRPr="00E77497">
        <w:t xml:space="preserve">f </w:t>
      </w:r>
      <w:r w:rsidR="00FF7F2B" w:rsidRPr="00FF7F2B">
        <w:rPr>
          <w:i/>
          <w:iCs/>
        </w:rPr>
        <w:t>char</w:t>
      </w:r>
      <w:r w:rsidR="00E80769" w:rsidRPr="00E77497">
        <w:t xml:space="preserve"> </w:t>
      </w:r>
      <w:r>
        <w:t>&gt;</w:t>
      </w:r>
      <w:r w:rsidR="00E80769" w:rsidRPr="00E77497">
        <w:t xml:space="preserve"> 256, </w:t>
      </w:r>
    </w:p>
    <w:p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rsidR="00E80769" w:rsidRPr="00E77497" w:rsidRDefault="00E80769" w:rsidP="00966F28">
      <w:pPr>
        <w:pStyle w:val="a4"/>
      </w:pPr>
      <w:bookmarkStart w:id="15943" w:name="_Ref457724124"/>
      <w:bookmarkStart w:id="15944" w:name="_Ref457793839"/>
      <w:bookmarkStart w:id="15945" w:name="_Toc472818985"/>
      <w:bookmarkStart w:id="15946" w:name="_Toc474641700"/>
      <w:bookmarkStart w:id="15947" w:name="_Toc235503571"/>
      <w:bookmarkStart w:id="15948" w:name="_Toc236208659"/>
      <w:bookmarkStart w:id="15949" w:name="_Toc241509345"/>
      <w:bookmarkStart w:id="15950" w:name="_Toc241557822"/>
      <w:bookmarkStart w:id="15951" w:name="_Toc244416832"/>
      <w:bookmarkStart w:id="15952" w:name="_Toc244657772"/>
      <w:bookmarkStart w:id="15953" w:name="_Toc246652512"/>
      <w:bookmarkStart w:id="15954" w:name="_Toc253562061"/>
      <w:bookmarkStart w:id="15955" w:name="_Toc268506077"/>
      <w:bookmarkStart w:id="15956" w:name="_Toc276631196"/>
      <w:bookmarkStart w:id="15957" w:name="_Toc277944240"/>
      <w:bookmarkStart w:id="15958" w:name="_Toc153968585"/>
      <w:r w:rsidRPr="00E77497">
        <w:t>unescape (string)</w:t>
      </w:r>
      <w:bookmarkEnd w:id="15943"/>
      <w:bookmarkEnd w:id="15944"/>
      <w:bookmarkEnd w:id="15945"/>
      <w:bookmarkEnd w:id="15946"/>
      <w:bookmarkEnd w:id="15947"/>
      <w:bookmarkEnd w:id="15948"/>
      <w:bookmarkEnd w:id="15949"/>
      <w:bookmarkEnd w:id="15950"/>
      <w:bookmarkEnd w:id="15951"/>
      <w:bookmarkEnd w:id="15952"/>
      <w:bookmarkEnd w:id="15953"/>
      <w:bookmarkEnd w:id="15954"/>
      <w:bookmarkEnd w:id="15955"/>
      <w:bookmarkEnd w:id="15956"/>
      <w:bookmarkEnd w:id="15957"/>
      <w:bookmarkEnd w:id="15958"/>
    </w:p>
    <w:p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1D7B7C" w:rsidRDefault="001D7B7C" w:rsidP="001F1BF0">
      <w:pPr>
        <w:pStyle w:val="Alg3"/>
        <w:numPr>
          <w:ilvl w:val="0"/>
          <w:numId w:val="386"/>
        </w:numPr>
      </w:pPr>
      <w:r>
        <w:t>ReturnIfAbrupt(</w:t>
      </w:r>
      <w:r>
        <w:rPr>
          <w:i/>
          <w:iCs/>
        </w:rPr>
        <w:t>string</w:t>
      </w:r>
      <w:r>
        <w:t>).</w:t>
      </w:r>
    </w:p>
    <w:p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rsidR="00B81C77" w:rsidRPr="00E77497" w:rsidRDefault="00B81C77" w:rsidP="00B81C77">
      <w:pPr>
        <w:pStyle w:val="a3"/>
      </w:pPr>
      <w:bookmarkStart w:id="15959" w:name="_Ref457724031"/>
      <w:bookmarkStart w:id="15960" w:name="_Toc472818986"/>
      <w:bookmarkStart w:id="15961" w:name="_Toc474641701"/>
      <w:bookmarkStart w:id="15962" w:name="_Toc235503572"/>
      <w:bookmarkStart w:id="15963" w:name="_Toc236208660"/>
      <w:bookmarkStart w:id="15964" w:name="_Toc241509346"/>
      <w:bookmarkStart w:id="15965" w:name="_Toc241557823"/>
      <w:bookmarkStart w:id="15966" w:name="_Toc244416833"/>
      <w:bookmarkStart w:id="15967" w:name="_Toc244657773"/>
      <w:bookmarkStart w:id="15968" w:name="_Toc246652513"/>
      <w:bookmarkStart w:id="15969" w:name="_Toc253562062"/>
      <w:bookmarkStart w:id="15970" w:name="_Toc268506078"/>
      <w:bookmarkStart w:id="15971" w:name="_Toc276631197"/>
      <w:bookmarkStart w:id="15972" w:name="_Toc277944241"/>
      <w:bookmarkStart w:id="15973" w:name="_Toc153968586"/>
      <w:bookmarkStart w:id="15974" w:name="_Toc368050869"/>
      <w:r>
        <w:t>Additional Properties of the Object</w:t>
      </w:r>
      <w:r w:rsidRPr="00E77497">
        <w:t>.prototype</w:t>
      </w:r>
      <w:r>
        <w:t xml:space="preserve"> Object</w:t>
      </w:r>
      <w:bookmarkEnd w:id="15974"/>
    </w:p>
    <w:p w:rsidR="00B81C77" w:rsidRPr="00E77497" w:rsidRDefault="00B81C77" w:rsidP="00B81C77">
      <w:pPr>
        <w:pStyle w:val="a4"/>
        <w:numPr>
          <w:ilvl w:val="3"/>
          <w:numId w:val="1430"/>
        </w:numPr>
      </w:pPr>
      <w:r>
        <w:t>Object</w:t>
      </w:r>
      <w:r w:rsidRPr="00E77497">
        <w:t>.prototype.</w:t>
      </w:r>
      <w:r>
        <w:t xml:space="preserve">__proto__ </w:t>
      </w:r>
    </w:p>
    <w:p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rsidR="00B81C77" w:rsidRPr="00E77497" w:rsidRDefault="003029F3" w:rsidP="00AD77E1">
      <w:pPr>
        <w:pStyle w:val="a5"/>
      </w:pPr>
      <w:r>
        <w:t>get Object</w:t>
      </w:r>
      <w:r w:rsidR="00B81C77" w:rsidRPr="00E77497">
        <w:t>.prototype.</w:t>
      </w:r>
      <w:r>
        <w:t>__proto__</w:t>
      </w:r>
      <w:r w:rsidR="00B81C77" w:rsidRPr="00E77497">
        <w:t xml:space="preserve"> </w:t>
      </w:r>
    </w:p>
    <w:p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E577D8" w:rsidRDefault="00E577D8" w:rsidP="00E577D8">
      <w:pPr>
        <w:pStyle w:val="M4"/>
        <w:numPr>
          <w:ilvl w:val="0"/>
          <w:numId w:val="1431"/>
        </w:numPr>
        <w:tabs>
          <w:tab w:val="num" w:pos="1721"/>
        </w:tabs>
        <w:spacing w:after="0"/>
      </w:pPr>
      <w:r>
        <w:t>ReturnIfAbrupt(</w:t>
      </w:r>
      <w:r>
        <w:rPr>
          <w:i/>
        </w:rPr>
        <w:t>O</w:t>
      </w:r>
      <w:r>
        <w:t>).</w:t>
      </w:r>
    </w:p>
    <w:p w:rsidR="00B34860" w:rsidRPr="00E77497" w:rsidRDefault="00B34860" w:rsidP="00F16CCB">
      <w:pPr>
        <w:pStyle w:val="M4"/>
        <w:numPr>
          <w:ilvl w:val="0"/>
          <w:numId w:val="1431"/>
        </w:numPr>
      </w:pPr>
      <w:r w:rsidRPr="00E77497">
        <w:t xml:space="preserve">Return the </w:t>
      </w:r>
      <w:r>
        <w:t>result</w:t>
      </w:r>
      <w:r w:rsidRPr="00E77497">
        <w:t xml:space="preserve"> of </w:t>
      </w:r>
      <w:r>
        <w:t>calling the</w:t>
      </w:r>
      <w:r w:rsidRPr="00E77497">
        <w:t xml:space="preserve"> [[</w:t>
      </w:r>
      <w:r>
        <w:t>Get</w:t>
      </w:r>
      <w:ins w:id="15975" w:author="Rev 19 Allen Wirfs-Brock" w:date="2013-09-12T09:00:00Z">
        <w:r w:rsidR="00F16CCB" w:rsidRPr="00F16CCB">
          <w:t>PrototypeOf</w:t>
        </w:r>
      </w:ins>
      <w:del w:id="15976" w:author="Rev 19 Allen Wirfs-Brock" w:date="2013-09-12T09:00:00Z">
        <w:r w:rsidDel="00F16CCB">
          <w:delText>Inheritance</w:delText>
        </w:r>
      </w:del>
      <w:r w:rsidRPr="00E77497">
        <w:t xml:space="preserve">]] internal </w:t>
      </w:r>
      <w:r>
        <w:t>method</w:t>
      </w:r>
      <w:r w:rsidRPr="00E77497">
        <w:t xml:space="preserve"> of </w:t>
      </w:r>
      <w:r w:rsidRPr="00E77497">
        <w:rPr>
          <w:i/>
        </w:rPr>
        <w:t>O</w:t>
      </w:r>
      <w:r w:rsidRPr="00E77497">
        <w:t>.</w:t>
      </w:r>
    </w:p>
    <w:p w:rsidR="00B34860" w:rsidRPr="00E77497" w:rsidRDefault="00B34860" w:rsidP="00AD77E1">
      <w:pPr>
        <w:pStyle w:val="a5"/>
      </w:pPr>
      <w:r>
        <w:lastRenderedPageBreak/>
        <w:t>set Object</w:t>
      </w:r>
      <w:r w:rsidRPr="00E77497">
        <w:t>.prototype.</w:t>
      </w:r>
      <w:r>
        <w:t>__proto__</w:t>
      </w:r>
      <w:r w:rsidRPr="00E77497">
        <w:t xml:space="preserve"> </w:t>
      </w:r>
    </w:p>
    <w:p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rsidR="000374D3" w:rsidRDefault="00E577D8" w:rsidP="00CA700C">
      <w:pPr>
        <w:pStyle w:val="Alg4"/>
        <w:numPr>
          <w:ilvl w:val="0"/>
          <w:numId w:val="1432"/>
        </w:numPr>
        <w:rPr>
          <w:ins w:id="15977" w:author="Rev 19 Allen Wirfs-Brock" w:date="2013-09-10T13:50:00Z"/>
        </w:rPr>
      </w:pPr>
      <w:r>
        <w:t>ReturnIfAbrupt(</w:t>
      </w:r>
      <w:r>
        <w:rPr>
          <w:i/>
          <w:iCs/>
        </w:rPr>
        <w:t>O</w:t>
      </w:r>
      <w:r>
        <w:t>).</w:t>
      </w:r>
    </w:p>
    <w:p w:rsidR="00B34860" w:rsidRPr="00E77497" w:rsidRDefault="00B34860" w:rsidP="00CA700C">
      <w:pPr>
        <w:pStyle w:val="Alg4"/>
        <w:numPr>
          <w:ilvl w:val="0"/>
          <w:numId w:val="1432"/>
        </w:numPr>
      </w:pPr>
      <w:r w:rsidRPr="00E77497">
        <w:t>If Type(</w:t>
      </w:r>
      <w:r>
        <w:rPr>
          <w:i/>
        </w:rPr>
        <w:t>proto</w:t>
      </w:r>
      <w:r w:rsidRPr="00E77497">
        <w:t xml:space="preserve">) is </w:t>
      </w:r>
      <w:r>
        <w:t>neither</w:t>
      </w:r>
      <w:r w:rsidRPr="00E77497">
        <w:t xml:space="preserve"> Object</w:t>
      </w:r>
      <w:r>
        <w:t xml:space="preserve"> or Null, then</w:t>
      </w:r>
      <w:r w:rsidRPr="00E77497">
        <w:t xml:space="preserve"> </w:t>
      </w:r>
      <w:r w:rsidR="00CA700C">
        <w:t>r</w:t>
      </w:r>
      <w:r w:rsidR="00CA700C" w:rsidRPr="00E77497">
        <w:t xml:space="preserve">eturn </w:t>
      </w:r>
      <w:r w:rsidR="00CA700C">
        <w:rPr>
          <w:i/>
        </w:rPr>
        <w:t>proto</w:t>
      </w:r>
      <w:r w:rsidRPr="00E77497">
        <w:t>.</w:t>
      </w:r>
    </w:p>
    <w:p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rsidR="00166959" w:rsidRDefault="00166959" w:rsidP="00F16CCB">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w:t>
      </w:r>
      <w:ins w:id="15978" w:author="Rev 19 Allen Wirfs-Brock" w:date="2013-09-12T09:00:00Z">
        <w:r w:rsidR="00F16CCB" w:rsidRPr="00F16CCB">
          <w:t>PrototypeOf</w:t>
        </w:r>
      </w:ins>
      <w:del w:id="15979" w:author="Rev 19 Allen Wirfs-Brock" w:date="2013-09-12T09:00:00Z">
        <w:r w:rsidDel="00F16CCB">
          <w:delText>Inheritance</w:delText>
        </w:r>
      </w:del>
      <w:r w:rsidRPr="00E77497">
        <w:t xml:space="preserve">]] internal </w:t>
      </w:r>
      <w:r>
        <w:t>method</w:t>
      </w:r>
      <w:r w:rsidRPr="00E77497">
        <w:t xml:space="preserve"> of </w:t>
      </w:r>
      <w:r>
        <w:rPr>
          <w:i/>
        </w:rPr>
        <w:t>O</w:t>
      </w:r>
      <w:r>
        <w:rPr>
          <w:iCs/>
        </w:rPr>
        <w:t xml:space="preserve"> with argument </w:t>
      </w:r>
      <w:r>
        <w:rPr>
          <w:i/>
        </w:rPr>
        <w:t>proto</w:t>
      </w:r>
      <w:r w:rsidRPr="00E77497">
        <w:t>.</w:t>
      </w:r>
    </w:p>
    <w:p w:rsidR="00166959" w:rsidRDefault="00166959" w:rsidP="00166959">
      <w:pPr>
        <w:pStyle w:val="M4"/>
        <w:numPr>
          <w:ilvl w:val="0"/>
          <w:numId w:val="1432"/>
        </w:numPr>
        <w:contextualSpacing/>
      </w:pPr>
      <w:r>
        <w:t>ReturnIfAbrupt(</w:t>
      </w:r>
      <w:r w:rsidRPr="00CA3B59">
        <w:rPr>
          <w:i/>
          <w:iCs/>
        </w:rPr>
        <w:t>status</w:t>
      </w:r>
      <w:r>
        <w:t>).</w:t>
      </w:r>
    </w:p>
    <w:p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B34860" w:rsidRPr="00E77497" w:rsidRDefault="00B34860" w:rsidP="009E027C">
      <w:pPr>
        <w:pStyle w:val="M4"/>
        <w:numPr>
          <w:ilvl w:val="0"/>
          <w:numId w:val="1432"/>
        </w:numPr>
      </w:pPr>
      <w:r w:rsidRPr="00E77497">
        <w:t xml:space="preserve">Return </w:t>
      </w:r>
      <w:r>
        <w:rPr>
          <w:i/>
        </w:rPr>
        <w:t>proto</w:t>
      </w:r>
      <w:r w:rsidRPr="00E77497">
        <w:t>.</w:t>
      </w:r>
    </w:p>
    <w:p w:rsidR="00BA25B6" w:rsidRPr="00E77497" w:rsidRDefault="00BA25B6" w:rsidP="00966F28">
      <w:pPr>
        <w:pStyle w:val="a3"/>
      </w:pPr>
      <w:bookmarkStart w:id="15980" w:name="_Toc368050870"/>
      <w:r>
        <w:t xml:space="preserve">Additional Properties of the </w:t>
      </w:r>
      <w:r w:rsidRPr="00E77497">
        <w:t>String.prototype</w:t>
      </w:r>
      <w:r>
        <w:t xml:space="preserve"> Object</w:t>
      </w:r>
      <w:bookmarkEnd w:id="15980"/>
    </w:p>
    <w:p w:rsidR="00E80769" w:rsidRPr="00E77497" w:rsidRDefault="00E80769" w:rsidP="00966F28">
      <w:pPr>
        <w:pStyle w:val="a4"/>
      </w:pPr>
      <w:r w:rsidRPr="00E77497">
        <w:t>String.prototype.substr (start, length)</w:t>
      </w:r>
      <w:bookmarkEnd w:id="15959"/>
      <w:bookmarkEnd w:id="15960"/>
      <w:bookmarkEnd w:id="15961"/>
      <w:bookmarkEnd w:id="15962"/>
      <w:bookmarkEnd w:id="15963"/>
      <w:bookmarkEnd w:id="15964"/>
      <w:bookmarkEnd w:id="15965"/>
      <w:bookmarkEnd w:id="15966"/>
      <w:bookmarkEnd w:id="15967"/>
      <w:bookmarkEnd w:id="15968"/>
      <w:bookmarkEnd w:id="15969"/>
      <w:bookmarkEnd w:id="15970"/>
      <w:bookmarkEnd w:id="15971"/>
      <w:bookmarkEnd w:id="15972"/>
      <w:bookmarkEnd w:id="15973"/>
    </w:p>
    <w:p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w:t>
      </w:r>
      <w:r w:rsidRPr="00392F64">
        <w:rPr>
          <w:b/>
        </w:rPr>
        <w:t>this</w:t>
      </w:r>
      <w:r w:rsidRPr="00E77497">
        <w:t xml:space="preserve">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rsidR="00055598" w:rsidRPr="00E77497" w:rsidRDefault="00055598" w:rsidP="00055598">
      <w:pPr>
        <w:pStyle w:val="Alg4"/>
        <w:numPr>
          <w:ilvl w:val="0"/>
          <w:numId w:val="387"/>
        </w:numPr>
        <w:contextualSpacing/>
      </w:pPr>
      <w:r>
        <w:t>ReturnIfAbrupt(</w:t>
      </w:r>
      <w:r w:rsidRPr="00055598">
        <w:rPr>
          <w:i/>
        </w:rPr>
        <w:t>intStart</w:t>
      </w:r>
      <w:r>
        <w:t>).</w:t>
      </w:r>
    </w:p>
    <w:p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rsidR="00055598" w:rsidRPr="00E77497" w:rsidRDefault="00055598" w:rsidP="00055598">
      <w:pPr>
        <w:pStyle w:val="Alg4"/>
        <w:numPr>
          <w:ilvl w:val="0"/>
          <w:numId w:val="387"/>
        </w:numPr>
        <w:contextualSpacing/>
      </w:pPr>
      <w:r>
        <w:t>ReturnIfAbrupt(</w:t>
      </w:r>
      <w:r>
        <w:rPr>
          <w:i/>
        </w:rPr>
        <w:t>end</w:t>
      </w:r>
      <w:r>
        <w:t>).</w:t>
      </w:r>
    </w:p>
    <w:p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891B9F" w:rsidRPr="00E77497" w:rsidRDefault="00891B9F" w:rsidP="00966F28">
      <w:pPr>
        <w:pStyle w:val="a4"/>
      </w:pPr>
      <w:bookmarkStart w:id="15981" w:name="_Ref457724052"/>
      <w:bookmarkStart w:id="15982" w:name="_Toc472818987"/>
      <w:bookmarkStart w:id="15983" w:name="_Toc474641702"/>
      <w:bookmarkStart w:id="15984" w:name="_Toc235503573"/>
      <w:bookmarkStart w:id="15985" w:name="_Toc236208661"/>
      <w:bookmarkStart w:id="15986" w:name="_Toc241509347"/>
      <w:bookmarkStart w:id="15987" w:name="_Toc241557824"/>
      <w:bookmarkStart w:id="15988" w:name="_Toc244416834"/>
      <w:bookmarkStart w:id="15989" w:name="_Toc244657774"/>
      <w:bookmarkStart w:id="15990" w:name="_Toc246652514"/>
      <w:bookmarkStart w:id="15991" w:name="_Toc253562063"/>
      <w:bookmarkStart w:id="15992" w:name="_Toc268506079"/>
      <w:bookmarkStart w:id="15993" w:name="_Toc276631198"/>
      <w:bookmarkStart w:id="15994" w:name="_Toc277944242"/>
      <w:bookmarkStart w:id="15995" w:name="_Toc153968587"/>
      <w:r>
        <w:t>String</w:t>
      </w:r>
      <w:r w:rsidRPr="00E77497">
        <w:t>.prototype.</w:t>
      </w:r>
      <w:r>
        <w:t>anchor</w:t>
      </w:r>
      <w:r w:rsidRPr="00E77497">
        <w:t xml:space="preserve"> (</w:t>
      </w:r>
      <w:r>
        <w:t xml:space="preserve"> name</w:t>
      </w:r>
      <w:r w:rsidRPr="00E77497">
        <w:t xml:space="preserve"> )</w:t>
      </w:r>
    </w:p>
    <w:p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rsidR="00891B9F" w:rsidRDefault="00891B9F" w:rsidP="00891B9F">
      <w:pPr>
        <w:pStyle w:val="Alg3"/>
        <w:numPr>
          <w:ilvl w:val="0"/>
          <w:numId w:val="388"/>
        </w:numPr>
        <w:spacing w:after="220"/>
        <w:contextualSpacing/>
        <w:mirrorIndents/>
      </w:pPr>
      <w:r>
        <w:t xml:space="preserve">Let </w:t>
      </w:r>
      <w:r w:rsidRPr="0053000C">
        <w:rPr>
          <w:i/>
        </w:rPr>
        <w:t>S</w:t>
      </w:r>
      <w:r>
        <w:t xml:space="preserve"> be the </w:t>
      </w:r>
      <w:r w:rsidRPr="00891B9F">
        <w:rPr>
          <w:b/>
        </w:rPr>
        <w:t>this</w:t>
      </w:r>
      <w:r>
        <w:t xml:space="preserve"> value.</w:t>
      </w:r>
    </w:p>
    <w:p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rsidR="00B21640" w:rsidRPr="00E77497" w:rsidRDefault="00B21640" w:rsidP="00B21640">
      <w:pPr>
        <w:pStyle w:val="Alg4"/>
        <w:numPr>
          <w:ilvl w:val="0"/>
          <w:numId w:val="826"/>
        </w:numPr>
        <w:contextualSpacing/>
      </w:pPr>
      <w:r>
        <w:t>ReturnIfAbrupt(</w:t>
      </w:r>
      <w:r>
        <w:rPr>
          <w:i/>
        </w:rPr>
        <w:t>S</w:t>
      </w:r>
      <w:r>
        <w:t>).</w:t>
      </w:r>
    </w:p>
    <w:p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rsidR="0003414D" w:rsidRPr="00E77497" w:rsidRDefault="0003414D" w:rsidP="0003414D">
      <w:pPr>
        <w:pStyle w:val="Alg4"/>
        <w:numPr>
          <w:ilvl w:val="1"/>
          <w:numId w:val="826"/>
        </w:numPr>
        <w:contextualSpacing/>
      </w:pPr>
      <w:r>
        <w:lastRenderedPageBreak/>
        <w:t>ReturnIfAbrupt(</w:t>
      </w:r>
      <w:r>
        <w:rPr>
          <w:i/>
        </w:rPr>
        <w:t>V</w:t>
      </w:r>
      <w:r>
        <w:t>).</w:t>
      </w:r>
    </w:p>
    <w:p w:rsidR="00BA3EA0" w:rsidRDefault="00BA3EA0" w:rsidP="00E67EF9">
      <w:pPr>
        <w:pStyle w:val="Alg3"/>
        <w:numPr>
          <w:ilvl w:val="1"/>
          <w:numId w:val="826"/>
        </w:numPr>
      </w:pPr>
      <w:r>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rsidR="00E67EF9" w:rsidRDefault="005E1EF6" w:rsidP="007B4ABC">
      <w:pPr>
        <w:pStyle w:val="Alg3"/>
        <w:numPr>
          <w:ilvl w:val="0"/>
          <w:numId w:val="827"/>
        </w:numPr>
      </w:pPr>
      <w:r w:rsidRPr="005E1EF6">
        <w:rPr>
          <w:i/>
        </w:rPr>
        <w:t>p</w:t>
      </w:r>
      <w:r>
        <w:rPr>
          <w:i/>
        </w:rPr>
        <w:t>1</w:t>
      </w:r>
    </w:p>
    <w:p w:rsidR="00E67EF9" w:rsidRDefault="005E1EF6" w:rsidP="007B4ABC">
      <w:pPr>
        <w:pStyle w:val="Alg3"/>
        <w:numPr>
          <w:ilvl w:val="0"/>
          <w:numId w:val="827"/>
        </w:numPr>
      </w:pPr>
      <w:r>
        <w:t xml:space="preserve">a single space </w:t>
      </w:r>
      <w:r w:rsidR="008D4FF6">
        <w:t>code unit 0x0020</w:t>
      </w:r>
    </w:p>
    <w:p w:rsidR="00E67EF9" w:rsidRDefault="005E1EF6" w:rsidP="007B4ABC">
      <w:pPr>
        <w:pStyle w:val="Alg3"/>
        <w:numPr>
          <w:ilvl w:val="0"/>
          <w:numId w:val="827"/>
        </w:numPr>
      </w:pPr>
      <w:r w:rsidRPr="00E67EF9">
        <w:rPr>
          <w:i/>
        </w:rPr>
        <w:t>attribute</w:t>
      </w:r>
    </w:p>
    <w:p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Pr="007B4ABC" w:rsidRDefault="00416EE0" w:rsidP="007B4ABC">
      <w:pPr>
        <w:pStyle w:val="Alg3"/>
        <w:numPr>
          <w:ilvl w:val="0"/>
          <w:numId w:val="827"/>
        </w:numPr>
        <w:rPr>
          <w:i/>
        </w:rPr>
      </w:pPr>
      <w:r w:rsidRPr="00416EE0">
        <w:rPr>
          <w:i/>
        </w:rPr>
        <w:t>escapedV</w:t>
      </w:r>
    </w:p>
    <w:p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rsidR="007B4ABC" w:rsidRPr="00E77497" w:rsidRDefault="007B4ABC" w:rsidP="00966F28">
      <w:pPr>
        <w:pStyle w:val="a4"/>
      </w:pPr>
      <w:r>
        <w:t>String</w:t>
      </w:r>
      <w:r w:rsidRPr="00E77497">
        <w:t>.prototype.</w:t>
      </w:r>
      <w:r>
        <w:t>big</w:t>
      </w:r>
      <w:r w:rsidRPr="00E77497">
        <w:t xml:space="preserve"> ()</w:t>
      </w:r>
    </w:p>
    <w:p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8"/>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blink</w:t>
      </w:r>
      <w:r w:rsidRPr="00E77497">
        <w:t xml:space="preserve"> ()</w:t>
      </w:r>
    </w:p>
    <w:p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9"/>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bold</w:t>
      </w:r>
      <w:r w:rsidRPr="00E77497">
        <w:t xml:space="preserve"> ()</w:t>
      </w:r>
    </w:p>
    <w:p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0"/>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fixed</w:t>
      </w:r>
      <w:r w:rsidRPr="00E77497">
        <w:t xml:space="preserve"> ()</w:t>
      </w:r>
    </w:p>
    <w:p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1"/>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rsidR="007B4ABC" w:rsidRDefault="007B4ABC" w:rsidP="00A702CA">
      <w:pPr>
        <w:pStyle w:val="Alg3"/>
        <w:numPr>
          <w:ilvl w:val="0"/>
          <w:numId w:val="832"/>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rsidR="007B4ABC" w:rsidRDefault="007B4ABC" w:rsidP="00A702CA">
      <w:pPr>
        <w:pStyle w:val="Alg3"/>
        <w:numPr>
          <w:ilvl w:val="0"/>
          <w:numId w:val="833"/>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3"/>
        </w:numPr>
        <w:spacing w:after="220"/>
      </w:pPr>
      <w:r w:rsidRPr="00E77497">
        <w:lastRenderedPageBreak/>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rsidR="00D034B7" w:rsidRPr="00E77497" w:rsidRDefault="00D034B7" w:rsidP="00966F28">
      <w:pPr>
        <w:pStyle w:val="a4"/>
      </w:pPr>
      <w:r>
        <w:t>String</w:t>
      </w:r>
      <w:r w:rsidRPr="00E77497">
        <w:t>.prototype.</w:t>
      </w:r>
      <w:r>
        <w:t>italics</w:t>
      </w:r>
      <w:r w:rsidRPr="00E77497">
        <w:t xml:space="preserve"> ()</w:t>
      </w:r>
    </w:p>
    <w:p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4"/>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link</w:t>
      </w:r>
      <w:r w:rsidRPr="00E77497">
        <w:t xml:space="preserve"> (</w:t>
      </w:r>
      <w:r>
        <w:t xml:space="preserve"> url </w:t>
      </w:r>
      <w:r w:rsidRPr="00E77497">
        <w:t>)</w:t>
      </w:r>
    </w:p>
    <w:p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rsidR="00D034B7" w:rsidRDefault="00D034B7" w:rsidP="00A702CA">
      <w:pPr>
        <w:pStyle w:val="Alg3"/>
        <w:numPr>
          <w:ilvl w:val="0"/>
          <w:numId w:val="835"/>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rsidR="00D034B7" w:rsidRPr="00E77497" w:rsidRDefault="00D034B7" w:rsidP="00966F28">
      <w:pPr>
        <w:pStyle w:val="a4"/>
      </w:pPr>
      <w:r>
        <w:t>String</w:t>
      </w:r>
      <w:r w:rsidRPr="00E77497">
        <w:t>.prototype.</w:t>
      </w:r>
      <w:r>
        <w:t>small</w:t>
      </w:r>
      <w:r w:rsidRPr="00E77497">
        <w:t xml:space="preserve"> ()</w:t>
      </w:r>
    </w:p>
    <w:p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6"/>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strike</w:t>
      </w:r>
      <w:r w:rsidRPr="00E77497">
        <w:t xml:space="preserve"> ()</w:t>
      </w:r>
    </w:p>
    <w:p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7"/>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sub</w:t>
      </w:r>
      <w:r w:rsidRPr="00E77497">
        <w:t xml:space="preserve"> ()</w:t>
      </w:r>
    </w:p>
    <w:p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8"/>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sup</w:t>
      </w:r>
      <w:r w:rsidRPr="00E77497">
        <w:t xml:space="preserve"> ()</w:t>
      </w:r>
    </w:p>
    <w:p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9"/>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BA25B6" w:rsidRPr="00E77497" w:rsidRDefault="007B4ABC" w:rsidP="00966F28">
      <w:pPr>
        <w:pStyle w:val="a3"/>
      </w:pPr>
      <w:bookmarkStart w:id="15996" w:name="_Toc368050871"/>
      <w:r>
        <w:t>A</w:t>
      </w:r>
      <w:r w:rsidR="00BA25B6">
        <w:t>dditional Properties of the Date</w:t>
      </w:r>
      <w:r w:rsidR="00BA25B6" w:rsidRPr="00E77497">
        <w:t>.prototype</w:t>
      </w:r>
      <w:r w:rsidR="00BA25B6">
        <w:t xml:space="preserve"> Object</w:t>
      </w:r>
      <w:bookmarkEnd w:id="15996"/>
    </w:p>
    <w:p w:rsidR="00E80769" w:rsidRPr="00E77497" w:rsidRDefault="00E80769" w:rsidP="00966F28">
      <w:pPr>
        <w:pStyle w:val="a4"/>
      </w:pPr>
      <w:r w:rsidRPr="00E77497">
        <w:t>Date.prototype.getYear ( )</w:t>
      </w:r>
      <w:bookmarkEnd w:id="15981"/>
      <w:bookmarkEnd w:id="15982"/>
      <w:bookmarkEnd w:id="15983"/>
      <w:bookmarkEnd w:id="15984"/>
      <w:bookmarkEnd w:id="15985"/>
      <w:bookmarkEnd w:id="15986"/>
      <w:bookmarkEnd w:id="15987"/>
      <w:bookmarkEnd w:id="15988"/>
      <w:bookmarkEnd w:id="15989"/>
      <w:bookmarkEnd w:id="15990"/>
      <w:bookmarkEnd w:id="15991"/>
      <w:bookmarkEnd w:id="15992"/>
      <w:bookmarkEnd w:id="15993"/>
      <w:bookmarkEnd w:id="15994"/>
      <w:bookmarkEnd w:id="15995"/>
    </w:p>
    <w:p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rsidR="00242BA0" w:rsidRDefault="00242BA0" w:rsidP="00242BA0">
      <w:pPr>
        <w:pStyle w:val="M4"/>
        <w:numPr>
          <w:ilvl w:val="0"/>
          <w:numId w:val="840"/>
        </w:numPr>
        <w:spacing w:after="0"/>
      </w:pPr>
      <w:r>
        <w:t>ReturnIfAbrupt(</w:t>
      </w:r>
      <w:r w:rsidRPr="00242BA0">
        <w:rPr>
          <w:i/>
        </w:rPr>
        <w:t>t</w:t>
      </w:r>
      <w:r>
        <w:t>).</w:t>
      </w:r>
    </w:p>
    <w:p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E80769" w:rsidRPr="00675B74" w:rsidRDefault="00E80769" w:rsidP="00735F3E">
      <w:pPr>
        <w:pStyle w:val="Alg3"/>
        <w:numPr>
          <w:ilvl w:val="0"/>
          <w:numId w:val="840"/>
        </w:numPr>
        <w:spacing w:after="220"/>
      </w:pPr>
      <w:r w:rsidRPr="00E77497">
        <w:lastRenderedPageBreak/>
        <w:t>Return YearFromTime(LocalTime(</w:t>
      </w:r>
      <w:r w:rsidRPr="00E77497">
        <w:rPr>
          <w:i/>
        </w:rPr>
        <w:t>t</w:t>
      </w:r>
      <w:r w:rsidRPr="00E77497">
        <w:t xml:space="preserve">)) </w:t>
      </w:r>
      <w:r w:rsidRPr="00675B74">
        <w:sym w:font="Symbol" w:char="F02D"/>
      </w:r>
      <w:r w:rsidRPr="00675B74">
        <w:t xml:space="preserve"> 1900.</w:t>
      </w:r>
    </w:p>
    <w:p w:rsidR="00E80769" w:rsidRPr="00E77497" w:rsidRDefault="00E80769" w:rsidP="00966F28">
      <w:pPr>
        <w:pStyle w:val="a4"/>
      </w:pPr>
      <w:bookmarkStart w:id="15997" w:name="_Ref457724074"/>
      <w:bookmarkStart w:id="15998" w:name="_Toc472818988"/>
      <w:bookmarkStart w:id="15999" w:name="_Toc474641703"/>
      <w:bookmarkStart w:id="16000" w:name="_Toc235503574"/>
      <w:bookmarkStart w:id="16001" w:name="_Toc236208662"/>
      <w:bookmarkStart w:id="16002" w:name="_Toc241509348"/>
      <w:bookmarkStart w:id="16003" w:name="_Toc241557825"/>
      <w:bookmarkStart w:id="16004" w:name="_Toc244416835"/>
      <w:bookmarkStart w:id="16005" w:name="_Toc244657775"/>
      <w:bookmarkStart w:id="16006" w:name="_Toc246652515"/>
      <w:bookmarkStart w:id="16007" w:name="_Toc253562064"/>
      <w:bookmarkStart w:id="16008" w:name="_Toc268506080"/>
      <w:bookmarkStart w:id="16009" w:name="_Toc276631199"/>
      <w:bookmarkStart w:id="16010" w:name="_Toc277944243"/>
      <w:bookmarkStart w:id="16011" w:name="_Toc153968588"/>
      <w:r w:rsidRPr="00E77497">
        <w:t>Date.prototype.setYear (year)</w:t>
      </w:r>
      <w:bookmarkEnd w:id="15997"/>
      <w:bookmarkEnd w:id="15998"/>
      <w:bookmarkEnd w:id="15999"/>
      <w:bookmarkEnd w:id="16000"/>
      <w:bookmarkEnd w:id="16001"/>
      <w:bookmarkEnd w:id="16002"/>
      <w:bookmarkEnd w:id="16003"/>
      <w:bookmarkEnd w:id="16004"/>
      <w:bookmarkEnd w:id="16005"/>
      <w:bookmarkEnd w:id="16006"/>
      <w:bookmarkEnd w:id="16007"/>
      <w:bookmarkEnd w:id="16008"/>
      <w:bookmarkEnd w:id="16009"/>
      <w:bookmarkEnd w:id="16010"/>
      <w:bookmarkEnd w:id="16011"/>
    </w:p>
    <w:p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rsidR="00E80769" w:rsidRPr="00E77497" w:rsidRDefault="00E80769" w:rsidP="00966F28">
      <w:pPr>
        <w:pStyle w:val="a4"/>
      </w:pPr>
      <w:bookmarkStart w:id="16012" w:name="_Toc472818989"/>
      <w:bookmarkStart w:id="16013" w:name="_Toc474641704"/>
      <w:bookmarkStart w:id="16014" w:name="_Toc235503575"/>
      <w:bookmarkStart w:id="16015" w:name="_Toc236208663"/>
      <w:bookmarkStart w:id="16016" w:name="_Toc241509349"/>
      <w:bookmarkStart w:id="16017" w:name="_Toc241557826"/>
      <w:bookmarkStart w:id="16018" w:name="_Toc244416836"/>
      <w:bookmarkStart w:id="16019" w:name="_Toc244657776"/>
      <w:bookmarkStart w:id="16020" w:name="_Toc246652516"/>
      <w:bookmarkStart w:id="16021" w:name="_Toc253562065"/>
      <w:bookmarkStart w:id="16022" w:name="_Toc268506081"/>
      <w:bookmarkStart w:id="16023" w:name="_Toc276631200"/>
      <w:bookmarkStart w:id="16024" w:name="_Toc277944244"/>
      <w:bookmarkStart w:id="16025" w:name="_Toc153968589"/>
      <w:r w:rsidRPr="00E77497">
        <w:t>Date.prototype.toGMTString ( )</w:t>
      </w:r>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p>
    <w:p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rsidR="00A725C3" w:rsidRPr="00E77497" w:rsidRDefault="00A725C3" w:rsidP="00A725C3">
      <w:pPr>
        <w:pStyle w:val="a3"/>
      </w:pPr>
      <w:bookmarkStart w:id="16026" w:name="_Toc368050872"/>
      <w:r>
        <w:t>Additional Properties of the RegExp</w:t>
      </w:r>
      <w:r w:rsidRPr="00E77497">
        <w:t>.prototype</w:t>
      </w:r>
      <w:r>
        <w:t xml:space="preserve"> Object</w:t>
      </w:r>
      <w:bookmarkEnd w:id="16026"/>
    </w:p>
    <w:p w:rsidR="00A725C3" w:rsidRPr="00E77497" w:rsidRDefault="00A725C3" w:rsidP="00A725C3">
      <w:pPr>
        <w:pStyle w:val="a4"/>
      </w:pPr>
      <w:r>
        <w:t>RegExp</w:t>
      </w:r>
      <w:r w:rsidRPr="00E77497">
        <w:t>.prototype.</w:t>
      </w:r>
      <w:r>
        <w:t>compile</w:t>
      </w:r>
      <w:r w:rsidRPr="00E77497">
        <w:t xml:space="preserve"> (pattern, flags )</w:t>
      </w:r>
    </w:p>
    <w:p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9923E5">
        <w:rPr>
          <w:rFonts w:asciiTheme="majorBidi" w:hAnsiTheme="majorBidi" w:cstheme="majorBidi"/>
          <w:i/>
          <w:iCs/>
        </w:rPr>
        <w:t>pattern</w:t>
      </w:r>
      <w:r w:rsidR="009923E5">
        <w:t xml:space="preserve"> and </w:t>
      </w:r>
      <w:r w:rsidR="009923E5" w:rsidRPr="009923E5">
        <w:rPr>
          <w:rFonts w:asciiTheme="majorBidi" w:hAnsiTheme="majorBidi" w:cstheme="majorBidi"/>
          <w:i/>
          <w:iCs/>
        </w:rPr>
        <w:t>flags</w:t>
      </w:r>
      <w:r w:rsidRPr="00E77497">
        <w:t>, the following steps are taken:</w:t>
      </w:r>
    </w:p>
    <w:p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rsidR="00281D56" w:rsidRDefault="00281D56" w:rsidP="00281D56">
      <w:pPr>
        <w:pStyle w:val="Alg4"/>
        <w:numPr>
          <w:ilvl w:val="1"/>
          <w:numId w:val="1414"/>
        </w:numPr>
      </w:pPr>
      <w:r>
        <w:t xml:space="preserve">Throw a </w:t>
      </w:r>
      <w:r w:rsidR="003F3BD9" w:rsidRPr="003F3BD9">
        <w:rPr>
          <w:b/>
        </w:rPr>
        <w:t>TypeError</w:t>
      </w:r>
      <w:r>
        <w:t xml:space="preserve"> exception.</w:t>
      </w:r>
    </w:p>
    <w:p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 xml:space="preserve">ed the </w:t>
      </w:r>
      <w:r w:rsidRPr="00392F64">
        <w:rPr>
          <w:b/>
        </w:rPr>
        <w:t>this</w:t>
      </w:r>
      <w:r>
        <w:t xml:space="preserve"> object RegExp with a new pattern and flags. An implementaton may interpret use of this method as an assertion that the resulting RegExp object will be used multiple times and hence is a candidate for extra optimization.</w:t>
      </w:r>
    </w:p>
    <w:p w:rsidR="006E2052" w:rsidRDefault="006E2052" w:rsidP="00966F28">
      <w:pPr>
        <w:pStyle w:val="a2"/>
      </w:pPr>
      <w:bookmarkStart w:id="16027" w:name="_Toc368050873"/>
      <w:r>
        <w:t>Other Additional</w:t>
      </w:r>
      <w:r w:rsidRPr="00E77497">
        <w:t xml:space="preserve"> </w:t>
      </w:r>
      <w:r>
        <w:t>Features</w:t>
      </w:r>
      <w:bookmarkEnd w:id="16027"/>
    </w:p>
    <w:p w:rsidR="00977A94" w:rsidRPr="00CB0150" w:rsidRDefault="00977A94" w:rsidP="00DB697A">
      <w:pPr>
        <w:pStyle w:val="a3"/>
        <w:numPr>
          <w:ilvl w:val="2"/>
          <w:numId w:val="1435"/>
        </w:numPr>
      </w:pPr>
      <w:bookmarkStart w:id="16028" w:name="_Toc368050874"/>
      <w:r w:rsidRPr="00DB697A">
        <w:t>__proto___</w:t>
      </w:r>
      <w:r w:rsidRPr="00CB0150">
        <w:t xml:space="preserve"> Property Names in Object Initialisers</w:t>
      </w:r>
      <w:bookmarkEnd w:id="16028"/>
    </w:p>
    <w:p w:rsidR="00977A94" w:rsidRDefault="00977A94" w:rsidP="0017778E">
      <w:r>
        <w:t xml:space="preserve">In </w:t>
      </w:r>
      <w:r w:rsidR="00DB697A">
        <w:fldChar w:fldCharType="begin"/>
      </w:r>
      <w:r w:rsidR="00DB697A">
        <w:instrText xml:space="preserve"> REF _Ref361069560 \r \h </w:instrText>
      </w:r>
      <w:r w:rsidR="00DB697A">
        <w:fldChar w:fldCharType="separate"/>
      </w:r>
      <w:r w:rsidR="00460CAC">
        <w:t>12.1.5</w:t>
      </w:r>
      <w:r w:rsidR="00DB697A">
        <w:fldChar w:fldCharType="end"/>
      </w:r>
      <w:r>
        <w:t xml:space="preserve"> the Property</w:t>
      </w:r>
      <w:del w:id="16029" w:author="Rev 19 Allen Wirfs-Brock" w:date="2013-09-27T09:19:00Z">
        <w:r w:rsidDel="00902612">
          <w:delText xml:space="preserve"> </w:delText>
        </w:r>
      </w:del>
      <w:r>
        <w:t>Definition</w:t>
      </w:r>
      <w:del w:id="16030" w:author="Rev 19 Allen Wirfs-Brock" w:date="2013-09-27T09:19:00Z">
        <w:r w:rsidDel="00902612">
          <w:delText xml:space="preserve"> </w:delText>
        </w:r>
      </w:del>
      <w:r>
        <w:t xml:space="preserve">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rsidR="00977A94" w:rsidRPr="00E77497" w:rsidRDefault="00977A94" w:rsidP="00977A94">
      <w:r>
        <w:rPr>
          <w:rStyle w:val="bnf"/>
        </w:rPr>
        <w:lastRenderedPageBreak/>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rsidR="001E6EA1" w:rsidRDefault="001E6EA1" w:rsidP="00E66725">
      <w:pPr>
        <w:pStyle w:val="Alg4"/>
        <w:numPr>
          <w:ilvl w:val="0"/>
          <w:numId w:val="1434"/>
        </w:numPr>
        <w:contextualSpacing/>
      </w:pPr>
      <w:r>
        <w:t>ReturnIfAbrupt(</w:t>
      </w:r>
      <w:r w:rsidR="00E66725" w:rsidRPr="00E66725">
        <w:rPr>
          <w:i/>
        </w:rPr>
        <w:t>propKey</w:t>
      </w:r>
      <w:r>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977A94" w:rsidRDefault="00977A94" w:rsidP="00977A94">
      <w:pPr>
        <w:pStyle w:val="Alg4"/>
        <w:numPr>
          <w:ilvl w:val="0"/>
          <w:numId w:val="1434"/>
        </w:numPr>
        <w:contextualSpacing/>
      </w:pPr>
      <w:r>
        <w:t>ReturnIfAbrupt(</w:t>
      </w:r>
      <w:r w:rsidRPr="00E77497">
        <w:rPr>
          <w:i/>
        </w:rPr>
        <w:t>propValue</w:t>
      </w:r>
      <w:r>
        <w:t>).</w:t>
      </w:r>
    </w:p>
    <w:p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del w:id="16031" w:author="Rev 19 Allen Wirfs-Brock" w:date="2013-09-10T12:50:00Z">
        <w:r w:rsidR="00E66725" w:rsidDel="00E22304">
          <w:delText>isComputedPropertyName</w:delText>
        </w:r>
      </w:del>
      <w:ins w:id="16032" w:author="Rev 19 Allen Wirfs-Brock" w:date="2013-09-10T12:50:00Z">
        <w:r w:rsidR="00E22304">
          <w:t>IsComputedPropertyName</w:t>
        </w:r>
      </w:ins>
      <w:r w:rsidR="00E66725">
        <w:t>(</w:t>
      </w:r>
      <w:r w:rsidR="00E66725" w:rsidRPr="00E77497">
        <w:rPr>
          <w:i/>
        </w:rPr>
        <w:t>prop</w:t>
      </w:r>
      <w:r w:rsidR="00E66725">
        <w:rPr>
          <w:i/>
        </w:rPr>
        <w:t>Key</w:t>
      </w:r>
      <w:r w:rsidR="00E66725">
        <w:t xml:space="preserve">) is </w:t>
      </w:r>
      <w:r w:rsidR="00E66725">
        <w:rPr>
          <w:b/>
          <w:bCs/>
        </w:rPr>
        <w:t>false</w:t>
      </w:r>
      <w:r>
        <w:t>, then</w:t>
      </w:r>
    </w:p>
    <w:p w:rsidR="00977A94" w:rsidRDefault="00977A94" w:rsidP="00CA700C">
      <w:pPr>
        <w:pStyle w:val="Alg4"/>
        <w:numPr>
          <w:ilvl w:val="1"/>
          <w:numId w:val="1434"/>
        </w:numPr>
      </w:pPr>
      <w:r>
        <w:t>If Type(</w:t>
      </w:r>
      <w:r>
        <w:rPr>
          <w:i/>
        </w:rPr>
        <w:t>v</w:t>
      </w:r>
      <w:r>
        <w:rPr>
          <w:iCs/>
        </w:rPr>
        <w:t>)</w:t>
      </w:r>
      <w:r>
        <w:t xml:space="preserve"> is either Object or Null,  then </w:t>
      </w:r>
    </w:p>
    <w:p w:rsidR="00977A94" w:rsidRDefault="00977A94" w:rsidP="00F16CCB">
      <w:pPr>
        <w:pStyle w:val="Alg4"/>
        <w:numPr>
          <w:ilvl w:val="2"/>
          <w:numId w:val="1434"/>
        </w:numPr>
      </w:pPr>
      <w:r>
        <w:t>Return the result of calling the [[Set</w:t>
      </w:r>
      <w:ins w:id="16033" w:author="Rev 19 Allen Wirfs-Brock" w:date="2013-09-12T09:00:00Z">
        <w:r w:rsidR="00F16CCB" w:rsidRPr="00F16CCB">
          <w:t>PrototypeOf</w:t>
        </w:r>
      </w:ins>
      <w:del w:id="16034" w:author="Rev 19 Allen Wirfs-Brock" w:date="2013-09-12T09:00:00Z">
        <w:r w:rsidDel="00F16CCB">
          <w:delText>Inheritance</w:delText>
        </w:r>
      </w:del>
      <w:r>
        <w:t>]] internal</w:t>
      </w:r>
      <w:r w:rsidRPr="009668F0">
        <w:t xml:space="preserve"> </w:t>
      </w:r>
      <w:r>
        <w:t xml:space="preserve">method of </w:t>
      </w:r>
      <w:r>
        <w:rPr>
          <w:i/>
        </w:rPr>
        <w:t>object</w:t>
      </w:r>
      <w:r>
        <w:rPr>
          <w:iCs/>
        </w:rPr>
        <w:t xml:space="preserve"> with argument </w:t>
      </w:r>
      <w:r>
        <w:rPr>
          <w:i/>
        </w:rPr>
        <w:t>propValue</w:t>
      </w:r>
      <w:r w:rsidRPr="00E77497">
        <w:t>.</w:t>
      </w:r>
    </w:p>
    <w:p w:rsidR="00CA700C" w:rsidRDefault="00CA700C" w:rsidP="00E74C84">
      <w:pPr>
        <w:pStyle w:val="Alg4"/>
        <w:numPr>
          <w:ilvl w:val="1"/>
          <w:numId w:val="1434"/>
        </w:numPr>
        <w:spacing w:after="220"/>
        <w:contextualSpacing/>
      </w:pPr>
      <w:r>
        <w:t>Ret</w:t>
      </w:r>
      <w:ins w:id="16035" w:author="Rev 19 Allen Wirfs-Brock" w:date="2013-09-27T09:37:00Z">
        <w:r w:rsidR="00031EF1">
          <w:t>ur</w:t>
        </w:r>
      </w:ins>
      <w:del w:id="16036" w:author="Rev 19 Allen Wirfs-Brock" w:date="2013-09-27T09:37:00Z">
        <w:r w:rsidDel="00031EF1">
          <w:delText>ru</w:delText>
        </w:r>
      </w:del>
      <w:r>
        <w:t>n NormalCompletion(</w:t>
      </w:r>
      <w:r w:rsidRPr="002C2220">
        <w:rPr>
          <w:rFonts w:ascii="Arial" w:hAnsi="Arial" w:cs="Arial"/>
        </w:rPr>
        <w:t>empty</w:t>
      </w:r>
      <w:r>
        <w:t>).</w:t>
      </w:r>
    </w:p>
    <w:p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del w:id="16037" w:author="Rev 19 Allen Wirfs-Brock" w:date="2013-09-10T12:50:00Z">
        <w:r w:rsidDel="00E22304">
          <w:delText>isComputedPropertyName</w:delText>
        </w:r>
      </w:del>
      <w:ins w:id="16038" w:author="Rev 19 Allen Wirfs-Brock" w:date="2013-09-10T12:50:00Z">
        <w:r w:rsidR="00E22304">
          <w:t>IsComputedPropertyName</w:t>
        </w:r>
      </w:ins>
      <w:r>
        <w:t>(</w:t>
      </w:r>
      <w:r w:rsidRPr="00E77497">
        <w:rPr>
          <w:i/>
        </w:rPr>
        <w:t>prop</w:t>
      </w:r>
      <w:r>
        <w:rPr>
          <w:i/>
        </w:rPr>
        <w:t>Key</w:t>
      </w:r>
      <w:r>
        <w:t xml:space="preserve">) is </w:t>
      </w:r>
      <w:r>
        <w:rPr>
          <w:b/>
          <w:bCs/>
        </w:rPr>
        <w:t>true</w:t>
      </w:r>
      <w:r>
        <w:t xml:space="preserve">, then </w:t>
      </w:r>
    </w:p>
    <w:p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 xml:space="preserve">the result of </w:t>
      </w:r>
      <w:del w:id="16039" w:author="Rev 19 Allen Wirfs-Brock" w:date="2013-09-26T10:03:00Z">
        <w:r w:rsidRPr="00E77497" w:rsidDel="00A12109">
          <w:delText>calling the [[</w:delText>
        </w:r>
      </w:del>
      <w:r>
        <w:t>HasOwn</w:t>
      </w:r>
      <w:r w:rsidRPr="00E77497">
        <w:t>Property</w:t>
      </w:r>
      <w:del w:id="16040" w:author="Rev 19 Allen Wirfs-Brock" w:date="2013-09-26T10:03:00Z">
        <w:r w:rsidRPr="00E77497" w:rsidDel="00A12109">
          <w:delText>]] internal method of</w:delText>
        </w:r>
      </w:del>
      <w:ins w:id="16041" w:author="Rev 19 Allen Wirfs-Brock" w:date="2013-09-26T10:03:00Z">
        <w:r w:rsidR="00A12109">
          <w:t>(</w:t>
        </w:r>
      </w:ins>
      <w:del w:id="16042" w:author="Rev 19 Allen Wirfs-Brock" w:date="2013-09-26T10:03:00Z">
        <w:r w:rsidRPr="00E77497" w:rsidDel="00A12109">
          <w:delText xml:space="preserve"> </w:delText>
        </w:r>
      </w:del>
      <w:r w:rsidRPr="00E77497">
        <w:rPr>
          <w:i/>
        </w:rPr>
        <w:t>obj</w:t>
      </w:r>
      <w:r>
        <w:rPr>
          <w:i/>
        </w:rPr>
        <w:t>ect</w:t>
      </w:r>
      <w:ins w:id="16043" w:author="Rev 19 Allen Wirfs-Brock" w:date="2013-09-26T10:03:00Z">
        <w:r w:rsidR="00A12109">
          <w:t>,</w:t>
        </w:r>
      </w:ins>
      <w:r w:rsidRPr="00E77497">
        <w:rPr>
          <w:i/>
        </w:rPr>
        <w:t xml:space="preserve"> </w:t>
      </w:r>
      <w:del w:id="16044" w:author="Rev 19 Allen Wirfs-Brock" w:date="2013-09-26T10:04:00Z">
        <w:r w:rsidDel="00A12109">
          <w:rPr>
            <w:iCs/>
          </w:rPr>
          <w:delText xml:space="preserve">with </w:delText>
        </w:r>
        <w:r w:rsidDel="00A12109">
          <w:delText>argument</w:delText>
        </w:r>
        <w:r w:rsidRPr="00E77497" w:rsidDel="00A12109">
          <w:delText xml:space="preserve"> </w:delText>
        </w:r>
      </w:del>
      <w:r w:rsidRPr="00E77497">
        <w:rPr>
          <w:i/>
        </w:rPr>
        <w:t>prop</w:t>
      </w:r>
      <w:r>
        <w:rPr>
          <w:i/>
        </w:rPr>
        <w:t>Key</w:t>
      </w:r>
      <w:ins w:id="16045" w:author="Rev 19 Allen Wirfs-Brock" w:date="2013-09-26T10:04:00Z">
        <w:r w:rsidR="00A12109">
          <w:t>)</w:t>
        </w:r>
      </w:ins>
      <w:r>
        <w:rPr>
          <w:iCs/>
        </w:rPr>
        <w:t>.</w:t>
      </w:r>
    </w:p>
    <w:p w:rsidR="00E66725" w:rsidRDefault="00E66725" w:rsidP="00E66725">
      <w:pPr>
        <w:pStyle w:val="Alg4"/>
        <w:numPr>
          <w:ilvl w:val="1"/>
          <w:numId w:val="1434"/>
        </w:numPr>
        <w:spacing w:after="220"/>
        <w:contextualSpacing/>
      </w:pPr>
      <w:r>
        <w:t>ReturnIfAbrupt(</w:t>
      </w:r>
      <w:r>
        <w:rPr>
          <w:i/>
          <w:iCs/>
        </w:rPr>
        <w:t>duplicateKey</w:t>
      </w:r>
      <w:r>
        <w:t>).</w:t>
      </w:r>
    </w:p>
    <w:p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rsidR="00977A94" w:rsidRDefault="00977A94" w:rsidP="00977A94">
      <w:pPr>
        <w:pStyle w:val="a3"/>
        <w:numPr>
          <w:ilvl w:val="2"/>
          <w:numId w:val="1435"/>
        </w:numPr>
      </w:pPr>
      <w:bookmarkStart w:id="16046" w:name="_Toc368050875"/>
      <w:r>
        <w:t>Web Legacy Compatibility for Block-Level Function Declarations</w:t>
      </w:r>
      <w:bookmarkEnd w:id="16046"/>
    </w:p>
    <w:p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rsidR="00BF4412" w:rsidRDefault="00BF4412" w:rsidP="00BF4412">
      <w:pPr>
        <w:numPr>
          <w:ilvl w:val="0"/>
          <w:numId w:val="1391"/>
        </w:numPr>
        <w:spacing w:after="0"/>
      </w:pPr>
      <w:r>
        <w:t>A function is declared and only reference</w:t>
      </w:r>
      <w:r w:rsidR="00FE1886">
        <w:t>d</w:t>
      </w:r>
      <w:r>
        <w:t xml:space="preserve"> within a single block</w:t>
      </w:r>
    </w:p>
    <w:p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0"/>
          <w:numId w:val="1391"/>
        </w:numPr>
        <w:spacing w:after="0"/>
      </w:pPr>
      <w:r>
        <w:t>A function is declared and possibly used within a single block but also referenced within subsequent blocks.</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rsidR="00BF4412" w:rsidRDefault="00BF4412" w:rsidP="00BF4412">
      <w:r>
        <w:lastRenderedPageBreak/>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rsidR="00BF4412" w:rsidRPr="00793B4A" w:rsidRDefault="00BF4412" w:rsidP="00BF4412">
      <w:r>
        <w:t xml:space="preserve">Sixth edition interoperability for the second and third use cases requires the following extensions to the clauses 10 and </w:t>
      </w:r>
      <w:r w:rsidR="00386020">
        <w:t>14</w:t>
      </w:r>
      <w:r>
        <w:t xml:space="preserve">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rsidR="00990F07" w:rsidRPr="00E77497" w:rsidRDefault="00990F07" w:rsidP="00990F07">
      <w:pPr>
        <w:pStyle w:val="ANNEX"/>
      </w:pPr>
      <w:r w:rsidRPr="00E77497">
        <w:rPr>
          <w:b w:val="0"/>
        </w:rPr>
        <w:lastRenderedPageBreak/>
        <w:br/>
      </w:r>
      <w:bookmarkStart w:id="16047" w:name="_Toc368050876"/>
      <w:r w:rsidRPr="00E77497">
        <w:rPr>
          <w:b w:val="0"/>
        </w:rPr>
        <w:t>(informative)</w:t>
      </w:r>
      <w:r w:rsidRPr="00E77497">
        <w:rPr>
          <w:b w:val="0"/>
        </w:rPr>
        <w:br/>
      </w:r>
      <w:r w:rsidRPr="00E77497">
        <w:br/>
      </w:r>
      <w:bookmarkStart w:id="16048" w:name="_Toc235503577"/>
      <w:r w:rsidRPr="00E77497">
        <w:t>The Strict Mode of ECMAScript</w:t>
      </w:r>
      <w:bookmarkEnd w:id="16047"/>
      <w:bookmarkEnd w:id="16048"/>
    </w:p>
    <w:p w:rsidR="00E80769" w:rsidRPr="00C7794D" w:rsidRDefault="00E80769" w:rsidP="00E80769">
      <w:pPr>
        <w:rPr>
          <w:rStyle w:val="Strong"/>
          <w:lang w:val="en-GB"/>
        </w:rPr>
      </w:pPr>
      <w:commentRangeStart w:id="16049"/>
      <w:r w:rsidRPr="00C7794D">
        <w:rPr>
          <w:rStyle w:val="Strong"/>
          <w:lang w:val="en-GB"/>
        </w:rPr>
        <w:t>The strict mode restriction and exceptions</w:t>
      </w:r>
      <w:commentRangeEnd w:id="16049"/>
      <w:r w:rsidR="000B0F4C">
        <w:rPr>
          <w:rStyle w:val="CommentReference"/>
        </w:rPr>
        <w:commentReference w:id="16049"/>
      </w:r>
    </w:p>
    <w:p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ins w:id="16050" w:author="Rev 19 Allen Wirfs-Brock" w:date="2013-09-27T10:58:00Z">
        <w:r w:rsidR="00C36B1B">
          <w:rPr>
            <w:rFonts w:ascii="Arial" w:hAnsi="Arial"/>
            <w:color w:val="000000"/>
          </w:rPr>
          <w:fldChar w:fldCharType="begin"/>
        </w:r>
        <w:r w:rsidR="00C36B1B">
          <w:rPr>
            <w:rFonts w:ascii="Arial" w:hAnsi="Arial"/>
            <w:color w:val="000000"/>
          </w:rPr>
          <w:instrText xml:space="preserve"> REF _Ref368042834 \r \h </w:instrText>
        </w:r>
        <w:r w:rsidR="00C36B1B">
          <w:rPr>
            <w:rFonts w:ascii="Arial" w:hAnsi="Arial"/>
            <w:color w:val="000000"/>
          </w:rPr>
        </w:r>
      </w:ins>
      <w:r w:rsidR="00C36B1B">
        <w:rPr>
          <w:rFonts w:ascii="Arial" w:hAnsi="Arial"/>
          <w:color w:val="000000"/>
        </w:rPr>
        <w:fldChar w:fldCharType="separate"/>
      </w:r>
      <w:ins w:id="16051" w:author="Rev 19 Allen Wirfs-Brock" w:date="2013-09-27T13:07:00Z">
        <w:r w:rsidR="00460CAC">
          <w:rPr>
            <w:rFonts w:ascii="Arial" w:hAnsi="Arial"/>
            <w:color w:val="000000"/>
          </w:rPr>
          <w:t>11.6.2.2</w:t>
        </w:r>
      </w:ins>
      <w:ins w:id="16052" w:author="Rev 19 Allen Wirfs-Brock" w:date="2013-09-27T10:58:00Z">
        <w:r w:rsidR="00C36B1B">
          <w:rPr>
            <w:rFonts w:ascii="Arial" w:hAnsi="Arial"/>
            <w:color w:val="000000"/>
          </w:rPr>
          <w:fldChar w:fldCharType="end"/>
        </w:r>
      </w:ins>
      <w:del w:id="16053" w:author="Rev 19 Allen Wirfs-Brock" w:date="2013-09-27T10:58:00Z">
        <w:r w:rsidR="00C225F5" w:rsidDel="00C36B1B">
          <w:rPr>
            <w:rFonts w:ascii="Arial" w:hAnsi="Arial"/>
            <w:color w:val="000000"/>
          </w:rPr>
          <w:fldChar w:fldCharType="begin"/>
        </w:r>
        <w:r w:rsidR="00C225F5" w:rsidDel="00C36B1B">
          <w:rPr>
            <w:rFonts w:ascii="Arial" w:hAnsi="Arial"/>
            <w:color w:val="000000"/>
          </w:rPr>
          <w:delInstrText xml:space="preserve"> REF _Ref365480121 \r \h </w:delInstrText>
        </w:r>
        <w:r w:rsidR="00C225F5" w:rsidDel="00C36B1B">
          <w:rPr>
            <w:rFonts w:ascii="Arial" w:hAnsi="Arial"/>
            <w:color w:val="000000"/>
          </w:rPr>
        </w:r>
        <w:r w:rsidR="00C225F5" w:rsidDel="00C36B1B">
          <w:rPr>
            <w:rFonts w:ascii="Arial" w:hAnsi="Arial"/>
            <w:color w:val="000000"/>
          </w:rPr>
          <w:fldChar w:fldCharType="separate"/>
        </w:r>
      </w:del>
      <w:del w:id="16054" w:author="Rev 19 Allen Wirfs-Brock" w:date="2013-09-27T08:40:00Z">
        <w:r w:rsidR="00083CEC" w:rsidDel="009E7E9E">
          <w:rPr>
            <w:rFonts w:ascii="Arial" w:hAnsi="Arial"/>
            <w:color w:val="000000"/>
          </w:rPr>
          <w:delText>11.6.1.2</w:delText>
        </w:r>
      </w:del>
      <w:del w:id="16055" w:author="Rev 19 Allen Wirfs-Brock" w:date="2013-09-27T10:58:00Z">
        <w:r w:rsidR="00C225F5" w:rsidDel="00C36B1B">
          <w:rPr>
            <w:rFonts w:ascii="Arial" w:hAnsi="Arial"/>
            <w:color w:val="000000"/>
          </w:rPr>
          <w:fldChar w:fldCharType="end"/>
        </w:r>
      </w:del>
      <w:r w:rsidRPr="00E77497">
        <w:rPr>
          <w:rFonts w:ascii="Arial" w:hAnsi="Arial"/>
          <w:color w:val="000000"/>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_Ref424530746 \r \h </w:instrText>
      </w:r>
      <w:r w:rsidR="00C225F5">
        <w:rPr>
          <w:rFonts w:ascii="Arial" w:hAnsi="Arial"/>
        </w:rPr>
      </w:r>
      <w:r w:rsidR="00C225F5">
        <w:rPr>
          <w:rFonts w:ascii="Arial" w:hAnsi="Arial"/>
        </w:rPr>
        <w:fldChar w:fldCharType="separate"/>
      </w:r>
      <w:r w:rsidR="00460CAC">
        <w:rPr>
          <w:rFonts w:ascii="Arial" w:hAnsi="Arial"/>
        </w:rPr>
        <w:t>11.8.3</w:t>
      </w:r>
      <w:r w:rsidR="00C225F5">
        <w:rPr>
          <w:rFonts w:ascii="Arial" w:hAnsi="Arial"/>
        </w:rPr>
        <w:fldChar w:fldCharType="end"/>
      </w:r>
      <w:r w:rsidRPr="00E77497">
        <w:rPr>
          <w:rFonts w:ascii="Arial" w:hAnsi="Arial"/>
        </w:rPr>
        <w:t xml:space="preserve">) to include </w:t>
      </w:r>
      <w:r w:rsidR="00567210">
        <w:rPr>
          <w:rFonts w:asciiTheme="majorBidi" w:hAnsiTheme="majorBidi" w:cstheme="majorBidi"/>
          <w:i/>
          <w:iCs/>
        </w:rPr>
        <w:t>Legacy</w:t>
      </w:r>
      <w:r w:rsidRPr="00E77497">
        <w:rPr>
          <w:i/>
        </w:rPr>
        <w:t>OctalIntegerLiteral</w:t>
      </w:r>
      <w:r w:rsidRPr="00E77497">
        <w:rPr>
          <w:rFonts w:ascii="Arial" w:hAnsi="Arial"/>
        </w:rPr>
        <w:t xml:space="preserve"> as described in B.1.1.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sidR="00C225F5">
        <w:rPr>
          <w:rFonts w:ascii="Arial" w:hAnsi="Arial" w:cs="Arial"/>
        </w:rPr>
        <w:fldChar w:fldCharType="begin"/>
      </w:r>
      <w:r w:rsidR="00C225F5">
        <w:rPr>
          <w:rFonts w:ascii="Arial" w:hAnsi="Arial" w:cs="Arial"/>
        </w:rPr>
        <w:instrText xml:space="preserve"> REF _Ref365534967 \r \h </w:instrText>
      </w:r>
      <w:r w:rsidR="00C225F5">
        <w:rPr>
          <w:rFonts w:ascii="Arial" w:hAnsi="Arial" w:cs="Arial"/>
        </w:rPr>
      </w:r>
      <w:r w:rsidR="00C225F5">
        <w:rPr>
          <w:rFonts w:ascii="Arial" w:hAnsi="Arial" w:cs="Arial"/>
        </w:rPr>
        <w:fldChar w:fldCharType="separate"/>
      </w:r>
      <w:ins w:id="16056" w:author="Rev 19 Allen Wirfs-Brock" w:date="2013-09-27T13:07:00Z">
        <w:r w:rsidR="00460CAC">
          <w:rPr>
            <w:rFonts w:ascii="Arial" w:hAnsi="Arial" w:cs="Arial"/>
          </w:rPr>
          <w:t>10.2.1</w:t>
        </w:r>
      </w:ins>
      <w:del w:id="16057" w:author="Rev 19 Allen Wirfs-Brock" w:date="2013-09-27T08:40:00Z">
        <w:r w:rsidR="00083CEC" w:rsidDel="009E7E9E">
          <w:rPr>
            <w:rFonts w:ascii="Arial" w:hAnsi="Arial" w:cs="Arial"/>
          </w:rPr>
          <w:delText>10.1.1</w:delText>
        </w:r>
      </w:del>
      <w:r w:rsidR="00C225F5">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sidR="00567210">
        <w:rPr>
          <w:rFonts w:asciiTheme="majorBidi" w:hAnsiTheme="majorBidi" w:cstheme="majorBidi"/>
          <w:i/>
          <w:iCs/>
        </w:rPr>
        <w:t>Legacy</w:t>
      </w:r>
      <w:r w:rsidRPr="00E77497">
        <w:rPr>
          <w:i/>
        </w:rPr>
        <w:t>OctalEscapeSequence</w:t>
      </w:r>
      <w:r w:rsidRPr="00E77497">
        <w:rPr>
          <w:rFonts w:ascii="Arial" w:hAnsi="Arial" w:cs="Arial"/>
        </w:rPr>
        <w:t xml:space="preserve"> as described in B.1.2.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_Ref366132757 \r \h </w:instrText>
      </w:r>
      <w:r w:rsidR="00C225F5">
        <w:rPr>
          <w:rFonts w:ascii="Arial" w:hAnsi="Arial"/>
        </w:rPr>
      </w:r>
      <w:r w:rsidR="00C225F5">
        <w:rPr>
          <w:rFonts w:ascii="Arial" w:hAnsi="Arial"/>
        </w:rPr>
        <w:fldChar w:fldCharType="separate"/>
      </w:r>
      <w:r w:rsidR="00460CAC">
        <w:rPr>
          <w:rFonts w:ascii="Arial" w:hAnsi="Arial"/>
        </w:rPr>
        <w:t>6.2.4.2</w:t>
      </w:r>
      <w:r w:rsidR="00C225F5">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460CAC">
        <w:rPr>
          <w:rFonts w:ascii="Arial" w:hAnsi="Arial"/>
        </w:rPr>
        <w:t>12.13</w:t>
      </w:r>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460CAC">
        <w:rPr>
          <w:rFonts w:ascii="Arial" w:hAnsi="Arial"/>
        </w:rPr>
        <w:t>12.13</w:t>
      </w:r>
      <w:r w:rsidR="00C225F5">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460CAC">
        <w:rPr>
          <w:rFonts w:ascii="Arial" w:hAnsi="Arial"/>
        </w:rPr>
        <w:t>12.13</w:t>
      </w:r>
      <w:r w:rsidR="00C225F5">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sidR="00C225F5">
        <w:rPr>
          <w:rFonts w:ascii="Arial" w:hAnsi="Arial"/>
        </w:rPr>
        <w:fldChar w:fldCharType="begin"/>
      </w:r>
      <w:r w:rsidR="00C225F5">
        <w:rPr>
          <w:rFonts w:ascii="Arial" w:hAnsi="Arial"/>
        </w:rPr>
        <w:instrText xml:space="preserve"> REF _Ref366133094 \r \h </w:instrText>
      </w:r>
      <w:r w:rsidR="00C225F5">
        <w:rPr>
          <w:rFonts w:ascii="Arial" w:hAnsi="Arial"/>
        </w:rPr>
      </w:r>
      <w:r w:rsidR="00C225F5">
        <w:rPr>
          <w:rFonts w:ascii="Arial" w:hAnsi="Arial"/>
        </w:rPr>
        <w:fldChar w:fldCharType="separate"/>
      </w:r>
      <w:ins w:id="16058" w:author="Rev 19 Allen Wirfs-Brock" w:date="2013-09-27T13:07:00Z">
        <w:r w:rsidR="00460CAC">
          <w:rPr>
            <w:rFonts w:ascii="Arial" w:hAnsi="Arial"/>
          </w:rPr>
          <w:t>12.4.6</w:t>
        </w:r>
      </w:ins>
      <w:del w:id="16059" w:author="Rev 19 Allen Wirfs-Brock" w:date="2013-09-27T08:40:00Z">
        <w:r w:rsidR="00083CEC" w:rsidDel="009E7E9E">
          <w:rPr>
            <w:rFonts w:ascii="Arial" w:hAnsi="Arial"/>
          </w:rPr>
          <w:delText>12.4.4</w:delText>
        </w:r>
      </w:del>
      <w:r w:rsidR="00C225F5">
        <w:rPr>
          <w:rFonts w:ascii="Arial" w:hAnsi="Arial"/>
        </w:rPr>
        <w:fldChar w:fldCharType="end"/>
      </w:r>
      <w:r w:rsidRPr="00E77497">
        <w:rPr>
          <w:rFonts w:ascii="Arial" w:hAnsi="Arial"/>
        </w:rPr>
        <w:t>) or a Prefix Decrement (</w:t>
      </w:r>
      <w:r w:rsidR="00C225F5">
        <w:rPr>
          <w:rFonts w:ascii="Arial" w:hAnsi="Arial"/>
        </w:rPr>
        <w:fldChar w:fldCharType="begin"/>
      </w:r>
      <w:r w:rsidR="00C225F5">
        <w:rPr>
          <w:rFonts w:ascii="Arial" w:hAnsi="Arial"/>
        </w:rPr>
        <w:instrText xml:space="preserve"> REF _Ref366133109 \r \h </w:instrText>
      </w:r>
      <w:r w:rsidR="00C225F5">
        <w:rPr>
          <w:rFonts w:ascii="Arial" w:hAnsi="Arial"/>
        </w:rPr>
      </w:r>
      <w:r w:rsidR="00C225F5">
        <w:rPr>
          <w:rFonts w:ascii="Arial" w:hAnsi="Arial"/>
        </w:rPr>
        <w:fldChar w:fldCharType="separate"/>
      </w:r>
      <w:ins w:id="16060" w:author="Rev 19 Allen Wirfs-Brock" w:date="2013-09-27T13:07:00Z">
        <w:r w:rsidR="00460CAC">
          <w:rPr>
            <w:rFonts w:ascii="Arial" w:hAnsi="Arial"/>
          </w:rPr>
          <w:t>12.4.7</w:t>
        </w:r>
      </w:ins>
      <w:del w:id="16061" w:author="Rev 19 Allen Wirfs-Brock" w:date="2013-09-27T08:40:00Z">
        <w:r w:rsidR="00083CEC" w:rsidDel="009E7E9E">
          <w:rPr>
            <w:rFonts w:ascii="Arial" w:hAnsi="Arial"/>
          </w:rPr>
          <w:delText>12.4.5</w:delText>
        </w:r>
      </w:del>
      <w:r w:rsidR="00C225F5">
        <w:rPr>
          <w:rFonts w:ascii="Arial" w:hAnsi="Arial"/>
        </w:rPr>
        <w:fldChar w:fldCharType="end"/>
      </w:r>
      <w:r w:rsidRPr="00E77497">
        <w:rPr>
          <w:rFonts w:ascii="Arial" w:hAnsi="Arial"/>
        </w:rPr>
        <w:t xml:space="preserve">) operator. </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sidR="00C225F5">
        <w:rPr>
          <w:rFonts w:ascii="Arial" w:hAnsi="Arial"/>
        </w:rPr>
        <w:fldChar w:fldCharType="begin"/>
      </w:r>
      <w:r w:rsidR="00C225F5">
        <w:rPr>
          <w:rFonts w:ascii="Arial" w:hAnsi="Arial"/>
        </w:rPr>
        <w:instrText xml:space="preserve"> REF _Ref365541145 \r \h </w:instrText>
      </w:r>
      <w:r w:rsidR="00C225F5">
        <w:rPr>
          <w:rFonts w:ascii="Arial" w:hAnsi="Arial"/>
        </w:rPr>
      </w:r>
      <w:r w:rsidR="00C225F5">
        <w:rPr>
          <w:rFonts w:ascii="Arial" w:hAnsi="Arial"/>
        </w:rPr>
        <w:fldChar w:fldCharType="separate"/>
      </w:r>
      <w:ins w:id="16062" w:author="Rev 19 Allen Wirfs-Brock" w:date="2013-09-27T13:07:00Z">
        <w:r w:rsidR="00460CAC">
          <w:rPr>
            <w:rFonts w:ascii="Arial" w:hAnsi="Arial"/>
          </w:rPr>
          <w:t>9.1.15.9</w:t>
        </w:r>
      </w:ins>
      <w:del w:id="16063" w:author="Rev 19 Allen Wirfs-Brock" w:date="2013-09-27T08:40:00Z">
        <w:r w:rsidR="00083CEC" w:rsidDel="009E7E9E">
          <w:rPr>
            <w:rFonts w:ascii="Arial" w:hAnsi="Arial"/>
          </w:rPr>
          <w:delText>9.1.16.9</w:delText>
        </w:r>
      </w:del>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225F5">
        <w:rPr>
          <w:rFonts w:ascii="Arial" w:hAnsi="Arial"/>
        </w:rPr>
        <w:fldChar w:fldCharType="begin"/>
      </w:r>
      <w:r w:rsidR="00C225F5">
        <w:rPr>
          <w:rFonts w:ascii="Arial" w:hAnsi="Arial"/>
        </w:rPr>
        <w:instrText xml:space="preserve"> REF _Ref366133197 \r \h </w:instrText>
      </w:r>
      <w:r w:rsidR="00C225F5">
        <w:rPr>
          <w:rFonts w:ascii="Arial" w:hAnsi="Arial"/>
        </w:rPr>
      </w:r>
      <w:r w:rsidR="00C225F5">
        <w:rPr>
          <w:rFonts w:ascii="Arial" w:hAnsi="Arial"/>
        </w:rPr>
        <w:fldChar w:fldCharType="separate"/>
      </w:r>
      <w:ins w:id="16064" w:author="Rev 19 Allen Wirfs-Brock" w:date="2013-09-27T13:07:00Z">
        <w:r w:rsidR="00460CAC">
          <w:rPr>
            <w:rFonts w:ascii="Arial" w:hAnsi="Arial"/>
          </w:rPr>
          <w:t>9.2.4.1</w:t>
        </w:r>
      </w:ins>
      <w:del w:id="16065" w:author="Rev 19 Allen Wirfs-Brock" w:date="2013-09-27T08:40:00Z">
        <w:r w:rsidR="00083CEC" w:rsidDel="009E7E9E">
          <w:rPr>
            <w:rFonts w:ascii="Arial" w:hAnsi="Arial"/>
          </w:rPr>
          <w:delText>9.2.5.1</w:delText>
        </w:r>
      </w:del>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225F5">
        <w:rPr>
          <w:rFonts w:ascii="Arial" w:hAnsi="Arial"/>
        </w:rPr>
        <w:fldChar w:fldCharType="begin"/>
      </w:r>
      <w:r w:rsidR="00C225F5">
        <w:rPr>
          <w:rFonts w:ascii="Arial" w:hAnsi="Arial"/>
        </w:rPr>
        <w:instrText xml:space="preserve"> REF _Ref365537985 \r \h </w:instrText>
      </w:r>
      <w:r w:rsidR="00C225F5">
        <w:rPr>
          <w:rFonts w:ascii="Arial" w:hAnsi="Arial"/>
        </w:rPr>
      </w:r>
      <w:r w:rsidR="00C225F5">
        <w:rPr>
          <w:rFonts w:ascii="Arial" w:hAnsi="Arial"/>
        </w:rPr>
        <w:fldChar w:fldCharType="separate"/>
      </w:r>
      <w:ins w:id="16066" w:author="Rev 19 Allen Wirfs-Brock" w:date="2013-09-27T13:07:00Z">
        <w:r w:rsidR="00460CAC">
          <w:rPr>
            <w:rFonts w:ascii="Arial" w:hAnsi="Arial"/>
          </w:rPr>
          <w:t>9.1.15.11</w:t>
        </w:r>
      </w:ins>
      <w:del w:id="16067" w:author="Rev 19 Allen Wirfs-Brock" w:date="2013-09-27T08:40:00Z">
        <w:r w:rsidR="00083CEC" w:rsidDel="009E7E9E">
          <w:rPr>
            <w:rFonts w:ascii="Arial" w:hAnsi="Arial"/>
          </w:rPr>
          <w:delText>9.1.16.11</w:delText>
        </w:r>
      </w:del>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460CAC">
        <w:rPr>
          <w:rFonts w:ascii="Arial" w:hAnsi="Arial"/>
        </w:rPr>
        <w:t>12.1.5</w:t>
      </w:r>
      <w:r w:rsidR="00C225F5">
        <w:rPr>
          <w:rFonts w:ascii="Arial" w:hAnsi="Arial"/>
        </w:rPr>
        <w:fldChar w:fldCharType="end"/>
      </w:r>
      <w:r w:rsidRPr="00E77497">
        <w:rPr>
          <w:rFonts w:ascii="Arial" w:hAnsi="Arial"/>
        </w:rPr>
        <w:t>).</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460CAC">
        <w:rPr>
          <w:rFonts w:ascii="Arial" w:hAnsi="Arial"/>
        </w:rPr>
        <w:t>12.1.5</w:t>
      </w:r>
      <w:r w:rsidR="00C225F5">
        <w:rPr>
          <w:rFonts w:ascii="Arial" w:hAnsi="Arial"/>
        </w:rPr>
        <w:fldChar w:fldCharType="end"/>
      </w:r>
      <w:r w:rsidRPr="00A67AF2">
        <w:rPr>
          <w:rFonts w:ascii="Arial" w:hAnsi="Arial"/>
        </w:rPr>
        <w:t>).</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sidR="000B0F4C">
        <w:rPr>
          <w:rFonts w:ascii="Arial" w:hAnsi="Arial"/>
        </w:rPr>
        <w:fldChar w:fldCharType="begin"/>
      </w:r>
      <w:r w:rsidR="000B0F4C">
        <w:rPr>
          <w:rFonts w:ascii="Arial" w:hAnsi="Arial"/>
        </w:rPr>
        <w:instrText xml:space="preserve"> REF _Ref449966832 \r \h </w:instrText>
      </w:r>
      <w:r w:rsidR="000B0F4C">
        <w:rPr>
          <w:rFonts w:ascii="Arial" w:hAnsi="Arial"/>
        </w:rPr>
      </w:r>
      <w:r w:rsidR="000B0F4C">
        <w:rPr>
          <w:rFonts w:ascii="Arial" w:hAnsi="Arial"/>
        </w:rPr>
        <w:fldChar w:fldCharType="separate"/>
      </w:r>
      <w:r w:rsidR="00460CAC">
        <w:rPr>
          <w:rFonts w:ascii="Arial" w:hAnsi="Arial"/>
        </w:rPr>
        <w:t>18.2.1</w:t>
      </w:r>
      <w:r w:rsidR="000B0F4C">
        <w:rPr>
          <w:rFonts w:ascii="Arial" w:hAnsi="Arial"/>
        </w:rPr>
        <w:fldChar w:fldCharType="end"/>
      </w:r>
      <w:r w:rsidRPr="00A67AF2">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w:t>
      </w:r>
      <w:r w:rsidR="000B0F4C">
        <w:rPr>
          <w:rFonts w:ascii="Arial" w:hAnsi="Arial"/>
        </w:rPr>
        <w:fldChar w:fldCharType="begin"/>
      </w:r>
      <w:r w:rsidR="000B0F4C">
        <w:rPr>
          <w:rFonts w:ascii="Arial" w:hAnsi="Arial"/>
        </w:rPr>
        <w:instrText xml:space="preserve"> REF _Ref366133577 \r \h </w:instrText>
      </w:r>
      <w:r w:rsidR="000B0F4C">
        <w:rPr>
          <w:rFonts w:ascii="Arial" w:hAnsi="Arial"/>
        </w:rPr>
      </w:r>
      <w:r w:rsidR="000B0F4C">
        <w:rPr>
          <w:rFonts w:ascii="Arial" w:hAnsi="Arial"/>
        </w:rPr>
        <w:fldChar w:fldCharType="separate"/>
      </w:r>
      <w:r w:rsidR="00460CAC">
        <w:rPr>
          <w:rFonts w:ascii="Arial" w:hAnsi="Arial"/>
        </w:rPr>
        <w:t>8.3.2</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_Ref366133615 \r \h </w:instrText>
      </w:r>
      <w:r w:rsidR="000B0F4C">
        <w:rPr>
          <w:rFonts w:ascii="Arial" w:hAnsi="Arial"/>
        </w:rPr>
      </w:r>
      <w:r w:rsidR="000B0F4C">
        <w:rPr>
          <w:rFonts w:ascii="Arial" w:hAnsi="Arial"/>
        </w:rPr>
        <w:fldChar w:fldCharType="separate"/>
      </w:r>
      <w:r w:rsidR="00460CAC">
        <w:rPr>
          <w:rFonts w:ascii="Arial" w:hAnsi="Arial"/>
        </w:rPr>
        <w:t>12.1.1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_Ref366133695 \r \h </w:instrText>
      </w:r>
      <w:r w:rsidR="000B0F4C">
        <w:rPr>
          <w:rFonts w:ascii="Arial" w:hAnsi="Arial"/>
        </w:rPr>
      </w:r>
      <w:r w:rsidR="000B0F4C">
        <w:rPr>
          <w:rFonts w:ascii="Arial" w:hAnsi="Arial"/>
        </w:rPr>
        <w:fldChar w:fldCharType="separate"/>
      </w:r>
      <w:r w:rsidR="00460CAC">
        <w:rPr>
          <w:rFonts w:ascii="Arial" w:hAnsi="Arial"/>
        </w:rPr>
        <w:t>19.2.3.3</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_Ref366133712 \r \h </w:instrText>
      </w:r>
      <w:r w:rsidR="000B0F4C">
        <w:rPr>
          <w:rFonts w:ascii="Arial" w:hAnsi="Arial"/>
        </w:rPr>
      </w:r>
      <w:r w:rsidR="000B0F4C">
        <w:rPr>
          <w:rFonts w:ascii="Arial" w:hAnsi="Arial"/>
        </w:rPr>
        <w:fldChar w:fldCharType="separate"/>
      </w:r>
      <w:r w:rsidR="00460CAC">
        <w:rPr>
          <w:rFonts w:ascii="Arial" w:hAnsi="Arial"/>
        </w:rPr>
        <w:t>19.2.3.1</w:t>
      </w:r>
      <w:r w:rsidR="000B0F4C">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w:t>
      </w:r>
      <w:ins w:id="16068" w:author="Rev 19 Allen Wirfs-Brock" w:date="2013-09-27T10:56:00Z">
        <w:r w:rsidR="00C36B1B">
          <w:rPr>
            <w:rFonts w:ascii="Arial" w:hAnsi="Arial"/>
          </w:rPr>
          <w:fldChar w:fldCharType="begin"/>
        </w:r>
        <w:r w:rsidR="00C36B1B">
          <w:rPr>
            <w:rFonts w:ascii="Arial" w:hAnsi="Arial"/>
          </w:rPr>
          <w:instrText xml:space="preserve"> REF _Ref366133744 \r \h </w:instrText>
        </w:r>
        <w:r w:rsidR="00C36B1B">
          <w:rPr>
            <w:rFonts w:ascii="Arial" w:hAnsi="Arial"/>
          </w:rPr>
        </w:r>
      </w:ins>
      <w:r w:rsidR="00C36B1B">
        <w:rPr>
          <w:rFonts w:ascii="Arial" w:hAnsi="Arial"/>
        </w:rPr>
        <w:fldChar w:fldCharType="separate"/>
      </w:r>
      <w:ins w:id="16069" w:author="Rev 19 Allen Wirfs-Brock" w:date="2013-09-27T13:07:00Z">
        <w:r w:rsidR="00460CAC">
          <w:rPr>
            <w:rFonts w:ascii="Arial" w:hAnsi="Arial"/>
          </w:rPr>
          <w:t>12.4.3</w:t>
        </w:r>
      </w:ins>
      <w:ins w:id="16070" w:author="Rev 19 Allen Wirfs-Brock" w:date="2013-09-27T10:56:00Z">
        <w:r w:rsidR="00C36B1B">
          <w:rPr>
            <w:rFonts w:ascii="Arial" w:hAnsi="Arial"/>
          </w:rPr>
          <w:fldChar w:fldCharType="end"/>
        </w:r>
      </w:ins>
      <w:del w:id="16071" w:author="Rev 19 Allen Wirfs-Brock" w:date="2013-09-27T10:56:00Z">
        <w:r w:rsidRPr="00E77497" w:rsidDel="00C36B1B">
          <w:rPr>
            <w:rFonts w:ascii="Arial" w:hAnsi="Arial"/>
          </w:rPr>
          <w:delText>11.4.1</w:delText>
        </w:r>
      </w:del>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lastRenderedPageBreak/>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sidR="000B0F4C">
        <w:rPr>
          <w:rFonts w:ascii="Arial" w:hAnsi="Arial"/>
        </w:rPr>
        <w:fldChar w:fldCharType="begin"/>
      </w:r>
      <w:r w:rsidR="000B0F4C">
        <w:rPr>
          <w:rFonts w:ascii="Arial" w:hAnsi="Arial"/>
        </w:rPr>
        <w:instrText xml:space="preserve"> REF _Ref366133744 \r \h </w:instrText>
      </w:r>
      <w:r w:rsidR="000B0F4C">
        <w:rPr>
          <w:rFonts w:ascii="Arial" w:hAnsi="Arial"/>
        </w:rPr>
      </w:r>
      <w:r w:rsidR="000B0F4C">
        <w:rPr>
          <w:rFonts w:ascii="Arial" w:hAnsi="Arial"/>
        </w:rPr>
        <w:fldChar w:fldCharType="separate"/>
      </w:r>
      <w:ins w:id="16072" w:author="Rev 19 Allen Wirfs-Brock" w:date="2013-09-27T13:07:00Z">
        <w:r w:rsidR="00460CAC">
          <w:rPr>
            <w:rFonts w:ascii="Arial" w:hAnsi="Arial"/>
          </w:rPr>
          <w:t>12.4.3</w:t>
        </w:r>
      </w:ins>
      <w:del w:id="16073" w:author="Rev 19 Allen Wirfs-Brock" w:date="2013-09-27T08:40:00Z">
        <w:r w:rsidR="00083CEC" w:rsidDel="009E7E9E">
          <w:rPr>
            <w:rFonts w:ascii="Arial" w:hAnsi="Arial"/>
          </w:rPr>
          <w:delText>12.4.1</w:delText>
        </w:r>
      </w:del>
      <w:r w:rsidR="000B0F4C">
        <w:rPr>
          <w:rFonts w:ascii="Arial" w:hAnsi="Arial"/>
        </w:rPr>
        <w:fldChar w:fldCharType="end"/>
      </w:r>
      <w:r w:rsidRPr="00E77497">
        <w:rPr>
          <w:rFonts w:ascii="Arial" w:hAnsi="Arial"/>
        </w:rPr>
        <w:t>).</w:t>
      </w:r>
    </w:p>
    <w:p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w:t>
      </w:r>
      <w:ins w:id="16074" w:author="Rev 19 Allen Wirfs-Brock" w:date="2013-09-06T15:02:00Z">
        <w:r w:rsidR="00233D6B" w:rsidRPr="00E77497">
          <w:rPr>
            <w:rFonts w:ascii="Arial" w:hAnsi="Arial"/>
          </w:rPr>
          <w:t xml:space="preserve">or </w:t>
        </w:r>
        <w:r w:rsidR="00233D6B" w:rsidRPr="00E77497">
          <w:rPr>
            <w:i/>
          </w:rPr>
          <w:t>VariableDeclarationNoIn</w:t>
        </w:r>
        <w:r w:rsidR="00233D6B" w:rsidRPr="00E77497">
          <w:rPr>
            <w:rFonts w:ascii="Arial" w:hAnsi="Arial"/>
          </w:rPr>
          <w:t xml:space="preserve"> </w:t>
        </w:r>
      </w:ins>
      <w:r w:rsidRPr="00E77497">
        <w:rPr>
          <w:rFonts w:ascii="Arial" w:hAnsi="Arial"/>
        </w:rPr>
        <w:t xml:space="preserve">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_Ref366133794 \r \h </w:instrText>
      </w:r>
      <w:r w:rsidR="000B0F4C">
        <w:rPr>
          <w:rFonts w:ascii="Arial" w:hAnsi="Arial"/>
        </w:rPr>
      </w:r>
      <w:r w:rsidR="000B0F4C">
        <w:rPr>
          <w:rFonts w:ascii="Arial" w:hAnsi="Arial"/>
        </w:rPr>
        <w:fldChar w:fldCharType="separate"/>
      </w:r>
      <w:r w:rsidR="00460CAC">
        <w:rPr>
          <w:rFonts w:ascii="Arial" w:hAnsi="Arial"/>
        </w:rPr>
        <w:t>13.2.2</w:t>
      </w:r>
      <w:r w:rsidR="000B0F4C">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_Ref366133814 \r \h </w:instrText>
      </w:r>
      <w:r w:rsidR="000B0F4C">
        <w:rPr>
          <w:rFonts w:ascii="Arial" w:hAnsi="Arial"/>
        </w:rPr>
      </w:r>
      <w:r w:rsidR="000B0F4C">
        <w:rPr>
          <w:rFonts w:ascii="Arial" w:hAnsi="Arial"/>
        </w:rPr>
        <w:fldChar w:fldCharType="separate"/>
      </w:r>
      <w:r w:rsidR="00460CAC">
        <w:rPr>
          <w:rFonts w:ascii="Arial" w:hAnsi="Arial"/>
        </w:rPr>
        <w:t>13.10</w:t>
      </w:r>
      <w:r w:rsidR="000B0F4C">
        <w:rPr>
          <w:rFonts w:ascii="Arial" w:hAnsi="Arial"/>
        </w:rPr>
        <w:fldChar w:fldCharType="end"/>
      </w:r>
      <w:r w:rsidRPr="00E77497">
        <w:rPr>
          <w:rFonts w:ascii="Arial" w:hAnsi="Arial"/>
        </w:rPr>
        <w:t>).</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rsidR="000B0F4C">
        <w:fldChar w:fldCharType="begin"/>
      </w:r>
      <w:r w:rsidR="000B0F4C">
        <w:instrText xml:space="preserve"> REF _Ref366133840 \r \h </w:instrText>
      </w:r>
      <w:r w:rsidR="000B0F4C">
        <w:fldChar w:fldCharType="separate"/>
      </w:r>
      <w:r w:rsidR="00460CAC">
        <w:t>13.14</w:t>
      </w:r>
      <w:r w:rsidR="000B0F4C">
        <w:fldChar w:fldCharType="end"/>
      </w:r>
      <w:r w:rsidRPr="00E77497">
        <w:t>)</w:t>
      </w:r>
    </w:p>
    <w:p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w:t>
      </w:r>
      <w:r w:rsidR="000B0F4C">
        <w:fldChar w:fldCharType="begin"/>
      </w:r>
      <w:r w:rsidR="000B0F4C">
        <w:instrText xml:space="preserve"> REF _Ref365533716 \r \h </w:instrText>
      </w:r>
      <w:r w:rsidR="000B0F4C">
        <w:fldChar w:fldCharType="separate"/>
      </w:r>
      <w:ins w:id="16075" w:author="Rev 19 Allen Wirfs-Brock" w:date="2013-09-27T13:07:00Z">
        <w:r w:rsidR="00460CAC">
          <w:t>0</w:t>
        </w:r>
      </w:ins>
      <w:del w:id="16076" w:author="Rev 19 Allen Wirfs-Brock" w:date="2013-09-27T08:40:00Z">
        <w:r w:rsidR="00083CEC" w:rsidDel="009E7E9E">
          <w:delText>14.1</w:delText>
        </w:r>
      </w:del>
      <w:r w:rsidR="000B0F4C">
        <w:fldChar w:fldCharType="end"/>
      </w:r>
      <w:r w:rsidRPr="00E77497">
        <w:t>)</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ins w:id="16077" w:author="Rev 19 Allen Wirfs-Brock" w:date="2013-09-27T13:07:00Z">
        <w:r w:rsidR="00460CAC">
          <w:rPr>
            <w:rFonts w:ascii="Arial" w:hAnsi="Arial"/>
          </w:rPr>
          <w:t>0</w:t>
        </w:r>
      </w:ins>
      <w:del w:id="16078" w:author="Rev 19 Allen Wirfs-Brock" w:date="2013-09-27T08:40:00Z">
        <w:r w:rsidR="00083CEC" w:rsidDel="009E7E9E">
          <w:rPr>
            <w:rFonts w:ascii="Arial" w:hAnsi="Arial"/>
          </w:rPr>
          <w:delText>14.1</w:delText>
        </w:r>
      </w:del>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460CAC">
        <w:rPr>
          <w:rFonts w:ascii="Arial" w:hAnsi="Arial"/>
        </w:rPr>
        <w:t>19.2.1</w:t>
      </w:r>
      <w:r w:rsidR="000B0F4C">
        <w:rPr>
          <w:rFonts w:ascii="Arial" w:hAnsi="Arial"/>
        </w:rPr>
        <w:fldChar w:fldCharType="end"/>
      </w:r>
      <w:r w:rsidRPr="00E77497">
        <w:rPr>
          <w:rFonts w:ascii="Arial" w:hAnsi="Arial"/>
        </w:rPr>
        <w:t>).</w:t>
      </w:r>
    </w:p>
    <w:p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B0F4C">
        <w:rPr>
          <w:rFonts w:ascii="Arial" w:hAnsi="Arial"/>
        </w:rPr>
        <w:fldChar w:fldCharType="begin"/>
      </w:r>
      <w:r w:rsidR="000B0F4C">
        <w:rPr>
          <w:rFonts w:ascii="Arial" w:hAnsi="Arial"/>
        </w:rPr>
        <w:instrText xml:space="preserve"> REF _Ref366134382 \r \h </w:instrText>
      </w:r>
      <w:r w:rsidR="000B0F4C">
        <w:rPr>
          <w:rFonts w:ascii="Arial" w:hAnsi="Arial"/>
        </w:rPr>
      </w:r>
      <w:r w:rsidR="000B0F4C">
        <w:rPr>
          <w:rFonts w:ascii="Arial" w:hAnsi="Arial"/>
        </w:rPr>
        <w:fldChar w:fldCharType="separate"/>
      </w:r>
      <w:ins w:id="16079" w:author="Rev 19 Allen Wirfs-Brock" w:date="2013-09-27T13:07:00Z">
        <w:r w:rsidR="00460CAC">
          <w:rPr>
            <w:rFonts w:ascii="Arial" w:hAnsi="Arial"/>
          </w:rPr>
          <w:t>9.1.15.3</w:t>
        </w:r>
      </w:ins>
      <w:del w:id="16080" w:author="Rev 19 Allen Wirfs-Brock" w:date="2013-09-27T08:40:00Z">
        <w:r w:rsidR="00083CEC" w:rsidDel="009E7E9E">
          <w:rPr>
            <w:rFonts w:ascii="Arial" w:hAnsi="Arial"/>
          </w:rPr>
          <w:delText>9.1.16.3</w:delText>
        </w:r>
      </w:del>
      <w:r w:rsidR="000B0F4C">
        <w:rPr>
          <w:rFonts w:ascii="Arial" w:hAnsi="Arial"/>
        </w:rPr>
        <w:fldChar w:fldCharType="end"/>
      </w:r>
      <w:r w:rsidR="00077E5B">
        <w:rPr>
          <w:rFonts w:ascii="Arial" w:hAnsi="Arial"/>
        </w:rPr>
        <w:t xml:space="preserve">, </w:t>
      </w:r>
      <w:r w:rsidR="000B0F4C">
        <w:rPr>
          <w:rFonts w:ascii="Arial" w:hAnsi="Arial"/>
        </w:rPr>
        <w:fldChar w:fldCharType="begin"/>
      </w:r>
      <w:r w:rsidR="000B0F4C">
        <w:rPr>
          <w:rFonts w:ascii="Arial" w:hAnsi="Arial"/>
        </w:rPr>
        <w:instrText xml:space="preserve"> REF _Ref366134480 \r \h </w:instrText>
      </w:r>
      <w:r w:rsidR="000B0F4C">
        <w:rPr>
          <w:rFonts w:ascii="Arial" w:hAnsi="Arial"/>
        </w:rPr>
      </w:r>
      <w:r w:rsidR="000B0F4C">
        <w:rPr>
          <w:rFonts w:ascii="Arial" w:hAnsi="Arial"/>
        </w:rPr>
        <w:fldChar w:fldCharType="separate"/>
      </w:r>
      <w:ins w:id="16081" w:author="Rev 19 Allen Wirfs-Brock" w:date="2013-09-27T13:07:00Z">
        <w:r w:rsidR="00460CAC">
          <w:rPr>
            <w:rFonts w:ascii="Arial" w:hAnsi="Arial"/>
          </w:rPr>
          <w:t>9.1.15.4</w:t>
        </w:r>
      </w:ins>
      <w:del w:id="16082" w:author="Rev 19 Allen Wirfs-Brock" w:date="2013-09-27T08:40:00Z">
        <w:r w:rsidR="00083CEC" w:rsidDel="009E7E9E">
          <w:rPr>
            <w:rFonts w:ascii="Arial" w:hAnsi="Arial"/>
          </w:rPr>
          <w:delText>9.1.16.4</w:delText>
        </w:r>
      </w:del>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_Ref366134455 \r \h </w:instrText>
      </w:r>
      <w:r w:rsidR="000B0F4C">
        <w:rPr>
          <w:rFonts w:ascii="Arial" w:hAnsi="Arial"/>
        </w:rPr>
      </w:r>
      <w:r w:rsidR="000B0F4C">
        <w:rPr>
          <w:rFonts w:ascii="Arial" w:hAnsi="Arial"/>
        </w:rPr>
        <w:fldChar w:fldCharType="separate"/>
      </w:r>
      <w:ins w:id="16083" w:author="Rev 19 Allen Wirfs-Brock" w:date="2013-09-27T13:07:00Z">
        <w:r w:rsidR="00460CAC">
          <w:rPr>
            <w:rFonts w:ascii="Arial" w:hAnsi="Arial"/>
          </w:rPr>
          <w:t>9.2.4</w:t>
        </w:r>
      </w:ins>
      <w:del w:id="16084" w:author="Rev 19 Allen Wirfs-Brock" w:date="2013-09-27T08:40:00Z">
        <w:r w:rsidR="00083CEC" w:rsidDel="009E7E9E">
          <w:rPr>
            <w:rFonts w:ascii="Arial" w:hAnsi="Arial"/>
          </w:rPr>
          <w:delText>9.2.5</w:delText>
        </w:r>
      </w:del>
      <w:r w:rsidR="000B0F4C">
        <w:rPr>
          <w:rFonts w:ascii="Arial" w:hAnsi="Arial"/>
        </w:rPr>
        <w:fldChar w:fldCharType="end"/>
      </w:r>
      <w:r w:rsidRPr="00E77497">
        <w:rPr>
          <w:rFonts w:ascii="Arial" w:hAnsi="Arial"/>
        </w:rPr>
        <w:t>).</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ins w:id="16085" w:author="Rev 19 Allen Wirfs-Brock" w:date="2013-09-27T13:07:00Z">
        <w:r w:rsidR="00460CAC">
          <w:rPr>
            <w:rFonts w:ascii="Arial" w:hAnsi="Arial"/>
          </w:rPr>
          <w:t>0</w:t>
        </w:r>
      </w:ins>
      <w:del w:id="16086" w:author="Rev 19 Allen Wirfs-Brock" w:date="2013-09-27T08:40:00Z">
        <w:r w:rsidR="00083CEC" w:rsidDel="009E7E9E">
          <w:rPr>
            <w:rFonts w:ascii="Arial" w:hAnsi="Arial"/>
          </w:rPr>
          <w:delText>14.1</w:delText>
        </w:r>
      </w:del>
      <w:r w:rsidR="000B0F4C">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460CAC">
        <w:rPr>
          <w:rFonts w:ascii="Arial" w:hAnsi="Arial"/>
        </w:rPr>
        <w:t>19.2.1</w:t>
      </w:r>
      <w:r w:rsidR="000B0F4C">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rsidR="00990F07" w:rsidRPr="00E77497" w:rsidRDefault="00990F07" w:rsidP="00990F07">
      <w:pPr>
        <w:spacing w:after="120"/>
        <w:rPr>
          <w:rFonts w:eastAsia="Arial Unicode MS"/>
          <w:color w:val="000000"/>
          <w:szCs w:val="21"/>
        </w:rPr>
      </w:pPr>
    </w:p>
    <w:p w:rsidR="00990F07" w:rsidRPr="00E77497" w:rsidRDefault="00990F07" w:rsidP="00990F07">
      <w:pPr>
        <w:pStyle w:val="ANNEX"/>
      </w:pPr>
      <w:r w:rsidRPr="00E77497">
        <w:rPr>
          <w:b w:val="0"/>
        </w:rPr>
        <w:lastRenderedPageBreak/>
        <w:br/>
      </w:r>
      <w:bookmarkStart w:id="16087" w:name="_Toc368050877"/>
      <w:r w:rsidRPr="00E77497">
        <w:rPr>
          <w:b w:val="0"/>
        </w:rPr>
        <w:t>(informative)</w:t>
      </w:r>
      <w:r w:rsidRPr="00E77497">
        <w:rPr>
          <w:b w:val="0"/>
        </w:rPr>
        <w:br/>
      </w:r>
      <w:bookmarkStart w:id="16088" w:name="_Toc202449583"/>
      <w:bookmarkStart w:id="16089" w:name="_Toc235503579"/>
      <w:r w:rsidRPr="00E77497">
        <w:t>Corrections and Clarifications with Possible Compatibility Impact</w:t>
      </w:r>
      <w:bookmarkEnd w:id="16087"/>
      <w:bookmarkEnd w:id="16088"/>
      <w:bookmarkEnd w:id="16089"/>
    </w:p>
    <w:p w:rsidR="00901F12" w:rsidRDefault="00901F12" w:rsidP="00901F12">
      <w:pPr>
        <w:spacing w:after="0"/>
      </w:pPr>
    </w:p>
    <w:p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rsidR="0045371C" w:rsidRPr="00C81E7E" w:rsidRDefault="0045371C" w:rsidP="00C81E7E">
      <w:pPr>
        <w:rPr>
          <w:b/>
          <w:bCs/>
          <w:sz w:val="22"/>
          <w:szCs w:val="22"/>
        </w:rPr>
      </w:pPr>
      <w:r w:rsidRPr="00C81E7E">
        <w:rPr>
          <w:b/>
          <w:bCs/>
          <w:sz w:val="22"/>
          <w:szCs w:val="22"/>
        </w:rPr>
        <w:t>In Edition 5.1</w:t>
      </w:r>
    </w:p>
    <w:p w:rsidR="002414C7" w:rsidRDefault="002414C7" w:rsidP="0045371C">
      <w:pPr>
        <w:rPr>
          <w:ins w:id="16090" w:author="Rev 18 Allen Wirfs-Brock" w:date="2013-09-05T09:02:00Z"/>
        </w:rPr>
      </w:pPr>
      <w:ins w:id="16091" w:author="Rev 18 Allen Wirfs-Brock" w:date="2013-09-05T09:02:00Z">
        <w:r>
          <w:t>Clause references in this list refer to the clause number using in Edition 5.1.</w:t>
        </w:r>
      </w:ins>
    </w:p>
    <w:p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rsidR="0045371C" w:rsidRPr="00E77497" w:rsidRDefault="0045371C" w:rsidP="0045371C">
      <w:r w:rsidRPr="00E77497">
        <w:t>10.2.1.1.3: The argument S is not ignored. It controls whether an exception is thrown when attempting to set an immutable binding.</w:t>
      </w:r>
    </w:p>
    <w:p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rsidR="0045371C" w:rsidRPr="00E77497" w:rsidRDefault="0045371C" w:rsidP="0045371C">
      <w:r w:rsidRPr="00E77497">
        <w:t>11.5.3: In the final bullet item, use of IEEE 754 round-to-nearest mode is specified.</w:t>
      </w:r>
    </w:p>
    <w:p w:rsidR="0045371C" w:rsidRPr="00E77497" w:rsidRDefault="0045371C" w:rsidP="0045371C">
      <w:r w:rsidRPr="00E77497">
        <w:t>12.6.3: Missing ToBoolean restored in step 3.a.ii of both algorithms.</w:t>
      </w:r>
    </w:p>
    <w:p w:rsidR="0045371C" w:rsidRPr="00E77497" w:rsidRDefault="0045371C" w:rsidP="0045371C">
      <w:r w:rsidRPr="00E77497">
        <w:t>12.6.4: Additional final sentences in each of the last two paragraphs clarify certain property enumeration requirements.</w:t>
      </w:r>
    </w:p>
    <w:p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rsidR="0045371C" w:rsidRPr="00E77497" w:rsidRDefault="0045371C" w:rsidP="0045371C">
      <w:pPr>
        <w:jc w:val="left"/>
      </w:pPr>
      <w:r w:rsidRPr="00E77497">
        <w:lastRenderedPageBreak/>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rsidR="0045371C" w:rsidRPr="00E77497" w:rsidRDefault="0045371C" w:rsidP="0045371C">
      <w:pPr>
        <w:jc w:val="left"/>
      </w:pPr>
      <w:r w:rsidRPr="00E77497">
        <w:t>15.4.5.1: In Algorithm steps 3.l.ii and 3.l.iii the variable name was inverted resulting in an incorrectly inverted test.</w:t>
      </w:r>
    </w:p>
    <w:p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rsidR="0045371C" w:rsidRPr="00E77497" w:rsidRDefault="0045371C" w:rsidP="0045371C">
      <w:pPr>
        <w:jc w:val="left"/>
      </w:pPr>
      <w:r w:rsidRPr="00E77497">
        <w:t>15.9.1.15: Specified legal value ranges for fields that lacked them. Eliminated “time-only” formats. Specified default values for all optional fields.</w:t>
      </w:r>
    </w:p>
    <w:p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rsidR="0045371C" w:rsidRPr="00E77497" w:rsidRDefault="0045371C" w:rsidP="0045371C">
      <w:pPr>
        <w:jc w:val="left"/>
      </w:pPr>
      <w:r w:rsidRPr="00E77497">
        <w:t>B.2.1: Added to NOTE that the encoding is based upon RFC 1738 rather than the newer RFC 3986.</w:t>
      </w:r>
    </w:p>
    <w:p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rsidR="00901F12" w:rsidRPr="00C81E7E" w:rsidRDefault="00901F12" w:rsidP="00C81E7E">
      <w:pPr>
        <w:rPr>
          <w:b/>
          <w:bCs/>
          <w:sz w:val="22"/>
          <w:szCs w:val="22"/>
        </w:rPr>
      </w:pPr>
      <w:r w:rsidRPr="00C81E7E">
        <w:rPr>
          <w:b/>
          <w:bCs/>
          <w:sz w:val="22"/>
          <w:szCs w:val="22"/>
        </w:rPr>
        <w:lastRenderedPageBreak/>
        <w:t>In Edition</w:t>
      </w:r>
      <w:r w:rsidR="0045371C" w:rsidRPr="00C81E7E">
        <w:rPr>
          <w:b/>
          <w:bCs/>
          <w:sz w:val="22"/>
          <w:szCs w:val="22"/>
        </w:rPr>
        <w:t xml:space="preserve"> 5</w:t>
      </w:r>
    </w:p>
    <w:p w:rsidR="002414C7" w:rsidRDefault="002414C7" w:rsidP="00130312">
      <w:pPr>
        <w:rPr>
          <w:ins w:id="16092" w:author="Rev 18 Allen Wirfs-Brock" w:date="2013-09-05T09:03:00Z"/>
        </w:rPr>
      </w:pPr>
      <w:ins w:id="16093" w:author="Rev 18 Allen Wirfs-Brock" w:date="2013-09-05T09:03:00Z">
        <w:r>
          <w:t>Clause references in this list refer to the clause number using in Edition 5.1.</w:t>
        </w:r>
      </w:ins>
    </w:p>
    <w:p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rsidR="00E80769" w:rsidRPr="00E77497" w:rsidRDefault="000D7240" w:rsidP="00990F07">
      <w:pPr>
        <w:jc w:val="left"/>
      </w:pPr>
      <w:r w:rsidRPr="00E77497">
        <w:br w:type="page"/>
      </w:r>
    </w:p>
    <w:p w:rsidR="00990F07" w:rsidRPr="00E77497" w:rsidRDefault="00990F07" w:rsidP="00990F07">
      <w:pPr>
        <w:pStyle w:val="ANNEX"/>
      </w:pPr>
      <w:r w:rsidRPr="00E77497">
        <w:rPr>
          <w:b w:val="0"/>
        </w:rPr>
        <w:lastRenderedPageBreak/>
        <w:br/>
      </w:r>
      <w:bookmarkStart w:id="16094" w:name="_Toc368050878"/>
      <w:r w:rsidRPr="00E77497">
        <w:rPr>
          <w:b w:val="0"/>
        </w:rPr>
        <w:t>(informative)</w:t>
      </w:r>
      <w:r w:rsidRPr="00E77497">
        <w:rPr>
          <w:b w:val="0"/>
        </w:rPr>
        <w:br/>
      </w:r>
      <w:r w:rsidRPr="00E77497">
        <w:br/>
      </w:r>
      <w:bookmarkStart w:id="16095" w:name="_Toc202449585"/>
      <w:r w:rsidRPr="00E77497">
        <w:t>Additions and Changes that</w:t>
      </w:r>
      <w:r w:rsidRPr="00E77497">
        <w:br/>
        <w:t xml:space="preserve">Introduce Incompatibilities with </w:t>
      </w:r>
      <w:r w:rsidR="00901F12">
        <w:t>Prior</w:t>
      </w:r>
      <w:r w:rsidRPr="00E77497">
        <w:t xml:space="preserve"> Edition</w:t>
      </w:r>
      <w:bookmarkEnd w:id="16095"/>
      <w:r w:rsidR="00901F12">
        <w:t>s</w:t>
      </w:r>
      <w:bookmarkEnd w:id="16094"/>
    </w:p>
    <w:p w:rsidR="00901F12" w:rsidRDefault="00901F12" w:rsidP="00AD77E1">
      <w:pPr>
        <w:pStyle w:val="a2"/>
      </w:pPr>
      <w:bookmarkStart w:id="16096" w:name="_Toc368050879"/>
      <w:r>
        <w:t>I</w:t>
      </w:r>
      <w:r w:rsidRPr="00E77497">
        <w:t xml:space="preserve">n the </w:t>
      </w:r>
      <w:r>
        <w:t>6</w:t>
      </w:r>
      <w:r w:rsidRPr="00E77497">
        <w:rPr>
          <w:vertAlign w:val="superscript"/>
        </w:rPr>
        <w:t>th</w:t>
      </w:r>
      <w:r w:rsidRPr="00E77497">
        <w:t xml:space="preserve"> Edition</w:t>
      </w:r>
      <w:bookmarkEnd w:id="16096"/>
    </w:p>
    <w:p w:rsidR="000C02E5" w:rsidRDefault="00735473" w:rsidP="000C02E5">
      <w:r>
        <w:fldChar w:fldCharType="begin"/>
      </w:r>
      <w:r>
        <w:instrText xml:space="preserve"> REF _Ref366135316 \r \h </w:instrText>
      </w:r>
      <w:r>
        <w:fldChar w:fldCharType="separate"/>
      </w:r>
      <w:ins w:id="16097" w:author="Rev 19 Allen Wirfs-Brock" w:date="2013-09-27T13:07:00Z">
        <w:r w:rsidR="00460CAC">
          <w:t>12.2.4</w:t>
        </w:r>
      </w:ins>
      <w:del w:id="16098" w:author="Rev 19 Allen Wirfs-Brock" w:date="2013-09-27T08:40:00Z">
        <w:r w:rsidR="00083CEC" w:rsidDel="009E7E9E">
          <w:delText>12.2.3</w:delText>
        </w:r>
      </w:del>
      <w:r>
        <w:fldChar w:fldCharType="end"/>
      </w:r>
      <w:r w:rsidR="000C02E5">
        <w:t>: In Edition 6, Function calls  are not allowed to return a Reference value.</w:t>
      </w:r>
    </w:p>
    <w:p w:rsidR="009459EC" w:rsidRDefault="00735473" w:rsidP="00F07F43">
      <w:r>
        <w:fldChar w:fldCharType="begin"/>
      </w:r>
      <w:r>
        <w:instrText xml:space="preserve"> REF _Ref366135335 \r \h </w:instrText>
      </w:r>
      <w:r>
        <w:fldChar w:fldCharType="separate"/>
      </w:r>
      <w:r w:rsidR="00460CAC">
        <w:t>13.6</w:t>
      </w:r>
      <w:r>
        <w:fldChar w:fldCharType="end"/>
      </w:r>
      <w:r w:rsidR="00F07F43">
        <w:t>: In Edition 6, a terminating semi-colon is no longer required at the end of a do-while statement.</w:t>
      </w:r>
    </w:p>
    <w:p w:rsidR="00870863" w:rsidRPr="00870863" w:rsidRDefault="00735473" w:rsidP="00870863">
      <w:r>
        <w:fldChar w:fldCharType="begin"/>
      </w:r>
      <w:r>
        <w:instrText xml:space="preserve"> REF _Ref366136304 \r \h </w:instrText>
      </w:r>
      <w:r>
        <w:fldChar w:fldCharType="separate"/>
      </w:r>
      <w:r w:rsidR="00460CAC">
        <w:t>13.6</w:t>
      </w:r>
      <w:r>
        <w:fldChar w:fldCharType="end"/>
      </w:r>
      <w:r w:rsidR="00870863">
        <w:t xml:space="preserve">: Prior to Edition 6, an initialisation expression could appear as part of the </w:t>
      </w:r>
      <w:r w:rsidR="00870863" w:rsidRPr="00E74C84">
        <w:rPr>
          <w:rFonts w:asciiTheme="majorBidi" w:hAnsiTheme="majorBidi" w:cstheme="majorBidi"/>
          <w:i/>
          <w:iCs/>
        </w:rPr>
        <w:t>VariableDeclaration</w:t>
      </w:r>
      <w:r w:rsidR="00870863">
        <w:t xml:space="preserve"> that precedes the </w:t>
      </w:r>
      <w:r w:rsidR="00870863" w:rsidRPr="00E74C84">
        <w:rPr>
          <w:rFonts w:ascii="Courier New" w:hAnsi="Courier New" w:cs="Courier New"/>
          <w:b/>
          <w:bCs/>
        </w:rPr>
        <w:t>in</w:t>
      </w:r>
      <w:r w:rsidR="00870863">
        <w:t xml:space="preserve"> keyword. The value of that expression was always discarded. In Edition 6, the </w:t>
      </w:r>
      <w:r w:rsidR="00870863" w:rsidRPr="00E74C84">
        <w:rPr>
          <w:rFonts w:asciiTheme="majorBidi" w:hAnsiTheme="majorBidi" w:cstheme="majorBidi"/>
          <w:i/>
          <w:iCs/>
        </w:rPr>
        <w:t>ForBind</w:t>
      </w:r>
      <w:r w:rsidR="00870863">
        <w:t xml:space="preserve"> in that same position does not allow the occurance of such an initialiser.</w:t>
      </w:r>
    </w:p>
    <w:p w:rsidR="00901F12" w:rsidRDefault="00735473" w:rsidP="00901F12">
      <w:r>
        <w:fldChar w:fldCharType="begin"/>
      </w:r>
      <w:r>
        <w:instrText xml:space="preserve"> REF _Ref366135404 \r \h </w:instrText>
      </w:r>
      <w:r>
        <w:fldChar w:fldCharType="separate"/>
      </w:r>
      <w:r w:rsidR="00460CAC">
        <w:t>13.14</w:t>
      </w:r>
      <w:r>
        <w:fldChar w:fldCharType="end"/>
      </w:r>
      <w:r w:rsidR="00260B39">
        <w:t xml:space="preserve">: In Edition 6, it is an early error for a </w:t>
      </w:r>
      <w:r w:rsidR="00260B39" w:rsidRPr="00D3286A">
        <w:rPr>
          <w:rFonts w:ascii="Times New Roman" w:hAnsi="Times New Roman"/>
          <w:i/>
        </w:rPr>
        <w:t>Catch</w:t>
      </w:r>
      <w:r w:rsidR="00260B39">
        <w:t xml:space="preserve"> clause to 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 In previous editions, such a variable declaration would be instantiated in the enclosing variable environment but the declaration’s </w:t>
      </w:r>
      <w:r w:rsidR="00260B39" w:rsidRPr="00D3286A">
        <w:rPr>
          <w:rFonts w:ascii="Times New Roman" w:hAnsi="Times New Roman"/>
          <w:i/>
        </w:rPr>
        <w:t>Initial</w:t>
      </w:r>
      <w:r w:rsidR="006B2604">
        <w:rPr>
          <w:rFonts w:ascii="Times New Roman" w:hAnsi="Times New Roman"/>
          <w:i/>
        </w:rPr>
        <w:t>ise</w:t>
      </w:r>
      <w:r w:rsidR="00260B39" w:rsidRPr="00D3286A">
        <w:rPr>
          <w:rFonts w:ascii="Times New Roman" w:hAnsi="Times New Roman"/>
          <w:i/>
        </w:rPr>
        <w:t>r</w:t>
      </w:r>
      <w:r w:rsidR="00260B39">
        <w:t xml:space="preserve"> value would be assigned to the </w:t>
      </w:r>
      <w:r w:rsidR="00260B39" w:rsidRPr="00D3286A">
        <w:rPr>
          <w:rFonts w:ascii="Times New Roman" w:hAnsi="Times New Roman"/>
          <w:i/>
        </w:rPr>
        <w:t>Catch</w:t>
      </w:r>
      <w:r w:rsidR="00260B39">
        <w:t xml:space="preserve"> parameter.</w:t>
      </w:r>
    </w:p>
    <w:p w:rsidR="00FF36B2" w:rsidRDefault="00735473" w:rsidP="00901F12">
      <w:r>
        <w:fldChar w:fldCharType="begin"/>
      </w:r>
      <w:r>
        <w:instrText xml:space="preserve"> REF _Ref365533743 \r \h </w:instrText>
      </w:r>
      <w:r>
        <w:fldChar w:fldCharType="separate"/>
      </w:r>
      <w:r w:rsidR="00460CAC">
        <w:t>14.3</w:t>
      </w:r>
      <w:r>
        <w:fldChar w:fldCharType="end"/>
      </w:r>
      <w:r w:rsidR="00FF36B2">
        <w:t xml:space="preserve"> In Edition 6, the function objects that are created as the values of the [[Get]] or [[Se</w:t>
      </w:r>
      <w:r w:rsidR="00F3243B">
        <w:t>t</w:t>
      </w:r>
      <w:r w:rsidR="00FF36B2">
        <w:t xml:space="preserve">]] attribute of accessor properties in an </w:t>
      </w:r>
      <w:r w:rsidR="00FF36B2" w:rsidRPr="00FF36B2">
        <w:rPr>
          <w:rFonts w:ascii="Times New Roman" w:hAnsi="Times New Roman"/>
          <w:i/>
        </w:rPr>
        <w:t>ObjectL</w:t>
      </w:r>
      <w:r w:rsidR="00F3243B">
        <w:rPr>
          <w:rFonts w:ascii="Times New Roman" w:hAnsi="Times New Roman"/>
          <w:i/>
        </w:rPr>
        <w:t>i</w:t>
      </w:r>
      <w:r w:rsidR="00FF36B2" w:rsidRPr="00FF36B2">
        <w:rPr>
          <w:rFonts w:ascii="Times New Roman" w:hAnsi="Times New Roman"/>
          <w:i/>
        </w:rPr>
        <w:t>teral</w:t>
      </w:r>
      <w:r w:rsidR="00FF36B2">
        <w:t xml:space="preserve"> are not constructor functions.  In Edition 5, they were constructors. </w:t>
      </w:r>
    </w:p>
    <w:p w:rsidR="00735473" w:rsidRDefault="00735473" w:rsidP="00735473">
      <w:r>
        <w:fldChar w:fldCharType="begin"/>
      </w:r>
      <w:r>
        <w:instrText xml:space="preserve"> REF _Ref366135594 \r \h </w:instrText>
      </w:r>
      <w:r>
        <w:fldChar w:fldCharType="separate"/>
      </w:r>
      <w:r w:rsidR="00460CAC">
        <w:t>19.1.3.2</w:t>
      </w:r>
      <w:r>
        <w:fldChar w:fldCharType="end"/>
      </w:r>
      <w:r>
        <w:t xml:space="preserve"> and </w:t>
      </w:r>
      <w:r>
        <w:fldChar w:fldCharType="begin"/>
      </w:r>
      <w:r>
        <w:instrText xml:space="preserve"> REF _Ref366135563 \r \h </w:instrText>
      </w:r>
      <w:r>
        <w:fldChar w:fldCharType="separate"/>
      </w:r>
      <w:r w:rsidR="00460CAC">
        <w:t>19.1.3.3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rsidR="00735473" w:rsidRDefault="00735473" w:rsidP="00735473">
      <w:r>
        <w:fldChar w:fldCharType="begin"/>
      </w:r>
      <w:r>
        <w:instrText xml:space="preserve"> REF _Ref366135639 \r \h </w:instrText>
      </w:r>
      <w:r>
        <w:fldChar w:fldCharType="separate"/>
      </w:r>
      <w:r w:rsidR="00460CAC">
        <w:t>19.1.3.5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35473" w:rsidP="007447EE">
      <w:r>
        <w:fldChar w:fldCharType="begin"/>
      </w:r>
      <w:r>
        <w:instrText xml:space="preserve"> REF _Ref366135517 \r \h </w:instrText>
      </w:r>
      <w:r>
        <w:fldChar w:fldCharType="separate"/>
      </w:r>
      <w:r w:rsidR="00460CAC">
        <w:t>19.1.3.6</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getOwnPropertyDescriptor</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rsidR="007447EE" w:rsidRDefault="008A78D8" w:rsidP="007447EE">
      <w:ins w:id="16099" w:author="Rev 19 Allen Wirfs-Brock" w:date="2013-09-27T13:18:00Z">
        <w:r>
          <w:fldChar w:fldCharType="begin"/>
        </w:r>
        <w:r>
          <w:instrText xml:space="preserve"> REF _Ref368051256 \r \h </w:instrText>
        </w:r>
      </w:ins>
      <w:r>
        <w:fldChar w:fldCharType="separate"/>
      </w:r>
      <w:ins w:id="16100" w:author="Rev 19 Allen Wirfs-Brock" w:date="2013-09-27T13:18:00Z">
        <w:r>
          <w:t>19.1.3.7</w:t>
        </w:r>
        <w:r>
          <w:fldChar w:fldCharType="end"/>
        </w:r>
      </w:ins>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w:t>
      </w:r>
      <w:r w:rsidR="007447EE">
        <w:rPr>
          <w:rFonts w:ascii="Courier New" w:hAnsi="Courier New"/>
          <w:b/>
        </w:rPr>
        <w:t>Names</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rsidR="00735473" w:rsidRDefault="00735473" w:rsidP="00735473">
      <w:r>
        <w:fldChar w:fldCharType="begin"/>
      </w:r>
      <w:r>
        <w:instrText xml:space="preserve"> REF _Ref366135492 \r \h </w:instrText>
      </w:r>
      <w:r>
        <w:fldChar w:fldCharType="separate"/>
      </w:r>
      <w:r w:rsidR="00460CAC">
        <w:t>19.1.3.9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heme="majorBidi" w:hAnsiTheme="majorBidi" w:cstheme="majorBidi"/>
          <w:b/>
          <w:bCs/>
        </w:rPr>
        <w:t>TypeError</w:t>
      </w:r>
      <w:r>
        <w:t xml:space="preserve"> to be thrown.</w:t>
      </w:r>
    </w:p>
    <w:p w:rsidR="00735473" w:rsidRDefault="00735473" w:rsidP="00735473">
      <w:r>
        <w:fldChar w:fldCharType="begin"/>
      </w:r>
      <w:r>
        <w:instrText xml:space="preserve"> REF _Ref366135699 \r \h </w:instrText>
      </w:r>
      <w:r>
        <w:fldChar w:fldCharType="separate"/>
      </w:r>
      <w:r w:rsidR="00460CAC">
        <w:t>19.1.3.11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_Ref366135689 \r \h </w:instrText>
      </w:r>
      <w:r>
        <w:fldChar w:fldCharType="separate"/>
      </w:r>
      <w:r w:rsidR="00460CAC">
        <w:t>19.1.3.12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lastRenderedPageBreak/>
        <w:fldChar w:fldCharType="begin"/>
      </w:r>
      <w:r>
        <w:instrText xml:space="preserve"> REF _Ref366135675 \r \h </w:instrText>
      </w:r>
      <w:r>
        <w:fldChar w:fldCharType="separate"/>
      </w:r>
      <w:r w:rsidR="00460CAC">
        <w:t>19.1.3.13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_Ref366135713 \r \h </w:instrText>
      </w:r>
      <w:r>
        <w:fldChar w:fldCharType="separate"/>
      </w:r>
      <w:r w:rsidR="00460CAC">
        <w:t>19.1.3.14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_Ref366135660 \r \h </w:instrText>
      </w:r>
      <w:r>
        <w:fldChar w:fldCharType="separate"/>
      </w:r>
      <w:r w:rsidR="00460CAC">
        <w:t>19.1.3.16</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35473" w:rsidP="007447EE">
      <w:r>
        <w:fldChar w:fldCharType="begin"/>
      </w:r>
      <w:r>
        <w:instrText xml:space="preserve"> REF _Ref366135622 \r \h </w:instrText>
      </w:r>
      <w:r>
        <w:fldChar w:fldCharType="separate"/>
      </w:r>
      <w:r w:rsidR="00460CAC">
        <w:t>19.1.3.18</w:t>
      </w:r>
      <w:r>
        <w:fldChar w:fldCharType="end"/>
      </w:r>
      <w:r w:rsidR="007447EE">
        <w:t xml:space="preserve">: In Edition 6, if the argument to </w:t>
      </w:r>
      <w:r w:rsidR="007447EE" w:rsidRPr="007447EE">
        <w:rPr>
          <w:rFonts w:ascii="Courier New" w:hAnsi="Courier New" w:cs="Courier New"/>
          <w:b/>
          <w:bCs/>
        </w:rPr>
        <w:t>Object.</w:t>
      </w:r>
      <w:r w:rsidR="007447EE">
        <w:rPr>
          <w:rFonts w:ascii="Courier New" w:hAnsi="Courier New"/>
          <w:b/>
        </w:rPr>
        <w:t>seal</w:t>
      </w:r>
      <w:r w:rsidR="007447EE">
        <w:t xml:space="preserve"> is not an object it is treated as if it was a non-extensible ordinary object with no own properties. In Edition 5, a non-object argument always causes a </w:t>
      </w:r>
      <w:r w:rsidR="007447EE" w:rsidRPr="007447EE">
        <w:rPr>
          <w:rFonts w:ascii="Times New Roman" w:hAnsi="Times New Roman"/>
          <w:b/>
          <w:bCs/>
        </w:rPr>
        <w:t>TypeError</w:t>
      </w:r>
      <w:r w:rsidR="007447EE">
        <w:t xml:space="preserve"> to be thrown.</w:t>
      </w:r>
    </w:p>
    <w:p w:rsidR="00FD6EDD" w:rsidRDefault="00735473" w:rsidP="00FD6EDD">
      <w:r>
        <w:fldChar w:fldCharType="begin"/>
      </w:r>
      <w:r>
        <w:instrText xml:space="preserve"> REF _Ref366135751 \r \h </w:instrText>
      </w:r>
      <w:r>
        <w:fldChar w:fldCharType="separate"/>
      </w:r>
      <w:r w:rsidR="00460CAC">
        <w:t>19.2.4.1</w:t>
      </w:r>
      <w:r>
        <w:fldChar w:fldCharType="end"/>
      </w:r>
      <w:r w:rsidR="00FD6EDD">
        <w:t xml:space="preserve">: In Edition 6, the </w:t>
      </w:r>
      <w:r w:rsidR="00FD6EDD" w:rsidRPr="00E74C84">
        <w:rPr>
          <w:rFonts w:ascii="Courier New" w:hAnsi="Courier New" w:cs="Courier New"/>
          <w:b/>
          <w:bCs/>
        </w:rPr>
        <w:t>length</w:t>
      </w:r>
      <w:r w:rsidR="00FD6EDD">
        <w:t xml:space="preserve"> property of function instances  is configurable.  In </w:t>
      </w:r>
      <w:r w:rsidR="00832D6E">
        <w:t>previous editions it was non-configurable.</w:t>
      </w:r>
    </w:p>
    <w:p w:rsidR="00735473" w:rsidRDefault="00735473" w:rsidP="00735473">
      <w:r>
        <w:fldChar w:fldCharType="begin"/>
      </w:r>
      <w:r>
        <w:instrText xml:space="preserve"> REF _Ref366136067 \r \h </w:instrText>
      </w:r>
      <w:r>
        <w:fldChar w:fldCharType="separate"/>
      </w:r>
      <w:r w:rsidR="00460CAC">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rsidR="00735473" w:rsidRDefault="00735473" w:rsidP="00735473">
      <w:r>
        <w:fldChar w:fldCharType="begin"/>
      </w:r>
      <w:r>
        <w:instrText xml:space="preserve"> REF _Ref366136620 \r \h </w:instrText>
      </w:r>
      <w:r>
        <w:fldChar w:fldCharType="separate"/>
      </w:r>
      <w:r w:rsidR="00460CAC">
        <w:t>20.1.3</w:t>
      </w:r>
      <w:r>
        <w:fldChar w:fldCharType="end"/>
      </w:r>
      <w:r>
        <w:t xml:space="preserve"> In Edition 6, the Number prototype object is not a Number instance.  In previous editions it was a Number instance whose number value was +0. </w:t>
      </w:r>
    </w:p>
    <w:p w:rsidR="00735473" w:rsidRDefault="00735473" w:rsidP="00735473">
      <w:r>
        <w:fldChar w:fldCharType="begin"/>
      </w:r>
      <w:r>
        <w:instrText xml:space="preserve"> REF _Ref366136016 \r \h </w:instrText>
      </w:r>
      <w:r>
        <w:fldChar w:fldCharType="separate"/>
      </w:r>
      <w:r w:rsidR="00460CAC">
        <w:t>20.3.4</w:t>
      </w:r>
      <w:r>
        <w:fldChar w:fldCharType="end"/>
      </w:r>
      <w:r>
        <w:t xml:space="preserve"> In Edition 6, the Date prototype object is not a Date instance.  In previous editions it was a Date instance whose TimeValue was NaN. </w:t>
      </w:r>
    </w:p>
    <w:p w:rsidR="00EE7617" w:rsidRDefault="00735473" w:rsidP="00FD6EDD">
      <w:r>
        <w:fldChar w:fldCharType="begin"/>
      </w:r>
      <w:r>
        <w:instrText xml:space="preserve"> REF _Ref366135831 \r \h </w:instrText>
      </w:r>
      <w:r>
        <w:fldChar w:fldCharType="separate"/>
      </w:r>
      <w:r w:rsidR="00460CAC">
        <w:t>22.1.3</w:t>
      </w:r>
      <w:r>
        <w:fldChar w:fldCharType="end"/>
      </w:r>
      <w:r w:rsidR="00EE7617">
        <w:t xml:space="preserve"> In Edition 6, the Array prototype object is not a</w:t>
      </w:r>
      <w:ins w:id="16101" w:author="Rev 19 Allen Wirfs-Brock" w:date="2013-09-26T17:27:00Z">
        <w:r w:rsidR="00284A05">
          <w:t>n</w:t>
        </w:r>
      </w:ins>
      <w:r w:rsidR="00EE7617">
        <w:t xml:space="preserve"> Array instance.  In previous editions it was an Array instance with a length property whose value was +0. </w:t>
      </w:r>
    </w:p>
    <w:p w:rsidR="00EE7617" w:rsidRDefault="00735473" w:rsidP="00D16F38">
      <w:r>
        <w:fldChar w:fldCharType="begin"/>
      </w:r>
      <w:r>
        <w:instrText xml:space="preserve"> REF _Ref366135857 \r \h </w:instrText>
      </w:r>
      <w:r>
        <w:fldChar w:fldCharType="separate"/>
      </w:r>
      <w:r w:rsidR="00460CAC">
        <w:t>21.1.3</w:t>
      </w:r>
      <w:r>
        <w:fldChar w:fldCharType="end"/>
      </w:r>
      <w:r w:rsidR="00EE7617">
        <w:t xml:space="preserve"> In Edition 6, the String prototype object is not a String instance.  In previous editions it was a String instance whose </w:t>
      </w:r>
      <w:r w:rsidR="00D16F38">
        <w:t>String</w:t>
      </w:r>
      <w:r w:rsidR="00EE7617">
        <w:t xml:space="preserve"> value was the empty string. </w:t>
      </w:r>
    </w:p>
    <w:p w:rsidR="007D5322" w:rsidRDefault="00735473" w:rsidP="007D5322">
      <w:r>
        <w:fldChar w:fldCharType="begin"/>
      </w:r>
      <w:r>
        <w:instrText xml:space="preserve"> REF _Ref366135892 \r \h </w:instrText>
      </w:r>
      <w:r>
        <w:fldChar w:fldCharType="separate"/>
      </w:r>
      <w:r w:rsidR="00460CAC">
        <w:t>21.2.5</w:t>
      </w:r>
      <w:r>
        <w:fldChar w:fldCharType="end"/>
      </w:r>
      <w:r w:rsidR="007D5322">
        <w:t xml:space="preserve"> In Edition 6, the RegExp prototype object is not a RegExp instance.  In previous editions it was a RegExp instance whose pattern is the empty string. </w:t>
      </w:r>
    </w:p>
    <w:p w:rsidR="007D5322" w:rsidRDefault="00735473" w:rsidP="007D5322">
      <w:r>
        <w:fldChar w:fldCharType="begin"/>
      </w:r>
      <w:r>
        <w:instrText xml:space="preserve"> REF _Ref366135962 \r \h </w:instrText>
      </w:r>
      <w:r>
        <w:fldChar w:fldCharType="separate"/>
      </w:r>
      <w:r w:rsidR="00460CAC">
        <w:t>21.2.5</w:t>
      </w:r>
      <w:r>
        <w:fldChar w:fldCharType="end"/>
      </w:r>
      <w:r w:rsidR="007D5322">
        <w:t xml:space="preserve"> In Edition 6, </w:t>
      </w:r>
      <w:r w:rsidR="007D5322" w:rsidRPr="00C31323">
        <w:rPr>
          <w:rFonts w:ascii="Courier New" w:hAnsi="Courier New" w:cs="Courier New"/>
          <w:b/>
          <w:bCs/>
        </w:rPr>
        <w:t>source</w:t>
      </w:r>
      <w:r w:rsidR="007D5322">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rsidR="00735473" w:rsidRDefault="00735473" w:rsidP="00735473">
      <w:r>
        <w:fldChar w:fldCharType="begin"/>
      </w:r>
      <w:r>
        <w:instrText xml:space="preserve"> REF _Ref366135831 \r \h </w:instrText>
      </w:r>
      <w:r>
        <w:fldChar w:fldCharType="separate"/>
      </w:r>
      <w:r w:rsidR="00460CAC">
        <w:t>22.1.3</w:t>
      </w:r>
      <w:r>
        <w:fldChar w:fldCharType="end"/>
      </w:r>
      <w:r>
        <w:t xml:space="preserve"> In Edition 6, the Array prototype object is not a</w:t>
      </w:r>
      <w:ins w:id="16102" w:author="Rev 19 Allen Wirfs-Brock" w:date="2013-09-26T17:27:00Z">
        <w:r w:rsidR="00284A05">
          <w:t>n</w:t>
        </w:r>
      </w:ins>
      <w:r>
        <w:t xml:space="preserve"> Array instance.  In previous editions it was an Array instance with a length property whose value was +0. </w:t>
      </w:r>
    </w:p>
    <w:p w:rsidR="00901F12" w:rsidRDefault="00901F12" w:rsidP="00AD77E1">
      <w:pPr>
        <w:pStyle w:val="a2"/>
      </w:pPr>
      <w:bookmarkStart w:id="16103" w:name="_Toc368050880"/>
      <w:r>
        <w:t>I</w:t>
      </w:r>
      <w:r w:rsidRPr="00E77497">
        <w:t>n the 5</w:t>
      </w:r>
      <w:r w:rsidRPr="00E77497">
        <w:rPr>
          <w:vertAlign w:val="superscript"/>
        </w:rPr>
        <w:t>th</w:t>
      </w:r>
      <w:r w:rsidRPr="00E77497">
        <w:t xml:space="preserve"> Edition</w:t>
      </w:r>
      <w:bookmarkEnd w:id="16103"/>
    </w:p>
    <w:p w:rsidR="002414C7" w:rsidRDefault="002414C7" w:rsidP="00E80769">
      <w:pPr>
        <w:rPr>
          <w:ins w:id="16104" w:author="Rev 18 Allen Wirfs-Brock" w:date="2013-09-05T09:04:00Z"/>
        </w:rPr>
      </w:pPr>
      <w:ins w:id="16105" w:author="Rev 18 Allen Wirfs-Brock" w:date="2013-09-05T09:04:00Z">
        <w:r>
          <w:t>Clause references in this list refer to the clause number using in Edition 5.1.</w:t>
        </w:r>
      </w:ins>
    </w:p>
    <w:p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rsidR="00E80769" w:rsidRPr="00E77497" w:rsidRDefault="00E80769" w:rsidP="00E80769">
      <w:r w:rsidRPr="00E77497">
        <w:lastRenderedPageBreak/>
        <w:t>7.8.5: Regular expression literals now return a</w:t>
      </w:r>
      <w:ins w:id="16106" w:author="Rev 19 Allen Wirfs-Brock" w:date="2013-09-26T17:38:00Z">
        <w:r w:rsidR="0072639A">
          <w:t>n</w:t>
        </w:r>
      </w:ins>
      <w:r w:rsidRPr="00E77497">
        <w:t xml:space="preserve"> unique object each time the literal is evaluated. This change is detectable by any programs that test the object identity of such literal values or that are sensitive to the shared side effects.</w:t>
      </w:r>
    </w:p>
    <w:p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w:t>
      </w:r>
      <w:r w:rsidR="00E80769" w:rsidRPr="00E77497">
        <w:lastRenderedPageBreak/>
        <w:t xml:space="preserve">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rsidR="00E80769" w:rsidRPr="00E77497" w:rsidRDefault="00E80769" w:rsidP="00990F07"/>
    <w:p w:rsidR="00E80769" w:rsidRPr="00E77497" w:rsidRDefault="00E80769" w:rsidP="00990F07"/>
    <w:p w:rsidR="00C1377C" w:rsidRPr="00E77497" w:rsidRDefault="000D7240" w:rsidP="00C1377C">
      <w:pPr>
        <w:jc w:val="left"/>
      </w:pPr>
      <w:r w:rsidRPr="00E77497">
        <w:br w:type="page"/>
      </w:r>
    </w:p>
    <w:p w:rsidR="00C1377C" w:rsidRDefault="00C1377C" w:rsidP="00C1377C">
      <w:pPr>
        <w:pStyle w:val="ANNEX"/>
      </w:pPr>
      <w:r w:rsidRPr="00E77497">
        <w:rPr>
          <w:b w:val="0"/>
        </w:rPr>
        <w:lastRenderedPageBreak/>
        <w:br/>
      </w:r>
      <w:bookmarkStart w:id="16107" w:name="_Toc368050881"/>
      <w:r w:rsidRPr="00E77497">
        <w:rPr>
          <w:b w:val="0"/>
        </w:rPr>
        <w:t>(informative)</w:t>
      </w:r>
      <w:r w:rsidRPr="00E77497">
        <w:rPr>
          <w:b w:val="0"/>
        </w:rPr>
        <w:br/>
      </w:r>
      <w:r w:rsidRPr="00E77497">
        <w:br/>
      </w:r>
      <w:r w:rsidR="0045371C">
        <w:t>Static Semantic Rule Cross Reference</w:t>
      </w:r>
      <w:bookmarkEnd w:id="16107"/>
    </w:p>
    <w:p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TODO:  This Table is out of date and incomplete.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rsidTr="00DC1842">
        <w:tc>
          <w:tcPr>
            <w:tcW w:w="2516" w:type="dxa"/>
            <w:shd w:val="solid" w:color="000000" w:fill="FFFFFF"/>
          </w:tcPr>
          <w:p w:rsidR="00010F9D" w:rsidRPr="00124DD2" w:rsidRDefault="00010F9D" w:rsidP="00010F9D">
            <w:pPr>
              <w:rPr>
                <w:b/>
                <w:bCs/>
              </w:rPr>
            </w:pPr>
            <w:r w:rsidRPr="00124DD2">
              <w:rPr>
                <w:b/>
                <w:bCs/>
              </w:rPr>
              <w:t>Routine Name</w:t>
            </w:r>
          </w:p>
        </w:tc>
        <w:tc>
          <w:tcPr>
            <w:tcW w:w="4663" w:type="dxa"/>
            <w:shd w:val="solid" w:color="000000" w:fill="FFFFFF"/>
          </w:tcPr>
          <w:p w:rsidR="00010F9D" w:rsidRPr="00124DD2" w:rsidRDefault="00010F9D" w:rsidP="00010F9D">
            <w:pPr>
              <w:rPr>
                <w:b/>
                <w:bCs/>
              </w:rPr>
            </w:pPr>
            <w:r w:rsidRPr="00124DD2">
              <w:rPr>
                <w:b/>
                <w:bCs/>
              </w:rPr>
              <w:t>Purpose</w:t>
            </w:r>
          </w:p>
        </w:tc>
        <w:tc>
          <w:tcPr>
            <w:tcW w:w="1422" w:type="dxa"/>
            <w:shd w:val="solid" w:color="000000" w:fill="FFFFFF"/>
          </w:tcPr>
          <w:p w:rsidR="00010F9D" w:rsidRPr="00124DD2" w:rsidRDefault="00010F9D" w:rsidP="00010F9D">
            <w:pPr>
              <w:rPr>
                <w:b/>
                <w:bCs/>
              </w:rPr>
            </w:pPr>
            <w:r w:rsidRPr="00124DD2">
              <w:rPr>
                <w:b/>
                <w:bCs/>
              </w:rPr>
              <w:t>Definitions</w:t>
            </w:r>
          </w:p>
        </w:tc>
        <w:tc>
          <w:tcPr>
            <w:tcW w:w="1367" w:type="dxa"/>
            <w:shd w:val="solid" w:color="000000" w:fill="FFFFFF"/>
          </w:tcPr>
          <w:p w:rsidR="00010F9D" w:rsidRPr="00124DD2" w:rsidRDefault="00010F9D" w:rsidP="00010F9D">
            <w:pPr>
              <w:rPr>
                <w:b/>
                <w:bCs/>
              </w:rPr>
            </w:pPr>
            <w:r w:rsidRPr="00124DD2">
              <w:rPr>
                <w:b/>
                <w:bCs/>
              </w:rPr>
              <w:t>Uses</w:t>
            </w:r>
          </w:p>
        </w:tc>
      </w:tr>
      <w:tr w:rsidR="00124DD2" w:rsidTr="00DC1842">
        <w:tc>
          <w:tcPr>
            <w:tcW w:w="2516" w:type="dxa"/>
            <w:shd w:val="clear" w:color="auto" w:fill="auto"/>
          </w:tcPr>
          <w:p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rsidR="00010F9D" w:rsidRDefault="00010F9D" w:rsidP="00010F9D">
            <w:r>
              <w:t>Produces a list of the Identif</w:t>
            </w:r>
            <w:ins w:id="16108" w:author="Rev 10 Allen Wirfs-Brock" w:date="2012-08-30T16:34:00Z">
              <w:r w:rsidR="00626B1E">
                <w:t>i</w:t>
              </w:r>
            </w:ins>
            <w:r>
              <w:t>ers bound by a production.  Does not include Identif</w:t>
            </w:r>
            <w:ins w:id="16109" w:author="Rev 10 Allen Wirfs-Brock" w:date="2012-08-30T16:33:00Z">
              <w:r w:rsidR="00626B1E">
                <w:t>i</w:t>
              </w:r>
            </w:ins>
            <w:r>
              <w:t>ers that are bound within inner environments associated with the production.</w:t>
            </w:r>
          </w:p>
        </w:tc>
        <w:tc>
          <w:tcPr>
            <w:tcW w:w="1422" w:type="dxa"/>
            <w:shd w:val="clear" w:color="auto" w:fill="auto"/>
          </w:tcPr>
          <w:p w:rsidR="00010F9D" w:rsidRDefault="00847FC9" w:rsidP="00E926E2">
            <w:pPr>
              <w:jc w:val="left"/>
            </w:pPr>
            <w:r>
              <w:t>12.2.1, 12.2.2, 12.2.4, 12.6.4</w:t>
            </w:r>
            <w:r w:rsidR="002D6D38">
              <w:t>, 13.1, 13.2</w:t>
            </w:r>
            <w:r w:rsidR="00FC399E">
              <w:t>, 13.5</w:t>
            </w:r>
          </w:p>
        </w:tc>
        <w:tc>
          <w:tcPr>
            <w:tcW w:w="1367" w:type="dxa"/>
            <w:shd w:val="clear" w:color="auto" w:fill="auto"/>
          </w:tcPr>
          <w:p w:rsidR="00010F9D" w:rsidRDefault="00010F9D" w:rsidP="00010F9D"/>
        </w:tc>
      </w:tr>
      <w:tr w:rsidR="00002FFA" w:rsidTr="00DC1842">
        <w:tc>
          <w:tcPr>
            <w:tcW w:w="2516" w:type="dxa"/>
            <w:shd w:val="clear" w:color="auto" w:fill="auto"/>
          </w:tcPr>
          <w:p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ins w:id="16110" w:author="Rev 9 Allen Wirfs-Brock" w:date="2012-07-08T14:22:00Z">
              <w:r w:rsidR="00372375">
                <w:rPr>
                  <w:rFonts w:ascii="Courier New" w:hAnsi="Courier New" w:cs="Courier New"/>
                  <w:b/>
                </w:rPr>
                <w:t>c</w:t>
              </w:r>
            </w:ins>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rsidR="00002FFA" w:rsidRDefault="00A623D6" w:rsidP="00E926E2">
            <w:pPr>
              <w:jc w:val="left"/>
            </w:pPr>
            <w:r>
              <w:t>13.5</w:t>
            </w:r>
          </w:p>
        </w:tc>
        <w:tc>
          <w:tcPr>
            <w:tcW w:w="1367" w:type="dxa"/>
            <w:shd w:val="clear" w:color="auto" w:fill="auto"/>
          </w:tcPr>
          <w:p w:rsidR="00002FFA" w:rsidRDefault="00002FFA" w:rsidP="00010F9D"/>
        </w:tc>
      </w:tr>
      <w:tr w:rsidR="00124DD2" w:rsidTr="00DC1842">
        <w:tc>
          <w:tcPr>
            <w:tcW w:w="2516" w:type="dxa"/>
            <w:shd w:val="clear" w:color="auto" w:fill="auto"/>
          </w:tcPr>
          <w:p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rsidR="00010F9D" w:rsidRDefault="0013423F" w:rsidP="00010F9D">
            <w:r>
              <w:t>Determine if a grammar production either directly or indirectly includes a grammar symbol</w:t>
            </w:r>
            <w:r w:rsidR="00002FFA">
              <w:t>.</w:t>
            </w:r>
          </w:p>
        </w:tc>
        <w:tc>
          <w:tcPr>
            <w:tcW w:w="1422" w:type="dxa"/>
            <w:shd w:val="clear" w:color="auto" w:fill="auto"/>
          </w:tcPr>
          <w:p w:rsidR="00010F9D" w:rsidRDefault="00FC399E" w:rsidP="00E926E2">
            <w:pPr>
              <w:jc w:val="left"/>
            </w:pPr>
            <w:r>
              <w:t xml:space="preserve">5.3, </w:t>
            </w:r>
            <w:r w:rsidR="002D6D38">
              <w:t>13.1, 13.2</w:t>
            </w:r>
            <w:r>
              <w:t>, 13.5</w:t>
            </w:r>
          </w:p>
        </w:tc>
        <w:tc>
          <w:tcPr>
            <w:tcW w:w="1367" w:type="dxa"/>
            <w:shd w:val="clear" w:color="auto" w:fill="auto"/>
          </w:tcPr>
          <w:p w:rsidR="00010F9D" w:rsidRDefault="00010F9D" w:rsidP="00010F9D"/>
        </w:tc>
      </w:tr>
      <w:tr w:rsidR="002D6D38" w:rsidTr="00DC1842">
        <w:tc>
          <w:tcPr>
            <w:tcW w:w="2516" w:type="dxa"/>
            <w:shd w:val="clear" w:color="auto" w:fill="auto"/>
          </w:tcPr>
          <w:p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rsidR="002D6D38" w:rsidRDefault="00E926E2" w:rsidP="00E926E2">
            <w:pPr>
              <w:jc w:val="left"/>
            </w:pPr>
            <w:r>
              <w:t>13.2</w:t>
            </w:r>
          </w:p>
        </w:tc>
        <w:tc>
          <w:tcPr>
            <w:tcW w:w="1367" w:type="dxa"/>
            <w:shd w:val="clear" w:color="auto" w:fill="auto"/>
          </w:tcPr>
          <w:p w:rsidR="002D6D38" w:rsidRDefault="002D6D38" w:rsidP="00A960AF"/>
        </w:tc>
      </w:tr>
      <w:tr w:rsidR="00614339" w:rsidTr="00DC1842">
        <w:tc>
          <w:tcPr>
            <w:tcW w:w="2516" w:type="dxa"/>
            <w:shd w:val="clear" w:color="auto" w:fill="auto"/>
          </w:tcPr>
          <w:p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rsidR="00614339" w:rsidRDefault="00614339" w:rsidP="00E926E2">
            <w:pPr>
              <w:jc w:val="left"/>
            </w:pPr>
            <w:r>
              <w:t>7.8.4</w:t>
            </w:r>
          </w:p>
        </w:tc>
        <w:tc>
          <w:tcPr>
            <w:tcW w:w="1367" w:type="dxa"/>
            <w:shd w:val="clear" w:color="auto" w:fill="auto"/>
          </w:tcPr>
          <w:p w:rsidR="00614339" w:rsidRDefault="00614339" w:rsidP="00A960AF"/>
        </w:tc>
      </w:tr>
      <w:tr w:rsidR="00614339" w:rsidTr="00DC1842">
        <w:tc>
          <w:tcPr>
            <w:tcW w:w="2516" w:type="dxa"/>
            <w:shd w:val="clear" w:color="auto" w:fill="auto"/>
          </w:tcPr>
          <w:p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rsidR="00614339" w:rsidRDefault="00614339" w:rsidP="00E926E2">
            <w:pPr>
              <w:jc w:val="left"/>
            </w:pPr>
            <w:r>
              <w:t>11.1.4.1</w:t>
            </w:r>
          </w:p>
        </w:tc>
        <w:tc>
          <w:tcPr>
            <w:tcW w:w="1367" w:type="dxa"/>
            <w:shd w:val="clear" w:color="auto" w:fill="auto"/>
          </w:tcPr>
          <w:p w:rsidR="00614339" w:rsidRDefault="00614339" w:rsidP="00010F9D"/>
        </w:tc>
      </w:tr>
      <w:tr w:rsidR="00124DD2" w:rsidTr="00DC1842">
        <w:tc>
          <w:tcPr>
            <w:tcW w:w="2516" w:type="dxa"/>
            <w:shd w:val="clear" w:color="auto" w:fill="auto"/>
          </w:tcPr>
          <w:p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rsidR="00BD653D" w:rsidRDefault="00BD653D" w:rsidP="00540AE6">
            <w:r>
              <w:t xml:space="preserve">Determine the “length” of an argument list for the purpose of </w:t>
            </w:r>
            <w:del w:id="16111" w:author="Rev 19 Allen Wirfs-Brock" w:date="2013-09-27T10:29:00Z">
              <w:r w:rsidDel="00540AE6">
                <w:delText xml:space="preserve">initializing </w:delText>
              </w:r>
            </w:del>
            <w:ins w:id="16112" w:author="Rev 19 Allen Wirfs-Brock" w:date="2013-09-27T10:29:00Z">
              <w:r w:rsidR="00540AE6">
                <w:t xml:space="preserve">initialising </w:t>
              </w:r>
            </w:ins>
            <w:r>
              <w:t>the “length” property of a function object.</w:t>
            </w:r>
          </w:p>
        </w:tc>
        <w:tc>
          <w:tcPr>
            <w:tcW w:w="1422" w:type="dxa"/>
            <w:shd w:val="clear" w:color="auto" w:fill="auto"/>
          </w:tcPr>
          <w:p w:rsidR="00BD653D" w:rsidRDefault="002D6D38" w:rsidP="00E926E2">
            <w:pPr>
              <w:jc w:val="left"/>
            </w:pPr>
            <w:r>
              <w:t>13.1</w:t>
            </w:r>
            <w:r w:rsidR="00FC399E">
              <w:t>, 13.2, 13.3</w:t>
            </w:r>
          </w:p>
        </w:tc>
        <w:tc>
          <w:tcPr>
            <w:tcW w:w="1367" w:type="dxa"/>
            <w:shd w:val="clear" w:color="auto" w:fill="auto"/>
          </w:tcPr>
          <w:p w:rsidR="00BD653D" w:rsidRDefault="00BD653D"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rsidR="00522CC9" w:rsidRDefault="00847FC9" w:rsidP="00E926E2">
            <w:pPr>
              <w:jc w:val="left"/>
            </w:pPr>
            <w:r>
              <w:t>12.2.4</w:t>
            </w:r>
            <w:r w:rsidR="002D6D38">
              <w:t>, 13.1</w:t>
            </w:r>
          </w:p>
        </w:tc>
        <w:tc>
          <w:tcPr>
            <w:tcW w:w="1367" w:type="dxa"/>
            <w:shd w:val="clear" w:color="auto" w:fill="auto"/>
          </w:tcPr>
          <w:p w:rsidR="00522CC9" w:rsidRDefault="00522CC9"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rsidR="00522CC9" w:rsidRDefault="00522CC9" w:rsidP="00010F9D">
            <w:r>
              <w:t>Determines whether the production introduces a</w:t>
            </w:r>
            <w:ins w:id="16113" w:author="Rev 19 Allen Wirfs-Brock" w:date="2013-09-26T17:29:00Z">
              <w:r w:rsidR="00284A05">
                <w:t>n</w:t>
              </w:r>
            </w:ins>
            <w:r>
              <w:t xml:space="preserve"> immutable environment record binding</w:t>
            </w:r>
          </w:p>
        </w:tc>
        <w:tc>
          <w:tcPr>
            <w:tcW w:w="1422" w:type="dxa"/>
            <w:shd w:val="clear" w:color="auto" w:fill="auto"/>
          </w:tcPr>
          <w:p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rsidR="00522CC9" w:rsidRDefault="00522CC9" w:rsidP="00010F9D"/>
        </w:tc>
      </w:tr>
      <w:tr w:rsidR="008C355B" w:rsidTr="00DC1842">
        <w:tc>
          <w:tcPr>
            <w:tcW w:w="2516" w:type="dxa"/>
            <w:shd w:val="clear" w:color="auto" w:fill="auto"/>
          </w:tcPr>
          <w:p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rsidR="008C355B" w:rsidRDefault="008C355B" w:rsidP="00E926E2">
            <w:pPr>
              <w:jc w:val="left"/>
            </w:pPr>
            <w:r>
              <w:t>11.2</w:t>
            </w:r>
          </w:p>
        </w:tc>
        <w:tc>
          <w:tcPr>
            <w:tcW w:w="1367" w:type="dxa"/>
            <w:shd w:val="clear" w:color="auto" w:fill="auto"/>
          </w:tcPr>
          <w:p w:rsidR="008C355B" w:rsidRDefault="008C355B" w:rsidP="00010F9D"/>
        </w:tc>
      </w:tr>
      <w:tr w:rsidR="00847FC9" w:rsidTr="00DC1842">
        <w:tc>
          <w:tcPr>
            <w:tcW w:w="2516" w:type="dxa"/>
            <w:shd w:val="clear" w:color="auto" w:fill="auto"/>
          </w:tcPr>
          <w:p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rsidR="00847FC9" w:rsidRDefault="00847FC9" w:rsidP="00BD653D">
            <w:r>
              <w:t>Return a List containing the components of a production that are processed as lexical declarations</w:t>
            </w:r>
          </w:p>
        </w:tc>
        <w:tc>
          <w:tcPr>
            <w:tcW w:w="1422" w:type="dxa"/>
            <w:shd w:val="clear" w:color="auto" w:fill="auto"/>
          </w:tcPr>
          <w:p w:rsidR="00847FC9" w:rsidRDefault="00847FC9" w:rsidP="00E926E2">
            <w:pPr>
              <w:jc w:val="left"/>
            </w:pPr>
            <w:r>
              <w:t>12.1</w:t>
            </w:r>
            <w:r w:rsidR="002D6D38">
              <w:t>, 12.11</w:t>
            </w:r>
            <w:r w:rsidR="00FC399E">
              <w:t>, 12.5</w:t>
            </w:r>
          </w:p>
        </w:tc>
        <w:tc>
          <w:tcPr>
            <w:tcW w:w="1367" w:type="dxa"/>
            <w:shd w:val="clear" w:color="auto" w:fill="auto"/>
          </w:tcPr>
          <w:p w:rsidR="00847FC9" w:rsidRDefault="00847FC9" w:rsidP="00010F9D"/>
        </w:tc>
      </w:tr>
      <w:tr w:rsidR="00124DD2" w:rsidTr="00DC1842">
        <w:tc>
          <w:tcPr>
            <w:tcW w:w="2516" w:type="dxa"/>
            <w:shd w:val="clear" w:color="auto" w:fill="auto"/>
          </w:tcPr>
          <w:p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rsidR="00010F9D" w:rsidRDefault="00BD653D" w:rsidP="00BD653D">
            <w:r>
              <w:t>Returns a list of the lexically scoped identifiers declared by a production.</w:t>
            </w:r>
          </w:p>
        </w:tc>
        <w:tc>
          <w:tcPr>
            <w:tcW w:w="1422" w:type="dxa"/>
            <w:shd w:val="clear" w:color="auto" w:fill="auto"/>
          </w:tcPr>
          <w:p w:rsidR="00010F9D" w:rsidRDefault="00847FC9" w:rsidP="00E926E2">
            <w:pPr>
              <w:jc w:val="left"/>
            </w:pPr>
            <w:r>
              <w:t>12.1</w:t>
            </w:r>
            <w:r w:rsidR="002D6D38">
              <w:t>, 13.1</w:t>
            </w:r>
            <w:r w:rsidR="00FC399E">
              <w:t>, 13.2, 13.5</w:t>
            </w:r>
          </w:p>
        </w:tc>
        <w:tc>
          <w:tcPr>
            <w:tcW w:w="1367" w:type="dxa"/>
            <w:shd w:val="clear" w:color="auto" w:fill="auto"/>
          </w:tcPr>
          <w:p w:rsidR="00010F9D" w:rsidRDefault="00010F9D" w:rsidP="00010F9D"/>
        </w:tc>
      </w:tr>
      <w:tr w:rsidR="00A30CF3" w:rsidTr="00DC1842">
        <w:tc>
          <w:tcPr>
            <w:tcW w:w="2516" w:type="dxa"/>
            <w:shd w:val="clear" w:color="auto" w:fill="auto"/>
          </w:tcPr>
          <w:p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rsidR="00A30CF3" w:rsidRPr="00002FFA" w:rsidRDefault="00A30CF3" w:rsidP="00BD653D">
            <w:r>
              <w:t>Return a list of the</w:t>
            </w:r>
            <w:r w:rsidR="00DC1842">
              <w:t xml:space="preserve"> non-static</w:t>
            </w:r>
            <w:r>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rsidR="00A30CF3" w:rsidRDefault="00A30CF3" w:rsidP="00E926E2">
            <w:pPr>
              <w:jc w:val="left"/>
            </w:pPr>
            <w:r>
              <w:t>13.5</w:t>
            </w:r>
          </w:p>
        </w:tc>
        <w:tc>
          <w:tcPr>
            <w:tcW w:w="1367" w:type="dxa"/>
            <w:shd w:val="clear" w:color="auto" w:fill="auto"/>
          </w:tcPr>
          <w:p w:rsidR="00A30CF3" w:rsidRDefault="00A30CF3" w:rsidP="00010F9D"/>
        </w:tc>
      </w:tr>
      <w:tr w:rsidR="00124DD2" w:rsidTr="00DC1842">
        <w:tc>
          <w:tcPr>
            <w:tcW w:w="2516" w:type="dxa"/>
            <w:shd w:val="clear" w:color="auto" w:fill="auto"/>
          </w:tcPr>
          <w:p w:rsidR="00BD653D" w:rsidRPr="0096622D" w:rsidRDefault="007B7BA4" w:rsidP="00BD653D">
            <w:pPr>
              <w:rPr>
                <w:rFonts w:ascii="Times New Roman" w:hAnsi="Times New Roman"/>
              </w:rPr>
            </w:pPr>
            <w:r>
              <w:rPr>
                <w:rFonts w:ascii="Times New Roman" w:hAnsi="Times New Roman"/>
              </w:rPr>
              <w:lastRenderedPageBreak/>
              <w:t>MV</w:t>
            </w:r>
          </w:p>
        </w:tc>
        <w:tc>
          <w:tcPr>
            <w:tcW w:w="4663" w:type="dxa"/>
            <w:shd w:val="clear" w:color="auto" w:fill="auto"/>
          </w:tcPr>
          <w:p w:rsidR="00BD653D" w:rsidRDefault="00614339" w:rsidP="00BD653D">
            <w:r>
              <w:t>Determines the “mathematical value” of a numeric lirteral or component of a numeric literal.</w:t>
            </w:r>
          </w:p>
        </w:tc>
        <w:tc>
          <w:tcPr>
            <w:tcW w:w="1422" w:type="dxa"/>
            <w:shd w:val="clear" w:color="auto" w:fill="auto"/>
          </w:tcPr>
          <w:p w:rsidR="00BD653D" w:rsidRDefault="00614339" w:rsidP="00E926E2">
            <w:pPr>
              <w:jc w:val="left"/>
            </w:pPr>
            <w:r>
              <w:t>7.8.3</w:t>
            </w:r>
          </w:p>
        </w:tc>
        <w:tc>
          <w:tcPr>
            <w:tcW w:w="1367" w:type="dxa"/>
            <w:shd w:val="clear" w:color="auto" w:fill="auto"/>
          </w:tcPr>
          <w:p w:rsidR="00BD653D" w:rsidRDefault="00BD653D"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w:t>
            </w:r>
          </w:p>
        </w:tc>
        <w:tc>
          <w:tcPr>
            <w:tcW w:w="4663" w:type="dxa"/>
            <w:shd w:val="clear" w:color="auto" w:fill="auto"/>
          </w:tcPr>
          <w:p w:rsidR="00614339" w:rsidRDefault="00614339" w:rsidP="00BD653D">
            <w:r>
              <w:t>Determines the string value of the property name referenced by a production.</w:t>
            </w:r>
          </w:p>
        </w:tc>
        <w:tc>
          <w:tcPr>
            <w:tcW w:w="1422" w:type="dxa"/>
            <w:shd w:val="clear" w:color="auto" w:fill="auto"/>
          </w:tcPr>
          <w:p w:rsidR="00614339" w:rsidRDefault="00614339" w:rsidP="00E926E2">
            <w:pPr>
              <w:jc w:val="left"/>
            </w:pPr>
            <w:r>
              <w:t>11.1.5.1</w:t>
            </w:r>
            <w:r w:rsidR="00FC399E">
              <w:t>, 13.3, 13.5</w:t>
            </w:r>
          </w:p>
        </w:tc>
        <w:tc>
          <w:tcPr>
            <w:tcW w:w="1367" w:type="dxa"/>
            <w:shd w:val="clear" w:color="auto" w:fill="auto"/>
          </w:tcPr>
          <w:p w:rsidR="00614339" w:rsidRDefault="00614339"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rsidR="00614339" w:rsidRDefault="008C355B" w:rsidP="00E926E2">
            <w:pPr>
              <w:jc w:val="left"/>
            </w:pPr>
            <w:r>
              <w:t>11</w:t>
            </w:r>
            <w:r w:rsidR="00FC399E">
              <w:t>.</w:t>
            </w:r>
            <w:r>
              <w:t>5</w:t>
            </w:r>
            <w:r w:rsidR="00FC399E">
              <w:t>.</w:t>
            </w:r>
            <w:r>
              <w:t>1</w:t>
            </w:r>
            <w:r w:rsidR="00FC399E">
              <w:t>, 13.5</w:t>
            </w:r>
          </w:p>
        </w:tc>
        <w:tc>
          <w:tcPr>
            <w:tcW w:w="1367" w:type="dxa"/>
            <w:shd w:val="clear" w:color="auto" w:fill="auto"/>
          </w:tcPr>
          <w:p w:rsidR="00614339" w:rsidRDefault="00614339"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21118F" w:rsidTr="00DC1842">
        <w:tc>
          <w:tcPr>
            <w:tcW w:w="2516" w:type="dxa"/>
            <w:shd w:val="clear" w:color="auto" w:fill="auto"/>
          </w:tcPr>
          <w:p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rsidR="0021118F" w:rsidRDefault="0021118F" w:rsidP="00E926E2">
            <w:pPr>
              <w:jc w:val="left"/>
            </w:pPr>
            <w:r>
              <w:t>13.3</w:t>
            </w:r>
          </w:p>
        </w:tc>
        <w:tc>
          <w:tcPr>
            <w:tcW w:w="1367" w:type="dxa"/>
            <w:shd w:val="clear" w:color="auto" w:fill="auto"/>
          </w:tcPr>
          <w:p w:rsidR="0021118F" w:rsidRDefault="0021118F" w:rsidP="00010F9D"/>
        </w:tc>
      </w:tr>
      <w:tr w:rsidR="00FC399E" w:rsidTr="00DC1842">
        <w:tc>
          <w:tcPr>
            <w:tcW w:w="2516" w:type="dxa"/>
            <w:shd w:val="clear" w:color="auto" w:fill="auto"/>
          </w:tcPr>
          <w:p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rsidR="00FC399E" w:rsidRDefault="00FC399E" w:rsidP="00E926E2">
            <w:pPr>
              <w:jc w:val="left"/>
            </w:pPr>
            <w:r>
              <w:t>13.3</w:t>
            </w:r>
          </w:p>
        </w:tc>
        <w:tc>
          <w:tcPr>
            <w:tcW w:w="1367" w:type="dxa"/>
            <w:shd w:val="clear" w:color="auto" w:fill="auto"/>
          </w:tcPr>
          <w:p w:rsidR="00FC399E" w:rsidRDefault="00FC399E"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124DD2" w:rsidTr="00DC1842">
        <w:tc>
          <w:tcPr>
            <w:tcW w:w="2516" w:type="dxa"/>
            <w:shd w:val="clear" w:color="auto" w:fill="auto"/>
          </w:tcPr>
          <w:p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rsidR="00BD653D" w:rsidRDefault="00614339" w:rsidP="00E926E2">
            <w:pPr>
              <w:jc w:val="left"/>
            </w:pPr>
            <w:r>
              <w:t>7.8.4</w:t>
            </w:r>
          </w:p>
        </w:tc>
        <w:tc>
          <w:tcPr>
            <w:tcW w:w="1367" w:type="dxa"/>
            <w:shd w:val="clear" w:color="auto" w:fill="auto"/>
          </w:tcPr>
          <w:p w:rsidR="00BD653D" w:rsidRDefault="00BD653D" w:rsidP="00010F9D"/>
        </w:tc>
      </w:tr>
      <w:tr w:rsidR="00847FC9" w:rsidTr="00DC1842">
        <w:tc>
          <w:tcPr>
            <w:tcW w:w="2516" w:type="dxa"/>
            <w:shd w:val="clear" w:color="auto" w:fill="auto"/>
          </w:tcPr>
          <w:p w:rsidR="00847FC9" w:rsidRDefault="00847FC9" w:rsidP="00BD653D">
            <w:pPr>
              <w:rPr>
                <w:rFonts w:ascii="Times New Roman" w:hAnsi="Times New Roman"/>
              </w:rPr>
            </w:pPr>
          </w:p>
        </w:tc>
        <w:tc>
          <w:tcPr>
            <w:tcW w:w="4663" w:type="dxa"/>
            <w:shd w:val="clear" w:color="auto" w:fill="auto"/>
          </w:tcPr>
          <w:p w:rsidR="00847FC9" w:rsidRDefault="00847FC9" w:rsidP="00BD653D"/>
        </w:tc>
        <w:tc>
          <w:tcPr>
            <w:tcW w:w="1422" w:type="dxa"/>
            <w:shd w:val="clear" w:color="auto" w:fill="auto"/>
          </w:tcPr>
          <w:p w:rsidR="00847FC9" w:rsidRDefault="00847FC9" w:rsidP="00E926E2">
            <w:pPr>
              <w:jc w:val="left"/>
            </w:pPr>
          </w:p>
        </w:tc>
        <w:tc>
          <w:tcPr>
            <w:tcW w:w="1367" w:type="dxa"/>
            <w:shd w:val="clear" w:color="auto" w:fill="auto"/>
          </w:tcPr>
          <w:p w:rsidR="00847FC9" w:rsidRDefault="00847FC9" w:rsidP="00010F9D"/>
        </w:tc>
      </w:tr>
      <w:tr w:rsidR="00124DD2" w:rsidTr="00DC1842">
        <w:tc>
          <w:tcPr>
            <w:tcW w:w="2516" w:type="dxa"/>
            <w:shd w:val="clear" w:color="auto" w:fill="auto"/>
          </w:tcPr>
          <w:p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rsidR="00BD653D" w:rsidRDefault="00BD653D" w:rsidP="00BD653D">
            <w:r>
              <w:t>Returns a list of the local top-level scoped identifiers declared by a production.  These are identifier that are scoped as if by a var statement.</w:t>
            </w:r>
          </w:p>
        </w:tc>
        <w:tc>
          <w:tcPr>
            <w:tcW w:w="1422" w:type="dxa"/>
            <w:shd w:val="clear" w:color="auto" w:fill="auto"/>
          </w:tcPr>
          <w:p w:rsidR="00BD653D" w:rsidRDefault="00847FC9" w:rsidP="00E926E2">
            <w:pPr>
              <w:jc w:val="left"/>
            </w:pPr>
            <w:r>
              <w:t>12.1, 12.5, 12.6.1, 12.6.2, 12.6.3, 12.6.4</w:t>
            </w:r>
            <w:r w:rsidR="002D6D38">
              <w:t>, 12.12, 13.1</w:t>
            </w:r>
            <w:r w:rsidR="00FC399E">
              <w:t>, 13.5</w:t>
            </w:r>
          </w:p>
        </w:tc>
        <w:tc>
          <w:tcPr>
            <w:tcW w:w="1367" w:type="dxa"/>
            <w:shd w:val="clear" w:color="auto" w:fill="auto"/>
          </w:tcPr>
          <w:p w:rsidR="00BD653D" w:rsidRDefault="00BD653D" w:rsidP="00010F9D"/>
        </w:tc>
      </w:tr>
    </w:tbl>
    <w:p w:rsidR="00010F9D" w:rsidRPr="00010F9D" w:rsidRDefault="00010F9D" w:rsidP="00E926E2"/>
    <w:p w:rsidR="0082165A" w:rsidRPr="00E77497" w:rsidRDefault="00690D1B" w:rsidP="0082165A">
      <w:pPr>
        <w:pStyle w:val="zzBiblio"/>
        <w:rPr>
          <w:ins w:id="16114" w:author="Rev 19 Allen Wirfs-Brock" w:date="2013-09-06T13:53:00Z"/>
        </w:rPr>
      </w:pPr>
      <w:ins w:id="16115" w:author="Rev 8 Allen Wirfs-Brock" w:date="2012-06-11T14:38:00Z">
        <w:r>
          <w:lastRenderedPageBreak/>
          <w:br w:type="page"/>
        </w:r>
      </w:ins>
      <w:ins w:id="16116" w:author="Rev 19 Allen Wirfs-Brock" w:date="2013-09-06T13:53:00Z">
        <w:r w:rsidR="0082165A" w:rsidRPr="00E77497">
          <w:lastRenderedPageBreak/>
          <w:t>Bibliography</w:t>
        </w:r>
      </w:ins>
    </w:p>
    <w:p w:rsidR="0082165A" w:rsidRPr="00E77497" w:rsidRDefault="0082165A" w:rsidP="0082165A">
      <w:pPr>
        <w:pStyle w:val="Bibliography1"/>
        <w:rPr>
          <w:ins w:id="16117" w:author="Rev 19 Allen Wirfs-Brock" w:date="2013-09-06T13:53:00Z"/>
        </w:rPr>
      </w:pPr>
      <w:ins w:id="16118" w:author="Rev 19 Allen Wirfs-Brock" w:date="2013-09-06T13:53:00Z">
        <w:r w:rsidRPr="00E77497">
          <w:t>IEEE Std 754-2008: IEEE Standard for Floating-Point Arithmetic. Institute of Electrical and Electronic Engineers, New York (2008)</w:t>
        </w:r>
      </w:ins>
    </w:p>
    <w:p w:rsidR="0082165A" w:rsidRPr="00E77497" w:rsidRDefault="0082165A" w:rsidP="0082165A">
      <w:pPr>
        <w:pStyle w:val="Bibliography1"/>
        <w:rPr>
          <w:ins w:id="16119" w:author="Rev 19 Allen Wirfs-Brock" w:date="2013-09-06T13:53:00Z"/>
        </w:rPr>
      </w:pPr>
      <w:ins w:id="16120" w:author="Rev 19 Allen Wirfs-Brock" w:date="2013-09-06T13:53:00Z">
        <w:r w:rsidRPr="00E77497">
          <w:t>The Unicode Consortium. The Unicode Standard, Version 3.0, defined by: The Unicode Standard, Version 3.0 (Reading, MA, Addison-Wesley, 2000. ISBN 0-201-61633-5)</w:t>
        </w:r>
      </w:ins>
    </w:p>
    <w:p w:rsidR="0082165A" w:rsidRPr="00E77497" w:rsidRDefault="0082165A" w:rsidP="0082165A">
      <w:pPr>
        <w:pStyle w:val="Bibliography1"/>
        <w:rPr>
          <w:ins w:id="16121" w:author="Rev 19 Allen Wirfs-Brock" w:date="2013-09-06T13:53:00Z"/>
          <w:rStyle w:val="apple-style-span"/>
        </w:rPr>
      </w:pPr>
      <w:ins w:id="16122" w:author="Rev 19 Allen Wirfs-Brock" w:date="2013-09-06T13:53:00Z">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ins>
    </w:p>
    <w:p w:rsidR="0082165A" w:rsidRPr="00E77497" w:rsidRDefault="0082165A" w:rsidP="0082165A">
      <w:pPr>
        <w:pStyle w:val="Bibliography1"/>
        <w:rPr>
          <w:ins w:id="16123" w:author="Rev 19 Allen Wirfs-Brock" w:date="2013-09-06T13:53:00Z"/>
          <w:rStyle w:val="apple-style-span"/>
          <w:szCs w:val="18"/>
        </w:rPr>
      </w:pPr>
      <w:ins w:id="16124" w:author="Rev 19 Allen Wirfs-Brock" w:date="2013-09-06T13:53:00Z">
        <w:r w:rsidRPr="00E77497">
          <w:rPr>
            <w:rStyle w:val="apple-style-span"/>
            <w:rFonts w:cs="Arial"/>
          </w:rPr>
          <w:t xml:space="preserve">RFC 1738 </w:t>
        </w:r>
        <w:r>
          <w:rPr>
            <w:rStyle w:val="apple-style-span"/>
            <w:rFonts w:cs="Arial"/>
          </w:rPr>
          <w:t>“</w:t>
        </w:r>
        <w:r w:rsidRPr="00E77497">
          <w:rPr>
            <w:rStyle w:val="apple-style-span"/>
            <w:rFonts w:cs="Arial"/>
          </w:rPr>
          <w:t>Uniform Resource Locators (URL)</w:t>
        </w:r>
        <w:r>
          <w:rPr>
            <w:rStyle w:val="apple-style-span"/>
            <w:rFonts w:cs="Arial"/>
          </w:rPr>
          <w:t>”</w:t>
        </w:r>
        <w:r w:rsidRPr="00E77497">
          <w:rPr>
            <w:rStyle w:val="apple-style-span"/>
            <w:rFonts w:cs="Arial"/>
          </w:rPr>
          <w:t>, available at &lt;</w:t>
        </w:r>
        <w:r>
          <w:fldChar w:fldCharType="begin"/>
        </w:r>
        <w:r>
          <w:instrText xml:space="preserve"> HYPERLINK "http://tools.ietf.org/html/rfc1738" </w:instrText>
        </w:r>
      </w:ins>
      <w:ins w:id="16125" w:author="Rev 19 Allen Wirfs-Brock" w:date="2013-09-27T08:40:00Z"/>
      <w:ins w:id="16126" w:author="Rev 19 Allen Wirfs-Brock" w:date="2013-09-06T13:53:00Z">
        <w:r>
          <w:fldChar w:fldCharType="separate"/>
        </w:r>
        <w:r w:rsidRPr="00E77497">
          <w:rPr>
            <w:rStyle w:val="Hyperlink"/>
            <w:rFonts w:cs="Arial"/>
            <w:lang w:val="en-GB"/>
          </w:rPr>
          <w:t>http://tools.ietf.org/html/rfc1738</w:t>
        </w:r>
        <w:r>
          <w:rPr>
            <w:rStyle w:val="Hyperlink"/>
            <w:rFonts w:cs="Arial"/>
            <w:lang w:val="en-GB"/>
          </w:rPr>
          <w:fldChar w:fldCharType="end"/>
        </w:r>
        <w:r w:rsidRPr="00E77497">
          <w:rPr>
            <w:rStyle w:val="apple-style-span"/>
            <w:rFonts w:cs="Arial"/>
          </w:rPr>
          <w:t>&gt;</w:t>
        </w:r>
      </w:ins>
    </w:p>
    <w:p w:rsidR="0082165A" w:rsidRPr="00E77497" w:rsidRDefault="0082165A" w:rsidP="0082165A">
      <w:pPr>
        <w:pStyle w:val="Bibliography1"/>
        <w:jc w:val="left"/>
        <w:rPr>
          <w:ins w:id="16127" w:author="Rev 19 Allen Wirfs-Brock" w:date="2013-09-06T13:53:00Z"/>
          <w:rStyle w:val="apple-style-span"/>
          <w:szCs w:val="18"/>
        </w:rPr>
      </w:pPr>
      <w:ins w:id="16128" w:author="Rev 19 Allen Wirfs-Brock" w:date="2013-09-06T13:53:00Z">
        <w:r w:rsidRPr="00E77497">
          <w:rPr>
            <w:rStyle w:val="apple-style-span"/>
            <w:rFonts w:cs="Arial"/>
          </w:rPr>
          <w:t xml:space="preserve">RFC 2396 </w:t>
        </w:r>
        <w:r>
          <w:rPr>
            <w:rStyle w:val="apple-style-span"/>
            <w:rFonts w:cs="Arial"/>
          </w:rPr>
          <w:t>“</w:t>
        </w:r>
        <w:r w:rsidRPr="00E77497">
          <w:rPr>
            <w:rStyle w:val="apple-style-span"/>
            <w:rFonts w:cs="Arial"/>
          </w:rPr>
          <w:t>Uniform Resource Identifiers (URI): Generic Syntax</w:t>
        </w:r>
        <w:r>
          <w:rPr>
            <w:rStyle w:val="apple-style-span"/>
            <w:rFonts w:cs="Arial"/>
          </w:rPr>
          <w:t>”</w:t>
        </w:r>
        <w:r w:rsidRPr="00E77497">
          <w:rPr>
            <w:rStyle w:val="apple-style-span"/>
            <w:rFonts w:cs="Arial"/>
          </w:rPr>
          <w:t>, available at &lt;</w:t>
        </w:r>
        <w:r>
          <w:fldChar w:fldCharType="begin"/>
        </w:r>
        <w:r>
          <w:instrText xml:space="preserve"> HYPERLINK "http://tools.ietf.org/html/rfc2396" </w:instrText>
        </w:r>
      </w:ins>
      <w:ins w:id="16129" w:author="Rev 19 Allen Wirfs-Brock" w:date="2013-09-27T08:40:00Z"/>
      <w:ins w:id="16130" w:author="Rev 19 Allen Wirfs-Brock" w:date="2013-09-06T13:53:00Z">
        <w:r>
          <w:fldChar w:fldCharType="separate"/>
        </w:r>
        <w:r w:rsidRPr="00E77497">
          <w:rPr>
            <w:rStyle w:val="Hyperlink"/>
            <w:rFonts w:cs="Arial"/>
            <w:lang w:val="en-GB"/>
          </w:rPr>
          <w:t>http://tools.ietf.org/html/rfc2396</w:t>
        </w:r>
        <w:r>
          <w:rPr>
            <w:rStyle w:val="Hyperlink"/>
            <w:rFonts w:cs="Arial"/>
            <w:lang w:val="en-GB"/>
          </w:rPr>
          <w:fldChar w:fldCharType="end"/>
        </w:r>
        <w:r w:rsidRPr="00E77497">
          <w:rPr>
            <w:rStyle w:val="apple-style-span"/>
            <w:rFonts w:cs="Arial"/>
          </w:rPr>
          <w:t>&gt;</w:t>
        </w:r>
      </w:ins>
    </w:p>
    <w:p w:rsidR="0082165A" w:rsidRPr="00E77497" w:rsidRDefault="0082165A" w:rsidP="0082165A">
      <w:pPr>
        <w:pStyle w:val="Bibliography1"/>
        <w:jc w:val="left"/>
        <w:rPr>
          <w:ins w:id="16131" w:author="Rev 19 Allen Wirfs-Brock" w:date="2013-09-06T13:53:00Z"/>
          <w:rStyle w:val="apple-style-span"/>
          <w:szCs w:val="18"/>
        </w:rPr>
      </w:pPr>
      <w:ins w:id="16132" w:author="Rev 19 Allen Wirfs-Brock" w:date="2013-09-06T13:53:00Z">
        <w:r w:rsidRPr="00E77497">
          <w:rPr>
            <w:rStyle w:val="apple-style-span"/>
            <w:rFonts w:cs="Arial"/>
          </w:rPr>
          <w:t xml:space="preserve">RFC 3629 </w:t>
        </w:r>
        <w:r>
          <w:rPr>
            <w:rStyle w:val="apple-style-span"/>
            <w:rFonts w:cs="Arial"/>
          </w:rPr>
          <w:t>“</w:t>
        </w:r>
        <w:r w:rsidRPr="00E77497">
          <w:rPr>
            <w:rStyle w:val="apple-style-span"/>
            <w:rFonts w:cs="Arial"/>
          </w:rPr>
          <w:t>UTF-8, a transformation format of ISO 10646</w:t>
        </w:r>
        <w:r>
          <w:rPr>
            <w:rStyle w:val="apple-style-span"/>
            <w:rFonts w:cs="Arial"/>
          </w:rPr>
          <w:t>”</w:t>
        </w:r>
        <w:r w:rsidRPr="00E77497">
          <w:rPr>
            <w:rStyle w:val="apple-style-span"/>
            <w:rFonts w:cs="Arial"/>
          </w:rPr>
          <w:t>, available at &lt;</w:t>
        </w:r>
        <w:r>
          <w:fldChar w:fldCharType="begin"/>
        </w:r>
        <w:r>
          <w:instrText xml:space="preserve"> HYPERLINK "http://tools.ietf.org/html/rfc3629" </w:instrText>
        </w:r>
      </w:ins>
      <w:ins w:id="16133" w:author="Rev 19 Allen Wirfs-Brock" w:date="2013-09-27T08:40:00Z"/>
      <w:ins w:id="16134" w:author="Rev 19 Allen Wirfs-Brock" w:date="2013-09-06T13:53:00Z">
        <w:r>
          <w:fldChar w:fldCharType="separate"/>
        </w:r>
        <w:r w:rsidRPr="00E77497">
          <w:rPr>
            <w:rStyle w:val="Hyperlink"/>
            <w:rFonts w:cs="Arial"/>
            <w:lang w:val="en-GB"/>
          </w:rPr>
          <w:t>http://tools.ietf.org/html/rfc3629</w:t>
        </w:r>
        <w:r>
          <w:rPr>
            <w:rStyle w:val="Hyperlink"/>
            <w:rFonts w:cs="Arial"/>
            <w:lang w:val="en-GB"/>
          </w:rPr>
          <w:fldChar w:fldCharType="end"/>
        </w:r>
        <w:r w:rsidRPr="00E77497">
          <w:rPr>
            <w:rStyle w:val="apple-style-span"/>
            <w:rFonts w:cs="Arial"/>
          </w:rPr>
          <w:t>&gt;</w:t>
        </w:r>
      </w:ins>
    </w:p>
    <w:p w:rsidR="0082165A" w:rsidRPr="00145775" w:rsidRDefault="0082165A" w:rsidP="0082165A">
      <w:pPr>
        <w:pStyle w:val="Bibliography1"/>
        <w:jc w:val="left"/>
        <w:rPr>
          <w:ins w:id="16135" w:author="Rev 19 Allen Wirfs-Brock" w:date="2013-09-06T13:53:00Z"/>
          <w:rStyle w:val="apple-style-span"/>
        </w:rPr>
      </w:pPr>
      <w:ins w:id="16136" w:author="Rev 19 Allen Wirfs-Brock" w:date="2013-09-06T13:53:00Z">
        <w:r w:rsidRPr="00E77497">
          <w:rPr>
            <w:rStyle w:val="apple-style-span"/>
            <w:rFonts w:cs="Arial"/>
          </w:rPr>
          <w:t xml:space="preserve">RFC 4627 </w:t>
        </w:r>
        <w:r>
          <w:rPr>
            <w:rStyle w:val="apple-style-span"/>
            <w:rFonts w:cs="Arial"/>
          </w:rPr>
          <w:t>“</w:t>
        </w:r>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r>
          <w:rPr>
            <w:rStyle w:val="apple-style-span"/>
            <w:rFonts w:cs="Arial"/>
          </w:rPr>
          <w:t>”</w:t>
        </w:r>
        <w:r w:rsidRPr="00E77497">
          <w:rPr>
            <w:rStyle w:val="apple-style-span"/>
            <w:rFonts w:cs="Arial"/>
          </w:rPr>
          <w:t xml:space="preserve"> , available at &lt;</w:t>
        </w:r>
        <w:r>
          <w:fldChar w:fldCharType="begin"/>
        </w:r>
        <w:r>
          <w:instrText xml:space="preserve"> HYPERLINK "http://tools.ietf.org/html/rfc4627" </w:instrText>
        </w:r>
      </w:ins>
      <w:ins w:id="16137" w:author="Rev 19 Allen Wirfs-Brock" w:date="2013-09-27T08:40:00Z"/>
      <w:ins w:id="16138" w:author="Rev 19 Allen Wirfs-Brock" w:date="2013-09-06T13:53:00Z">
        <w:r>
          <w:fldChar w:fldCharType="separate"/>
        </w:r>
        <w:r w:rsidRPr="00E77497">
          <w:rPr>
            <w:rStyle w:val="Hyperlink"/>
            <w:rFonts w:cs="Arial"/>
            <w:lang w:val="en-GB"/>
          </w:rPr>
          <w:t>http://tools.ietf.org/html/rfc4627</w:t>
        </w:r>
        <w:r>
          <w:rPr>
            <w:rStyle w:val="Hyperlink"/>
            <w:rFonts w:cs="Arial"/>
            <w:lang w:val="en-GB"/>
          </w:rPr>
          <w:fldChar w:fldCharType="end"/>
        </w:r>
        <w:r w:rsidRPr="00E77497">
          <w:rPr>
            <w:rStyle w:val="apple-style-span"/>
            <w:rFonts w:cs="Arial"/>
          </w:rPr>
          <w:t>&gt;</w:t>
        </w:r>
      </w:ins>
    </w:p>
    <w:p w:rsidR="0082165A" w:rsidRPr="00E77497" w:rsidRDefault="0082165A" w:rsidP="0082165A">
      <w:pPr>
        <w:pStyle w:val="Bibliography1"/>
        <w:rPr>
          <w:ins w:id="16139" w:author="Rev 19 Allen Wirfs-Brock" w:date="2013-09-06T13:53:00Z"/>
        </w:rPr>
      </w:pPr>
      <w:ins w:id="16140" w:author="Rev 19 Allen Wirfs-Brock" w:date="2013-09-06T13:53:00Z">
        <w:r w:rsidRPr="00E77497">
          <w:t>Unicode Inc. (2010), Unicode Technical Report #15:</w:t>
        </w:r>
        <w:r w:rsidRPr="00145775">
          <w:t xml:space="preserve"> </w:t>
        </w:r>
        <w:r>
          <w:t>“</w:t>
        </w:r>
        <w:r w:rsidRPr="00145775">
          <w:t>Unicode Normalization Forms</w:t>
        </w:r>
        <w:r>
          <w:t>”, available at &lt;</w:t>
        </w:r>
        <w:r>
          <w:fldChar w:fldCharType="begin"/>
        </w:r>
        <w:r>
          <w:instrText xml:space="preserve"> HYPERLINK "http://www.unicode.org/reports/tr15/tr15-29.html" </w:instrText>
        </w:r>
      </w:ins>
      <w:ins w:id="16141" w:author="Rev 19 Allen Wirfs-Brock" w:date="2013-09-27T08:40:00Z"/>
      <w:ins w:id="16142" w:author="Rev 19 Allen Wirfs-Brock" w:date="2013-09-06T13:53:00Z">
        <w:r>
          <w:fldChar w:fldCharType="separate"/>
        </w:r>
        <w:r w:rsidRPr="008E06A3">
          <w:rPr>
            <w:rStyle w:val="Hyperlink"/>
            <w:lang w:val="en-GB"/>
          </w:rPr>
          <w:t>http://www.unicode.org/reports/tr15/tr15-29.html</w:t>
        </w:r>
        <w:r>
          <w:fldChar w:fldCharType="end"/>
        </w:r>
        <w:r>
          <w:t>&gt;</w:t>
        </w:r>
      </w:ins>
    </w:p>
    <w:p w:rsidR="0082165A" w:rsidRPr="00E77497" w:rsidRDefault="0082165A" w:rsidP="0082165A">
      <w:pPr>
        <w:pStyle w:val="Bibliography1"/>
        <w:numPr>
          <w:ilvl w:val="0"/>
          <w:numId w:val="0"/>
        </w:numPr>
        <w:tabs>
          <w:tab w:val="clear" w:pos="660"/>
          <w:tab w:val="left" w:pos="2760"/>
        </w:tabs>
        <w:ind w:left="660" w:hanging="660"/>
        <w:rPr>
          <w:ins w:id="16143" w:author="Rev 19 Allen Wirfs-Brock" w:date="2013-09-06T13:53:00Z"/>
        </w:rPr>
      </w:pPr>
      <w:ins w:id="16144" w:author="Rev 19 Allen Wirfs-Brock" w:date="2013-09-06T13:53:00Z">
        <w:r>
          <w:tab/>
        </w:r>
        <w:r>
          <w:tab/>
        </w:r>
      </w:ins>
    </w:p>
    <w:p w:rsidR="0082165A" w:rsidRDefault="0082165A">
      <w:pPr>
        <w:spacing w:after="0" w:line="240" w:lineRule="auto"/>
        <w:jc w:val="left"/>
        <w:rPr>
          <w:ins w:id="16145" w:author="Rev 19 Allen Wirfs-Brock" w:date="2013-09-06T13:53:00Z"/>
          <w:b/>
          <w:sz w:val="24"/>
        </w:rPr>
      </w:pPr>
      <w:ins w:id="16146" w:author="Rev 19 Allen Wirfs-Brock" w:date="2013-09-06T13:53:00Z">
        <w:r>
          <w:br w:type="page"/>
        </w:r>
      </w:ins>
    </w:p>
    <w:p w:rsidR="00690D1B" w:rsidRDefault="00690D1B" w:rsidP="00D57AFD">
      <w:pPr>
        <w:pStyle w:val="Heading1"/>
        <w:numPr>
          <w:ilvl w:val="0"/>
          <w:numId w:val="0"/>
        </w:numPr>
        <w:rPr>
          <w:ins w:id="16147" w:author="Rev 8 Allen Wirfs-Brock" w:date="2012-06-11T14:40:00Z"/>
        </w:rPr>
      </w:pPr>
      <w:bookmarkStart w:id="16148" w:name="_Toc368050882"/>
      <w:ins w:id="16149" w:author="Rev 8 Allen Wirfs-Brock" w:date="2012-06-11T14:38:00Z">
        <w:r>
          <w:lastRenderedPageBreak/>
          <w:t xml:space="preserve">Scrap </w:t>
        </w:r>
      </w:ins>
      <w:ins w:id="16150" w:author="Rev 8 Allen Wirfs-Brock" w:date="2012-06-11T14:40:00Z">
        <w:r>
          <w:t>Heap</w:t>
        </w:r>
        <w:bookmarkEnd w:id="16148"/>
      </w:ins>
    </w:p>
    <w:p w:rsidR="00690D1B" w:rsidRDefault="00690D1B" w:rsidP="00D57AFD">
      <w:pPr>
        <w:rPr>
          <w:ins w:id="16151" w:author="Rev 8 Allen Wirfs-Brock" w:date="2012-06-11T14:40:00Z"/>
        </w:rPr>
      </w:pPr>
      <w:ins w:id="16152" w:author="Rev 8 Allen Wirfs-Brock" w:date="2012-06-11T14:40:00Z">
        <w:r>
          <w:t>A place to temporarily hand on to stuff that’s been delete</w:t>
        </w:r>
      </w:ins>
      <w:ins w:id="16153" w:author="Rev 8 Allen Wirfs-Brock" w:date="2012-06-15T15:30:00Z">
        <w:r w:rsidR="00C459A3">
          <w:t>d</w:t>
        </w:r>
      </w:ins>
    </w:p>
    <w:p w:rsidR="00690D1B" w:rsidRDefault="00690D1B" w:rsidP="00D57AFD">
      <w:pPr>
        <w:rPr>
          <w:ins w:id="16154" w:author="Rev 8 Allen Wirfs-Brock" w:date="2012-06-11T14:40:00Z"/>
        </w:rPr>
      </w:pPr>
    </w:p>
    <w:p w:rsidR="00690D1B" w:rsidRPr="00E77497" w:rsidRDefault="00690D1B" w:rsidP="00690D1B">
      <w:pPr>
        <w:pStyle w:val="SyntaxRule"/>
        <w:rPr>
          <w:ins w:id="16155" w:author="Rev 8 Allen Wirfs-Brock" w:date="2012-06-11T14:45:00Z"/>
        </w:rPr>
      </w:pPr>
      <w:ins w:id="16156" w:author="Rev 8 Allen Wirfs-Brock" w:date="2012-06-11T14:45:00Z">
        <w:r>
          <w:t xml:space="preserve">MemberExpression </w:t>
        </w:r>
        <w:r w:rsidRPr="00E77497">
          <w:rPr>
            <w:rFonts w:ascii="Arial" w:hAnsi="Arial"/>
            <w:b/>
            <w:i w:val="0"/>
          </w:rPr>
          <w:t>:</w:t>
        </w:r>
      </w:ins>
    </w:p>
    <w:p w:rsidR="00690D1B" w:rsidRDefault="00690D1B" w:rsidP="00C459A3">
      <w:pPr>
        <w:pStyle w:val="SyntaxDefinition"/>
        <w:rPr>
          <w:ins w:id="16157" w:author="Rev 8 Allen Wirfs-Brock" w:date="2012-06-11T14:43:00Z"/>
        </w:rPr>
      </w:pPr>
      <w:ins w:id="16158"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rsidR="00690D1B" w:rsidRPr="00E77497" w:rsidRDefault="00690D1B" w:rsidP="00690D1B">
      <w:pPr>
        <w:pStyle w:val="SyntaxRule"/>
        <w:rPr>
          <w:ins w:id="16159" w:author="Rev 8 Allen Wirfs-Brock" w:date="2012-06-11T14:45:00Z"/>
        </w:rPr>
      </w:pPr>
      <w:ins w:id="16160" w:author="Rev 8 Allen Wirfs-Brock" w:date="2012-06-11T14:45:00Z">
        <w:r>
          <w:t xml:space="preserve">TriangleLiteral </w:t>
        </w:r>
        <w:r w:rsidRPr="00E77497">
          <w:rPr>
            <w:rFonts w:ascii="Arial" w:hAnsi="Arial"/>
            <w:b/>
            <w:i w:val="0"/>
          </w:rPr>
          <w:t>:</w:t>
        </w:r>
      </w:ins>
    </w:p>
    <w:p w:rsidR="00690D1B" w:rsidRPr="00E77497" w:rsidRDefault="00690D1B" w:rsidP="00690D1B">
      <w:pPr>
        <w:pStyle w:val="SyntaxDefinition"/>
        <w:rPr>
          <w:ins w:id="16161" w:author="Rev 8 Allen Wirfs-Brock" w:date="2012-06-11T14:45:00Z"/>
        </w:rPr>
      </w:pPr>
      <w:ins w:id="16162"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rsidR="00315550" w:rsidRPr="00E77497" w:rsidRDefault="00315550" w:rsidP="00315550">
      <w:pPr>
        <w:pStyle w:val="SyntaxRule"/>
        <w:rPr>
          <w:ins w:id="16163" w:author="Rev 8 Allen Wirfs-Brock" w:date="2012-06-11T14:46:00Z"/>
        </w:rPr>
      </w:pPr>
      <w:ins w:id="16164" w:author="Rev 8 Allen Wirfs-Brock" w:date="2012-06-11T14:46:00Z">
        <w:r w:rsidRPr="00E77497">
          <w:t xml:space="preserve">CallExpression </w:t>
        </w:r>
        <w:r w:rsidRPr="00E77497">
          <w:rPr>
            <w:rFonts w:ascii="Arial" w:hAnsi="Arial"/>
            <w:b/>
            <w:i w:val="0"/>
          </w:rPr>
          <w:t>:</w:t>
        </w:r>
      </w:ins>
    </w:p>
    <w:p w:rsidR="00315550" w:rsidRPr="00E77497" w:rsidRDefault="00315550" w:rsidP="00315550">
      <w:pPr>
        <w:pStyle w:val="SyntaxDefinition"/>
        <w:rPr>
          <w:ins w:id="16165" w:author="Rev 8 Allen Wirfs-Brock" w:date="2012-06-11T14:46:00Z"/>
        </w:rPr>
      </w:pPr>
      <w:ins w:id="16166"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rsidR="000C57B1" w:rsidRDefault="000C57B1" w:rsidP="00D57AFD">
      <w:pPr>
        <w:rPr>
          <w:ins w:id="16167" w:author="Rev 8 Allen Wirfs-Brock" w:date="2012-06-15T15:27:00Z"/>
        </w:rPr>
      </w:pPr>
    </w:p>
    <w:p w:rsidR="0095573C" w:rsidRPr="00E77497" w:rsidRDefault="0095573C" w:rsidP="00D148E9">
      <w:pPr>
        <w:pStyle w:val="Heading4"/>
        <w:rPr>
          <w:ins w:id="16168" w:author="Rev 8 Allen Wirfs-Brock" w:date="2012-06-15T15:27:00Z"/>
        </w:rPr>
      </w:pPr>
      <w:ins w:id="16169" w:author="Rev 8 Allen Wirfs-Brock" w:date="2012-06-15T15:27:00Z">
        <w:r w:rsidRPr="00E77497">
          <w:t>15.2.3.1</w:t>
        </w:r>
        <w:r>
          <w:t>5</w:t>
        </w:r>
        <w:r w:rsidRPr="00E77497">
          <w:tab/>
          <w:t>Object.is</w:t>
        </w:r>
        <w:r>
          <w:t>Object</w:t>
        </w:r>
        <w:r w:rsidRPr="00E77497">
          <w:t xml:space="preserve"> ( O )</w:t>
        </w:r>
      </w:ins>
    </w:p>
    <w:p w:rsidR="0095573C" w:rsidRPr="00E77497" w:rsidRDefault="0095573C" w:rsidP="0095573C">
      <w:pPr>
        <w:rPr>
          <w:ins w:id="16170" w:author="Rev 8 Allen Wirfs-Brock" w:date="2012-06-15T15:27:00Z"/>
        </w:rPr>
      </w:pPr>
      <w:ins w:id="16171"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rsidR="0095573C" w:rsidRPr="00E77497" w:rsidRDefault="0095573C" w:rsidP="0095573C">
      <w:pPr>
        <w:pStyle w:val="Alg4"/>
        <w:numPr>
          <w:ilvl w:val="0"/>
          <w:numId w:val="811"/>
        </w:numPr>
        <w:rPr>
          <w:ins w:id="16172" w:author="Rev 8 Allen Wirfs-Brock" w:date="2012-06-15T15:27:00Z"/>
        </w:rPr>
      </w:pPr>
      <w:ins w:id="16173"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rsidR="0095573C" w:rsidRPr="00E77497" w:rsidRDefault="0095573C" w:rsidP="0095573C">
      <w:pPr>
        <w:pStyle w:val="Alg4"/>
        <w:numPr>
          <w:ilvl w:val="0"/>
          <w:numId w:val="811"/>
        </w:numPr>
        <w:spacing w:after="120"/>
        <w:rPr>
          <w:ins w:id="16174" w:author="Rev 8 Allen Wirfs-Brock" w:date="2012-06-15T15:27:00Z"/>
        </w:rPr>
      </w:pPr>
      <w:ins w:id="16175" w:author="Rev 8 Allen Wirfs-Brock" w:date="2012-06-15T15:27:00Z">
        <w:r w:rsidRPr="00E77497">
          <w:t xml:space="preserve">Return </w:t>
        </w:r>
        <w:r w:rsidRPr="002B7DB5">
          <w:rPr>
            <w:b/>
          </w:rPr>
          <w:t>false</w:t>
        </w:r>
        <w:r w:rsidRPr="00E77497">
          <w:t>.</w:t>
        </w:r>
      </w:ins>
    </w:p>
    <w:p w:rsidR="0095573C" w:rsidRDefault="0095573C" w:rsidP="00C459A3">
      <w:pPr>
        <w:rPr>
          <w:ins w:id="16176" w:author="Rev 8 Allen Wirfs-Brock" w:date="2012-06-15T15:29:00Z"/>
          <w:u w:val="single"/>
        </w:rPr>
      </w:pPr>
    </w:p>
    <w:p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16177" w:author="Rev 8 Allen Wirfs-Brock" w:date="2012-06-15T15:29:00Z"/>
          <w:rFonts w:cs="Arial"/>
          <w:b/>
        </w:rPr>
      </w:pPr>
      <w:ins w:id="16178" w:author="Rev 8 Allen Wirfs-Brock" w:date="2012-06-15T15:29:00Z">
        <w:r w:rsidRPr="00762CE7">
          <w:rPr>
            <w:rFonts w:cs="Arial"/>
            <w:b/>
          </w:rPr>
          <w:t>15.5.4.25</w:t>
        </w:r>
        <w:r w:rsidRPr="00762CE7">
          <w:rPr>
            <w:rFonts w:cs="Arial"/>
            <w:b/>
          </w:rPr>
          <w:tab/>
          <w:t>String.prototype.toArray()</w:t>
        </w:r>
      </w:ins>
    </w:p>
    <w:p w:rsidR="00C459A3" w:rsidRPr="00762CE7" w:rsidRDefault="00C459A3" w:rsidP="00C459A3">
      <w:pPr>
        <w:rPr>
          <w:ins w:id="16179" w:author="Rev 8 Allen Wirfs-Brock" w:date="2012-06-15T15:29:00Z"/>
          <w:rFonts w:cs="Arial"/>
        </w:rPr>
      </w:pPr>
      <w:ins w:id="16180" w:author="Rev 8 Allen Wirfs-Brock" w:date="2012-06-15T15:29:00Z">
        <w:r w:rsidRPr="00762CE7">
          <w:rPr>
            <w:rFonts w:cs="Arial"/>
          </w:rPr>
          <w:t>The following steps are taken:</w:t>
        </w:r>
      </w:ins>
    </w:p>
    <w:p w:rsidR="00C459A3" w:rsidRPr="00786F5E" w:rsidRDefault="002644A1" w:rsidP="002644A1">
      <w:pPr>
        <w:numPr>
          <w:ilvl w:val="0"/>
          <w:numId w:val="802"/>
        </w:numPr>
        <w:spacing w:after="0" w:line="240" w:lineRule="auto"/>
        <w:jc w:val="left"/>
        <w:rPr>
          <w:ins w:id="16181" w:author="Rev 8 Allen Wirfs-Brock" w:date="2012-06-15T15:29:00Z"/>
          <w:rFonts w:ascii="Times New Roman" w:eastAsia="Times New Roman" w:hAnsi="Times New Roman"/>
          <w:spacing w:val="6"/>
          <w:lang w:eastAsia="en-US"/>
        </w:rPr>
      </w:pPr>
      <w:ins w:id="16182" w:author="Rev 14 Allen Wirfs-Brock" w:date="2013-01-13T16:01:00Z">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ins>
      <w:ins w:id="16183" w:author="Rev 8 Allen Wirfs-Brock" w:date="2012-06-15T15:29:00Z">
        <w:del w:id="16184" w:author="Rev 14 Allen Wirfs-Brock" w:date="2013-01-13T16:01:00Z">
          <w:r w:rsidR="00C459A3" w:rsidRPr="00762CE7" w:rsidDel="002644A1">
            <w:rPr>
              <w:rFonts w:ascii="Times New Roman" w:hAnsi="Times New Roman"/>
            </w:rPr>
            <w:delText>ReturnIfAbrupt(</w:delText>
          </w:r>
        </w:del>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del w:id="16185" w:author="Rev 14 Allen Wirfs-Brock" w:date="2013-01-13T16:01:00Z">
          <w:r w:rsidR="00C459A3" w:rsidRPr="00762CE7" w:rsidDel="002644A1">
            <w:rPr>
              <w:rFonts w:ascii="Times New Roman" w:hAnsi="Times New Roman"/>
            </w:rPr>
            <w:delText>)</w:delText>
          </w:r>
        </w:del>
        <w:r w:rsidR="00C459A3" w:rsidRPr="00762CE7">
          <w:rPr>
            <w:rFonts w:ascii="Times New Roman" w:hAnsi="Times New Roman"/>
          </w:rPr>
          <w:t>)</w:t>
        </w:r>
        <w:r w:rsidR="00C459A3" w:rsidRPr="00762CE7">
          <w:rPr>
            <w:rFonts w:ascii="Times New Roman" w:eastAsia="Times New Roman" w:hAnsi="Times New Roman"/>
            <w:spacing w:val="6"/>
            <w:lang w:eastAsia="en-US"/>
          </w:rPr>
          <w:t>.</w:t>
        </w:r>
      </w:ins>
    </w:p>
    <w:p w:rsidR="00C459A3" w:rsidRPr="00786F5E" w:rsidRDefault="00C459A3" w:rsidP="002644A1">
      <w:pPr>
        <w:numPr>
          <w:ilvl w:val="0"/>
          <w:numId w:val="802"/>
        </w:numPr>
        <w:spacing w:after="0" w:line="240" w:lineRule="auto"/>
        <w:jc w:val="left"/>
        <w:rPr>
          <w:ins w:id="16186" w:author="Rev 8 Allen Wirfs-Brock" w:date="2012-06-15T15:29:00Z"/>
          <w:rFonts w:ascii="Times New Roman" w:eastAsia="Times New Roman" w:hAnsi="Times New Roman"/>
          <w:spacing w:val="6"/>
          <w:lang w:eastAsia="en-US"/>
        </w:rPr>
      </w:pPr>
      <w:ins w:id="16187"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w:t>
        </w:r>
        <w:del w:id="16188" w:author="Rev 14 Allen Wirfs-Brock" w:date="2013-01-13T16:02:00Z">
          <w:r w:rsidRPr="00786F5E" w:rsidDel="002644A1">
            <w:rPr>
              <w:rFonts w:ascii="Times New Roman" w:eastAsia="Times New Roman" w:hAnsi="Times New Roman"/>
              <w:spacing w:val="6"/>
              <w:lang w:eastAsia="en-US"/>
            </w:rPr>
            <w:delText xml:space="preserve">the result of calling </w:delText>
          </w:r>
        </w:del>
        <w:r w:rsidRPr="00786F5E">
          <w:rPr>
            <w:rFonts w:ascii="Times New Roman" w:eastAsia="Times New Roman" w:hAnsi="Times New Roman"/>
            <w:spacing w:val="6"/>
            <w:lang w:eastAsia="en-US"/>
          </w:rPr>
          <w:t>ToString</w:t>
        </w:r>
      </w:ins>
      <w:ins w:id="16189" w:author="Rev 14 Allen Wirfs-Brock" w:date="2013-01-13T16:02:00Z">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ins>
      <w:ins w:id="16190" w:author="Rev 8 Allen Wirfs-Brock" w:date="2012-06-15T15:29:00Z">
        <w:del w:id="16191" w:author="Rev 14 Allen Wirfs-Brock" w:date="2013-01-13T16:02:00Z">
          <w:r w:rsidRPr="00786F5E" w:rsidDel="002644A1">
            <w:rPr>
              <w:rFonts w:ascii="Times New Roman" w:eastAsia="Times New Roman" w:hAnsi="Times New Roman"/>
              <w:spacing w:val="6"/>
              <w:lang w:eastAsia="en-US"/>
            </w:rPr>
            <w:delText xml:space="preserve">, giving it the </w:delText>
          </w:r>
          <w:r w:rsidRPr="00786F5E" w:rsidDel="002644A1">
            <w:rPr>
              <w:rFonts w:ascii="Times New Roman" w:eastAsia="Times New Roman" w:hAnsi="Times New Roman"/>
              <w:b/>
              <w:spacing w:val="6"/>
              <w:lang w:eastAsia="en-US"/>
            </w:rPr>
            <w:delText>this</w:delText>
          </w:r>
          <w:r w:rsidRPr="00786F5E" w:rsidDel="002644A1">
            <w:rPr>
              <w:rFonts w:ascii="Times New Roman" w:eastAsia="Times New Roman" w:hAnsi="Times New Roman"/>
              <w:spacing w:val="6"/>
              <w:lang w:eastAsia="en-US"/>
            </w:rPr>
            <w:delText xml:space="preserve"> value as its argument</w:delText>
          </w:r>
        </w:del>
        <w:r w:rsidRPr="00786F5E">
          <w:rPr>
            <w:rFonts w:ascii="Times New Roman" w:eastAsia="Times New Roman" w:hAnsi="Times New Roman"/>
            <w:spacing w:val="6"/>
            <w:lang w:eastAsia="en-US"/>
          </w:rPr>
          <w:t>.</w:t>
        </w:r>
      </w:ins>
    </w:p>
    <w:p w:rsidR="00C459A3" w:rsidRPr="00E77497" w:rsidRDefault="00C459A3" w:rsidP="00C459A3">
      <w:pPr>
        <w:pStyle w:val="Alg4"/>
        <w:numPr>
          <w:ilvl w:val="0"/>
          <w:numId w:val="802"/>
        </w:numPr>
        <w:contextualSpacing/>
        <w:rPr>
          <w:ins w:id="16192" w:author="Rev 8 Allen Wirfs-Brock" w:date="2012-06-15T15:29:00Z"/>
        </w:rPr>
      </w:pPr>
      <w:ins w:id="16193" w:author="Rev 8 Allen Wirfs-Brock" w:date="2012-06-15T15:29:00Z">
        <w:r>
          <w:t>ReturnIfAbrupt(</w:t>
        </w:r>
        <w:r>
          <w:rPr>
            <w:i/>
          </w:rPr>
          <w:t>S</w:t>
        </w:r>
        <w:r>
          <w:t>).</w:t>
        </w:r>
      </w:ins>
    </w:p>
    <w:p w:rsidR="00C459A3" w:rsidRPr="00250FC6" w:rsidRDefault="00C459A3" w:rsidP="00C459A3">
      <w:pPr>
        <w:numPr>
          <w:ilvl w:val="0"/>
          <w:numId w:val="802"/>
        </w:numPr>
        <w:spacing w:after="0" w:line="240" w:lineRule="auto"/>
        <w:jc w:val="left"/>
        <w:rPr>
          <w:ins w:id="16194" w:author="Rev 8 Allen Wirfs-Brock" w:date="2012-06-15T15:29:00Z"/>
          <w:rFonts w:ascii="Times New Roman" w:eastAsia="Times New Roman" w:hAnsi="Times New Roman"/>
          <w:spacing w:val="6"/>
          <w:lang w:eastAsia="en-US"/>
        </w:rPr>
      </w:pPr>
      <w:ins w:id="16195"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rsidR="00C459A3" w:rsidRPr="00E77497" w:rsidRDefault="00C459A3" w:rsidP="00937565">
      <w:pPr>
        <w:pStyle w:val="Alg4"/>
        <w:numPr>
          <w:ilvl w:val="0"/>
          <w:numId w:val="802"/>
        </w:numPr>
        <w:rPr>
          <w:ins w:id="16196" w:author="Rev 8 Allen Wirfs-Brock" w:date="2012-06-15T15:29:00Z"/>
        </w:rPr>
      </w:pPr>
      <w:ins w:id="16197" w:author="Rev 8 Allen Wirfs-Brock" w:date="2012-06-15T15:29:00Z">
        <w:r w:rsidRPr="00E77497">
          <w:t xml:space="preserve">Let </w:t>
        </w:r>
        <w:r w:rsidRPr="000316BA">
          <w:rPr>
            <w:i/>
          </w:rPr>
          <w:t>array</w:t>
        </w:r>
        <w:r w:rsidRPr="00E77497">
          <w:t xml:space="preserve"> be </w:t>
        </w:r>
        <w:r>
          <w:t xml:space="preserve">the result of the abstract operation ArrayCreate </w:t>
        </w:r>
        <w:del w:id="16198" w:author="Rev 12 Allen Wirfs-Brock" w:date="2012-11-22T13:05:00Z">
          <w:r w:rsidDel="00937565">
            <w:delText xml:space="preserve">(15.4) </w:delText>
          </w:r>
        </w:del>
        <w:r>
          <w:t xml:space="preserve">with argument </w:t>
        </w:r>
        <w:r w:rsidRPr="00250FC6">
          <w:rPr>
            <w:i/>
          </w:rPr>
          <w:t>len</w:t>
        </w:r>
        <w:r w:rsidRPr="00E77497">
          <w:t>.</w:t>
        </w:r>
      </w:ins>
    </w:p>
    <w:p w:rsidR="00C459A3" w:rsidRPr="00786F5E" w:rsidRDefault="00C459A3" w:rsidP="00C459A3">
      <w:pPr>
        <w:numPr>
          <w:ilvl w:val="0"/>
          <w:numId w:val="802"/>
        </w:numPr>
        <w:spacing w:after="0" w:line="240" w:lineRule="auto"/>
        <w:jc w:val="left"/>
        <w:rPr>
          <w:ins w:id="16199" w:author="Rev 8 Allen Wirfs-Brock" w:date="2012-06-15T15:29:00Z"/>
          <w:rFonts w:ascii="Times New Roman" w:eastAsia="Times New Roman" w:hAnsi="Times New Roman"/>
          <w:spacing w:val="6"/>
          <w:lang w:eastAsia="en-US"/>
        </w:rPr>
      </w:pPr>
      <w:ins w:id="16200"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rsidR="00C459A3" w:rsidRPr="00786F5E" w:rsidRDefault="00C459A3" w:rsidP="00C459A3">
      <w:pPr>
        <w:numPr>
          <w:ilvl w:val="0"/>
          <w:numId w:val="802"/>
        </w:numPr>
        <w:spacing w:after="0" w:line="240" w:lineRule="auto"/>
        <w:jc w:val="left"/>
        <w:rPr>
          <w:ins w:id="16201" w:author="Rev 8 Allen Wirfs-Brock" w:date="2012-06-15T15:29:00Z"/>
          <w:rFonts w:ascii="Times New Roman" w:eastAsia="Times New Roman" w:hAnsi="Times New Roman"/>
          <w:spacing w:val="6"/>
          <w:lang w:eastAsia="en-US"/>
        </w:rPr>
      </w:pPr>
      <w:ins w:id="16202"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16203" w:author="Rev 8 Allen Wirfs-Brock" w:date="2012-06-15T15:29:00Z"/>
          <w:rFonts w:ascii="Times New Roman" w:eastAsia="Times New Roman" w:hAnsi="Times New Roman"/>
          <w:spacing w:val="6"/>
          <w:lang w:eastAsia="en-US"/>
        </w:rPr>
      </w:pPr>
      <w:ins w:id="16204"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16205" w:author="Rev 8 Allen Wirfs-Brock" w:date="2012-06-15T15:29:00Z"/>
          <w:rFonts w:ascii="Times New Roman" w:eastAsia="Times New Roman" w:hAnsi="Times New Roman"/>
          <w:spacing w:val="6"/>
          <w:lang w:eastAsia="en-US"/>
        </w:rPr>
      </w:pPr>
      <w:ins w:id="16206"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16207" w:author="Rev 8 Allen Wirfs-Brock" w:date="2012-06-15T15:29:00Z"/>
          <w:rFonts w:ascii="Times New Roman" w:eastAsia="Times New Roman" w:hAnsi="Times New Roman"/>
          <w:spacing w:val="6"/>
          <w:lang w:eastAsia="en-US"/>
        </w:rPr>
      </w:pPr>
      <w:ins w:id="16208"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rsidR="00C459A3" w:rsidRPr="00786F5E" w:rsidRDefault="00C459A3" w:rsidP="00C459A3">
      <w:pPr>
        <w:numPr>
          <w:ilvl w:val="0"/>
          <w:numId w:val="802"/>
        </w:numPr>
        <w:spacing w:after="220" w:line="240" w:lineRule="auto"/>
        <w:jc w:val="left"/>
        <w:rPr>
          <w:ins w:id="16209" w:author="Rev 8 Allen Wirfs-Brock" w:date="2012-06-15T15:29:00Z"/>
          <w:rFonts w:ascii="Times New Roman" w:eastAsia="Times New Roman" w:hAnsi="Times New Roman"/>
          <w:spacing w:val="6"/>
          <w:lang w:eastAsia="en-US"/>
        </w:rPr>
      </w:pPr>
      <w:ins w:id="16210"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rsidR="00C459A3" w:rsidRPr="00762CE7" w:rsidRDefault="00C459A3" w:rsidP="00C459A3">
      <w:pPr>
        <w:rPr>
          <w:ins w:id="16211" w:author="Rev 8 Allen Wirfs-Brock" w:date="2012-06-15T15:29:00Z"/>
          <w:rFonts w:cs="Arial"/>
        </w:rPr>
      </w:pPr>
      <w:ins w:id="16212"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rsidR="00C459A3" w:rsidRPr="00762CE7" w:rsidRDefault="00C459A3" w:rsidP="00C459A3">
      <w:pPr>
        <w:pStyle w:val="Note"/>
        <w:rPr>
          <w:ins w:id="16213" w:author="Rev 8 Allen Wirfs-Brock" w:date="2012-06-15T15:29:00Z"/>
        </w:rPr>
      </w:pPr>
      <w:ins w:id="16214" w:author="Rev 8 Allen Wirfs-Brock" w:date="2012-06-15T15:29:00Z">
        <w:r>
          <w:t>NOTE 1</w:t>
        </w:r>
        <w:r>
          <w:tab/>
        </w:r>
        <w:r w:rsidRPr="00762CE7">
          <w:t>Returns an Array object with elements corresponding to the characters of this object (converted to a String).</w:t>
        </w:r>
      </w:ins>
    </w:p>
    <w:p w:rsidR="00C459A3" w:rsidRPr="00762CE7" w:rsidRDefault="00C459A3" w:rsidP="00C459A3">
      <w:pPr>
        <w:pStyle w:val="Note"/>
        <w:rPr>
          <w:ins w:id="16215" w:author="Rev 8 Allen Wirfs-Brock" w:date="2012-06-15T15:29:00Z"/>
        </w:rPr>
      </w:pPr>
      <w:ins w:id="16216"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C459A3" w:rsidRDefault="00C459A3" w:rsidP="00C459A3">
      <w:pPr>
        <w:rPr>
          <w:ins w:id="16217" w:author="Rev 11 Allen Wirfs-Brock" w:date="2012-10-11T10:51:00Z"/>
          <w:u w:val="single"/>
        </w:rPr>
      </w:pPr>
    </w:p>
    <w:p w:rsidR="000A612A" w:rsidRDefault="000A612A" w:rsidP="00C459A3">
      <w:pPr>
        <w:rPr>
          <w:ins w:id="16218" w:author="Rev 11 Allen Wirfs-Brock" w:date="2012-10-11T10:51:00Z"/>
          <w:u w:val="single"/>
        </w:rPr>
      </w:pPr>
    </w:p>
    <w:p w:rsidR="000A612A" w:rsidRPr="00C7794D" w:rsidRDefault="000A612A" w:rsidP="000A612A">
      <w:pPr>
        <w:rPr>
          <w:ins w:id="16219" w:author="Rev 11 Allen Wirfs-Brock" w:date="2012-10-11T10:51:00Z"/>
          <w:rFonts w:ascii="Helvetica" w:hAnsi="Helvetica"/>
          <w:b/>
        </w:rPr>
      </w:pPr>
      <w:ins w:id="16220" w:author="Rev 11 Allen Wirfs-Brock" w:date="2012-10-11T10:51:00Z">
        <w:r w:rsidRPr="00E77497">
          <w:rPr>
            <w:rFonts w:ascii="Helvetica" w:hAnsi="Helvetica"/>
            <w:b/>
          </w:rPr>
          <w:lastRenderedPageBreak/>
          <w:t xml:space="preserve">Static Semantics:  </w:t>
        </w:r>
        <w:r>
          <w:rPr>
            <w:rFonts w:ascii="Helvetica" w:hAnsi="Helvetica"/>
            <w:b/>
          </w:rPr>
          <w:t>TopLevel</w:t>
        </w:r>
        <w:r w:rsidRPr="00E77497">
          <w:rPr>
            <w:rFonts w:ascii="Helvetica" w:hAnsi="Helvetica"/>
            <w:b/>
            <w:lang w:eastAsia="en-US"/>
          </w:rPr>
          <w:t>LexicallyDeclaredNames</w:t>
        </w:r>
      </w:ins>
    </w:p>
    <w:p w:rsidR="000A612A" w:rsidRPr="00E77497" w:rsidRDefault="000A612A" w:rsidP="000A612A">
      <w:ins w:id="16221" w:author="Rev 11 Allen Wirfs-Brock" w:date="2012-10-11T10:51:00Z">
        <w:r>
          <w:rPr>
            <w:rFonts w:ascii="Times New Roman" w:hAnsi="Times New Roman"/>
            <w:i/>
          </w:rPr>
          <w:t>Ou</w:t>
        </w:r>
      </w:ins>
      <w:ins w:id="16222" w:author="Rev 12 Allen Wirfs-Brock" w:date="2012-10-29T17:03:00Z">
        <w:r w:rsidR="00554B80">
          <w:rPr>
            <w:rFonts w:ascii="Times New Roman" w:hAnsi="Times New Roman"/>
            <w:i/>
          </w:rPr>
          <w:t>t</w:t>
        </w:r>
      </w:ins>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rsidR="000A612A" w:rsidRPr="00E77497" w:rsidRDefault="000A612A" w:rsidP="000A612A">
      <w:pPr>
        <w:pStyle w:val="Alg4"/>
        <w:numPr>
          <w:ilvl w:val="0"/>
          <w:numId w:val="1035"/>
        </w:numPr>
        <w:spacing w:after="220"/>
        <w:contextualSpacing/>
      </w:pPr>
      <w:r w:rsidRPr="00E77497">
        <w:t>Return a new empty List.</w:t>
      </w:r>
    </w:p>
    <w:p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rsidR="00CA269D" w:rsidRDefault="00CA269D" w:rsidP="00CA269D">
      <w:pPr>
        <w:pStyle w:val="Heading3"/>
        <w:rPr>
          <w:ins w:id="16223" w:author="Rev 19 Allen Wirfs-Brock" w:date="2013-09-24T14:49:00Z"/>
        </w:rPr>
      </w:pPr>
      <w:bookmarkStart w:id="16224" w:name="_Toc360524868"/>
      <w:bookmarkStart w:id="16225" w:name="_Toc368050883"/>
      <w:ins w:id="16226" w:author="Rev 19 Allen Wirfs-Brock" w:date="2013-09-24T14:49:00Z">
        <w:r>
          <w:t>Symbol Exotic Objects</w:t>
        </w:r>
        <w:bookmarkEnd w:id="16225"/>
      </w:ins>
    </w:p>
    <w:p w:rsidR="00CA269D" w:rsidRDefault="00CA269D" w:rsidP="00CA269D">
      <w:pPr>
        <w:rPr>
          <w:ins w:id="16227" w:author="Rev 19 Allen Wirfs-Brock" w:date="2013-09-24T14:49:00Z"/>
        </w:rPr>
      </w:pPr>
      <w:ins w:id="16228" w:author="Rev 19 Allen Wirfs-Brock" w:date="2013-09-24T14:49:00Z">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ins>
    </w:p>
    <w:p w:rsidR="00CA269D" w:rsidRPr="00E77497" w:rsidRDefault="00CA269D" w:rsidP="00CA269D">
      <w:pPr>
        <w:rPr>
          <w:ins w:id="16229" w:author="Rev 19 Allen Wirfs-Brock" w:date="2013-09-24T14:49:00Z"/>
        </w:rPr>
      </w:pPr>
      <w:ins w:id="16230" w:author="Rev 19 Allen Wirfs-Brock" w:date="2013-09-24T14:49:00Z">
        <w:r>
          <w:t xml:space="preserve">Exotic Symbol objects provide alternative definitions for all of the essential internal methods.    </w:t>
        </w:r>
      </w:ins>
    </w:p>
    <w:p w:rsidR="00CA269D" w:rsidRPr="00E77497" w:rsidRDefault="00CA269D" w:rsidP="00CA269D">
      <w:pPr>
        <w:pStyle w:val="Heading4"/>
        <w:rPr>
          <w:ins w:id="16231" w:author="Rev 19 Allen Wirfs-Brock" w:date="2013-09-24T14:49:00Z"/>
        </w:rPr>
      </w:pPr>
      <w:ins w:id="16232" w:author="Rev 19 Allen Wirfs-Brock" w:date="2013-09-24T14:49:00Z">
        <w:r w:rsidRPr="00E77497">
          <w:t xml:space="preserve"> [[</w:t>
        </w:r>
        <w:r>
          <w:t>Get</w:t>
        </w:r>
        <w:r w:rsidRPr="00952308">
          <w:t>PrototypeOf</w:t>
        </w:r>
        <w:r w:rsidRPr="00E77497">
          <w:t>]] (</w:t>
        </w:r>
        <w:r>
          <w:t xml:space="preserve"> </w:t>
        </w:r>
        <w:r w:rsidRPr="00E77497">
          <w:t>)</w:t>
        </w:r>
      </w:ins>
    </w:p>
    <w:p w:rsidR="00CA269D" w:rsidRPr="00E77497" w:rsidRDefault="00CA269D" w:rsidP="00CA269D">
      <w:pPr>
        <w:rPr>
          <w:ins w:id="16233" w:author="Rev 19 Allen Wirfs-Brock" w:date="2013-09-24T14:49:00Z"/>
        </w:rPr>
      </w:pPr>
      <w:ins w:id="16234" w:author="Rev 19 Allen Wirfs-Brock" w:date="2013-09-24T14:49:00Z">
        <w:r w:rsidRPr="00E77497">
          <w:t>When the [[</w:t>
        </w:r>
        <w:r>
          <w:t>Get</w:t>
        </w:r>
        <w:r w:rsidRPr="00952308">
          <w:t>PrototypeOf</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ins>
    </w:p>
    <w:p w:rsidR="00CA269D" w:rsidRPr="00E77497" w:rsidRDefault="00CA269D" w:rsidP="00CA269D">
      <w:pPr>
        <w:pStyle w:val="Alg4"/>
        <w:numPr>
          <w:ilvl w:val="0"/>
          <w:numId w:val="1250"/>
        </w:numPr>
        <w:spacing w:after="240"/>
        <w:rPr>
          <w:ins w:id="16235" w:author="Rev 19 Allen Wirfs-Brock" w:date="2013-09-24T14:49:00Z"/>
        </w:rPr>
      </w:pPr>
      <w:ins w:id="16236" w:author="Rev 19 Allen Wirfs-Brock" w:date="2013-09-24T14:49:00Z">
        <w:r w:rsidRPr="00E77497">
          <w:t xml:space="preserve">Return </w:t>
        </w:r>
        <w:r>
          <w:rPr>
            <w:b/>
            <w:bCs/>
            <w:iCs/>
          </w:rPr>
          <w:t>null</w:t>
        </w:r>
        <w:r w:rsidRPr="00E77497">
          <w:t>.</w:t>
        </w:r>
      </w:ins>
    </w:p>
    <w:p w:rsidR="00CA269D" w:rsidRPr="00E77497" w:rsidRDefault="00CA269D" w:rsidP="00CA269D">
      <w:pPr>
        <w:pStyle w:val="Heading4"/>
        <w:rPr>
          <w:ins w:id="16237" w:author="Rev 19 Allen Wirfs-Brock" w:date="2013-09-24T14:49:00Z"/>
        </w:rPr>
      </w:pPr>
      <w:ins w:id="16238" w:author="Rev 19 Allen Wirfs-Brock" w:date="2013-09-24T14:49:00Z">
        <w:r w:rsidRPr="00E77497">
          <w:t xml:space="preserve"> [[</w:t>
        </w:r>
        <w:r>
          <w:t>Set</w:t>
        </w:r>
        <w:r w:rsidRPr="00F16CCB">
          <w:t>PrototypeOf</w:t>
        </w:r>
        <w:r w:rsidRPr="00E77497">
          <w:t>]] (</w:t>
        </w:r>
        <w:r>
          <w:t>V</w:t>
        </w:r>
        <w:r w:rsidRPr="00E77497">
          <w:t>)</w:t>
        </w:r>
      </w:ins>
    </w:p>
    <w:p w:rsidR="00CA269D" w:rsidRPr="00E77497" w:rsidRDefault="00CA269D" w:rsidP="00CA269D">
      <w:pPr>
        <w:rPr>
          <w:ins w:id="16239" w:author="Rev 19 Allen Wirfs-Brock" w:date="2013-09-24T14:49:00Z"/>
        </w:rPr>
      </w:pPr>
      <w:ins w:id="16240" w:author="Rev 19 Allen Wirfs-Brock" w:date="2013-09-24T14:49:00Z">
        <w:r w:rsidRPr="00E77497">
          <w:t>When the [[</w:t>
        </w:r>
        <w:r>
          <w:t>Set</w:t>
        </w:r>
        <w:r w:rsidRPr="00F16CCB">
          <w:t>PrototypeOf</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ins>
    </w:p>
    <w:p w:rsidR="00CA269D" w:rsidRPr="00E77497" w:rsidDel="004372C5" w:rsidRDefault="00CA269D" w:rsidP="00CA269D">
      <w:pPr>
        <w:pStyle w:val="Alg4"/>
        <w:numPr>
          <w:ilvl w:val="0"/>
          <w:numId w:val="1251"/>
        </w:numPr>
        <w:spacing w:before="240"/>
        <w:rPr>
          <w:ins w:id="16241" w:author="Rev 19 Allen Wirfs-Brock" w:date="2013-09-24T14:49:00Z"/>
        </w:rPr>
      </w:pPr>
      <w:ins w:id="16242" w:author="Rev 19 Allen Wirfs-Brock" w:date="2013-09-24T14:49:00Z">
        <w:r>
          <w:t>Assert: Either Type(</w:t>
        </w:r>
        <w:r>
          <w:rPr>
            <w:i/>
            <w:iCs/>
          </w:rPr>
          <w:t>V</w:t>
        </w:r>
        <w:r>
          <w:t>) is Object or Type(</w:t>
        </w:r>
        <w:r>
          <w:rPr>
            <w:i/>
            <w:iCs/>
          </w:rPr>
          <w:t>V</w:t>
        </w:r>
        <w:r>
          <w:t>) is Null</w:t>
        </w:r>
        <w:r w:rsidRPr="00E77497" w:rsidDel="004372C5">
          <w:t>.</w:t>
        </w:r>
      </w:ins>
    </w:p>
    <w:p w:rsidR="00CA269D" w:rsidRPr="00A33491" w:rsidRDefault="00CA269D" w:rsidP="00CA269D">
      <w:pPr>
        <w:numPr>
          <w:ilvl w:val="0"/>
          <w:numId w:val="1251"/>
        </w:numPr>
        <w:spacing w:line="240" w:lineRule="auto"/>
        <w:jc w:val="left"/>
        <w:rPr>
          <w:ins w:id="16243" w:author="Rev 19 Allen Wirfs-Brock" w:date="2013-09-24T14:49:00Z"/>
          <w:rFonts w:ascii="Times New Roman" w:eastAsia="Times New Roman" w:hAnsi="Times New Roman"/>
          <w:spacing w:val="6"/>
          <w:lang w:eastAsia="en-US"/>
        </w:rPr>
      </w:pPr>
      <w:ins w:id="16244" w:author="Rev 19 Allen Wirfs-Brock" w:date="2013-09-24T14:49:00Z">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ins>
    </w:p>
    <w:p w:rsidR="00CA269D" w:rsidRPr="00E77497" w:rsidRDefault="00CA269D" w:rsidP="00CA269D">
      <w:pPr>
        <w:pStyle w:val="Heading4"/>
        <w:rPr>
          <w:ins w:id="16245" w:author="Rev 19 Allen Wirfs-Brock" w:date="2013-09-24T14:49:00Z"/>
        </w:rPr>
      </w:pPr>
      <w:ins w:id="16246" w:author="Rev 19 Allen Wirfs-Brock" w:date="2013-09-24T14:49:00Z">
        <w:r w:rsidRPr="00E77497">
          <w:t xml:space="preserve"> [[</w:t>
        </w:r>
        <w:r>
          <w:t>IsExtensible</w:t>
        </w:r>
        <w:r w:rsidRPr="00E77497">
          <w:t>]] (</w:t>
        </w:r>
        <w:r>
          <w:t xml:space="preserve"> </w:t>
        </w:r>
        <w:r w:rsidRPr="00E77497">
          <w:t>)</w:t>
        </w:r>
      </w:ins>
    </w:p>
    <w:p w:rsidR="00CA269D" w:rsidRPr="00E77497" w:rsidRDefault="00CA269D" w:rsidP="00CA269D">
      <w:pPr>
        <w:rPr>
          <w:ins w:id="16247" w:author="Rev 19 Allen Wirfs-Brock" w:date="2013-09-24T14:49:00Z"/>
        </w:rPr>
      </w:pPr>
      <w:ins w:id="16248" w:author="Rev 19 Allen Wirfs-Brock" w:date="2013-09-24T14:49:00Z">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ins>
    </w:p>
    <w:p w:rsidR="00CA269D" w:rsidRPr="00E77497" w:rsidRDefault="00CA269D" w:rsidP="00CA269D">
      <w:pPr>
        <w:pStyle w:val="Alg4"/>
        <w:numPr>
          <w:ilvl w:val="0"/>
          <w:numId w:val="1252"/>
        </w:numPr>
        <w:spacing w:after="240"/>
        <w:rPr>
          <w:ins w:id="16249" w:author="Rev 19 Allen Wirfs-Brock" w:date="2013-09-24T14:49:00Z"/>
        </w:rPr>
      </w:pPr>
      <w:ins w:id="16250" w:author="Rev 19 Allen Wirfs-Brock" w:date="2013-09-24T14:49:00Z">
        <w:r w:rsidRPr="00A33491">
          <w:t xml:space="preserve">Return </w:t>
        </w:r>
        <w:r>
          <w:rPr>
            <w:b/>
            <w:bCs/>
          </w:rPr>
          <w:t>false</w:t>
        </w:r>
        <w:r w:rsidRPr="00A33491">
          <w:t>.</w:t>
        </w:r>
      </w:ins>
    </w:p>
    <w:p w:rsidR="00CA269D" w:rsidRPr="00E77497" w:rsidRDefault="00CA269D" w:rsidP="00CA269D">
      <w:pPr>
        <w:pStyle w:val="Heading4"/>
        <w:rPr>
          <w:ins w:id="16251" w:author="Rev 19 Allen Wirfs-Brock" w:date="2013-09-24T14:49:00Z"/>
        </w:rPr>
      </w:pPr>
      <w:ins w:id="16252" w:author="Rev 19 Allen Wirfs-Brock" w:date="2013-09-24T14:49:00Z">
        <w:r w:rsidRPr="00E77497">
          <w:t xml:space="preserve"> [[</w:t>
        </w:r>
        <w:r>
          <w:t>PreventExtensions</w:t>
        </w:r>
        <w:r w:rsidRPr="00E77497">
          <w:t xml:space="preserve">]] </w:t>
        </w:r>
        <w:r>
          <w:t xml:space="preserve"> </w:t>
        </w:r>
        <w:r w:rsidRPr="00E77497">
          <w:t>(</w:t>
        </w:r>
        <w:r>
          <w:t xml:space="preserve"> </w:t>
        </w:r>
        <w:r w:rsidRPr="00E77497">
          <w:t>)</w:t>
        </w:r>
      </w:ins>
    </w:p>
    <w:p w:rsidR="00CA269D" w:rsidRPr="00E77497" w:rsidRDefault="00CA269D" w:rsidP="00CA269D">
      <w:pPr>
        <w:rPr>
          <w:ins w:id="16253" w:author="Rev 19 Allen Wirfs-Brock" w:date="2013-09-24T14:49:00Z"/>
        </w:rPr>
      </w:pPr>
      <w:ins w:id="16254" w:author="Rev 19 Allen Wirfs-Brock" w:date="2013-09-24T14:49:00Z">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ins>
    </w:p>
    <w:p w:rsidR="00CA269D" w:rsidRPr="00A33491" w:rsidRDefault="00CA269D" w:rsidP="00CA269D">
      <w:pPr>
        <w:numPr>
          <w:ilvl w:val="0"/>
          <w:numId w:val="1253"/>
        </w:numPr>
        <w:spacing w:line="240" w:lineRule="auto"/>
        <w:jc w:val="left"/>
        <w:rPr>
          <w:ins w:id="16255" w:author="Rev 19 Allen Wirfs-Brock" w:date="2013-09-24T14:49:00Z"/>
          <w:rFonts w:ascii="Times New Roman" w:eastAsia="Times New Roman" w:hAnsi="Times New Roman"/>
          <w:spacing w:val="6"/>
          <w:lang w:eastAsia="en-US"/>
        </w:rPr>
      </w:pPr>
      <w:ins w:id="16256" w:author="Rev 19 Allen Wirfs-Brock" w:date="2013-09-24T14:49:00Z">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ins>
    </w:p>
    <w:p w:rsidR="00CA269D" w:rsidRPr="00E77497" w:rsidRDefault="00CA269D" w:rsidP="00CA269D">
      <w:pPr>
        <w:pStyle w:val="Heading4"/>
        <w:rPr>
          <w:ins w:id="16257" w:author="Rev 19 Allen Wirfs-Brock" w:date="2013-09-24T14:49:00Z"/>
        </w:rPr>
      </w:pPr>
      <w:ins w:id="16258" w:author="Rev 19 Allen Wirfs-Brock" w:date="2013-09-24T14:49:00Z">
        <w:r w:rsidRPr="00E77497">
          <w:t xml:space="preserve"> [[</w:t>
        </w:r>
        <w:r>
          <w:t>Has</w:t>
        </w:r>
        <w:r w:rsidRPr="00E77497">
          <w:t>OwnProperty]] (P)</w:t>
        </w:r>
      </w:ins>
    </w:p>
    <w:p w:rsidR="00CA269D" w:rsidRPr="00E77497" w:rsidRDefault="00CA269D" w:rsidP="00CA269D">
      <w:pPr>
        <w:rPr>
          <w:ins w:id="16259" w:author="Rev 19 Allen Wirfs-Brock" w:date="2013-09-24T14:49:00Z"/>
        </w:rPr>
      </w:pPr>
      <w:ins w:id="16260" w:author="Rev 19 Allen Wirfs-Brock" w:date="2013-09-24T14:49:00Z">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rsidR="00CA269D" w:rsidRPr="00E77497" w:rsidRDefault="00CA269D" w:rsidP="00CA269D">
      <w:pPr>
        <w:pStyle w:val="Alg4"/>
        <w:numPr>
          <w:ilvl w:val="0"/>
          <w:numId w:val="1254"/>
        </w:numPr>
        <w:spacing w:after="240"/>
        <w:rPr>
          <w:ins w:id="16261" w:author="Rev 19 Allen Wirfs-Brock" w:date="2013-09-24T14:49:00Z"/>
        </w:rPr>
      </w:pPr>
      <w:ins w:id="16262" w:author="Rev 19 Allen Wirfs-Brock" w:date="2013-09-24T14:49:00Z">
        <w:r>
          <w:t xml:space="preserve">Return </w:t>
        </w:r>
        <w:r>
          <w:rPr>
            <w:b/>
            <w:bCs/>
          </w:rPr>
          <w:t>false</w:t>
        </w:r>
        <w:r>
          <w:t>.</w:t>
        </w:r>
      </w:ins>
    </w:p>
    <w:p w:rsidR="00CA269D" w:rsidRPr="00E77497" w:rsidRDefault="00CA269D" w:rsidP="00CA269D">
      <w:pPr>
        <w:pStyle w:val="Heading4"/>
        <w:rPr>
          <w:ins w:id="16263" w:author="Rev 19 Allen Wirfs-Brock" w:date="2013-09-24T14:49:00Z"/>
        </w:rPr>
      </w:pPr>
      <w:ins w:id="16264" w:author="Rev 19 Allen Wirfs-Brock" w:date="2013-09-24T14:49:00Z">
        <w:r w:rsidRPr="00E77497">
          <w:lastRenderedPageBreak/>
          <w:t xml:space="preserve"> [[GetOwnProperty]] (P)</w:t>
        </w:r>
      </w:ins>
    </w:p>
    <w:p w:rsidR="00CA269D" w:rsidRDefault="00CA269D" w:rsidP="00CA269D">
      <w:pPr>
        <w:rPr>
          <w:ins w:id="16265" w:author="Rev 19 Allen Wirfs-Brock" w:date="2013-09-24T14:49:00Z"/>
        </w:rPr>
      </w:pPr>
      <w:ins w:id="16266" w:author="Rev 19 Allen Wirfs-Brock" w:date="2013-09-24T14:49:00Z">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rsidR="00CA269D" w:rsidRPr="00E77497" w:rsidRDefault="00CA269D" w:rsidP="00CA269D">
      <w:pPr>
        <w:pStyle w:val="Alg4"/>
        <w:numPr>
          <w:ilvl w:val="0"/>
          <w:numId w:val="1255"/>
        </w:numPr>
        <w:spacing w:after="120"/>
        <w:rPr>
          <w:ins w:id="16267" w:author="Rev 19 Allen Wirfs-Brock" w:date="2013-09-24T14:49:00Z"/>
        </w:rPr>
      </w:pPr>
      <w:ins w:id="16268" w:author="Rev 19 Allen Wirfs-Brock" w:date="2013-09-24T14:49:00Z">
        <w:r w:rsidRPr="00E77497">
          <w:t xml:space="preserve">Return </w:t>
        </w:r>
        <w:r>
          <w:rPr>
            <w:b/>
            <w:bCs/>
            <w:iCs/>
          </w:rPr>
          <w:t>undefined</w:t>
        </w:r>
        <w:r w:rsidRPr="00E77497">
          <w:t>.</w:t>
        </w:r>
      </w:ins>
    </w:p>
    <w:p w:rsidR="00CA269D" w:rsidRPr="00E77497" w:rsidRDefault="00CA269D" w:rsidP="00CA269D">
      <w:pPr>
        <w:pStyle w:val="Heading4"/>
        <w:rPr>
          <w:ins w:id="16269" w:author="Rev 19 Allen Wirfs-Brock" w:date="2013-09-24T14:49:00Z"/>
        </w:rPr>
      </w:pPr>
      <w:ins w:id="16270" w:author="Rev 19 Allen Wirfs-Brock" w:date="2013-09-24T14:49:00Z">
        <w:r w:rsidRPr="00E77497">
          <w:t xml:space="preserve"> [[DefineOwnProperty]] (P, Desc)</w:t>
        </w:r>
      </w:ins>
    </w:p>
    <w:p w:rsidR="00CA269D" w:rsidRPr="00E77497" w:rsidRDefault="00CA269D" w:rsidP="00CA269D">
      <w:pPr>
        <w:rPr>
          <w:ins w:id="16271" w:author="Rev 19 Allen Wirfs-Brock" w:date="2013-09-24T14:49:00Z"/>
        </w:rPr>
      </w:pPr>
      <w:ins w:id="16272" w:author="Rev 19 Allen Wirfs-Brock" w:date="2013-09-24T14:49:00Z">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ins>
    </w:p>
    <w:p w:rsidR="00CA269D" w:rsidRPr="00E77497" w:rsidRDefault="00CA269D" w:rsidP="00CA269D">
      <w:pPr>
        <w:pStyle w:val="Alg4"/>
        <w:numPr>
          <w:ilvl w:val="0"/>
          <w:numId w:val="1259"/>
        </w:numPr>
        <w:spacing w:after="120"/>
        <w:rPr>
          <w:ins w:id="16273" w:author="Rev 19 Allen Wirfs-Brock" w:date="2013-09-24T14:49:00Z"/>
        </w:rPr>
      </w:pPr>
      <w:ins w:id="16274" w:author="Rev 19 Allen Wirfs-Brock" w:date="2013-09-24T14:49:00Z">
        <w:r w:rsidRPr="00E77497">
          <w:t xml:space="preserve">Return </w:t>
        </w:r>
        <w:r>
          <w:rPr>
            <w:b/>
          </w:rPr>
          <w:t>false</w:t>
        </w:r>
        <w:r w:rsidRPr="00E77497">
          <w:t>.</w:t>
        </w:r>
      </w:ins>
    </w:p>
    <w:p w:rsidR="00CA269D" w:rsidRPr="00E77497" w:rsidRDefault="00CA269D" w:rsidP="00CA269D">
      <w:pPr>
        <w:pStyle w:val="Heading4"/>
        <w:rPr>
          <w:ins w:id="16275" w:author="Rev 19 Allen Wirfs-Brock" w:date="2013-09-24T14:49:00Z"/>
        </w:rPr>
      </w:pPr>
      <w:ins w:id="16276" w:author="Rev 19 Allen Wirfs-Brock" w:date="2013-09-24T14:49:00Z">
        <w:r w:rsidRPr="00E77497">
          <w:t xml:space="preserve"> [[</w:t>
        </w:r>
        <w:r>
          <w:t>Has</w:t>
        </w:r>
        <w:r w:rsidRPr="00E77497">
          <w:t>Property]] (P)</w:t>
        </w:r>
      </w:ins>
    </w:p>
    <w:p w:rsidR="00CA269D" w:rsidRPr="00E77497" w:rsidRDefault="00CA269D" w:rsidP="00CA269D">
      <w:pPr>
        <w:rPr>
          <w:ins w:id="16277" w:author="Rev 19 Allen Wirfs-Brock" w:date="2013-09-24T14:49:00Z"/>
        </w:rPr>
      </w:pPr>
      <w:ins w:id="16278" w:author="Rev 19 Allen Wirfs-Brock" w:date="2013-09-24T14:49:00Z">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rsidR="00CA269D" w:rsidRPr="00E77497" w:rsidRDefault="00CA269D" w:rsidP="00CA269D">
      <w:pPr>
        <w:pStyle w:val="Alg4"/>
        <w:numPr>
          <w:ilvl w:val="0"/>
          <w:numId w:val="1314"/>
        </w:numPr>
        <w:spacing w:after="120"/>
        <w:rPr>
          <w:ins w:id="16279" w:author="Rev 19 Allen Wirfs-Brock" w:date="2013-09-24T14:49:00Z"/>
        </w:rPr>
      </w:pPr>
      <w:ins w:id="16280" w:author="Rev 19 Allen Wirfs-Brock" w:date="2013-09-24T14:49:00Z">
        <w:r w:rsidRPr="00E77497">
          <w:t xml:space="preserve">Return </w:t>
        </w:r>
        <w:r>
          <w:rPr>
            <w:b/>
            <w:bCs/>
            <w:iCs/>
          </w:rPr>
          <w:t>false</w:t>
        </w:r>
        <w:r w:rsidRPr="00E77497">
          <w:t>.</w:t>
        </w:r>
      </w:ins>
    </w:p>
    <w:p w:rsidR="00CA269D" w:rsidRPr="00E77497" w:rsidRDefault="00CA269D" w:rsidP="00CA269D">
      <w:pPr>
        <w:pStyle w:val="Heading4"/>
        <w:rPr>
          <w:ins w:id="16281" w:author="Rev 19 Allen Wirfs-Brock" w:date="2013-09-24T14:49:00Z"/>
        </w:rPr>
      </w:pPr>
      <w:ins w:id="16282" w:author="Rev 19 Allen Wirfs-Brock" w:date="2013-09-24T14:49:00Z">
        <w:r w:rsidRPr="00E77497">
          <w:t xml:space="preserve"> [[Get]] (P</w:t>
        </w:r>
        <w:r>
          <w:t>, Receiver</w:t>
        </w:r>
        <w:r w:rsidRPr="00E77497">
          <w:t>)</w:t>
        </w:r>
      </w:ins>
    </w:p>
    <w:p w:rsidR="00CA269D" w:rsidRPr="00E77497" w:rsidRDefault="00CA269D" w:rsidP="00CA269D">
      <w:pPr>
        <w:rPr>
          <w:ins w:id="16283" w:author="Rev 19 Allen Wirfs-Brock" w:date="2013-09-24T14:49:00Z"/>
        </w:rPr>
      </w:pPr>
      <w:ins w:id="16284" w:author="Rev 19 Allen Wirfs-Brock" w:date="2013-09-24T14:49:00Z">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ins>
    </w:p>
    <w:p w:rsidR="00CA269D" w:rsidRPr="00E77497" w:rsidDel="004372C5" w:rsidRDefault="00CA269D" w:rsidP="00CA269D">
      <w:pPr>
        <w:pStyle w:val="Alg4"/>
        <w:numPr>
          <w:ilvl w:val="0"/>
          <w:numId w:val="1256"/>
        </w:numPr>
        <w:spacing w:before="240"/>
        <w:contextualSpacing/>
        <w:rPr>
          <w:ins w:id="16285" w:author="Rev 19 Allen Wirfs-Brock" w:date="2013-09-24T14:49:00Z"/>
        </w:rPr>
      </w:pPr>
      <w:ins w:id="16286" w:author="Rev 19 Allen Wirfs-Brock" w:date="2013-09-24T14:49:00Z">
        <w:r>
          <w:t>Assert: IsPropertyKey(</w:t>
        </w:r>
        <w:r>
          <w:rPr>
            <w:i/>
            <w:iCs/>
          </w:rPr>
          <w:t>P</w:t>
        </w:r>
        <w:r>
          <w:t xml:space="preserve">) is </w:t>
        </w:r>
        <w:r w:rsidRPr="00B40933">
          <w:rPr>
            <w:b/>
            <w:bCs/>
          </w:rPr>
          <w:t>true</w:t>
        </w:r>
        <w:r w:rsidRPr="00E77497" w:rsidDel="004372C5">
          <w:t>.</w:t>
        </w:r>
      </w:ins>
    </w:p>
    <w:p w:rsidR="00CA269D" w:rsidRPr="00E77497" w:rsidRDefault="00CA269D" w:rsidP="00CA269D">
      <w:pPr>
        <w:pStyle w:val="Alg4"/>
        <w:numPr>
          <w:ilvl w:val="0"/>
          <w:numId w:val="1256"/>
        </w:numPr>
        <w:spacing w:after="120"/>
        <w:rPr>
          <w:ins w:id="16287" w:author="Rev 19 Allen Wirfs-Brock" w:date="2013-09-24T14:49:00Z"/>
        </w:rPr>
      </w:pPr>
      <w:ins w:id="16288" w:author="Rev 19 Allen Wirfs-Brock" w:date="2013-09-24T14:49:00Z">
        <w:r w:rsidRPr="00E77497">
          <w:t xml:space="preserve">Return </w:t>
        </w:r>
        <w:r w:rsidRPr="00E77497">
          <w:rPr>
            <w:b/>
          </w:rPr>
          <w:t>undefined</w:t>
        </w:r>
        <w:r w:rsidRPr="00E77497">
          <w:t>.</w:t>
        </w:r>
      </w:ins>
    </w:p>
    <w:p w:rsidR="00CA269D" w:rsidRPr="00E77497" w:rsidRDefault="00CA269D" w:rsidP="00CA269D">
      <w:pPr>
        <w:pStyle w:val="Heading4"/>
        <w:rPr>
          <w:ins w:id="16289" w:author="Rev 19 Allen Wirfs-Brock" w:date="2013-09-24T14:49:00Z"/>
        </w:rPr>
      </w:pPr>
      <w:ins w:id="16290" w:author="Rev 19 Allen Wirfs-Brock" w:date="2013-09-24T14:49:00Z">
        <w:r w:rsidRPr="00E77497">
          <w:t xml:space="preserve"> [[</w:t>
        </w:r>
        <w:r>
          <w:t>Set</w:t>
        </w:r>
        <w:r w:rsidRPr="00E77497">
          <w:t>]</w:t>
        </w:r>
        <w:r>
          <w:t>]</w:t>
        </w:r>
        <w:r w:rsidRPr="00E77497">
          <w:t xml:space="preserve"> ( P, V, </w:t>
        </w:r>
        <w:r w:rsidRPr="00457C2D">
          <w:t xml:space="preserve"> Receiver</w:t>
        </w:r>
        <w:r w:rsidRPr="00E77497">
          <w:t>)</w:t>
        </w:r>
      </w:ins>
    </w:p>
    <w:p w:rsidR="00CA269D" w:rsidRPr="00E77497" w:rsidRDefault="00CA269D" w:rsidP="00CA269D">
      <w:pPr>
        <w:rPr>
          <w:ins w:id="16291" w:author="Rev 19 Allen Wirfs-Brock" w:date="2013-09-24T14:49:00Z"/>
        </w:rPr>
      </w:pPr>
      <w:ins w:id="16292" w:author="Rev 19 Allen Wirfs-Brock" w:date="2013-09-24T14:49:00Z">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ins>
    </w:p>
    <w:p w:rsidR="00CA269D" w:rsidRPr="00E77497" w:rsidRDefault="00CA269D" w:rsidP="00CA269D">
      <w:pPr>
        <w:pStyle w:val="Alg4"/>
        <w:numPr>
          <w:ilvl w:val="0"/>
          <w:numId w:val="1257"/>
        </w:numPr>
        <w:spacing w:after="120"/>
        <w:rPr>
          <w:ins w:id="16293" w:author="Rev 19 Allen Wirfs-Brock" w:date="2013-09-24T14:49:00Z"/>
        </w:rPr>
      </w:pPr>
      <w:ins w:id="16294" w:author="Rev 19 Allen Wirfs-Brock" w:date="2013-09-24T14:49:00Z">
        <w:r w:rsidRPr="00E77497">
          <w:t xml:space="preserve">Return </w:t>
        </w:r>
        <w:r>
          <w:rPr>
            <w:b/>
            <w:bCs/>
            <w:iCs/>
          </w:rPr>
          <w:t>false</w:t>
        </w:r>
        <w:r w:rsidRPr="00E77497">
          <w:t>.</w:t>
        </w:r>
      </w:ins>
    </w:p>
    <w:p w:rsidR="00CA269D" w:rsidRPr="00E77497" w:rsidRDefault="00CA269D" w:rsidP="00CA269D">
      <w:pPr>
        <w:pStyle w:val="Heading4"/>
        <w:rPr>
          <w:ins w:id="16295" w:author="Rev 19 Allen Wirfs-Brock" w:date="2013-09-24T14:49:00Z"/>
        </w:rPr>
      </w:pPr>
      <w:ins w:id="16296" w:author="Rev 19 Allen Wirfs-Brock" w:date="2013-09-24T14:49:00Z">
        <w:r w:rsidRPr="00E77497">
          <w:t>[[</w:t>
        </w:r>
        <w:r>
          <w:t>Invoke</w:t>
        </w:r>
        <w:r w:rsidRPr="00E77497">
          <w:t>]] (P</w:t>
        </w:r>
        <w:r>
          <w:t>, ArgumentsList, Receiver</w:t>
        </w:r>
        <w:r w:rsidRPr="00E77497">
          <w:t>)</w:t>
        </w:r>
      </w:ins>
    </w:p>
    <w:p w:rsidR="00CA269D" w:rsidRPr="00E77497" w:rsidRDefault="00CA269D" w:rsidP="00CA269D">
      <w:pPr>
        <w:rPr>
          <w:ins w:id="16297" w:author="Rev 19 Allen Wirfs-Brock" w:date="2013-09-24T14:49:00Z"/>
        </w:rPr>
      </w:pPr>
      <w:ins w:id="16298" w:author="Rev 19 Allen Wirfs-Brock" w:date="2013-09-24T14:49:00Z">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ins>
    </w:p>
    <w:p w:rsidR="00CA269D" w:rsidRPr="00E77497" w:rsidRDefault="00CA269D" w:rsidP="00CA269D">
      <w:pPr>
        <w:pStyle w:val="Alg4"/>
        <w:numPr>
          <w:ilvl w:val="0"/>
          <w:numId w:val="1478"/>
        </w:numPr>
        <w:spacing w:after="120"/>
        <w:rPr>
          <w:ins w:id="16299" w:author="Rev 19 Allen Wirfs-Brock" w:date="2013-09-24T14:49:00Z"/>
        </w:rPr>
      </w:pPr>
      <w:ins w:id="16300" w:author="Rev 19 Allen Wirfs-Brock" w:date="2013-09-24T14:49:00Z">
        <w:r>
          <w:t xml:space="preserve">Throw a </w:t>
        </w:r>
        <w:r w:rsidRPr="00BE60E0">
          <w:rPr>
            <w:b/>
            <w:bCs/>
          </w:rPr>
          <w:t>TypeError</w:t>
        </w:r>
        <w:r>
          <w:t xml:space="preserve"> exception.</w:t>
        </w:r>
        <w:r w:rsidRPr="00E77497">
          <w:t>.</w:t>
        </w:r>
      </w:ins>
    </w:p>
    <w:p w:rsidR="00CA269D" w:rsidRPr="00E77497" w:rsidRDefault="00CA269D" w:rsidP="00CA269D">
      <w:pPr>
        <w:pStyle w:val="Heading4"/>
        <w:rPr>
          <w:ins w:id="16301" w:author="Rev 19 Allen Wirfs-Brock" w:date="2013-09-24T14:49:00Z"/>
        </w:rPr>
      </w:pPr>
      <w:ins w:id="16302" w:author="Rev 19 Allen Wirfs-Brock" w:date="2013-09-24T14:49:00Z">
        <w:r w:rsidRPr="00E77497">
          <w:t xml:space="preserve"> [[Delete]] (P)</w:t>
        </w:r>
      </w:ins>
    </w:p>
    <w:p w:rsidR="00CA269D" w:rsidRPr="00E77497" w:rsidRDefault="00CA269D" w:rsidP="00CA269D">
      <w:pPr>
        <w:rPr>
          <w:ins w:id="16303" w:author="Rev 19 Allen Wirfs-Brock" w:date="2013-09-24T14:49:00Z"/>
        </w:rPr>
      </w:pPr>
      <w:ins w:id="16304" w:author="Rev 19 Allen Wirfs-Brock" w:date="2013-09-24T14:49:00Z">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ins>
    </w:p>
    <w:p w:rsidR="00CA269D" w:rsidRPr="00E77497" w:rsidDel="004372C5" w:rsidRDefault="00CA269D" w:rsidP="00CA269D">
      <w:pPr>
        <w:pStyle w:val="Alg4"/>
        <w:numPr>
          <w:ilvl w:val="0"/>
          <w:numId w:val="1258"/>
        </w:numPr>
        <w:spacing w:before="240"/>
        <w:contextualSpacing/>
        <w:rPr>
          <w:ins w:id="16305" w:author="Rev 19 Allen Wirfs-Brock" w:date="2013-09-24T14:49:00Z"/>
        </w:rPr>
      </w:pPr>
      <w:ins w:id="16306" w:author="Rev 19 Allen Wirfs-Brock" w:date="2013-09-24T14:49:00Z">
        <w:r>
          <w:t>Assert: IsPropertyKey(</w:t>
        </w:r>
        <w:r>
          <w:rPr>
            <w:i/>
            <w:iCs/>
          </w:rPr>
          <w:t>P</w:t>
        </w:r>
        <w:r>
          <w:t xml:space="preserve">) is </w:t>
        </w:r>
        <w:r w:rsidRPr="00B40933">
          <w:rPr>
            <w:b/>
            <w:bCs/>
          </w:rPr>
          <w:t>true</w:t>
        </w:r>
        <w:r w:rsidRPr="00E77497" w:rsidDel="004372C5">
          <w:t>.</w:t>
        </w:r>
      </w:ins>
    </w:p>
    <w:p w:rsidR="00CA269D" w:rsidRPr="00E77497" w:rsidRDefault="00CA269D" w:rsidP="00CA269D">
      <w:pPr>
        <w:pStyle w:val="Alg4"/>
        <w:numPr>
          <w:ilvl w:val="0"/>
          <w:numId w:val="1258"/>
        </w:numPr>
        <w:spacing w:after="120"/>
        <w:rPr>
          <w:ins w:id="16307" w:author="Rev 19 Allen Wirfs-Brock" w:date="2013-09-24T14:49:00Z"/>
        </w:rPr>
      </w:pPr>
      <w:ins w:id="16308" w:author="Rev 19 Allen Wirfs-Brock" w:date="2013-09-24T14:49:00Z">
        <w:r w:rsidRPr="00E77497">
          <w:t xml:space="preserve">Return </w:t>
        </w:r>
        <w:r>
          <w:rPr>
            <w:b/>
          </w:rPr>
          <w:t>true</w:t>
        </w:r>
        <w:r w:rsidRPr="00E77497">
          <w:t>.</w:t>
        </w:r>
      </w:ins>
    </w:p>
    <w:p w:rsidR="00CA269D" w:rsidRPr="00E77497" w:rsidRDefault="00CA269D" w:rsidP="00CA269D">
      <w:pPr>
        <w:pStyle w:val="Heading4"/>
        <w:rPr>
          <w:ins w:id="16309" w:author="Rev 19 Allen Wirfs-Brock" w:date="2013-09-24T14:49:00Z"/>
        </w:rPr>
      </w:pPr>
      <w:ins w:id="16310" w:author="Rev 19 Allen Wirfs-Brock" w:date="2013-09-24T14:49:00Z">
        <w:r w:rsidRPr="00E77497">
          <w:t xml:space="preserve"> [[</w:t>
        </w:r>
        <w:r>
          <w:t>Enumerate</w:t>
        </w:r>
        <w:r w:rsidRPr="00E77497">
          <w:t>]] ()</w:t>
        </w:r>
      </w:ins>
    </w:p>
    <w:p w:rsidR="00CA269D" w:rsidRPr="00E77497" w:rsidRDefault="00CA269D" w:rsidP="00CA269D">
      <w:pPr>
        <w:rPr>
          <w:ins w:id="16311" w:author="Rev 19 Allen Wirfs-Brock" w:date="2013-09-24T14:49:00Z"/>
        </w:rPr>
      </w:pPr>
      <w:ins w:id="16312" w:author="Rev 19 Allen Wirfs-Brock" w:date="2013-09-24T14:49:00Z">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ins>
    </w:p>
    <w:p w:rsidR="00CA269D" w:rsidRPr="00E77497" w:rsidDel="004372C5" w:rsidRDefault="00CA269D" w:rsidP="00CA269D">
      <w:pPr>
        <w:pStyle w:val="Alg4"/>
        <w:numPr>
          <w:ilvl w:val="0"/>
          <w:numId w:val="1260"/>
        </w:numPr>
        <w:spacing w:after="240"/>
        <w:rPr>
          <w:ins w:id="16313" w:author="Rev 19 Allen Wirfs-Brock" w:date="2013-09-24T14:49:00Z"/>
        </w:rPr>
      </w:pPr>
      <w:ins w:id="16314" w:author="Rev 19 Allen Wirfs-Brock" w:date="2013-09-24T14:49:00Z">
        <w:r>
          <w:t>Return the result of CreateEmptyIterator()</w:t>
        </w:r>
        <w:r w:rsidRPr="00E77497">
          <w:t>.</w:t>
        </w:r>
        <w:r>
          <w:t xml:space="preserve">  </w:t>
        </w:r>
      </w:ins>
    </w:p>
    <w:p w:rsidR="00CA269D" w:rsidRPr="00E77497" w:rsidRDefault="00CA269D" w:rsidP="00CA269D">
      <w:pPr>
        <w:pStyle w:val="Heading4"/>
        <w:rPr>
          <w:ins w:id="16315" w:author="Rev 19 Allen Wirfs-Brock" w:date="2013-09-24T14:49:00Z"/>
        </w:rPr>
      </w:pPr>
      <w:ins w:id="16316" w:author="Rev 19 Allen Wirfs-Brock" w:date="2013-09-24T14:49:00Z">
        <w:r w:rsidRPr="00E77497">
          <w:t xml:space="preserve"> [[</w:t>
        </w:r>
        <w:r>
          <w:t>OwnPropertyKeys</w:t>
        </w:r>
        <w:r w:rsidRPr="00E77497">
          <w:t>]] (</w:t>
        </w:r>
        <w:r>
          <w:t xml:space="preserve"> </w:t>
        </w:r>
        <w:r w:rsidRPr="00E77497">
          <w:t>)</w:t>
        </w:r>
      </w:ins>
    </w:p>
    <w:p w:rsidR="00CA269D" w:rsidRPr="00E77497" w:rsidRDefault="00CA269D" w:rsidP="00CA269D">
      <w:pPr>
        <w:rPr>
          <w:ins w:id="16317" w:author="Rev 19 Allen Wirfs-Brock" w:date="2013-09-24T14:49:00Z"/>
        </w:rPr>
      </w:pPr>
      <w:ins w:id="16318" w:author="Rev 19 Allen Wirfs-Brock" w:date="2013-09-24T14:49:00Z">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ins>
    </w:p>
    <w:p w:rsidR="00CA269D" w:rsidRPr="00E77497" w:rsidRDefault="00CA269D" w:rsidP="00CA269D">
      <w:pPr>
        <w:pStyle w:val="Alg4"/>
        <w:numPr>
          <w:ilvl w:val="0"/>
          <w:numId w:val="1262"/>
        </w:numPr>
        <w:spacing w:after="120"/>
        <w:rPr>
          <w:ins w:id="16319" w:author="Rev 19 Allen Wirfs-Brock" w:date="2013-09-24T14:49:00Z"/>
        </w:rPr>
      </w:pPr>
      <w:ins w:id="16320" w:author="Rev 19 Allen Wirfs-Brock" w:date="2013-09-24T14:49:00Z">
        <w:r>
          <w:lastRenderedPageBreak/>
          <w:t>Return the result of CreateEmptyIterator().</w:t>
        </w:r>
      </w:ins>
    </w:p>
    <w:p w:rsidR="00CA269D" w:rsidRDefault="00CA269D" w:rsidP="00CA269D">
      <w:pPr>
        <w:rPr>
          <w:ins w:id="16321" w:author="Rev 19 Allen Wirfs-Brock" w:date="2013-09-24T14:49:00Z"/>
          <w:u w:val="single"/>
        </w:rPr>
      </w:pPr>
    </w:p>
    <w:p w:rsidR="00E82523" w:rsidRPr="00E77497" w:rsidRDefault="00E82523" w:rsidP="00E82523">
      <w:pPr>
        <w:pStyle w:val="Heading3"/>
        <w:rPr>
          <w:ins w:id="16322" w:author="Rev 16 Allen Wirfs-Brock" w:date="2013-07-15T10:57:00Z"/>
        </w:rPr>
      </w:pPr>
      <w:bookmarkStart w:id="16323" w:name="_Toc368050884"/>
      <w:ins w:id="16324" w:author="Rev 16 Allen Wirfs-Brock" w:date="2013-07-15T10:58:00Z">
        <w:r>
          <w:t xml:space="preserve">Preliminary work on Irrefutable </w:t>
        </w:r>
      </w:ins>
      <w:ins w:id="16325" w:author="Rev 16 Allen Wirfs-Brock" w:date="2013-07-15T10:57:00Z">
        <w:r w:rsidRPr="00E77497">
          <w:t>Destructuring Binding Patterns</w:t>
        </w:r>
        <w:bookmarkEnd w:id="16323"/>
      </w:ins>
    </w:p>
    <w:p w:rsidR="00E82523" w:rsidRPr="00E77497" w:rsidRDefault="00E82523" w:rsidP="00E82523">
      <w:pPr>
        <w:pStyle w:val="Syntax"/>
        <w:rPr>
          <w:ins w:id="16326" w:author="Rev 16 Allen Wirfs-Brock" w:date="2013-07-15T10:57:00Z"/>
        </w:rPr>
      </w:pPr>
      <w:ins w:id="16327" w:author="Rev 16 Allen Wirfs-Brock" w:date="2013-07-15T10:57:00Z">
        <w:r w:rsidRPr="00E77497">
          <w:t>Syntax</w:t>
        </w:r>
      </w:ins>
    </w:p>
    <w:p w:rsidR="00E82523" w:rsidRPr="00E77497" w:rsidRDefault="00E82523" w:rsidP="00E82523">
      <w:pPr>
        <w:pStyle w:val="SyntaxRule"/>
        <w:rPr>
          <w:ins w:id="16328" w:author="Rev 16 Allen Wirfs-Brock" w:date="2013-07-15T10:57:00Z"/>
          <w:rFonts w:ascii="Arial" w:hAnsi="Arial"/>
        </w:rPr>
      </w:pPr>
      <w:ins w:id="16329" w:author="Rev 16 Allen Wirfs-Brock" w:date="2013-07-15T10:57:00Z">
        <w:r w:rsidRPr="00E77497">
          <w:t xml:space="preserve">BindingPattern </w:t>
        </w:r>
        <w:r w:rsidRPr="00E77497">
          <w:rPr>
            <w:rFonts w:ascii="Arial" w:hAnsi="Arial"/>
            <w:b/>
            <w:i w:val="0"/>
          </w:rPr>
          <w:t>:</w:t>
        </w:r>
      </w:ins>
    </w:p>
    <w:p w:rsidR="00E82523" w:rsidRPr="00E77497" w:rsidRDefault="00E82523" w:rsidP="00E82523">
      <w:pPr>
        <w:pStyle w:val="SyntaxDefinition"/>
        <w:rPr>
          <w:ins w:id="16330" w:author="Rev 16 Allen Wirfs-Brock" w:date="2013-07-15T10:57:00Z"/>
          <w:rFonts w:ascii="Courier New" w:hAnsi="Courier New" w:cs="Courier New"/>
          <w:b/>
          <w:i w:val="0"/>
        </w:rPr>
      </w:pPr>
      <w:ins w:id="16331"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ins>
    </w:p>
    <w:p w:rsidR="00E82523" w:rsidRPr="00E77497" w:rsidRDefault="00E82523" w:rsidP="00E82523">
      <w:pPr>
        <w:pStyle w:val="SyntaxRule"/>
        <w:rPr>
          <w:ins w:id="16332" w:author="Rev 16 Allen Wirfs-Brock" w:date="2013-07-15T10:57:00Z"/>
          <w:rFonts w:ascii="Arial" w:hAnsi="Arial"/>
        </w:rPr>
      </w:pPr>
      <w:ins w:id="16333" w:author="Rev 16 Allen Wirfs-Brock" w:date="2013-07-15T10:57:00Z">
        <w:r>
          <w:t xml:space="preserve">Irrefutable </w:t>
        </w:r>
        <w:r w:rsidRPr="00E77497">
          <w:rPr>
            <w:rFonts w:ascii="Arial" w:hAnsi="Arial"/>
            <w:b/>
            <w:i w:val="0"/>
          </w:rPr>
          <w:t>:</w:t>
        </w:r>
      </w:ins>
    </w:p>
    <w:p w:rsidR="00E82523" w:rsidRPr="00E77497" w:rsidRDefault="00E82523" w:rsidP="00E82523">
      <w:pPr>
        <w:pStyle w:val="SyntaxDefinition"/>
        <w:rPr>
          <w:ins w:id="16334" w:author="Rev 16 Allen Wirfs-Brock" w:date="2013-07-15T10:57:00Z"/>
          <w:rFonts w:ascii="Courier New" w:hAnsi="Courier New" w:cs="Courier New"/>
          <w:b/>
          <w:i w:val="0"/>
        </w:rPr>
      </w:pPr>
      <w:ins w:id="16335" w:author="Rev 16 Allen Wirfs-Brock" w:date="2013-07-15T10:57:00Z">
        <w:r>
          <w:rPr>
            <w:rFonts w:ascii="Courier New" w:hAnsi="Courier New" w:cs="Courier New"/>
            <w:b/>
            <w:i w:val="0"/>
          </w:rPr>
          <w:t>?</w:t>
        </w:r>
        <w:r w:rsidRPr="00E77497">
          <w:rPr>
            <w:rFonts w:ascii="Courier New" w:hAnsi="Courier New" w:cs="Courier New"/>
            <w:b/>
            <w:i w:val="0"/>
          </w:rPr>
          <w:t xml:space="preserve"> </w:t>
        </w:r>
      </w:ins>
    </w:p>
    <w:p w:rsidR="00E82523" w:rsidRPr="00E77497" w:rsidRDefault="00E82523" w:rsidP="00E82523">
      <w:pPr>
        <w:pStyle w:val="SyntaxRule"/>
        <w:rPr>
          <w:ins w:id="16336" w:author="Rev 16 Allen Wirfs-Brock" w:date="2013-07-15T10:57:00Z"/>
          <w:rFonts w:ascii="Arial" w:hAnsi="Arial"/>
        </w:rPr>
      </w:pPr>
      <w:ins w:id="16337" w:author="Rev 16 Allen Wirfs-Brock" w:date="2013-07-15T10:57:00Z">
        <w:r w:rsidRPr="00E77497">
          <w:t xml:space="preserve">ObjectBindingPattern </w:t>
        </w:r>
        <w:r w:rsidRPr="00E77497">
          <w:rPr>
            <w:rFonts w:ascii="Arial" w:hAnsi="Arial"/>
            <w:b/>
            <w:i w:val="0"/>
          </w:rPr>
          <w:t>:</w:t>
        </w:r>
      </w:ins>
    </w:p>
    <w:p w:rsidR="00E82523" w:rsidRPr="00E77497" w:rsidRDefault="00E82523" w:rsidP="00E82523">
      <w:pPr>
        <w:pStyle w:val="SyntaxDefinition"/>
        <w:rPr>
          <w:ins w:id="16338" w:author="Rev 16 Allen Wirfs-Brock" w:date="2013-07-15T10:57:00Z"/>
          <w:rFonts w:ascii="Courier New" w:hAnsi="Courier New" w:cs="Courier New"/>
          <w:b/>
          <w:i w:val="0"/>
        </w:rPr>
      </w:pPr>
      <w:ins w:id="16339" w:author="Rev 16 Allen Wirfs-Brock" w:date="2013-07-15T10:57:00Z">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rsidR="00E82523" w:rsidRPr="00E77497" w:rsidRDefault="00E82523" w:rsidP="00E82523">
      <w:pPr>
        <w:pStyle w:val="SyntaxRule"/>
        <w:rPr>
          <w:ins w:id="16340" w:author="Rev 16 Allen Wirfs-Brock" w:date="2013-07-15T10:57:00Z"/>
          <w:rFonts w:ascii="Arial" w:hAnsi="Arial"/>
        </w:rPr>
      </w:pPr>
      <w:ins w:id="16341" w:author="Rev 16 Allen Wirfs-Brock" w:date="2013-07-15T10:57:00Z">
        <w:r w:rsidRPr="00E77497">
          <w:t xml:space="preserve">ArrayBindingPattern </w:t>
        </w:r>
        <w:r w:rsidRPr="00E77497">
          <w:rPr>
            <w:rFonts w:ascii="Arial" w:hAnsi="Arial"/>
            <w:b/>
            <w:i w:val="0"/>
          </w:rPr>
          <w:t>:</w:t>
        </w:r>
      </w:ins>
    </w:p>
    <w:p w:rsidR="00E82523" w:rsidRPr="00E77497" w:rsidRDefault="00E82523" w:rsidP="00E82523">
      <w:pPr>
        <w:pStyle w:val="SyntaxDefinition"/>
        <w:rPr>
          <w:ins w:id="16342" w:author="Rev 16 Allen Wirfs-Brock" w:date="2013-07-15T10:57:00Z"/>
          <w:rFonts w:ascii="Courier New" w:hAnsi="Courier New" w:cs="Courier New"/>
          <w:b/>
          <w:i w:val="0"/>
        </w:rPr>
      </w:pPr>
      <w:ins w:id="16343" w:author="Rev 16 Allen Wirfs-Brock" w:date="2013-07-15T10:57: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ins>
    </w:p>
    <w:p w:rsidR="00E82523" w:rsidRPr="00E77497" w:rsidRDefault="00E82523" w:rsidP="00E82523">
      <w:pPr>
        <w:pStyle w:val="SyntaxRule"/>
        <w:rPr>
          <w:ins w:id="16344" w:author="Rev 16 Allen Wirfs-Brock" w:date="2013-07-15T10:57:00Z"/>
          <w:rFonts w:ascii="Arial" w:hAnsi="Arial"/>
        </w:rPr>
      </w:pPr>
      <w:ins w:id="16345" w:author="Rev 16 Allen Wirfs-Brock" w:date="2013-07-15T10:57:00Z">
        <w:r w:rsidRPr="00E77497">
          <w:t xml:space="preserve">BindingPropertyList </w:t>
        </w:r>
        <w:r w:rsidRPr="00E77497">
          <w:rPr>
            <w:rFonts w:ascii="Arial" w:hAnsi="Arial"/>
            <w:b/>
            <w:i w:val="0"/>
          </w:rPr>
          <w:t>:</w:t>
        </w:r>
      </w:ins>
    </w:p>
    <w:p w:rsidR="00E82523" w:rsidRPr="00E77497" w:rsidRDefault="00E82523" w:rsidP="00E82523">
      <w:pPr>
        <w:pStyle w:val="SyntaxDefinition"/>
        <w:rPr>
          <w:ins w:id="16346" w:author="Rev 16 Allen Wirfs-Brock" w:date="2013-07-15T10:57:00Z"/>
        </w:rPr>
      </w:pPr>
      <w:ins w:id="16347"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ins>
    </w:p>
    <w:p w:rsidR="00E82523" w:rsidRPr="00E77497" w:rsidRDefault="00E82523" w:rsidP="00E82523">
      <w:pPr>
        <w:pStyle w:val="SyntaxRule"/>
        <w:rPr>
          <w:ins w:id="16348" w:author="Rev 16 Allen Wirfs-Brock" w:date="2013-07-15T10:57:00Z"/>
          <w:rFonts w:ascii="Arial" w:hAnsi="Arial"/>
        </w:rPr>
      </w:pPr>
      <w:ins w:id="16349" w:author="Rev 16 Allen Wirfs-Brock" w:date="2013-07-15T10:57:00Z">
        <w:r w:rsidRPr="00E77497">
          <w:t>BindingElementList</w:t>
        </w:r>
        <w:r w:rsidRPr="00E77497">
          <w:rPr>
            <w:rFonts w:ascii="Arial" w:hAnsi="Arial"/>
          </w:rPr>
          <w:t xml:space="preserve"> </w:t>
        </w:r>
        <w:r w:rsidRPr="00E77497">
          <w:rPr>
            <w:rFonts w:ascii="Arial" w:hAnsi="Arial"/>
            <w:b/>
            <w:i w:val="0"/>
          </w:rPr>
          <w:t>:</w:t>
        </w:r>
      </w:ins>
    </w:p>
    <w:p w:rsidR="00E82523" w:rsidRPr="00E77497" w:rsidRDefault="00E82523" w:rsidP="00E82523">
      <w:pPr>
        <w:pStyle w:val="SyntaxDefinition"/>
        <w:rPr>
          <w:ins w:id="16350" w:author="Rev 16 Allen Wirfs-Brock" w:date="2013-07-15T10:57:00Z"/>
        </w:rPr>
      </w:pPr>
      <w:ins w:id="16351" w:author="Rev 16 Allen Wirfs-Brock" w:date="2013-07-15T10:57:00Z">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ins>
    </w:p>
    <w:p w:rsidR="00E82523" w:rsidRPr="00E77497" w:rsidRDefault="00E82523" w:rsidP="00E82523">
      <w:pPr>
        <w:pStyle w:val="SyntaxRule"/>
        <w:rPr>
          <w:ins w:id="16352" w:author="Rev 16 Allen Wirfs-Brock" w:date="2013-07-15T10:57:00Z"/>
          <w:rFonts w:ascii="Arial" w:hAnsi="Arial"/>
        </w:rPr>
      </w:pPr>
      <w:ins w:id="16353" w:author="Rev 16 Allen Wirfs-Brock" w:date="2013-07-15T10:57:00Z">
        <w:r w:rsidRPr="00E77497">
          <w:t xml:space="preserve">BindingProperty </w:t>
        </w:r>
        <w:r w:rsidRPr="00E77497">
          <w:rPr>
            <w:rFonts w:ascii="Arial" w:hAnsi="Arial"/>
            <w:b/>
            <w:i w:val="0"/>
          </w:rPr>
          <w:t>:</w:t>
        </w:r>
      </w:ins>
    </w:p>
    <w:p w:rsidR="00E82523" w:rsidRPr="00E77497" w:rsidRDefault="00E82523" w:rsidP="00E82523">
      <w:pPr>
        <w:pStyle w:val="SyntaxDefinition"/>
        <w:rPr>
          <w:ins w:id="16354" w:author="Rev 16 Allen Wirfs-Brock" w:date="2013-07-15T10:57:00Z"/>
        </w:rPr>
      </w:pPr>
      <w:ins w:id="16355" w:author="Rev 16 Allen Wirfs-Brock" w:date="2013-07-15T10:57:00Z">
        <w:r w:rsidRPr="00E77497">
          <w:t xml:space="preserve">SingleNameBinding </w:t>
        </w:r>
        <w:r w:rsidRPr="00E77497">
          <w:rPr>
            <w:rFonts w:ascii="Arial" w:hAnsi="Arial" w:cs="Arial"/>
            <w:i w:val="0"/>
            <w:vertAlign w:val="subscript"/>
          </w:rPr>
          <w:br/>
        </w:r>
        <w:r w:rsidRPr="00675B74" w:rsidDel="00A360B4">
          <w:t xml:space="preserve"> </w:t>
        </w:r>
        <w:commentRangeStart w:id="16356"/>
        <w:r w:rsidRPr="00E77497">
          <w:t>PropertyName</w:t>
        </w:r>
        <w:r w:rsidRPr="00E77497">
          <w:rPr>
            <w:rFonts w:ascii="Courier New" w:hAnsi="Courier New" w:cs="Courier New"/>
            <w:b/>
            <w:i w:val="0"/>
          </w:rPr>
          <w:t xml:space="preserve"> </w:t>
        </w:r>
        <w:commentRangeEnd w:id="16356"/>
        <w:r>
          <w:rPr>
            <w:rStyle w:val="CommentReference"/>
            <w:rFonts w:ascii="Arial" w:eastAsia="MS Mincho" w:hAnsi="Arial"/>
            <w:i w:val="0"/>
            <w:lang w:eastAsia="ja-JP"/>
          </w:rPr>
          <w:commentReference w:id="16356"/>
        </w:r>
        <w:r w:rsidRPr="00E77497">
          <w:rPr>
            <w:rFonts w:ascii="Courier New" w:hAnsi="Courier New" w:cs="Courier New"/>
            <w:b/>
            <w:i w:val="0"/>
          </w:rPr>
          <w:t xml:space="preserve">: </w:t>
        </w:r>
        <w:r w:rsidRPr="00E77497">
          <w:t>BindingElement</w:t>
        </w:r>
        <w:r w:rsidRPr="00E77497" w:rsidDel="00A360B4">
          <w:t xml:space="preserve"> </w:t>
        </w:r>
      </w:ins>
    </w:p>
    <w:p w:rsidR="00E82523" w:rsidRPr="00E77497" w:rsidRDefault="00E82523" w:rsidP="00E82523">
      <w:pPr>
        <w:pStyle w:val="SyntaxRule"/>
        <w:rPr>
          <w:ins w:id="16357" w:author="Rev 16 Allen Wirfs-Brock" w:date="2013-07-15T10:57:00Z"/>
          <w:rFonts w:ascii="Arial" w:hAnsi="Arial"/>
        </w:rPr>
      </w:pPr>
      <w:ins w:id="16358" w:author="Rev 16 Allen Wirfs-Brock" w:date="2013-07-15T10:57:00Z">
        <w:r w:rsidRPr="00E77497">
          <w:t xml:space="preserve">BindingElement </w:t>
        </w:r>
        <w:r w:rsidRPr="00E77497">
          <w:rPr>
            <w:rFonts w:ascii="Arial" w:hAnsi="Arial"/>
            <w:b/>
            <w:i w:val="0"/>
          </w:rPr>
          <w:t>:</w:t>
        </w:r>
      </w:ins>
    </w:p>
    <w:p w:rsidR="00E82523" w:rsidRPr="00E77497" w:rsidRDefault="00E82523" w:rsidP="00E82523">
      <w:pPr>
        <w:pStyle w:val="SyntaxDefinition"/>
        <w:rPr>
          <w:ins w:id="16359" w:author="Rev 16 Allen Wirfs-Brock" w:date="2013-07-15T10:57:00Z"/>
        </w:rPr>
      </w:pPr>
      <w:ins w:id="16360" w:author="Rev 16 Allen Wirfs-Brock" w:date="2013-07-15T10:57:00Z">
        <w:r w:rsidRPr="00E77497">
          <w:t>SingleNameBinding</w:t>
        </w:r>
        <w:r w:rsidRPr="00E77497">
          <w:br/>
          <w:t>BindingPattern Initialiser</w:t>
        </w:r>
        <w:r w:rsidRPr="00E77497">
          <w:rPr>
            <w:rFonts w:ascii="Arial" w:hAnsi="Arial" w:cs="Arial"/>
            <w:i w:val="0"/>
            <w:vertAlign w:val="subscript"/>
          </w:rPr>
          <w:t>opt</w:t>
        </w:r>
      </w:ins>
    </w:p>
    <w:p w:rsidR="00E82523" w:rsidRPr="00E77497" w:rsidRDefault="00E82523" w:rsidP="00E82523">
      <w:pPr>
        <w:pStyle w:val="SyntaxRule"/>
        <w:rPr>
          <w:ins w:id="16361" w:author="Rev 16 Allen Wirfs-Brock" w:date="2013-07-15T10:57:00Z"/>
          <w:rFonts w:ascii="Arial" w:hAnsi="Arial"/>
        </w:rPr>
      </w:pPr>
      <w:ins w:id="16362" w:author="Rev 16 Allen Wirfs-Brock" w:date="2013-07-15T10:57:00Z">
        <w:r w:rsidRPr="00E77497">
          <w:t xml:space="preserve">SingleNameBinding  </w:t>
        </w:r>
        <w:r w:rsidRPr="00E77497">
          <w:rPr>
            <w:rFonts w:ascii="Arial" w:hAnsi="Arial"/>
            <w:b/>
            <w:i w:val="0"/>
          </w:rPr>
          <w:t>:</w:t>
        </w:r>
      </w:ins>
    </w:p>
    <w:p w:rsidR="00E82523" w:rsidRPr="00E77497" w:rsidRDefault="00E82523" w:rsidP="00E82523">
      <w:pPr>
        <w:pStyle w:val="SyntaxDefinition"/>
        <w:rPr>
          <w:ins w:id="16363" w:author="Rev 16 Allen Wirfs-Brock" w:date="2013-07-15T10:57:00Z"/>
        </w:rPr>
      </w:pPr>
      <w:ins w:id="16364" w:author="Rev 16 Allen Wirfs-Brock" w:date="2013-07-15T10:57:00Z">
        <w:r w:rsidRPr="00E77497">
          <w:t>BindingIdentifier Initialiser</w:t>
        </w:r>
        <w:r w:rsidRPr="00E77497">
          <w:rPr>
            <w:rFonts w:ascii="Arial" w:hAnsi="Arial" w:cs="Arial"/>
            <w:i w:val="0"/>
            <w:vertAlign w:val="subscript"/>
          </w:rPr>
          <w:t>opt</w:t>
        </w:r>
      </w:ins>
    </w:p>
    <w:p w:rsidR="00E82523" w:rsidRPr="00E77497" w:rsidRDefault="00E82523" w:rsidP="00E82523">
      <w:pPr>
        <w:pStyle w:val="SyntaxRule"/>
        <w:rPr>
          <w:ins w:id="16365" w:author="Rev 16 Allen Wirfs-Brock" w:date="2013-07-15T10:57:00Z"/>
          <w:rFonts w:ascii="Arial" w:hAnsi="Arial"/>
        </w:rPr>
      </w:pPr>
      <w:ins w:id="16366" w:author="Rev 16 Allen Wirfs-Brock" w:date="2013-07-15T10:57:00Z">
        <w:r w:rsidRPr="00E77497">
          <w:t xml:space="preserve">BindingRestElement </w:t>
        </w:r>
        <w:r w:rsidRPr="00E77497">
          <w:rPr>
            <w:rFonts w:ascii="Arial" w:hAnsi="Arial"/>
            <w:b/>
            <w:i w:val="0"/>
          </w:rPr>
          <w:t>:</w:t>
        </w:r>
      </w:ins>
    </w:p>
    <w:p w:rsidR="00E82523" w:rsidRPr="00E77497" w:rsidRDefault="00E82523" w:rsidP="00E82523">
      <w:pPr>
        <w:pStyle w:val="SyntaxDefinition"/>
        <w:rPr>
          <w:ins w:id="16367" w:author="Rev 16 Allen Wirfs-Brock" w:date="2013-07-15T10:57:00Z"/>
        </w:rPr>
      </w:pPr>
      <w:ins w:id="16368" w:author="Rev 16 Allen Wirfs-Brock" w:date="2013-07-15T10:57:00Z">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ins>
    </w:p>
    <w:p w:rsidR="00E82523" w:rsidRPr="00E77497" w:rsidRDefault="00E82523" w:rsidP="00E82523">
      <w:pPr>
        <w:pStyle w:val="Heading4"/>
        <w:rPr>
          <w:ins w:id="16369" w:author="Rev 16 Allen Wirfs-Brock" w:date="2013-07-15T10:57:00Z"/>
        </w:rPr>
      </w:pPr>
      <w:ins w:id="16370" w:author="Rev 16 Allen Wirfs-Brock" w:date="2013-07-15T10:57:00Z">
        <w:r w:rsidRPr="00E77497">
          <w:t>Static Semantics</w:t>
        </w:r>
      </w:ins>
    </w:p>
    <w:p w:rsidR="00E82523" w:rsidRPr="00E77497" w:rsidRDefault="00E82523" w:rsidP="00E82523">
      <w:pPr>
        <w:rPr>
          <w:ins w:id="16371" w:author="Rev 16 Allen Wirfs-Brock" w:date="2013-07-15T10:57:00Z"/>
          <w:rFonts w:ascii="Helvetica" w:hAnsi="Helvetica"/>
          <w:b/>
        </w:rPr>
      </w:pPr>
      <w:ins w:id="16372" w:author="Rev 16 Allen Wirfs-Brock" w:date="2013-07-15T10:57:00Z">
        <w:r w:rsidRPr="00E77497">
          <w:rPr>
            <w:rFonts w:ascii="Helvetica" w:hAnsi="Helvetica"/>
            <w:b/>
          </w:rPr>
          <w:t>Static Semantics:  Early Errors</w:t>
        </w:r>
      </w:ins>
    </w:p>
    <w:p w:rsidR="00E82523" w:rsidRPr="00E77497" w:rsidRDefault="00E82523" w:rsidP="00E82523">
      <w:pPr>
        <w:rPr>
          <w:ins w:id="16373" w:author="Rev 16 Allen Wirfs-Brock" w:date="2013-07-15T10:57:00Z"/>
        </w:rPr>
      </w:pPr>
      <w:ins w:id="16374" w:author="Rev 16 Allen Wirfs-Brock" w:date="2013-07-15T10:57:00Z">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ins>
    </w:p>
    <w:p w:rsidR="00E82523" w:rsidRPr="00E77497" w:rsidRDefault="00E82523" w:rsidP="00E82523">
      <w:pPr>
        <w:numPr>
          <w:ilvl w:val="0"/>
          <w:numId w:val="737"/>
        </w:numPr>
        <w:rPr>
          <w:ins w:id="16375" w:author="Rev 16 Allen Wirfs-Brock" w:date="2013-07-15T10:57:00Z"/>
        </w:rPr>
      </w:pPr>
      <w:ins w:id="16376" w:author="Rev 16 Allen Wirfs-Brock" w:date="2013-07-15T10:57:00Z">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E82523" w:rsidRPr="00E77497" w:rsidRDefault="00E82523" w:rsidP="00E82523">
      <w:pPr>
        <w:rPr>
          <w:ins w:id="16377" w:author="Rev 16 Allen Wirfs-Brock" w:date="2013-07-15T10:57:00Z"/>
        </w:rPr>
      </w:pPr>
      <w:ins w:id="16378"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rsidR="00E82523" w:rsidRPr="00E77497" w:rsidRDefault="00E82523" w:rsidP="00E82523">
      <w:pPr>
        <w:numPr>
          <w:ilvl w:val="0"/>
          <w:numId w:val="737"/>
        </w:numPr>
        <w:rPr>
          <w:ins w:id="16379" w:author="Rev 16 Allen Wirfs-Brock" w:date="2013-07-15T10:57:00Z"/>
        </w:rPr>
      </w:pPr>
      <w:ins w:id="16380" w:author="Rev 16 Allen Wirfs-Brock" w:date="2013-07-15T10:57:00Z">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E82523" w:rsidRPr="00E77497" w:rsidRDefault="00E82523" w:rsidP="00E82523">
      <w:pPr>
        <w:rPr>
          <w:ins w:id="16381" w:author="Rev 16 Allen Wirfs-Brock" w:date="2013-07-15T10:57:00Z"/>
          <w:rFonts w:ascii="Helvetica" w:hAnsi="Helvetica"/>
          <w:b/>
        </w:rPr>
      </w:pPr>
      <w:ins w:id="16382" w:author="Rev 16 Allen Wirfs-Brock" w:date="2013-07-15T10:57:00Z">
        <w:r w:rsidRPr="00E77497">
          <w:rPr>
            <w:rFonts w:ascii="Helvetica" w:hAnsi="Helvetica"/>
            <w:b/>
          </w:rPr>
          <w:lastRenderedPageBreak/>
          <w:t xml:space="preserve">Static Semantics:  </w:t>
        </w:r>
        <w:r>
          <w:rPr>
            <w:rFonts w:ascii="Helvetica" w:hAnsi="Helvetica"/>
            <w:b/>
            <w:lang w:eastAsia="en-US"/>
          </w:rPr>
          <w:t>BoundNames</w:t>
        </w:r>
      </w:ins>
    </w:p>
    <w:p w:rsidR="00E82523" w:rsidRPr="00E77497" w:rsidRDefault="00E82523" w:rsidP="00E82523">
      <w:pPr>
        <w:rPr>
          <w:ins w:id="16383" w:author="Rev 16 Allen Wirfs-Brock" w:date="2013-07-15T10:57:00Z"/>
        </w:rPr>
      </w:pPr>
      <w:ins w:id="16384"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ins>
    </w:p>
    <w:p w:rsidR="00E82523" w:rsidRPr="00E77497" w:rsidRDefault="00E82523" w:rsidP="00E82523">
      <w:pPr>
        <w:pStyle w:val="Alg4"/>
        <w:numPr>
          <w:ilvl w:val="0"/>
          <w:numId w:val="431"/>
        </w:numPr>
        <w:spacing w:after="220"/>
        <w:contextualSpacing/>
        <w:rPr>
          <w:ins w:id="16385" w:author="Rev 16 Allen Wirfs-Brock" w:date="2013-07-15T10:57:00Z"/>
        </w:rPr>
      </w:pPr>
      <w:ins w:id="16386" w:author="Rev 16 Allen Wirfs-Brock" w:date="2013-07-15T10:57:00Z">
        <w:r w:rsidRPr="00E77497">
          <w:t>Return the BoundNames of</w:t>
        </w:r>
        <w:r>
          <w:t xml:space="preserve"> </w:t>
        </w:r>
        <w:r w:rsidRPr="00E77497">
          <w:rPr>
            <w:rStyle w:val="bnf"/>
          </w:rPr>
          <w:t>ObjectBindingPattern</w:t>
        </w:r>
        <w:r w:rsidRPr="00E77497">
          <w:t>.</w:t>
        </w:r>
      </w:ins>
    </w:p>
    <w:p w:rsidR="00E82523" w:rsidRPr="00E77497" w:rsidRDefault="00E82523" w:rsidP="00E82523">
      <w:pPr>
        <w:rPr>
          <w:ins w:id="16387" w:author="Rev 16 Allen Wirfs-Brock" w:date="2013-07-15T10:57:00Z"/>
        </w:rPr>
      </w:pPr>
      <w:ins w:id="16388"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rsidR="00E82523" w:rsidRPr="00E77497" w:rsidRDefault="00E82523" w:rsidP="008F7A25">
      <w:pPr>
        <w:pStyle w:val="Alg4"/>
        <w:numPr>
          <w:ilvl w:val="0"/>
          <w:numId w:val="1552"/>
        </w:numPr>
        <w:spacing w:after="220"/>
        <w:contextualSpacing/>
        <w:rPr>
          <w:ins w:id="16389" w:author="Rev 16 Allen Wirfs-Brock" w:date="2013-07-15T10:57:00Z"/>
        </w:rPr>
      </w:pPr>
      <w:ins w:id="16390" w:author="Rev 16 Allen Wirfs-Brock" w:date="2013-07-15T10:57:00Z">
        <w:r w:rsidRPr="00E77497">
          <w:t>Return the BoundNames of</w:t>
        </w:r>
        <w:r>
          <w:t xml:space="preserve"> </w:t>
        </w:r>
        <w:r>
          <w:rPr>
            <w:rStyle w:val="bnf"/>
          </w:rPr>
          <w:t>Array</w:t>
        </w:r>
        <w:r w:rsidRPr="00E77497">
          <w:rPr>
            <w:rStyle w:val="bnf"/>
          </w:rPr>
          <w:t>BindingPattern</w:t>
        </w:r>
        <w:r w:rsidRPr="00E77497">
          <w:t>.</w:t>
        </w:r>
      </w:ins>
    </w:p>
    <w:p w:rsidR="00E82523" w:rsidRPr="00E77497" w:rsidRDefault="00E82523" w:rsidP="00E82523">
      <w:pPr>
        <w:rPr>
          <w:ins w:id="16391" w:author="Rev 16 Allen Wirfs-Brock" w:date="2013-07-15T10:57:00Z"/>
        </w:rPr>
      </w:pPr>
      <w:ins w:id="16392" w:author="Rev 16 Allen Wirfs-Brock" w:date="2013-07-15T10:57:00Z">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ins>
    </w:p>
    <w:p w:rsidR="00E82523" w:rsidRPr="00E77497" w:rsidRDefault="00E82523" w:rsidP="008F7A25">
      <w:pPr>
        <w:pStyle w:val="Alg4"/>
        <w:numPr>
          <w:ilvl w:val="0"/>
          <w:numId w:val="1553"/>
        </w:numPr>
        <w:spacing w:after="220"/>
        <w:contextualSpacing/>
        <w:rPr>
          <w:ins w:id="16393" w:author="Rev 16 Allen Wirfs-Brock" w:date="2013-07-15T10:57:00Z"/>
        </w:rPr>
      </w:pPr>
      <w:ins w:id="16394" w:author="Rev 16 Allen Wirfs-Brock" w:date="2013-07-15T10:57:00Z">
        <w:r w:rsidRPr="00E77497">
          <w:t>Return an empty List.</w:t>
        </w:r>
      </w:ins>
    </w:p>
    <w:p w:rsidR="00E82523" w:rsidRPr="00E77497" w:rsidRDefault="00E82523" w:rsidP="00E82523">
      <w:pPr>
        <w:rPr>
          <w:ins w:id="16395" w:author="Rev 16 Allen Wirfs-Brock" w:date="2013-07-15T10:57:00Z"/>
        </w:rPr>
      </w:pPr>
      <w:ins w:id="16396"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4"/>
        </w:numPr>
        <w:spacing w:after="220"/>
        <w:contextualSpacing/>
        <w:rPr>
          <w:ins w:id="16397" w:author="Rev 16 Allen Wirfs-Brock" w:date="2013-07-15T10:57:00Z"/>
        </w:rPr>
      </w:pPr>
      <w:ins w:id="16398" w:author="Rev 16 Allen Wirfs-Brock" w:date="2013-07-15T10:57:00Z">
        <w:r w:rsidRPr="00E77497">
          <w:t>Return an empty List.</w:t>
        </w:r>
      </w:ins>
    </w:p>
    <w:p w:rsidR="00E82523" w:rsidRPr="00E77497" w:rsidRDefault="00E82523" w:rsidP="00E82523">
      <w:pPr>
        <w:rPr>
          <w:ins w:id="16399" w:author="Rev 16 Allen Wirfs-Brock" w:date="2013-07-15T10:57:00Z"/>
        </w:rPr>
      </w:pPr>
      <w:ins w:id="16400"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5"/>
        </w:numPr>
        <w:spacing w:after="220"/>
        <w:contextualSpacing/>
        <w:rPr>
          <w:ins w:id="16401" w:author="Rev 16 Allen Wirfs-Brock" w:date="2013-07-15T10:57:00Z"/>
        </w:rPr>
      </w:pPr>
      <w:ins w:id="16402" w:author="Rev 16 Allen Wirfs-Brock" w:date="2013-07-15T10:57:00Z">
        <w:r w:rsidRPr="00E77497">
          <w:t xml:space="preserve">Return the BoundNames of </w:t>
        </w:r>
        <w:r w:rsidRPr="00E77497">
          <w:rPr>
            <w:rStyle w:val="bnf"/>
          </w:rPr>
          <w:t>Binding</w:t>
        </w:r>
        <w:r>
          <w:rPr>
            <w:rStyle w:val="bnf"/>
          </w:rPr>
          <w:t>Rest</w:t>
        </w:r>
        <w:r w:rsidRPr="00E77497">
          <w:rPr>
            <w:rStyle w:val="bnf"/>
          </w:rPr>
          <w:t>Element</w:t>
        </w:r>
        <w:r w:rsidRPr="00E77497">
          <w:t>.</w:t>
        </w:r>
      </w:ins>
    </w:p>
    <w:p w:rsidR="00E82523" w:rsidRPr="00E77497" w:rsidRDefault="00E82523" w:rsidP="00E82523">
      <w:pPr>
        <w:rPr>
          <w:ins w:id="16403" w:author="Rev 16 Allen Wirfs-Brock" w:date="2013-07-15T10:57:00Z"/>
        </w:rPr>
      </w:pPr>
      <w:ins w:id="16404"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6"/>
        </w:numPr>
        <w:spacing w:after="220"/>
        <w:contextualSpacing/>
        <w:rPr>
          <w:ins w:id="16405" w:author="Rev 16 Allen Wirfs-Brock" w:date="2013-07-15T10:57:00Z"/>
        </w:rPr>
      </w:pPr>
      <w:ins w:id="16406" w:author="Rev 16 Allen Wirfs-Brock" w:date="2013-07-15T10:57:00Z">
        <w:r w:rsidRPr="00E77497">
          <w:t xml:space="preserve">Return the BoundNames of </w:t>
        </w:r>
        <w:r w:rsidRPr="00E77497">
          <w:rPr>
            <w:rStyle w:val="bnf"/>
          </w:rPr>
          <w:t>BindingElementList</w:t>
        </w:r>
        <w:r w:rsidRPr="00E77497">
          <w:t>.</w:t>
        </w:r>
      </w:ins>
    </w:p>
    <w:p w:rsidR="00E82523" w:rsidRPr="00E77497" w:rsidRDefault="00E82523" w:rsidP="00E82523">
      <w:pPr>
        <w:rPr>
          <w:ins w:id="16407" w:author="Rev 16 Allen Wirfs-Brock" w:date="2013-07-15T10:57:00Z"/>
        </w:rPr>
      </w:pPr>
      <w:ins w:id="16408"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7"/>
        </w:numPr>
        <w:spacing w:after="220"/>
        <w:contextualSpacing/>
        <w:rPr>
          <w:ins w:id="16409" w:author="Rev 16 Allen Wirfs-Brock" w:date="2013-07-15T10:57:00Z"/>
        </w:rPr>
      </w:pPr>
      <w:ins w:id="16410"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E82523" w:rsidRPr="00E77497" w:rsidRDefault="00E82523" w:rsidP="008F7A25">
      <w:pPr>
        <w:pStyle w:val="Alg4"/>
        <w:numPr>
          <w:ilvl w:val="0"/>
          <w:numId w:val="1557"/>
        </w:numPr>
        <w:spacing w:after="220"/>
        <w:contextualSpacing/>
        <w:rPr>
          <w:ins w:id="16411" w:author="Rev 16 Allen Wirfs-Brock" w:date="2013-07-15T10:57:00Z"/>
          <w:rStyle w:val="bnf"/>
          <w:i w:val="0"/>
        </w:rPr>
      </w:pPr>
      <w:ins w:id="16412"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BindingRestElement.</w:t>
        </w:r>
      </w:ins>
    </w:p>
    <w:p w:rsidR="00E82523" w:rsidRPr="00E77497" w:rsidRDefault="00E82523" w:rsidP="008F7A25">
      <w:pPr>
        <w:pStyle w:val="Alg4"/>
        <w:numPr>
          <w:ilvl w:val="0"/>
          <w:numId w:val="1557"/>
        </w:numPr>
        <w:spacing w:after="220"/>
        <w:contextualSpacing/>
        <w:rPr>
          <w:ins w:id="16413" w:author="Rev 16 Allen Wirfs-Brock" w:date="2013-07-15T10:57:00Z"/>
        </w:rPr>
      </w:pPr>
      <w:ins w:id="16414"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16415" w:author="Rev 16 Allen Wirfs-Brock" w:date="2013-07-15T10:57:00Z"/>
        </w:rPr>
      </w:pPr>
      <w:ins w:id="16416" w:author="Rev 16 Allen Wirfs-Brock" w:date="2013-07-15T10:57:00Z">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rsidR="00E82523" w:rsidRPr="00E77497" w:rsidRDefault="00E82523" w:rsidP="00E82523">
      <w:pPr>
        <w:pStyle w:val="Alg4"/>
        <w:numPr>
          <w:ilvl w:val="0"/>
          <w:numId w:val="1483"/>
        </w:numPr>
        <w:spacing w:after="220"/>
        <w:contextualSpacing/>
        <w:rPr>
          <w:ins w:id="16417" w:author="Rev 16 Allen Wirfs-Brock" w:date="2013-07-15T10:57:00Z"/>
        </w:rPr>
      </w:pPr>
      <w:ins w:id="16418" w:author="Rev 16 Allen Wirfs-Brock" w:date="2013-07-15T10:57:00Z">
        <w:r w:rsidRPr="00E77497">
          <w:t xml:space="preserve">Return the BoundNames of </w:t>
        </w:r>
        <w:r w:rsidRPr="00E77497">
          <w:rPr>
            <w:rStyle w:val="bnf"/>
          </w:rPr>
          <w:t>BindingProperty</w:t>
        </w:r>
        <w:r w:rsidRPr="00E77497">
          <w:t>.</w:t>
        </w:r>
      </w:ins>
    </w:p>
    <w:p w:rsidR="00E82523" w:rsidRPr="00E77497" w:rsidRDefault="00E82523" w:rsidP="00E82523">
      <w:pPr>
        <w:rPr>
          <w:ins w:id="16419" w:author="Rev 16 Allen Wirfs-Brock" w:date="2013-07-15T10:57:00Z"/>
        </w:rPr>
      </w:pPr>
      <w:ins w:id="16420" w:author="Rev 16 Allen Wirfs-Brock" w:date="2013-07-15T10:57: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rsidR="00E82523" w:rsidRPr="00E77497" w:rsidRDefault="00E82523" w:rsidP="008F7A25">
      <w:pPr>
        <w:pStyle w:val="Alg4"/>
        <w:numPr>
          <w:ilvl w:val="0"/>
          <w:numId w:val="1558"/>
        </w:numPr>
        <w:spacing w:after="220"/>
        <w:contextualSpacing/>
        <w:rPr>
          <w:ins w:id="16421" w:author="Rev 16 Allen Wirfs-Brock" w:date="2013-07-15T10:57:00Z"/>
        </w:rPr>
      </w:pPr>
      <w:ins w:id="16422"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rsidR="00E82523" w:rsidRPr="00E77497" w:rsidRDefault="00E82523" w:rsidP="008F7A25">
      <w:pPr>
        <w:pStyle w:val="Alg4"/>
        <w:numPr>
          <w:ilvl w:val="0"/>
          <w:numId w:val="1558"/>
        </w:numPr>
        <w:spacing w:after="220"/>
        <w:contextualSpacing/>
        <w:rPr>
          <w:ins w:id="16423" w:author="Rev 16 Allen Wirfs-Brock" w:date="2013-07-15T10:57:00Z"/>
          <w:rStyle w:val="bnf"/>
          <w:i w:val="0"/>
        </w:rPr>
      </w:pPr>
      <w:ins w:id="16424"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BindingProperty.</w:t>
        </w:r>
      </w:ins>
    </w:p>
    <w:p w:rsidR="00E82523" w:rsidRPr="00E77497" w:rsidRDefault="00E82523" w:rsidP="008F7A25">
      <w:pPr>
        <w:pStyle w:val="Alg4"/>
        <w:numPr>
          <w:ilvl w:val="0"/>
          <w:numId w:val="1558"/>
        </w:numPr>
        <w:spacing w:after="220"/>
        <w:contextualSpacing/>
        <w:rPr>
          <w:ins w:id="16425" w:author="Rev 16 Allen Wirfs-Brock" w:date="2013-07-15T10:57:00Z"/>
        </w:rPr>
      </w:pPr>
      <w:ins w:id="16426"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16427" w:author="Rev 16 Allen Wirfs-Brock" w:date="2013-07-15T10:57:00Z"/>
        </w:rPr>
      </w:pPr>
      <w:ins w:id="16428" w:author="Rev 16 Allen Wirfs-Brock" w:date="2013-07-15T10:57: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rsidR="00E82523" w:rsidRPr="00E77497" w:rsidRDefault="00E82523" w:rsidP="008F7A25">
      <w:pPr>
        <w:pStyle w:val="Alg4"/>
        <w:numPr>
          <w:ilvl w:val="0"/>
          <w:numId w:val="1559"/>
        </w:numPr>
        <w:spacing w:after="220"/>
        <w:contextualSpacing/>
        <w:rPr>
          <w:ins w:id="16429" w:author="Rev 16 Allen Wirfs-Brock" w:date="2013-07-15T10:57:00Z"/>
        </w:rPr>
      </w:pPr>
      <w:ins w:id="16430" w:author="Rev 16 Allen Wirfs-Brock" w:date="2013-07-15T10:57:00Z">
        <w:r w:rsidRPr="00E77497">
          <w:t xml:space="preserve">Return BoundNames of </w:t>
        </w:r>
        <w:r w:rsidRPr="00E77497">
          <w:rPr>
            <w:rStyle w:val="bnf"/>
          </w:rPr>
          <w:t>BindingElement</w:t>
        </w:r>
        <w:r w:rsidRPr="00E77497">
          <w:t>.</w:t>
        </w:r>
      </w:ins>
    </w:p>
    <w:p w:rsidR="00E82523" w:rsidRPr="00E77497" w:rsidRDefault="00E82523" w:rsidP="00E82523">
      <w:pPr>
        <w:rPr>
          <w:ins w:id="16431" w:author="Rev 16 Allen Wirfs-Brock" w:date="2013-07-15T10:57:00Z"/>
        </w:rPr>
      </w:pPr>
      <w:ins w:id="16432" w:author="Rev 16 Allen Wirfs-Brock" w:date="2013-07-15T10:57: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rsidR="00E82523" w:rsidRPr="00E77497" w:rsidRDefault="00E82523" w:rsidP="008F7A25">
      <w:pPr>
        <w:pStyle w:val="Alg4"/>
        <w:numPr>
          <w:ilvl w:val="0"/>
          <w:numId w:val="1560"/>
        </w:numPr>
        <w:spacing w:after="220"/>
        <w:contextualSpacing/>
        <w:rPr>
          <w:ins w:id="16433" w:author="Rev 16 Allen Wirfs-Brock" w:date="2013-07-15T10:57:00Z"/>
        </w:rPr>
      </w:pPr>
      <w:ins w:id="16434"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E82523" w:rsidRPr="00E77497" w:rsidRDefault="00E82523" w:rsidP="008F7A25">
      <w:pPr>
        <w:pStyle w:val="Alg4"/>
        <w:numPr>
          <w:ilvl w:val="0"/>
          <w:numId w:val="1560"/>
        </w:numPr>
        <w:spacing w:after="220"/>
        <w:contextualSpacing/>
        <w:rPr>
          <w:ins w:id="16435" w:author="Rev 16 Allen Wirfs-Brock" w:date="2013-07-15T10:57:00Z"/>
          <w:rStyle w:val="bnf"/>
          <w:i w:val="0"/>
        </w:rPr>
      </w:pPr>
      <w:ins w:id="16436"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BindingElement.</w:t>
        </w:r>
      </w:ins>
    </w:p>
    <w:p w:rsidR="00E82523" w:rsidRPr="00E77497" w:rsidRDefault="00E82523" w:rsidP="008F7A25">
      <w:pPr>
        <w:pStyle w:val="Alg4"/>
        <w:numPr>
          <w:ilvl w:val="0"/>
          <w:numId w:val="1560"/>
        </w:numPr>
        <w:spacing w:after="220"/>
        <w:contextualSpacing/>
        <w:rPr>
          <w:ins w:id="16437" w:author="Rev 16 Allen Wirfs-Brock" w:date="2013-07-15T10:57:00Z"/>
        </w:rPr>
      </w:pPr>
      <w:ins w:id="16438"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16439" w:author="Rev 16 Allen Wirfs-Brock" w:date="2013-07-15T10:57:00Z"/>
        </w:rPr>
      </w:pPr>
      <w:ins w:id="16440" w:author="Rev 16 Allen Wirfs-Brock" w:date="2013-07-15T10:57: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rsidR="00E82523" w:rsidRPr="00E77497" w:rsidRDefault="00E82523" w:rsidP="008F7A25">
      <w:pPr>
        <w:pStyle w:val="Alg4"/>
        <w:numPr>
          <w:ilvl w:val="0"/>
          <w:numId w:val="1561"/>
        </w:numPr>
        <w:spacing w:after="220"/>
        <w:contextualSpacing/>
        <w:rPr>
          <w:ins w:id="16441" w:author="Rev 16 Allen Wirfs-Brock" w:date="2013-07-15T10:57:00Z"/>
        </w:rPr>
      </w:pPr>
      <w:ins w:id="16442" w:author="Rev 16 Allen Wirfs-Brock" w:date="2013-07-15T10:57:00Z">
        <w:r w:rsidRPr="00E77497">
          <w:t xml:space="preserve">Return the BoundNames of </w:t>
        </w:r>
        <w:r w:rsidRPr="00E77497">
          <w:rPr>
            <w:rStyle w:val="bnf"/>
          </w:rPr>
          <w:t>BindingElement</w:t>
        </w:r>
        <w:r w:rsidRPr="00E77497">
          <w:t>.</w:t>
        </w:r>
      </w:ins>
    </w:p>
    <w:p w:rsidR="00E82523" w:rsidRPr="00E77497" w:rsidRDefault="00E82523" w:rsidP="00E82523">
      <w:pPr>
        <w:rPr>
          <w:ins w:id="16443" w:author="Rev 16 Allen Wirfs-Brock" w:date="2013-07-15T10:57:00Z"/>
        </w:rPr>
      </w:pPr>
      <w:ins w:id="16444" w:author="Rev 16 Allen Wirfs-Brock" w:date="2013-07-15T10:57: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E82523" w:rsidRPr="00E77497" w:rsidRDefault="00E82523" w:rsidP="008F7A25">
      <w:pPr>
        <w:pStyle w:val="Alg4"/>
        <w:numPr>
          <w:ilvl w:val="0"/>
          <w:numId w:val="1562"/>
        </w:numPr>
        <w:spacing w:after="220"/>
        <w:contextualSpacing/>
        <w:rPr>
          <w:ins w:id="16445" w:author="Rev 16 Allen Wirfs-Brock" w:date="2013-07-15T10:57:00Z"/>
        </w:rPr>
      </w:pPr>
      <w:ins w:id="16446" w:author="Rev 16 Allen Wirfs-Brock" w:date="2013-07-15T10:57:00Z">
        <w:r w:rsidRPr="00E77497">
          <w:t xml:space="preserve">Return the BoundNames of </w:t>
        </w:r>
        <w:r w:rsidRPr="00E77497">
          <w:rPr>
            <w:rStyle w:val="bnf"/>
          </w:rPr>
          <w:t>BindingIdentifier</w:t>
        </w:r>
        <w:r w:rsidRPr="00E77497">
          <w:t>.</w:t>
        </w:r>
      </w:ins>
    </w:p>
    <w:p w:rsidR="00E82523" w:rsidRPr="00E77497" w:rsidRDefault="00E82523" w:rsidP="00E82523">
      <w:pPr>
        <w:rPr>
          <w:ins w:id="16447" w:author="Rev 16 Allen Wirfs-Brock" w:date="2013-07-15T10:57:00Z"/>
        </w:rPr>
      </w:pPr>
      <w:ins w:id="16448" w:author="Rev 16 Allen Wirfs-Brock" w:date="2013-07-15T10:57:00Z">
        <w:r w:rsidRPr="00E77497">
          <w:rPr>
            <w:rStyle w:val="bnf"/>
          </w:rPr>
          <w:lastRenderedPageBreak/>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E82523" w:rsidRPr="00E77497" w:rsidRDefault="00E82523" w:rsidP="008F7A25">
      <w:pPr>
        <w:pStyle w:val="Alg4"/>
        <w:numPr>
          <w:ilvl w:val="0"/>
          <w:numId w:val="1563"/>
        </w:numPr>
        <w:spacing w:after="220"/>
        <w:contextualSpacing/>
        <w:rPr>
          <w:ins w:id="16449" w:author="Rev 16 Allen Wirfs-Brock" w:date="2013-07-15T10:57:00Z"/>
        </w:rPr>
      </w:pPr>
      <w:ins w:id="16450" w:author="Rev 16 Allen Wirfs-Brock" w:date="2013-07-15T10:57:00Z">
        <w:r w:rsidRPr="00E77497">
          <w:t xml:space="preserve">Return the BoundNames of </w:t>
        </w:r>
        <w:r w:rsidRPr="00E77497">
          <w:rPr>
            <w:rStyle w:val="bnf"/>
          </w:rPr>
          <w:t>BindingPattern</w:t>
        </w:r>
        <w:r w:rsidRPr="00E77497">
          <w:t>.</w:t>
        </w:r>
      </w:ins>
    </w:p>
    <w:p w:rsidR="00733F3C" w:rsidRPr="00E77497" w:rsidRDefault="00733F3C" w:rsidP="00733F3C">
      <w:pPr>
        <w:pStyle w:val="Heading3"/>
        <w:rPr>
          <w:ins w:id="16451" w:author="Rev 12 Allen Wirfs-Brock" w:date="2012-11-12T14:50:00Z"/>
        </w:rPr>
      </w:pPr>
      <w:bookmarkStart w:id="16452" w:name="_Toc361664049"/>
      <w:bookmarkStart w:id="16453" w:name="_Toc361665889"/>
      <w:bookmarkStart w:id="16454" w:name="_Toc361667718"/>
      <w:bookmarkStart w:id="16455" w:name="_Toc361669502"/>
      <w:bookmarkStart w:id="16456" w:name="_Toc364935555"/>
      <w:bookmarkStart w:id="16457" w:name="_Toc365480063"/>
      <w:bookmarkStart w:id="16458" w:name="_Toc365644742"/>
      <w:bookmarkStart w:id="16459" w:name="_Toc366065842"/>
      <w:bookmarkStart w:id="16460" w:name="_Toc361664060"/>
      <w:bookmarkStart w:id="16461" w:name="_Toc361665900"/>
      <w:bookmarkStart w:id="16462" w:name="_Toc361667729"/>
      <w:bookmarkStart w:id="16463" w:name="_Toc361669513"/>
      <w:bookmarkStart w:id="16464" w:name="_Toc364935566"/>
      <w:bookmarkStart w:id="16465" w:name="_Toc365480074"/>
      <w:bookmarkStart w:id="16466" w:name="_Toc365644753"/>
      <w:bookmarkStart w:id="16467" w:name="_Toc366065853"/>
      <w:bookmarkStart w:id="16468" w:name="_Toc361664067"/>
      <w:bookmarkStart w:id="16469" w:name="_Toc361665907"/>
      <w:bookmarkStart w:id="16470" w:name="_Toc361667736"/>
      <w:bookmarkStart w:id="16471" w:name="_Toc361669520"/>
      <w:bookmarkStart w:id="16472" w:name="_Toc364935573"/>
      <w:bookmarkStart w:id="16473" w:name="_Toc365480081"/>
      <w:bookmarkStart w:id="16474" w:name="_Toc365644760"/>
      <w:bookmarkStart w:id="16475" w:name="_Toc366065860"/>
      <w:bookmarkStart w:id="16476" w:name="_Toc361664069"/>
      <w:bookmarkStart w:id="16477" w:name="_Toc361665909"/>
      <w:bookmarkStart w:id="16478" w:name="_Toc361667738"/>
      <w:bookmarkStart w:id="16479" w:name="_Toc361669522"/>
      <w:bookmarkStart w:id="16480" w:name="_Toc364935575"/>
      <w:bookmarkStart w:id="16481" w:name="_Toc365480083"/>
      <w:bookmarkStart w:id="16482" w:name="_Toc365644762"/>
      <w:bookmarkStart w:id="16483" w:name="_Toc366065862"/>
      <w:bookmarkStart w:id="16484" w:name="_Toc361664075"/>
      <w:bookmarkStart w:id="16485" w:name="_Toc361665915"/>
      <w:bookmarkStart w:id="16486" w:name="_Toc361667744"/>
      <w:bookmarkStart w:id="16487" w:name="_Toc361669528"/>
      <w:bookmarkStart w:id="16488" w:name="_Toc364935581"/>
      <w:bookmarkStart w:id="16489" w:name="_Toc365480089"/>
      <w:bookmarkStart w:id="16490" w:name="_Toc365644768"/>
      <w:bookmarkStart w:id="16491" w:name="_Toc366065868"/>
      <w:bookmarkStart w:id="16492" w:name="_Toc361664081"/>
      <w:bookmarkStart w:id="16493" w:name="_Toc361665921"/>
      <w:bookmarkStart w:id="16494" w:name="_Toc361667750"/>
      <w:bookmarkStart w:id="16495" w:name="_Toc361669534"/>
      <w:bookmarkStart w:id="16496" w:name="_Toc364935587"/>
      <w:bookmarkStart w:id="16497" w:name="_Toc365480095"/>
      <w:bookmarkStart w:id="16498" w:name="_Toc365644774"/>
      <w:bookmarkStart w:id="16499" w:name="_Toc366065874"/>
      <w:bookmarkStart w:id="16500" w:name="_Toc361664094"/>
      <w:bookmarkStart w:id="16501" w:name="_Toc361665934"/>
      <w:bookmarkStart w:id="16502" w:name="_Toc361667763"/>
      <w:bookmarkStart w:id="16503" w:name="_Toc361669547"/>
      <w:bookmarkStart w:id="16504" w:name="_Toc364935600"/>
      <w:bookmarkStart w:id="16505" w:name="_Toc365480108"/>
      <w:bookmarkStart w:id="16506" w:name="_Toc365644787"/>
      <w:bookmarkStart w:id="16507" w:name="_Toc366065887"/>
      <w:bookmarkStart w:id="16508" w:name="_Toc361664097"/>
      <w:bookmarkStart w:id="16509" w:name="_Toc361665937"/>
      <w:bookmarkStart w:id="16510" w:name="_Toc361667766"/>
      <w:bookmarkStart w:id="16511" w:name="_Toc361669550"/>
      <w:bookmarkStart w:id="16512" w:name="_Toc364935603"/>
      <w:bookmarkStart w:id="16513" w:name="_Toc365480111"/>
      <w:bookmarkStart w:id="16514" w:name="_Toc365644790"/>
      <w:bookmarkStart w:id="16515" w:name="_Toc366065890"/>
      <w:bookmarkStart w:id="16516" w:name="_Toc368050885"/>
      <w:bookmarkEnd w:id="16224"/>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bookmarkEnd w:id="16465"/>
      <w:bookmarkEnd w:id="16466"/>
      <w:bookmarkEnd w:id="16467"/>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bookmarkEnd w:id="16486"/>
      <w:bookmarkEnd w:id="16487"/>
      <w:bookmarkEnd w:id="16488"/>
      <w:bookmarkEnd w:id="16489"/>
      <w:bookmarkEnd w:id="16490"/>
      <w:bookmarkEnd w:id="16491"/>
      <w:bookmarkEnd w:id="16492"/>
      <w:bookmarkEnd w:id="16493"/>
      <w:bookmarkEnd w:id="16494"/>
      <w:bookmarkEnd w:id="16495"/>
      <w:bookmarkEnd w:id="16496"/>
      <w:bookmarkEnd w:id="16497"/>
      <w:bookmarkEnd w:id="16498"/>
      <w:bookmarkEnd w:id="16499"/>
      <w:bookmarkEnd w:id="16500"/>
      <w:bookmarkEnd w:id="16501"/>
      <w:bookmarkEnd w:id="16502"/>
      <w:bookmarkEnd w:id="16503"/>
      <w:bookmarkEnd w:id="16504"/>
      <w:bookmarkEnd w:id="16505"/>
      <w:bookmarkEnd w:id="16506"/>
      <w:bookmarkEnd w:id="16507"/>
      <w:bookmarkEnd w:id="16508"/>
      <w:bookmarkEnd w:id="16509"/>
      <w:bookmarkEnd w:id="16510"/>
      <w:bookmarkEnd w:id="16511"/>
      <w:bookmarkEnd w:id="16512"/>
      <w:bookmarkEnd w:id="16513"/>
      <w:bookmarkEnd w:id="16514"/>
      <w:bookmarkEnd w:id="16515"/>
      <w:ins w:id="16517" w:author="Rev 12 Allen Wirfs-Brock" w:date="2012-11-12T14:50:00Z">
        <w:r w:rsidRPr="00E77497">
          <w:t>8.</w:t>
        </w:r>
        <w:r>
          <w:t>3</w:t>
        </w:r>
        <w:r w:rsidRPr="00E77497">
          <w:t>.</w:t>
        </w:r>
        <w:r>
          <w:t>10</w:t>
        </w:r>
        <w:r w:rsidRPr="00E77497">
          <w:tab/>
          <w:t>[[</w:t>
        </w:r>
        <w:r>
          <w:t>Enumerate</w:t>
        </w:r>
        <w:r w:rsidRPr="00E77497">
          <w:t>]] (</w:t>
        </w:r>
        <w:commentRangeStart w:id="16518"/>
        <w:r>
          <w:t xml:space="preserve">includePrototype, onlyEnumerable </w:t>
        </w:r>
        <w:commentRangeEnd w:id="16518"/>
        <w:r>
          <w:rPr>
            <w:rStyle w:val="CommentReference"/>
            <w:b w:val="0"/>
          </w:rPr>
          <w:commentReference w:id="16518"/>
        </w:r>
        <w:r w:rsidRPr="00E77497">
          <w:t>)</w:t>
        </w:r>
        <w:bookmarkEnd w:id="16516"/>
      </w:ins>
    </w:p>
    <w:p w:rsidR="00733F3C" w:rsidRPr="00E77497" w:rsidRDefault="00733F3C" w:rsidP="00733F3C">
      <w:pPr>
        <w:rPr>
          <w:ins w:id="16519" w:author="Rev 12 Allen Wirfs-Brock" w:date="2012-11-12T14:50:00Z"/>
        </w:rPr>
      </w:pPr>
      <w:ins w:id="16520" w:author="Rev 12 Allen Wirfs-Brock" w:date="2012-11-12T14:50: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ins>
    </w:p>
    <w:p w:rsidR="00733F3C" w:rsidRPr="00E77497" w:rsidDel="004372C5" w:rsidRDefault="00733F3C" w:rsidP="00145775">
      <w:pPr>
        <w:pStyle w:val="Alg4"/>
        <w:numPr>
          <w:ilvl w:val="0"/>
          <w:numId w:val="1210"/>
        </w:numPr>
        <w:rPr>
          <w:ins w:id="16521" w:author="Rev 12 Allen Wirfs-Brock" w:date="2012-11-12T14:50:00Z"/>
        </w:rPr>
      </w:pPr>
      <w:ins w:id="16522" w:author="Rev 12 Allen Wirfs-Brock" w:date="2012-11-12T14:50:00Z">
        <w:r>
          <w:t>Return an Iterator object (</w:t>
        </w:r>
        <w:commentRangeStart w:id="16523"/>
        <w:r>
          <w:t>reference xxxx</w:t>
        </w:r>
        <w:commentRangeEnd w:id="16523"/>
        <w:r>
          <w:rPr>
            <w:rStyle w:val="CommentReference"/>
            <w:rFonts w:ascii="Arial" w:eastAsia="MS Mincho" w:hAnsi="Arial"/>
            <w:spacing w:val="0"/>
            <w:lang w:eastAsia="ja-JP"/>
          </w:rPr>
          <w:commentReference w:id="16523"/>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ins>
    </w:p>
    <w:p w:rsidR="00733F3C" w:rsidRDefault="00733F3C" w:rsidP="00733F3C">
      <w:pPr>
        <w:pStyle w:val="Alg4"/>
        <w:spacing w:after="120"/>
        <w:ind w:left="360"/>
        <w:rPr>
          <w:ins w:id="16524" w:author="Rev 12 Allen Wirfs-Brock" w:date="2012-11-12T14:50:00Z"/>
        </w:rPr>
      </w:pPr>
    </w:p>
    <w:p w:rsidR="00733F3C" w:rsidRPr="00E77497" w:rsidRDefault="00733F3C" w:rsidP="00733F3C">
      <w:pPr>
        <w:rPr>
          <w:ins w:id="16525" w:author="Rev 12 Allen Wirfs-Brock" w:date="2012-11-12T14:50:00Z"/>
        </w:rPr>
      </w:pPr>
      <w:ins w:id="16526" w:author="Rev 12 Allen Wirfs-Brock" w:date="2012-11-12T14:50:00Z">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rsidR="00733F3C" w:rsidRPr="00E77497" w:rsidRDefault="00733F3C" w:rsidP="00733F3C">
      <w:pPr>
        <w:rPr>
          <w:ins w:id="16527" w:author="Rev 12 Allen Wirfs-Brock" w:date="2012-11-12T14:50:00Z"/>
        </w:rPr>
      </w:pPr>
      <w:ins w:id="16528" w:author="Rev 12 Allen Wirfs-Brock" w:date="2012-11-12T14:50: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rsidR="00733F3C" w:rsidRPr="002A07A7" w:rsidRDefault="00733F3C" w:rsidP="00733F3C">
      <w:pPr>
        <w:rPr>
          <w:ins w:id="16529" w:author="Rev 12 Allen Wirfs-Brock" w:date="2012-11-12T14:50:00Z"/>
          <w:lang w:eastAsia="en-US"/>
        </w:rPr>
      </w:pPr>
      <w:commentRangeStart w:id="16530"/>
      <w:ins w:id="16531" w:author="Rev 12 Allen Wirfs-Brock" w:date="2012-11-12T14:50:00Z">
        <w:r>
          <w:rPr>
            <w:lang w:eastAsia="en-US"/>
          </w:rPr>
          <w:t>The following is an informative algorithm that conforms to these rules</w:t>
        </w:r>
        <w:commentRangeEnd w:id="16530"/>
        <w:r>
          <w:rPr>
            <w:rStyle w:val="CommentReference"/>
          </w:rPr>
          <w:commentReference w:id="16530"/>
        </w:r>
      </w:ins>
    </w:p>
    <w:p w:rsidR="00733F3C" w:rsidRPr="00E77497" w:rsidDel="004372C5" w:rsidRDefault="00733F3C" w:rsidP="00145775">
      <w:pPr>
        <w:pStyle w:val="Alg4"/>
        <w:numPr>
          <w:ilvl w:val="0"/>
          <w:numId w:val="1211"/>
        </w:numPr>
        <w:rPr>
          <w:ins w:id="16532" w:author="Rev 12 Allen Wirfs-Brock" w:date="2012-11-12T14:50:00Z"/>
        </w:rPr>
      </w:pPr>
      <w:ins w:id="16533" w:author="Rev 12 Allen Wirfs-Brock" w:date="2012-11-12T14:50:00Z">
        <w:r w:rsidRPr="00E77497">
          <w:t xml:space="preserve">Let </w:t>
        </w:r>
        <w:r>
          <w:rPr>
            <w:i/>
          </w:rPr>
          <w:t xml:space="preserve">obj </w:t>
        </w:r>
        <w:r w:rsidRPr="00FF3D07">
          <w:t xml:space="preserve">be </w:t>
        </w:r>
        <w:r>
          <w:rPr>
            <w:i/>
          </w:rPr>
          <w:t>O</w:t>
        </w:r>
        <w:r w:rsidRPr="00E77497" w:rsidDel="004372C5">
          <w:t>.</w:t>
        </w:r>
      </w:ins>
    </w:p>
    <w:p w:rsidR="00733F3C" w:rsidRDefault="00733F3C" w:rsidP="00145775">
      <w:pPr>
        <w:pStyle w:val="Alg4"/>
        <w:numPr>
          <w:ilvl w:val="0"/>
          <w:numId w:val="1211"/>
        </w:numPr>
        <w:rPr>
          <w:ins w:id="16534" w:author="Rev 12 Allen Wirfs-Brock" w:date="2012-11-12T14:50:00Z"/>
        </w:rPr>
      </w:pPr>
      <w:ins w:id="16535" w:author="Rev 12 Allen Wirfs-Brock" w:date="2012-11-12T14:50:00Z">
        <w:r>
          <w:t xml:space="preserve">Let </w:t>
        </w:r>
        <w:r w:rsidRPr="00CB4E8F">
          <w:rPr>
            <w:i/>
          </w:rPr>
          <w:t>proto</w:t>
        </w:r>
        <w:r>
          <w:t xml:space="preserve"> be the value of the [[Prototype]] internal</w:t>
        </w:r>
      </w:ins>
      <w:ins w:id="16536" w:author="Rev 12 Allen Wirfs-Brock" w:date="2012-11-21T19:29:00Z">
        <w:r w:rsidR="00022312" w:rsidRPr="00022312">
          <w:t xml:space="preserve"> </w:t>
        </w:r>
        <w:r w:rsidR="00022312">
          <w:t>data</w:t>
        </w:r>
      </w:ins>
      <w:ins w:id="16537" w:author="Rev 12 Allen Wirfs-Brock" w:date="2012-11-12T14:50:00Z">
        <w:r>
          <w:t xml:space="preserve"> property of </w:t>
        </w:r>
        <w:r w:rsidRPr="00CB4E8F">
          <w:rPr>
            <w:i/>
          </w:rPr>
          <w:t>O</w:t>
        </w:r>
        <w:r>
          <w:t>.</w:t>
        </w:r>
      </w:ins>
    </w:p>
    <w:p w:rsidR="00733F3C" w:rsidRDefault="00733F3C" w:rsidP="00145775">
      <w:pPr>
        <w:pStyle w:val="Alg4"/>
        <w:numPr>
          <w:ilvl w:val="0"/>
          <w:numId w:val="1211"/>
        </w:numPr>
        <w:rPr>
          <w:ins w:id="16538" w:author="Rev 12 Allen Wirfs-Brock" w:date="2012-11-12T14:50:00Z"/>
        </w:rPr>
      </w:pPr>
      <w:ins w:id="16539" w:author="Rev 12 Allen Wirfs-Brock" w:date="2012-11-12T14:50:00Z">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ins>
    </w:p>
    <w:p w:rsidR="00733F3C" w:rsidRDefault="00733F3C" w:rsidP="00145775">
      <w:pPr>
        <w:pStyle w:val="Alg4"/>
        <w:numPr>
          <w:ilvl w:val="1"/>
          <w:numId w:val="1211"/>
        </w:numPr>
        <w:rPr>
          <w:ins w:id="16540" w:author="Rev 12 Allen Wirfs-Brock" w:date="2012-11-12T14:50:00Z"/>
        </w:rPr>
      </w:pPr>
      <w:ins w:id="16541" w:author="Rev 12 Allen Wirfs-Brock" w:date="2012-11-12T14:50:00Z">
        <w:r>
          <w:t xml:space="preserve">Let </w:t>
        </w:r>
        <w:r>
          <w:rPr>
            <w:i/>
          </w:rPr>
          <w:t>propList</w:t>
        </w:r>
        <w:r>
          <w:t xml:space="preserve"> be a new empty List.</w:t>
        </w:r>
      </w:ins>
    </w:p>
    <w:p w:rsidR="00733F3C" w:rsidRDefault="00733F3C" w:rsidP="00145775">
      <w:pPr>
        <w:pStyle w:val="Alg4"/>
        <w:numPr>
          <w:ilvl w:val="0"/>
          <w:numId w:val="1211"/>
        </w:numPr>
        <w:rPr>
          <w:ins w:id="16542" w:author="Rev 12 Allen Wirfs-Brock" w:date="2012-11-12T14:50:00Z"/>
        </w:rPr>
      </w:pPr>
      <w:ins w:id="16543" w:author="Rev 12 Allen Wirfs-Brock" w:date="2012-11-12T14:50:00Z">
        <w:r>
          <w:t>Else</w:t>
        </w:r>
      </w:ins>
    </w:p>
    <w:p w:rsidR="00733F3C" w:rsidRDefault="00733F3C" w:rsidP="00145775">
      <w:pPr>
        <w:pStyle w:val="Alg4"/>
        <w:numPr>
          <w:ilvl w:val="1"/>
          <w:numId w:val="1211"/>
        </w:numPr>
        <w:rPr>
          <w:ins w:id="16544" w:author="Rev 12 Allen Wirfs-Brock" w:date="2012-11-12T14:50:00Z"/>
        </w:rPr>
      </w:pPr>
      <w:ins w:id="16545" w:author="Rev 12 Allen Wirfs-Brock" w:date="2012-11-12T14:50:00Z">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ins>
    </w:p>
    <w:p w:rsidR="00733F3C" w:rsidRDefault="00733F3C" w:rsidP="00145775">
      <w:pPr>
        <w:pStyle w:val="Alg4"/>
        <w:numPr>
          <w:ilvl w:val="0"/>
          <w:numId w:val="1211"/>
        </w:numPr>
        <w:rPr>
          <w:ins w:id="16546" w:author="Rev 12 Allen Wirfs-Brock" w:date="2012-11-12T14:50:00Z"/>
        </w:rPr>
      </w:pPr>
      <w:ins w:id="16547" w:author="Rev 12 Allen Wirfs-Brock" w:date="2012-11-12T14:50:00Z">
        <w:r>
          <w:t xml:space="preserve">For each string </w:t>
        </w:r>
        <w:r w:rsidRPr="00CB4E8F">
          <w:rPr>
            <w:i/>
          </w:rPr>
          <w:t>name</w:t>
        </w:r>
        <w:r>
          <w:t xml:space="preserve"> that is the property key of an own property of </w:t>
        </w:r>
        <w:r w:rsidRPr="00CB4E8F">
          <w:rPr>
            <w:i/>
          </w:rPr>
          <w:t>O</w:t>
        </w:r>
      </w:ins>
    </w:p>
    <w:p w:rsidR="00733F3C" w:rsidRDefault="00733F3C" w:rsidP="00145775">
      <w:pPr>
        <w:pStyle w:val="Alg4"/>
        <w:numPr>
          <w:ilvl w:val="1"/>
          <w:numId w:val="1211"/>
        </w:numPr>
        <w:rPr>
          <w:ins w:id="16548" w:author="Rev 12 Allen Wirfs-Brock" w:date="2012-11-12T14:50:00Z"/>
        </w:rPr>
      </w:pPr>
      <w:ins w:id="16549" w:author="Rev 12 Allen Wirfs-Brock" w:date="2012-11-12T14:50:00Z">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ins>
    </w:p>
    <w:p w:rsidR="00733F3C" w:rsidRPr="00E77497" w:rsidRDefault="00733F3C" w:rsidP="00145775">
      <w:pPr>
        <w:pStyle w:val="Alg4"/>
        <w:numPr>
          <w:ilvl w:val="1"/>
          <w:numId w:val="1211"/>
        </w:numPr>
        <w:rPr>
          <w:ins w:id="16550" w:author="Rev 12 Allen Wirfs-Brock" w:date="2012-11-12T14:50:00Z"/>
        </w:rPr>
      </w:pPr>
      <w:ins w:id="16551" w:author="Rev 12 Allen Wirfs-Brock" w:date="2012-11-12T14:50:00Z">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ins>
    </w:p>
    <w:p w:rsidR="00733F3C" w:rsidRPr="00E77497" w:rsidRDefault="00733F3C" w:rsidP="00145775">
      <w:pPr>
        <w:pStyle w:val="Alg4"/>
        <w:numPr>
          <w:ilvl w:val="1"/>
          <w:numId w:val="1211"/>
        </w:numPr>
        <w:rPr>
          <w:ins w:id="16552" w:author="Rev 12 Allen Wirfs-Brock" w:date="2012-11-12T14:50:00Z"/>
        </w:rPr>
      </w:pPr>
      <w:ins w:id="16553" w:author="Rev 12 Allen Wirfs-Brock" w:date="2012-11-12T14:50:00Z">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ins>
    </w:p>
    <w:p w:rsidR="00733F3C" w:rsidRDefault="00733F3C" w:rsidP="00145775">
      <w:pPr>
        <w:pStyle w:val="Alg4"/>
        <w:numPr>
          <w:ilvl w:val="0"/>
          <w:numId w:val="1211"/>
        </w:numPr>
        <w:spacing w:after="120"/>
        <w:contextualSpacing/>
        <w:rPr>
          <w:ins w:id="16554" w:author="Rev 12 Allen Wirfs-Brock" w:date="2012-11-12T14:50:00Z"/>
        </w:rPr>
      </w:pPr>
      <w:ins w:id="16555" w:author="Rev 12 Allen Wirfs-Brock" w:date="2012-11-12T14:50:00Z">
        <w:r>
          <w:t xml:space="preserve">Order the elements of </w:t>
        </w:r>
        <w:r w:rsidRPr="00CB4E8F">
          <w:rPr>
            <w:i/>
          </w:rPr>
          <w:t>propList</w:t>
        </w:r>
        <w:r>
          <w:t xml:space="preserve"> in an implementation defined order. </w:t>
        </w:r>
      </w:ins>
    </w:p>
    <w:p w:rsidR="00733F3C" w:rsidRPr="00E77497" w:rsidRDefault="00733F3C" w:rsidP="00145775">
      <w:pPr>
        <w:pStyle w:val="Alg4"/>
        <w:numPr>
          <w:ilvl w:val="0"/>
          <w:numId w:val="1211"/>
        </w:numPr>
        <w:spacing w:after="120"/>
        <w:rPr>
          <w:ins w:id="16556" w:author="Rev 12 Allen Wirfs-Brock" w:date="2012-11-12T14:50:00Z"/>
        </w:rPr>
      </w:pPr>
      <w:ins w:id="16557" w:author="Rev 12 Allen Wirfs-Brock" w:date="2012-11-12T14:50:00Z">
        <w:r w:rsidRPr="00E77497">
          <w:t xml:space="preserve">Return </w:t>
        </w:r>
        <w:r w:rsidRPr="00650BA7">
          <w:rPr>
            <w:i/>
          </w:rPr>
          <w:t>propList</w:t>
        </w:r>
        <w:r w:rsidRPr="00E77497">
          <w:t>.</w:t>
        </w:r>
      </w:ins>
    </w:p>
    <w:p w:rsidR="000A612A" w:rsidRDefault="000A612A" w:rsidP="00C459A3">
      <w:pPr>
        <w:rPr>
          <w:ins w:id="16558" w:author="Rev 11 Allen Wirfs-Brock" w:date="2012-10-22T10:04:00Z"/>
          <w:u w:val="single"/>
        </w:rPr>
      </w:pPr>
    </w:p>
    <w:p w:rsidR="00B64068" w:rsidRDefault="00B64068" w:rsidP="00C459A3">
      <w:pPr>
        <w:rPr>
          <w:ins w:id="16559" w:author="Rev 11 Allen Wirfs-Brock" w:date="2012-10-22T10:04:00Z"/>
          <w:u w:val="single"/>
        </w:rPr>
      </w:pPr>
    </w:p>
    <w:p w:rsidR="00B64068" w:rsidRDefault="00B64068" w:rsidP="00C459A3">
      <w:pPr>
        <w:rPr>
          <w:ins w:id="16560" w:author="Rev 11 Allen Wirfs-Brock" w:date="2012-10-22T10:04:00Z"/>
          <w:u w:val="single"/>
        </w:rPr>
      </w:pPr>
      <w:ins w:id="16561" w:author="Rev 11 Allen Wirfs-Brock" w:date="2012-10-22T10:05:00Z">
        <w:r>
          <w:rPr>
            <w:u w:val="single"/>
          </w:rPr>
          <w:t>This follow version places function body declarations in</w:t>
        </w:r>
      </w:ins>
      <w:ins w:id="16562" w:author="Rev 11 Allen Wirfs-Brock" w:date="2012-10-26T12:02:00Z">
        <w:r w:rsidR="00452F0C">
          <w:rPr>
            <w:u w:val="single"/>
          </w:rPr>
          <w:t xml:space="preserve"> </w:t>
        </w:r>
      </w:ins>
      <w:ins w:id="16563" w:author="Rev 11 Allen Wirfs-Brock" w:date="2012-10-22T10:05:00Z">
        <w:r>
          <w:rPr>
            <w:u w:val="single"/>
          </w:rPr>
          <w:t>scope of parameter initial</w:t>
        </w:r>
        <w:del w:id="16564" w:author="Rev 16 Allen Wirfs-Brock" w:date="2013-06-17T17:19:00Z">
          <w:r w:rsidDel="006B2604">
            <w:rPr>
              <w:u w:val="single"/>
            </w:rPr>
            <w:delText>ize</w:delText>
          </w:r>
        </w:del>
      </w:ins>
      <w:ins w:id="16565" w:author="Rev 16 Allen Wirfs-Brock" w:date="2013-06-17T17:19:00Z">
        <w:r w:rsidR="006B2604">
          <w:rPr>
            <w:u w:val="single"/>
          </w:rPr>
          <w:t>ise</w:t>
        </w:r>
      </w:ins>
      <w:ins w:id="16566" w:author="Rev 11 Allen Wirfs-Brock" w:date="2012-10-22T10:05:00Z">
        <w:r>
          <w:rPr>
            <w:u w:val="single"/>
          </w:rPr>
          <w:t>rs</w:t>
        </w:r>
      </w:ins>
    </w:p>
    <w:p w:rsidR="0060285B" w:rsidRPr="00E77497" w:rsidRDefault="0060285B" w:rsidP="0060285B">
      <w:pPr>
        <w:pStyle w:val="Heading3"/>
        <w:rPr>
          <w:ins w:id="16567" w:author="Rev 15 Allen Wirfs-Brock" w:date="2013-04-18T14:47:00Z"/>
        </w:rPr>
      </w:pPr>
      <w:bookmarkStart w:id="16568" w:name="_Toc368050886"/>
      <w:ins w:id="16569" w:author="Rev 15 Allen Wirfs-Brock" w:date="2013-04-18T14:47:00Z">
        <w:r>
          <w:t xml:space="preserve">9.1.11 </w:t>
        </w:r>
        <w:r w:rsidRPr="00E77497">
          <w:t>To</w:t>
        </w:r>
        <w:r>
          <w:t>Positive</w:t>
        </w:r>
        <w:r w:rsidRPr="00E77497">
          <w:t>Integer</w:t>
        </w:r>
        <w:bookmarkEnd w:id="16568"/>
      </w:ins>
    </w:p>
    <w:p w:rsidR="0060285B" w:rsidRPr="00E77497" w:rsidRDefault="0060285B" w:rsidP="0060285B">
      <w:pPr>
        <w:rPr>
          <w:ins w:id="16570" w:author="Rev 15 Allen Wirfs-Brock" w:date="2013-04-18T14:47:00Z"/>
        </w:rPr>
      </w:pPr>
      <w:ins w:id="16571" w:author="Rev 15 Allen Wirfs-Brock" w:date="2013-04-18T14:47:00Z">
        <w:r w:rsidRPr="00E77497">
          <w:t>The abstract operation ToInteger converts its argument to an integral numeric value. This abstract operation functions as follows:</w:t>
        </w:r>
      </w:ins>
    </w:p>
    <w:p w:rsidR="0060285B" w:rsidRPr="00E77497" w:rsidRDefault="0060285B" w:rsidP="0060285B">
      <w:pPr>
        <w:pStyle w:val="Alg2"/>
        <w:numPr>
          <w:ilvl w:val="0"/>
          <w:numId w:val="1417"/>
        </w:numPr>
        <w:rPr>
          <w:ins w:id="16572" w:author="Rev 15 Allen Wirfs-Brock" w:date="2013-04-18T14:47:00Z"/>
        </w:rPr>
      </w:pPr>
      <w:ins w:id="16573" w:author="Rev 15 Allen Wirfs-Brock" w:date="2013-04-18T14:47:00Z">
        <w:r w:rsidRPr="00E77497">
          <w:t xml:space="preserve">Let </w:t>
        </w:r>
        <w:r w:rsidRPr="00E77497">
          <w:rPr>
            <w:i/>
          </w:rPr>
          <w:t>number</w:t>
        </w:r>
        <w:r w:rsidRPr="00E77497">
          <w:t xml:space="preserve"> be the result of calling ToNumber on the input argument.</w:t>
        </w:r>
      </w:ins>
    </w:p>
    <w:p w:rsidR="0060285B" w:rsidRDefault="0060285B" w:rsidP="0060285B">
      <w:pPr>
        <w:pStyle w:val="Alg4"/>
        <w:numPr>
          <w:ilvl w:val="0"/>
          <w:numId w:val="1417"/>
        </w:numPr>
        <w:contextualSpacing/>
        <w:rPr>
          <w:ins w:id="16574" w:author="Rev 15 Allen Wirfs-Brock" w:date="2013-04-18T14:47:00Z"/>
        </w:rPr>
      </w:pPr>
      <w:ins w:id="16575" w:author="Rev 15 Allen Wirfs-Brock" w:date="2013-04-18T14:47:00Z">
        <w:r>
          <w:t>ReturnIfAbrupt(</w:t>
        </w:r>
        <w:r>
          <w:rPr>
            <w:i/>
          </w:rPr>
          <w:t>number</w:t>
        </w:r>
        <w:r>
          <w:t>).</w:t>
        </w:r>
      </w:ins>
    </w:p>
    <w:p w:rsidR="0060285B" w:rsidRPr="00E77497" w:rsidRDefault="0060285B" w:rsidP="0060285B">
      <w:pPr>
        <w:pStyle w:val="Alg2"/>
        <w:numPr>
          <w:ilvl w:val="0"/>
          <w:numId w:val="1417"/>
        </w:numPr>
        <w:rPr>
          <w:ins w:id="16576" w:author="Rev 15 Allen Wirfs-Brock" w:date="2013-04-18T14:47:00Z"/>
        </w:rPr>
      </w:pPr>
      <w:ins w:id="16577" w:author="Rev 15 Allen Wirfs-Brock" w:date="2013-04-18T14:47:00Z">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ins>
    </w:p>
    <w:p w:rsidR="0060285B" w:rsidRPr="00E77497" w:rsidRDefault="0060285B" w:rsidP="0060285B">
      <w:pPr>
        <w:pStyle w:val="Alg2"/>
        <w:numPr>
          <w:ilvl w:val="0"/>
          <w:numId w:val="1417"/>
        </w:numPr>
        <w:rPr>
          <w:ins w:id="16578" w:author="Rev 15 Allen Wirfs-Brock" w:date="2013-04-18T14:47:00Z"/>
        </w:rPr>
      </w:pPr>
      <w:ins w:id="16579" w:author="Rev 15 Allen Wirfs-Brock" w:date="2013-04-18T14:47:00Z">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ins>
    </w:p>
    <w:p w:rsidR="0060285B" w:rsidRPr="00E77497" w:rsidRDefault="0060285B" w:rsidP="0060285B">
      <w:pPr>
        <w:pStyle w:val="Alg2"/>
        <w:numPr>
          <w:ilvl w:val="0"/>
          <w:numId w:val="1417"/>
        </w:numPr>
        <w:rPr>
          <w:ins w:id="16580" w:author="Rev 15 Allen Wirfs-Brock" w:date="2013-04-18T14:47:00Z"/>
        </w:rPr>
      </w:pPr>
      <w:ins w:id="16581" w:author="Rev 15 Allen Wirfs-Brock" w:date="2013-04-18T14:47:00Z">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ins>
    </w:p>
    <w:p w:rsidR="0060285B" w:rsidRPr="00E77497" w:rsidRDefault="0060285B" w:rsidP="0060285B">
      <w:pPr>
        <w:pStyle w:val="Alg2"/>
        <w:numPr>
          <w:ilvl w:val="0"/>
          <w:numId w:val="1417"/>
        </w:numPr>
        <w:spacing w:after="120"/>
        <w:rPr>
          <w:ins w:id="16582" w:author="Rev 15 Allen Wirfs-Brock" w:date="2013-04-18T14:47:00Z"/>
        </w:rPr>
      </w:pPr>
      <w:ins w:id="16583" w:author="Rev 15 Allen Wirfs-Brock" w:date="2013-04-18T14:47:00Z">
        <w:r w:rsidRPr="00E77497">
          <w:t>Return the result of computing floor(</w:t>
        </w:r>
        <w:r w:rsidRPr="00E77497">
          <w:rPr>
            <w:i/>
          </w:rPr>
          <w:t>number</w:t>
        </w:r>
        <w:r w:rsidRPr="00E77497">
          <w:t>).</w:t>
        </w:r>
      </w:ins>
    </w:p>
    <w:p w:rsidR="00B64068" w:rsidRPr="003237AF" w:rsidRDefault="00B64068" w:rsidP="00D148E9">
      <w:pPr>
        <w:pStyle w:val="Heading3"/>
        <w:rPr>
          <w:ins w:id="16584" w:author="Rev 11 Allen Wirfs-Brock" w:date="2012-10-22T10:05:00Z"/>
        </w:rPr>
      </w:pPr>
      <w:bookmarkStart w:id="16585" w:name="_Toc368050887"/>
      <w:ins w:id="16586" w:author="Rev 11 Allen Wirfs-Brock" w:date="2012-10-22T10:05:00Z">
        <w:r w:rsidRPr="004D1BD1">
          <w:lastRenderedPageBreak/>
          <w:t>10.5.</w:t>
        </w:r>
        <w:r>
          <w:t>3</w:t>
        </w:r>
        <w:r w:rsidRPr="004D1BD1">
          <w:tab/>
          <w:t>Function Declaration Instantiation</w:t>
        </w:r>
        <w:bookmarkEnd w:id="16585"/>
      </w:ins>
    </w:p>
    <w:p w:rsidR="00B64068" w:rsidRPr="008E7E56" w:rsidRDefault="00B64068" w:rsidP="006B2604">
      <w:pPr>
        <w:rPr>
          <w:ins w:id="16587" w:author="Rev 11 Allen Wirfs-Brock" w:date="2012-10-22T10:05:00Z"/>
          <w:sz w:val="18"/>
        </w:rPr>
      </w:pPr>
      <w:ins w:id="16588"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del w:id="16589" w:author="Rev 16 Allen Wirfs-Brock" w:date="2013-06-17T17:07:00Z">
          <w:r w:rsidDel="006B2604">
            <w:rPr>
              <w:sz w:val="18"/>
            </w:rPr>
            <w:delText>z</w:delText>
          </w:r>
        </w:del>
      </w:ins>
      <w:ins w:id="16590" w:author="Rev 16 Allen Wirfs-Brock" w:date="2013-06-17T17:07:00Z">
        <w:r w:rsidR="006B2604">
          <w:rPr>
            <w:sz w:val="18"/>
          </w:rPr>
          <w:t>s</w:t>
        </w:r>
      </w:ins>
      <w:ins w:id="16591" w:author="Rev 11 Allen Wirfs-Brock" w:date="2012-10-22T10:05:00Z">
        <w:r>
          <w:rPr>
            <w:sz w:val="18"/>
          </w:rPr>
          <w:t>ed as part of this process.  All other bindings are initiali</w:t>
        </w:r>
        <w:del w:id="16592" w:author="Rev 16 Allen Wirfs-Brock" w:date="2013-06-17T17:07:00Z">
          <w:r w:rsidDel="006B2604">
            <w:rPr>
              <w:sz w:val="18"/>
            </w:rPr>
            <w:delText>z</w:delText>
          </w:r>
        </w:del>
      </w:ins>
      <w:ins w:id="16593" w:author="Rev 16 Allen Wirfs-Brock" w:date="2013-06-17T17:07:00Z">
        <w:r w:rsidR="006B2604">
          <w:rPr>
            <w:sz w:val="18"/>
          </w:rPr>
          <w:t>s</w:t>
        </w:r>
      </w:ins>
      <w:ins w:id="16594" w:author="Rev 11 Allen Wirfs-Brock" w:date="2012-10-22T10:05:00Z">
        <w:r>
          <w:rPr>
            <w:sz w:val="18"/>
          </w:rPr>
          <w:t>ed during execution of the function code.</w:t>
        </w:r>
      </w:ins>
    </w:p>
    <w:p w:rsidR="00B64068" w:rsidRPr="006B6D0A" w:rsidRDefault="00B64068" w:rsidP="00B64068">
      <w:pPr>
        <w:rPr>
          <w:ins w:id="16595" w:author="Rev 11 Allen Wirfs-Brock" w:date="2012-10-22T10:05:00Z"/>
        </w:rPr>
      </w:pPr>
      <w:ins w:id="16596"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rsidR="00B64068" w:rsidRPr="006B6D0A" w:rsidRDefault="00B64068" w:rsidP="00B64068">
      <w:pPr>
        <w:pStyle w:val="Alg4"/>
        <w:numPr>
          <w:ilvl w:val="0"/>
          <w:numId w:val="1090"/>
        </w:numPr>
        <w:rPr>
          <w:ins w:id="16597" w:author="Rev 11 Allen Wirfs-Brock" w:date="2012-10-22T10:05:00Z"/>
        </w:rPr>
      </w:pPr>
      <w:ins w:id="16598"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rsidR="00B64068" w:rsidRPr="009C202C" w:rsidRDefault="00B64068" w:rsidP="00B64068">
      <w:pPr>
        <w:pStyle w:val="Alg4"/>
        <w:numPr>
          <w:ilvl w:val="0"/>
          <w:numId w:val="1090"/>
        </w:numPr>
        <w:rPr>
          <w:ins w:id="16599" w:author="Rev 11 Allen Wirfs-Brock" w:date="2012-10-22T10:05:00Z"/>
        </w:rPr>
      </w:pPr>
      <w:ins w:id="16600"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rsidR="00B64068" w:rsidRPr="00B820AB" w:rsidRDefault="00B64068" w:rsidP="00B64068">
      <w:pPr>
        <w:pStyle w:val="Alg4"/>
        <w:numPr>
          <w:ilvl w:val="0"/>
          <w:numId w:val="1090"/>
        </w:numPr>
        <w:rPr>
          <w:ins w:id="16601" w:author="Rev 11 Allen Wirfs-Brock" w:date="2012-10-22T10:05:00Z"/>
        </w:rPr>
      </w:pPr>
      <w:ins w:id="16602"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rsidR="00B64068" w:rsidRPr="00E77497" w:rsidRDefault="00B64068" w:rsidP="00B64068">
      <w:pPr>
        <w:pStyle w:val="Alg4"/>
        <w:numPr>
          <w:ilvl w:val="0"/>
          <w:numId w:val="1090"/>
        </w:numPr>
        <w:rPr>
          <w:ins w:id="16603" w:author="Rev 11 Allen Wirfs-Brock" w:date="2012-10-22T10:05:00Z"/>
        </w:rPr>
      </w:pPr>
      <w:ins w:id="16604"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rsidR="00B64068" w:rsidRPr="00B820AB" w:rsidRDefault="00B64068" w:rsidP="00B64068">
      <w:pPr>
        <w:pStyle w:val="Alg4"/>
        <w:numPr>
          <w:ilvl w:val="0"/>
          <w:numId w:val="1090"/>
        </w:numPr>
        <w:rPr>
          <w:ins w:id="16605" w:author="Rev 11 Allen Wirfs-Brock" w:date="2012-10-22T10:05:00Z"/>
        </w:rPr>
      </w:pPr>
      <w:ins w:id="16606"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rsidR="00B64068" w:rsidRPr="00E77497" w:rsidRDefault="00B64068" w:rsidP="00B64068">
      <w:pPr>
        <w:pStyle w:val="Alg4"/>
        <w:numPr>
          <w:ilvl w:val="0"/>
          <w:numId w:val="1090"/>
        </w:numPr>
        <w:rPr>
          <w:ins w:id="16607" w:author="Rev 11 Allen Wirfs-Brock" w:date="2012-10-22T10:05:00Z"/>
        </w:rPr>
      </w:pPr>
      <w:ins w:id="16608" w:author="Rev 11 Allen Wirfs-Brock" w:date="2012-10-22T10:05:00Z">
        <w:r w:rsidRPr="00E77497">
          <w:t xml:space="preserve">Let </w:t>
        </w:r>
        <w:r>
          <w:rPr>
            <w:i/>
          </w:rPr>
          <w:t>functionsToInitial</w:t>
        </w:r>
        <w:del w:id="16609" w:author="Rev 16 Allen Wirfs-Brock" w:date="2013-06-17T17:19:00Z">
          <w:r w:rsidDel="006B2604">
            <w:rPr>
              <w:i/>
            </w:rPr>
            <w:delText>ize</w:delText>
          </w:r>
        </w:del>
      </w:ins>
      <w:ins w:id="16610" w:author="Rev 16 Allen Wirfs-Brock" w:date="2013-06-17T17:19:00Z">
        <w:r w:rsidR="006B2604">
          <w:rPr>
            <w:i/>
          </w:rPr>
          <w:t>ise</w:t>
        </w:r>
      </w:ins>
      <w:ins w:id="16611" w:author="Rev 11 Allen Wirfs-Brock" w:date="2012-10-22T10:05:00Z">
        <w:r w:rsidRPr="00E77497">
          <w:t xml:space="preserve"> be an empty</w:t>
        </w:r>
      </w:ins>
      <w:ins w:id="16612" w:author="Rev 16 Allen Wirfs-Brock" w:date="2013-06-17T15:54:00Z">
        <w:r w:rsidR="003C3870">
          <w:t xml:space="preserve"> </w:t>
        </w:r>
      </w:ins>
      <w:ins w:id="16613" w:author="Rev 11 Allen Wirfs-Brock" w:date="2012-10-22T10:05:00Z">
        <w:r w:rsidRPr="00E77497">
          <w:t>List.</w:t>
        </w:r>
      </w:ins>
    </w:p>
    <w:p w:rsidR="00B64068" w:rsidRDefault="00B64068" w:rsidP="00B64068">
      <w:pPr>
        <w:pStyle w:val="Alg4"/>
        <w:numPr>
          <w:ilvl w:val="0"/>
          <w:numId w:val="1090"/>
        </w:numPr>
        <w:rPr>
          <w:ins w:id="16614" w:author="Rev 11 Allen Wirfs-Brock" w:date="2012-10-22T10:05:00Z"/>
        </w:rPr>
      </w:pPr>
      <w:ins w:id="16615"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rsidR="00B64068" w:rsidRPr="004D1BD1" w:rsidRDefault="00B64068" w:rsidP="00B64068">
      <w:pPr>
        <w:pStyle w:val="Alg4"/>
        <w:numPr>
          <w:ilvl w:val="0"/>
          <w:numId w:val="1090"/>
        </w:numPr>
        <w:rPr>
          <w:ins w:id="16616" w:author="Rev 11 Allen Wirfs-Brock" w:date="2012-10-22T10:05:00Z"/>
        </w:rPr>
      </w:pPr>
      <w:ins w:id="16617"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rsidR="00B64068" w:rsidRDefault="00B64068" w:rsidP="00452F0C">
      <w:pPr>
        <w:pStyle w:val="Alg4"/>
        <w:numPr>
          <w:ilvl w:val="1"/>
          <w:numId w:val="1090"/>
        </w:numPr>
        <w:rPr>
          <w:ins w:id="16618" w:author="Rev 11 Allen Wirfs-Brock" w:date="2012-10-22T10:05:00Z"/>
        </w:rPr>
      </w:pPr>
      <w:ins w:id="16619"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rsidR="00B64068" w:rsidRPr="006B6D0A" w:rsidRDefault="00B64068" w:rsidP="00452F0C">
      <w:pPr>
        <w:pStyle w:val="Alg4"/>
        <w:numPr>
          <w:ilvl w:val="2"/>
          <w:numId w:val="1090"/>
        </w:numPr>
        <w:rPr>
          <w:ins w:id="16620" w:author="Rev 11 Allen Wirfs-Brock" w:date="2012-10-22T10:05:00Z"/>
          <w:i/>
          <w:sz w:val="18"/>
        </w:rPr>
      </w:pPr>
      <w:ins w:id="16621"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rsidR="00B64068" w:rsidRPr="009C202C" w:rsidRDefault="00B64068" w:rsidP="00452F0C">
      <w:pPr>
        <w:pStyle w:val="Alg4"/>
        <w:numPr>
          <w:ilvl w:val="2"/>
          <w:numId w:val="1090"/>
        </w:numPr>
        <w:rPr>
          <w:ins w:id="16622" w:author="Rev 11 Allen Wirfs-Brock" w:date="2012-10-22T10:05:00Z"/>
          <w:i/>
        </w:rPr>
      </w:pPr>
      <w:ins w:id="16623"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rsidR="00B64068" w:rsidRDefault="00B64068" w:rsidP="00452F0C">
      <w:pPr>
        <w:pStyle w:val="Alg4"/>
        <w:numPr>
          <w:ilvl w:val="2"/>
          <w:numId w:val="1090"/>
        </w:numPr>
        <w:rPr>
          <w:ins w:id="16624" w:author="Rev 11 Allen Wirfs-Brock" w:date="2012-10-22T10:05:00Z"/>
        </w:rPr>
      </w:pPr>
      <w:ins w:id="16625"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E77497" w:rsidRDefault="00B64068" w:rsidP="00452F0C">
      <w:pPr>
        <w:pStyle w:val="Alg4"/>
        <w:numPr>
          <w:ilvl w:val="2"/>
          <w:numId w:val="1090"/>
        </w:numPr>
        <w:rPr>
          <w:ins w:id="16626" w:author="Rev 11 Allen Wirfs-Brock" w:date="2012-10-22T10:05:00Z"/>
        </w:rPr>
      </w:pPr>
      <w:ins w:id="16627"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rsidR="00B64068" w:rsidRPr="009C202C" w:rsidRDefault="00B64068" w:rsidP="00452F0C">
      <w:pPr>
        <w:pStyle w:val="Alg4"/>
        <w:numPr>
          <w:ilvl w:val="2"/>
          <w:numId w:val="1090"/>
        </w:numPr>
        <w:rPr>
          <w:ins w:id="16628" w:author="Rev 11 Allen Wirfs-Brock" w:date="2012-10-22T10:05:00Z"/>
        </w:rPr>
      </w:pPr>
      <w:ins w:id="16629"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Pr="00B820AB" w:rsidRDefault="00B64068" w:rsidP="00452F0C">
      <w:pPr>
        <w:pStyle w:val="Alg4"/>
        <w:numPr>
          <w:ilvl w:val="3"/>
          <w:numId w:val="1090"/>
        </w:numPr>
        <w:rPr>
          <w:ins w:id="16630" w:author="Rev 11 Allen Wirfs-Brock" w:date="2012-10-22T10:05:00Z"/>
        </w:rPr>
      </w:pPr>
      <w:ins w:id="16631"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rsidR="00B64068" w:rsidRPr="006B6D0A" w:rsidRDefault="00B64068" w:rsidP="00621C54">
      <w:pPr>
        <w:pStyle w:val="Alg4"/>
        <w:numPr>
          <w:ilvl w:val="3"/>
          <w:numId w:val="1090"/>
        </w:numPr>
        <w:rPr>
          <w:ins w:id="16632" w:author="Rev 11 Allen Wirfs-Brock" w:date="2012-10-22T10:05:00Z"/>
        </w:rPr>
      </w:pPr>
      <w:ins w:id="16633" w:author="Rev 11 Allen Wirfs-Brock" w:date="2012-10-22T10:05:00Z">
        <w:r>
          <w:t xml:space="preserve">Assert: </w:t>
        </w:r>
        <w:r w:rsidRPr="00D838A6">
          <w:rPr>
            <w:i/>
          </w:rPr>
          <w:t>status</w:t>
        </w:r>
        <w:r>
          <w:t xml:space="preserve"> is never an </w:t>
        </w:r>
        <w:del w:id="16634" w:author="Rev 17 Allen Wirfs-Brock" w:date="2013-08-07T13:46:00Z">
          <w:r w:rsidDel="00621C54">
            <w:delText>A</w:delText>
          </w:r>
        </w:del>
      </w:ins>
      <w:ins w:id="16635" w:author="Rev 17 Allen Wirfs-Brock" w:date="2013-08-07T13:46:00Z">
        <w:r w:rsidR="00621C54">
          <w:t>a</w:t>
        </w:r>
      </w:ins>
      <w:ins w:id="16636" w:author="Rev 11 Allen Wirfs-Brock" w:date="2012-10-22T10:05:00Z">
        <w:r>
          <w:t xml:space="preserve">brupt </w:t>
        </w:r>
        <w:del w:id="16637" w:author="Rev 17 Allen Wirfs-Brock" w:date="2013-08-07T13:46:00Z">
          <w:r w:rsidDel="00621C54">
            <w:delText>C</w:delText>
          </w:r>
        </w:del>
      </w:ins>
      <w:ins w:id="16638" w:author="Rev 17 Allen Wirfs-Brock" w:date="2013-08-07T13:46:00Z">
        <w:r w:rsidR="00621C54">
          <w:t>c</w:t>
        </w:r>
      </w:ins>
      <w:ins w:id="16639" w:author="Rev 11 Allen Wirfs-Brock" w:date="2012-10-22T10:05:00Z">
        <w:r>
          <w:t>ompletion.</w:t>
        </w:r>
      </w:ins>
    </w:p>
    <w:p w:rsidR="00B64068" w:rsidRDefault="00B64068" w:rsidP="00452F0C">
      <w:pPr>
        <w:pStyle w:val="Alg4"/>
        <w:numPr>
          <w:ilvl w:val="3"/>
          <w:numId w:val="1090"/>
        </w:numPr>
        <w:rPr>
          <w:ins w:id="16640" w:author="Rev 11 Allen Wirfs-Brock" w:date="2012-10-22T10:05:00Z"/>
        </w:rPr>
      </w:pPr>
      <w:ins w:id="16641" w:author="Rev 11 Allen Wirfs-Brock" w:date="2012-10-22T10:05:00Z">
        <w:r w:rsidRPr="003B4312">
          <w:t xml:space="preserve">Append </w:t>
        </w:r>
        <w:r>
          <w:rPr>
            <w:i/>
          </w:rPr>
          <w:t>d</w:t>
        </w:r>
        <w:r w:rsidRPr="008B7F6F">
          <w:t xml:space="preserve"> to </w:t>
        </w:r>
        <w:r>
          <w:rPr>
            <w:i/>
          </w:rPr>
          <w:t>functionsToInitial</w:t>
        </w:r>
        <w:del w:id="16642" w:author="Rev 16 Allen Wirfs-Brock" w:date="2013-06-17T17:19:00Z">
          <w:r w:rsidDel="006B2604">
            <w:rPr>
              <w:i/>
            </w:rPr>
            <w:delText>ize</w:delText>
          </w:r>
        </w:del>
      </w:ins>
      <w:ins w:id="16643" w:author="Rev 16 Allen Wirfs-Brock" w:date="2013-06-17T17:19:00Z">
        <w:r w:rsidR="006B2604">
          <w:rPr>
            <w:i/>
          </w:rPr>
          <w:t>ise</w:t>
        </w:r>
      </w:ins>
      <w:ins w:id="16644" w:author="Rev 11 Allen Wirfs-Brock" w:date="2012-10-22T10:05:00Z">
        <w:r w:rsidRPr="008B7F6F">
          <w:t>.</w:t>
        </w:r>
      </w:ins>
    </w:p>
    <w:p w:rsidR="00B64068" w:rsidRPr="00E77497" w:rsidRDefault="00B64068" w:rsidP="00452F0C">
      <w:pPr>
        <w:pStyle w:val="Alg4"/>
        <w:numPr>
          <w:ilvl w:val="0"/>
          <w:numId w:val="1090"/>
        </w:numPr>
        <w:rPr>
          <w:ins w:id="16645" w:author="Rev 11 Allen Wirfs-Brock" w:date="2012-10-22T10:05:00Z"/>
        </w:rPr>
      </w:pPr>
      <w:ins w:id="16646"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rsidR="00B64068" w:rsidRPr="00E77497" w:rsidRDefault="00B64068" w:rsidP="00452F0C">
      <w:pPr>
        <w:pStyle w:val="Alg4"/>
        <w:numPr>
          <w:ilvl w:val="1"/>
          <w:numId w:val="1090"/>
        </w:numPr>
        <w:rPr>
          <w:ins w:id="16647" w:author="Rev 11 Allen Wirfs-Brock" w:date="2012-10-22T10:05:00Z"/>
        </w:rPr>
      </w:pPr>
      <w:ins w:id="16648"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rsidR="00B64068" w:rsidRPr="009C202C" w:rsidRDefault="00B64068" w:rsidP="006B2604">
      <w:pPr>
        <w:pStyle w:val="Alg4"/>
        <w:numPr>
          <w:ilvl w:val="1"/>
          <w:numId w:val="1090"/>
        </w:numPr>
        <w:rPr>
          <w:ins w:id="16649" w:author="Rev 11 Allen Wirfs-Brock" w:date="2012-10-22T10:05:00Z"/>
          <w:rFonts w:ascii="Arial" w:hAnsi="Arial" w:cs="Arial"/>
        </w:rPr>
      </w:pPr>
      <w:ins w:id="16650"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del w:id="16651" w:author="Rev 16 Allen Wirfs-Brock" w:date="2013-06-17T17:07:00Z">
          <w:r w:rsidDel="006B2604">
            <w:rPr>
              <w:rFonts w:ascii="Arial" w:hAnsi="Arial" w:cs="Arial"/>
              <w:sz w:val="18"/>
            </w:rPr>
            <w:delText>z</w:delText>
          </w:r>
        </w:del>
      </w:ins>
      <w:ins w:id="16652" w:author="Rev 16 Allen Wirfs-Brock" w:date="2013-06-17T17:07:00Z">
        <w:r w:rsidR="006B2604">
          <w:rPr>
            <w:rFonts w:ascii="Arial" w:hAnsi="Arial" w:cs="Arial"/>
            <w:sz w:val="18"/>
          </w:rPr>
          <w:t>s</w:t>
        </w:r>
      </w:ins>
      <w:ins w:id="16653" w:author="Rev 11 Allen Wirfs-Brock" w:date="2012-10-22T10:05:00Z">
        <w:r>
          <w:rPr>
            <w:rFonts w:ascii="Arial" w:hAnsi="Arial" w:cs="Arial"/>
            <w:sz w:val="18"/>
          </w:rPr>
          <w:t xml:space="preserve">ed to </w:t>
        </w:r>
        <w:r w:rsidRPr="0064603A">
          <w:rPr>
            <w:b/>
            <w:sz w:val="18"/>
          </w:rPr>
          <w:t>undefined</w:t>
        </w:r>
        <w:r>
          <w:rPr>
            <w:rFonts w:ascii="Arial" w:hAnsi="Arial" w:cs="Arial"/>
            <w:sz w:val="18"/>
          </w:rPr>
          <w:t>.</w:t>
        </w:r>
      </w:ins>
    </w:p>
    <w:p w:rsidR="00B64068" w:rsidRPr="009C202C" w:rsidRDefault="00B64068" w:rsidP="00452F0C">
      <w:pPr>
        <w:pStyle w:val="Alg4"/>
        <w:numPr>
          <w:ilvl w:val="1"/>
          <w:numId w:val="1090"/>
        </w:numPr>
        <w:rPr>
          <w:ins w:id="16654" w:author="Rev 11 Allen Wirfs-Brock" w:date="2012-10-22T10:05:00Z"/>
        </w:rPr>
      </w:pPr>
      <w:ins w:id="16655"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Default="00B64068" w:rsidP="00452F0C">
      <w:pPr>
        <w:pStyle w:val="Alg4"/>
        <w:numPr>
          <w:ilvl w:val="2"/>
          <w:numId w:val="1090"/>
        </w:numPr>
        <w:rPr>
          <w:ins w:id="16656" w:author="Rev 11 Allen Wirfs-Brock" w:date="2012-10-22T10:05:00Z"/>
        </w:rPr>
      </w:pPr>
      <w:ins w:id="16657" w:author="Rev 11 Allen Wirfs-Brock" w:date="2012-10-22T10:05:00Z">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B820AB" w:rsidRDefault="00B64068" w:rsidP="00452F0C">
      <w:pPr>
        <w:pStyle w:val="Alg4"/>
        <w:numPr>
          <w:ilvl w:val="2"/>
          <w:numId w:val="1090"/>
        </w:numPr>
        <w:rPr>
          <w:ins w:id="16658" w:author="Rev 11 Allen Wirfs-Brock" w:date="2012-10-22T10:05:00Z"/>
        </w:rPr>
      </w:pPr>
      <w:ins w:id="16659"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rsidR="00B64068" w:rsidRDefault="00B64068" w:rsidP="00621C54">
      <w:pPr>
        <w:pStyle w:val="Alg4"/>
        <w:numPr>
          <w:ilvl w:val="2"/>
          <w:numId w:val="1090"/>
        </w:numPr>
        <w:rPr>
          <w:ins w:id="16660" w:author="Rev 11 Allen Wirfs-Brock" w:date="2012-10-22T10:05:00Z"/>
        </w:rPr>
      </w:pPr>
      <w:ins w:id="16661" w:author="Rev 11 Allen Wirfs-Brock" w:date="2012-10-22T10:05:00Z">
        <w:r>
          <w:t xml:space="preserve">Assert: </w:t>
        </w:r>
        <w:r w:rsidRPr="00D838A6">
          <w:rPr>
            <w:i/>
          </w:rPr>
          <w:t>status</w:t>
        </w:r>
        <w:r>
          <w:t xml:space="preserve"> is never an </w:t>
        </w:r>
        <w:del w:id="16662" w:author="Rev 17 Allen Wirfs-Brock" w:date="2013-08-07T13:47:00Z">
          <w:r w:rsidDel="00621C54">
            <w:delText>A</w:delText>
          </w:r>
        </w:del>
      </w:ins>
      <w:ins w:id="16663" w:author="Rev 17 Allen Wirfs-Brock" w:date="2013-08-07T13:47:00Z">
        <w:r w:rsidR="00621C54">
          <w:t>a</w:t>
        </w:r>
      </w:ins>
      <w:ins w:id="16664" w:author="Rev 11 Allen Wirfs-Brock" w:date="2012-10-22T10:05:00Z">
        <w:r>
          <w:t xml:space="preserve">brupt </w:t>
        </w:r>
        <w:del w:id="16665" w:author="Rev 17 Allen Wirfs-Brock" w:date="2013-08-07T13:47:00Z">
          <w:r w:rsidDel="00621C54">
            <w:delText>C</w:delText>
          </w:r>
        </w:del>
      </w:ins>
      <w:ins w:id="16666" w:author="Rev 17 Allen Wirfs-Brock" w:date="2013-08-07T13:47:00Z">
        <w:r w:rsidR="00621C54">
          <w:t>c</w:t>
        </w:r>
      </w:ins>
      <w:ins w:id="16667" w:author="Rev 11 Allen Wirfs-Brock" w:date="2012-10-22T10:05:00Z">
        <w:r>
          <w:t>ompletion</w:t>
        </w:r>
      </w:ins>
    </w:p>
    <w:p w:rsidR="00B64068" w:rsidRPr="004418C4" w:rsidRDefault="00B64068" w:rsidP="00452F0C">
      <w:pPr>
        <w:pStyle w:val="Alg4"/>
        <w:numPr>
          <w:ilvl w:val="2"/>
          <w:numId w:val="1090"/>
        </w:numPr>
        <w:rPr>
          <w:ins w:id="16668" w:author="Rev 11 Allen Wirfs-Brock" w:date="2012-10-22T10:05:00Z"/>
        </w:rPr>
      </w:pPr>
      <w:ins w:id="16669" w:author="Rev 11 Allen Wirfs-Brock" w:date="2012-10-22T10:05:00Z">
        <w:r w:rsidRPr="004418C4">
          <w:t xml:space="preserve">Call </w:t>
        </w:r>
        <w:r w:rsidRPr="004418C4">
          <w:rPr>
            <w:i/>
          </w:rPr>
          <w:t>env</w:t>
        </w:r>
        <w:r w:rsidRPr="004418C4">
          <w:t xml:space="preserve">’s </w:t>
        </w:r>
        <w:del w:id="16670" w:author="Rev 15 Allen Wirfs-Brock" w:date="2013-05-12T19:29:00Z">
          <w:r w:rsidRPr="004418C4" w:rsidDel="00861AE4">
            <w:delText>InitializeBinding</w:delText>
          </w:r>
        </w:del>
      </w:ins>
      <w:ins w:id="16671" w:author="Rev 15 Allen Wirfs-Brock" w:date="2013-05-12T19:29:00Z">
        <w:r w:rsidR="00861AE4">
          <w:t>InitialiseBinding</w:t>
        </w:r>
      </w:ins>
      <w:ins w:id="16672" w:author="Rev 11 Allen Wirfs-Brock" w:date="2012-10-22T10:05:00Z">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ins>
    </w:p>
    <w:p w:rsidR="00B64068" w:rsidRPr="00727A43" w:rsidRDefault="00B64068" w:rsidP="00452F0C">
      <w:pPr>
        <w:pStyle w:val="Alg4"/>
        <w:numPr>
          <w:ilvl w:val="0"/>
          <w:numId w:val="1090"/>
        </w:numPr>
        <w:rPr>
          <w:ins w:id="16673" w:author="Rev 11 Allen Wirfs-Brock" w:date="2012-10-22T10:05:00Z"/>
          <w:sz w:val="18"/>
          <w:szCs w:val="18"/>
        </w:rPr>
      </w:pPr>
      <w:ins w:id="16674"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rsidR="00B64068" w:rsidRPr="00E77497" w:rsidRDefault="00B64068" w:rsidP="00452F0C">
      <w:pPr>
        <w:pStyle w:val="Alg4"/>
        <w:numPr>
          <w:ilvl w:val="0"/>
          <w:numId w:val="1090"/>
        </w:numPr>
        <w:rPr>
          <w:ins w:id="16675" w:author="Rev 11 Allen Wirfs-Brock" w:date="2012-10-22T10:05:00Z"/>
        </w:rPr>
      </w:pPr>
      <w:ins w:id="16676"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16677"/>
        </w:r>
      </w:ins>
    </w:p>
    <w:p w:rsidR="00B64068" w:rsidRPr="00E77497" w:rsidRDefault="00B64068" w:rsidP="00452F0C">
      <w:pPr>
        <w:pStyle w:val="Alg4"/>
        <w:numPr>
          <w:ilvl w:val="1"/>
          <w:numId w:val="1090"/>
        </w:numPr>
        <w:rPr>
          <w:ins w:id="16678" w:author="Rev 11 Allen Wirfs-Brock" w:date="2012-10-22T10:05:00Z"/>
        </w:rPr>
      </w:pPr>
      <w:ins w:id="16679"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rPr>
          <w:ins w:id="16680" w:author="Rev 11 Allen Wirfs-Brock" w:date="2012-10-22T10:05:00Z"/>
        </w:rPr>
      </w:pPr>
      <w:ins w:id="16681"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1"/>
          <w:numId w:val="1090"/>
        </w:numPr>
        <w:rPr>
          <w:ins w:id="16682" w:author="Rev 11 Allen Wirfs-Brock" w:date="2012-10-22T10:05:00Z"/>
        </w:rPr>
      </w:pPr>
      <w:ins w:id="16683" w:author="Rev 11 Allen Wirfs-Brock" w:date="2012-10-22T10:05:00Z">
        <w:r w:rsidRPr="00E77497">
          <w:t>Else,</w:t>
        </w:r>
      </w:ins>
    </w:p>
    <w:p w:rsidR="00B64068" w:rsidRPr="00E77497" w:rsidRDefault="00B64068" w:rsidP="00452F0C">
      <w:pPr>
        <w:pStyle w:val="Alg4"/>
        <w:numPr>
          <w:ilvl w:val="2"/>
          <w:numId w:val="1090"/>
        </w:numPr>
        <w:rPr>
          <w:ins w:id="16684" w:author="Rev 11 Allen Wirfs-Brock" w:date="2012-10-22T10:05:00Z"/>
        </w:rPr>
      </w:pPr>
      <w:ins w:id="16685"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0"/>
          <w:numId w:val="1090"/>
        </w:numPr>
        <w:rPr>
          <w:ins w:id="16686" w:author="Rev 11 Allen Wirfs-Brock" w:date="2012-10-22T10:05:00Z"/>
        </w:rPr>
      </w:pPr>
      <w:ins w:id="16687"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rsidR="00B64068" w:rsidRPr="00E77497" w:rsidRDefault="00B64068" w:rsidP="00452F0C">
      <w:pPr>
        <w:pStyle w:val="Alg4"/>
        <w:numPr>
          <w:ilvl w:val="0"/>
          <w:numId w:val="1090"/>
        </w:numPr>
        <w:rPr>
          <w:ins w:id="16688" w:author="Rev 11 Allen Wirfs-Brock" w:date="2012-10-22T10:05:00Z"/>
        </w:rPr>
      </w:pPr>
      <w:ins w:id="16689"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rsidR="00B64068" w:rsidRPr="00E77497" w:rsidRDefault="00B64068" w:rsidP="00452F0C">
      <w:pPr>
        <w:pStyle w:val="Alg4"/>
        <w:numPr>
          <w:ilvl w:val="1"/>
          <w:numId w:val="1090"/>
        </w:numPr>
        <w:rPr>
          <w:ins w:id="16690" w:author="Rev 11 Allen Wirfs-Brock" w:date="2012-10-22T10:05:00Z"/>
        </w:rPr>
      </w:pPr>
      <w:ins w:id="16691"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rsidR="00B64068" w:rsidRPr="00E77497" w:rsidRDefault="00B64068" w:rsidP="00452F0C">
      <w:pPr>
        <w:pStyle w:val="Alg4"/>
        <w:numPr>
          <w:ilvl w:val="1"/>
          <w:numId w:val="1090"/>
        </w:numPr>
        <w:rPr>
          <w:ins w:id="16692" w:author="Rev 11 Allen Wirfs-Brock" w:date="2012-10-22T10:05:00Z"/>
          <w:i/>
          <w:sz w:val="18"/>
        </w:rPr>
      </w:pPr>
      <w:ins w:id="16693"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rsidR="00B64068" w:rsidRPr="00E77497" w:rsidRDefault="00B64068" w:rsidP="00452F0C">
      <w:pPr>
        <w:pStyle w:val="Alg4"/>
        <w:numPr>
          <w:ilvl w:val="1"/>
          <w:numId w:val="1090"/>
        </w:numPr>
        <w:rPr>
          <w:ins w:id="16694" w:author="Rev 11 Allen Wirfs-Brock" w:date="2012-10-22T10:05:00Z"/>
        </w:rPr>
      </w:pPr>
      <w:ins w:id="16695"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rsidR="00B64068" w:rsidRPr="00E77497" w:rsidRDefault="00B64068" w:rsidP="00452F0C">
      <w:pPr>
        <w:pStyle w:val="Alg4"/>
        <w:numPr>
          <w:ilvl w:val="2"/>
          <w:numId w:val="1090"/>
        </w:numPr>
        <w:rPr>
          <w:ins w:id="16696" w:author="Rev 11 Allen Wirfs-Brock" w:date="2012-10-22T10:05:00Z"/>
        </w:rPr>
      </w:pPr>
      <w:ins w:id="16697"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rsidR="00B64068" w:rsidRDefault="00B64068" w:rsidP="00452F0C">
      <w:pPr>
        <w:pStyle w:val="Alg4"/>
        <w:numPr>
          <w:ilvl w:val="0"/>
          <w:numId w:val="1090"/>
        </w:numPr>
        <w:rPr>
          <w:ins w:id="16698" w:author="Rev 11 Allen Wirfs-Brock" w:date="2012-10-22T10:05:00Z"/>
        </w:rPr>
      </w:pPr>
      <w:ins w:id="16699" w:author="Rev 11 Allen Wirfs-Brock" w:date="2012-10-22T10:05:00Z">
        <w:r>
          <w:lastRenderedPageBreak/>
          <w:t xml:space="preserve">Let </w:t>
        </w:r>
        <w:r w:rsidRPr="005B59F9">
          <w:rPr>
            <w:i/>
          </w:rPr>
          <w:t>lexDeclarations</w:t>
        </w:r>
        <w:r>
          <w:t xml:space="preserve"> be the LexicalDeclarations of </w:t>
        </w:r>
        <w:r w:rsidRPr="006B6D0A">
          <w:rPr>
            <w:i/>
          </w:rPr>
          <w:t>code</w:t>
        </w:r>
        <w:r>
          <w:t>.</w:t>
        </w:r>
      </w:ins>
    </w:p>
    <w:p w:rsidR="00B64068" w:rsidRPr="00E77497" w:rsidRDefault="00B64068" w:rsidP="00452F0C">
      <w:pPr>
        <w:pStyle w:val="Alg4"/>
        <w:numPr>
          <w:ilvl w:val="0"/>
          <w:numId w:val="1090"/>
        </w:numPr>
        <w:rPr>
          <w:ins w:id="16700" w:author="Rev 11 Allen Wirfs-Brock" w:date="2012-10-22T10:05:00Z"/>
        </w:rPr>
      </w:pPr>
      <w:ins w:id="16701"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rsidR="00B64068" w:rsidRPr="00E77497" w:rsidRDefault="00B64068" w:rsidP="006B2604">
      <w:pPr>
        <w:pStyle w:val="Alg4"/>
        <w:numPr>
          <w:ilvl w:val="1"/>
          <w:numId w:val="1090"/>
        </w:numPr>
        <w:rPr>
          <w:ins w:id="16702" w:author="Rev 11 Allen Wirfs-Brock" w:date="2012-10-22T10:05:00Z"/>
          <w:i/>
          <w:sz w:val="18"/>
        </w:rPr>
      </w:pPr>
      <w:ins w:id="16703"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lexically declared name can</w:t>
        </w:r>
        <w:del w:id="16704" w:author="Rev 15 Allen Wirfs-Brock" w:date="2013-05-12T18:49:00Z">
          <w:r w:rsidDel="00EF706A">
            <w:rPr>
              <w:rFonts w:ascii="Arial" w:hAnsi="Arial" w:cs="Arial"/>
              <w:sz w:val="18"/>
            </w:rPr>
            <w:delText xml:space="preserve"> </w:delText>
          </w:r>
        </w:del>
        <w:r>
          <w:rPr>
            <w:rFonts w:ascii="Arial" w:hAnsi="Arial" w:cs="Arial"/>
            <w:sz w:val="18"/>
          </w:rPr>
          <w:t xml:space="preserve">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del w:id="16705" w:author="Rev 16 Allen Wirfs-Brock" w:date="2013-06-17T17:09:00Z">
          <w:r w:rsidDel="006B2604">
            <w:rPr>
              <w:rFonts w:ascii="Arial" w:hAnsi="Arial" w:cs="Arial"/>
              <w:sz w:val="18"/>
            </w:rPr>
            <w:delText>z</w:delText>
          </w:r>
        </w:del>
      </w:ins>
      <w:ins w:id="16706" w:author="Rev 16 Allen Wirfs-Brock" w:date="2013-06-17T17:09:00Z">
        <w:r w:rsidR="006B2604">
          <w:rPr>
            <w:rFonts w:ascii="Arial" w:hAnsi="Arial" w:cs="Arial"/>
            <w:sz w:val="18"/>
          </w:rPr>
          <w:t>s</w:t>
        </w:r>
      </w:ins>
      <w:ins w:id="16707" w:author="Rev 11 Allen Wirfs-Brock" w:date="2012-10-22T10:05:00Z">
        <w:r>
          <w:rPr>
            <w:rFonts w:ascii="Arial" w:hAnsi="Arial" w:cs="Arial"/>
            <w:sz w:val="18"/>
          </w:rPr>
          <w:t>ed.</w:t>
        </w:r>
        <w:r w:rsidRPr="00E77497">
          <w:rPr>
            <w:rFonts w:ascii="Arial" w:hAnsi="Arial" w:cs="Arial"/>
            <w:sz w:val="18"/>
          </w:rPr>
          <w:t xml:space="preserve"> </w:t>
        </w:r>
      </w:ins>
    </w:p>
    <w:p w:rsidR="00B64068" w:rsidRPr="00E77497" w:rsidRDefault="00B64068" w:rsidP="00452F0C">
      <w:pPr>
        <w:pStyle w:val="Alg4"/>
        <w:numPr>
          <w:ilvl w:val="1"/>
          <w:numId w:val="1090"/>
        </w:numPr>
        <w:rPr>
          <w:ins w:id="16708" w:author="Rev 11 Allen Wirfs-Brock" w:date="2012-10-22T10:05:00Z"/>
          <w:i/>
        </w:rPr>
      </w:pPr>
      <w:ins w:id="16709"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B64068" w:rsidRPr="00E77497" w:rsidRDefault="00B64068" w:rsidP="00452F0C">
      <w:pPr>
        <w:pStyle w:val="Alg4"/>
        <w:numPr>
          <w:ilvl w:val="2"/>
          <w:numId w:val="1090"/>
        </w:numPr>
        <w:rPr>
          <w:ins w:id="16710" w:author="Rev 11 Allen Wirfs-Brock" w:date="2012-10-22T10:05:00Z"/>
        </w:rPr>
      </w:pPr>
      <w:ins w:id="16711"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rsidR="00B64068" w:rsidRPr="00E77497" w:rsidRDefault="00B64068" w:rsidP="00452F0C">
      <w:pPr>
        <w:pStyle w:val="Alg4"/>
        <w:numPr>
          <w:ilvl w:val="3"/>
          <w:numId w:val="1090"/>
        </w:numPr>
        <w:spacing w:after="220"/>
        <w:contextualSpacing/>
        <w:rPr>
          <w:ins w:id="16712" w:author="Rev 11 Allen Wirfs-Brock" w:date="2012-10-22T10:05:00Z"/>
        </w:rPr>
      </w:pPr>
      <w:ins w:id="16713"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B64068" w:rsidRPr="00E77497" w:rsidRDefault="00B64068" w:rsidP="00452F0C">
      <w:pPr>
        <w:pStyle w:val="Alg4"/>
        <w:numPr>
          <w:ilvl w:val="2"/>
          <w:numId w:val="1090"/>
        </w:numPr>
        <w:spacing w:after="220"/>
        <w:contextualSpacing/>
        <w:rPr>
          <w:ins w:id="16714" w:author="Rev 11 Allen Wirfs-Brock" w:date="2012-10-22T10:05:00Z"/>
        </w:rPr>
      </w:pPr>
      <w:ins w:id="16715" w:author="Rev 11 Allen Wirfs-Brock" w:date="2012-10-22T10:05:00Z">
        <w:r w:rsidRPr="00E77497">
          <w:t>Else,</w:t>
        </w:r>
      </w:ins>
    </w:p>
    <w:p w:rsidR="00B64068" w:rsidRPr="00E77497" w:rsidRDefault="00B64068" w:rsidP="00452F0C">
      <w:pPr>
        <w:pStyle w:val="Alg4"/>
        <w:numPr>
          <w:ilvl w:val="3"/>
          <w:numId w:val="1090"/>
        </w:numPr>
        <w:spacing w:after="220"/>
        <w:contextualSpacing/>
        <w:rPr>
          <w:ins w:id="16716" w:author="Rev 11 Allen Wirfs-Brock" w:date="2012-10-22T10:05:00Z"/>
        </w:rPr>
      </w:pPr>
      <w:ins w:id="16717"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B64068" w:rsidRPr="004D1BD1" w:rsidRDefault="00B64068" w:rsidP="00452F0C">
      <w:pPr>
        <w:pStyle w:val="Alg4"/>
        <w:numPr>
          <w:ilvl w:val="0"/>
          <w:numId w:val="1090"/>
        </w:numPr>
        <w:rPr>
          <w:ins w:id="16718" w:author="Rev 11 Allen Wirfs-Brock" w:date="2012-10-22T10:05:00Z"/>
        </w:rPr>
      </w:pPr>
      <w:ins w:id="16719"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del w:id="16720" w:author="Rev 16 Allen Wirfs-Brock" w:date="2013-06-17T17:19:00Z">
          <w:r w:rsidDel="006B2604">
            <w:rPr>
              <w:i/>
            </w:rPr>
            <w:delText>ize</w:delText>
          </w:r>
        </w:del>
      </w:ins>
      <w:ins w:id="16721" w:author="Rev 16 Allen Wirfs-Brock" w:date="2013-06-17T17:19:00Z">
        <w:r w:rsidR="006B2604">
          <w:rPr>
            <w:i/>
          </w:rPr>
          <w:t>ise</w:t>
        </w:r>
      </w:ins>
      <w:ins w:id="16722" w:author="Rev 11 Allen Wirfs-Brock" w:date="2012-10-22T10:05:00Z">
        <w:r w:rsidRPr="00E77497">
          <w:t>, do</w:t>
        </w:r>
      </w:ins>
    </w:p>
    <w:p w:rsidR="00B64068" w:rsidRPr="009C202C" w:rsidRDefault="00B64068" w:rsidP="00452F0C">
      <w:pPr>
        <w:pStyle w:val="Alg4"/>
        <w:numPr>
          <w:ilvl w:val="1"/>
          <w:numId w:val="1090"/>
        </w:numPr>
        <w:rPr>
          <w:ins w:id="16723" w:author="Rev 11 Allen Wirfs-Brock" w:date="2012-10-22T10:05:00Z"/>
          <w:i/>
        </w:rPr>
      </w:pPr>
      <w:ins w:id="16724"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rsidR="00B64068" w:rsidRPr="006B6D0A" w:rsidRDefault="00B64068" w:rsidP="00452F0C">
      <w:pPr>
        <w:pStyle w:val="Alg4"/>
        <w:numPr>
          <w:ilvl w:val="1"/>
          <w:numId w:val="1090"/>
        </w:numPr>
        <w:rPr>
          <w:ins w:id="16725" w:author="Rev 11 Allen Wirfs-Brock" w:date="2012-10-22T10:05:00Z"/>
        </w:rPr>
      </w:pPr>
      <w:ins w:id="16726"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16727" w:author="Rev 11 Allen Wirfs-Brock" w:date="2012-10-24T11:58:00Z">
        <w:r w:rsidR="002F1A2E">
          <w:t>nObject</w:t>
        </w:r>
      </w:ins>
      <w:ins w:id="16728"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rsidR="00B64068" w:rsidRPr="009C202C" w:rsidRDefault="00B64068" w:rsidP="00452F0C">
      <w:pPr>
        <w:pStyle w:val="Alg4"/>
        <w:numPr>
          <w:ilvl w:val="1"/>
          <w:numId w:val="1090"/>
        </w:numPr>
        <w:rPr>
          <w:ins w:id="16729" w:author="Rev 11 Allen Wirfs-Brock" w:date="2012-10-22T10:05:00Z"/>
        </w:rPr>
      </w:pPr>
      <w:ins w:id="16730"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rsidR="00B64068" w:rsidRPr="00E77497" w:rsidRDefault="00B64068" w:rsidP="006B2604">
      <w:pPr>
        <w:pStyle w:val="Alg4"/>
        <w:numPr>
          <w:ilvl w:val="0"/>
          <w:numId w:val="1090"/>
        </w:numPr>
        <w:tabs>
          <w:tab w:val="left" w:pos="720"/>
        </w:tabs>
        <w:rPr>
          <w:ins w:id="16731" w:author="Rev 11 Allen Wirfs-Brock" w:date="2012-10-22T10:05:00Z"/>
          <w:rFonts w:ascii="Arial" w:hAnsi="Arial" w:cs="Arial"/>
          <w:sz w:val="18"/>
        </w:rPr>
      </w:pPr>
      <w:ins w:id="16732"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del w:id="16733" w:author="Rev 16 Allen Wirfs-Brock" w:date="2013-06-17T17:07:00Z">
          <w:r w:rsidDel="006B2604">
            <w:rPr>
              <w:rFonts w:ascii="Arial" w:hAnsi="Arial" w:cs="Arial"/>
              <w:sz w:val="18"/>
            </w:rPr>
            <w:delText>z</w:delText>
          </w:r>
        </w:del>
      </w:ins>
      <w:ins w:id="16734" w:author="Rev 16 Allen Wirfs-Brock" w:date="2013-06-17T17:07:00Z">
        <w:r w:rsidR="006B2604">
          <w:rPr>
            <w:rFonts w:ascii="Arial" w:hAnsi="Arial" w:cs="Arial"/>
            <w:sz w:val="18"/>
          </w:rPr>
          <w:t>s</w:t>
        </w:r>
      </w:ins>
      <w:ins w:id="16735" w:author="Rev 11 Allen Wirfs-Brock" w:date="2012-10-22T10:05:00Z">
        <w:r>
          <w:rPr>
            <w:rFonts w:ascii="Arial" w:hAnsi="Arial" w:cs="Arial"/>
            <w:sz w:val="18"/>
          </w:rPr>
          <w:t>ed until after parameter initiali</w:t>
        </w:r>
        <w:del w:id="16736" w:author="Rev 19 Allen Wirfs-Brock" w:date="2013-09-27T10:29:00Z">
          <w:r w:rsidDel="00540AE6">
            <w:rPr>
              <w:rFonts w:ascii="Arial" w:hAnsi="Arial" w:cs="Arial"/>
              <w:sz w:val="18"/>
            </w:rPr>
            <w:delText>z</w:delText>
          </w:r>
        </w:del>
      </w:ins>
      <w:ins w:id="16737" w:author="Rev 19 Allen Wirfs-Brock" w:date="2013-09-27T10:29:00Z">
        <w:r w:rsidR="00540AE6">
          <w:rPr>
            <w:rFonts w:ascii="Arial" w:hAnsi="Arial" w:cs="Arial"/>
            <w:sz w:val="18"/>
          </w:rPr>
          <w:t>s</w:t>
        </w:r>
      </w:ins>
      <w:ins w:id="16738" w:author="Rev 11 Allen Wirfs-Brock" w:date="2012-10-22T10:05:00Z">
        <w:r>
          <w:rPr>
            <w:rFonts w:ascii="Arial" w:hAnsi="Arial" w:cs="Arial"/>
            <w:sz w:val="18"/>
          </w:rPr>
          <w:t>ation</w:t>
        </w:r>
        <w:r w:rsidRPr="00E77497">
          <w:rPr>
            <w:rFonts w:ascii="Arial" w:hAnsi="Arial" w:cs="Arial"/>
            <w:sz w:val="18"/>
          </w:rPr>
          <w:t>.</w:t>
        </w:r>
      </w:ins>
    </w:p>
    <w:p w:rsidR="00B64068" w:rsidRDefault="00B64068" w:rsidP="00452F0C">
      <w:pPr>
        <w:pStyle w:val="Alg4"/>
        <w:numPr>
          <w:ilvl w:val="0"/>
          <w:numId w:val="1090"/>
        </w:numPr>
        <w:tabs>
          <w:tab w:val="left" w:pos="720"/>
        </w:tabs>
        <w:rPr>
          <w:ins w:id="16739" w:author="Rev 11 Allen Wirfs-Brock" w:date="2012-10-22T10:05:00Z"/>
          <w:rFonts w:ascii="Arial" w:hAnsi="Arial" w:cs="Arial"/>
          <w:sz w:val="18"/>
        </w:rPr>
      </w:pPr>
      <w:ins w:id="16740"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rsidR="00B64068" w:rsidRPr="00B820AB" w:rsidRDefault="00B64068" w:rsidP="00452F0C">
      <w:pPr>
        <w:pStyle w:val="Alg4"/>
        <w:numPr>
          <w:ilvl w:val="0"/>
          <w:numId w:val="1090"/>
        </w:numPr>
        <w:rPr>
          <w:ins w:id="16741" w:author="Rev 11 Allen Wirfs-Brock" w:date="2012-10-22T10:05:00Z"/>
        </w:rPr>
      </w:pPr>
      <w:ins w:id="16742"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rsidR="00B64068" w:rsidRPr="00E77497" w:rsidRDefault="00B64068" w:rsidP="00452F0C">
      <w:pPr>
        <w:pStyle w:val="Alg4"/>
        <w:numPr>
          <w:ilvl w:val="0"/>
          <w:numId w:val="1090"/>
        </w:numPr>
        <w:rPr>
          <w:ins w:id="16743" w:author="Rev 11 Allen Wirfs-Brock" w:date="2012-10-22T10:05:00Z"/>
        </w:rPr>
      </w:pPr>
      <w:commentRangeStart w:id="16744"/>
      <w:ins w:id="16745"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16744"/>
        <w:r>
          <w:rPr>
            <w:rStyle w:val="CommentReference"/>
            <w:rFonts w:ascii="Arial" w:eastAsia="MS Mincho" w:hAnsi="Arial"/>
            <w:spacing w:val="0"/>
            <w:lang w:eastAsia="ja-JP"/>
          </w:rPr>
          <w:commentReference w:id="16744"/>
        </w:r>
      </w:ins>
    </w:p>
    <w:p w:rsidR="00B64068" w:rsidRPr="00E77497" w:rsidRDefault="00B64068" w:rsidP="00452F0C">
      <w:pPr>
        <w:pStyle w:val="Alg4"/>
        <w:numPr>
          <w:ilvl w:val="1"/>
          <w:numId w:val="1090"/>
        </w:numPr>
        <w:rPr>
          <w:ins w:id="16746" w:author="Rev 11 Allen Wirfs-Brock" w:date="2012-10-22T10:05:00Z"/>
        </w:rPr>
      </w:pPr>
      <w:ins w:id="16747"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tabs>
          <w:tab w:val="left" w:pos="720"/>
        </w:tabs>
        <w:rPr>
          <w:ins w:id="16748" w:author="Rev 11 Allen Wirfs-Brock" w:date="2012-10-22T10:05:00Z"/>
        </w:rPr>
      </w:pPr>
      <w:ins w:id="16749"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rsidR="00B64068" w:rsidRPr="00E77497" w:rsidRDefault="00B64068" w:rsidP="00452F0C">
      <w:pPr>
        <w:pStyle w:val="Alg4"/>
        <w:numPr>
          <w:ilvl w:val="1"/>
          <w:numId w:val="1090"/>
        </w:numPr>
        <w:rPr>
          <w:ins w:id="16750" w:author="Rev 11 Allen Wirfs-Brock" w:date="2012-10-22T10:05:00Z"/>
        </w:rPr>
      </w:pPr>
      <w:ins w:id="16751" w:author="Rev 11 Allen Wirfs-Brock" w:date="2012-10-22T10:05:00Z">
        <w:r w:rsidRPr="00E77497">
          <w:t>Else,</w:t>
        </w:r>
      </w:ins>
    </w:p>
    <w:p w:rsidR="00B64068" w:rsidRPr="00E77497" w:rsidRDefault="00B64068" w:rsidP="00452F0C">
      <w:pPr>
        <w:pStyle w:val="Alg4"/>
        <w:numPr>
          <w:ilvl w:val="2"/>
          <w:numId w:val="1090"/>
        </w:numPr>
        <w:tabs>
          <w:tab w:val="left" w:pos="720"/>
        </w:tabs>
        <w:rPr>
          <w:ins w:id="16752" w:author="Rev 11 Allen Wirfs-Brock" w:date="2012-10-22T10:05:00Z"/>
        </w:rPr>
      </w:pPr>
      <w:ins w:id="16753"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rsidR="00B64068" w:rsidRPr="00120381" w:rsidRDefault="00B64068" w:rsidP="00452F0C">
      <w:pPr>
        <w:pStyle w:val="Alg4"/>
        <w:numPr>
          <w:ilvl w:val="1"/>
          <w:numId w:val="1090"/>
        </w:numPr>
        <w:rPr>
          <w:ins w:id="16754" w:author="Rev 11 Allen Wirfs-Brock" w:date="2012-10-22T10:05:00Z"/>
          <w:sz w:val="24"/>
          <w:szCs w:val="24"/>
        </w:rPr>
      </w:pPr>
      <w:ins w:id="16755" w:author="Rev 11 Allen Wirfs-Brock" w:date="2012-10-22T10:05:00Z">
        <w:r w:rsidRPr="00E77497">
          <w:t xml:space="preserve">Call </w:t>
        </w:r>
        <w:r w:rsidRPr="00E77497">
          <w:rPr>
            <w:i/>
          </w:rPr>
          <w:t>env</w:t>
        </w:r>
        <w:r w:rsidRPr="00E77497">
          <w:t xml:space="preserve">’s </w:t>
        </w:r>
        <w:del w:id="16756" w:author="Rev 15 Allen Wirfs-Brock" w:date="2013-05-12T19:29:00Z">
          <w:r w:rsidRPr="00E77497" w:rsidDel="00861AE4">
            <w:delText>InitializeBinding</w:delText>
          </w:r>
        </w:del>
      </w:ins>
      <w:ins w:id="16757" w:author="Rev 15 Allen Wirfs-Brock" w:date="2013-05-12T19:29:00Z">
        <w:r w:rsidR="00861AE4">
          <w:t>InitialiseBinding</w:t>
        </w:r>
      </w:ins>
      <w:ins w:id="16758" w:author="Rev 11 Allen Wirfs-Brock" w:date="2012-10-22T10:05:00Z">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rsidR="00B64068" w:rsidRDefault="00B64068" w:rsidP="00452F0C">
      <w:pPr>
        <w:pStyle w:val="Alg4"/>
        <w:numPr>
          <w:ilvl w:val="0"/>
          <w:numId w:val="1090"/>
        </w:numPr>
        <w:tabs>
          <w:tab w:val="left" w:pos="720"/>
        </w:tabs>
        <w:rPr>
          <w:ins w:id="16759" w:author="Rev 11 Allen Wirfs-Brock" w:date="2012-10-22T10:05:00Z"/>
          <w:rFonts w:ascii="Arial" w:hAnsi="Arial" w:cs="Arial"/>
          <w:sz w:val="18"/>
        </w:rPr>
      </w:pPr>
      <w:ins w:id="16760" w:author="Rev 11 Allen Wirfs-Brock" w:date="2012-10-22T10:05:00Z">
        <w:r>
          <w:t xml:space="preserve">Let </w:t>
        </w:r>
        <w:r w:rsidRPr="00E91EEE">
          <w:rPr>
            <w:i/>
          </w:rPr>
          <w:t>formalStatus</w:t>
        </w:r>
        <w:r>
          <w:t xml:space="preserve"> be the result of performing Binding</w:t>
        </w:r>
        <w:del w:id="16761" w:author="Rev 19 Allen Wirfs-Brock" w:date="2013-09-23T16:47:00Z">
          <w:r w:rsidDel="00427ECF">
            <w:delText xml:space="preserve"> </w:delText>
          </w:r>
        </w:del>
        <w:r>
          <w:t xml:space="preserve">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rsidR="00B64068" w:rsidRDefault="00B64068" w:rsidP="00452F0C">
      <w:pPr>
        <w:pStyle w:val="Alg4"/>
        <w:numPr>
          <w:ilvl w:val="0"/>
          <w:numId w:val="1090"/>
        </w:numPr>
        <w:rPr>
          <w:ins w:id="16762" w:author="Rev 11 Allen Wirfs-Brock" w:date="2012-10-22T10:05:00Z"/>
        </w:rPr>
      </w:pPr>
      <w:ins w:id="16763" w:author="Rev 11 Allen Wirfs-Brock" w:date="2012-10-22T10:05:00Z">
        <w:r>
          <w:t>ReturnIfAbrupt(</w:t>
        </w:r>
        <w:r w:rsidRPr="00C91100">
          <w:rPr>
            <w:i/>
          </w:rPr>
          <w:t>formalStatus</w:t>
        </w:r>
        <w:r>
          <w:t>).</w:t>
        </w:r>
      </w:ins>
    </w:p>
    <w:p w:rsidR="00B64068" w:rsidRPr="004D1BD1" w:rsidRDefault="00B64068" w:rsidP="00AE5A8E">
      <w:pPr>
        <w:pStyle w:val="Alg4"/>
        <w:numPr>
          <w:ilvl w:val="0"/>
          <w:numId w:val="1090"/>
        </w:numPr>
        <w:spacing w:after="240"/>
        <w:rPr>
          <w:ins w:id="16764" w:author="Rev 11 Allen Wirfs-Brock" w:date="2012-10-22T10:05:00Z"/>
        </w:rPr>
      </w:pPr>
      <w:ins w:id="16765" w:author="Rev 11 Allen Wirfs-Brock" w:date="2012-10-22T10:05:00Z">
        <w:r w:rsidRPr="004D1BD1">
          <w:t>Return</w:t>
        </w:r>
        <w:r>
          <w:t xml:space="preserve"> NormalCompletion(</w:t>
        </w:r>
        <w:r w:rsidRPr="009B3B81">
          <w:rPr>
            <w:rFonts w:ascii="Arial" w:hAnsi="Arial" w:cs="Arial"/>
          </w:rPr>
          <w:t>empty</w:t>
        </w:r>
        <w:r>
          <w:t>)</w:t>
        </w:r>
        <w:del w:id="16766" w:author="Rev 12 Allen Wirfs-Brock" w:date="2012-10-29T17:16:00Z">
          <w:r w:rsidDel="00AE5A8E">
            <w:delText>.</w:delText>
          </w:r>
          <w:r w:rsidRPr="004D1BD1" w:rsidDel="00AE5A8E">
            <w:delText>.</w:delText>
          </w:r>
        </w:del>
      </w:ins>
      <w:ins w:id="16767" w:author="Rev 12 Allen Wirfs-Brock" w:date="2012-10-29T17:16:00Z">
        <w:r w:rsidR="00AE5A8E">
          <w:t>.</w:t>
        </w:r>
      </w:ins>
    </w:p>
    <w:p w:rsidR="00751335" w:rsidRDefault="00751335" w:rsidP="00751335">
      <w:pPr>
        <w:pStyle w:val="a3"/>
        <w:rPr>
          <w:ins w:id="16768" w:author="Rev 15 Allen Wirfs-Brock" w:date="2013-03-27T14:29:00Z"/>
        </w:rPr>
      </w:pPr>
      <w:bookmarkStart w:id="16769" w:name="_Toc368050888"/>
      <w:commentRangeStart w:id="16770"/>
      <w:commentRangeStart w:id="16771"/>
      <w:ins w:id="16772" w:author="Rev 15 Allen Wirfs-Brock" w:date="2013-03-27T14:29:00Z">
        <w:r>
          <w:t>The __proto__ pseudo property.</w:t>
        </w:r>
        <w:commentRangeEnd w:id="16770"/>
        <w:r>
          <w:rPr>
            <w:rStyle w:val="CommentReference"/>
            <w:b w:val="0"/>
          </w:rPr>
          <w:commentReference w:id="16770"/>
        </w:r>
        <w:commentRangeEnd w:id="16771"/>
        <w:r>
          <w:rPr>
            <w:rStyle w:val="CommentReference"/>
            <w:b w:val="0"/>
          </w:rPr>
          <w:commentReference w:id="16771"/>
        </w:r>
        <w:bookmarkEnd w:id="16769"/>
      </w:ins>
    </w:p>
    <w:p w:rsidR="00751335" w:rsidRDefault="00751335" w:rsidP="00751335">
      <w:pPr>
        <w:pStyle w:val="a4"/>
        <w:rPr>
          <w:ins w:id="16773" w:author="Rev 15 Allen Wirfs-Brock" w:date="2013-03-27T14:29:00Z"/>
        </w:rPr>
      </w:pPr>
      <w:ins w:id="16774" w:author="Rev 15 Allen Wirfs-Brock" w:date="2013-03-27T14:29:00Z">
        <w:r>
          <w:t>Object.prototype.__proto__</w:t>
        </w:r>
      </w:ins>
    </w:p>
    <w:p w:rsidR="00751335" w:rsidRDefault="00751335" w:rsidP="00751335">
      <w:pPr>
        <w:rPr>
          <w:ins w:id="16775" w:author="Rev 15 Allen Wirfs-Brock" w:date="2013-03-27T14:29:00Z"/>
        </w:rPr>
      </w:pPr>
      <w:ins w:id="16776" w:author="Rev 15 Allen Wirfs-Brock" w:date="2013-03-27T14:29:00Z">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ins>
    </w:p>
    <w:p w:rsidR="00751335" w:rsidRDefault="00751335" w:rsidP="00751335">
      <w:pPr>
        <w:rPr>
          <w:ins w:id="16777" w:author="Rev 15 Allen Wirfs-Brock" w:date="2013-03-27T14:29:00Z"/>
        </w:rPr>
      </w:pPr>
      <w:ins w:id="16778" w:author="Rev 15 Allen Wirfs-Brock" w:date="2013-03-27T14:29:00Z">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16779"/>
        <w:r>
          <w:t>only if this property is initially present on the primordial Object prototype object.</w:t>
        </w:r>
        <w:commentRangeEnd w:id="16779"/>
        <w:r>
          <w:rPr>
            <w:rStyle w:val="CommentReference"/>
          </w:rPr>
          <w:commentReference w:id="16779"/>
        </w:r>
      </w:ins>
    </w:p>
    <w:p w:rsidR="00751335" w:rsidRPr="000C3094" w:rsidRDefault="00751335" w:rsidP="00751335">
      <w:pPr>
        <w:rPr>
          <w:ins w:id="16780" w:author="Rev 15 Allen Wirfs-Brock" w:date="2013-03-27T14:29:00Z"/>
          <w:sz w:val="18"/>
          <w:szCs w:val="18"/>
        </w:rPr>
      </w:pPr>
      <w:ins w:id="16781" w:author="Rev 15 Allen Wirfs-Brock" w:date="2013-03-27T14:29: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ins>
    </w:p>
    <w:p w:rsidR="00751335" w:rsidRDefault="00751335" w:rsidP="006A78DC">
      <w:pPr>
        <w:pStyle w:val="a3"/>
        <w:rPr>
          <w:ins w:id="16782" w:author="Rev 15 Allen Wirfs-Brock" w:date="2013-03-27T14:29:00Z"/>
        </w:rPr>
      </w:pPr>
      <w:ins w:id="16783" w:author="Rev 15 Allen Wirfs-Brock" w:date="2013-03-27T14:29:00Z">
        <w:r>
          <w:t xml:space="preserve"> </w:t>
        </w:r>
        <w:bookmarkStart w:id="16784" w:name="_Toc368050889"/>
        <w:r>
          <w:t>Changes To Internal Methods__</w:t>
        </w:r>
        <w:bookmarkEnd w:id="16784"/>
      </w:ins>
    </w:p>
    <w:p w:rsidR="00751335" w:rsidRDefault="00751335" w:rsidP="00751335">
      <w:pPr>
        <w:rPr>
          <w:ins w:id="16785" w:author="Rev 15 Allen Wirfs-Brock" w:date="2013-03-27T14:29:00Z"/>
        </w:rPr>
      </w:pPr>
      <w:ins w:id="16786" w:author="Rev 15 Allen Wirfs-Brock" w:date="2013-03-27T14:29:00Z">
        <w:r>
          <w:t>The definition of the [[Get]] internal method given in 8.12.3 is replaced with the following:</w:t>
        </w:r>
      </w:ins>
    </w:p>
    <w:p w:rsidR="00751335" w:rsidRDefault="00751335" w:rsidP="00751335">
      <w:pPr>
        <w:pStyle w:val="Alg4"/>
        <w:numPr>
          <w:ilvl w:val="0"/>
          <w:numId w:val="656"/>
        </w:numPr>
        <w:rPr>
          <w:ins w:id="16787" w:author="Rev 15 Allen Wirfs-Brock" w:date="2013-03-27T14:29:00Z"/>
        </w:rPr>
      </w:pPr>
      <w:ins w:id="16788" w:author="Rev 15 Allen Wirfs-Brock" w:date="2013-03-27T14:29:00Z">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ins>
    </w:p>
    <w:p w:rsidR="00751335" w:rsidRPr="00E77497" w:rsidRDefault="00751335" w:rsidP="00751335">
      <w:pPr>
        <w:pStyle w:val="Alg4"/>
        <w:numPr>
          <w:ilvl w:val="1"/>
          <w:numId w:val="656"/>
        </w:numPr>
        <w:rPr>
          <w:ins w:id="16789" w:author="Rev 15 Allen Wirfs-Brock" w:date="2013-03-27T14:29:00Z"/>
        </w:rPr>
      </w:pPr>
      <w:commentRangeStart w:id="16790"/>
      <w:ins w:id="16791" w:author="Rev 15 Allen Wirfs-Brock" w:date="2013-03-27T14:2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16790"/>
        <w:r>
          <w:rPr>
            <w:rStyle w:val="CommentReference"/>
            <w:rFonts w:ascii="Arial" w:eastAsia="MS Mincho" w:hAnsi="Arial"/>
            <w:spacing w:val="0"/>
            <w:lang w:eastAsia="ja-JP"/>
          </w:rPr>
          <w:commentReference w:id="16790"/>
        </w:r>
      </w:ins>
    </w:p>
    <w:p w:rsidR="00751335" w:rsidRPr="007E57F6" w:rsidRDefault="00751335" w:rsidP="00751335">
      <w:pPr>
        <w:pStyle w:val="Alg4"/>
        <w:numPr>
          <w:ilvl w:val="1"/>
          <w:numId w:val="656"/>
        </w:numPr>
        <w:rPr>
          <w:ins w:id="16792" w:author="Rev 15 Allen Wirfs-Brock" w:date="2013-03-27T14:29:00Z"/>
        </w:rPr>
      </w:pPr>
      <w:ins w:id="16793" w:author="Rev 15 Allen Wirfs-Brock" w:date="2013-03-27T14:29:00Z">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ins>
    </w:p>
    <w:p w:rsidR="00751335" w:rsidRPr="00E77497" w:rsidRDefault="00751335" w:rsidP="00751335">
      <w:pPr>
        <w:pStyle w:val="Alg4"/>
        <w:numPr>
          <w:ilvl w:val="2"/>
          <w:numId w:val="656"/>
        </w:numPr>
        <w:rPr>
          <w:ins w:id="16794" w:author="Rev 15 Allen Wirfs-Brock" w:date="2013-03-27T14:29:00Z"/>
        </w:rPr>
      </w:pPr>
      <w:ins w:id="16795" w:author="Rev 15 Allen Wirfs-Brock" w:date="2013-03-27T14:29:00Z">
        <w:r>
          <w:t>Return the value of the [[Prototype]] internal</w:t>
        </w:r>
        <w:r w:rsidRPr="009668F0">
          <w:t xml:space="preserve"> </w:t>
        </w:r>
        <w:r>
          <w:t xml:space="preserve">data property of </w:t>
        </w:r>
        <w:r w:rsidRPr="00A56E1A">
          <w:rPr>
            <w:i/>
          </w:rPr>
          <w:t>O</w:t>
        </w:r>
        <w:r w:rsidRPr="00E77497">
          <w:t>.</w:t>
        </w:r>
      </w:ins>
    </w:p>
    <w:p w:rsidR="00751335" w:rsidRDefault="00751335" w:rsidP="00751335">
      <w:pPr>
        <w:pStyle w:val="Alg4"/>
        <w:numPr>
          <w:ilvl w:val="0"/>
          <w:numId w:val="656"/>
        </w:numPr>
        <w:spacing w:after="120"/>
        <w:rPr>
          <w:ins w:id="16796" w:author="Rev 15 Allen Wirfs-Brock" w:date="2013-03-27T14:29:00Z"/>
        </w:rPr>
      </w:pPr>
      <w:ins w:id="16797" w:author="Rev 15 Allen Wirfs-Brock" w:date="2013-03-27T14:29:00Z">
        <w:r>
          <w:t>Continue by executing the steps of 8.12.3 starting with step 1</w:t>
        </w:r>
        <w:r w:rsidRPr="00E77497">
          <w:t>.</w:t>
        </w:r>
      </w:ins>
    </w:p>
    <w:p w:rsidR="00751335" w:rsidRPr="00966F28" w:rsidRDefault="00751335" w:rsidP="00751335">
      <w:pPr>
        <w:rPr>
          <w:ins w:id="16798" w:author="Rev 15 Allen Wirfs-Brock" w:date="2013-03-27T14:29:00Z"/>
          <w:color w:val="FF0000"/>
        </w:rPr>
      </w:pPr>
    </w:p>
    <w:p w:rsidR="00751335" w:rsidRPr="00966F28" w:rsidRDefault="00751335" w:rsidP="00751335">
      <w:pPr>
        <w:rPr>
          <w:ins w:id="16799" w:author="Rev 15 Allen Wirfs-Brock" w:date="2013-03-27T14:29:00Z"/>
          <w:color w:val="FF0000"/>
        </w:rPr>
      </w:pPr>
      <w:commentRangeStart w:id="16800"/>
      <w:ins w:id="16801" w:author="Rev 15 Allen Wirfs-Brock" w:date="2013-03-27T14:29:00Z">
        <w:r w:rsidRPr="00966F28">
          <w:rPr>
            <w:color w:val="FF0000"/>
          </w:rPr>
          <w:t>The definition of the [[Put]] internal method given in 8.12.5 is replaced with the following:</w:t>
        </w:r>
        <w:commentRangeEnd w:id="16800"/>
        <w:r w:rsidRPr="00966F28">
          <w:rPr>
            <w:rStyle w:val="CommentReference"/>
            <w:color w:val="FF0000"/>
          </w:rPr>
          <w:commentReference w:id="16800"/>
        </w:r>
      </w:ins>
    </w:p>
    <w:p w:rsidR="00751335" w:rsidRPr="00966F28" w:rsidRDefault="00751335" w:rsidP="00751335">
      <w:pPr>
        <w:pStyle w:val="Alg4"/>
        <w:numPr>
          <w:ilvl w:val="0"/>
          <w:numId w:val="657"/>
        </w:numPr>
        <w:rPr>
          <w:ins w:id="16802" w:author="Rev 15 Allen Wirfs-Brock" w:date="2013-03-27T14:29:00Z"/>
          <w:color w:val="FF0000"/>
        </w:rPr>
      </w:pPr>
      <w:ins w:id="16803" w:author="Rev 15 Allen Wirfs-Brock" w:date="2013-03-27T14:29:00Z">
        <w:r w:rsidRPr="00966F28">
          <w:rPr>
            <w:color w:val="FF0000"/>
          </w:rPr>
          <w:lastRenderedPageBreak/>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ins>
    </w:p>
    <w:p w:rsidR="00751335" w:rsidRPr="00E77497" w:rsidRDefault="00751335" w:rsidP="00751335">
      <w:pPr>
        <w:pStyle w:val="Alg4"/>
        <w:numPr>
          <w:ilvl w:val="1"/>
          <w:numId w:val="657"/>
        </w:numPr>
        <w:rPr>
          <w:ins w:id="16804" w:author="Rev 15 Allen Wirfs-Brock" w:date="2013-03-27T14:29:00Z"/>
        </w:rPr>
      </w:pPr>
      <w:ins w:id="16805" w:author="Rev 15 Allen Wirfs-Brock" w:date="2013-03-27T14:29:00Z">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16806"/>
        <w:r w:rsidRPr="00966F28">
          <w:rPr>
            <w:color w:val="FF0000"/>
          </w:rPr>
          <w:t xml:space="preserve">[[GetProperty]] </w:t>
        </w:r>
        <w:commentRangeEnd w:id="16806"/>
        <w:r w:rsidRPr="00966F28">
          <w:rPr>
            <w:rStyle w:val="CommentReference"/>
            <w:rFonts w:ascii="Arial" w:eastAsia="MS Mincho" w:hAnsi="Arial"/>
            <w:color w:val="FF0000"/>
            <w:spacing w:val="0"/>
            <w:lang w:eastAsia="ja-JP"/>
          </w:rPr>
          <w:commentReference w:id="16806"/>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ins>
    </w:p>
    <w:p w:rsidR="00751335" w:rsidRPr="007E57F6" w:rsidRDefault="00751335" w:rsidP="00751335">
      <w:pPr>
        <w:pStyle w:val="Alg4"/>
        <w:numPr>
          <w:ilvl w:val="1"/>
          <w:numId w:val="657"/>
        </w:numPr>
        <w:rPr>
          <w:ins w:id="16807" w:author="Rev 15 Allen Wirfs-Brock" w:date="2013-03-27T14:29:00Z"/>
        </w:rPr>
      </w:pPr>
      <w:ins w:id="16808" w:author="Rev 15 Allen Wirfs-Brock" w:date="2013-03-27T14:29:00Z">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ins>
    </w:p>
    <w:p w:rsidR="00751335" w:rsidRDefault="00751335" w:rsidP="00751335">
      <w:pPr>
        <w:pStyle w:val="Alg4"/>
        <w:numPr>
          <w:ilvl w:val="2"/>
          <w:numId w:val="657"/>
        </w:numPr>
        <w:rPr>
          <w:ins w:id="16809" w:author="Rev 15 Allen Wirfs-Brock" w:date="2013-03-27T14:29:00Z"/>
        </w:rPr>
      </w:pPr>
      <w:ins w:id="16810" w:author="Rev 15 Allen Wirfs-Brock" w:date="2013-03-27T14:29:00Z">
        <w:r>
          <w:t xml:space="preserve">If the type of </w:t>
        </w:r>
        <w:r>
          <w:rPr>
            <w:i/>
          </w:rPr>
          <w:t>V</w:t>
        </w:r>
        <w:r>
          <w:t xml:space="preserve"> is neither Object or Null, return</w:t>
        </w:r>
      </w:ins>
    </w:p>
    <w:p w:rsidR="00751335" w:rsidRDefault="00751335" w:rsidP="00751335">
      <w:pPr>
        <w:pStyle w:val="Alg4"/>
        <w:numPr>
          <w:ilvl w:val="2"/>
          <w:numId w:val="657"/>
        </w:numPr>
        <w:rPr>
          <w:ins w:id="16811" w:author="Rev 15 Allen Wirfs-Brock" w:date="2013-03-27T14:29:00Z"/>
        </w:rPr>
      </w:pPr>
      <w:ins w:id="16812" w:author="Rev 15 Allen Wirfs-Brock" w:date="2013-03-27T14:29:00Z">
        <w:r>
          <w:t xml:space="preserve">Set the value of the [[Prototype]] internal data property of </w:t>
        </w:r>
        <w:r w:rsidRPr="00FA5D11">
          <w:rPr>
            <w:i/>
            <w:iCs/>
          </w:rPr>
          <w:t>O</w:t>
        </w:r>
        <w:r>
          <w:t xml:space="preserve"> to </w:t>
        </w:r>
        <w:r w:rsidRPr="00FA5D11">
          <w:rPr>
            <w:i/>
            <w:iCs/>
          </w:rPr>
          <w:t>V</w:t>
        </w:r>
        <w:r>
          <w:t>.</w:t>
        </w:r>
      </w:ins>
    </w:p>
    <w:p w:rsidR="00751335" w:rsidRPr="00E77497" w:rsidRDefault="00751335" w:rsidP="00751335">
      <w:pPr>
        <w:pStyle w:val="Alg4"/>
        <w:numPr>
          <w:ilvl w:val="2"/>
          <w:numId w:val="657"/>
        </w:numPr>
        <w:rPr>
          <w:ins w:id="16813" w:author="Rev 15 Allen Wirfs-Brock" w:date="2013-03-27T14:29:00Z"/>
        </w:rPr>
      </w:pPr>
      <w:ins w:id="16814" w:author="Rev 15 Allen Wirfs-Brock" w:date="2013-03-27T14:29:00Z">
        <w:r>
          <w:t>Return</w:t>
        </w:r>
        <w:r w:rsidRPr="00E77497">
          <w:t>.</w:t>
        </w:r>
      </w:ins>
    </w:p>
    <w:p w:rsidR="00751335" w:rsidRPr="00E77497" w:rsidRDefault="00751335" w:rsidP="00751335">
      <w:pPr>
        <w:pStyle w:val="Alg4"/>
        <w:numPr>
          <w:ilvl w:val="0"/>
          <w:numId w:val="657"/>
        </w:numPr>
        <w:spacing w:after="120"/>
        <w:rPr>
          <w:ins w:id="16815" w:author="Rev 15 Allen Wirfs-Brock" w:date="2013-03-27T14:29:00Z"/>
        </w:rPr>
      </w:pPr>
      <w:ins w:id="16816" w:author="Rev 15 Allen Wirfs-Brock" w:date="2013-03-27T14:29:00Z">
        <w:r>
          <w:t>Continue by executing the steps of 8.12.5 starting with step 1</w:t>
        </w:r>
        <w:r w:rsidRPr="00E77497">
          <w:t>.</w:t>
        </w:r>
      </w:ins>
    </w:p>
    <w:p w:rsidR="00751335" w:rsidRDefault="00751335" w:rsidP="00751335">
      <w:pPr>
        <w:rPr>
          <w:ins w:id="16817" w:author="Rev 15 Allen Wirfs-Brock" w:date="2013-03-27T14:29:00Z"/>
        </w:rPr>
      </w:pPr>
      <w:ins w:id="16818" w:author="Rev 15 Allen Wirfs-Brock" w:date="2013-03-27T14:29:00Z">
        <w:r>
          <w:t>The definition of the [[Delete]] internal method given in 8.12.7 is replaced with the following:</w:t>
        </w:r>
      </w:ins>
    </w:p>
    <w:p w:rsidR="00751335" w:rsidRDefault="00751335" w:rsidP="00751335">
      <w:pPr>
        <w:pStyle w:val="Alg4"/>
        <w:numPr>
          <w:ilvl w:val="0"/>
          <w:numId w:val="658"/>
        </w:numPr>
        <w:rPr>
          <w:ins w:id="16819" w:author="Rev 15 Allen Wirfs-Brock" w:date="2013-03-27T14:29:00Z"/>
        </w:rPr>
      </w:pPr>
      <w:ins w:id="16820"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751335" w:rsidRPr="00E77497" w:rsidRDefault="00751335" w:rsidP="00751335">
      <w:pPr>
        <w:pStyle w:val="Alg4"/>
        <w:numPr>
          <w:ilvl w:val="1"/>
          <w:numId w:val="658"/>
        </w:numPr>
        <w:rPr>
          <w:ins w:id="16821" w:author="Rev 15 Allen Wirfs-Brock" w:date="2013-03-27T14:29:00Z"/>
        </w:rPr>
      </w:pPr>
      <w:ins w:id="16822"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rsidR="00751335" w:rsidRPr="00E77497" w:rsidRDefault="00751335" w:rsidP="00751335">
      <w:pPr>
        <w:pStyle w:val="Alg4"/>
        <w:numPr>
          <w:ilvl w:val="0"/>
          <w:numId w:val="658"/>
        </w:numPr>
        <w:spacing w:after="120"/>
        <w:rPr>
          <w:ins w:id="16823" w:author="Rev 15 Allen Wirfs-Brock" w:date="2013-03-27T14:29:00Z"/>
        </w:rPr>
      </w:pPr>
      <w:ins w:id="16824" w:author="Rev 15 Allen Wirfs-Brock" w:date="2013-03-27T14:29:00Z">
        <w:r>
          <w:t>Continue by executing the steps of 8.12.7 starting with step 1</w:t>
        </w:r>
        <w:r w:rsidRPr="00E77497">
          <w:t>.</w:t>
        </w:r>
      </w:ins>
    </w:p>
    <w:p w:rsidR="00751335" w:rsidRDefault="00751335" w:rsidP="00751335">
      <w:pPr>
        <w:rPr>
          <w:ins w:id="16825" w:author="Rev 15 Allen Wirfs-Brock" w:date="2013-03-27T14:29:00Z"/>
        </w:rPr>
      </w:pPr>
    </w:p>
    <w:p w:rsidR="00751335" w:rsidRDefault="00751335" w:rsidP="00751335">
      <w:pPr>
        <w:rPr>
          <w:ins w:id="16826" w:author="Rev 15 Allen Wirfs-Brock" w:date="2013-03-27T14:29:00Z"/>
        </w:rPr>
      </w:pPr>
      <w:ins w:id="16827" w:author="Rev 15 Allen Wirfs-Brock" w:date="2013-03-27T14:29:00Z">
        <w:r>
          <w:t xml:space="preserve">The definition of the [[DefineOwnProperty]] internal method given in 8.12.9 is replaced with the </w:t>
        </w:r>
        <w:commentRangeStart w:id="16828"/>
        <w:r>
          <w:t>following</w:t>
        </w:r>
        <w:commentRangeEnd w:id="16828"/>
        <w:r>
          <w:rPr>
            <w:rStyle w:val="CommentReference"/>
          </w:rPr>
          <w:commentReference w:id="16828"/>
        </w:r>
        <w:r>
          <w:t>:</w:t>
        </w:r>
      </w:ins>
    </w:p>
    <w:p w:rsidR="00751335" w:rsidRDefault="00751335" w:rsidP="00751335">
      <w:pPr>
        <w:pStyle w:val="Alg4"/>
        <w:numPr>
          <w:ilvl w:val="0"/>
          <w:numId w:val="659"/>
        </w:numPr>
        <w:rPr>
          <w:ins w:id="16829" w:author="Rev 15 Allen Wirfs-Brock" w:date="2013-03-27T14:29:00Z"/>
        </w:rPr>
      </w:pPr>
      <w:ins w:id="16830"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751335" w:rsidRDefault="00751335" w:rsidP="00751335">
      <w:pPr>
        <w:pStyle w:val="Alg4"/>
        <w:numPr>
          <w:ilvl w:val="1"/>
          <w:numId w:val="659"/>
        </w:numPr>
        <w:rPr>
          <w:ins w:id="16831" w:author="Rev 15 Allen Wirfs-Brock" w:date="2013-03-27T14:29:00Z"/>
        </w:rPr>
      </w:pPr>
      <w:ins w:id="16832" w:author="Rev 15 Allen Wirfs-Brock" w:date="2013-03-27T14:29:00Z">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ins>
    </w:p>
    <w:p w:rsidR="00751335" w:rsidRPr="00E77497" w:rsidRDefault="00751335" w:rsidP="00751335">
      <w:pPr>
        <w:pStyle w:val="Alg4"/>
        <w:numPr>
          <w:ilvl w:val="2"/>
          <w:numId w:val="659"/>
        </w:numPr>
        <w:rPr>
          <w:ins w:id="16833" w:author="Rev 15 Allen Wirfs-Brock" w:date="2013-03-27T14:29:00Z"/>
        </w:rPr>
      </w:pPr>
      <w:ins w:id="16834"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rsidR="00751335" w:rsidRPr="00E77497" w:rsidRDefault="00751335" w:rsidP="00751335">
      <w:pPr>
        <w:pStyle w:val="Alg4"/>
        <w:numPr>
          <w:ilvl w:val="0"/>
          <w:numId w:val="659"/>
        </w:numPr>
        <w:spacing w:after="120"/>
        <w:rPr>
          <w:ins w:id="16835" w:author="Rev 15 Allen Wirfs-Brock" w:date="2013-03-27T14:29:00Z"/>
        </w:rPr>
      </w:pPr>
      <w:ins w:id="16836" w:author="Rev 15 Allen Wirfs-Brock" w:date="2013-03-27T14:29:00Z">
        <w:r>
          <w:t>Continue by executing the steps of 8.12.9 starting with step 1</w:t>
        </w:r>
        <w:r w:rsidRPr="00E77497">
          <w:t>.</w:t>
        </w:r>
      </w:ins>
    </w:p>
    <w:p w:rsidR="00751335" w:rsidRDefault="00751335" w:rsidP="00751335">
      <w:pPr>
        <w:rPr>
          <w:ins w:id="16837" w:author="Rev 15 Allen Wirfs-Brock" w:date="2013-03-27T14:29:00Z"/>
        </w:rPr>
      </w:pPr>
    </w:p>
    <w:p w:rsidR="00751335" w:rsidRPr="006E2052" w:rsidRDefault="00751335" w:rsidP="00751335">
      <w:pPr>
        <w:rPr>
          <w:ins w:id="16838" w:author="Rev 15 Allen Wirfs-Brock" w:date="2013-03-27T14:29:00Z"/>
        </w:rPr>
      </w:pPr>
    </w:p>
    <w:p w:rsidR="00D97F5F" w:rsidRPr="00E77497" w:rsidRDefault="00D97F5F" w:rsidP="00D97F5F">
      <w:pPr>
        <w:pStyle w:val="Heading3"/>
      </w:pPr>
      <w:bookmarkStart w:id="16839" w:name="_Toc368050890"/>
      <w:moveToRangeStart w:id="16840" w:author="Rev 19 Allen Wirfs-Brock" w:date="2013-09-26T09:42:00Z" w:name="move367951873"/>
      <w:moveTo w:id="16841" w:author="Rev 19 Allen Wirfs-Brock" w:date="2013-09-26T09:42:00Z">
        <w:r w:rsidRPr="00E77497">
          <w:t>[[</w:t>
        </w:r>
        <w:r>
          <w:t>Has</w:t>
        </w:r>
        <w:r w:rsidRPr="00E77497">
          <w:t>OwnProperty]] (P)</w:t>
        </w:r>
        <w:bookmarkEnd w:id="16839"/>
      </w:moveTo>
    </w:p>
    <w:p w:rsidR="00D97F5F" w:rsidRPr="00E77497" w:rsidRDefault="00D97F5F" w:rsidP="00D97F5F">
      <w:moveTo w:id="16842" w:author="Rev 19 Allen Wirfs-Brock" w:date="2013-09-26T09:42:00Z">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moveTo>
    </w:p>
    <w:p w:rsidR="00D97F5F" w:rsidRPr="00E77497" w:rsidDel="004372C5" w:rsidRDefault="00D97F5F" w:rsidP="00D97F5F">
      <w:pPr>
        <w:pStyle w:val="Alg4"/>
        <w:numPr>
          <w:ilvl w:val="0"/>
          <w:numId w:val="1124"/>
        </w:numPr>
        <w:spacing w:before="240"/>
        <w:contextualSpacing/>
      </w:pPr>
      <w:moveTo w:id="16843" w:author="Rev 19 Allen Wirfs-Brock" w:date="2013-09-26T09:42:00Z">
        <w:r>
          <w:t>Assert: IsPropertyKey(</w:t>
        </w:r>
        <w:r>
          <w:rPr>
            <w:i/>
            <w:iCs/>
          </w:rPr>
          <w:t>P</w:t>
        </w:r>
        <w:r>
          <w:t xml:space="preserve">) is </w:t>
        </w:r>
        <w:r w:rsidRPr="00B40933">
          <w:rPr>
            <w:b/>
            <w:bCs/>
          </w:rPr>
          <w:t>true</w:t>
        </w:r>
        <w:r w:rsidRPr="00E77497" w:rsidDel="004372C5">
          <w:t>.</w:t>
        </w:r>
      </w:moveTo>
    </w:p>
    <w:p w:rsidR="00D97F5F" w:rsidRPr="00E77497" w:rsidDel="004372C5" w:rsidRDefault="00D97F5F" w:rsidP="00D97F5F">
      <w:pPr>
        <w:pStyle w:val="Alg4"/>
        <w:numPr>
          <w:ilvl w:val="0"/>
          <w:numId w:val="1124"/>
        </w:numPr>
        <w:spacing w:after="240"/>
        <w:contextualSpacing/>
      </w:pPr>
      <w:moveTo w:id="16844" w:author="Rev 19 Allen Wirfs-Brock" w:date="2013-09-26T09:42:00Z">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moveTo>
    </w:p>
    <w:p w:rsidR="00D97F5F" w:rsidRPr="00E77497" w:rsidRDefault="00D97F5F" w:rsidP="00D97F5F">
      <w:pPr>
        <w:pStyle w:val="Alg4"/>
        <w:numPr>
          <w:ilvl w:val="0"/>
          <w:numId w:val="1124"/>
        </w:numPr>
        <w:spacing w:after="240"/>
      </w:pPr>
      <w:moveTo w:id="16845" w:author="Rev 19 Allen Wirfs-Brock" w:date="2013-09-26T09:42:00Z">
        <w:r>
          <w:t xml:space="preserve">Return </w:t>
        </w:r>
        <w:r w:rsidRPr="005966CE">
          <w:rPr>
            <w:b/>
            <w:bCs/>
          </w:rPr>
          <w:t>true</w:t>
        </w:r>
        <w:r>
          <w:t>.</w:t>
        </w:r>
      </w:moveTo>
    </w:p>
    <w:p w:rsidR="00D97F5F" w:rsidRPr="00E77497" w:rsidRDefault="00D97F5F" w:rsidP="00D97F5F">
      <w:pPr>
        <w:pStyle w:val="Heading4"/>
      </w:pPr>
      <w:moveToRangeStart w:id="16846" w:author="Rev 19 Allen Wirfs-Brock" w:date="2013-09-26T09:46:00Z" w:name="move367952104"/>
      <w:moveToRangeEnd w:id="16840"/>
      <w:moveTo w:id="16847" w:author="Rev 19 Allen Wirfs-Brock" w:date="2013-09-26T09:46:00Z">
        <w:r w:rsidRPr="00E77497">
          <w:t>[[</w:t>
        </w:r>
        <w:r>
          <w:t>Has</w:t>
        </w:r>
        <w:r w:rsidRPr="00E77497">
          <w:t>OwnProperty]] (P)</w:t>
        </w:r>
      </w:moveTo>
    </w:p>
    <w:p w:rsidR="00D97F5F" w:rsidRPr="00E77497" w:rsidRDefault="00D97F5F" w:rsidP="00D97F5F">
      <w:moveTo w:id="16848" w:author="Rev 19 Allen Wirfs-Brock" w:date="2013-09-26T09:46:00Z">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moveTo>
    </w:p>
    <w:p w:rsidR="00D97F5F" w:rsidRPr="00E77497" w:rsidDel="004372C5" w:rsidRDefault="00D97F5F" w:rsidP="00D97F5F">
      <w:pPr>
        <w:pStyle w:val="Alg4"/>
        <w:numPr>
          <w:ilvl w:val="0"/>
          <w:numId w:val="1247"/>
        </w:numPr>
        <w:spacing w:before="240"/>
        <w:contextualSpacing/>
      </w:pPr>
      <w:moveTo w:id="16849" w:author="Rev 19 Allen Wirfs-Brock" w:date="2013-09-26T09:46:00Z">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moveTo>
    </w:p>
    <w:p w:rsidR="00D97F5F" w:rsidRDefault="00D97F5F" w:rsidP="00D97F5F">
      <w:pPr>
        <w:pStyle w:val="Alg4"/>
        <w:numPr>
          <w:ilvl w:val="0"/>
          <w:numId w:val="1247"/>
        </w:numPr>
        <w:spacing w:after="240"/>
        <w:contextualSpacing/>
      </w:pPr>
      <w:moveTo w:id="16850" w:author="Rev 19 Allen Wirfs-Brock" w:date="2013-09-26T09:46:00Z">
        <w:r>
          <w:t xml:space="preserve">Let </w:t>
        </w:r>
        <w:r>
          <w:rPr>
            <w:i/>
            <w:iCs/>
          </w:rPr>
          <w:t>has</w:t>
        </w:r>
        <w:r>
          <w:t xml:space="preserve"> be the result of calling the ordinary object [[HasOwnProperty]] internal method (</w:t>
        </w:r>
        <w:r>
          <w:fldChar w:fldCharType="begin"/>
        </w:r>
        <w:r>
          <w:instrText xml:space="preserve"> REF _Ref365538382 \r \h </w:instrText>
        </w:r>
        <w:r>
          <w:fldChar w:fldCharType="separate"/>
        </w:r>
      </w:moveTo>
      <w:ins w:id="16851" w:author="Rev 19 Allen Wirfs-Brock" w:date="2013-09-27T13:07:00Z">
        <w:r w:rsidR="00460CAC">
          <w:t>1.1.1</w:t>
        </w:r>
      </w:ins>
      <w:moveTo w:id="16852" w:author="Rev 19 Allen Wirfs-Brock" w:date="2013-09-26T09:46:00Z">
        <w:del w:id="16853" w:author="Rev 19 Allen Wirfs-Brock" w:date="2013-09-27T08:40:00Z">
          <w:r w:rsidDel="009E7E9E">
            <w:delText>9.1.5</w:delText>
          </w:r>
        </w:del>
        <w:r>
          <w:fldChar w:fldCharType="end"/>
        </w:r>
        <w:r>
          <w:t xml:space="preserve">) on </w:t>
        </w:r>
        <w:r>
          <w:rPr>
            <w:i/>
            <w:iCs/>
          </w:rPr>
          <w:t>O</w:t>
        </w:r>
        <w:r>
          <w:t xml:space="preserve"> with argument </w:t>
        </w:r>
        <w:r>
          <w:rPr>
            <w:i/>
            <w:iCs/>
          </w:rPr>
          <w:t>P</w:t>
        </w:r>
        <w:r>
          <w:t xml:space="preserve">. </w:t>
        </w:r>
      </w:moveTo>
    </w:p>
    <w:p w:rsidR="00D97F5F" w:rsidRDefault="00D97F5F" w:rsidP="00D97F5F">
      <w:pPr>
        <w:pStyle w:val="Alg4"/>
        <w:numPr>
          <w:ilvl w:val="0"/>
          <w:numId w:val="1247"/>
        </w:numPr>
      </w:pPr>
      <w:moveTo w:id="16854" w:author="Rev 19 Allen Wirfs-Brock" w:date="2013-09-26T09:46:00Z">
        <w:r>
          <w:t>ReturnIfAbrupt(</w:t>
        </w:r>
        <w:r>
          <w:rPr>
            <w:i/>
          </w:rPr>
          <w:t>has</w:t>
        </w:r>
        <w:r>
          <w:t>).</w:t>
        </w:r>
      </w:moveTo>
    </w:p>
    <w:p w:rsidR="00D97F5F" w:rsidRPr="00E77497" w:rsidDel="004372C5" w:rsidRDefault="00D97F5F" w:rsidP="00D97F5F">
      <w:pPr>
        <w:pStyle w:val="Alg4"/>
        <w:numPr>
          <w:ilvl w:val="0"/>
          <w:numId w:val="1247"/>
        </w:numPr>
        <w:spacing w:after="240"/>
        <w:contextualSpacing/>
      </w:pPr>
      <w:moveTo w:id="16855" w:author="Rev 19 Allen Wirfs-Brock" w:date="2013-09-26T09:46:00Z">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moveTo>
    </w:p>
    <w:p w:rsidR="00D97F5F" w:rsidRDefault="00D97F5F" w:rsidP="00D97F5F">
      <w:pPr>
        <w:pStyle w:val="Alg4"/>
        <w:numPr>
          <w:ilvl w:val="0"/>
          <w:numId w:val="1247"/>
        </w:numPr>
      </w:pPr>
      <w:moveTo w:id="16856" w:author="Rev 19 Allen Wirfs-Brock" w:date="2013-09-26T09:46:00Z">
        <w:r>
          <w:t>If Type(</w:t>
        </w:r>
        <w:r>
          <w:rPr>
            <w:i/>
            <w:iCs/>
          </w:rPr>
          <w:t>P</w:t>
        </w:r>
        <w:r>
          <w:t xml:space="preserve">) is not String, then return </w:t>
        </w:r>
        <w:r w:rsidRPr="00E75802">
          <w:rPr>
            <w:b/>
            <w:bCs/>
          </w:rPr>
          <w:t>false</w:t>
        </w:r>
        <w:r>
          <w:t>.</w:t>
        </w:r>
      </w:moveTo>
    </w:p>
    <w:p w:rsidR="00D97F5F" w:rsidRPr="00E77497" w:rsidRDefault="00D97F5F" w:rsidP="00D97F5F">
      <w:pPr>
        <w:pStyle w:val="Alg4"/>
        <w:numPr>
          <w:ilvl w:val="0"/>
          <w:numId w:val="1247"/>
        </w:numPr>
      </w:pPr>
      <w:moveTo w:id="16857" w:author="Rev 19 Allen Wirfs-Brock" w:date="2013-09-26T09:46:00Z">
        <w:r w:rsidRPr="00E77497">
          <w:t xml:space="preserve">Let </w:t>
        </w:r>
        <w:r w:rsidRPr="00E77497">
          <w:rPr>
            <w:i/>
          </w:rPr>
          <w:t>index</w:t>
        </w:r>
        <w:r w:rsidRPr="00E77497">
          <w:t xml:space="preserve"> be ToInteger(</w:t>
        </w:r>
        <w:r w:rsidRPr="00E77497">
          <w:rPr>
            <w:i/>
          </w:rPr>
          <w:t>P</w:t>
        </w:r>
        <w:r w:rsidRPr="00E77497">
          <w:t>).</w:t>
        </w:r>
      </w:moveTo>
    </w:p>
    <w:p w:rsidR="00D97F5F" w:rsidRDefault="00D97F5F" w:rsidP="00D97F5F">
      <w:pPr>
        <w:pStyle w:val="Alg4"/>
        <w:numPr>
          <w:ilvl w:val="0"/>
          <w:numId w:val="1247"/>
        </w:numPr>
      </w:pPr>
      <w:moveTo w:id="16858" w:author="Rev 19 Allen Wirfs-Brock" w:date="2013-09-26T09:46:00Z">
        <w:r>
          <w:t xml:space="preserve">Assert: </w:t>
        </w:r>
        <w:r>
          <w:rPr>
            <w:i/>
          </w:rPr>
          <w:t>index</w:t>
        </w:r>
        <w:r>
          <w:t xml:space="preserve"> is not an abrupt completion.</w:t>
        </w:r>
      </w:moveTo>
    </w:p>
    <w:p w:rsidR="00D97F5F" w:rsidRDefault="00D97F5F" w:rsidP="00D97F5F">
      <w:pPr>
        <w:pStyle w:val="Alg4"/>
        <w:numPr>
          <w:ilvl w:val="0"/>
          <w:numId w:val="1247"/>
        </w:numPr>
      </w:pPr>
      <w:moveTo w:id="16859" w:author="Rev 19 Allen Wirfs-Brock" w:date="2013-09-26T09:46:00Z">
        <w:r>
          <w:t xml:space="preserve">Let </w:t>
        </w:r>
        <w:r>
          <w:rPr>
            <w:i/>
            <w:iCs/>
          </w:rPr>
          <w:t>absI</w:t>
        </w:r>
        <w:r w:rsidRPr="005A1241">
          <w:rPr>
            <w:i/>
            <w:iCs/>
          </w:rPr>
          <w:t>ntIndex</w:t>
        </w:r>
        <w:r>
          <w:t xml:space="preserve"> be </w:t>
        </w:r>
        <w:r w:rsidRPr="00E77497">
          <w:t>ToString(abs(</w:t>
        </w:r>
        <w:r w:rsidRPr="00E77497">
          <w:rPr>
            <w:i/>
          </w:rPr>
          <w:t>index</w:t>
        </w:r>
        <w:r>
          <w:t>)).</w:t>
        </w:r>
      </w:moveTo>
    </w:p>
    <w:p w:rsidR="00D97F5F" w:rsidRPr="00E77497" w:rsidRDefault="00D97F5F" w:rsidP="00D97F5F">
      <w:pPr>
        <w:pStyle w:val="Alg4"/>
        <w:numPr>
          <w:ilvl w:val="0"/>
          <w:numId w:val="1247"/>
        </w:numPr>
      </w:pPr>
      <w:moveTo w:id="16860" w:author="Rev 19 Allen Wirfs-Brock" w:date="2013-09-26T09:46:00Z">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moveTo>
    </w:p>
    <w:p w:rsidR="00D97F5F" w:rsidRPr="00E77497" w:rsidRDefault="00D97F5F" w:rsidP="00D97F5F">
      <w:pPr>
        <w:pStyle w:val="Alg4"/>
        <w:numPr>
          <w:ilvl w:val="0"/>
          <w:numId w:val="1247"/>
        </w:numPr>
      </w:pPr>
      <w:moveTo w:id="16861" w:author="Rev 19 Allen Wirfs-Brock" w:date="2013-09-26T09:46:00Z">
        <w:r w:rsidRPr="00E77497">
          <w:t xml:space="preserve">Let </w:t>
        </w:r>
        <w:r w:rsidRPr="00E77497">
          <w:rPr>
            <w:i/>
          </w:rPr>
          <w:t>str</w:t>
        </w:r>
        <w:r w:rsidRPr="00E77497">
          <w:t xml:space="preserve"> be the String value of the [[</w:t>
        </w:r>
        <w:r>
          <w:t>StringData</w:t>
        </w:r>
        <w:r w:rsidRPr="00E77497">
          <w:t xml:space="preserve">]] internal property of </w:t>
        </w:r>
        <w:r>
          <w:rPr>
            <w:i/>
          </w:rPr>
          <w:t>O</w:t>
        </w:r>
        <w:r>
          <w:rPr>
            <w:iCs/>
          </w:rPr>
          <w:t>, if the value of [[StringData]] is undefined the empty string is used as its value.</w:t>
        </w:r>
      </w:moveTo>
    </w:p>
    <w:p w:rsidR="00D97F5F" w:rsidRPr="00E77497" w:rsidRDefault="00D97F5F" w:rsidP="00D97F5F">
      <w:pPr>
        <w:pStyle w:val="Alg4"/>
        <w:numPr>
          <w:ilvl w:val="0"/>
          <w:numId w:val="1247"/>
        </w:numPr>
      </w:pPr>
      <w:moveTo w:id="16862" w:author="Rev 19 Allen Wirfs-Brock" w:date="2013-09-26T09:46:00Z">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moveTo>
    </w:p>
    <w:p w:rsidR="00D97F5F" w:rsidRPr="00E77497" w:rsidRDefault="00D97F5F" w:rsidP="00D97F5F">
      <w:pPr>
        <w:pStyle w:val="Alg4"/>
        <w:numPr>
          <w:ilvl w:val="0"/>
          <w:numId w:val="1247"/>
        </w:numPr>
      </w:pPr>
      <w:moveTo w:id="16863" w:author="Rev 19 Allen Wirfs-Brock" w:date="2013-09-26T09:46:00Z">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moveTo>
    </w:p>
    <w:p w:rsidR="00D97F5F" w:rsidRPr="00E77497" w:rsidRDefault="00D97F5F" w:rsidP="00D97F5F">
      <w:pPr>
        <w:pStyle w:val="Alg4"/>
        <w:numPr>
          <w:ilvl w:val="0"/>
          <w:numId w:val="1247"/>
        </w:numPr>
        <w:spacing w:after="240"/>
      </w:pPr>
      <w:moveTo w:id="16864" w:author="Rev 19 Allen Wirfs-Brock" w:date="2013-09-26T09:46:00Z">
        <w:r>
          <w:t xml:space="preserve">Return </w:t>
        </w:r>
        <w:r w:rsidRPr="005966CE">
          <w:rPr>
            <w:b/>
            <w:bCs/>
          </w:rPr>
          <w:t>true</w:t>
        </w:r>
        <w:r>
          <w:t>.</w:t>
        </w:r>
      </w:moveTo>
    </w:p>
    <w:p w:rsidR="00D97F5F" w:rsidRPr="00E77497" w:rsidRDefault="00D97F5F" w:rsidP="00D97F5F">
      <w:pPr>
        <w:pStyle w:val="Heading4"/>
      </w:pPr>
      <w:moveToRangeStart w:id="16865" w:author="Rev 19 Allen Wirfs-Brock" w:date="2013-09-26T09:47:00Z" w:name="move367952168"/>
      <w:moveToRangeEnd w:id="16846"/>
      <w:moveTo w:id="16866" w:author="Rev 19 Allen Wirfs-Brock" w:date="2013-09-26T09:47:00Z">
        <w:r w:rsidRPr="00E77497">
          <w:lastRenderedPageBreak/>
          <w:t>[[</w:t>
        </w:r>
        <w:r>
          <w:t>Has</w:t>
        </w:r>
        <w:r w:rsidRPr="00E77497">
          <w:t>OwnProperty]] (P)</w:t>
        </w:r>
      </w:moveTo>
    </w:p>
    <w:p w:rsidR="00D97F5F" w:rsidRPr="00E77497" w:rsidRDefault="00D97F5F" w:rsidP="00D97F5F">
      <w:moveTo w:id="16867" w:author="Rev 19 Allen Wirfs-Brock" w:date="2013-09-26T09:47:00Z">
        <w:r w:rsidRPr="00E77497">
          <w:t>When the [[</w:t>
        </w:r>
        <w:r>
          <w:t>Has</w:t>
        </w:r>
        <w:r w:rsidRPr="00E77497">
          <w:t>OwnProperty]]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moveTo>
    </w:p>
    <w:p w:rsidR="00D97F5F" w:rsidRPr="00E77497" w:rsidDel="004372C5" w:rsidRDefault="00D97F5F" w:rsidP="00D97F5F">
      <w:pPr>
        <w:pStyle w:val="Alg4"/>
        <w:numPr>
          <w:ilvl w:val="0"/>
          <w:numId w:val="1511"/>
        </w:numPr>
        <w:spacing w:before="240"/>
        <w:contextualSpacing/>
      </w:pPr>
      <w:moveTo w:id="16868" w:author="Rev 19 Allen Wirfs-Brock" w:date="2013-09-26T09:47:00Z">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moveTo>
    </w:p>
    <w:p w:rsidR="00D97F5F" w:rsidRDefault="00D97F5F" w:rsidP="00D97F5F">
      <w:pPr>
        <w:pStyle w:val="Alg4"/>
        <w:numPr>
          <w:ilvl w:val="0"/>
          <w:numId w:val="1511"/>
        </w:numPr>
      </w:pPr>
      <w:moveTo w:id="16869" w:author="Rev 19 Allen Wirfs-Brock" w:date="2013-09-26T09:47:00Z">
        <w:r>
          <w:t xml:space="preserve">Assert: </w:t>
        </w:r>
        <w:r>
          <w:rPr>
            <w:i/>
          </w:rPr>
          <w:t>O</w:t>
        </w:r>
        <w:r>
          <w:t xml:space="preserve"> is an Object that has a [[ViewedArrayBuffer]] internal</w:t>
        </w:r>
        <w:r w:rsidRPr="00314265">
          <w:t xml:space="preserve"> </w:t>
        </w:r>
        <w:r>
          <w:t>data.</w:t>
        </w:r>
      </w:moveTo>
    </w:p>
    <w:p w:rsidR="00D97F5F" w:rsidRDefault="00D97F5F" w:rsidP="00D97F5F">
      <w:pPr>
        <w:pStyle w:val="Alg4"/>
        <w:numPr>
          <w:ilvl w:val="0"/>
          <w:numId w:val="1511"/>
        </w:numPr>
      </w:pPr>
      <w:moveTo w:id="16870" w:author="Rev 19 Allen Wirfs-Brock" w:date="2013-09-26T09:47:00Z">
        <w:r>
          <w:t>If Type(</w:t>
        </w:r>
        <w:r w:rsidRPr="006D0379">
          <w:rPr>
            <w:i/>
            <w:iCs/>
          </w:rPr>
          <w:t>P</w:t>
        </w:r>
        <w:r>
          <w:t>) is String, then</w:t>
        </w:r>
      </w:moveTo>
    </w:p>
    <w:p w:rsidR="00D97F5F" w:rsidRDefault="00D97F5F" w:rsidP="00D97F5F">
      <w:pPr>
        <w:pStyle w:val="Alg4"/>
        <w:numPr>
          <w:ilvl w:val="1"/>
          <w:numId w:val="1511"/>
        </w:numPr>
      </w:pPr>
      <w:moveTo w:id="16871" w:author="Rev 19 Allen Wirfs-Brock" w:date="2013-09-26T09:47:00Z">
        <w:r>
          <w:t xml:space="preserve">Let </w:t>
        </w:r>
        <w:r w:rsidRPr="00935686">
          <w:rPr>
            <w:i/>
            <w:iCs/>
          </w:rPr>
          <w:t>intIndex</w:t>
        </w:r>
        <w:r>
          <w:t xml:space="preserve"> be ToInteger(</w:t>
        </w:r>
        <w:r w:rsidRPr="00935686">
          <w:rPr>
            <w:i/>
            <w:iCs/>
          </w:rPr>
          <w:t>P</w:t>
        </w:r>
        <w:r>
          <w:t>).</w:t>
        </w:r>
      </w:moveTo>
    </w:p>
    <w:p w:rsidR="00D97F5F" w:rsidRDefault="00D97F5F" w:rsidP="00D97F5F">
      <w:pPr>
        <w:pStyle w:val="Alg4"/>
        <w:numPr>
          <w:ilvl w:val="1"/>
          <w:numId w:val="1511"/>
        </w:numPr>
      </w:pPr>
      <w:moveTo w:id="16872" w:author="Rev 19 Allen Wirfs-Brock" w:date="2013-09-26T09:47:00Z">
        <w:r>
          <w:t xml:space="preserve">Assert: </w:t>
        </w:r>
        <w:r w:rsidRPr="00935686">
          <w:rPr>
            <w:i/>
            <w:iCs/>
          </w:rPr>
          <w:t>intIndex</w:t>
        </w:r>
        <w:r>
          <w:t xml:space="preserve"> is not an abrupt completion.</w:t>
        </w:r>
      </w:moveTo>
    </w:p>
    <w:p w:rsidR="00D97F5F" w:rsidRDefault="00D97F5F" w:rsidP="00D97F5F">
      <w:pPr>
        <w:pStyle w:val="Alg4"/>
        <w:numPr>
          <w:ilvl w:val="1"/>
          <w:numId w:val="1511"/>
        </w:numPr>
      </w:pPr>
      <w:moveTo w:id="16873" w:author="Rev 19 Allen Wirfs-Brock" w:date="2013-09-26T09:47:00Z">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moveTo>
    </w:p>
    <w:p w:rsidR="00D97F5F" w:rsidRDefault="00D97F5F" w:rsidP="00D97F5F">
      <w:pPr>
        <w:pStyle w:val="Alg4"/>
        <w:numPr>
          <w:ilvl w:val="2"/>
          <w:numId w:val="1511"/>
        </w:numPr>
      </w:pPr>
      <w:moveTo w:id="16874" w:author="Rev 19 Allen Wirfs-Brock" w:date="2013-09-26T09:47:00Z">
        <w:r>
          <w:t xml:space="preserve">If </w:t>
        </w:r>
        <w:r w:rsidRPr="00935686">
          <w:rPr>
            <w:i/>
            <w:iCs/>
          </w:rPr>
          <w:t>intIndex</w:t>
        </w:r>
        <w:r>
          <w:t xml:space="preserve"> &lt; 0, then return </w:t>
        </w:r>
        <w:r>
          <w:rPr>
            <w:b/>
            <w:bCs/>
          </w:rPr>
          <w:t>false</w:t>
        </w:r>
        <w:r>
          <w:t>.</w:t>
        </w:r>
      </w:moveTo>
    </w:p>
    <w:p w:rsidR="00D97F5F" w:rsidRDefault="00D97F5F" w:rsidP="00D97F5F">
      <w:pPr>
        <w:pStyle w:val="Alg4"/>
        <w:numPr>
          <w:ilvl w:val="2"/>
          <w:numId w:val="1511"/>
        </w:numPr>
      </w:pPr>
      <w:moveTo w:id="16875" w:author="Rev 19 Allen Wirfs-Brock" w:date="2013-09-26T09:47:00Z">
        <w:r>
          <w:t xml:space="preserve">Let </w:t>
        </w:r>
        <w:r>
          <w:rPr>
            <w:i/>
            <w:iCs/>
          </w:rPr>
          <w:t>length</w:t>
        </w:r>
        <w:r>
          <w:t xml:space="preserve"> be the value of </w:t>
        </w:r>
        <w:r>
          <w:rPr>
            <w:i/>
          </w:rPr>
          <w:t>O</w:t>
        </w:r>
        <w:r>
          <w:t>’s [[ArrayLength]] internal</w:t>
        </w:r>
        <w:r w:rsidRPr="00314265">
          <w:t xml:space="preserve"> </w:t>
        </w:r>
        <w:r>
          <w:t>data property.</w:t>
        </w:r>
      </w:moveTo>
    </w:p>
    <w:p w:rsidR="00D97F5F" w:rsidRDefault="00D97F5F" w:rsidP="00D97F5F">
      <w:pPr>
        <w:pStyle w:val="Alg4"/>
        <w:numPr>
          <w:ilvl w:val="2"/>
          <w:numId w:val="1511"/>
        </w:numPr>
      </w:pPr>
      <w:moveTo w:id="16876" w:author="Rev 19 Allen Wirfs-Brock" w:date="2013-09-26T09:47:00Z">
        <w:r>
          <w:t xml:space="preserve">If </w:t>
        </w:r>
        <w:r>
          <w:rPr>
            <w:i/>
            <w:iCs/>
          </w:rPr>
          <w:t>length</w:t>
        </w:r>
        <w:r>
          <w:t xml:space="preserve"> is </w:t>
        </w:r>
        <w:r>
          <w:rPr>
            <w:b/>
            <w:bCs/>
          </w:rPr>
          <w:t>undefined</w:t>
        </w:r>
        <w:r>
          <w:t xml:space="preserve">, then throw a </w:t>
        </w:r>
        <w:r>
          <w:rPr>
            <w:b/>
            <w:bCs/>
          </w:rPr>
          <w:t>TypeError</w:t>
        </w:r>
        <w:r>
          <w:t xml:space="preserve"> exception.</w:t>
        </w:r>
      </w:moveTo>
    </w:p>
    <w:p w:rsidR="00D97F5F" w:rsidRDefault="00D97F5F" w:rsidP="00D97F5F">
      <w:pPr>
        <w:pStyle w:val="Alg4"/>
        <w:numPr>
          <w:ilvl w:val="2"/>
          <w:numId w:val="1511"/>
        </w:numPr>
      </w:pPr>
      <w:moveTo w:id="16877" w:author="Rev 19 Allen Wirfs-Brock" w:date="2013-09-26T09:47:00Z">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moveTo>
    </w:p>
    <w:p w:rsidR="00D97F5F" w:rsidRDefault="00D97F5F" w:rsidP="00D97F5F">
      <w:pPr>
        <w:pStyle w:val="Alg4"/>
        <w:numPr>
          <w:ilvl w:val="2"/>
          <w:numId w:val="1511"/>
        </w:numPr>
        <w:spacing w:after="240"/>
        <w:contextualSpacing/>
      </w:pPr>
      <w:moveTo w:id="16878" w:author="Rev 19 Allen Wirfs-Brock" w:date="2013-09-26T09:47:00Z">
        <w:r>
          <w:t xml:space="preserve">Return </w:t>
        </w:r>
        <w:r>
          <w:rPr>
            <w:b/>
            <w:bCs/>
          </w:rPr>
          <w:t>true</w:t>
        </w:r>
        <w:r>
          <w:t>.</w:t>
        </w:r>
      </w:moveTo>
    </w:p>
    <w:p w:rsidR="00D97F5F" w:rsidRDefault="00D97F5F" w:rsidP="00D97F5F">
      <w:pPr>
        <w:pStyle w:val="Alg4"/>
        <w:numPr>
          <w:ilvl w:val="0"/>
          <w:numId w:val="1511"/>
        </w:numPr>
        <w:spacing w:after="240"/>
        <w:contextualSpacing/>
      </w:pPr>
      <w:moveTo w:id="16879" w:author="Rev 19 Allen Wirfs-Brock" w:date="2013-09-26T09:47:00Z">
        <w:r>
          <w:t>Return the result of calling the ordinary object [[HasOwnProperty]] internal method (</w:t>
        </w:r>
        <w:r>
          <w:fldChar w:fldCharType="begin"/>
        </w:r>
        <w:r>
          <w:instrText xml:space="preserve"> REF _Ref365538765 \r \h </w:instrText>
        </w:r>
        <w:r>
          <w:fldChar w:fldCharType="separate"/>
        </w:r>
      </w:moveTo>
      <w:ins w:id="16880" w:author="Rev 19 Allen Wirfs-Brock" w:date="2013-09-27T13:07:00Z">
        <w:r w:rsidR="00460CAC">
          <w:t>1.1.1</w:t>
        </w:r>
      </w:ins>
      <w:moveTo w:id="16881" w:author="Rev 19 Allen Wirfs-Brock" w:date="2013-09-26T09:47:00Z">
        <w:del w:id="16882" w:author="Rev 19 Allen Wirfs-Brock" w:date="2013-09-27T08:40:00Z">
          <w:r w:rsidDel="009E7E9E">
            <w:delText>9.1.5</w:delText>
          </w:r>
        </w:del>
        <w:r>
          <w:fldChar w:fldCharType="end"/>
        </w:r>
        <w:r>
          <w:t xml:space="preserve">) on </w:t>
        </w:r>
        <w:r>
          <w:rPr>
            <w:i/>
            <w:iCs/>
          </w:rPr>
          <w:t>O</w:t>
        </w:r>
        <w:r>
          <w:t xml:space="preserve"> with argument </w:t>
        </w:r>
        <w:r>
          <w:rPr>
            <w:i/>
            <w:iCs/>
          </w:rPr>
          <w:t>P</w:t>
        </w:r>
        <w:r>
          <w:t xml:space="preserve">. </w:t>
        </w:r>
      </w:moveTo>
    </w:p>
    <w:p w:rsidR="00873DB1" w:rsidRPr="00A33491" w:rsidRDefault="00873DB1" w:rsidP="00873DB1">
      <w:pPr>
        <w:pStyle w:val="Heading3"/>
      </w:pPr>
      <w:bookmarkStart w:id="16883" w:name="_Toc368050891"/>
      <w:moveToRangeStart w:id="16884" w:author="Rev 19 Allen Wirfs-Brock" w:date="2013-09-26T09:48:00Z" w:name="move367952219"/>
      <w:moveToRangeEnd w:id="16865"/>
      <w:moveTo w:id="16885" w:author="Rev 19 Allen Wirfs-Brock" w:date="2013-09-26T09:48:00Z">
        <w:r w:rsidRPr="00A33491">
          <w:t>[[HasOwnProperty]] (P)</w:t>
        </w:r>
        <w:bookmarkEnd w:id="16883"/>
      </w:moveTo>
    </w:p>
    <w:p w:rsidR="00873DB1" w:rsidRPr="00A33491" w:rsidRDefault="00873DB1" w:rsidP="00873DB1">
      <w:moveTo w:id="16886" w:author="Rev 19 Allen Wirfs-Brock" w:date="2013-09-26T09:48:00Z">
        <w:r w:rsidRPr="00A33491">
          <w:t xml:space="preserve">When the [[HasOwnProperty]]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moveTo>
    </w:p>
    <w:p w:rsidR="00873DB1" w:rsidRPr="00A33491" w:rsidDel="004372C5" w:rsidRDefault="00873DB1" w:rsidP="00873DB1">
      <w:pPr>
        <w:numPr>
          <w:ilvl w:val="0"/>
          <w:numId w:val="1196"/>
        </w:numPr>
        <w:spacing w:before="240" w:after="0" w:line="240" w:lineRule="auto"/>
        <w:contextualSpacing/>
        <w:jc w:val="left"/>
        <w:rPr>
          <w:rFonts w:ascii="Times New Roman" w:eastAsia="Times New Roman" w:hAnsi="Times New Roman"/>
          <w:spacing w:val="6"/>
          <w:lang w:eastAsia="en-US"/>
        </w:rPr>
      </w:pPr>
      <w:moveTo w:id="16887" w:author="Rev 19 Allen Wirfs-Brock" w:date="2013-09-26T09:48:00Z">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88"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89"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0" w:author="Rev 19 Allen Wirfs-Brock" w:date="2013-09-26T09:48:00Z">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1"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2"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893" w:author="Rev 19 Allen Wirfs-Brock" w:date="2013-09-26T09:48:00Z">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4"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5"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6"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897"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898"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899"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00"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901"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902" w:author="Rev 19 Allen Wirfs-Brock" w:date="2013-09-26T09:48: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903" w:author="Rev 19 Allen Wirfs-Brock" w:date="2013-09-26T09:48: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904" w:author="Rev 19 Allen Wirfs-Brock" w:date="2013-09-26T09:48:00Z">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moveTo>
    </w:p>
    <w:p w:rsidR="00873DB1" w:rsidRPr="00A33491" w:rsidDel="004372C5"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905" w:author="Rev 19 Allen Wirfs-Brock" w:date="2013-09-26T09:48:00Z">
        <w:r>
          <w:rPr>
            <w:rFonts w:ascii="Times New Roman" w:eastAsia="Times New Roman" w:hAnsi="Times New Roman"/>
            <w:spacing w:val="6"/>
            <w:lang w:eastAsia="en-US"/>
          </w:rPr>
          <w:t>Else</w:t>
        </w:r>
        <w:r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06" w:author="Rev 19 Allen Wirfs-Brock" w:date="2013-09-26T09:48: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07" w:author="Rev 19 Allen Wirfs-Brock" w:date="2013-09-26T09:48: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08" w:author="Rev 19 Allen Wirfs-Brock" w:date="2013-09-26T09:48:00Z">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09"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10"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911"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moveTo>
    </w:p>
    <w:p w:rsidR="00873DB1" w:rsidRPr="00A33491" w:rsidRDefault="00873DB1" w:rsidP="00873DB1">
      <w:pPr>
        <w:numPr>
          <w:ilvl w:val="0"/>
          <w:numId w:val="1196"/>
        </w:numPr>
        <w:spacing w:line="240" w:lineRule="auto"/>
        <w:jc w:val="left"/>
        <w:rPr>
          <w:rFonts w:ascii="Times New Roman" w:eastAsia="Times New Roman" w:hAnsi="Times New Roman"/>
          <w:spacing w:val="6"/>
          <w:lang w:eastAsia="en-US"/>
        </w:rPr>
      </w:pPr>
      <w:moveTo w:id="16912" w:author="Rev 19 Allen Wirfs-Brock" w:date="2013-09-26T09:48:00Z">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moveTo>
    </w:p>
    <w:p w:rsidR="00873DB1" w:rsidRDefault="00873DB1" w:rsidP="00873DB1">
      <w:pPr>
        <w:pStyle w:val="Note"/>
        <w:contextualSpacing/>
      </w:pPr>
      <w:moveTo w:id="16913" w:author="Rev 19 Allen Wirfs-Brock" w:date="2013-09-26T09:48:00Z">
        <w:r>
          <w:t>NOTE</w:t>
        </w:r>
        <w:r>
          <w:tab/>
          <w:t>[[HasOwnProperty]] for proxy objects enforces the following invariants:</w:t>
        </w:r>
      </w:moveTo>
    </w:p>
    <w:p w:rsidR="00873DB1" w:rsidRDefault="00873DB1" w:rsidP="00873DB1">
      <w:pPr>
        <w:pStyle w:val="Note"/>
        <w:numPr>
          <w:ilvl w:val="0"/>
          <w:numId w:val="1204"/>
        </w:numPr>
        <w:tabs>
          <w:tab w:val="clear" w:pos="960"/>
          <w:tab w:val="left" w:pos="720"/>
          <w:tab w:val="left" w:pos="1170"/>
        </w:tabs>
        <w:ind w:left="720" w:hanging="317"/>
        <w:contextualSpacing/>
      </w:pPr>
      <w:moveTo w:id="16914"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moveTo>
    </w:p>
    <w:p w:rsidR="00873DB1" w:rsidRDefault="00873DB1" w:rsidP="00873DB1">
      <w:pPr>
        <w:pStyle w:val="Note"/>
        <w:numPr>
          <w:ilvl w:val="0"/>
          <w:numId w:val="1204"/>
        </w:numPr>
        <w:tabs>
          <w:tab w:val="clear" w:pos="960"/>
          <w:tab w:val="left" w:pos="720"/>
          <w:tab w:val="left" w:pos="1170"/>
        </w:tabs>
        <w:ind w:left="720" w:hanging="317"/>
        <w:contextualSpacing/>
      </w:pPr>
      <w:moveTo w:id="16915"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moveTo>
      <w:ins w:id="16916" w:author="Rev 19 Allen Wirfs-Brock" w:date="2013-09-26T17:31:00Z">
        <w:r w:rsidR="00284A05">
          <w:t>n</w:t>
        </w:r>
      </w:ins>
      <w:moveTo w:id="16917" w:author="Rev 19 Allen Wirfs-Brock" w:date="2013-09-26T09:48:00Z">
        <w:r w:rsidRPr="007E41D3">
          <w:t xml:space="preserve"> own property </w:t>
        </w:r>
        <w:r>
          <w:t>of the target object</w:t>
        </w:r>
        <w:r w:rsidRPr="007E41D3">
          <w:t xml:space="preserve"> </w:t>
        </w:r>
        <w:r>
          <w:t>and the target object is not extensible.</w:t>
        </w:r>
      </w:moveTo>
    </w:p>
    <w:p w:rsidR="00873DB1" w:rsidRDefault="00873DB1" w:rsidP="00873DB1">
      <w:pPr>
        <w:pStyle w:val="Note"/>
        <w:numPr>
          <w:ilvl w:val="0"/>
          <w:numId w:val="1204"/>
        </w:numPr>
        <w:tabs>
          <w:tab w:val="clear" w:pos="960"/>
          <w:tab w:val="left" w:pos="720"/>
          <w:tab w:val="left" w:pos="1170"/>
        </w:tabs>
        <w:ind w:left="720" w:hanging="317"/>
      </w:pPr>
      <w:moveTo w:id="16918"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moveTo>
      <w:ins w:id="16919" w:author="Rev 19 Allen Wirfs-Brock" w:date="2013-09-26T17:31:00Z">
        <w:r w:rsidR="00284A05">
          <w:t>n</w:t>
        </w:r>
      </w:ins>
      <w:moveTo w:id="16920" w:author="Rev 19 Allen Wirfs-Brock" w:date="2013-09-26T09:48:00Z">
        <w:r w:rsidRPr="007E41D3">
          <w:t xml:space="preserve"> own property </w:t>
        </w:r>
        <w:r>
          <w:t>of the target object</w:t>
        </w:r>
        <w:r w:rsidRPr="007E41D3">
          <w:t xml:space="preserve"> </w:t>
        </w:r>
        <w:r>
          <w:t>and the target object is not extensible.</w:t>
        </w:r>
      </w:moveTo>
    </w:p>
    <w:p w:rsidR="00D97F5F" w:rsidRDefault="00751335" w:rsidP="006A78DC">
      <w:pPr>
        <w:pStyle w:val="Heading3"/>
        <w:rPr>
          <w:ins w:id="16921" w:author="Rev 19 Allen Wirfs-Brock" w:date="2013-09-26T09:42:00Z"/>
        </w:rPr>
      </w:pPr>
      <w:bookmarkStart w:id="16922" w:name="_Toc368050892"/>
      <w:moveToRangeEnd w:id="16884"/>
      <w:ins w:id="16923" w:author="Rev 15 Allen Wirfs-Brock" w:date="2013-03-27T14:29:00Z">
        <w:r>
          <w:lastRenderedPageBreak/>
          <w:t>_</w:t>
        </w:r>
      </w:ins>
      <w:bookmarkEnd w:id="16922"/>
    </w:p>
    <w:p w:rsidR="002929C9" w:rsidRPr="00E77497" w:rsidRDefault="002929C9" w:rsidP="002929C9">
      <w:pPr>
        <w:pStyle w:val="Heading4"/>
        <w:rPr>
          <w:ins w:id="16924" w:author="Rev 16 Allen Wirfs-Brock" w:date="2013-06-17T18:43:00Z"/>
        </w:rPr>
      </w:pPr>
      <w:ins w:id="16925" w:author="Rev 16 Allen Wirfs-Brock" w:date="2013-06-17T18:43:00Z">
        <w:r w:rsidRPr="00E77497">
          <w:t>15.1</w:t>
        </w:r>
        <w:r>
          <w:t>8</w:t>
        </w:r>
        <w:r w:rsidRPr="00E77497">
          <w:t>.</w:t>
        </w:r>
        <w:r>
          <w:t>1</w:t>
        </w:r>
        <w:r w:rsidRPr="00E77497">
          <w:t>.</w:t>
        </w:r>
        <w:r>
          <w:t>14</w:t>
        </w:r>
        <w:r w:rsidRPr="00E77497">
          <w:tab/>
        </w:r>
        <w:r>
          <w:t>Reflect.freeze</w:t>
        </w:r>
        <w:r w:rsidRPr="003435F9">
          <w:t xml:space="preserve"> </w:t>
        </w:r>
        <w:r>
          <w:t>(target)</w:t>
        </w:r>
      </w:ins>
    </w:p>
    <w:p w:rsidR="002929C9" w:rsidRPr="00E77497" w:rsidRDefault="002929C9" w:rsidP="002929C9">
      <w:pPr>
        <w:rPr>
          <w:ins w:id="16926" w:author="Rev 16 Allen Wirfs-Brock" w:date="2013-06-17T18:43:00Z"/>
        </w:rPr>
      </w:pPr>
      <w:ins w:id="16927" w:author="Rev 16 Allen Wirfs-Brock" w:date="2013-06-17T18:43:00Z">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7"/>
        </w:numPr>
        <w:contextualSpacing/>
        <w:rPr>
          <w:ins w:id="16928" w:author="Rev 16 Allen Wirfs-Brock" w:date="2013-06-17T18:43:00Z"/>
          <w:rFonts w:ascii="Times New Roman" w:hAnsi="Times New Roman"/>
        </w:rPr>
      </w:pPr>
      <w:ins w:id="1692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7"/>
        </w:numPr>
        <w:spacing w:after="0"/>
        <w:contextualSpacing/>
        <w:rPr>
          <w:ins w:id="16930" w:author="Rev 16 Allen Wirfs-Brock" w:date="2013-06-17T18:43:00Z"/>
          <w:rFonts w:ascii="Times New Roman" w:hAnsi="Times New Roman"/>
        </w:rPr>
      </w:pPr>
      <w:ins w:id="1693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7"/>
        </w:numPr>
        <w:spacing w:after="120"/>
        <w:rPr>
          <w:ins w:id="16932" w:author="Rev 16 Allen Wirfs-Brock" w:date="2013-06-17T18:43:00Z"/>
        </w:rPr>
      </w:pPr>
      <w:ins w:id="16933" w:author="Rev 16 Allen Wirfs-Brock" w:date="2013-06-17T18:43:00Z">
        <w:r w:rsidRPr="00E77497">
          <w:t xml:space="preserve">Return </w:t>
        </w:r>
        <w:r>
          <w:t xml:space="preserve">the result of calling the [[Freeze]] internal method of </w:t>
        </w:r>
        <w:r>
          <w:rPr>
            <w:i/>
            <w:iCs/>
          </w:rPr>
          <w:t>obj</w:t>
        </w:r>
        <w:r w:rsidRPr="00E77497">
          <w:t>.</w:t>
        </w:r>
      </w:ins>
    </w:p>
    <w:p w:rsidR="002929C9" w:rsidRPr="00E77497" w:rsidRDefault="002929C9" w:rsidP="002929C9">
      <w:pPr>
        <w:pStyle w:val="Heading4"/>
        <w:rPr>
          <w:ins w:id="16934" w:author="Rev 16 Allen Wirfs-Brock" w:date="2013-06-17T18:43:00Z"/>
        </w:rPr>
      </w:pPr>
      <w:ins w:id="16935" w:author="Rev 16 Allen Wirfs-Brock" w:date="2013-06-17T18:43:00Z">
        <w:r w:rsidRPr="00E77497">
          <w:t>15.1</w:t>
        </w:r>
        <w:r>
          <w:t>8</w:t>
        </w:r>
        <w:r w:rsidRPr="00E77497">
          <w:t>.</w:t>
        </w:r>
        <w:r>
          <w:t>1</w:t>
        </w:r>
        <w:r w:rsidRPr="00E77497">
          <w:t>.</w:t>
        </w:r>
        <w:r>
          <w:t>15</w:t>
        </w:r>
        <w:r w:rsidRPr="00E77497">
          <w:tab/>
        </w:r>
        <w:r>
          <w:t>Reflect.seal</w:t>
        </w:r>
        <w:r w:rsidRPr="003435F9">
          <w:t xml:space="preserve"> </w:t>
        </w:r>
        <w:r>
          <w:t>(target)</w:t>
        </w:r>
      </w:ins>
    </w:p>
    <w:p w:rsidR="002929C9" w:rsidRPr="00E77497" w:rsidRDefault="002929C9" w:rsidP="002929C9">
      <w:pPr>
        <w:rPr>
          <w:ins w:id="16936" w:author="Rev 16 Allen Wirfs-Brock" w:date="2013-06-17T18:43:00Z"/>
        </w:rPr>
      </w:pPr>
      <w:ins w:id="16937" w:author="Rev 16 Allen Wirfs-Brock" w:date="2013-06-17T18:43:00Z">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8"/>
        </w:numPr>
        <w:contextualSpacing/>
        <w:rPr>
          <w:ins w:id="16938" w:author="Rev 16 Allen Wirfs-Brock" w:date="2013-06-17T18:43:00Z"/>
          <w:rFonts w:ascii="Times New Roman" w:hAnsi="Times New Roman"/>
        </w:rPr>
      </w:pPr>
      <w:ins w:id="1693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8"/>
        </w:numPr>
        <w:spacing w:after="0"/>
        <w:contextualSpacing/>
        <w:rPr>
          <w:ins w:id="16940" w:author="Rev 16 Allen Wirfs-Brock" w:date="2013-06-17T18:43:00Z"/>
          <w:rFonts w:ascii="Times New Roman" w:hAnsi="Times New Roman"/>
        </w:rPr>
      </w:pPr>
      <w:ins w:id="1694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8"/>
        </w:numPr>
        <w:spacing w:after="120"/>
        <w:rPr>
          <w:ins w:id="16942" w:author="Rev 16 Allen Wirfs-Brock" w:date="2013-06-17T18:43:00Z"/>
        </w:rPr>
      </w:pPr>
      <w:ins w:id="16943" w:author="Rev 16 Allen Wirfs-Brock" w:date="2013-06-17T18:43:00Z">
        <w:r w:rsidRPr="00E77497">
          <w:t xml:space="preserve">Return </w:t>
        </w:r>
        <w:r>
          <w:t xml:space="preserve">the result of calling the [[Seal]] internal method of </w:t>
        </w:r>
        <w:r>
          <w:rPr>
            <w:i/>
            <w:iCs/>
          </w:rPr>
          <w:t>obj</w:t>
        </w:r>
        <w:r w:rsidRPr="00E77497">
          <w:t>.</w:t>
        </w:r>
      </w:ins>
    </w:p>
    <w:p w:rsidR="002929C9" w:rsidRPr="00E77497" w:rsidRDefault="002929C9" w:rsidP="002929C9">
      <w:pPr>
        <w:pStyle w:val="Heading4"/>
        <w:rPr>
          <w:ins w:id="16944" w:author="Rev 16 Allen Wirfs-Brock" w:date="2013-06-17T18:43:00Z"/>
        </w:rPr>
      </w:pPr>
      <w:ins w:id="16945" w:author="Rev 16 Allen Wirfs-Brock" w:date="2013-06-17T18:43:00Z">
        <w:r w:rsidRPr="00E77497">
          <w:t>15.1</w:t>
        </w:r>
        <w:r>
          <w:t>8</w:t>
        </w:r>
        <w:r w:rsidRPr="00E77497">
          <w:t>.</w:t>
        </w:r>
        <w:r>
          <w:t>1</w:t>
        </w:r>
        <w:r w:rsidRPr="00E77497">
          <w:t>.</w:t>
        </w:r>
        <w:r>
          <w:t>16</w:t>
        </w:r>
        <w:r w:rsidRPr="00E77497">
          <w:tab/>
        </w:r>
        <w:r>
          <w:t>Reflect.isFrozen</w:t>
        </w:r>
        <w:r w:rsidRPr="003435F9">
          <w:t xml:space="preserve"> </w:t>
        </w:r>
        <w:r>
          <w:t>(target)</w:t>
        </w:r>
      </w:ins>
    </w:p>
    <w:p w:rsidR="002929C9" w:rsidRPr="00E77497" w:rsidRDefault="002929C9" w:rsidP="002929C9">
      <w:pPr>
        <w:rPr>
          <w:ins w:id="16946" w:author="Rev 16 Allen Wirfs-Brock" w:date="2013-06-17T18:43:00Z"/>
        </w:rPr>
      </w:pPr>
      <w:ins w:id="16947" w:author="Rev 16 Allen Wirfs-Brock" w:date="2013-06-17T18:43:00Z">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9"/>
        </w:numPr>
        <w:contextualSpacing/>
        <w:rPr>
          <w:ins w:id="16948" w:author="Rev 16 Allen Wirfs-Brock" w:date="2013-06-17T18:43:00Z"/>
          <w:rFonts w:ascii="Times New Roman" w:hAnsi="Times New Roman"/>
        </w:rPr>
      </w:pPr>
      <w:ins w:id="1694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9"/>
        </w:numPr>
        <w:spacing w:after="0"/>
        <w:contextualSpacing/>
        <w:rPr>
          <w:ins w:id="16950" w:author="Rev 16 Allen Wirfs-Brock" w:date="2013-06-17T18:43:00Z"/>
          <w:rFonts w:ascii="Times New Roman" w:hAnsi="Times New Roman"/>
        </w:rPr>
      </w:pPr>
      <w:ins w:id="1695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9"/>
        </w:numPr>
        <w:spacing w:after="120"/>
        <w:rPr>
          <w:ins w:id="16952" w:author="Rev 16 Allen Wirfs-Brock" w:date="2013-06-17T18:43:00Z"/>
        </w:rPr>
      </w:pPr>
      <w:ins w:id="16953" w:author="Rev 16 Allen Wirfs-Brock" w:date="2013-06-17T18:43:00Z">
        <w:r w:rsidRPr="00E77497">
          <w:t xml:space="preserve">Return </w:t>
        </w:r>
        <w:r>
          <w:t xml:space="preserve">the result of calling the [[IsFrozen]] internal method of </w:t>
        </w:r>
        <w:r>
          <w:rPr>
            <w:i/>
            <w:iCs/>
          </w:rPr>
          <w:t>obj</w:t>
        </w:r>
        <w:r w:rsidRPr="00E77497">
          <w:t>.</w:t>
        </w:r>
      </w:ins>
    </w:p>
    <w:p w:rsidR="002929C9" w:rsidRPr="00E77497" w:rsidRDefault="002929C9" w:rsidP="002929C9">
      <w:pPr>
        <w:pStyle w:val="Heading4"/>
        <w:rPr>
          <w:ins w:id="16954" w:author="Rev 16 Allen Wirfs-Brock" w:date="2013-06-17T18:43:00Z"/>
        </w:rPr>
      </w:pPr>
      <w:ins w:id="16955" w:author="Rev 16 Allen Wirfs-Brock" w:date="2013-06-17T18:43:00Z">
        <w:r w:rsidRPr="00E77497">
          <w:t>15.1</w:t>
        </w:r>
        <w:r>
          <w:t>8</w:t>
        </w:r>
        <w:r w:rsidRPr="00E77497">
          <w:t>.</w:t>
        </w:r>
        <w:r>
          <w:t>1</w:t>
        </w:r>
        <w:r w:rsidRPr="00E77497">
          <w:t>.</w:t>
        </w:r>
        <w:r>
          <w:t>17</w:t>
        </w:r>
        <w:r w:rsidRPr="00E77497">
          <w:tab/>
        </w:r>
        <w:r>
          <w:t>Reflect.isSealed</w:t>
        </w:r>
        <w:r w:rsidRPr="003435F9">
          <w:t xml:space="preserve"> </w:t>
        </w:r>
        <w:r>
          <w:t>(target)</w:t>
        </w:r>
      </w:ins>
    </w:p>
    <w:p w:rsidR="002929C9" w:rsidRPr="00E77497" w:rsidRDefault="002929C9" w:rsidP="002929C9">
      <w:pPr>
        <w:rPr>
          <w:ins w:id="16956" w:author="Rev 16 Allen Wirfs-Brock" w:date="2013-06-17T18:43:00Z"/>
        </w:rPr>
      </w:pPr>
      <w:ins w:id="16957" w:author="Rev 16 Allen Wirfs-Brock" w:date="2013-06-17T18:43:00Z">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40"/>
        </w:numPr>
        <w:contextualSpacing/>
        <w:rPr>
          <w:ins w:id="16958" w:author="Rev 16 Allen Wirfs-Brock" w:date="2013-06-17T18:43:00Z"/>
          <w:rFonts w:ascii="Times New Roman" w:hAnsi="Times New Roman"/>
        </w:rPr>
      </w:pPr>
      <w:ins w:id="1695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40"/>
        </w:numPr>
        <w:spacing w:after="0"/>
        <w:contextualSpacing/>
        <w:rPr>
          <w:ins w:id="16960" w:author="Rev 16 Allen Wirfs-Brock" w:date="2013-06-17T18:43:00Z"/>
          <w:rFonts w:ascii="Times New Roman" w:hAnsi="Times New Roman"/>
        </w:rPr>
      </w:pPr>
      <w:ins w:id="1696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40"/>
        </w:numPr>
        <w:spacing w:after="120"/>
        <w:rPr>
          <w:ins w:id="16962" w:author="Rev 16 Allen Wirfs-Brock" w:date="2013-06-17T18:43:00Z"/>
        </w:rPr>
      </w:pPr>
      <w:ins w:id="16963" w:author="Rev 16 Allen Wirfs-Brock" w:date="2013-06-17T18:43:00Z">
        <w:r w:rsidRPr="00E77497">
          <w:t xml:space="preserve">Return </w:t>
        </w:r>
        <w:r>
          <w:t xml:space="preserve">the result of calling the [[IsSealed]] internal method of </w:t>
        </w:r>
        <w:r>
          <w:rPr>
            <w:i/>
            <w:iCs/>
          </w:rPr>
          <w:t>obj</w:t>
        </w:r>
        <w:r w:rsidRPr="00E77497">
          <w:t>.</w:t>
        </w:r>
      </w:ins>
    </w:p>
    <w:p w:rsidR="00751335" w:rsidRDefault="00751335" w:rsidP="00751335">
      <w:pPr>
        <w:pStyle w:val="a4"/>
        <w:rPr>
          <w:ins w:id="16964" w:author="Rev 15 Allen Wirfs-Brock" w:date="2013-03-27T14:29:00Z"/>
        </w:rPr>
      </w:pPr>
      <w:ins w:id="16965" w:author="Rev 15 Allen Wirfs-Brock" w:date="2013-03-27T14:29:00Z">
        <w:r>
          <w:t>_proto___</w:t>
        </w:r>
        <w:r w:rsidRPr="00B86FCE">
          <w:t xml:space="preserve"> </w:t>
        </w:r>
        <w:r>
          <w:t>Object Initialisers _</w:t>
        </w:r>
      </w:ins>
    </w:p>
    <w:p w:rsidR="00751335" w:rsidRPr="006E2052" w:rsidRDefault="00751335" w:rsidP="00751335">
      <w:pPr>
        <w:rPr>
          <w:ins w:id="16966" w:author="Rev 15 Allen Wirfs-Brock" w:date="2013-03-27T14:29:00Z"/>
        </w:rPr>
      </w:pPr>
      <w:ins w:id="16967" w:author="Rev 15 Allen Wirfs-Brock" w:date="2013-03-27T14:29:00Z">
        <w:r>
          <w:t>Definitions of two algorithms in 11.1.5 are replaced with the following:</w:t>
        </w:r>
      </w:ins>
    </w:p>
    <w:p w:rsidR="00751335" w:rsidRDefault="00751335" w:rsidP="00751335">
      <w:pPr>
        <w:jc w:val="left"/>
        <w:rPr>
          <w:ins w:id="16968" w:author="Rev 15 Allen Wirfs-Brock" w:date="2013-03-27T14:29:00Z"/>
        </w:rPr>
      </w:pPr>
      <w:ins w:id="16969" w:author="Rev 15 Allen Wirfs-Brock" w:date="2013-03-27T14:29:00Z">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ins>
    </w:p>
    <w:p w:rsidR="00751335" w:rsidRDefault="00751335" w:rsidP="00001CC3">
      <w:pPr>
        <w:pStyle w:val="Alg4"/>
        <w:numPr>
          <w:ilvl w:val="0"/>
          <w:numId w:val="661"/>
        </w:numPr>
        <w:spacing w:after="220"/>
        <w:contextualSpacing/>
        <w:rPr>
          <w:ins w:id="16970" w:author="Rev 15 Allen Wirfs-Brock" w:date="2013-03-27T14:29:00Z"/>
        </w:rPr>
      </w:pPr>
      <w:ins w:id="16971" w:author="Rev 15 Allen Wirfs-Brock" w:date="2013-03-27T14:29:00Z">
        <w:r>
          <w:t xml:space="preserve">Let </w:t>
        </w:r>
        <w:r w:rsidRPr="00474F82">
          <w:rPr>
            <w:i/>
          </w:rPr>
          <w:t xml:space="preserve">obj </w:t>
        </w:r>
        <w:r>
          <w:t>be the result of the abstract operation ObjectCreate</w:t>
        </w:r>
        <w:r w:rsidRPr="00AD0B0E">
          <w:t xml:space="preserve"> </w:t>
        </w:r>
        <w:r>
          <w:t>with the intrinsic object %Obje</w:t>
        </w:r>
      </w:ins>
      <w:ins w:id="16972" w:author="Rev 15 Allen Wirfs-Brock" w:date="2013-05-12T12:52:00Z">
        <w:r w:rsidR="00001CC3">
          <w:t>c</w:t>
        </w:r>
      </w:ins>
      <w:ins w:id="16973" w:author="Rev 15 Allen Wirfs-Brock" w:date="2013-03-27T14:29:00Z">
        <w:r>
          <w:t>tPrototype% as its argument.</w:t>
        </w:r>
      </w:ins>
    </w:p>
    <w:p w:rsidR="00751335" w:rsidRDefault="00751335" w:rsidP="00751335">
      <w:pPr>
        <w:pStyle w:val="Alg4"/>
        <w:numPr>
          <w:ilvl w:val="0"/>
          <w:numId w:val="661"/>
        </w:numPr>
        <w:spacing w:after="220"/>
        <w:contextualSpacing/>
        <w:rPr>
          <w:ins w:id="16974" w:author="Rev 15 Allen Wirfs-Brock" w:date="2013-03-27T14:29:00Z"/>
        </w:rPr>
      </w:pPr>
      <w:ins w:id="16975" w:author="Rev 15 Allen Wirfs-Brock" w:date="2013-03-27T14:29:00Z">
        <w:r>
          <w:t xml:space="preserve">Let </w:t>
        </w:r>
        <w:r w:rsidRPr="00474F82">
          <w:rPr>
            <w:i/>
          </w:rPr>
          <w:t xml:space="preserve">propId </w:t>
        </w:r>
        <w:r>
          <w:t xml:space="preserve">be the result of evaluating </w:t>
        </w:r>
        <w:r>
          <w:rPr>
            <w:i/>
          </w:rPr>
          <w:t>PropertyDefinition</w:t>
        </w:r>
        <w:r>
          <w:t>.</w:t>
        </w:r>
      </w:ins>
    </w:p>
    <w:p w:rsidR="00751335" w:rsidRDefault="00751335" w:rsidP="00751335">
      <w:pPr>
        <w:pStyle w:val="Alg4"/>
        <w:numPr>
          <w:ilvl w:val="0"/>
          <w:numId w:val="661"/>
        </w:numPr>
        <w:rPr>
          <w:ins w:id="16976" w:author="Rev 15 Allen Wirfs-Brock" w:date="2013-03-27T14:29:00Z"/>
        </w:rPr>
      </w:pPr>
      <w:ins w:id="16977"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751335" w:rsidRPr="00E77497" w:rsidRDefault="00751335" w:rsidP="00751335">
      <w:pPr>
        <w:pStyle w:val="Alg4"/>
        <w:numPr>
          <w:ilvl w:val="1"/>
          <w:numId w:val="661"/>
        </w:numPr>
        <w:rPr>
          <w:ins w:id="16978" w:author="Rev 15 Allen Wirfs-Brock" w:date="2013-03-27T14:29:00Z"/>
        </w:rPr>
      </w:pPr>
      <w:ins w:id="16979"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751335" w:rsidRPr="007E57F6" w:rsidRDefault="00751335" w:rsidP="00751335">
      <w:pPr>
        <w:pStyle w:val="Alg4"/>
        <w:numPr>
          <w:ilvl w:val="1"/>
          <w:numId w:val="661"/>
        </w:numPr>
        <w:rPr>
          <w:ins w:id="16980" w:author="Rev 15 Allen Wirfs-Brock" w:date="2013-03-27T14:29:00Z"/>
        </w:rPr>
      </w:pPr>
      <w:ins w:id="16981"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rsidR="00751335" w:rsidRDefault="00751335" w:rsidP="00751335">
      <w:pPr>
        <w:pStyle w:val="Alg4"/>
        <w:numPr>
          <w:ilvl w:val="1"/>
          <w:numId w:val="661"/>
        </w:numPr>
        <w:rPr>
          <w:ins w:id="16982" w:author="Rev 15 Allen Wirfs-Brock" w:date="2013-03-27T14:29:00Z"/>
        </w:rPr>
      </w:pPr>
      <w:ins w:id="16983" w:author="Rev 15 Allen Wirfs-Brock" w:date="2013-03-27T14:29:00Z">
        <w:r>
          <w:t xml:space="preserve">If the type of </w:t>
        </w:r>
        <w:r>
          <w:rPr>
            <w:i/>
          </w:rPr>
          <w:t>v</w:t>
        </w:r>
        <w:r>
          <w:t xml:space="preserve"> is either Object or Null, </w:t>
        </w:r>
      </w:ins>
    </w:p>
    <w:p w:rsidR="00751335" w:rsidRDefault="00751335" w:rsidP="00751335">
      <w:pPr>
        <w:pStyle w:val="Alg4"/>
        <w:numPr>
          <w:ilvl w:val="2"/>
          <w:numId w:val="661"/>
        </w:numPr>
        <w:rPr>
          <w:ins w:id="16984" w:author="Rev 15 Allen Wirfs-Brock" w:date="2013-03-27T14:29:00Z"/>
        </w:rPr>
      </w:pPr>
      <w:ins w:id="16985" w:author="Rev 15 Allen Wirfs-Brock" w:date="2013-03-27T14:29:00Z">
        <w:r>
          <w:t>Set the value of the [[Prototype]] internal</w:t>
        </w:r>
        <w:r w:rsidRPr="00314265">
          <w:t xml:space="preserve"> </w:t>
        </w:r>
        <w:r>
          <w:t xml:space="preserve">data property of </w:t>
        </w:r>
        <w:r>
          <w:rPr>
            <w:i/>
          </w:rPr>
          <w:t>obj</w:t>
        </w:r>
        <w:r>
          <w:t xml:space="preserve"> to </w:t>
        </w:r>
        <w:r>
          <w:rPr>
            <w:i/>
          </w:rPr>
          <w:t>v</w:t>
        </w:r>
        <w:r>
          <w:t>.</w:t>
        </w:r>
      </w:ins>
    </w:p>
    <w:p w:rsidR="00751335" w:rsidRDefault="00751335" w:rsidP="00751335">
      <w:pPr>
        <w:pStyle w:val="Alg4"/>
        <w:numPr>
          <w:ilvl w:val="1"/>
          <w:numId w:val="661"/>
        </w:numPr>
        <w:rPr>
          <w:ins w:id="16986" w:author="Rev 15 Allen Wirfs-Brock" w:date="2013-03-27T14:29:00Z"/>
        </w:rPr>
      </w:pPr>
      <w:ins w:id="16987" w:author="Rev 15 Allen Wirfs-Brock" w:date="2013-03-27T14:29:00Z">
        <w:r>
          <w:t xml:space="preserve">Return </w:t>
        </w:r>
        <w:r w:rsidRPr="00BC2562">
          <w:rPr>
            <w:i/>
          </w:rPr>
          <w:t>obj</w:t>
        </w:r>
        <w:r w:rsidRPr="00E77497">
          <w:t>.</w:t>
        </w:r>
      </w:ins>
    </w:p>
    <w:p w:rsidR="00751335" w:rsidRDefault="00751335" w:rsidP="00751335">
      <w:pPr>
        <w:pStyle w:val="Alg4"/>
        <w:numPr>
          <w:ilvl w:val="0"/>
          <w:numId w:val="661"/>
        </w:numPr>
        <w:spacing w:after="220"/>
        <w:contextualSpacing/>
        <w:rPr>
          <w:ins w:id="16988" w:author="Rev 15 Allen Wirfs-Brock" w:date="2013-03-27T14:29:00Z"/>
        </w:rPr>
      </w:pPr>
      <w:ins w:id="16989" w:author="Rev 15 Allen Wirfs-Brock" w:date="2013-03-27T14:29: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rsidR="00751335" w:rsidRDefault="00751335" w:rsidP="00751335">
      <w:pPr>
        <w:pStyle w:val="Alg4"/>
        <w:numPr>
          <w:ilvl w:val="0"/>
          <w:numId w:val="661"/>
        </w:numPr>
        <w:spacing w:after="220"/>
        <w:contextualSpacing/>
        <w:rPr>
          <w:ins w:id="16990" w:author="Rev 15 Allen Wirfs-Brock" w:date="2013-03-27T14:29:00Z"/>
        </w:rPr>
      </w:pPr>
      <w:ins w:id="16991" w:author="Rev 15 Allen Wirfs-Brock" w:date="2013-03-27T14:29:00Z">
        <w:r>
          <w:t xml:space="preserve">Return </w:t>
        </w:r>
        <w:r w:rsidRPr="00474F82">
          <w:rPr>
            <w:i/>
          </w:rPr>
          <w:t>obj</w:t>
        </w:r>
        <w:r>
          <w:t>.</w:t>
        </w:r>
      </w:ins>
    </w:p>
    <w:p w:rsidR="00751335" w:rsidRDefault="00751335" w:rsidP="00751335">
      <w:pPr>
        <w:jc w:val="left"/>
        <w:rPr>
          <w:ins w:id="16992" w:author="Rev 15 Allen Wirfs-Brock" w:date="2013-03-27T14:29:00Z"/>
        </w:rPr>
      </w:pPr>
      <w:ins w:id="16993" w:author="Rev 15 Allen Wirfs-Brock" w:date="2013-03-27T14:29:00Z">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ins>
    </w:p>
    <w:p w:rsidR="00751335" w:rsidRDefault="00751335" w:rsidP="00751335">
      <w:pPr>
        <w:pStyle w:val="Alg4"/>
        <w:numPr>
          <w:ilvl w:val="0"/>
          <w:numId w:val="51"/>
        </w:numPr>
        <w:spacing w:after="220"/>
        <w:contextualSpacing/>
        <w:rPr>
          <w:ins w:id="16994" w:author="Rev 15 Allen Wirfs-Brock" w:date="2013-03-27T14:29:00Z"/>
        </w:rPr>
      </w:pPr>
      <w:ins w:id="16995" w:author="Rev 15 Allen Wirfs-Brock" w:date="2013-03-27T14:29:00Z">
        <w:r>
          <w:t xml:space="preserve">Let </w:t>
        </w:r>
        <w:r w:rsidRPr="00474F82">
          <w:rPr>
            <w:i/>
          </w:rPr>
          <w:t>obj</w:t>
        </w:r>
        <w:r>
          <w:t xml:space="preserve"> be the result of evaluating </w:t>
        </w:r>
        <w:r>
          <w:rPr>
            <w:i/>
          </w:rPr>
          <w:t>PropertyDefinitionList</w:t>
        </w:r>
        <w:r>
          <w:t>.</w:t>
        </w:r>
      </w:ins>
    </w:p>
    <w:p w:rsidR="00751335" w:rsidRDefault="00751335" w:rsidP="00751335">
      <w:pPr>
        <w:pStyle w:val="Alg4"/>
        <w:numPr>
          <w:ilvl w:val="0"/>
          <w:numId w:val="51"/>
        </w:numPr>
        <w:spacing w:after="220"/>
        <w:contextualSpacing/>
        <w:rPr>
          <w:ins w:id="16996" w:author="Rev 15 Allen Wirfs-Brock" w:date="2013-03-27T14:29:00Z"/>
        </w:rPr>
      </w:pPr>
      <w:ins w:id="16997" w:author="Rev 15 Allen Wirfs-Brock" w:date="2013-03-27T14:29:00Z">
        <w:r>
          <w:t xml:space="preserve">Let </w:t>
        </w:r>
        <w:r w:rsidRPr="00474F82">
          <w:rPr>
            <w:i/>
          </w:rPr>
          <w:t>propId</w:t>
        </w:r>
        <w:r>
          <w:t xml:space="preserve"> be the result of evaluating </w:t>
        </w:r>
        <w:r>
          <w:rPr>
            <w:i/>
          </w:rPr>
          <w:t>PropertyDefinition</w:t>
        </w:r>
        <w:r>
          <w:t>.</w:t>
        </w:r>
      </w:ins>
    </w:p>
    <w:p w:rsidR="00751335" w:rsidRDefault="00751335" w:rsidP="00751335">
      <w:pPr>
        <w:pStyle w:val="Alg4"/>
        <w:numPr>
          <w:ilvl w:val="0"/>
          <w:numId w:val="51"/>
        </w:numPr>
        <w:spacing w:after="220"/>
        <w:contextualSpacing/>
        <w:rPr>
          <w:ins w:id="16998" w:author="Rev 15 Allen Wirfs-Brock" w:date="2013-03-27T14:29:00Z"/>
        </w:rPr>
      </w:pPr>
      <w:ins w:id="16999" w:author="Rev 15 Allen Wirfs-Brock" w:date="2013-03-27T14:29:00Z">
        <w:r>
          <w:lastRenderedPageBreak/>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rsidR="00751335" w:rsidRDefault="00751335" w:rsidP="00751335">
      <w:pPr>
        <w:pStyle w:val="Alg4"/>
        <w:numPr>
          <w:ilvl w:val="0"/>
          <w:numId w:val="51"/>
        </w:numPr>
        <w:spacing w:after="220"/>
        <w:contextualSpacing/>
        <w:rPr>
          <w:ins w:id="17000" w:author="Rev 15 Allen Wirfs-Brock" w:date="2013-03-27T14:29:00Z"/>
        </w:rPr>
      </w:pPr>
      <w:ins w:id="17001" w:author="Rev 15 Allen Wirfs-Brock" w:date="2013-03-27T14:29: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rsidR="00751335" w:rsidRDefault="00751335" w:rsidP="00751335">
      <w:pPr>
        <w:pStyle w:val="Alg4"/>
        <w:numPr>
          <w:ilvl w:val="1"/>
          <w:numId w:val="51"/>
        </w:numPr>
        <w:spacing w:after="220"/>
        <w:contextualSpacing/>
        <w:rPr>
          <w:ins w:id="17002" w:author="Rev 15 Allen Wirfs-Brock" w:date="2013-03-27T14:29:00Z"/>
        </w:rPr>
      </w:pPr>
      <w:ins w:id="17003" w:author="Rev 15 Allen Wirfs-Brock" w:date="2013-03-27T14:29: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rsidR="00751335" w:rsidRDefault="00751335" w:rsidP="00751335">
      <w:pPr>
        <w:pStyle w:val="Alg4"/>
        <w:numPr>
          <w:ilvl w:val="1"/>
          <w:numId w:val="51"/>
        </w:numPr>
        <w:spacing w:after="220"/>
        <w:contextualSpacing/>
        <w:rPr>
          <w:ins w:id="17004" w:author="Rev 15 Allen Wirfs-Brock" w:date="2013-03-27T14:29:00Z"/>
        </w:rPr>
      </w:pPr>
      <w:ins w:id="17005" w:author="Rev 15 Allen Wirfs-Brock" w:date="2013-03-27T14:29: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rsidR="00751335" w:rsidRPr="008311F4" w:rsidRDefault="00751335" w:rsidP="00751335">
      <w:pPr>
        <w:pStyle w:val="Alg4"/>
        <w:numPr>
          <w:ilvl w:val="1"/>
          <w:numId w:val="51"/>
        </w:numPr>
        <w:spacing w:after="220"/>
        <w:contextualSpacing/>
        <w:rPr>
          <w:ins w:id="17006" w:author="Rev 15 Allen Wirfs-Brock" w:date="2013-03-27T14:29:00Z"/>
        </w:rPr>
      </w:pPr>
      <w:ins w:id="17007" w:author="Rev 15 Allen Wirfs-Brock" w:date="2013-03-27T14:29: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rsidR="00751335" w:rsidRDefault="00751335" w:rsidP="00751335">
      <w:pPr>
        <w:pStyle w:val="Alg4"/>
        <w:numPr>
          <w:ilvl w:val="1"/>
          <w:numId w:val="51"/>
        </w:numPr>
        <w:spacing w:after="220"/>
        <w:contextualSpacing/>
        <w:rPr>
          <w:ins w:id="17008" w:author="Rev 15 Allen Wirfs-Brock" w:date="2013-03-27T14:29:00Z"/>
        </w:rPr>
      </w:pPr>
      <w:ins w:id="17009" w:author="Rev 15 Allen Wirfs-Brock" w:date="2013-03-27T14:29: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rsidR="00751335" w:rsidRDefault="00751335" w:rsidP="00751335">
      <w:pPr>
        <w:pStyle w:val="Alg4"/>
        <w:numPr>
          <w:ilvl w:val="0"/>
          <w:numId w:val="51"/>
        </w:numPr>
        <w:rPr>
          <w:ins w:id="17010" w:author="Rev 15 Allen Wirfs-Brock" w:date="2013-03-27T14:29:00Z"/>
        </w:rPr>
      </w:pPr>
      <w:ins w:id="17011"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751335" w:rsidRPr="00E77497" w:rsidRDefault="00751335" w:rsidP="00751335">
      <w:pPr>
        <w:pStyle w:val="Alg4"/>
        <w:numPr>
          <w:ilvl w:val="1"/>
          <w:numId w:val="51"/>
        </w:numPr>
        <w:rPr>
          <w:ins w:id="17012" w:author="Rev 15 Allen Wirfs-Brock" w:date="2013-03-27T14:29:00Z"/>
        </w:rPr>
      </w:pPr>
      <w:ins w:id="17013"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751335" w:rsidRPr="007E57F6" w:rsidRDefault="00751335" w:rsidP="00751335">
      <w:pPr>
        <w:pStyle w:val="Alg4"/>
        <w:numPr>
          <w:ilvl w:val="1"/>
          <w:numId w:val="51"/>
        </w:numPr>
        <w:rPr>
          <w:ins w:id="17014" w:author="Rev 15 Allen Wirfs-Brock" w:date="2013-03-27T14:29:00Z"/>
        </w:rPr>
      </w:pPr>
      <w:ins w:id="17015"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rsidR="00751335" w:rsidRDefault="00751335" w:rsidP="00751335">
      <w:pPr>
        <w:pStyle w:val="Alg4"/>
        <w:numPr>
          <w:ilvl w:val="1"/>
          <w:numId w:val="51"/>
        </w:numPr>
        <w:rPr>
          <w:ins w:id="17016" w:author="Rev 15 Allen Wirfs-Brock" w:date="2013-03-27T14:29:00Z"/>
        </w:rPr>
      </w:pPr>
      <w:ins w:id="17017" w:author="Rev 15 Allen Wirfs-Brock" w:date="2013-03-27T14:29:00Z">
        <w:r>
          <w:t xml:space="preserve">If the type of </w:t>
        </w:r>
        <w:r>
          <w:rPr>
            <w:i/>
          </w:rPr>
          <w:t>v</w:t>
        </w:r>
        <w:r>
          <w:t xml:space="preserve"> is either Object or Null, </w:t>
        </w:r>
      </w:ins>
    </w:p>
    <w:p w:rsidR="00751335" w:rsidRDefault="00751335" w:rsidP="00751335">
      <w:pPr>
        <w:pStyle w:val="Alg4"/>
        <w:numPr>
          <w:ilvl w:val="2"/>
          <w:numId w:val="51"/>
        </w:numPr>
        <w:rPr>
          <w:ins w:id="17018" w:author="Rev 15 Allen Wirfs-Brock" w:date="2013-03-27T14:29:00Z"/>
        </w:rPr>
      </w:pPr>
      <w:ins w:id="17019" w:author="Rev 15 Allen Wirfs-Brock" w:date="2013-03-27T14:29:00Z">
        <w:r>
          <w:t xml:space="preserve">Set the value of the [[Prototype]] internal data property of </w:t>
        </w:r>
        <w:r>
          <w:rPr>
            <w:i/>
          </w:rPr>
          <w:t>obj</w:t>
        </w:r>
        <w:r>
          <w:t xml:space="preserve"> to </w:t>
        </w:r>
        <w:r>
          <w:rPr>
            <w:i/>
          </w:rPr>
          <w:t>v</w:t>
        </w:r>
        <w:r>
          <w:t>.</w:t>
        </w:r>
      </w:ins>
    </w:p>
    <w:p w:rsidR="00751335" w:rsidRDefault="00751335" w:rsidP="00751335">
      <w:pPr>
        <w:pStyle w:val="Alg4"/>
        <w:numPr>
          <w:ilvl w:val="1"/>
          <w:numId w:val="51"/>
        </w:numPr>
        <w:rPr>
          <w:ins w:id="17020" w:author="Rev 15 Allen Wirfs-Brock" w:date="2013-03-27T14:29:00Z"/>
        </w:rPr>
      </w:pPr>
      <w:ins w:id="17021" w:author="Rev 15 Allen Wirfs-Brock" w:date="2013-03-27T14:29:00Z">
        <w:r>
          <w:t xml:space="preserve">Return </w:t>
        </w:r>
        <w:r w:rsidRPr="00BC2562">
          <w:rPr>
            <w:i/>
          </w:rPr>
          <w:t>obj</w:t>
        </w:r>
        <w:r w:rsidRPr="00E77497">
          <w:t>.</w:t>
        </w:r>
      </w:ins>
    </w:p>
    <w:p w:rsidR="00751335" w:rsidRDefault="00751335" w:rsidP="008F7A25">
      <w:pPr>
        <w:pStyle w:val="Alg4"/>
        <w:numPr>
          <w:ilvl w:val="0"/>
          <w:numId w:val="660"/>
        </w:numPr>
        <w:spacing w:after="220"/>
        <w:contextualSpacing/>
        <w:rPr>
          <w:ins w:id="17022" w:author="Rev 15 Allen Wirfs-Brock" w:date="2013-03-27T14:29:00Z"/>
        </w:rPr>
      </w:pPr>
      <w:ins w:id="17023" w:author="Rev 15 Allen Wirfs-Brock" w:date="2013-03-27T14:29: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rsidR="00751335" w:rsidRDefault="00751335" w:rsidP="00751335">
      <w:pPr>
        <w:pStyle w:val="Alg4"/>
        <w:numPr>
          <w:ilvl w:val="0"/>
          <w:numId w:val="660"/>
        </w:numPr>
        <w:spacing w:after="220"/>
        <w:contextualSpacing/>
        <w:rPr>
          <w:ins w:id="17024" w:author="Rev 15 Allen Wirfs-Brock" w:date="2013-03-27T14:29:00Z"/>
        </w:rPr>
      </w:pPr>
      <w:ins w:id="17025" w:author="Rev 15 Allen Wirfs-Brock" w:date="2013-03-27T14:29:00Z">
        <w:r>
          <w:t xml:space="preserve">Return </w:t>
        </w:r>
        <w:r w:rsidRPr="00D06CF8">
          <w:rPr>
            <w:i/>
          </w:rPr>
          <w:t>obj</w:t>
        </w:r>
        <w:r>
          <w:t>.</w:t>
        </w:r>
      </w:ins>
    </w:p>
    <w:p w:rsidR="00751335" w:rsidRPr="00E77497" w:rsidRDefault="00751335" w:rsidP="00751335">
      <w:pPr>
        <w:jc w:val="left"/>
        <w:rPr>
          <w:ins w:id="17026" w:author="Rev 15 Allen Wirfs-Brock" w:date="2013-03-27T14:29:00Z"/>
        </w:rPr>
      </w:pPr>
    </w:p>
    <w:p w:rsidR="00B64068" w:rsidRPr="00C459A3" w:rsidRDefault="00B64068" w:rsidP="00C459A3">
      <w:pPr>
        <w:rPr>
          <w:ins w:id="17027" w:author="Rev 8 Allen Wirfs-Brock" w:date="2012-06-11T14:38:00Z"/>
          <w:u w:val="single"/>
        </w:rPr>
      </w:pPr>
    </w:p>
    <w:p w:rsidR="007722AC" w:rsidRDefault="007722AC" w:rsidP="0026283E">
      <w:pPr>
        <w:pStyle w:val="zzBiblio"/>
      </w:pPr>
    </w:p>
    <w:p w:rsidR="007722AC" w:rsidRDefault="007722AC" w:rsidP="0026283E">
      <w:pPr>
        <w:pStyle w:val="zzBiblio"/>
      </w:pPr>
    </w:p>
    <w:p w:rsidR="007722AC" w:rsidRPr="00E77497" w:rsidRDefault="007722AC" w:rsidP="007722AC">
      <w:pPr>
        <w:pStyle w:val="Tabletitle"/>
      </w:pPr>
      <w:r>
        <w:t xml:space="preserve">Table </w:t>
      </w:r>
      <w:r>
        <w:fldChar w:fldCharType="begin"/>
      </w:r>
      <w:r>
        <w:instrText xml:space="preserve"> SEQ Table \* ARABIC </w:instrText>
      </w:r>
      <w:r>
        <w:fldChar w:fldCharType="separate"/>
      </w:r>
      <w:ins w:id="17028" w:author="Rev 19 Allen Wirfs-Brock" w:date="2013-09-27T13:07:00Z">
        <w:r w:rsidR="00460CAC">
          <w:rPr>
            <w:noProof/>
          </w:rPr>
          <w:t>40</w:t>
        </w:r>
      </w:ins>
      <w:ins w:id="17029" w:author="Rev 18 Allen Wirfs-Brock" w:date="2013-09-05T11:37:00Z">
        <w:del w:id="17030" w:author="Rev 19 Allen Wirfs-Brock" w:date="2013-09-27T08:40:00Z">
          <w:r w:rsidR="00083CEC" w:rsidDel="009E7E9E">
            <w:rPr>
              <w:noProof/>
            </w:rPr>
            <w:delText>40</w:delText>
          </w:r>
        </w:del>
      </w:ins>
      <w:ins w:id="17031" w:author="Rev 17 Allen Wirfs-Brock" w:date="2013-08-15T15:57:00Z">
        <w:del w:id="17032" w:author="Rev 19 Allen Wirfs-Brock" w:date="2013-09-27T08:40:00Z">
          <w:r w:rsidR="004B49EB" w:rsidDel="009E7E9E">
            <w:rPr>
              <w:noProof/>
            </w:rPr>
            <w:delText>40</w:delText>
          </w:r>
        </w:del>
      </w:ins>
      <w:ins w:id="17033" w:author="Rev 16 Allen Wirfs-Brock" w:date="2013-06-24T16:13:00Z">
        <w:del w:id="17034" w:author="Rev 19 Allen Wirfs-Brock" w:date="2013-09-27T08:40:00Z">
          <w:r w:rsidR="00C20376" w:rsidDel="009E7E9E">
            <w:rPr>
              <w:noProof/>
            </w:rPr>
            <w:delText>1</w:delText>
          </w:r>
        </w:del>
      </w:ins>
      <w:ins w:id="17035" w:author="Rev 15 Allen Wirfs-Brock" w:date="2013-03-27T15:18:00Z">
        <w:del w:id="17036" w:author="Rev 19 Allen Wirfs-Brock" w:date="2013-09-27T08:40:00Z">
          <w:r w:rsidR="0076699D" w:rsidDel="009E7E9E">
            <w:rPr>
              <w:noProof/>
            </w:rPr>
            <w:delText>1</w:delText>
          </w:r>
        </w:del>
      </w:ins>
      <w:ins w:id="17037" w:author="Rev 14 Allen Wirfs-Brock" w:date="2013-03-08T12:42:00Z">
        <w:del w:id="17038" w:author="Rev 19 Allen Wirfs-Brock" w:date="2013-09-27T08:40:00Z">
          <w:r w:rsidR="00103C7C" w:rsidDel="009E7E9E">
            <w:rPr>
              <w:noProof/>
            </w:rPr>
            <w:delText>1</w:delText>
          </w:r>
        </w:del>
      </w:ins>
      <w:ins w:id="17039" w:author="Rev 13 Allen Wirfs-Brock" w:date="2012-12-10T12:34:00Z">
        <w:del w:id="17040" w:author="Rev 19 Allen Wirfs-Brock" w:date="2013-09-27T08:40:00Z">
          <w:r w:rsidR="001C2F19" w:rsidDel="009E7E9E">
            <w:rPr>
              <w:noProof/>
            </w:rPr>
            <w:delText>1</w:delText>
          </w:r>
        </w:del>
      </w:ins>
      <w:ins w:id="17041" w:author="Rev 12 Allen Wirfs-Brock" w:date="2012-11-22T16:17:00Z">
        <w:del w:id="17042" w:author="Rev 19 Allen Wirfs-Brock" w:date="2013-09-27T08:40:00Z">
          <w:r w:rsidR="00BF0CC7" w:rsidDel="009E7E9E">
            <w:rPr>
              <w:noProof/>
            </w:rPr>
            <w:delText>1</w:delText>
          </w:r>
        </w:del>
      </w:ins>
      <w:del w:id="17043" w:author="Rev 19 Allen Wirfs-Brock" w:date="2013-09-27T08:40:00Z">
        <w:r w:rsidDel="009E7E9E">
          <w:rPr>
            <w:noProof/>
          </w:rPr>
          <w:delText>9</w:delText>
        </w:r>
      </w:del>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rsidTr="00BD058A">
        <w:trPr>
          <w:jc w:val="center"/>
        </w:trPr>
        <w:tc>
          <w:tcPr>
            <w:tcW w:w="2372" w:type="dxa"/>
          </w:tcPr>
          <w:p w:rsidR="007722AC" w:rsidRPr="00E77497" w:rsidRDefault="007722AC" w:rsidP="00D148E9">
            <w:pPr>
              <w:keepNext/>
              <w:spacing w:after="0"/>
            </w:pPr>
            <w:r w:rsidRPr="00E77497">
              <w:t>[[</w:t>
            </w:r>
            <w:del w:id="17044" w:author="Rev 12 Allen Wirfs-Brock" w:date="2012-11-20T17:32:00Z">
              <w:r w:rsidRPr="00E77497" w:rsidDel="00535CB6">
                <w:delText>NativeBrand</w:delText>
              </w:r>
            </w:del>
            <w:ins w:id="17045" w:author="Rev 12 Allen Wirfs-Brock" w:date="2012-11-20T17:32:00Z">
              <w:r w:rsidR="00535CB6">
                <w:t>BuiltinBrand</w:t>
              </w:r>
            </w:ins>
            <w:r w:rsidRPr="00E77497">
              <w:t>]]</w:t>
            </w:r>
          </w:p>
        </w:tc>
        <w:tc>
          <w:tcPr>
            <w:tcW w:w="1863" w:type="dxa"/>
          </w:tcPr>
          <w:p w:rsidR="007722AC" w:rsidRPr="00E77497" w:rsidRDefault="007722AC" w:rsidP="00D148E9">
            <w:pPr>
              <w:keepNext/>
              <w:spacing w:after="0"/>
              <w:jc w:val="left"/>
              <w:rPr>
                <w:i/>
              </w:rPr>
            </w:pPr>
            <w:del w:id="17046" w:author="Rev 12 Allen Wirfs-Brock" w:date="2012-11-22T10:38:00Z">
              <w:r w:rsidRPr="00E77497" w:rsidDel="00F97E8E">
                <w:delText>Members of t</w:delText>
              </w:r>
            </w:del>
            <w:ins w:id="17047" w:author="Rev 12 Allen Wirfs-Brock" w:date="2012-11-22T10:38:00Z">
              <w:r w:rsidR="00F97E8E">
                <w:t>T</w:t>
              </w:r>
            </w:ins>
            <w:r w:rsidRPr="00E77497">
              <w:t xml:space="preserve">he </w:t>
            </w:r>
            <w:del w:id="17048" w:author="Rev 12 Allen Wirfs-Brock" w:date="2012-11-20T17:32:00Z">
              <w:r w:rsidRPr="00E77497" w:rsidDel="00535CB6">
                <w:delText>NativeBrand</w:delText>
              </w:r>
            </w:del>
            <w:ins w:id="17049" w:author="Rev 12 Allen Wirfs-Brock" w:date="2012-11-20T17:32:00Z">
              <w:r w:rsidR="00535CB6">
                <w:t>BuiltinBrand</w:t>
              </w:r>
            </w:ins>
            <w:r w:rsidRPr="00E77497">
              <w:t xml:space="preserve"> enumeration.</w:t>
            </w:r>
          </w:p>
        </w:tc>
        <w:tc>
          <w:tcPr>
            <w:tcW w:w="5580" w:type="dxa"/>
          </w:tcPr>
          <w:p w:rsidR="007722AC" w:rsidRPr="00E77497" w:rsidRDefault="007722AC" w:rsidP="00F97E8E">
            <w:pPr>
              <w:keepNext/>
              <w:spacing w:after="0"/>
            </w:pPr>
            <w:r w:rsidRPr="00E77497">
              <w:t xml:space="preserve">A tag value used by this specification to categorize various kinds of </w:t>
            </w:r>
            <w:del w:id="17050" w:author="Rev 12 Allen Wirfs-Brock" w:date="2012-11-22T10:37:00Z">
              <w:r w:rsidRPr="00E77497" w:rsidDel="00F97E8E">
                <w:delText xml:space="preserve">native </w:delText>
              </w:r>
            </w:del>
            <w:ins w:id="17051" w:author="Rev 12 Allen Wirfs-Brock" w:date="2012-11-22T10:37:00Z">
              <w:r w:rsidR="00F97E8E" w:rsidRPr="00E77497">
                <w:t xml:space="preserve"> </w:t>
              </w:r>
            </w:ins>
            <w:r w:rsidRPr="00E77497">
              <w:t xml:space="preserve">ECMAScript objects defined in this specification. </w:t>
            </w:r>
          </w:p>
        </w:tc>
      </w:tr>
      <w:tr w:rsidR="007722AC" w:rsidRPr="00E77497" w:rsidTr="00BD058A">
        <w:trPr>
          <w:jc w:val="center"/>
        </w:trPr>
        <w:tc>
          <w:tcPr>
            <w:tcW w:w="2372" w:type="dxa"/>
          </w:tcPr>
          <w:p w:rsidR="007722AC" w:rsidRPr="00E77497" w:rsidRDefault="007722AC" w:rsidP="00D148E9">
            <w:pPr>
              <w:keepNext/>
              <w:spacing w:after="0"/>
            </w:pPr>
            <w:r w:rsidRPr="00E77497">
              <w:t>[[PrimitiveValue]]</w:t>
            </w:r>
          </w:p>
        </w:tc>
        <w:tc>
          <w:tcPr>
            <w:tcW w:w="1863" w:type="dxa"/>
          </w:tcPr>
          <w:p w:rsidR="007722AC" w:rsidRPr="00E77497" w:rsidRDefault="007722AC" w:rsidP="00D148E9">
            <w:pPr>
              <w:keepNext/>
              <w:spacing w:after="0"/>
              <w:jc w:val="left"/>
            </w:pPr>
            <w:r w:rsidRPr="00E77497">
              <w:rPr>
                <w:i/>
              </w:rPr>
              <w:t>primitive</w:t>
            </w:r>
          </w:p>
        </w:tc>
        <w:tc>
          <w:tcPr>
            <w:tcW w:w="5580" w:type="dxa"/>
          </w:tcPr>
          <w:p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rsidTr="00BD058A">
        <w:trPr>
          <w:jc w:val="center"/>
        </w:trPr>
        <w:tc>
          <w:tcPr>
            <w:tcW w:w="2372" w:type="dxa"/>
          </w:tcPr>
          <w:p w:rsidR="007722AC" w:rsidRPr="00E77497" w:rsidRDefault="007722AC" w:rsidP="00D148E9">
            <w:pPr>
              <w:keepNext/>
              <w:spacing w:after="0"/>
            </w:pPr>
            <w:r w:rsidRPr="00E77497">
              <w:t>[[Scope]]</w:t>
            </w:r>
          </w:p>
        </w:tc>
        <w:tc>
          <w:tcPr>
            <w:tcW w:w="1863" w:type="dxa"/>
          </w:tcPr>
          <w:p w:rsidR="007722AC" w:rsidRPr="00E77497" w:rsidRDefault="007722AC" w:rsidP="00D148E9">
            <w:pPr>
              <w:keepNext/>
              <w:spacing w:after="0"/>
              <w:jc w:val="left"/>
            </w:pPr>
            <w:r w:rsidRPr="00E77497">
              <w:t>Lexical Environment</w:t>
            </w:r>
          </w:p>
        </w:tc>
        <w:tc>
          <w:tcPr>
            <w:tcW w:w="5580" w:type="dxa"/>
          </w:tcPr>
          <w:p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rsidTr="00BD058A">
        <w:trPr>
          <w:jc w:val="center"/>
        </w:trPr>
        <w:tc>
          <w:tcPr>
            <w:tcW w:w="2372" w:type="dxa"/>
          </w:tcPr>
          <w:p w:rsidR="007722AC" w:rsidRPr="00E77497" w:rsidRDefault="007722AC" w:rsidP="00D148E9">
            <w:pPr>
              <w:keepNext/>
              <w:spacing w:after="0"/>
            </w:pPr>
            <w:r w:rsidRPr="00E77497">
              <w:t>[[FormalParameters]]</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9C202C" w:rsidRDefault="007722AC" w:rsidP="00975168">
            <w:pPr>
              <w:keepNext/>
              <w:spacing w:after="0"/>
            </w:pPr>
            <w:r w:rsidRPr="00E77497">
              <w:t xml:space="preserve">A parse tree for ECMAScript code parsed with </w:t>
            </w:r>
            <w:del w:id="17052" w:author="Rev 15 Allen Wirfs-Brock" w:date="2013-05-04T10:21:00Z">
              <w:r w:rsidRPr="004D1BD1" w:rsidDel="00975168">
                <w:rPr>
                  <w:rStyle w:val="bnf"/>
                </w:rPr>
                <w:delText>FormalParameterList</w:delText>
              </w:r>
              <w:r w:rsidRPr="00E65A34" w:rsidDel="00975168">
                <w:rPr>
                  <w:rStyle w:val="bnf"/>
                </w:rPr>
                <w:delText xml:space="preserve"> </w:delText>
              </w:r>
            </w:del>
            <w:ins w:id="17053" w:author="Rev 15 Allen Wirfs-Brock" w:date="2013-05-04T10:21:00Z">
              <w:r w:rsidR="00975168" w:rsidRPr="004D1BD1">
                <w:rPr>
                  <w:rStyle w:val="bnf"/>
                </w:rPr>
                <w:t>FormalParameter</w:t>
              </w:r>
              <w:r w:rsidR="00975168">
                <w:rPr>
                  <w:rStyle w:val="bnf"/>
                </w:rPr>
                <w:t>s</w:t>
              </w:r>
              <w:r w:rsidR="00975168" w:rsidRPr="00E65A34">
                <w:rPr>
                  <w:rStyle w:val="bnf"/>
                </w:rPr>
                <w:t xml:space="preserve"> </w:t>
              </w:r>
            </w:ins>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rsidTr="00BD058A">
        <w:trPr>
          <w:jc w:val="center"/>
        </w:trPr>
        <w:tc>
          <w:tcPr>
            <w:tcW w:w="2372" w:type="dxa"/>
          </w:tcPr>
          <w:p w:rsidR="007722AC" w:rsidRPr="00E77497" w:rsidRDefault="007722AC" w:rsidP="00D148E9">
            <w:pPr>
              <w:keepNext/>
              <w:spacing w:after="0"/>
            </w:pPr>
            <w:r w:rsidRPr="00E77497">
              <w:t>[[Code]]</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rsidTr="00BD058A">
        <w:trPr>
          <w:jc w:val="center"/>
        </w:trPr>
        <w:tc>
          <w:tcPr>
            <w:tcW w:w="2372" w:type="dxa"/>
          </w:tcPr>
          <w:p w:rsidR="007722AC" w:rsidRPr="00E77497" w:rsidRDefault="007722AC" w:rsidP="00D148E9">
            <w:pPr>
              <w:keepNext/>
              <w:spacing w:after="0"/>
            </w:pPr>
            <w:r w:rsidRPr="00E77497">
              <w:t>[[Strict]]</w:t>
            </w:r>
          </w:p>
        </w:tc>
        <w:tc>
          <w:tcPr>
            <w:tcW w:w="1863" w:type="dxa"/>
          </w:tcPr>
          <w:p w:rsidR="007722AC" w:rsidRPr="00E77497" w:rsidRDefault="007722AC" w:rsidP="00D148E9">
            <w:pPr>
              <w:keepNext/>
              <w:spacing w:after="0"/>
              <w:jc w:val="left"/>
            </w:pPr>
            <w:r w:rsidRPr="00E77497">
              <w:t>Boolean</w:t>
            </w:r>
          </w:p>
        </w:tc>
        <w:tc>
          <w:tcPr>
            <w:tcW w:w="5580" w:type="dxa"/>
          </w:tcPr>
          <w:p w:rsidR="007722AC" w:rsidRPr="00E77497" w:rsidRDefault="007722AC" w:rsidP="00D148E9">
            <w:pPr>
              <w:keepNext/>
              <w:spacing w:after="0"/>
            </w:pPr>
            <w:del w:id="17054" w:author="Rev 12 Allen Wirfs-Brock" w:date="2012-11-21T17:48:00Z">
              <w:r w:rsidRPr="00593420" w:rsidDel="00BD058A">
                <w:rPr>
                  <w:rFonts w:ascii="Times New Roman" w:hAnsi="Times New Roman"/>
                  <w:b/>
                  <w:bCs/>
                </w:rPr>
                <w:delText>True</w:delText>
              </w:r>
              <w:r w:rsidRPr="00BD058A" w:rsidDel="00BD058A">
                <w:rPr>
                  <w:b/>
                  <w:bCs/>
                </w:rPr>
                <w:delText xml:space="preserve"> </w:delText>
              </w:r>
            </w:del>
            <w:del w:id="17055" w:author="Rev 12 Allen Wirfs-Brock" w:date="2012-11-21T17:50:00Z">
              <w:r w:rsidRPr="00BD058A" w:rsidDel="00BD058A">
                <w:rPr>
                  <w:b/>
                  <w:bCs/>
                </w:rPr>
                <w:delText>if</w:delText>
              </w:r>
            </w:del>
            <w:del w:id="17056" w:author="Rev 12 Allen Wirfs-Brock" w:date="2012-11-21T17:51:00Z">
              <w:r w:rsidRPr="00BD058A" w:rsidDel="00BD058A">
                <w:rPr>
                  <w:b/>
                  <w:bCs/>
                </w:rPr>
                <w:delText xml:space="preserve"> </w:delText>
              </w:r>
            </w:del>
            <w:ins w:id="17057" w:author="Rev 12 Allen Wirfs-Brock" w:date="2012-11-21T17:51:00Z">
              <w:r w:rsidR="00BD058A" w:rsidRPr="00593420">
                <w:rPr>
                  <w:rFonts w:ascii="Times New Roman" w:hAnsi="Times New Roman"/>
                  <w:b/>
                  <w:bCs/>
                </w:rPr>
                <w:t>true</w:t>
              </w:r>
              <w:r w:rsidR="00BD058A" w:rsidRPr="00593420">
                <w:rPr>
                  <w:rFonts w:ascii="Times New Roman" w:hAnsi="Times New Roman"/>
                </w:rPr>
                <w:t xml:space="preserve"> </w:t>
              </w:r>
              <w:r w:rsidR="00BD058A" w:rsidRPr="00145775">
                <w:rPr>
                  <w:rFonts w:cs="Arial"/>
                </w:rPr>
                <w:t>if</w:t>
              </w:r>
              <w:r w:rsidR="00BD058A" w:rsidRPr="00593420">
                <w:rPr>
                  <w:rFonts w:ascii="Times New Roman" w:hAnsi="Times New Roman"/>
                </w:rPr>
                <w:t xml:space="preserve"> </w:t>
              </w:r>
            </w:ins>
            <w:r w:rsidRPr="00BD058A">
              <w:t>a</w:t>
            </w:r>
            <w:r w:rsidRPr="00E77497">
              <w:t xml:space="preserve"> Function object is a strict mode function. Of the standard built-in ECMAScript objects, only Function objects implement [[Strict]].</w:t>
            </w:r>
          </w:p>
        </w:tc>
      </w:tr>
      <w:tr w:rsidR="007722AC" w:rsidRPr="00E77497" w:rsidTr="00BD058A">
        <w:trPr>
          <w:jc w:val="center"/>
        </w:trPr>
        <w:tc>
          <w:tcPr>
            <w:tcW w:w="2372" w:type="dxa"/>
          </w:tcPr>
          <w:p w:rsidR="007722AC" w:rsidRPr="00E77497" w:rsidRDefault="007722AC" w:rsidP="00D148E9">
            <w:pPr>
              <w:keepNext/>
              <w:spacing w:after="0"/>
            </w:pPr>
            <w:r w:rsidRPr="00E77497">
              <w:t>[[</w:t>
            </w:r>
            <w:ins w:id="17058" w:author="Rev 12 Allen Wirfs-Brock" w:date="2012-11-19T17:40:00Z">
              <w:r w:rsidR="00536F3B">
                <w:t>Bound</w:t>
              </w:r>
            </w:ins>
            <w:r w:rsidRPr="00E77497">
              <w:t>TargetFunction]]</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ins w:id="17059" w:author="Rev 12 Allen Wirfs-Brock" w:date="2012-11-19T17:40:00Z">
              <w:r w:rsidR="00536F3B">
                <w:t>Bound</w:t>
              </w:r>
            </w:ins>
            <w:r w:rsidRPr="00E77497">
              <w:t>TargetFunction]] internal property.</w:t>
            </w:r>
          </w:p>
        </w:tc>
      </w:tr>
      <w:tr w:rsidR="007722AC" w:rsidRPr="00E77497" w:rsidTr="00BD058A">
        <w:trPr>
          <w:jc w:val="center"/>
        </w:trPr>
        <w:tc>
          <w:tcPr>
            <w:tcW w:w="2372" w:type="dxa"/>
          </w:tcPr>
          <w:p w:rsidR="007722AC" w:rsidRPr="00E77497" w:rsidRDefault="007722AC" w:rsidP="00D148E9">
            <w:pPr>
              <w:keepNext/>
              <w:spacing w:after="0"/>
            </w:pPr>
            <w:r w:rsidRPr="00E77497">
              <w:t>[[BoundThis]]</w:t>
            </w:r>
          </w:p>
        </w:tc>
        <w:tc>
          <w:tcPr>
            <w:tcW w:w="1863" w:type="dxa"/>
          </w:tcPr>
          <w:p w:rsidR="007722AC" w:rsidRPr="00E77497" w:rsidRDefault="007722AC" w:rsidP="00D148E9">
            <w:pPr>
              <w:keepNext/>
              <w:spacing w:after="0"/>
              <w:jc w:val="left"/>
              <w:rPr>
                <w:i/>
              </w:rPr>
            </w:pPr>
            <w:r w:rsidRPr="00E77497">
              <w:rPr>
                <w:i/>
              </w:rPr>
              <w:t>any</w:t>
            </w:r>
          </w:p>
        </w:tc>
        <w:tc>
          <w:tcPr>
            <w:tcW w:w="5580" w:type="dxa"/>
          </w:tcPr>
          <w:p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rsidTr="00BD058A">
        <w:trPr>
          <w:jc w:val="center"/>
        </w:trPr>
        <w:tc>
          <w:tcPr>
            <w:tcW w:w="2372" w:type="dxa"/>
          </w:tcPr>
          <w:p w:rsidR="007722AC" w:rsidRPr="00E77497" w:rsidRDefault="007722AC" w:rsidP="00D148E9">
            <w:pPr>
              <w:keepNext/>
              <w:keepLines/>
              <w:spacing w:after="0"/>
            </w:pPr>
            <w:r w:rsidRPr="00E77497">
              <w:t>[[BoundArguments]]</w:t>
            </w:r>
          </w:p>
        </w:tc>
        <w:tc>
          <w:tcPr>
            <w:tcW w:w="1863" w:type="dxa"/>
          </w:tcPr>
          <w:p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rsidTr="00BD058A">
        <w:trPr>
          <w:jc w:val="center"/>
        </w:trPr>
        <w:tc>
          <w:tcPr>
            <w:tcW w:w="2372" w:type="dxa"/>
          </w:tcPr>
          <w:p w:rsidR="007722AC" w:rsidRPr="00E77497" w:rsidRDefault="007722AC" w:rsidP="00D148E9">
            <w:pPr>
              <w:keepNext/>
              <w:spacing w:after="0"/>
            </w:pPr>
            <w:del w:id="17060" w:author="Rev 14 Allen Wirfs-Brock" w:date="2013-02-08T12:12:00Z">
              <w:r w:rsidRPr="00E77497" w:rsidDel="00C05F42">
                <w:delText>[[Match]]</w:delText>
              </w:r>
            </w:del>
            <w:ins w:id="17061" w:author="Rev 14 Allen Wirfs-Brock" w:date="2013-02-08T12:12:00Z">
              <w:r w:rsidR="00C05F42">
                <w:t>[[RegExpMatch</w:t>
              </w:r>
            </w:ins>
            <w:ins w:id="17062" w:author="Rev 14 Allen Wirfs-Brock" w:date="2013-03-05T15:13:00Z">
              <w:r w:rsidR="003123FC">
                <w:t>er</w:t>
              </w:r>
            </w:ins>
            <w:ins w:id="17063" w:author="Rev 14 Allen Wirfs-Brock" w:date="2013-02-08T12:12:00Z">
              <w:r w:rsidR="00C05F42">
                <w:t>]]</w:t>
              </w:r>
            </w:ins>
          </w:p>
        </w:tc>
        <w:tc>
          <w:tcPr>
            <w:tcW w:w="1863" w:type="dxa"/>
          </w:tcPr>
          <w:p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del w:id="17064" w:author="Rev 14 Allen Wirfs-Brock" w:date="2013-02-08T12:12:00Z">
              <w:r w:rsidRPr="00E77497" w:rsidDel="00C05F42">
                <w:delText>[[Match]]</w:delText>
              </w:r>
            </w:del>
            <w:ins w:id="17065" w:author="Rev 14 Allen Wirfs-Brock" w:date="2013-02-08T12:12:00Z">
              <w:r w:rsidR="00C05F42">
                <w:t>[[RegExpMatch]]</w:t>
              </w:r>
            </w:ins>
            <w:r w:rsidRPr="00E77497">
              <w:t>.</w:t>
            </w:r>
          </w:p>
        </w:tc>
      </w:tr>
      <w:tr w:rsidR="007722AC" w:rsidRPr="00E77497" w:rsidTr="00BD058A">
        <w:trPr>
          <w:jc w:val="center"/>
        </w:trPr>
        <w:tc>
          <w:tcPr>
            <w:tcW w:w="2372" w:type="dxa"/>
          </w:tcPr>
          <w:p w:rsidR="007722AC" w:rsidRPr="00E77497" w:rsidRDefault="007722AC" w:rsidP="00D148E9">
            <w:pPr>
              <w:keepNext/>
              <w:spacing w:after="0"/>
            </w:pPr>
            <w:r w:rsidRPr="00E77497">
              <w:t>[[ParameterMap]]</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rsidR="007722AC" w:rsidRPr="00E77497" w:rsidRDefault="007722AC" w:rsidP="007722AC"/>
    <w:p w:rsidR="0026283E" w:rsidRPr="00E77497" w:rsidDel="0082165A" w:rsidRDefault="00690D1B">
      <w:pPr>
        <w:pStyle w:val="zzBiblio"/>
        <w:rPr>
          <w:del w:id="17066" w:author="Rev 19 Allen Wirfs-Brock" w:date="2013-09-06T13:53:00Z"/>
        </w:rPr>
      </w:pPr>
      <w:ins w:id="17067" w:author="Rev 8 Allen Wirfs-Brock" w:date="2012-06-11T14:37:00Z">
        <w:r>
          <w:br w:type="page"/>
        </w:r>
      </w:ins>
      <w:del w:id="17068" w:author="Rev 19 Allen Wirfs-Brock" w:date="2013-09-06T13:53:00Z">
        <w:r w:rsidR="0026283E" w:rsidRPr="00E77497" w:rsidDel="0082165A">
          <w:lastRenderedPageBreak/>
          <w:delText>Bibliography</w:delText>
        </w:r>
      </w:del>
    </w:p>
    <w:p w:rsidR="00E80769" w:rsidRPr="00E77497" w:rsidDel="0082165A" w:rsidRDefault="00E80769">
      <w:pPr>
        <w:pStyle w:val="zzBiblio"/>
        <w:rPr>
          <w:del w:id="17069" w:author="Rev 19 Allen Wirfs-Brock" w:date="2013-09-06T13:53:00Z"/>
        </w:rPr>
        <w:pPrChange w:id="17070" w:author="Rev 19 Allen Wirfs-Brock" w:date="2013-09-06T13:53:00Z">
          <w:pPr>
            <w:pStyle w:val="Bibliography1"/>
          </w:pPr>
        </w:pPrChange>
      </w:pPr>
      <w:del w:id="17071" w:author="Rev 19 Allen Wirfs-Brock" w:date="2013-09-06T13:53:00Z">
        <w:r w:rsidRPr="00E77497" w:rsidDel="0082165A">
          <w:delText>IEEE Std 754-2008: IEEE Standard for Floating-Point Arithmetic. Institute of Electrical and Electronic Engineers, New York (2008)</w:delText>
        </w:r>
      </w:del>
    </w:p>
    <w:p w:rsidR="00E80769" w:rsidRPr="00E77497" w:rsidDel="0082165A" w:rsidRDefault="00E80769">
      <w:pPr>
        <w:pStyle w:val="zzBiblio"/>
        <w:rPr>
          <w:del w:id="17072" w:author="Rev 19 Allen Wirfs-Brock" w:date="2013-09-06T13:53:00Z"/>
        </w:rPr>
        <w:pPrChange w:id="17073" w:author="Rev 19 Allen Wirfs-Brock" w:date="2013-09-06T13:53:00Z">
          <w:pPr>
            <w:pStyle w:val="Bibliography1"/>
          </w:pPr>
        </w:pPrChange>
      </w:pPr>
      <w:del w:id="17074" w:author="Rev 19 Allen Wirfs-Brock" w:date="2013-09-06T13:53:00Z">
        <w:r w:rsidRPr="00E77497" w:rsidDel="0082165A">
          <w:delText>The Unicode Consortium. The Unicode Standard, Version 3.0, defined by: The Unicode Standard, Version 3.0 (Reading, MA, Addison-Wesley, 2000. ISBN 0-201-61633-5)</w:delText>
        </w:r>
      </w:del>
    </w:p>
    <w:p w:rsidR="00E80769" w:rsidRPr="00E77497" w:rsidDel="0082165A" w:rsidRDefault="00E80769">
      <w:pPr>
        <w:pStyle w:val="zzBiblio"/>
        <w:rPr>
          <w:del w:id="17075" w:author="Rev 19 Allen Wirfs-Brock" w:date="2013-09-06T13:53:00Z"/>
        </w:rPr>
        <w:pPrChange w:id="17076" w:author="Rev 19 Allen Wirfs-Brock" w:date="2013-09-06T13:53:00Z">
          <w:pPr>
            <w:pStyle w:val="Bibliography1"/>
          </w:pPr>
        </w:pPrChange>
      </w:pPr>
      <w:del w:id="17077" w:author="Rev 19 Allen Wirfs-Brock" w:date="2013-09-06T13:53:00Z">
        <w:r w:rsidRPr="00E77497" w:rsidDel="0082165A">
          <w:delText>Unicode Inc. (2010), Unicode Technical Report #15: Unicode Normalization Forms</w:delText>
        </w:r>
      </w:del>
    </w:p>
    <w:p w:rsidR="00E80769" w:rsidRPr="00E77497" w:rsidDel="0082165A" w:rsidRDefault="00E80769">
      <w:pPr>
        <w:pStyle w:val="zzBiblio"/>
        <w:rPr>
          <w:del w:id="17078" w:author="Rev 19 Allen Wirfs-Brock" w:date="2013-09-06T13:53:00Z"/>
          <w:rStyle w:val="apple-style-span"/>
        </w:rPr>
        <w:pPrChange w:id="17079" w:author="Rev 19 Allen Wirfs-Brock" w:date="2013-09-06T13:53:00Z">
          <w:pPr>
            <w:pStyle w:val="Bibliography1"/>
          </w:pPr>
        </w:pPrChange>
      </w:pPr>
      <w:del w:id="17080" w:author="Rev 19 Allen Wirfs-Brock" w:date="2013-09-06T13:53:00Z">
        <w:r w:rsidRPr="00E77497" w:rsidDel="0082165A">
          <w:rPr>
            <w:rStyle w:val="apple-style-span"/>
            <w:rFonts w:cs="Arial"/>
          </w:rPr>
          <w:delText xml:space="preserve">ISO 8601:2004(E) </w:delText>
        </w:r>
        <w:r w:rsidRPr="00E77497" w:rsidDel="0082165A">
          <w:rPr>
            <w:rStyle w:val="apple-style-span"/>
            <w:rFonts w:cs="Arial"/>
            <w:i/>
          </w:rPr>
          <w:delText>Data elements and interchange formats – Information</w:delText>
        </w:r>
        <w:r w:rsidRPr="00E77497" w:rsidDel="0082165A">
          <w:rPr>
            <w:rFonts w:cs="Arial"/>
            <w:i/>
          </w:rPr>
          <w:delText xml:space="preserve"> </w:delText>
        </w:r>
        <w:r w:rsidRPr="00E77497" w:rsidDel="0082165A">
          <w:rPr>
            <w:rStyle w:val="apple-style-span"/>
            <w:rFonts w:cs="Arial"/>
            <w:i/>
          </w:rPr>
          <w:delText>interchange -- Representation of dates and times</w:delText>
        </w:r>
      </w:del>
    </w:p>
    <w:p w:rsidR="00E80769" w:rsidRPr="00E77497" w:rsidDel="0082165A" w:rsidRDefault="00E80769">
      <w:pPr>
        <w:pStyle w:val="zzBiblio"/>
        <w:rPr>
          <w:del w:id="17081" w:author="Rev 19 Allen Wirfs-Brock" w:date="2013-09-06T13:53:00Z"/>
          <w:rStyle w:val="apple-style-span"/>
          <w:szCs w:val="18"/>
        </w:rPr>
        <w:pPrChange w:id="17082" w:author="Rev 19 Allen Wirfs-Brock" w:date="2013-09-06T13:53:00Z">
          <w:pPr>
            <w:pStyle w:val="Bibliography1"/>
          </w:pPr>
        </w:pPrChange>
      </w:pPr>
      <w:del w:id="17083" w:author="Rev 19 Allen Wirfs-Brock" w:date="2013-09-06T13:53:00Z">
        <w:r w:rsidRPr="00E77497" w:rsidDel="0082165A">
          <w:rPr>
            <w:rStyle w:val="apple-style-span"/>
            <w:rFonts w:cs="Arial"/>
          </w:rPr>
          <w:delText>RFC 1738 "</w:delText>
        </w:r>
      </w:del>
      <w:ins w:id="17084" w:author="Rev 14 Allen Wirfs-Brock" w:date="2013-01-13T15:34:00Z">
        <w:del w:id="17085" w:author="Rev 19 Allen Wirfs-Brock" w:date="2013-09-06T13:53:00Z">
          <w:r w:rsidR="008E06A3" w:rsidDel="0082165A">
            <w:rPr>
              <w:rStyle w:val="apple-style-span"/>
              <w:rFonts w:cs="Arial"/>
            </w:rPr>
            <w:delText>“</w:delText>
          </w:r>
        </w:del>
      </w:ins>
      <w:del w:id="17086" w:author="Rev 19 Allen Wirfs-Brock" w:date="2013-09-06T13:53:00Z">
        <w:r w:rsidRPr="00E77497" w:rsidDel="0082165A">
          <w:rPr>
            <w:rStyle w:val="apple-style-span"/>
            <w:rFonts w:cs="Arial"/>
          </w:rPr>
          <w:delText xml:space="preserve">Uniform Resource Locators (URL)", </w:delText>
        </w:r>
      </w:del>
      <w:ins w:id="17087" w:author="Rev 14 Allen Wirfs-Brock" w:date="2013-01-13T15:34:00Z">
        <w:del w:id="17088" w:author="Rev 19 Allen Wirfs-Brock" w:date="2013-09-06T13:53:00Z">
          <w:r w:rsidR="008E06A3" w:rsidRPr="00E77497" w:rsidDel="0082165A">
            <w:rPr>
              <w:rStyle w:val="apple-style-span"/>
              <w:rFonts w:cs="Arial"/>
            </w:rPr>
            <w:delText>)</w:delText>
          </w:r>
          <w:r w:rsidR="008E06A3" w:rsidDel="0082165A">
            <w:rPr>
              <w:rStyle w:val="apple-style-span"/>
              <w:rFonts w:cs="Arial"/>
            </w:rPr>
            <w:delText>”</w:delText>
          </w:r>
          <w:r w:rsidR="008E06A3" w:rsidRPr="00E77497" w:rsidDel="0082165A">
            <w:rPr>
              <w:rStyle w:val="apple-style-span"/>
              <w:rFonts w:cs="Arial"/>
            </w:rPr>
            <w:delText xml:space="preserve">, </w:delText>
          </w:r>
        </w:del>
      </w:ins>
      <w:del w:id="17089"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"http://tools.ietf.org/html/rfc1738" </w:delInstrText>
        </w:r>
        <w:r w:rsidR="00C34977" w:rsidDel="0082165A">
          <w:fldChar w:fldCharType="separate"/>
        </w:r>
        <w:r w:rsidRPr="00E77497" w:rsidDel="0082165A">
          <w:rPr>
            <w:rStyle w:val="Hyperlink"/>
            <w:rFonts w:cs="Arial"/>
            <w:lang w:val="en-GB"/>
          </w:rPr>
          <w:delText>http://tools.ietf.org/html/rfc1738</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E80769" w:rsidRPr="00E77497" w:rsidDel="0082165A" w:rsidRDefault="00E80769">
      <w:pPr>
        <w:pStyle w:val="zzBiblio"/>
        <w:rPr>
          <w:del w:id="17090" w:author="Rev 19 Allen Wirfs-Brock" w:date="2013-09-06T13:53:00Z"/>
          <w:rStyle w:val="apple-style-span"/>
          <w:szCs w:val="18"/>
        </w:rPr>
        <w:pPrChange w:id="17091" w:author="Rev 19 Allen Wirfs-Brock" w:date="2013-09-06T13:53:00Z">
          <w:pPr>
            <w:pStyle w:val="Bibliography1"/>
            <w:jc w:val="left"/>
          </w:pPr>
        </w:pPrChange>
      </w:pPr>
      <w:del w:id="17092" w:author="Rev 19 Allen Wirfs-Brock" w:date="2013-09-06T13:53:00Z">
        <w:r w:rsidRPr="00E77497" w:rsidDel="0082165A">
          <w:rPr>
            <w:rStyle w:val="apple-style-span"/>
            <w:rFonts w:cs="Arial"/>
          </w:rPr>
          <w:delText>RFC 2396 "</w:delText>
        </w:r>
      </w:del>
      <w:ins w:id="17093" w:author="Rev 14 Allen Wirfs-Brock" w:date="2013-01-13T15:34:00Z">
        <w:del w:id="17094" w:author="Rev 19 Allen Wirfs-Brock" w:date="2013-09-06T13:53:00Z">
          <w:r w:rsidR="008E06A3" w:rsidDel="0082165A">
            <w:rPr>
              <w:rStyle w:val="apple-style-span"/>
              <w:rFonts w:cs="Arial"/>
            </w:rPr>
            <w:delText>“</w:delText>
          </w:r>
        </w:del>
      </w:ins>
      <w:del w:id="17095" w:author="Rev 19 Allen Wirfs-Brock" w:date="2013-09-06T13:53:00Z">
        <w:r w:rsidRPr="00E77497" w:rsidDel="0082165A">
          <w:rPr>
            <w:rStyle w:val="apple-style-span"/>
            <w:rFonts w:cs="Arial"/>
          </w:rPr>
          <w:delText xml:space="preserve">Uniform Resource Identifiers (URI): Generic Syntax", </w:delText>
        </w:r>
      </w:del>
      <w:ins w:id="17096" w:author="Rev 14 Allen Wirfs-Brock" w:date="2013-01-13T15:34:00Z">
        <w:del w:id="17097" w:author="Rev 19 Allen Wirfs-Brock" w:date="2013-09-06T13:53:00Z">
          <w:r w:rsidR="008E06A3" w:rsidDel="0082165A">
            <w:rPr>
              <w:rStyle w:val="apple-style-span"/>
              <w:rFonts w:cs="Arial"/>
            </w:rPr>
            <w:delText>”</w:delText>
          </w:r>
          <w:r w:rsidR="008E06A3" w:rsidRPr="00E77497" w:rsidDel="0082165A">
            <w:rPr>
              <w:rStyle w:val="apple-style-span"/>
              <w:rFonts w:cs="Arial"/>
            </w:rPr>
            <w:delText xml:space="preserve">, </w:delText>
          </w:r>
        </w:del>
      </w:ins>
      <w:del w:id="17098"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"http://tools.ietf.org/html/rfc2396" </w:delInstrText>
        </w:r>
        <w:r w:rsidR="00C34977" w:rsidDel="0082165A">
          <w:fldChar w:fldCharType="separate"/>
        </w:r>
        <w:r w:rsidRPr="00E77497" w:rsidDel="0082165A">
          <w:rPr>
            <w:rStyle w:val="Hyperlink"/>
            <w:rFonts w:cs="Arial"/>
            <w:lang w:val="en-GB"/>
          </w:rPr>
          <w:delText>http://tools.ietf.org/html/rfc2396</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E80769" w:rsidRPr="00E77497" w:rsidDel="0082165A" w:rsidRDefault="00E80769">
      <w:pPr>
        <w:pStyle w:val="zzBiblio"/>
        <w:rPr>
          <w:del w:id="17099" w:author="Rev 19 Allen Wirfs-Brock" w:date="2013-09-06T13:53:00Z"/>
          <w:rStyle w:val="apple-style-span"/>
          <w:szCs w:val="18"/>
        </w:rPr>
        <w:pPrChange w:id="17100" w:author="Rev 19 Allen Wirfs-Brock" w:date="2013-09-06T13:53:00Z">
          <w:pPr>
            <w:pStyle w:val="Bibliography1"/>
            <w:jc w:val="left"/>
          </w:pPr>
        </w:pPrChange>
      </w:pPr>
      <w:del w:id="17101" w:author="Rev 19 Allen Wirfs-Brock" w:date="2013-09-06T13:53:00Z">
        <w:r w:rsidRPr="00E77497" w:rsidDel="0082165A">
          <w:rPr>
            <w:rStyle w:val="apple-style-span"/>
            <w:rFonts w:cs="Arial"/>
          </w:rPr>
          <w:delText>RFC 3629 "</w:delText>
        </w:r>
      </w:del>
      <w:ins w:id="17102" w:author="Rev 14 Allen Wirfs-Brock" w:date="2013-01-13T15:33:00Z">
        <w:del w:id="17103" w:author="Rev 19 Allen Wirfs-Brock" w:date="2013-09-06T13:53:00Z">
          <w:r w:rsidR="008E06A3" w:rsidDel="0082165A">
            <w:rPr>
              <w:rStyle w:val="apple-style-span"/>
              <w:rFonts w:cs="Arial"/>
            </w:rPr>
            <w:delText>“</w:delText>
          </w:r>
        </w:del>
      </w:ins>
      <w:del w:id="17104" w:author="Rev 19 Allen Wirfs-Brock" w:date="2013-09-06T13:53:00Z">
        <w:r w:rsidRPr="00E77497" w:rsidDel="0082165A">
          <w:rPr>
            <w:rStyle w:val="apple-style-span"/>
            <w:rFonts w:cs="Arial"/>
          </w:rPr>
          <w:delText xml:space="preserve">UTF-8, a transformation format of ISO 10646", </w:delText>
        </w:r>
      </w:del>
      <w:ins w:id="17105" w:author="Rev 14 Allen Wirfs-Brock" w:date="2013-01-13T15:34:00Z">
        <w:del w:id="17106" w:author="Rev 19 Allen Wirfs-Brock" w:date="2013-09-06T13:53:00Z">
          <w:r w:rsidR="008E06A3" w:rsidDel="0082165A">
            <w:rPr>
              <w:rStyle w:val="apple-style-span"/>
              <w:rFonts w:cs="Arial"/>
            </w:rPr>
            <w:delText>”</w:delText>
          </w:r>
          <w:r w:rsidR="008E06A3" w:rsidRPr="00E77497" w:rsidDel="0082165A">
            <w:rPr>
              <w:rStyle w:val="apple-style-span"/>
              <w:rFonts w:cs="Arial"/>
            </w:rPr>
            <w:delText xml:space="preserve">, </w:delText>
          </w:r>
        </w:del>
      </w:ins>
      <w:del w:id="17107"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"http://tools.ietf.org/html/rfc3629" </w:delInstrText>
        </w:r>
        <w:r w:rsidR="00C34977" w:rsidDel="0082165A">
          <w:fldChar w:fldCharType="separate"/>
        </w:r>
        <w:r w:rsidRPr="00E77497" w:rsidDel="0082165A">
          <w:rPr>
            <w:rStyle w:val="Hyperlink"/>
            <w:rFonts w:cs="Arial"/>
            <w:lang w:val="en-GB"/>
          </w:rPr>
          <w:delText>http://tools.ietf.org/html/rfc3629</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990F07" w:rsidRPr="00145775" w:rsidDel="0082165A" w:rsidRDefault="00E80769">
      <w:pPr>
        <w:pStyle w:val="zzBiblio"/>
        <w:rPr>
          <w:ins w:id="17108" w:author="Rev 14 Allen Wirfs-Brock" w:date="2013-01-13T15:31:00Z"/>
          <w:del w:id="17109" w:author="Rev 19 Allen Wirfs-Brock" w:date="2013-09-06T13:53:00Z"/>
          <w:rStyle w:val="apple-style-span"/>
        </w:rPr>
        <w:pPrChange w:id="17110" w:author="Rev 19 Allen Wirfs-Brock" w:date="2013-09-06T13:53:00Z">
          <w:pPr>
            <w:pStyle w:val="Bibliography1"/>
            <w:jc w:val="left"/>
          </w:pPr>
        </w:pPrChange>
      </w:pPr>
      <w:del w:id="17111" w:author="Rev 19 Allen Wirfs-Brock" w:date="2013-09-06T13:53:00Z">
        <w:r w:rsidRPr="00E77497" w:rsidDel="0082165A">
          <w:rPr>
            <w:rStyle w:val="apple-style-span"/>
            <w:rFonts w:cs="Arial"/>
          </w:rPr>
          <w:delText>RFC 4627 "</w:delText>
        </w:r>
      </w:del>
      <w:ins w:id="17112" w:author="Rev 14 Allen Wirfs-Brock" w:date="2013-01-13T15:33:00Z">
        <w:del w:id="17113" w:author="Rev 19 Allen Wirfs-Brock" w:date="2013-09-06T13:53:00Z">
          <w:r w:rsidR="008E06A3" w:rsidDel="0082165A">
            <w:rPr>
              <w:rStyle w:val="apple-style-span"/>
              <w:rFonts w:cs="Arial"/>
            </w:rPr>
            <w:delText>“</w:delText>
          </w:r>
        </w:del>
      </w:ins>
      <w:del w:id="17114" w:author="Rev 19 Allen Wirfs-Brock" w:date="2013-09-06T13:53:00Z">
        <w:r w:rsidRPr="00E77497" w:rsidDel="0082165A">
          <w:rPr>
            <w:rStyle w:val="apple-style-span"/>
            <w:rFonts w:cs="Arial"/>
          </w:rPr>
          <w:delText>The application/json Media Type for JavaScript Object</w:delText>
        </w:r>
        <w:r w:rsidRPr="00E77497" w:rsidDel="0082165A">
          <w:rPr>
            <w:rFonts w:cs="Arial"/>
          </w:rPr>
          <w:delText xml:space="preserve"> </w:delText>
        </w:r>
        <w:r w:rsidRPr="00E77497" w:rsidDel="0082165A">
          <w:rPr>
            <w:rStyle w:val="apple-style-span"/>
            <w:rFonts w:cs="Arial"/>
          </w:rPr>
          <w:delText xml:space="preserve">Notation (JSON)" </w:delText>
        </w:r>
      </w:del>
      <w:ins w:id="17115" w:author="Rev 14 Allen Wirfs-Brock" w:date="2013-01-13T15:33:00Z">
        <w:del w:id="17116" w:author="Rev 19 Allen Wirfs-Brock" w:date="2013-09-06T13:53:00Z">
          <w:r w:rsidR="008E06A3" w:rsidRPr="00E77497" w:rsidDel="0082165A">
            <w:rPr>
              <w:rStyle w:val="apple-style-span"/>
              <w:rFonts w:cs="Arial"/>
            </w:rPr>
            <w:delText>)</w:delText>
          </w:r>
          <w:r w:rsidR="008E06A3" w:rsidDel="0082165A">
            <w:rPr>
              <w:rStyle w:val="apple-style-span"/>
              <w:rFonts w:cs="Arial"/>
            </w:rPr>
            <w:delText>”</w:delText>
          </w:r>
          <w:r w:rsidR="008E06A3" w:rsidRPr="00E77497" w:rsidDel="0082165A">
            <w:rPr>
              <w:rStyle w:val="apple-style-span"/>
              <w:rFonts w:cs="Arial"/>
            </w:rPr>
            <w:delText xml:space="preserve"> </w:delText>
          </w:r>
        </w:del>
      </w:ins>
      <w:del w:id="17117" w:author="Rev 19 Allen Wirfs-Brock" w:date="2013-09-06T13:53:00Z">
        <w:r w:rsidRPr="00E77497" w:rsidDel="0082165A">
          <w:rPr>
            <w:rStyle w:val="apple-style-span"/>
            <w:rFonts w:cs="Arial"/>
          </w:rPr>
          <w:delText>, available at &lt;</w:delText>
        </w:r>
        <w:r w:rsidR="00C34977" w:rsidDel="0082165A">
          <w:fldChar w:fldCharType="begin"/>
        </w:r>
        <w:r w:rsidR="00C34977" w:rsidDel="0082165A">
          <w:delInstrText xml:space="preserve"> HYPERLINK "http://tools.ietf.org/html/rfc4627" </w:delInstrText>
        </w:r>
        <w:r w:rsidR="00C34977" w:rsidDel="0082165A">
          <w:fldChar w:fldCharType="separate"/>
        </w:r>
        <w:r w:rsidRPr="00E77497" w:rsidDel="0082165A">
          <w:rPr>
            <w:rStyle w:val="Hyperlink"/>
            <w:rFonts w:cs="Arial"/>
            <w:lang w:val="en-GB"/>
          </w:rPr>
          <w:delText>http://tools.ietf.org/html/rfc4627</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8E06A3" w:rsidRPr="00E77497" w:rsidDel="0082165A" w:rsidRDefault="008E06A3">
      <w:pPr>
        <w:pStyle w:val="zzBiblio"/>
        <w:rPr>
          <w:del w:id="17118" w:author="Rev 19 Allen Wirfs-Brock" w:date="2013-09-06T13:53:00Z"/>
        </w:rPr>
        <w:pPrChange w:id="17119" w:author="Rev 19 Allen Wirfs-Brock" w:date="2013-09-06T13:53:00Z">
          <w:pPr>
            <w:pStyle w:val="Bibliography1"/>
          </w:pPr>
        </w:pPrChange>
      </w:pPr>
      <w:ins w:id="17120" w:author="Rev 14 Allen Wirfs-Brock" w:date="2013-01-13T15:35:00Z">
        <w:del w:id="17121" w:author="Rev 19 Allen Wirfs-Brock" w:date="2013-09-06T13:53:00Z">
          <w:r w:rsidRPr="00E77497" w:rsidDel="0082165A">
            <w:delText>Unicode Inc. (2010), Unicode Technical Report #15:</w:delText>
          </w:r>
        </w:del>
      </w:ins>
      <w:ins w:id="17122" w:author="Rev 14 Allen Wirfs-Brock" w:date="2013-01-13T15:32:00Z">
        <w:del w:id="17123" w:author="Rev 19 Allen Wirfs-Brock" w:date="2013-09-06T13:53:00Z">
          <w:r w:rsidRPr="00145775" w:rsidDel="0082165A">
            <w:delText xml:space="preserve"> </w:delText>
          </w:r>
        </w:del>
      </w:ins>
      <w:ins w:id="17124" w:author="Rev 14 Allen Wirfs-Brock" w:date="2013-01-13T15:33:00Z">
        <w:del w:id="17125" w:author="Rev 19 Allen Wirfs-Brock" w:date="2013-09-06T13:53:00Z">
          <w:r w:rsidDel="0082165A">
            <w:delText>“</w:delText>
          </w:r>
        </w:del>
      </w:ins>
      <w:ins w:id="17126" w:author="Rev 14 Allen Wirfs-Brock" w:date="2013-01-13T15:32:00Z">
        <w:del w:id="17127" w:author="Rev 19 Allen Wirfs-Brock" w:date="2013-09-06T13:53:00Z">
          <w:r w:rsidRPr="00145775" w:rsidDel="0082165A">
            <w:delText>Unicode Normalization Forms</w:delText>
          </w:r>
        </w:del>
      </w:ins>
      <w:ins w:id="17128" w:author="Rev 14 Allen Wirfs-Brock" w:date="2013-01-13T15:33:00Z">
        <w:del w:id="17129" w:author="Rev 19 Allen Wirfs-Brock" w:date="2013-09-06T13:53:00Z">
          <w:r w:rsidDel="0082165A">
            <w:delText>”</w:delText>
          </w:r>
        </w:del>
      </w:ins>
      <w:ins w:id="17130" w:author="Rev 14 Allen Wirfs-Brock" w:date="2013-01-13T15:32:00Z">
        <w:del w:id="17131" w:author="Rev 19 Allen Wirfs-Brock" w:date="2013-09-06T13:53:00Z">
          <w:r w:rsidDel="0082165A">
            <w:delText>, available at &lt;</w:delText>
          </w:r>
        </w:del>
      </w:ins>
      <w:ins w:id="17132" w:author="Rev 14 Allen Wirfs-Brock" w:date="2013-01-13T15:33:00Z">
        <w:del w:id="17133" w:author="Rev 19 Allen Wirfs-Brock" w:date="2013-09-06T13:53:00Z">
          <w:r w:rsidDel="0082165A">
            <w:rPr>
              <w:b w:val="0"/>
            </w:rPr>
            <w:fldChar w:fldCharType="begin"/>
          </w:r>
          <w:r w:rsidDel="0082165A">
            <w:delInstrText xml:space="preserve"> HYPERLINK "http://www.unicode.org/reports/tr15/tr15-29.html" </w:delInstrText>
          </w:r>
          <w:r w:rsidDel="0082165A">
            <w:rPr>
              <w:b w:val="0"/>
            </w:rPr>
            <w:fldChar w:fldCharType="separate"/>
          </w:r>
          <w:r w:rsidRPr="008E06A3" w:rsidDel="0082165A">
            <w:rPr>
              <w:rStyle w:val="Hyperlink"/>
              <w:lang w:val="en-GB"/>
            </w:rPr>
            <w:delText>http://www.unicode.org/reports/tr15/tr15-29.html</w:delText>
          </w:r>
          <w:r w:rsidDel="0082165A">
            <w:rPr>
              <w:b w:val="0"/>
            </w:rPr>
            <w:fldChar w:fldCharType="end"/>
          </w:r>
        </w:del>
      </w:ins>
      <w:ins w:id="17134" w:author="Rev 14 Allen Wirfs-Brock" w:date="2013-01-13T15:32:00Z">
        <w:del w:id="17135" w:author="Rev 19 Allen Wirfs-Brock" w:date="2013-09-06T13:53:00Z">
          <w:r w:rsidDel="0082165A">
            <w:delText>&gt;</w:delText>
          </w:r>
        </w:del>
      </w:ins>
    </w:p>
    <w:p w:rsidR="00990F07" w:rsidRPr="00E77497" w:rsidRDefault="0045371C" w:rsidP="008D16AA">
      <w:pPr>
        <w:pStyle w:val="Bibliography1"/>
        <w:numPr>
          <w:ilvl w:val="0"/>
          <w:numId w:val="0"/>
        </w:numPr>
        <w:tabs>
          <w:tab w:val="clear" w:pos="660"/>
          <w:tab w:val="left" w:pos="2760"/>
        </w:tabs>
      </w:pPr>
      <w:ins w:id="17136" w:author="Rev 8 Allen Wirfs-Brock" w:date="2012-05-31T17:07:00Z">
        <w:del w:id="17137" w:author="Rev 19 Allen Wirfs-Brock" w:date="2013-09-06T13:53:00Z">
          <w:r w:rsidDel="0082165A">
            <w:tab/>
          </w:r>
          <w:r w:rsidDel="0082165A">
            <w:tab/>
          </w:r>
        </w:del>
      </w:ins>
    </w:p>
    <w:p w:rsidR="00D20EE3" w:rsidRPr="00E77497" w:rsidRDefault="00D20EE3" w:rsidP="0026283E"/>
    <w:p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rsidR="0026283E" w:rsidRPr="00E77497" w:rsidRDefault="0026283E" w:rsidP="0026283E"/>
    <w:p w:rsidR="00A95C0C" w:rsidRDefault="00A95C0C" w:rsidP="00A95C0C">
      <w:pPr>
        <w:pStyle w:val="Heading2"/>
      </w:pPr>
      <w:bookmarkStart w:id="17138" w:name="_Toc368050893"/>
      <w:r>
        <w:t>Binary Data</w:t>
      </w:r>
      <w:r w:rsidRPr="00E77497">
        <w:t xml:space="preserve"> Object</w:t>
      </w:r>
      <w:r>
        <w:t>s</w:t>
      </w:r>
      <w:bookmarkEnd w:id="17138"/>
    </w:p>
    <w:p w:rsidR="00A95C0C" w:rsidRDefault="00A95C0C" w:rsidP="00A95C0C">
      <w:pPr>
        <w:pStyle w:val="Heading3"/>
      </w:pPr>
      <w:bookmarkStart w:id="17139" w:name="_Toc368050894"/>
      <w:commentRangeStart w:id="17140"/>
      <w:r>
        <w:t>The BinaryData Module</w:t>
      </w:r>
      <w:bookmarkEnd w:id="17139"/>
    </w:p>
    <w:p w:rsidR="00A95C0C" w:rsidRDefault="00A95C0C" w:rsidP="00A95C0C">
      <w:pPr>
        <w:pStyle w:val="Heading3"/>
      </w:pPr>
      <w:bookmarkStart w:id="17141" w:name="_Toc368050895"/>
      <w:r>
        <w:t>The BinaryData.Type Object</w:t>
      </w:r>
      <w:bookmarkEnd w:id="17141"/>
    </w:p>
    <w:p w:rsidR="00A95C0C" w:rsidRDefault="00A95C0C" w:rsidP="00A95C0C">
      <w:pPr>
        <w:pStyle w:val="Heading4"/>
      </w:pPr>
      <w:r>
        <w:t>BinaryData.</w:t>
      </w:r>
      <w:r w:rsidRPr="008E2885">
        <w:rPr>
          <w:i/>
        </w:rPr>
        <w:t>ScalarType</w:t>
      </w:r>
      <w:r>
        <w:t xml:space="preserve"> Type Instance Objects</w:t>
      </w:r>
    </w:p>
    <w:p w:rsidR="00A95C0C" w:rsidRDefault="00A95C0C" w:rsidP="00A95C0C">
      <w:pPr>
        <w:pStyle w:val="Heading3"/>
      </w:pPr>
      <w:bookmarkStart w:id="17142" w:name="_Toc368050896"/>
      <w:r>
        <w:t>The BinaryData.ArrayType Object</w:t>
      </w:r>
      <w:bookmarkEnd w:id="17142"/>
    </w:p>
    <w:p w:rsidR="00A95C0C" w:rsidRDefault="00A95C0C" w:rsidP="00A95C0C">
      <w:pPr>
        <w:pStyle w:val="Heading3"/>
        <w:rPr>
          <w:ins w:id="17143" w:author="Rev 18 Allen Wirfs-Brock" w:date="2013-09-04T18:28:00Z"/>
        </w:rPr>
      </w:pPr>
      <w:bookmarkStart w:id="17144" w:name="_Toc368050897"/>
      <w:r>
        <w:t>The BinaryData.StructType Object</w:t>
      </w:r>
      <w:commentRangeEnd w:id="17140"/>
      <w:r>
        <w:rPr>
          <w:rStyle w:val="CommentReference"/>
          <w:b w:val="0"/>
        </w:rPr>
        <w:commentReference w:id="17140"/>
      </w:r>
      <w:bookmarkEnd w:id="17144"/>
    </w:p>
    <w:p w:rsidR="004B439B" w:rsidRPr="004B439B" w:rsidRDefault="004B439B" w:rsidP="006A78DC"/>
    <w:p w:rsidR="004B439B" w:rsidRDefault="004B439B" w:rsidP="004B439B">
      <w:pPr>
        <w:pStyle w:val="Heading4"/>
        <w:numPr>
          <w:ilvl w:val="3"/>
          <w:numId w:val="1590"/>
        </w:numPr>
        <w:rPr>
          <w:ins w:id="17145" w:author="Rev 18 Allen Wirfs-Brock" w:date="2013-09-04T18:29:00Z"/>
        </w:rPr>
      </w:pPr>
      <w:ins w:id="17146" w:author="Rev 18 Allen Wirfs-Brock" w:date="2013-09-04T18:29:00Z">
        <w:r>
          <w:t>%</w:t>
        </w:r>
        <w:r w:rsidRPr="00573628">
          <w:t>TypedArray</w:t>
        </w:r>
        <w:r>
          <w:t>%</w:t>
        </w:r>
        <w:r w:rsidRPr="004B439B" w:rsidDel="0087063A">
          <w:rPr>
            <w:i/>
          </w:rPr>
          <w:t xml:space="preserve"> </w:t>
        </w:r>
        <w:commentRangeStart w:id="17147"/>
        <w:r>
          <w:t>( binary data stuff )</w:t>
        </w:r>
        <w:commentRangeEnd w:id="17147"/>
        <w:r>
          <w:rPr>
            <w:rStyle w:val="CommentReference"/>
            <w:b w:val="0"/>
          </w:rPr>
          <w:commentReference w:id="17147"/>
        </w:r>
      </w:ins>
    </w:p>
    <w:p w:rsidR="004B439B" w:rsidRPr="00CD495C" w:rsidRDefault="004B439B" w:rsidP="004B439B">
      <w:pPr>
        <w:pStyle w:val="CommentText"/>
        <w:pBdr>
          <w:top w:val="single" w:sz="4" w:space="1" w:color="auto"/>
          <w:left w:val="single" w:sz="4" w:space="4" w:color="auto"/>
          <w:bottom w:val="single" w:sz="4" w:space="1" w:color="auto"/>
          <w:right w:val="single" w:sz="4" w:space="4" w:color="auto"/>
        </w:pBdr>
        <w:shd w:val="clear" w:color="auto" w:fill="FFC000"/>
        <w:rPr>
          <w:ins w:id="17148" w:author="Rev 18 Allen Wirfs-Brock" w:date="2013-09-04T18:29:00Z"/>
          <w:sz w:val="28"/>
          <w:szCs w:val="28"/>
        </w:rPr>
      </w:pPr>
      <w:ins w:id="17149" w:author="Rev 18 Allen Wirfs-Brock" w:date="2013-09-04T18:29:00Z">
        <w:r>
          <w:rPr>
            <w:sz w:val="28"/>
            <w:szCs w:val="28"/>
          </w:rPr>
          <w:t xml:space="preserve">TODO: </w:t>
        </w:r>
        <w:r>
          <w:t>this is a place holder assuming that we may need to construct TypedArrays from binary data objects</w:t>
        </w:r>
        <w:r w:rsidRPr="00E9100E">
          <w:rPr>
            <w:sz w:val="28"/>
            <w:szCs w:val="28"/>
          </w:rPr>
          <w:t>.</w:t>
        </w:r>
      </w:ins>
    </w:p>
    <w:p w:rsidR="00A95C0C" w:rsidRPr="00E9100E" w:rsidRDefault="00A95C0C" w:rsidP="00A95C0C"/>
    <w:p w:rsidR="00A95C0C" w:rsidRDefault="00A95C0C">
      <w:pPr>
        <w:spacing w:after="0" w:line="240" w:lineRule="auto"/>
        <w:jc w:val="left"/>
        <w:rPr>
          <w:rFonts w:ascii="Times New Roman" w:hAnsi="Times New Roman"/>
          <w:lang w:val="en-US" w:eastAsia="en-US"/>
        </w:rPr>
      </w:pPr>
    </w:p>
    <w:sectPr w:rsidR="00A95C0C">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Rev 10 Allen Wirfs-Brock" w:date="2013-09-25T11:00:00Z" w:initials="AWB10">
    <w:p w:rsidR="00460CAC" w:rsidRDefault="00460CAC">
      <w:pPr>
        <w:pStyle w:val="CommentText"/>
      </w:pPr>
      <w:r>
        <w:rPr>
          <w:rStyle w:val="CommentReference"/>
        </w:rPr>
        <w:annotationRef/>
      </w:r>
      <w:r>
        <w:t>This description probably need to be tweaked in light of new features such as class declarations and explicit exposure of the [[Prototype]] property</w:t>
      </w:r>
    </w:p>
  </w:comment>
  <w:comment w:id="325" w:author="Allen Wirfs-Brock" w:date="2013-09-25T11:00:00Z" w:initials="AW">
    <w:p w:rsidR="00460CAC" w:rsidRDefault="00460CAC">
      <w:pPr>
        <w:pStyle w:val="CommentText"/>
      </w:pPr>
      <w:r>
        <w:rPr>
          <w:rStyle w:val="CommentReference"/>
        </w:rPr>
        <w:annotationRef/>
      </w:r>
      <w:r>
        <w:t>Perhaps this should be somewhere else.  Currently we don’t have a section that enumerates all the steps in loading and evaluating a program.</w:t>
      </w:r>
    </w:p>
  </w:comment>
  <w:comment w:id="410" w:author="Rev 12 Allen Wirfs-Brock" w:date="2013-09-25T11:00:00Z" w:initials="AWB12">
    <w:p w:rsidR="00460CAC" w:rsidRDefault="00460CAC" w:rsidP="00000B9E">
      <w:pPr>
        <w:pStyle w:val="CommentText"/>
      </w:pPr>
      <w:r>
        <w:rPr>
          <w:rStyle w:val="CommentReference"/>
        </w:rPr>
        <w:annotationRef/>
      </w:r>
      <w:r>
        <w:t>These are placeholders based upon the proxy trap invariants. We need to provide new versions for all the essential internal methods.</w:t>
      </w:r>
    </w:p>
  </w:comment>
  <w:comment w:id="441" w:author="Rev 16 Allen Wirfs-Brock" w:date="2013-09-25T11:00:00Z" w:initials="AWB16">
    <w:p w:rsidR="00460CAC" w:rsidRDefault="00460CAC" w:rsidP="00000B9E">
      <w:pPr>
        <w:pStyle w:val="CommentText"/>
      </w:pPr>
      <w:r>
        <w:rPr>
          <w:rStyle w:val="CommentReference"/>
        </w:rPr>
        <w:annotationRef/>
      </w:r>
      <w:r>
        <w:t>TODO  add all the other TypedArray view intrinsics</w:t>
      </w:r>
    </w:p>
  </w:comment>
  <w:comment w:id="442" w:author="Rev 12 Allen Wirfs-Brock" w:date="2013-09-25T11:00:00Z" w:initials="AWB12">
    <w:p w:rsidR="00460CAC" w:rsidRDefault="00460CAC" w:rsidP="00000B9E">
      <w:pPr>
        <w:pStyle w:val="CommentText"/>
      </w:pPr>
      <w:r>
        <w:rPr>
          <w:rStyle w:val="CommentReference"/>
        </w:rPr>
        <w:annotationRef/>
      </w:r>
      <w:r>
        <w:t xml:space="preserve">TODO more to comeTODO </w:t>
      </w:r>
    </w:p>
  </w:comment>
  <w:comment w:id="640" w:author="Rev 6 Allen Wirfs-Brock" w:date="2013-09-25T11:00:00Z" w:initials="AWB">
    <w:p w:rsidR="00460CAC" w:rsidRDefault="00460CAC" w:rsidP="003A4A57">
      <w:pPr>
        <w:pStyle w:val="CommentText"/>
      </w:pPr>
      <w:r>
        <w:rPr>
          <w:rStyle w:val="CommentReference"/>
        </w:rPr>
        <w:annotationRef/>
      </w:r>
      <w:r>
        <w:t>This probably needs a D option argument, just like createMutableEnvironment</w:t>
      </w:r>
    </w:p>
  </w:comment>
  <w:comment w:id="643" w:author="Rev 6 Allen Wirfs-Brock" w:date="2013-09-25T11:00:00Z" w:initials="AWB">
    <w:p w:rsidR="00460CAC" w:rsidRDefault="00460CAC" w:rsidP="003A4A57">
      <w:pPr>
        <w:pStyle w:val="CommentText"/>
      </w:pPr>
      <w:r>
        <w:rPr>
          <w:rStyle w:val="CommentReference"/>
        </w:rPr>
        <w:annotationRef/>
      </w:r>
      <w:r>
        <w:t>This probably needs a D option argument, just like createMutableEnvironment</w:t>
      </w:r>
    </w:p>
  </w:comment>
  <w:comment w:id="650" w:author="Rev 6 Allen Wirfs-Brock" w:date="2013-09-25T11:00:00Z" w:initials="AWB">
    <w:p w:rsidR="00460CAC" w:rsidRDefault="00460CAC" w:rsidP="003A4A57">
      <w:pPr>
        <w:pStyle w:val="CommentText"/>
      </w:pPr>
      <w:r>
        <w:rPr>
          <w:rStyle w:val="CommentReference"/>
        </w:rPr>
        <w:annotationRef/>
      </w:r>
      <w:r>
        <w:t>This probably needs a D option argument, just like createMutableEnvironment</w:t>
      </w:r>
    </w:p>
  </w:comment>
  <w:comment w:id="651" w:author="Rev 11 Allen Wirfs-Brock" w:date="2013-09-25T11:00:00Z" w:initials="AWB11">
    <w:p w:rsidR="00460CAC" w:rsidRDefault="00460CAC" w:rsidP="003A4A57">
      <w:pPr>
        <w:pStyle w:val="CommentText"/>
      </w:pPr>
      <w:r>
        <w:rPr>
          <w:rStyle w:val="CommentReference"/>
        </w:rPr>
        <w:annotationRef/>
      </w:r>
      <w:r>
        <w:t>Carry over from ES5, but perhaps unnecessary</w:t>
      </w:r>
    </w:p>
  </w:comment>
  <w:comment w:id="661" w:author="Rev 8 Allen Wirfs-Brock" w:date="2013-09-25T11:00:00Z" w:initials="AWB8">
    <w:p w:rsidR="00460CAC" w:rsidRDefault="00460CAC" w:rsidP="003A4A57">
      <w:pPr>
        <w:pStyle w:val="CommentText"/>
      </w:pPr>
      <w:r>
        <w:rPr>
          <w:rStyle w:val="CommentReference"/>
        </w:rPr>
        <w:annotationRef/>
      </w:r>
      <w:r>
        <w:t>Other possible terms that  have been discussed are “Home” and “Island”.  We still need to get final agreement on terminology.</w:t>
      </w:r>
    </w:p>
  </w:comment>
  <w:comment w:id="665" w:author="Rev 13 Allen Wirfs-Brock" w:date="2013-09-25T11:00:00Z" w:initials="AWB13">
    <w:p w:rsidR="00460CAC" w:rsidRDefault="00460CAC" w:rsidP="003A4A57">
      <w:pPr>
        <w:pStyle w:val="CommentText"/>
      </w:pPr>
      <w:r>
        <w:rPr>
          <w:rStyle w:val="CommentReference"/>
        </w:rPr>
        <w:annotationRef/>
      </w:r>
      <w:r>
        <w:t>This is where we should list all the per realm intrinsics that don</w:t>
      </w:r>
    </w:p>
    <w:p w:rsidR="00460CAC" w:rsidRDefault="00460CAC" w:rsidP="003A4A57">
      <w:pPr>
        <w:pStyle w:val="CommentText"/>
      </w:pPr>
      <w:r>
        <w:t>T have %names%</w:t>
      </w:r>
    </w:p>
  </w:comment>
  <w:comment w:id="761" w:author="Rev 6 Allen Wirfs-Brock" w:date="2013-09-25T11:00:00Z" w:initials="AWB6">
    <w:p w:rsidR="00460CAC" w:rsidRDefault="00460CAC" w:rsidP="005D37A2">
      <w:pPr>
        <w:pStyle w:val="CommentText"/>
      </w:pPr>
      <w:r>
        <w:rPr>
          <w:rStyle w:val="CommentReference"/>
        </w:rPr>
        <w:annotationRef/>
      </w:r>
      <w:r>
        <w:t>TODO: Finish this up, and turn it into iterator definition include a next method.</w:t>
      </w:r>
    </w:p>
    <w:p w:rsidR="00460CAC" w:rsidRDefault="00460CAC" w:rsidP="005D37A2">
      <w:pPr>
        <w:pStyle w:val="CommentText"/>
      </w:pPr>
    </w:p>
    <w:p w:rsidR="00460CAC" w:rsidRDefault="00460CAC" w:rsidP="005D37A2">
      <w:pPr>
        <w:pStyle w:val="CommentText"/>
      </w:pPr>
      <w:r>
        <w:t xml:space="preserve">The algorithm is also confused about [[Enumerate]] called on proto returning a list or Iterator. See </w:t>
      </w:r>
      <w:hyperlink r:id="rId1" w:history="1">
        <w:r w:rsidRPr="006F659B">
          <w:rPr>
            <w:rStyle w:val="Hyperlink"/>
            <w:lang w:val="en-GB"/>
          </w:rPr>
          <w:t>https://bugs.ecmascript.org/show_bug.cgi?id=944</w:t>
        </w:r>
      </w:hyperlink>
      <w:r>
        <w:t xml:space="preserve"> </w:t>
      </w:r>
    </w:p>
  </w:comment>
  <w:comment w:id="765" w:author="Rev 13 Allen Wirfs-Brock" w:date="2013-09-25T11:00:00Z" w:initials="AWB13">
    <w:p w:rsidR="00460CAC" w:rsidRDefault="00460CAC" w:rsidP="005D37A2">
      <w:pPr>
        <w:pStyle w:val="CommentText"/>
      </w:pPr>
      <w:r>
        <w:rPr>
          <w:rStyle w:val="CommentReference"/>
        </w:rPr>
        <w:annotationRef/>
      </w:r>
      <w:r>
        <w:t>TODO: need to define, returns an iterator object over the elements of an internal list.</w:t>
      </w:r>
    </w:p>
  </w:comment>
  <w:comment w:id="778" w:author="Rev 14 Allen Wirfs-Brock" w:date="2013-09-26T17:31:00Z" w:initials="AWB14">
    <w:p w:rsidR="00460CAC" w:rsidRDefault="00460CAC" w:rsidP="005D37A2">
      <w:pPr>
        <w:pStyle w:val="CommentText"/>
      </w:pPr>
      <w:r>
        <w:rPr>
          <w:rStyle w:val="CommentReference"/>
        </w:rPr>
        <w:annotationRef/>
      </w:r>
      <w:r>
        <w:t>At Jan 29, 2012 TC39 serveral peopled suggest that this fall back was unnecessary complexity and that it should this throw.  However, that means that an ordinary function whose __proto__ is set to undefined will throw if newed.  I’m not sure that is desirable. It’s a breaking change for the reality web.</w:t>
      </w:r>
    </w:p>
  </w:comment>
  <w:comment w:id="798" w:author="Rev 19 Allen Wirfs-Brock" w:date="2013-09-25T11:00:00Z" w:initials="AWB19">
    <w:p w:rsidR="00460CAC" w:rsidRDefault="00460CAC">
      <w:pPr>
        <w:pStyle w:val="CommentText"/>
      </w:pPr>
      <w:r>
        <w:rPr>
          <w:rStyle w:val="CommentReference"/>
        </w:rPr>
        <w:annotationRef/>
      </w:r>
      <w:r>
        <w:t>Same as ES5</w:t>
      </w:r>
    </w:p>
  </w:comment>
  <w:comment w:id="850" w:author="Rev 16 Allen Wirfs-Brock" w:date="2013-09-25T11:00:00Z" w:initials="AWB16">
    <w:p w:rsidR="00460CAC" w:rsidRDefault="00460CAC" w:rsidP="009553A4">
      <w:pPr>
        <w:pStyle w:val="CommentText"/>
      </w:pPr>
      <w:r>
        <w:rPr>
          <w:rStyle w:val="CommentReference"/>
        </w:rPr>
        <w:annotationRef/>
      </w:r>
      <w:r>
        <w:t>Issure: should concise methods also not get an arguments object?</w:t>
      </w:r>
    </w:p>
  </w:comment>
  <w:comment w:id="866" w:author="Rev 14 Allen Wirfs-Brock" w:date="2013-09-25T11:00:00Z" w:initials="AWB14">
    <w:p w:rsidR="00460CAC" w:rsidRDefault="00460CAC" w:rsidP="005D37A2">
      <w:pPr>
        <w:pStyle w:val="CommentText"/>
      </w:pPr>
      <w:r>
        <w:rPr>
          <w:rStyle w:val="CommentReference"/>
        </w:rPr>
        <w:annotationRef/>
      </w:r>
      <w:r>
        <w:t>Note that if [[Value]] is an object this sequence will call its valueoOf method twice. That seems undesirable, but it is the legacy behaviour going back to at least ES3</w:t>
      </w:r>
    </w:p>
  </w:comment>
  <w:comment w:id="867" w:author="Rev 14 Allen Wirfs-Brock" w:date="2013-09-25T11:00:00Z" w:initials="AWB14">
    <w:p w:rsidR="00460CAC" w:rsidRDefault="00460CAC" w:rsidP="005D37A2">
      <w:pPr>
        <w:pStyle w:val="CommentText"/>
      </w:pPr>
      <w:r>
        <w:rPr>
          <w:rStyle w:val="CommentReference"/>
        </w:rPr>
        <w:annotationRef/>
      </w:r>
      <w:r>
        <w:t xml:space="preserve">See bug </w:t>
      </w:r>
      <w:hyperlink r:id="rId2" w:history="1">
        <w:r w:rsidRPr="004C4175">
          <w:rPr>
            <w:rStyle w:val="Hyperlink"/>
            <w:lang w:val="en-GB"/>
          </w:rPr>
          <w:t>https://bugs.ecmascript.org/show_bug.cgi?id=1200</w:t>
        </w:r>
      </w:hyperlink>
      <w:r>
        <w:t xml:space="preserve"> for why these two lines moved.</w:t>
      </w:r>
    </w:p>
  </w:comment>
  <w:comment w:id="890" w:author="Rev 12 Allen Wirfs-Brock" w:date="2013-09-25T11:00:00Z" w:initials="AWB12">
    <w:p w:rsidR="00460CAC" w:rsidRDefault="00460CAC" w:rsidP="005D37A2">
      <w:pPr>
        <w:pStyle w:val="CommentText"/>
      </w:pPr>
      <w:r>
        <w:rPr>
          <w:rStyle w:val="CommentReference"/>
        </w:rPr>
        <w:annotationRef/>
      </w:r>
      <w:r>
        <w:t>TODO</w:t>
      </w:r>
    </w:p>
  </w:comment>
  <w:comment w:id="892" w:author="Rev 12 Allen Wirfs-Brock" w:date="2013-09-25T11:00:00Z" w:initials="AWB12">
    <w:p w:rsidR="00460CAC" w:rsidRDefault="00460CAC" w:rsidP="005D37A2">
      <w:pPr>
        <w:pStyle w:val="CommentText"/>
      </w:pPr>
      <w:r>
        <w:rPr>
          <w:rStyle w:val="CommentReference"/>
        </w:rPr>
        <w:annotationRef/>
      </w:r>
      <w:r>
        <w:t>TODO</w:t>
      </w:r>
    </w:p>
  </w:comment>
  <w:comment w:id="893" w:author="Rev 13 Allen Wirfs-Brock" w:date="2013-09-25T11:00:00Z" w:initials="AWB13">
    <w:p w:rsidR="00460CAC" w:rsidRDefault="00460CAC" w:rsidP="005D37A2">
      <w:pPr>
        <w:pStyle w:val="CommentText"/>
      </w:pPr>
      <w:r>
        <w:rPr>
          <w:rStyle w:val="CommentReference"/>
        </w:rPr>
        <w:annotationRef/>
      </w:r>
      <w:r>
        <w:t>TODO</w:t>
      </w:r>
    </w:p>
  </w:comment>
  <w:comment w:id="1163" w:author="Allen Wirfs-Brock rev2" w:date="2013-09-25T11:00:00Z" w:initials="AWB 2">
    <w:p w:rsidR="00460CAC" w:rsidRDefault="00460CAC" w:rsidP="00836695">
      <w:pPr>
        <w:pStyle w:val="CommentText"/>
      </w:pPr>
      <w:r>
        <w:rPr>
          <w:rStyle w:val="CommentReference"/>
        </w:rPr>
        <w:annotationRef/>
      </w:r>
      <w:r>
        <w:t>Additional modification to this text will probably be need to accout for the new declaration statements.</w:t>
      </w:r>
    </w:p>
  </w:comment>
  <w:comment w:id="1175" w:author="Rev 13 Allen Wirfs-Brock" w:date="2013-09-25T11:00:00Z" w:initials="AWB13">
    <w:p w:rsidR="00460CAC" w:rsidRDefault="00460CAC" w:rsidP="005D37A2">
      <w:pPr>
        <w:pStyle w:val="CommentText"/>
      </w:pPr>
      <w:r>
        <w:rPr>
          <w:rStyle w:val="CommentReference"/>
        </w:rPr>
        <w:annotationRef/>
      </w:r>
      <w:r>
        <w:t>Issue:  does the TypedArray spec./WEbIDL specs require that such indexed properties show up using [[GetOwnProperty]], keys, etc?  If so, some more internal method over-rides will be needed.</w:t>
      </w:r>
    </w:p>
  </w:comment>
  <w:comment w:id="1194" w:author="Rev 16 Allen Wirfs-Brock" w:date="2013-09-25T11:00:00Z" w:initials="AWB16">
    <w:p w:rsidR="00460CAC" w:rsidRDefault="00460CAC" w:rsidP="005D37A2">
      <w:pPr>
        <w:pStyle w:val="CommentText"/>
      </w:pPr>
      <w:r>
        <w:rPr>
          <w:rStyle w:val="CommentReference"/>
        </w:rPr>
        <w:annotationRef/>
      </w:r>
      <w:r>
        <w:t>TODO: need to formaize this.</w:t>
      </w:r>
    </w:p>
  </w:comment>
  <w:comment w:id="1196" w:author="Rev 16 Allen Wirfs-Brock" w:date="2013-09-25T11:00:00Z" w:initials="AWB16">
    <w:p w:rsidR="00460CAC" w:rsidRDefault="00460CAC" w:rsidP="005D37A2">
      <w:pPr>
        <w:pStyle w:val="CommentText"/>
      </w:pPr>
      <w:r>
        <w:rPr>
          <w:rStyle w:val="CommentReference"/>
        </w:rPr>
        <w:annotationRef/>
      </w:r>
      <w:r>
        <w:t>TODO: need to formaize this.</w:t>
      </w:r>
    </w:p>
  </w:comment>
  <w:comment w:id="1198" w:author="Rev 16 Allen Wirfs-Brock" w:date="2013-09-25T11:00:00Z" w:initials="AWB16">
    <w:p w:rsidR="00460CAC" w:rsidRDefault="00460CAC" w:rsidP="005D37A2">
      <w:pPr>
        <w:pStyle w:val="CommentText"/>
      </w:pPr>
      <w:r>
        <w:rPr>
          <w:rStyle w:val="CommentReference"/>
        </w:rPr>
        <w:annotationRef/>
      </w:r>
      <w:r>
        <w:t>TODO: need to formaize this.</w:t>
      </w:r>
    </w:p>
  </w:comment>
  <w:comment w:id="1206" w:author="Rev 16 Allen Wirfs-Brock" w:date="2013-09-25T11:00:00Z" w:initials="AWB16">
    <w:p w:rsidR="00460CAC" w:rsidRDefault="00460CAC" w:rsidP="005D37A2">
      <w:pPr>
        <w:pStyle w:val="CommentText"/>
      </w:pPr>
      <w:r>
        <w:rPr>
          <w:rStyle w:val="CommentReference"/>
        </w:rPr>
        <w:annotationRef/>
      </w:r>
      <w:r>
        <w:t>TODO</w:t>
      </w:r>
    </w:p>
  </w:comment>
  <w:comment w:id="1235" w:author="Rev 12 Allen Wirfs-Brock" w:date="2013-09-25T11:00:00Z" w:initials="AWB12">
    <w:p w:rsidR="00460CAC" w:rsidRDefault="00460CAC" w:rsidP="005D37A2">
      <w:pPr>
        <w:pStyle w:val="CommentText"/>
      </w:pPr>
      <w:r>
        <w:rPr>
          <w:rStyle w:val="CommentReference"/>
        </w:rPr>
        <w:annotationRef/>
      </w:r>
      <w:r>
        <w:t>TODO: need to talk about [[Call]] and [[Construct]] behaviour of chapter 15 native functions.</w:t>
      </w:r>
    </w:p>
  </w:comment>
  <w:comment w:id="1236" w:author="Rev 16 Allen Wirfs-Brock" w:date="2013-09-25T11:00:00Z" w:initials="AWB16">
    <w:p w:rsidR="00460CAC" w:rsidRDefault="00460CAC" w:rsidP="005D37A2">
      <w:pPr>
        <w:pStyle w:val="CommentText"/>
      </w:pPr>
      <w:r>
        <w:rPr>
          <w:rStyle w:val="CommentReference"/>
        </w:rPr>
        <w:annotationRef/>
      </w:r>
      <w:r>
        <w:t>Perhaps this needs to be elaborated.</w:t>
      </w:r>
    </w:p>
  </w:comment>
  <w:comment w:id="1412" w:author="Rev 12 Allen Wirfs-Brock" w:date="2013-09-25T11:00:00Z" w:initials="AWB12">
    <w:p w:rsidR="00460CAC" w:rsidRDefault="00460CAC" w:rsidP="005D37A2">
      <w:pPr>
        <w:pStyle w:val="CommentText"/>
      </w:pPr>
      <w:r>
        <w:rPr>
          <w:rStyle w:val="CommentReference"/>
        </w:rPr>
        <w:annotationRef/>
      </w:r>
      <w:r>
        <w:t>Note the result descriptor defaults are set to the values in the targetDesc (if there is one) rather than the normal defaults.  This is a change from the wiki spec.</w:t>
      </w:r>
    </w:p>
  </w:comment>
  <w:comment w:id="1413" w:author="Rev 12 Allen Wirfs-Brock" w:date="2013-09-25T11:00:00Z" w:initials="AWB12">
    <w:p w:rsidR="00460CAC" w:rsidRDefault="00460CAC" w:rsidP="005D37A2">
      <w:pPr>
        <w:pStyle w:val="CommentText"/>
      </w:pPr>
      <w:r>
        <w:rPr>
          <w:rStyle w:val="CommentReference"/>
        </w:rPr>
        <w:annotationRef/>
      </w:r>
      <w:r>
        <w:t>The resultDesc carries a reference to the original descriptor returned by the trap. A copy is not made and  missing attribute properties are not added to it.</w:t>
      </w:r>
    </w:p>
    <w:p w:rsidR="00460CAC" w:rsidRDefault="00460CAC" w:rsidP="005D37A2">
      <w:pPr>
        <w:pStyle w:val="CommentText"/>
      </w:pPr>
    </w:p>
    <w:p w:rsidR="00460CAC" w:rsidRDefault="00460CAC" w:rsidP="005D37A2">
      <w:pPr>
        <w:pStyle w:val="CommentText"/>
      </w:pPr>
      <w:r>
        <w:t>This is a change from the wiki spec.</w:t>
      </w:r>
    </w:p>
  </w:comment>
  <w:comment w:id="1425" w:author="Rev 12 Allen Wirfs-Brock" w:date="2013-09-25T11:00:00Z" w:initials="AWB12">
    <w:p w:rsidR="00460CAC" w:rsidRDefault="00460CAC" w:rsidP="005D37A2">
      <w:pPr>
        <w:pStyle w:val="CommentText"/>
      </w:pPr>
      <w:r>
        <w:rPr>
          <w:rStyle w:val="CommentReference"/>
        </w:rPr>
        <w:annotationRef/>
      </w:r>
      <w:r>
        <w:t xml:space="preserve">TODO.  </w:t>
      </w:r>
    </w:p>
  </w:comment>
  <w:comment w:id="1427" w:author="Rev 12 Allen Wirfs-Brock" w:date="2013-09-25T11:00:00Z" w:initials="AWB12">
    <w:p w:rsidR="00460CAC" w:rsidRDefault="00460CAC" w:rsidP="005D37A2">
      <w:pPr>
        <w:pStyle w:val="CommentText"/>
      </w:pPr>
      <w:r>
        <w:rPr>
          <w:rStyle w:val="CommentReference"/>
        </w:rPr>
        <w:annotationRef/>
      </w:r>
      <w:r>
        <w:t>TODO</w:t>
      </w:r>
    </w:p>
  </w:comment>
  <w:comment w:id="1429" w:author="Rev 18 Allen Wirfs-Brock" w:date="2013-09-25T11:00:00Z" w:initials="AWB18">
    <w:p w:rsidR="00460CAC" w:rsidRDefault="00460CAC">
      <w:pPr>
        <w:pStyle w:val="CommentText"/>
      </w:pPr>
      <w:r>
        <w:rPr>
          <w:rStyle w:val="CommentReference"/>
        </w:rPr>
        <w:annotationRef/>
      </w:r>
      <w:r>
        <w:t>TODO Make sure this is implemented when instantiating a Proxy.</w:t>
      </w:r>
    </w:p>
  </w:comment>
  <w:comment w:id="1475" w:author="Rev 17 Allen Wirfs-Brock" w:date="2013-09-25T11:00:00Z" w:initials="AWB17">
    <w:p w:rsidR="00460CAC" w:rsidRDefault="00460CAC" w:rsidP="00836695">
      <w:pPr>
        <w:pStyle w:val="CommentText"/>
      </w:pPr>
      <w:r>
        <w:rPr>
          <w:rStyle w:val="CommentReference"/>
        </w:rPr>
        <w:annotationRef/>
      </w:r>
      <w:r>
        <w:t xml:space="preserve">See </w:t>
      </w:r>
      <w:hyperlink r:id="rId3" w:anchor="consensusresolution" w:history="1">
        <w:r w:rsidRPr="00DB1519">
          <w:rPr>
            <w:rStyle w:val="Hyperlink"/>
            <w:lang w:val="en-GB"/>
          </w:rPr>
          <w:t>https://github.com/rwldrn/tc39-notes/blob/master/es6/2013-07/july-25.md#consensusresolution</w:t>
        </w:r>
      </w:hyperlink>
      <w:r>
        <w:t xml:space="preserve"> </w:t>
      </w:r>
    </w:p>
  </w:comment>
  <w:comment w:id="1481" w:author="Rev 9 Allen Wirfs-Brock" w:date="2013-09-25T11:00:00Z" w:initials="AWB9">
    <w:p w:rsidR="00460CAC" w:rsidRDefault="00460CAC">
      <w:pPr>
        <w:pStyle w:val="CommentText"/>
      </w:pPr>
      <w:r>
        <w:rPr>
          <w:rStyle w:val="CommentReference"/>
        </w:rPr>
        <w:annotationRef/>
      </w:r>
      <w:r>
        <w:t>May need to also say something about TemplateSubstitution tail.  Also need to consider with there are any ASI issues concerning it.</w:t>
      </w:r>
    </w:p>
  </w:comment>
  <w:comment w:id="1519" w:author="Rev 9 Allen Wirfs-Brock" w:date="2013-09-25T11:00:00Z" w:initials="AWB9">
    <w:p w:rsidR="00460CAC" w:rsidRDefault="00460CAC">
      <w:pPr>
        <w:pStyle w:val="CommentText"/>
      </w:pPr>
      <w:r>
        <w:rPr>
          <w:rStyle w:val="CommentReference"/>
        </w:rPr>
        <w:annotationRef/>
      </w:r>
      <w:r>
        <w:t>Need to talk about line terminators in Templates</w:t>
      </w:r>
    </w:p>
  </w:comment>
  <w:comment w:id="1638" w:author="Rev 8 Allen Wirfs-Brock" w:date="2013-09-25T11:00:00Z" w:initials="AWB8">
    <w:p w:rsidR="00460CAC" w:rsidRDefault="00460CAC">
      <w:pPr>
        <w:pStyle w:val="CommentText"/>
      </w:pPr>
      <w:r>
        <w:rPr>
          <w:rStyle w:val="CommentReference"/>
        </w:rPr>
        <w:annotationRef/>
      </w:r>
      <w:r>
        <w:t>It isn’t clear that extends actually needs to be reserved.  It’s only usage is highly contextual.</w:t>
      </w:r>
    </w:p>
  </w:comment>
  <w:comment w:id="1743" w:author="Rev 7 Allen Wirfs-Brock" w:date="2013-09-25T11:00:00Z" w:initials="AWB7">
    <w:p w:rsidR="00460CAC" w:rsidRDefault="00460CAC" w:rsidP="007648B6">
      <w:pPr>
        <w:pStyle w:val="CommentText"/>
      </w:pPr>
      <w:r>
        <w:rPr>
          <w:rStyle w:val="CommentReference"/>
        </w:rPr>
        <w:annotationRef/>
      </w:r>
      <w:r>
        <w:t>From March 29 meeting notes:  Hex floating point literals:</w:t>
      </w:r>
    </w:p>
    <w:p w:rsidR="00460CAC" w:rsidRDefault="00460CAC" w:rsidP="007648B6">
      <w:pPr>
        <w:pStyle w:val="CommentText"/>
      </w:pPr>
      <w:r>
        <w:t>Waldemar:  Other languages include these things.  They're rarely used</w:t>
      </w:r>
    </w:p>
    <w:p w:rsidR="00460CAC" w:rsidRDefault="00460CAC" w:rsidP="007648B6">
      <w:pPr>
        <w:pStyle w:val="CommentText"/>
      </w:pPr>
      <w:r>
        <w:t>but when you want one, you really want one.  Use cases are similar to</w:t>
      </w:r>
    </w:p>
    <w:p w:rsidR="00460CAC" w:rsidRDefault="00460CAC" w:rsidP="007648B6">
      <w:pPr>
        <w:pStyle w:val="CommentText"/>
      </w:pPr>
      <w:r>
        <w:t>that of hex literals.</w:t>
      </w:r>
    </w:p>
    <w:p w:rsidR="00460CAC" w:rsidRDefault="00460CAC" w:rsidP="007648B6">
      <w:pPr>
        <w:pStyle w:val="CommentText"/>
      </w:pPr>
      <w:r>
        <w:t>Will explore adding them.</w:t>
      </w:r>
    </w:p>
    <w:p w:rsidR="00460CAC" w:rsidRDefault="00460CAC" w:rsidP="007648B6">
      <w:pPr>
        <w:pStyle w:val="CommentText"/>
      </w:pPr>
      <w:r>
        <w:t>MarkM:  0x3.p1 currently evaluates to undefined.  This would be a</w:t>
      </w:r>
    </w:p>
    <w:p w:rsidR="00460CAC" w:rsidRDefault="00460CAC" w:rsidP="007648B6">
      <w:pPr>
        <w:pStyle w:val="CommentText"/>
      </w:pPr>
      <w:r>
        <w:t>breaking change.</w:t>
      </w:r>
    </w:p>
    <w:p w:rsidR="00460CAC" w:rsidRDefault="00460CAC" w:rsidP="007648B6">
      <w:pPr>
        <w:pStyle w:val="CommentText"/>
      </w:pPr>
      <w:r>
        <w:t>Waldemar:  Not clear anyone would notice.  How did other languages</w:t>
      </w:r>
    </w:p>
    <w:p w:rsidR="00460CAC" w:rsidRDefault="00460CAC" w:rsidP="007648B6">
      <w:pPr>
        <w:pStyle w:val="CommentText"/>
      </w:pPr>
      <w:r>
        <w:t>deal with this?</w:t>
      </w:r>
    </w:p>
  </w:comment>
  <w:comment w:id="1744" w:author="Rev 7 Allen Wirfs-Brock" w:date="2013-09-25T11:00:00Z" w:initials="AWB7">
    <w:p w:rsidR="00460CAC" w:rsidRDefault="00460CAC">
      <w:pPr>
        <w:pStyle w:val="CommentText"/>
      </w:pPr>
      <w:r>
        <w:rPr>
          <w:rStyle w:val="CommentReference"/>
        </w:rPr>
        <w:annotationRef/>
      </w:r>
      <w:r>
        <w:t>The various Digit productions could be refactored to have less redundency</w:t>
      </w:r>
    </w:p>
  </w:comment>
  <w:comment w:id="1996" w:author="Rev 18 Allen Wirfs-Brock" w:date="2013-09-25T11:00:00Z" w:initials="AWB18">
    <w:p w:rsidR="00460CAC" w:rsidRDefault="00460CAC" w:rsidP="00831B9D">
      <w:pPr>
        <w:pStyle w:val="CommentText"/>
      </w:pPr>
      <w:r>
        <w:rPr>
          <w:rStyle w:val="CommentReference"/>
        </w:rPr>
        <w:annotationRef/>
      </w:r>
      <w:r>
        <w:t>Need to make a x-ref</w:t>
      </w:r>
    </w:p>
  </w:comment>
  <w:comment w:id="3669" w:author="Rev 19 Allen Wirfs-Brock" w:date="2013-09-25T11:00:00Z" w:initials="AWB19">
    <w:p w:rsidR="00460CAC" w:rsidRDefault="00460CAC">
      <w:pPr>
        <w:pStyle w:val="CommentText"/>
      </w:pPr>
      <w:r>
        <w:rPr>
          <w:rStyle w:val="CommentReference"/>
        </w:rPr>
        <w:annotationRef/>
      </w:r>
      <w:r>
        <w:t>It may make sense to define some of the static semantic rules related to static name resolution here</w:t>
      </w:r>
    </w:p>
  </w:comment>
  <w:comment w:id="3730" w:author="Rev 19 Allen Wirfs-Brock" w:date="2013-09-25T11:00:00Z" w:initials="AWB19">
    <w:p w:rsidR="00460CAC" w:rsidRDefault="00460CAC">
      <w:pPr>
        <w:pStyle w:val="CommentText"/>
      </w:pPr>
      <w:r>
        <w:rPr>
          <w:rStyle w:val="CommentReference"/>
        </w:rPr>
        <w:annotationRef/>
      </w:r>
      <w:r>
        <w:t>TODO</w:t>
      </w:r>
    </w:p>
  </w:comment>
  <w:comment w:id="3781" w:author="Allen Wirfs-Brock" w:date="2013-09-25T11:00:00Z" w:initials="AW">
    <w:p w:rsidR="00460CAC" w:rsidRDefault="00460CAC" w:rsidP="006A2DB4">
      <w:pPr>
        <w:pStyle w:val="CommentText"/>
      </w:pPr>
      <w:r>
        <w:rPr>
          <w:rStyle w:val="CommentReference"/>
        </w:rPr>
        <w:annotationRef/>
      </w:r>
      <w:r>
        <w:t>Note that the value the spread operator is applied to is coerced to an Object.</w:t>
      </w:r>
    </w:p>
  </w:comment>
  <w:comment w:id="3782" w:author="Allen Wirfs-Brock" w:date="2013-09-25T11:00:00Z" w:initials="AW">
    <w:p w:rsidR="00460CAC" w:rsidRDefault="00460CAC" w:rsidP="006A2DB4">
      <w:pPr>
        <w:pStyle w:val="CommentText"/>
      </w:pPr>
      <w:r>
        <w:rPr>
          <w:rStyle w:val="CommentReference"/>
        </w:rPr>
        <w:annotationRef/>
      </w:r>
      <w:r>
        <w:t>Note that indices wrap.  For example consider:</w:t>
      </w:r>
    </w:p>
    <w:p w:rsidR="00460CAC" w:rsidRDefault="00460CAC" w:rsidP="006A2DB4">
      <w:pPr>
        <w:pStyle w:val="CommentText"/>
      </w:pPr>
    </w:p>
    <w:p w:rsidR="00460CAC" w:rsidRDefault="00460CAC" w:rsidP="006A2DB4">
      <w:pPr>
        <w:pStyle w:val="CommentText"/>
      </w:pPr>
      <w:r>
        <w:t>[,,,,,, …{</w:t>
      </w:r>
      <w:r w:rsidRPr="009356F9">
        <w:rPr>
          <w:rFonts w:eastAsia="Times New Roman"/>
        </w:rPr>
        <w:t xml:space="preserve"> </w:t>
      </w:r>
      <w:r>
        <w:rPr>
          <w:rFonts w:eastAsia="Times New Roman"/>
        </w:rPr>
        <w:t xml:space="preserve">4294967293: “x”, </w:t>
      </w:r>
      <w:r>
        <w:t>length: Math.pow(2,32)-2}]</w:t>
      </w:r>
    </w:p>
  </w:comment>
  <w:comment w:id="3917" w:author="Rev 8 Allen Wirfs-Brock" w:date="2013-09-25T11:00:00Z" w:initials="AWB8">
    <w:p w:rsidR="00460CAC" w:rsidRDefault="00460CAC">
      <w:pPr>
        <w:pStyle w:val="CommentText"/>
      </w:pPr>
      <w:r>
        <w:rPr>
          <w:rStyle w:val="CommentReference"/>
        </w:rPr>
        <w:annotationRef/>
      </w:r>
      <w:r>
        <w:t>The currently prevailing position in TC39 is that use of super should not be allowed in object literals. This restriction is arbitrary in the sense that the runtime semantics would work.</w:t>
      </w:r>
    </w:p>
  </w:comment>
  <w:comment w:id="3958" w:author="Rev 10 Allen Wirfs-Brock" w:date="2013-09-25T11:00:00Z" w:initials="AWB10">
    <w:p w:rsidR="00460CAC" w:rsidRDefault="00460CAC">
      <w:pPr>
        <w:pStyle w:val="CommentText"/>
      </w:pPr>
      <w:r>
        <w:rPr>
          <w:rStyle w:val="CommentReference"/>
        </w:rPr>
        <w:annotationRef/>
      </w:r>
      <w:r>
        <w:t xml:space="preserve">Issue:  static semantic rules probably should call ToString (a runtime operation). </w:t>
      </w:r>
    </w:p>
  </w:comment>
  <w:comment w:id="4057" w:author="Rev 8 Allen Wirfs-Brock" w:date="2013-09-25T11:00:00Z" w:initials="AWB8">
    <w:p w:rsidR="00460CAC" w:rsidRDefault="00460CAC" w:rsidP="00607728">
      <w:pPr>
        <w:pStyle w:val="CommentText"/>
      </w:pPr>
      <w:r>
        <w:rPr>
          <w:rStyle w:val="CommentReference"/>
        </w:rPr>
        <w:annotationRef/>
      </w:r>
      <w:r>
        <w:t>Should convert to a multistep algorithm and breakout a static semantic rule for the early error</w:t>
      </w:r>
    </w:p>
  </w:comment>
  <w:comment w:id="4075" w:author="Rev 9 Allen Wirfs-Brock" w:date="2013-09-25T11:00:00Z" w:initials="AWB9">
    <w:p w:rsidR="00460CAC" w:rsidRDefault="00460CAC">
      <w:pPr>
        <w:pStyle w:val="CommentText"/>
      </w:pPr>
      <w:r>
        <w:rPr>
          <w:rStyle w:val="CommentReference"/>
        </w:rPr>
        <w:annotationRef/>
      </w:r>
      <w:r>
        <w:t>Note that the conversion semantics are like Stirng.prototype.concat rather than the + operator.</w:t>
      </w:r>
    </w:p>
  </w:comment>
  <w:comment w:id="4076" w:author="Rev 9 Allen Wirfs-Brock" w:date="2013-09-25T11:00:00Z" w:initials="AWB9">
    <w:p w:rsidR="00460CAC" w:rsidRDefault="00460CAC" w:rsidP="00810454">
      <w:pPr>
        <w:pStyle w:val="CommentText"/>
      </w:pPr>
      <w:r>
        <w:rPr>
          <w:rStyle w:val="CommentReference"/>
        </w:rPr>
        <w:annotationRef/>
      </w:r>
      <w:r>
        <w:t>Note that the conversion semantics are like Stirng.prototype.concat rather than the + operator.</w:t>
      </w:r>
    </w:p>
  </w:comment>
  <w:comment w:id="4077" w:author="Rev 9 Allen Wirfs-Brock" w:date="2013-09-25T11:00:00Z" w:initials="AWB9">
    <w:p w:rsidR="00460CAC" w:rsidRDefault="00460CAC" w:rsidP="00810454">
      <w:pPr>
        <w:pStyle w:val="CommentText"/>
      </w:pPr>
      <w:r>
        <w:rPr>
          <w:rStyle w:val="CommentReference"/>
        </w:rPr>
        <w:annotationRef/>
      </w:r>
      <w:r>
        <w:t>Note that the conversion semantics are like Stirng.prototype.concat rather than the + operator.</w:t>
      </w:r>
    </w:p>
  </w:comment>
  <w:comment w:id="4264" w:author="Rev 10 Allen Wirfs-Brock" w:date="2013-09-25T11:00:00Z" w:initials="AWB10">
    <w:p w:rsidR="00460CAC" w:rsidRDefault="00460CAC" w:rsidP="007954BD">
      <w:pPr>
        <w:pStyle w:val="CommentText"/>
      </w:pPr>
      <w:r>
        <w:rPr>
          <w:rStyle w:val="CommentReference"/>
        </w:rPr>
        <w:annotationRef/>
      </w:r>
      <w:r>
        <w:t>These are false, because we disallow host functions returning reference values.</w:t>
      </w:r>
    </w:p>
  </w:comment>
  <w:comment w:id="4297" w:author="Rev 9 Allen Wirfs-Brock" w:date="2013-09-25T11:00:00Z" w:initials="AWB9">
    <w:p w:rsidR="00460CAC" w:rsidRDefault="00460CAC">
      <w:pPr>
        <w:pStyle w:val="CommentText"/>
      </w:pPr>
      <w:r>
        <w:rPr>
          <w:rStyle w:val="CommentReference"/>
        </w:rPr>
        <w:annotationRef/>
      </w:r>
      <w:r>
        <w:t xml:space="preserve">TODO probably need to do something about new operators in tail position. </w:t>
      </w:r>
    </w:p>
  </w:comment>
  <w:comment w:id="4325" w:author="Rev 7 Allen Wirfs-Brock" w:date="2013-09-25T16:45:00Z" w:initials="AWB7">
    <w:p w:rsidR="00460CAC" w:rsidRDefault="00460CAC">
      <w:pPr>
        <w:pStyle w:val="CommentText"/>
      </w:pPr>
      <w:r>
        <w:rPr>
          <w:rStyle w:val="CommentReference"/>
        </w:rPr>
        <w:annotationRef/>
      </w:r>
      <w:r>
        <w:t>TODO: tail calls.</w:t>
      </w:r>
    </w:p>
    <w:p w:rsidR="00460CAC" w:rsidRDefault="00460CAC">
      <w:pPr>
        <w:pStyle w:val="CommentText"/>
      </w:pPr>
    </w:p>
    <w:p w:rsidR="00460CAC" w:rsidRDefault="00460CAC">
      <w:pPr>
        <w:pStyle w:val="CommentText"/>
        <w:rPr>
          <w:rFonts w:ascii="Helvetica" w:hAnsi="Helvetica" w:cs="Helvetica"/>
          <w:sz w:val="24"/>
          <w:szCs w:val="24"/>
          <w:lang w:val="en-US" w:eastAsia="en-US"/>
        </w:rPr>
      </w:pPr>
      <w:r>
        <w:t xml:space="preserve">Jan 19 meeting notes: </w:t>
      </w:r>
      <w:r>
        <w:rPr>
          <w:rFonts w:ascii="Helvetica" w:hAnsi="Helvetica" w:cs="Helvetica"/>
          <w:sz w:val="24"/>
          <w:szCs w:val="24"/>
          <w:lang w:val="en-US" w:eastAsia="en-US"/>
        </w:rPr>
        <w:t>decision is to support tail calls in strict mode only.  Confirmed in Sept 2013 notes.</w:t>
      </w:r>
    </w:p>
    <w:p w:rsidR="00460CAC" w:rsidRDefault="00460CAC">
      <w:pPr>
        <w:pStyle w:val="CommentText"/>
        <w:rPr>
          <w:rFonts w:ascii="Helvetica" w:hAnsi="Helvetica" w:cs="Helvetica"/>
          <w:sz w:val="24"/>
          <w:szCs w:val="24"/>
          <w:lang w:val="en-US" w:eastAsia="en-US"/>
        </w:rPr>
      </w:pPr>
    </w:p>
    <w:p w:rsidR="00460CAC" w:rsidRDefault="00460CAC">
      <w:pPr>
        <w:pStyle w:val="CommentText"/>
      </w:pPr>
      <w:r>
        <w:rPr>
          <w:rFonts w:ascii="Helvetica" w:hAnsi="Helvetica" w:cs="Helvetica"/>
          <w:sz w:val="24"/>
          <w:szCs w:val="24"/>
          <w:lang w:val="en-US" w:eastAsia="en-US"/>
        </w:rPr>
        <w:t>This is necessary because of the function.arguments extension supported by the web for non-strict code.</w:t>
      </w:r>
    </w:p>
  </w:comment>
  <w:comment w:id="4328" w:author="Rev 15 Allen Wirfs-Brock" w:date="2013-09-25T11:00:00Z" w:initials="AWB15">
    <w:p w:rsidR="00460CAC" w:rsidRDefault="00460CAC" w:rsidP="007262AE">
      <w:pPr>
        <w:pStyle w:val="CommentText"/>
      </w:pPr>
      <w:r>
        <w:rPr>
          <w:rStyle w:val="CommentReference"/>
        </w:rPr>
        <w:annotationRef/>
      </w:r>
      <w:r>
        <w:t>Explict property references are handled as method calls.</w:t>
      </w:r>
    </w:p>
  </w:comment>
  <w:comment w:id="4329" w:author="Rev 15 Allen Wirfs-Brock" w:date="2013-09-25T11:00:00Z" w:initials="AWB15">
    <w:p w:rsidR="00460CAC" w:rsidRDefault="00460CAC" w:rsidP="007262AE">
      <w:pPr>
        <w:pStyle w:val="CommentText"/>
      </w:pPr>
      <w:r>
        <w:rPr>
          <w:rStyle w:val="CommentReference"/>
        </w:rPr>
        <w:annotationRef/>
      </w:r>
      <w:r>
        <w:t>Implicit property references (via a with binding or global object binding) are also handled as method calls.</w:t>
      </w:r>
    </w:p>
  </w:comment>
  <w:comment w:id="4338" w:author="Rev 15 Allen Wirfs-Brock" w:date="2013-09-25T11:00:00Z" w:initials="AWB15">
    <w:p w:rsidR="00460CAC" w:rsidRDefault="00460CAC" w:rsidP="00470DC2">
      <w:pPr>
        <w:pStyle w:val="CommentText"/>
      </w:pPr>
      <w:r>
        <w:rPr>
          <w:rStyle w:val="CommentReference"/>
        </w:rPr>
        <w:annotationRef/>
      </w:r>
      <w:r>
        <w:t xml:space="preserve">This takes cares of property access on primitive values. </w:t>
      </w:r>
    </w:p>
  </w:comment>
  <w:comment w:id="4340" w:author="Rev 15 Allen Wirfs-Brock" w:date="2013-09-25T11:00:00Z" w:initials="AWB15">
    <w:p w:rsidR="00460CAC" w:rsidRDefault="00460CAC" w:rsidP="00621C54">
      <w:pPr>
        <w:pStyle w:val="CommentText"/>
      </w:pPr>
      <w:r>
        <w:rPr>
          <w:rStyle w:val="CommentReference"/>
        </w:rPr>
        <w:annotationRef/>
      </w:r>
      <w:r>
        <w:t xml:space="preserve">It translate them into calls on the [[MethodCall]] internal method of the base object. </w:t>
      </w:r>
    </w:p>
  </w:comment>
  <w:comment w:id="4387" w:author="Allen Wirfs-Brock" w:date="2013-09-25T11:00:00Z" w:initials="AW">
    <w:p w:rsidR="00460CAC" w:rsidRDefault="00460CAC" w:rsidP="00326D0A">
      <w:pPr>
        <w:pStyle w:val="CommentText"/>
      </w:pPr>
      <w:r>
        <w:rPr>
          <w:rStyle w:val="CommentReference"/>
        </w:rPr>
        <w:annotationRef/>
      </w:r>
      <w:r>
        <w:t>Note that the value the spread operator is applied to is coerced to an Object.</w:t>
      </w:r>
    </w:p>
  </w:comment>
  <w:comment w:id="4388" w:author="Allen Wirfs-Brock" w:date="2013-09-25T11:00:00Z" w:initials="AW">
    <w:p w:rsidR="00460CAC" w:rsidRDefault="00460CAC" w:rsidP="002A29A1">
      <w:pPr>
        <w:pStyle w:val="CommentText"/>
      </w:pPr>
      <w:r>
        <w:rPr>
          <w:rStyle w:val="CommentReference"/>
        </w:rPr>
        <w:annotationRef/>
      </w:r>
      <w:r>
        <w:t>Note that the value the spread operator is applied to is coerced to an Object.</w:t>
      </w:r>
    </w:p>
  </w:comment>
  <w:comment w:id="5803" w:author="Allen Wirfs-Brock" w:date="2013-09-25T11:00:00Z" w:initials="AW">
    <w:p w:rsidR="00460CAC" w:rsidRDefault="00460CAC" w:rsidP="001D4A8C">
      <w:pPr>
        <w:pStyle w:val="CommentText"/>
      </w:pPr>
      <w:r>
        <w:rPr>
          <w:rStyle w:val="CommentReference"/>
        </w:rPr>
        <w:annotationRef/>
      </w:r>
      <w:r>
        <w:t>This part probably doesn’t need to be here if 11.1.2 has this as a static semantic for extended code.</w:t>
      </w:r>
    </w:p>
  </w:comment>
  <w:comment w:id="6136" w:author="Rev 13 Allen Wirfs-Brock" w:date="2013-09-25T11:00:00Z" w:initials="AWB13">
    <w:p w:rsidR="00460CAC" w:rsidRDefault="00460CAC">
      <w:pPr>
        <w:pStyle w:val="CommentText"/>
      </w:pPr>
      <w:r>
        <w:rPr>
          <w:rStyle w:val="CommentReference"/>
        </w:rPr>
        <w:annotationRef/>
      </w:r>
      <w:r>
        <w:t>Breaking change: completion reform</w:t>
      </w:r>
    </w:p>
  </w:comment>
  <w:comment w:id="6135" w:author="Rev 13 Allen Wirfs-Brock" w:date="2013-09-25T11:00:00Z" w:initials="AWB13">
    <w:p w:rsidR="00460CAC" w:rsidRDefault="00460CAC">
      <w:pPr>
        <w:pStyle w:val="CommentText"/>
      </w:pPr>
      <w:r>
        <w:rPr>
          <w:rStyle w:val="CommentReference"/>
        </w:rPr>
        <w:annotationRef/>
      </w:r>
      <w:r>
        <w:t xml:space="preserve">TODO, need to verify that under ompletion reform empty blocks evaluate to undefined.  </w:t>
      </w:r>
    </w:p>
  </w:comment>
  <w:comment w:id="6137" w:author="Rev 13 Allen Wirfs-Brock" w:date="2013-09-25T11:00:00Z" w:initials="AWB13">
    <w:p w:rsidR="00460CAC" w:rsidRDefault="00460CAC" w:rsidP="00970924">
      <w:pPr>
        <w:pStyle w:val="CommentText"/>
      </w:pPr>
      <w:r>
        <w:rPr>
          <w:rStyle w:val="CommentReference"/>
        </w:rPr>
        <w:annotationRef/>
      </w:r>
      <w:r>
        <w:t>Breaking change: completion reform</w:t>
      </w:r>
    </w:p>
  </w:comment>
  <w:comment w:id="6155" w:author="Rev 13 Allen Wirfs-Brock" w:date="2013-09-25T11:00:00Z" w:initials="AWB13">
    <w:p w:rsidR="00460CAC" w:rsidRDefault="00460CAC">
      <w:pPr>
        <w:pStyle w:val="CommentText"/>
      </w:pPr>
      <w:r>
        <w:rPr>
          <w:rStyle w:val="CommentReference"/>
        </w:rPr>
        <w:annotationRef/>
      </w:r>
      <w:r>
        <w:t>ISSUE: above changes to completion reform will means this evaluates to undefined rather than 1 is</w:t>
      </w:r>
    </w:p>
  </w:comment>
  <w:comment w:id="6160" w:author="Rev 7 Allen Wirfs-Brock" w:date="2013-09-25T11:00:00Z" w:initials="AWB7">
    <w:p w:rsidR="00460CAC" w:rsidRDefault="00460CAC" w:rsidP="009553A4">
      <w:pPr>
        <w:pStyle w:val="CommentText"/>
      </w:pPr>
      <w:r>
        <w:rPr>
          <w:rStyle w:val="CommentReference"/>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6192" w:author="Rev 19 Allen Wirfs-Brock" w:date="2013-09-25T11:00:00Z" w:initials="AWB19">
    <w:p w:rsidR="00460CAC" w:rsidRDefault="00460CAC">
      <w:pPr>
        <w:pStyle w:val="CommentText"/>
      </w:pPr>
      <w:r>
        <w:rPr>
          <w:rStyle w:val="CommentReference"/>
        </w:rPr>
        <w:annotationRef/>
      </w:r>
      <w:r>
        <w:t>Maybe we can fine a better way to express this.  Is this legal:</w:t>
      </w:r>
    </w:p>
    <w:p w:rsidR="00460CAC" w:rsidRDefault="00460CAC">
      <w:pPr>
        <w:pStyle w:val="CommentText"/>
      </w:pPr>
    </w:p>
    <w:p w:rsidR="00460CAC" w:rsidRDefault="00460CAC">
      <w:pPr>
        <w:pStyle w:val="CommentText"/>
      </w:pPr>
      <w:r>
        <w:t>export let [a,b,default,c] = [1,2,3,4];</w:t>
      </w:r>
    </w:p>
  </w:comment>
  <w:comment w:id="6411" w:author="Rev 16 Allen Wirfs-Brock" w:date="2013-09-25T11:00:00Z" w:initials="AWB16">
    <w:p w:rsidR="00460CAC" w:rsidRDefault="00460CAC">
      <w:pPr>
        <w:pStyle w:val="CommentText"/>
      </w:pPr>
      <w:r>
        <w:rPr>
          <w:rStyle w:val="CommentReference"/>
        </w:rPr>
        <w:annotationRef/>
      </w:r>
      <w:r>
        <w:t xml:space="preserve">Note that this may be a computed property name </w:t>
      </w:r>
    </w:p>
  </w:comment>
  <w:comment w:id="6731" w:author="Rev 13 Allen Wirfs-Brock" w:date="2013-09-25T11:00:00Z" w:initials="AWB13">
    <w:p w:rsidR="00460CAC" w:rsidRDefault="00460CAC" w:rsidP="00A53F35">
      <w:pPr>
        <w:pStyle w:val="CommentText"/>
      </w:pPr>
      <w:r>
        <w:rPr>
          <w:rStyle w:val="CommentReference"/>
        </w:rPr>
        <w:annotationRef/>
      </w:r>
      <w:r>
        <w:t>Breaking change from ES5: completion reform</w:t>
      </w:r>
    </w:p>
  </w:comment>
  <w:comment w:id="6750" w:author="Rev 6 Allen Wirfs-Brock" w:date="2013-09-25T11:00:00Z" w:initials="AWB6">
    <w:p w:rsidR="00460CAC" w:rsidRDefault="00460CAC">
      <w:pPr>
        <w:pStyle w:val="CommentText"/>
      </w:pPr>
      <w:r>
        <w:rPr>
          <w:rStyle w:val="CommentReference"/>
        </w:rPr>
        <w:annotationRef/>
      </w:r>
      <w:r>
        <w:t>Breaking change from ES5: completion reform</w:t>
      </w:r>
    </w:p>
  </w:comment>
  <w:comment w:id="6753" w:author="Rev 13 Allen Wirfs-Brock" w:date="2013-09-25T11:00:00Z" w:initials="AWB13">
    <w:p w:rsidR="00460CAC" w:rsidRDefault="00460CAC" w:rsidP="00A53F35">
      <w:pPr>
        <w:pStyle w:val="CommentText"/>
      </w:pPr>
      <w:r>
        <w:rPr>
          <w:rStyle w:val="CommentReference"/>
        </w:rPr>
        <w:annotationRef/>
      </w:r>
      <w:r>
        <w:t>Breaking change from ES5: completion reform</w:t>
      </w:r>
    </w:p>
  </w:comment>
  <w:comment w:id="6761" w:author="Rev 6 Allen Wirfs-Brock" w:date="2013-09-25T11:00:00Z" w:initials="AWB6">
    <w:p w:rsidR="00460CAC" w:rsidRPr="00D07025" w:rsidRDefault="00460CAC">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6774" w:author="Rev 6 Allen Wirfs-Brock" w:date="2013-09-25T11:00:00Z" w:initials="AWB6">
    <w:p w:rsidR="00460CAC" w:rsidRDefault="00460CAC">
      <w:pPr>
        <w:pStyle w:val="CommentText"/>
      </w:pPr>
      <w:r>
        <w:rPr>
          <w:rStyle w:val="CommentReference"/>
        </w:rPr>
        <w:annotationRef/>
      </w:r>
      <w:r>
        <w:t>Note that this is technically a breaking change from ES5, however it is made to match web reality.</w:t>
      </w:r>
    </w:p>
  </w:comment>
  <w:comment w:id="6850" w:author="Rev 6 Allen Wirfs-Brock" w:date="2013-09-25T11:00:00Z" w:initials="AWB6">
    <w:p w:rsidR="00460CAC" w:rsidRDefault="00460CAC">
      <w:pPr>
        <w:pStyle w:val="CommentText"/>
      </w:pPr>
      <w:r>
        <w:rPr>
          <w:rStyle w:val="CommentReference"/>
        </w:rPr>
        <w:annotationRef/>
      </w:r>
      <w:r>
        <w:t>Breaking change: completion reform</w:t>
      </w:r>
    </w:p>
  </w:comment>
  <w:comment w:id="6851" w:author="Rev 6 Allen Wirfs-Brock" w:date="2013-09-25T11:00:00Z" w:initials="AWB6">
    <w:p w:rsidR="00460CAC" w:rsidRDefault="00460CAC">
      <w:pPr>
        <w:pStyle w:val="CommentText"/>
      </w:pPr>
      <w:r>
        <w:rPr>
          <w:rStyle w:val="CommentReference"/>
        </w:rPr>
        <w:annotationRef/>
      </w:r>
      <w:r>
        <w:t>Break/continue/return in the expression works normally (future for do {} or block lamda expressions)</w:t>
      </w:r>
    </w:p>
  </w:comment>
  <w:comment w:id="6934" w:author="Rev 6 Allen Wirfs-Brock" w:date="2013-09-25T11:00:00Z" w:initials="AWB6">
    <w:p w:rsidR="00460CAC" w:rsidRDefault="00460CAC">
      <w:pPr>
        <w:pStyle w:val="CommentText"/>
      </w:pPr>
      <w:r>
        <w:rPr>
          <w:rStyle w:val="CommentReference"/>
        </w:rPr>
        <w:annotationRef/>
      </w:r>
      <w:r>
        <w:t>ES5 breaking change: completion reform</w:t>
      </w:r>
    </w:p>
  </w:comment>
  <w:comment w:id="6935" w:author="Rev 6 Allen Wirfs-Brock" w:date="2013-09-25T11:00:00Z" w:initials="AWB6">
    <w:p w:rsidR="00460CAC" w:rsidRDefault="00460CAC" w:rsidP="009E1306">
      <w:pPr>
        <w:pStyle w:val="CommentText"/>
      </w:pPr>
      <w:r>
        <w:rPr>
          <w:rStyle w:val="CommentReference"/>
        </w:rPr>
        <w:annotationRef/>
      </w:r>
      <w:r>
        <w:t>Break/continue/return in the expression works normally (future for do {} or block lamda expressions)</w:t>
      </w:r>
    </w:p>
  </w:comment>
  <w:comment w:id="6949" w:author="Rev 3 Allen Wirfs-Brock" w:date="2013-09-25T11:00:00Z" w:initials="AWB 3">
    <w:p w:rsidR="00460CAC" w:rsidRDefault="00460CAC">
      <w:pPr>
        <w:pStyle w:val="CommentText"/>
      </w:pPr>
      <w:r>
        <w:rPr>
          <w:rStyle w:val="CommentReference"/>
        </w:rPr>
        <w:annotationRef/>
      </w:r>
      <w:r>
        <w:t>The lexical scoping of for iteration variables still needs to be taken care of</w:t>
      </w:r>
    </w:p>
  </w:comment>
  <w:comment w:id="7052" w:author="Rev 6 Allen Wirfs-Brock" w:date="2013-09-25T11:00:00Z" w:initials="AWB6">
    <w:p w:rsidR="00460CAC" w:rsidRDefault="00460CAC">
      <w:pPr>
        <w:pStyle w:val="CommentText"/>
      </w:pPr>
      <w:r>
        <w:rPr>
          <w:rStyle w:val="CommentReference"/>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7065" w:author="Rev 6 Allen Wirfs-Brock" w:date="2013-09-25T11:00:00Z" w:initials="AWB6">
    <w:p w:rsidR="00460CAC" w:rsidRDefault="00460CAC" w:rsidP="006D2B83">
      <w:pPr>
        <w:pStyle w:val="CommentText"/>
      </w:pPr>
      <w:r>
        <w:rPr>
          <w:rStyle w:val="CommentReference"/>
        </w:rPr>
        <w:annotationRef/>
      </w:r>
      <w:r>
        <w:t>ES5 breaking change: Completion reform</w:t>
      </w:r>
    </w:p>
  </w:comment>
  <w:comment w:id="7233" w:author="Rev 15 Allen Wirfs-Brock" w:date="2013-09-25T11:00:00Z" w:initials="AWB15">
    <w:p w:rsidR="00460CAC" w:rsidRDefault="00460CAC" w:rsidP="0000738D">
      <w:pPr>
        <w:pStyle w:val="CommentText"/>
      </w:pPr>
      <w:r>
        <w:rPr>
          <w:rStyle w:val="CommentReference"/>
        </w:rPr>
        <w:annotationRef/>
      </w:r>
      <w:r>
        <w:t>NOTE that if this is a for-let, this places the evaluation of the AssignmentExpression outside the scope of the bindings.  Perhaps in should be within that scope and subject to TDZ checks on the bond values.</w:t>
      </w:r>
    </w:p>
  </w:comment>
  <w:comment w:id="7234" w:author="Rev 6 Allen Wirfs-Brock" w:date="2013-09-25T11:00:00Z" w:initials="AWB6">
    <w:p w:rsidR="00460CAC" w:rsidRDefault="00460CAC">
      <w:pPr>
        <w:pStyle w:val="CommentText"/>
      </w:pPr>
      <w:r>
        <w:rPr>
          <w:rStyle w:val="CommentReference"/>
        </w:rPr>
        <w:annotationRef/>
      </w:r>
      <w:r>
        <w:t>Note a continue in the initializer expression is just like a break</w:t>
      </w:r>
    </w:p>
  </w:comment>
  <w:comment w:id="7236" w:author="Rev 6 Allen Wirfs-Brock" w:date="2013-09-25T11:00:00Z" w:initials="AWB6">
    <w:p w:rsidR="00460CAC" w:rsidRDefault="00460CAC" w:rsidP="00FB33C0">
      <w:pPr>
        <w:pStyle w:val="CommentText"/>
      </w:pPr>
      <w:r>
        <w:rPr>
          <w:rStyle w:val="CommentReference"/>
        </w:rPr>
        <w:annotationRef/>
      </w:r>
      <w:r>
        <w:t>Break/continue in the expression works normally (future for do {} or block lamda expressions)</w:t>
      </w:r>
    </w:p>
  </w:comment>
  <w:comment w:id="7237" w:author="Rev 6 Allen Wirfs-Brock" w:date="2013-09-27T10:30:00Z" w:initials="AWB6">
    <w:p w:rsidR="00460CAC" w:rsidRDefault="00460CAC" w:rsidP="00FB33C0">
      <w:pPr>
        <w:pStyle w:val="CommentText"/>
      </w:pPr>
      <w:r>
        <w:rPr>
          <w:rStyle w:val="CommentReference"/>
        </w:rPr>
        <w:annotationRef/>
      </w:r>
      <w:r>
        <w:t>Note a continue in the initialiser expression is just like a break</w:t>
      </w:r>
    </w:p>
  </w:comment>
  <w:comment w:id="7245" w:author="Rev 6 Allen Wirfs-Brock" w:date="2013-09-25T11:00:00Z" w:initials="AWB6">
    <w:p w:rsidR="00460CAC" w:rsidRDefault="00460CAC" w:rsidP="0068432C">
      <w:pPr>
        <w:pStyle w:val="CommentText"/>
      </w:pPr>
      <w:r>
        <w:rPr>
          <w:rStyle w:val="CommentReference"/>
        </w:rPr>
        <w:annotationRef/>
      </w:r>
      <w:r>
        <w:t>Completion value reform</w:t>
      </w:r>
    </w:p>
  </w:comment>
  <w:comment w:id="7264" w:author="Rev 6 Allen Wirfs-Brock" w:date="2013-09-25T11:00:00Z" w:initials="AWB6">
    <w:p w:rsidR="00460CAC" w:rsidRDefault="00460CAC">
      <w:pPr>
        <w:pStyle w:val="CommentText"/>
      </w:pPr>
      <w:r>
        <w:rPr>
          <w:rStyle w:val="CommentReference"/>
        </w:rPr>
        <w:annotationRef/>
      </w:r>
      <w:r>
        <w:t>ToDo, update this to return a completion value</w:t>
      </w:r>
    </w:p>
  </w:comment>
  <w:comment w:id="7270" w:author="Rev 11 Allen Wirfs-Brock" w:date="2013-09-25T11:00:00Z" w:initials="AWB11">
    <w:p w:rsidR="00460CAC" w:rsidRDefault="00460CAC" w:rsidP="00837E61">
      <w:pPr>
        <w:pStyle w:val="CommentText"/>
      </w:pPr>
      <w:r>
        <w:rPr>
          <w:rStyle w:val="CommentReference"/>
        </w:rPr>
        <w:annotationRef/>
      </w:r>
      <w:r>
        <w:t>Need to understand why result of previous step is ignored.  See bug 811</w:t>
      </w:r>
    </w:p>
  </w:comment>
  <w:comment w:id="7571" w:author="Rev 6 Allen Wirfs-Brock" w:date="2013-09-25T11:00:00Z" w:initials="AWB6">
    <w:p w:rsidR="00460CAC" w:rsidRDefault="00460CAC">
      <w:pPr>
        <w:pStyle w:val="CommentText"/>
      </w:pPr>
      <w:r>
        <w:rPr>
          <w:rStyle w:val="CommentReference"/>
        </w:rPr>
        <w:annotationRef/>
      </w:r>
      <w:r>
        <w:t>ES5 breaking change: completion reform</w:t>
      </w:r>
    </w:p>
  </w:comment>
  <w:comment w:id="7580" w:author="Rev 6 Allen Wirfs-Brock" w:date="2013-09-25T11:00:00Z" w:initials="AWB6">
    <w:p w:rsidR="00460CAC" w:rsidRDefault="00460CAC" w:rsidP="00176950">
      <w:pPr>
        <w:pStyle w:val="CommentText"/>
      </w:pPr>
      <w:r>
        <w:rPr>
          <w:rStyle w:val="CommentReference"/>
        </w:rPr>
        <w:annotationRef/>
      </w:r>
      <w:r>
        <w:t>ES5 breaking change: completion reform</w:t>
      </w:r>
    </w:p>
  </w:comment>
  <w:comment w:id="7748" w:author="Rev 6 Allen Wirfs-Brock" w:date="2013-09-25T11:00:00Z" w:initials="AWB">
    <w:p w:rsidR="00460CAC" w:rsidRDefault="00460CAC">
      <w:pPr>
        <w:pStyle w:val="CommentText"/>
      </w:pPr>
      <w:r>
        <w:rPr>
          <w:rStyle w:val="CommentReference"/>
        </w:rPr>
        <w:annotationRef/>
      </w:r>
      <w:r>
        <w:t>Note that this is a new restriction that does not exist in ES5</w:t>
      </w:r>
    </w:p>
  </w:comment>
  <w:comment w:id="7826" w:author="Rev 10 Allen Wirfs-Brock" w:date="2013-09-25T17:02:00Z" w:initials="AWB10">
    <w:p w:rsidR="00460CAC" w:rsidRDefault="00460CAC">
      <w:pPr>
        <w:pStyle w:val="CommentText"/>
      </w:pPr>
      <w:r>
        <w:rPr>
          <w:rStyle w:val="CommentReference"/>
        </w:rPr>
        <w:annotationRef/>
      </w:r>
      <w:r>
        <w:t>Catching a thrown primitive value, null or undefined with a destructuing parameter rethrows a TypeError.  Does this make sense?</w:t>
      </w:r>
    </w:p>
  </w:comment>
  <w:comment w:id="8012" w:author="Rev 10 Allen Wirfs-Brock" w:date="2013-09-25T11:00:00Z" w:initials="AWB10">
    <w:p w:rsidR="00460CAC" w:rsidRDefault="00460CAC">
      <w:pPr>
        <w:pStyle w:val="CommentText"/>
      </w:pPr>
      <w:r>
        <w:rPr>
          <w:rStyle w:val="CommentReference"/>
        </w:rPr>
        <w:annotationRef/>
      </w:r>
      <w:r>
        <w:t>Need a better definition</w:t>
      </w:r>
    </w:p>
  </w:comment>
  <w:comment w:id="8459" w:author="Rev 10 Allen Wirfs-Brock" w:date="2013-09-25T11:00:00Z" w:initials="AWB10">
    <w:p w:rsidR="00460CAC" w:rsidRDefault="00460CAC">
      <w:pPr>
        <w:pStyle w:val="CommentText"/>
      </w:pPr>
      <w:r>
        <w:rPr>
          <w:rStyle w:val="CommentReference"/>
        </w:rPr>
        <w:annotationRef/>
      </w:r>
      <w:r>
        <w:t>At its sept 2012 meeting TC39 decided that it wants methods to be enumerable.</w:t>
      </w:r>
    </w:p>
  </w:comment>
  <w:comment w:id="8493" w:author="Rev 10 Allen Wirfs-Brock" w:date="2013-09-25T11:00:00Z" w:initials="AWB10">
    <w:p w:rsidR="00460CAC" w:rsidRDefault="00460CAC" w:rsidP="003B43FB">
      <w:pPr>
        <w:pStyle w:val="CommentText"/>
      </w:pPr>
      <w:r>
        <w:rPr>
          <w:rStyle w:val="CommentReference"/>
        </w:rPr>
        <w:annotationRef/>
      </w:r>
      <w:r>
        <w:t>This actually doesn’t accomplish anything because a similar annotation within MemberExpression takes care of the possibility  of a leading RegExp here.</w:t>
      </w:r>
    </w:p>
  </w:comment>
  <w:comment w:id="8496" w:author="Rev 10 Allen Wirfs-Brock" w:date="2013-09-25T11:00:00Z" w:initials="AWB10">
    <w:p w:rsidR="00460CAC" w:rsidRDefault="00460CAC">
      <w:pPr>
        <w:pStyle w:val="CommentText"/>
      </w:pPr>
      <w:r>
        <w:rPr>
          <w:rStyle w:val="CommentReference"/>
        </w:rPr>
        <w:annotationRef/>
      </w:r>
      <w:r>
        <w:t>This actually doesn’t accomplish anything because a similar annotation within MemberExpression takes care of the possibility  of a leading RegExp here.</w:t>
      </w:r>
    </w:p>
  </w:comment>
  <w:comment w:id="8505" w:author="Rev 10 Allen Wirfs-Brock" w:date="2013-09-25T11:00:00Z" w:initials="AWB10">
    <w:p w:rsidR="00460CAC" w:rsidRDefault="00460CAC" w:rsidP="00DF1D00">
      <w:pPr>
        <w:pStyle w:val="CommentText"/>
      </w:pPr>
      <w:r>
        <w:rPr>
          <w:rStyle w:val="CommentReference"/>
        </w:rPr>
        <w:annotationRef/>
      </w:r>
      <w:r>
        <w:t>This actually doesn’t accomplish anything because a similar annotation within MemberExpression takes care of the possibility  of a leading RegExp here.</w:t>
      </w:r>
    </w:p>
  </w:comment>
  <w:comment w:id="8508" w:author="Rev 10 Allen Wirfs-Brock" w:date="2013-09-25T11:00:00Z" w:initials="AWB10">
    <w:p w:rsidR="00460CAC" w:rsidRDefault="00460CAC" w:rsidP="00D054E9">
      <w:pPr>
        <w:pStyle w:val="CommentText"/>
      </w:pPr>
      <w:r>
        <w:rPr>
          <w:rStyle w:val="CommentReference"/>
        </w:rPr>
        <w:annotationRef/>
      </w:r>
      <w:r>
        <w:t>This actually doesn’t accomplish anything because a similar annotation within MemberExpression takes care of the possibility  of a leading RegExp here.</w:t>
      </w:r>
    </w:p>
  </w:comment>
  <w:comment w:id="8942" w:author="Rev 9 Allen Wirfs-Brock" w:date="2013-09-25T11:00:00Z" w:initials="AWB9">
    <w:p w:rsidR="00460CAC" w:rsidRDefault="00460CAC" w:rsidP="00167894">
      <w:pPr>
        <w:pStyle w:val="CommentText"/>
      </w:pPr>
      <w:r>
        <w:rPr>
          <w:rStyle w:val="CommentReference"/>
        </w:rPr>
        <w:annotationRef/>
      </w:r>
      <w:r>
        <w:t>Note that this variable currently isn’t used  in this algorithm</w:t>
      </w:r>
    </w:p>
  </w:comment>
  <w:comment w:id="8943" w:author="Rev 8 Allen Wirfs-Brock" w:date="2013-09-25T11:00:00Z" w:initials="AWB8">
    <w:p w:rsidR="00460CAC" w:rsidRDefault="00460CAC">
      <w:pPr>
        <w:pStyle w:val="CommentText"/>
      </w:pPr>
      <w:r>
        <w:rPr>
          <w:rStyle w:val="CommentReference"/>
        </w:rPr>
        <w:annotationRef/>
      </w:r>
      <w:r>
        <w:t>As it now stands, this will never be an abrupt completion</w:t>
      </w:r>
    </w:p>
  </w:comment>
  <w:comment w:id="9160" w:author="Rev 9 Allen Wirfs-Brock" w:date="2013-09-25T11:00:00Z" w:initials="AWB9">
    <w:p w:rsidR="00460CAC" w:rsidRDefault="00460CAC">
      <w:pPr>
        <w:pStyle w:val="CommentText"/>
      </w:pPr>
      <w:r>
        <w:rPr>
          <w:rStyle w:val="CommentReference"/>
        </w:rPr>
        <w:annotationRef/>
      </w:r>
      <w:r>
        <w:t>TODO:  Need to define tail positions.</w:t>
      </w:r>
    </w:p>
  </w:comment>
  <w:comment w:id="9345" w:author="Rev 19 Allen Wirfs-Brock" w:date="2013-09-25T11:00:00Z" w:initials="AWB19">
    <w:p w:rsidR="00460CAC" w:rsidRDefault="00460CAC">
      <w:pPr>
        <w:pStyle w:val="CommentText"/>
      </w:pPr>
      <w:r>
        <w:rPr>
          <w:rStyle w:val="CommentReference"/>
        </w:rPr>
        <w:annotationRef/>
      </w:r>
      <w:r>
        <w:t>TODO:need to sort this out</w:t>
      </w:r>
    </w:p>
  </w:comment>
  <w:comment w:id="9497" w:author="Rev 4 Allen Wirfs-Brock" w:date="2013-09-25T11:00:00Z" w:initials="AWB">
    <w:p w:rsidR="00460CAC" w:rsidRDefault="00460CAC" w:rsidP="00CE5E6D">
      <w:pPr>
        <w:pStyle w:val="CommentText"/>
      </w:pPr>
      <w:r>
        <w:rPr>
          <w:rStyle w:val="CommentReference"/>
        </w:rPr>
        <w:annotationRef/>
      </w:r>
      <w:r>
        <w:t>TODO: The exact details of declaration instantion for module  code still need to be worked out.</w:t>
      </w:r>
    </w:p>
  </w:comment>
  <w:comment w:id="9671" w:author="Rev 19 Allen Wirfs-Brock" w:date="2013-09-25T11:00:00Z" w:initials="AWB19">
    <w:p w:rsidR="00460CAC" w:rsidRDefault="00460CAC">
      <w:pPr>
        <w:pStyle w:val="CommentText"/>
      </w:pPr>
      <w:r>
        <w:rPr>
          <w:rStyle w:val="CommentReference"/>
        </w:rPr>
        <w:annotationRef/>
      </w:r>
      <w:r>
        <w:t>It’s not clear that we need this because as it currently stands it is identical to BoundNames</w:t>
      </w:r>
    </w:p>
  </w:comment>
  <w:comment w:id="9850" w:author="Rev 10 Allen Wirfs-Brock" w:date="2013-09-25T11:00:00Z" w:initials="AWB10">
    <w:p w:rsidR="00460CAC" w:rsidRDefault="00460CAC" w:rsidP="004C3785">
      <w:pPr>
        <w:pStyle w:val="CommentText"/>
      </w:pPr>
      <w:r>
        <w:rPr>
          <w:rStyle w:val="CommentReference"/>
        </w:rPr>
        <w:annotationRef/>
      </w:r>
      <w:r>
        <w:t>Need a better definition</w:t>
      </w:r>
    </w:p>
  </w:comment>
  <w:comment w:id="9903" w:author="Rev 19 Allen Wirfs-Brock" w:date="2013-09-25T11:00:00Z" w:initials="AWB19">
    <w:p w:rsidR="00460CAC" w:rsidRDefault="00460CAC">
      <w:pPr>
        <w:pStyle w:val="CommentText"/>
      </w:pPr>
      <w:r>
        <w:rPr>
          <w:rStyle w:val="CommentReference"/>
        </w:rPr>
        <w:annotationRef/>
      </w:r>
      <w:r>
        <w:t>TODO: Need to  sort this out.</w:t>
      </w:r>
    </w:p>
  </w:comment>
  <w:comment w:id="10111" w:author="Rev 11 Allen Wirfs-Brock" w:date="2013-09-25T11:00:00Z" w:initials="AWB11">
    <w:p w:rsidR="00460CAC" w:rsidRDefault="00460CAC">
      <w:pPr>
        <w:pStyle w:val="CommentText"/>
      </w:pPr>
      <w:r>
        <w:rPr>
          <w:rStyle w:val="CommentReference"/>
        </w:rPr>
        <w:annotationRef/>
      </w:r>
      <w:r>
        <w:t>Not strictly true any longer.  Will need to update.</w:t>
      </w:r>
    </w:p>
  </w:comment>
  <w:comment w:id="10152" w:author="Rev 15 Allen Wirfs-Brock" w:date="2013-09-25T11:00:00Z" w:initials="AWB15">
    <w:p w:rsidR="00460CAC" w:rsidRDefault="00460CAC">
      <w:pPr>
        <w:pStyle w:val="CommentText"/>
      </w:pPr>
      <w:r>
        <w:rPr>
          <w:rStyle w:val="CommentReference"/>
        </w:rPr>
        <w:annotationRef/>
      </w:r>
      <w:r>
        <w:t xml:space="preserve">TODO: need to update </w:t>
      </w:r>
    </w:p>
  </w:comment>
  <w:comment w:id="10168" w:author="Rev 4 Allen Wirfs-Brock" w:date="2013-09-25T11:00:00Z" w:initials="AWB">
    <w:p w:rsidR="00460CAC" w:rsidRDefault="00460CAC" w:rsidP="00C26E3D">
      <w:pPr>
        <w:pStyle w:val="CommentText"/>
      </w:pPr>
      <w:r>
        <w:rPr>
          <w:rStyle w:val="CommentReference"/>
        </w:rPr>
        <w:annotationRef/>
      </w:r>
      <w:r>
        <w:t>TODO: The exact details of declaration instantion for module  code still need to be worked out.</w:t>
      </w:r>
    </w:p>
  </w:comment>
  <w:comment w:id="10198" w:author="Allen Wirfs-Brock" w:date="2013-09-25T11:00:00Z" w:initials="AW">
    <w:p w:rsidR="00460CAC" w:rsidRDefault="00460CAC">
      <w:pPr>
        <w:pStyle w:val="CommentText"/>
      </w:pPr>
      <w:r>
        <w:rPr>
          <w:rStyle w:val="CommentReference"/>
        </w:rPr>
        <w:annotationRef/>
      </w:r>
      <w:hyperlink r:id="rId4" w:history="1">
        <w:r>
          <w:rPr>
            <w:rStyle w:val="Hyperlink"/>
            <w:lang w:val="en-GB"/>
          </w:rPr>
          <w:t>https://bugs.ecmascript.org/show_bug.cgi?id=155</w:t>
        </w:r>
      </w:hyperlink>
      <w:r>
        <w:t xml:space="preserve"> </w:t>
      </w:r>
    </w:p>
  </w:comment>
  <w:comment w:id="10263" w:author="Rev 11 Allen Wirfs-Brock" w:date="2013-09-25T11:00:00Z" w:initials="AWB11">
    <w:p w:rsidR="00460CAC" w:rsidRDefault="00460CAC">
      <w:pPr>
        <w:pStyle w:val="CommentText"/>
      </w:pPr>
      <w:r>
        <w:rPr>
          <w:rStyle w:val="CommentReference"/>
        </w:rPr>
        <w:annotationRef/>
      </w:r>
      <w:r>
        <w:t>or eval code that was direct eval’ed by function code??</w:t>
      </w:r>
    </w:p>
  </w:comment>
  <w:comment w:id="10264" w:author="Rev 11 Allen Wirfs-Brock" w:date="2013-09-25T11:00:00Z" w:initials="AWB11">
    <w:p w:rsidR="00460CAC" w:rsidRDefault="00460CAC">
      <w:pPr>
        <w:pStyle w:val="CommentText"/>
      </w:pPr>
      <w:r>
        <w:rPr>
          <w:rStyle w:val="CommentReference"/>
        </w:rPr>
        <w:annotationRef/>
      </w:r>
      <w:r>
        <w:t>TODO</w:t>
      </w:r>
    </w:p>
  </w:comment>
  <w:comment w:id="10265" w:author="Rev 11 Allen Wirfs-Brock" w:date="2013-09-25T11:00:00Z" w:initials="AWB11">
    <w:p w:rsidR="00460CAC" w:rsidRDefault="00460CAC" w:rsidP="00874D75">
      <w:pPr>
        <w:pStyle w:val="CommentText"/>
      </w:pPr>
      <w:r>
        <w:rPr>
          <w:rStyle w:val="CommentReference"/>
        </w:rPr>
        <w:annotationRef/>
      </w:r>
      <w:r>
        <w:t>or module code that was direct eval’ed by function code??</w:t>
      </w:r>
    </w:p>
  </w:comment>
  <w:comment w:id="10266" w:author="Rev 11 Allen Wirfs-Brock" w:date="2013-09-25T11:00:00Z" w:initials="AWB11">
    <w:p w:rsidR="00460CAC" w:rsidRDefault="00460CAC">
      <w:pPr>
        <w:pStyle w:val="CommentText"/>
      </w:pPr>
      <w:r>
        <w:rPr>
          <w:rStyle w:val="CommentReference"/>
        </w:rPr>
        <w:annotationRef/>
      </w:r>
      <w:r>
        <w:t>TODO</w:t>
      </w:r>
    </w:p>
  </w:comment>
  <w:comment w:id="10277" w:author="Rev 18 Allen Wirfs-Brock" w:date="2013-09-25T11:00:00Z" w:initials="AWB18">
    <w:p w:rsidR="00460CAC" w:rsidRDefault="00460CAC">
      <w:pPr>
        <w:pStyle w:val="CommentText"/>
      </w:pPr>
      <w:r>
        <w:rPr>
          <w:rStyle w:val="CommentReference"/>
        </w:rPr>
        <w:annotationRef/>
      </w:r>
      <w:r>
        <w:t>TODO</w:t>
      </w:r>
    </w:p>
  </w:comment>
  <w:comment w:id="10916" w:author="Rev 19 Allen Wirfs-Brock" w:date="2013-09-25T11:00:00Z" w:initials="AWB19">
    <w:p w:rsidR="00460CAC" w:rsidRDefault="00460CAC">
      <w:pPr>
        <w:pStyle w:val="CommentText"/>
      </w:pPr>
      <w:r>
        <w:rPr>
          <w:rStyle w:val="CommentReference"/>
        </w:rPr>
        <w:annotationRef/>
      </w:r>
      <w:r>
        <w:t>This could be used an isProxy test.  Do we really want that?</w:t>
      </w:r>
    </w:p>
  </w:comment>
  <w:comment w:id="11012" w:author="Rev 15 Allen Wirfs-Brock" w:date="2013-09-25T11:00:00Z" w:initials="AWB15">
    <w:p w:rsidR="00460CAC" w:rsidRDefault="00460CAC" w:rsidP="00844F19">
      <w:pPr>
        <w:pStyle w:val="CommentText"/>
      </w:pPr>
      <w:r>
        <w:rPr>
          <w:rStyle w:val="CommentReference"/>
        </w:rPr>
        <w:annotationRef/>
      </w:r>
      <w:r>
        <w:t>TODO This need to be rethought in light of Proxy based functions and other callables that may not be “BuiltinFunctiona”</w:t>
      </w:r>
    </w:p>
  </w:comment>
  <w:comment w:id="11439" w:author="Rev 14 Allen Wirfs-Brock" w:date="2013-09-25T11:00:00Z" w:initials="AWB14">
    <w:p w:rsidR="00460CAC" w:rsidRDefault="00460CAC" w:rsidP="005D7F2D">
      <w:pPr>
        <w:pStyle w:val="CommentText"/>
      </w:pPr>
      <w:r>
        <w:rPr>
          <w:rStyle w:val="CommentReference"/>
        </w:rPr>
        <w:annotationRef/>
      </w:r>
      <w:r>
        <w:t xml:space="preserve">This then clause corresponds to the “called as a function” case the ES5 spec. </w:t>
      </w:r>
    </w:p>
  </w:comment>
  <w:comment w:id="11458" w:author="Rev 10 Allen Wirfs-Brock" w:date="2013-09-25T11:00:00Z" w:initials="AWB10">
    <w:p w:rsidR="00460CAC" w:rsidRDefault="00460CAC" w:rsidP="005D7F2D">
      <w:pPr>
        <w:pStyle w:val="CommentText"/>
      </w:pPr>
      <w:r>
        <w:rPr>
          <w:rStyle w:val="CommentReference"/>
        </w:rPr>
        <w:annotationRef/>
      </w:r>
      <w:r>
        <w:t>Sectin references have not yet been updated to reflect ES6</w:t>
      </w:r>
    </w:p>
  </w:comment>
  <w:comment w:id="11473" w:author="Rev 14 Allen Wirfs-Brock" w:date="2013-09-25T11:00:00Z" w:initials="AWB14">
    <w:p w:rsidR="00460CAC" w:rsidRDefault="00460CAC" w:rsidP="005D7F2D">
      <w:pPr>
        <w:pStyle w:val="CommentText"/>
      </w:pPr>
      <w:r>
        <w:rPr>
          <w:rStyle w:val="CommentReference"/>
        </w:rPr>
        <w:annotationRef/>
      </w:r>
      <w:r>
        <w:t xml:space="preserve">This then clause corresponds to the “called as a function” case the ES5 spec. </w:t>
      </w:r>
    </w:p>
  </w:comment>
  <w:comment w:id="11519" w:author="Rev 7 Allen Wirfs-Brock" w:date="2013-09-25T11:00:00Z" w:initials="AWB7">
    <w:p w:rsidR="00460CAC" w:rsidRDefault="00460CAC" w:rsidP="00CB7FF5">
      <w:pPr>
        <w:pStyle w:val="CommentText"/>
      </w:pPr>
      <w:r>
        <w:rPr>
          <w:rStyle w:val="CommentReference"/>
        </w:rPr>
        <w:annotationRef/>
      </w:r>
      <w:r>
        <w:t>Added at March 29 TC39 meeting</w:t>
      </w:r>
    </w:p>
  </w:comment>
  <w:comment w:id="11520" w:author="Rev 7 Allen Wirfs-Brock" w:date="2013-09-25T11:00:00Z" w:initials="AWB7">
    <w:p w:rsidR="00460CAC" w:rsidRDefault="00460CAC" w:rsidP="00CB7FF5">
      <w:pPr>
        <w:pStyle w:val="CommentText"/>
      </w:pPr>
      <w:r>
        <w:rPr>
          <w:rStyle w:val="CommentReference"/>
        </w:rPr>
        <w:annotationRef/>
      </w:r>
      <w:r>
        <w:t>Unsigned seems most general, signed values could be converted in a previous step.</w:t>
      </w:r>
    </w:p>
  </w:comment>
  <w:comment w:id="11531" w:author="Rev 7 Allen Wirfs-Brock" w:date="2013-09-25T11:00:00Z" w:initials="AWB7">
    <w:p w:rsidR="00460CAC" w:rsidRDefault="00460CAC" w:rsidP="00CB7FF5">
      <w:pPr>
        <w:pStyle w:val="CommentText"/>
      </w:pPr>
      <w:r>
        <w:rPr>
          <w:rStyle w:val="CommentReference"/>
        </w:rPr>
        <w:annotationRef/>
      </w:r>
      <w:r>
        <w:t>TODO: need to provide algorithm that orders abnormal completion detection</w:t>
      </w:r>
    </w:p>
  </w:comment>
  <w:comment w:id="11603" w:author="Rev 8 Allen Wirfs-Brock" w:date="2013-09-25T11:00:00Z" w:initials="AWB8">
    <w:p w:rsidR="00460CAC" w:rsidRDefault="00460CAC" w:rsidP="003E75AF">
      <w:pPr>
        <w:pStyle w:val="CommentText"/>
      </w:pPr>
      <w:r>
        <w:rPr>
          <w:rStyle w:val="CommentReference"/>
        </w:rPr>
        <w:annotationRef/>
      </w:r>
      <w:r>
        <w:t>Need a reference</w:t>
      </w:r>
    </w:p>
  </w:comment>
  <w:comment w:id="11614" w:author="Rev 14 Allen Wirfs-Brock" w:date="2013-09-25T11:00:00Z" w:initials="AWB14">
    <w:p w:rsidR="00460CAC" w:rsidRDefault="00460CAC" w:rsidP="003E75AF">
      <w:pPr>
        <w:pStyle w:val="CommentText"/>
      </w:pPr>
      <w:r>
        <w:rPr>
          <w:rStyle w:val="CommentReference"/>
        </w:rPr>
        <w:annotationRef/>
      </w:r>
      <w:r>
        <w:t>Need to express as an intrinsic from same realm as this function.</w:t>
      </w:r>
    </w:p>
  </w:comment>
  <w:comment w:id="11615" w:author="Rev 14 Allen Wirfs-Brock" w:date="2013-09-25T11:00:00Z" w:initials="AWB14">
    <w:p w:rsidR="00460CAC" w:rsidRDefault="00460CAC" w:rsidP="003E75AF">
      <w:pPr>
        <w:pStyle w:val="CommentText"/>
      </w:pPr>
      <w:r>
        <w:rPr>
          <w:rStyle w:val="CommentReference"/>
        </w:rPr>
        <w:annotationRef/>
      </w:r>
      <w:r>
        <w:t>Need to express as an intrinsic from same realm as this function.</w:t>
      </w:r>
    </w:p>
  </w:comment>
  <w:comment w:id="11616" w:author="Rev 14 Allen Wirfs-Brock" w:date="2013-09-25T11:00:00Z" w:initials="AWB14">
    <w:p w:rsidR="00460CAC" w:rsidRDefault="00460CAC" w:rsidP="003E75AF">
      <w:pPr>
        <w:pStyle w:val="CommentText"/>
      </w:pPr>
      <w:r>
        <w:rPr>
          <w:rStyle w:val="CommentReference"/>
        </w:rPr>
        <w:annotationRef/>
      </w:r>
      <w:r>
        <w:t>Need to express as an intrinsic from same realm as this function.</w:t>
      </w:r>
    </w:p>
  </w:comment>
  <w:comment w:id="11648" w:author="Rev 9 Allen Wirfs-Brock" w:date="2013-09-25T11:00:00Z" w:initials="AWB9">
    <w:p w:rsidR="00460CAC" w:rsidRDefault="00460CAC" w:rsidP="005D7F2D">
      <w:pPr>
        <w:pStyle w:val="CommentText"/>
      </w:pPr>
      <w:r>
        <w:rPr>
          <w:rStyle w:val="CommentReference"/>
        </w:rPr>
        <w:annotationRef/>
      </w:r>
      <w:r>
        <w:t>Should we provide fromCodeUnit as an alias for this property and lable fromCharCode as obsolete.</w:t>
      </w:r>
    </w:p>
  </w:comment>
  <w:comment w:id="11650" w:author="Rev 9 Allen Wirfs-Brock" w:date="2013-09-25T11:00:00Z" w:initials="AWB9">
    <w:p w:rsidR="00460CAC" w:rsidRDefault="00460CAC" w:rsidP="005D7F2D">
      <w:pPr>
        <w:pStyle w:val="CommentText"/>
      </w:pPr>
      <w:r>
        <w:rPr>
          <w:rStyle w:val="CommentReference"/>
        </w:rPr>
        <w:annotationRef/>
      </w:r>
      <w:r>
        <w:t>Note this follows the ES6 convention for rest parameters rather than the precedent established by fromCharCode</w:t>
      </w:r>
    </w:p>
  </w:comment>
  <w:comment w:id="11657" w:author="Rev 9 Allen Wirfs-Brock" w:date="2013-09-25T11:00:00Z" w:initials="AWB9">
    <w:p w:rsidR="00460CAC" w:rsidRDefault="00460CAC" w:rsidP="00A856C5">
      <w:pPr>
        <w:pStyle w:val="CommentText"/>
      </w:pPr>
      <w:r>
        <w:rPr>
          <w:rStyle w:val="CommentReference"/>
        </w:rPr>
        <w:annotationRef/>
      </w:r>
      <w:r>
        <w:t>Perhaps BMPCharAt should be provided as an alias for this method and charAt should be marked as obsolute.</w:t>
      </w:r>
    </w:p>
  </w:comment>
  <w:comment w:id="11658" w:author="Rev 9 Allen Wirfs-Brock" w:date="2013-09-25T11:00:00Z" w:initials="AWB9">
    <w:p w:rsidR="00460CAC" w:rsidRDefault="00460CAC" w:rsidP="00A856C5">
      <w:pPr>
        <w:pStyle w:val="CommentText"/>
      </w:pPr>
      <w:r>
        <w:rPr>
          <w:rStyle w:val="CommentReference"/>
        </w:rPr>
        <w:annotationRef/>
      </w:r>
      <w:r>
        <w:t>Do we also need</w:t>
      </w:r>
    </w:p>
    <w:p w:rsidR="00460CAC" w:rsidRDefault="00460CAC" w:rsidP="00A856C5">
      <w:pPr>
        <w:pStyle w:val="CommentText"/>
      </w:pPr>
      <w:r>
        <w:t>UnicodeCharAt that returns a string of length 1 or 2?</w:t>
      </w:r>
    </w:p>
  </w:comment>
  <w:comment w:id="11674" w:author="Rev 14 Allen Wirfs-Brock" w:date="2013-09-25T11:00:00Z" w:initials="AWB14">
    <w:p w:rsidR="00460CAC" w:rsidRDefault="00460CAC" w:rsidP="005D7F2D">
      <w:pPr>
        <w:pStyle w:val="CommentText"/>
      </w:pPr>
      <w:r>
        <w:rPr>
          <w:rStyle w:val="CommentReference"/>
        </w:rPr>
        <w:annotationRef/>
      </w:r>
      <w:r>
        <w:t>Why is this impl defined? Can we specify this??</w:t>
      </w:r>
    </w:p>
  </w:comment>
  <w:comment w:id="11675" w:author="Rev 14 Allen Wirfs-Brock" w:date="2013-09-25T11:00:00Z" w:initials="AWB14">
    <w:p w:rsidR="00460CAC" w:rsidRDefault="00460CAC" w:rsidP="005D7F2D">
      <w:pPr>
        <w:pStyle w:val="CommentText"/>
      </w:pPr>
      <w:r>
        <w:rPr>
          <w:rStyle w:val="CommentReference"/>
        </w:rPr>
        <w:annotationRef/>
      </w:r>
      <w:r w:rsidRPr="00B63BF6">
        <w:t>"12345".replace("1",function(m,p,r) {x=[this,m,p,r]; return null})</w:t>
      </w:r>
    </w:p>
  </w:comment>
  <w:comment w:id="11678" w:author="Rev 19 Allen Wirfs-Brock" w:date="2013-09-25T11:00:00Z" w:initials="AWB19">
    <w:p w:rsidR="00460CAC" w:rsidRDefault="00460CAC">
      <w:pPr>
        <w:pStyle w:val="CommentText"/>
      </w:pPr>
      <w:r>
        <w:rPr>
          <w:rStyle w:val="CommentReference"/>
        </w:rPr>
        <w:annotationRef/>
      </w:r>
      <w:r>
        <w:t xml:space="preserve">TODO: see </w:t>
      </w:r>
      <w:hyperlink r:id="rId5" w:anchor="String" w:history="1">
        <w:r w:rsidRPr="0023785A">
          <w:rPr>
            <w:rStyle w:val="Hyperlink"/>
            <w:lang w:val="en-GB"/>
          </w:rPr>
          <w:t>http://norbertlindenberg.com/2012/05/ecmascript-supplementary-characters/index.html#String</w:t>
        </w:r>
      </w:hyperlink>
      <w:r>
        <w:t xml:space="preserve"> </w:t>
      </w:r>
    </w:p>
  </w:comment>
  <w:comment w:id="11720" w:author="Rev 14 Allen Wirfs-Brock" w:date="2013-09-25T11:00:00Z" w:initials="AWB14">
    <w:p w:rsidR="00460CAC" w:rsidRDefault="00460CAC" w:rsidP="005D7F2D">
      <w:pPr>
        <w:pStyle w:val="CommentText"/>
      </w:pPr>
      <w:r>
        <w:rPr>
          <w:rStyle w:val="CommentReference"/>
        </w:rPr>
        <w:annotationRef/>
      </w:r>
      <w:r>
        <w:t xml:space="preserve">This then clause corresponds to the “called as a function” case the ES5 spec. </w:t>
      </w:r>
    </w:p>
  </w:comment>
  <w:comment w:id="11726" w:author="Rev 14 Allen Wirfs-Brock" w:date="2013-09-25T11:00:00Z" w:initials="AWB14">
    <w:p w:rsidR="00460CAC" w:rsidRDefault="00460CAC" w:rsidP="005D7F2D">
      <w:pPr>
        <w:pStyle w:val="CommentText"/>
      </w:pPr>
      <w:r>
        <w:rPr>
          <w:rStyle w:val="CommentReference"/>
        </w:rPr>
        <w:annotationRef/>
      </w:r>
      <w:r>
        <w:t>Why is this underspecified?  Why not specify an required escaping?  Do different implementation differ in their results?</w:t>
      </w:r>
    </w:p>
  </w:comment>
  <w:comment w:id="11737" w:author="Rev 7 Allen Wirfs-Brock" w:date="2013-09-25T11:00:00Z" w:initials="AWB7">
    <w:p w:rsidR="00460CAC" w:rsidRDefault="00460CAC" w:rsidP="003F1242">
      <w:pPr>
        <w:pStyle w:val="CommentText"/>
      </w:pPr>
      <w:r>
        <w:rPr>
          <w:rStyle w:val="CommentReference"/>
        </w:rPr>
        <w:annotationRef/>
      </w:r>
      <w:r>
        <w:t>Needs an real algorithm and also completion record checks.</w:t>
      </w:r>
    </w:p>
  </w:comment>
  <w:comment w:id="11738" w:author="Rev 7 Allen Wirfs-Brock" w:date="2013-09-25T11:00:00Z" w:initials="AWB7">
    <w:p w:rsidR="00460CAC" w:rsidRDefault="00460CAC" w:rsidP="003F1242">
      <w:pPr>
        <w:pStyle w:val="CommentText"/>
      </w:pPr>
      <w:r>
        <w:rPr>
          <w:rStyle w:val="CommentReference"/>
        </w:rPr>
        <w:annotationRef/>
      </w:r>
      <w:r>
        <w:t>TODO: Needs better spec langauge</w:t>
      </w:r>
    </w:p>
  </w:comment>
  <w:comment w:id="11756" w:author="Rev 11 Allen Wirfs-Brock" w:date="2013-09-25T11:00:00Z" w:initials="AWB11">
    <w:p w:rsidR="00460CAC" w:rsidRDefault="00460CAC" w:rsidP="00E435B1">
      <w:pPr>
        <w:pStyle w:val="CommentText"/>
      </w:pPr>
      <w:r>
        <w:rPr>
          <w:rStyle w:val="CommentReference"/>
        </w:rPr>
        <w:annotationRef/>
      </w:r>
      <w:r>
        <w:t>TODO: see if this algorithm  is really needed</w:t>
      </w:r>
    </w:p>
  </w:comment>
  <w:comment w:id="11808" w:author="Rev 7 Allen Wirfs-Brock" w:date="2013-09-25T11:00:00Z" w:initials="AWB7">
    <w:p w:rsidR="00460CAC" w:rsidRDefault="00460CAC" w:rsidP="00BC77AC">
      <w:pPr>
        <w:pStyle w:val="CommentText"/>
      </w:pPr>
      <w:r>
        <w:rPr>
          <w:rStyle w:val="CommentReference"/>
        </w:rPr>
        <w:annotationRef/>
      </w:r>
      <w:r>
        <w:t>It would be nice to have a more explicit way to create a collection with a pre-specified number of elements.</w:t>
      </w:r>
    </w:p>
  </w:comment>
  <w:comment w:id="11823" w:author="Rev 7 Allen Wirfs-Brock" w:date="2013-09-25T11:00:00Z" w:initials="AWB7">
    <w:p w:rsidR="00460CAC" w:rsidRDefault="00460CAC" w:rsidP="00BC77AC">
      <w:pPr>
        <w:pStyle w:val="CommentText"/>
      </w:pPr>
      <w:r>
        <w:rPr>
          <w:rStyle w:val="CommentReference"/>
        </w:rPr>
        <w:annotationRef/>
      </w:r>
      <w:r>
        <w:t>It would be nice to have a more explicit way to create a collection with a pre-specified number of elements.</w:t>
      </w:r>
    </w:p>
  </w:comment>
  <w:comment w:id="11842" w:author="Rev 7 Allen Wirfs-Brock" w:date="2013-09-25T11:00:00Z" w:initials="AWB7">
    <w:p w:rsidR="00460CAC" w:rsidRDefault="00460CAC">
      <w:pPr>
        <w:pStyle w:val="CommentText"/>
      </w:pPr>
      <w:r>
        <w:rPr>
          <w:rStyle w:val="CommentReference"/>
        </w:rPr>
        <w:annotationRef/>
      </w:r>
      <w:r>
        <w:t>It would be nice to have a more explicit way to create a collection with a pre-specified number of elements.</w:t>
      </w:r>
    </w:p>
  </w:comment>
  <w:comment w:id="11889" w:author="Rev 7 Allen Wirfs-Brock" w:date="2013-09-25T11:00:00Z" w:initials="AWB7">
    <w:p w:rsidR="00460CAC" w:rsidRDefault="00460CAC" w:rsidP="00260FF1">
      <w:pPr>
        <w:pStyle w:val="CommentText"/>
      </w:pPr>
      <w:r>
        <w:rPr>
          <w:rStyle w:val="CommentReference"/>
        </w:rPr>
        <w:annotationRef/>
      </w:r>
      <w:r>
        <w:t>It would be nice to have a more explicit way to create a collection with a pre-specified number of elements.</w:t>
      </w:r>
    </w:p>
  </w:comment>
  <w:comment w:id="11903" w:author="Rev 7 Allen Wirfs-Brock" w:date="2013-09-25T11:00:00Z" w:initials="AWB7">
    <w:p w:rsidR="00460CAC" w:rsidRDefault="00460CAC" w:rsidP="00260FF1">
      <w:pPr>
        <w:pStyle w:val="CommentText"/>
      </w:pPr>
      <w:r>
        <w:rPr>
          <w:rStyle w:val="CommentReference"/>
        </w:rPr>
        <w:annotationRef/>
      </w:r>
      <w:r>
        <w:t>It would be nice to have a more explicit way to create a collection with a pre-specified number of elements.</w:t>
      </w:r>
    </w:p>
  </w:comment>
  <w:comment w:id="11927" w:author="Rev 7 Allen Wirfs-Brock" w:date="2013-09-25T11:00:00Z" w:initials="AWB7">
    <w:p w:rsidR="00460CAC" w:rsidRDefault="00460CAC" w:rsidP="00190B40">
      <w:pPr>
        <w:pStyle w:val="CommentText"/>
      </w:pPr>
      <w:r>
        <w:rPr>
          <w:rStyle w:val="CommentReference"/>
        </w:rPr>
        <w:annotationRef/>
      </w:r>
      <w:r>
        <w:t>It would be nice to have a more explicit way to create a collection with a pre-specified number of elements.</w:t>
      </w:r>
    </w:p>
  </w:comment>
  <w:comment w:id="11935" w:author="Rev 7 Allen Wirfs-Brock" w:date="2013-09-25T11:00:00Z" w:initials="AWB7">
    <w:p w:rsidR="00460CAC" w:rsidRDefault="00460CAC">
      <w:pPr>
        <w:pStyle w:val="CommentText"/>
      </w:pPr>
      <w:r>
        <w:rPr>
          <w:rStyle w:val="CommentReference"/>
        </w:rPr>
        <w:annotationRef/>
      </w:r>
      <w:r>
        <w:t>TODO: take completion values into account.</w:t>
      </w:r>
    </w:p>
  </w:comment>
  <w:comment w:id="11956" w:author="Rev 7 Allen Wirfs-Brock" w:date="2013-09-25T11:00:00Z" w:initials="AWB7">
    <w:p w:rsidR="00460CAC" w:rsidRDefault="00460CAC" w:rsidP="00190B40">
      <w:pPr>
        <w:pStyle w:val="CommentText"/>
      </w:pPr>
      <w:r>
        <w:rPr>
          <w:rStyle w:val="CommentReference"/>
        </w:rPr>
        <w:annotationRef/>
      </w:r>
      <w:r>
        <w:t>It would be nice to have a more explicit way to create a collection with a pre-specified number of elements.</w:t>
      </w:r>
    </w:p>
  </w:comment>
  <w:comment w:id="11965" w:author="Rev 7 Allen Wirfs-Brock" w:date="2013-09-25T11:00:00Z" w:initials="AWB7">
    <w:p w:rsidR="00460CAC" w:rsidRDefault="00460CAC" w:rsidP="00260FF1">
      <w:pPr>
        <w:pStyle w:val="CommentText"/>
      </w:pPr>
      <w:r>
        <w:rPr>
          <w:rStyle w:val="CommentReference"/>
        </w:rPr>
        <w:annotationRef/>
      </w:r>
      <w:r>
        <w:t>This step was missing in ES&lt;=5.1</w:t>
      </w:r>
    </w:p>
  </w:comment>
  <w:comment w:id="11966" w:author="Rev 7 Allen Wirfs-Brock" w:date="2013-09-25T11:00:00Z" w:initials="AWB7">
    <w:p w:rsidR="00460CAC" w:rsidRDefault="00460CAC" w:rsidP="00260FF1">
      <w:pPr>
        <w:pStyle w:val="CommentText"/>
      </w:pPr>
      <w:r>
        <w:rPr>
          <w:rStyle w:val="CommentReference"/>
        </w:rPr>
        <w:annotationRef/>
      </w:r>
      <w:r>
        <w:t>This step was missing in ES&lt;=5.1</w:t>
      </w:r>
    </w:p>
  </w:comment>
  <w:comment w:id="11969" w:author="Rev 11 Allen Wirfs-Brock" w:date="2013-09-25T11:00:00Z" w:initials="AWB11">
    <w:p w:rsidR="00460CAC" w:rsidRDefault="00460CAC" w:rsidP="00714C7E">
      <w:pPr>
        <w:pStyle w:val="CommentText"/>
      </w:pPr>
      <w:r>
        <w:rPr>
          <w:rStyle w:val="CommentReference"/>
        </w:rPr>
        <w:annotationRef/>
      </w:r>
      <w:r>
        <w:t>Need to decide whether to allow an argument that requests sparse iteration</w:t>
      </w:r>
    </w:p>
  </w:comment>
  <w:comment w:id="11988" w:author="Rev 17 Allen Wirfs-Brock" w:date="2013-09-25T11:00:00Z" w:initials="AWB17">
    <w:p w:rsidR="00460CAC" w:rsidRDefault="00460CAC">
      <w:pPr>
        <w:pStyle w:val="CommentText"/>
      </w:pPr>
      <w:r>
        <w:rPr>
          <w:rStyle w:val="CommentReference"/>
        </w:rPr>
        <w:annotationRef/>
      </w:r>
      <w:r>
        <w:t>Should blacklist be frozen?</w:t>
      </w:r>
    </w:p>
  </w:comment>
  <w:comment w:id="12011" w:author="Rev 10 Allen Wirfs-Brock" w:date="2013-09-25T11:00:00Z" w:initials="AWB10">
    <w:p w:rsidR="00460CAC" w:rsidRDefault="00460CAC" w:rsidP="004B439B">
      <w:pPr>
        <w:pStyle w:val="Heading6"/>
      </w:pPr>
      <w:r>
        <w:rPr>
          <w:rStyle w:val="CommentReference"/>
        </w:rPr>
        <w:annotationRef/>
      </w:r>
      <w:r>
        <w:t>TODO:  need to decide what to use for a constructor for these sort of  objects.</w:t>
      </w:r>
    </w:p>
  </w:comment>
  <w:comment w:id="12013" w:author="Rev 15 Allen Wirfs-Brock" w:date="2013-09-25T11:00:00Z" w:initials="AWB15">
    <w:p w:rsidR="00460CAC" w:rsidRDefault="00460CAC">
      <w:pPr>
        <w:pStyle w:val="CommentText"/>
      </w:pPr>
      <w:r>
        <w:rPr>
          <w:rStyle w:val="CommentReference"/>
        </w:rPr>
        <w:annotationRef/>
      </w:r>
      <w:r>
        <w:t>We don’t current have a public API for requesting a sparse iteration.  If that remains the case we can delete this clause.</w:t>
      </w:r>
    </w:p>
  </w:comment>
  <w:comment w:id="13074" w:author="Rev 13 Allen Wirfs-Brock" w:date="2013-09-25T11:00:00Z" w:initials="AWB13">
    <w:p w:rsidR="00460CAC" w:rsidRDefault="00460CAC" w:rsidP="003E75AF">
      <w:pPr>
        <w:pStyle w:val="CommentText"/>
      </w:pPr>
      <w:r>
        <w:rPr>
          <w:rStyle w:val="CommentReference"/>
        </w:rPr>
        <w:annotationRef/>
      </w:r>
      <w:r>
        <w:t>TODO</w:t>
      </w:r>
    </w:p>
  </w:comment>
  <w:comment w:id="13075" w:author="Rev 13 Allen Wirfs-Brock" w:date="2013-09-25T11:00:00Z" w:initials="AWB13">
    <w:p w:rsidR="00460CAC" w:rsidRDefault="00460CAC" w:rsidP="003E75AF">
      <w:pPr>
        <w:pStyle w:val="CommentText"/>
      </w:pPr>
      <w:r>
        <w:rPr>
          <w:rStyle w:val="CommentReference"/>
        </w:rPr>
        <w:annotationRef/>
      </w:r>
      <w:r>
        <w:t>TODO</w:t>
      </w:r>
    </w:p>
  </w:comment>
  <w:comment w:id="13076" w:author="Rev 13 Allen Wirfs-Brock" w:date="2013-09-25T11:00:00Z" w:initials="AWB13">
    <w:p w:rsidR="00460CAC" w:rsidRDefault="00460CAC" w:rsidP="003E75AF">
      <w:pPr>
        <w:pStyle w:val="CommentText"/>
      </w:pPr>
      <w:r>
        <w:rPr>
          <w:rStyle w:val="CommentReference"/>
        </w:rPr>
        <w:annotationRef/>
      </w:r>
      <w:r>
        <w:t>Issue: this is a made up name.  What should it be?</w:t>
      </w:r>
    </w:p>
  </w:comment>
  <w:comment w:id="13077" w:author="Rev 13 Allen Wirfs-Brock" w:date="2013-09-25T11:00:00Z" w:initials="AWB13">
    <w:p w:rsidR="00460CAC" w:rsidRDefault="00460CAC" w:rsidP="003E75AF">
      <w:pPr>
        <w:pStyle w:val="CommentText"/>
      </w:pPr>
      <w:r>
        <w:rPr>
          <w:rStyle w:val="CommentReference"/>
        </w:rPr>
        <w:annotationRef/>
      </w:r>
      <w:r>
        <w:t>TODO</w:t>
      </w:r>
    </w:p>
  </w:comment>
  <w:comment w:id="13087" w:author="Rev 13 Allen Wirfs-Brock" w:date="2013-09-25T11:00:00Z" w:initials="AWB13">
    <w:p w:rsidR="00460CAC" w:rsidRDefault="00460CAC" w:rsidP="003E75AF">
      <w:pPr>
        <w:pStyle w:val="CommentText"/>
      </w:pPr>
      <w:r>
        <w:rPr>
          <w:rStyle w:val="CommentReference"/>
        </w:rPr>
        <w:annotationRef/>
      </w:r>
      <w:r>
        <w:t>Issue:  we need to decide whether we are going to fully apply WebIDL’s complex set of overload resolution rules.</w:t>
      </w:r>
    </w:p>
  </w:comment>
  <w:comment w:id="13101" w:author="Rev 13 Allen Wirfs-Brock" w:date="2013-09-25T11:00:00Z" w:initials="AWB13">
    <w:p w:rsidR="00460CAC" w:rsidRDefault="00460CAC" w:rsidP="003E75AF">
      <w:pPr>
        <w:pStyle w:val="CommentText"/>
      </w:pPr>
      <w:r>
        <w:rPr>
          <w:rStyle w:val="CommentReference"/>
        </w:rPr>
        <w:annotationRef/>
      </w:r>
      <w:r>
        <w:t>Issue:  we need to decide whether we are going to fully apply WebIDL’s complex set of overload resolution rules.</w:t>
      </w:r>
    </w:p>
  </w:comment>
  <w:comment w:id="13111" w:author="Rev 13 Allen Wirfs-Brock" w:date="2013-09-25T11:00:00Z" w:initials="AWB13">
    <w:p w:rsidR="00460CAC" w:rsidRDefault="00460CAC" w:rsidP="003E75AF">
      <w:pPr>
        <w:pStyle w:val="CommentText"/>
      </w:pPr>
      <w:r>
        <w:rPr>
          <w:rStyle w:val="CommentReference"/>
        </w:rPr>
        <w:annotationRef/>
      </w:r>
      <w:r>
        <w:t>TODO</w:t>
      </w:r>
    </w:p>
  </w:comment>
  <w:comment w:id="13112" w:author="Rev 13 Allen Wirfs-Brock" w:date="2013-09-25T11:00:00Z" w:initials="AWB13">
    <w:p w:rsidR="00460CAC" w:rsidRDefault="00460CAC" w:rsidP="003E75AF">
      <w:pPr>
        <w:pStyle w:val="CommentText"/>
      </w:pPr>
      <w:r>
        <w:rPr>
          <w:rStyle w:val="CommentReference"/>
        </w:rPr>
        <w:annotationRef/>
      </w:r>
      <w:r>
        <w:t>Issue:  The khronos spec. allows array-likes here.  Should we also recognise iterables and use @@iterator for them?  This algorithm current doesn’t deal with iterables.</w:t>
      </w:r>
    </w:p>
  </w:comment>
  <w:comment w:id="13116" w:author="Rev 13 Allen Wirfs-Brock" w:date="2013-09-25T11:00:00Z" w:initials="AWB13">
    <w:p w:rsidR="00460CAC" w:rsidRDefault="00460CAC" w:rsidP="003E75AF">
      <w:pPr>
        <w:pStyle w:val="CommentText"/>
      </w:pPr>
      <w:r>
        <w:rPr>
          <w:rStyle w:val="CommentReference"/>
        </w:rPr>
        <w:annotationRef/>
      </w:r>
      <w:r>
        <w:t>Issue:  we need to decide whether we are going to fully apply WebIDL’s complex set of overload resolution rules.</w:t>
      </w:r>
    </w:p>
  </w:comment>
  <w:comment w:id="13134" w:author="Rev 13 Allen Wirfs-Brock" w:date="2013-09-25T11:00:00Z" w:initials="AWB13">
    <w:p w:rsidR="00460CAC" w:rsidRDefault="00460CAC" w:rsidP="003E75AF">
      <w:pPr>
        <w:pStyle w:val="CommentText"/>
      </w:pPr>
      <w:r>
        <w:rPr>
          <w:rStyle w:val="CommentReference"/>
        </w:rPr>
        <w:annotationRef/>
      </w:r>
      <w:r>
        <w:t>Issue:  we need to decide whether we are going to fully apply WebIDL’s complex set of overload resolution rules.</w:t>
      </w:r>
    </w:p>
  </w:comment>
  <w:comment w:id="13142" w:author="Rev 13 Allen Wirfs-Brock" w:date="2013-09-25T11:00:00Z" w:initials="AWB13">
    <w:p w:rsidR="00460CAC" w:rsidRDefault="00460CAC" w:rsidP="003E75AF">
      <w:pPr>
        <w:pStyle w:val="CommentText"/>
      </w:pPr>
      <w:r>
        <w:rPr>
          <w:rStyle w:val="CommentReference"/>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13169" w:author="Rev 7 Allen Wirfs-Brock" w:date="2013-09-25T11:00:00Z" w:initials="AWB7">
    <w:p w:rsidR="00460CAC" w:rsidRDefault="00460CAC" w:rsidP="00550D8C">
      <w:pPr>
        <w:pStyle w:val="CommentText"/>
      </w:pPr>
      <w:r>
        <w:rPr>
          <w:rStyle w:val="CommentReference"/>
        </w:rPr>
        <w:annotationRef/>
      </w:r>
      <w:r>
        <w:t>It would be nice to have a more explicit way to create a collection with a pre-specified number of elements.</w:t>
      </w:r>
    </w:p>
  </w:comment>
  <w:comment w:id="13178" w:author="Rev 7 Allen Wirfs-Brock" w:date="2013-09-25T11:00:00Z" w:initials="AWB7">
    <w:p w:rsidR="00460CAC" w:rsidRDefault="00460CAC" w:rsidP="00550D8C">
      <w:pPr>
        <w:pStyle w:val="CommentText"/>
      </w:pPr>
      <w:r>
        <w:rPr>
          <w:rStyle w:val="CommentReference"/>
        </w:rPr>
        <w:annotationRef/>
      </w:r>
      <w:r>
        <w:t>It would be nice to have a more explicit way to create a collection with a pre-specified number of elements.</w:t>
      </w:r>
    </w:p>
  </w:comment>
  <w:comment w:id="13188" w:author="Rev 7 Allen Wirfs-Brock" w:date="2013-09-25T11:00:00Z" w:initials="AWB7">
    <w:p w:rsidR="00460CAC" w:rsidRDefault="00460CAC" w:rsidP="003E75AF">
      <w:pPr>
        <w:pStyle w:val="CommentText"/>
      </w:pPr>
      <w:r>
        <w:rPr>
          <w:rStyle w:val="CommentReference"/>
        </w:rPr>
        <w:annotationRef/>
      </w:r>
      <w:r>
        <w:t>It would be nice to have a more explicit way to create a collection with a pre-specified number of elements.</w:t>
      </w:r>
    </w:p>
  </w:comment>
  <w:comment w:id="13208" w:author="Rev 13 Allen Wirfs-Brock" w:date="2013-09-25T11:00:00Z" w:initials="AWB13">
    <w:p w:rsidR="00460CAC" w:rsidRDefault="00460CAC" w:rsidP="003E75AF">
      <w:pPr>
        <w:pStyle w:val="CommentText"/>
      </w:pPr>
      <w:r>
        <w:rPr>
          <w:rStyle w:val="CommentReference"/>
        </w:rPr>
        <w:annotationRef/>
      </w:r>
      <w:r>
        <w:t>buffer needs to be an accessor both to comply with WebIDL requirements and to support the Kronos neutering strawman requirements.</w:t>
      </w:r>
    </w:p>
  </w:comment>
  <w:comment w:id="13215" w:author="Rev 13 Allen Wirfs-Brock" w:date="2013-09-25T11:00:00Z" w:initials="AWB13">
    <w:p w:rsidR="00460CAC" w:rsidRDefault="00460CAC" w:rsidP="003E75AF">
      <w:pPr>
        <w:pStyle w:val="CommentText"/>
      </w:pPr>
      <w:r>
        <w:rPr>
          <w:rStyle w:val="CommentReference"/>
        </w:rPr>
        <w:annotationRef/>
      </w:r>
      <w:r>
        <w:t>buffer needs to be an accessor both to comply with WebIDL requirements and to support the Kronos neutering strawman requirements.</w:t>
      </w:r>
    </w:p>
  </w:comment>
  <w:comment w:id="13222" w:author="Rev 13 Allen Wirfs-Brock" w:date="2013-09-25T11:00:00Z" w:initials="AWB13">
    <w:p w:rsidR="00460CAC" w:rsidRDefault="00460CAC" w:rsidP="003E75AF">
      <w:pPr>
        <w:pStyle w:val="CommentText"/>
      </w:pPr>
      <w:r>
        <w:rPr>
          <w:rStyle w:val="CommentReference"/>
        </w:rPr>
        <w:annotationRef/>
      </w:r>
      <w:r>
        <w:t>buffer needs to be an accessor both to comply with WebIDL requirements and to support the Kronos neutering strawman requirements.</w:t>
      </w:r>
    </w:p>
  </w:comment>
  <w:comment w:id="13270" w:author="Rev 7 Allen Wirfs-Brock" w:date="2013-09-25T11:00:00Z" w:initials="AWB7">
    <w:p w:rsidR="00460CAC" w:rsidRDefault="00460CAC" w:rsidP="00376910">
      <w:pPr>
        <w:pStyle w:val="CommentText"/>
      </w:pPr>
      <w:r>
        <w:rPr>
          <w:rStyle w:val="CommentReference"/>
        </w:rPr>
        <w:annotationRef/>
      </w:r>
      <w:r>
        <w:t>It would be nice to have a more explicit way to create a collection with a pre-specified number of elements.</w:t>
      </w:r>
    </w:p>
  </w:comment>
  <w:comment w:id="13321" w:author="Rev 13 Allen Wirfs-Brock" w:date="2013-09-25T11:00:00Z" w:initials="AWB13">
    <w:p w:rsidR="00460CAC" w:rsidRDefault="00460CAC" w:rsidP="003E75AF">
      <w:pPr>
        <w:pStyle w:val="CommentText"/>
      </w:pPr>
      <w:r>
        <w:rPr>
          <w:rStyle w:val="CommentReference"/>
        </w:rPr>
        <w:annotationRef/>
      </w:r>
      <w:r>
        <w:t>buffer needs to be an accessor both to comply with WebIDL requirements and to support the Kronos neutering strawman requirements.</w:t>
      </w:r>
    </w:p>
  </w:comment>
  <w:comment w:id="13352" w:author="Rev 7 Allen Wirfs-Brock" w:date="2013-09-25T11:00:00Z" w:initials="AWB7">
    <w:p w:rsidR="00460CAC" w:rsidRDefault="00460CAC" w:rsidP="00376910">
      <w:pPr>
        <w:pStyle w:val="CommentText"/>
      </w:pPr>
      <w:r>
        <w:rPr>
          <w:rStyle w:val="CommentReference"/>
        </w:rPr>
        <w:annotationRef/>
      </w:r>
      <w:r>
        <w:t>It would be nice to have a more explicit way to create a collection with a pre-specified number of elements.</w:t>
      </w:r>
    </w:p>
  </w:comment>
  <w:comment w:id="13424" w:author="Rev 13 Allen Wirfs-Brock" w:date="2013-09-25T11:00:00Z" w:initials="AWB13">
    <w:p w:rsidR="00460CAC" w:rsidRDefault="00460CAC" w:rsidP="003E75AF">
      <w:pPr>
        <w:pStyle w:val="CommentText"/>
      </w:pPr>
      <w:r>
        <w:rPr>
          <w:rStyle w:val="CommentReference"/>
        </w:rPr>
        <w:annotationRef/>
      </w:r>
      <w:r>
        <w:t>TODO, see bug 1675</w:t>
      </w:r>
    </w:p>
  </w:comment>
  <w:comment w:id="13441" w:author="Rev 7 Allen Wirfs-Brock" w:date="2013-09-25T11:00:00Z" w:initials="AWB7">
    <w:p w:rsidR="00460CAC" w:rsidRDefault="00460CAC" w:rsidP="003E75AF">
      <w:pPr>
        <w:pStyle w:val="CommentText"/>
      </w:pPr>
      <w:r>
        <w:rPr>
          <w:rStyle w:val="CommentReference"/>
        </w:rPr>
        <w:annotationRef/>
      </w:r>
      <w:r>
        <w:t>It would be nice to have a more explicit way to create a collection with a pre-specified number of elements.</w:t>
      </w:r>
    </w:p>
  </w:comment>
  <w:comment w:id="13470" w:author="Rev 13 Allen Wirfs-Brock" w:date="2013-09-25T11:00:00Z" w:initials="AWB13">
    <w:p w:rsidR="00460CAC" w:rsidRDefault="00460CAC" w:rsidP="00376910">
      <w:pPr>
        <w:pStyle w:val="CommentText"/>
      </w:pPr>
      <w:r>
        <w:rPr>
          <w:rStyle w:val="CommentReference"/>
        </w:rPr>
        <w:annotationRef/>
      </w:r>
      <w:r>
        <w:t>TODO: not yet updated from wik</w:t>
      </w:r>
    </w:p>
  </w:comment>
  <w:comment w:id="13551" w:author="Rev 17 Allen Wirfs-Brock" w:date="2013-09-25T11:00:00Z" w:initials="AWB17">
    <w:p w:rsidR="00460CAC" w:rsidRDefault="00460CAC" w:rsidP="00A95C0C">
      <w:pPr>
        <w:pStyle w:val="CommentText"/>
      </w:pPr>
      <w:r>
        <w:rPr>
          <w:rStyle w:val="CommentReference"/>
        </w:rPr>
        <w:annotationRef/>
      </w:r>
      <w:r>
        <w:t>There is a lack of concensus in TC39 whether duplicate keys should throw or over-write.  Current spec. over-writes.</w:t>
      </w:r>
    </w:p>
  </w:comment>
  <w:comment w:id="13550" w:author="Rev 12 Allen Wirfs-Brock" w:date="2013-09-27T10:30:00Z" w:initials="AWB12">
    <w:p w:rsidR="00460CAC" w:rsidRDefault="00460CAC" w:rsidP="00A95C0C">
      <w:pPr>
        <w:pStyle w:val="CommentText"/>
      </w:pPr>
      <w:r>
        <w:rPr>
          <w:rStyle w:val="CommentReference"/>
        </w:rPr>
        <w:annotationRef/>
      </w:r>
      <w:r>
        <w:t>Note that using a method call for inserting pairs during initialisation provides allows subclasses to be more expressive.</w:t>
      </w:r>
    </w:p>
  </w:comment>
  <w:comment w:id="13560" w:author="Rev 14 Allen Wirfs-Brock" w:date="2013-09-25T11:00:00Z" w:initials="AWB14">
    <w:p w:rsidR="00460CAC" w:rsidRDefault="00460CAC" w:rsidP="00F8032F">
      <w:pPr>
        <w:pStyle w:val="CommentText"/>
      </w:pPr>
      <w:r>
        <w:rPr>
          <w:rStyle w:val="CommentReference"/>
        </w:rPr>
        <w:annotationRef/>
      </w:r>
      <w:r>
        <w:t>Need to move after delete</w:t>
      </w:r>
    </w:p>
  </w:comment>
  <w:comment w:id="13561" w:author="Rev 10 Allen Wirfs-Brock" w:date="2013-09-25T11:00:00Z" w:initials="AWB10">
    <w:p w:rsidR="00460CAC" w:rsidRDefault="00460CAC" w:rsidP="00A95C0C">
      <w:pPr>
        <w:pStyle w:val="CommentText"/>
      </w:pPr>
      <w:r>
        <w:rPr>
          <w:rStyle w:val="CommentReference"/>
        </w:rPr>
        <w:annotationRef/>
      </w:r>
      <w:r>
        <w:t>This is how we  identify a property whose key is a built-in Symbol</w:t>
      </w:r>
    </w:p>
  </w:comment>
  <w:comment w:id="13565" w:author="Rev 10 Allen Wirfs-Brock" w:date="2013-09-25T11:00:00Z" w:initials="AWB10">
    <w:p w:rsidR="00460CAC" w:rsidRDefault="00460CAC" w:rsidP="00A95C0C">
      <w:pPr>
        <w:pStyle w:val="CommentText"/>
      </w:pPr>
      <w:r>
        <w:rPr>
          <w:rStyle w:val="CommentReference"/>
        </w:rPr>
        <w:annotationRef/>
      </w:r>
      <w:r>
        <w:t>Do we really want to do this sort of method sharing.  It has a bad smell.</w:t>
      </w:r>
    </w:p>
  </w:comment>
  <w:comment w:id="13582" w:author="Rev 10 Allen Wirfs-Brock" w:date="2013-09-25T11:00:00Z" w:initials="AWB10">
    <w:p w:rsidR="00460CAC" w:rsidRDefault="00460CAC" w:rsidP="00A95C0C">
      <w:pPr>
        <w:pStyle w:val="CommentText"/>
      </w:pPr>
      <w:r>
        <w:rPr>
          <w:rStyle w:val="CommentReference"/>
        </w:rPr>
        <w:annotationRef/>
      </w:r>
      <w:r>
        <w:t>TODO:  need to decide what to use for a constructor for these sort of  objects. Probably we should try to consistently follow the “class model” wherever we can.</w:t>
      </w:r>
    </w:p>
  </w:comment>
  <w:comment w:id="13605" w:author="Rev 12 Allen Wirfs-Brock" w:date="2013-09-27T10:30:00Z" w:initials="AWB12">
    <w:p w:rsidR="00460CAC" w:rsidRDefault="00460CAC" w:rsidP="00B17855">
      <w:pPr>
        <w:pStyle w:val="CommentText"/>
      </w:pPr>
      <w:r>
        <w:rPr>
          <w:rStyle w:val="CommentReference"/>
        </w:rPr>
        <w:annotationRef/>
      </w:r>
      <w:r>
        <w:t>Note that using a method call for inserting pairs during initialisation allows subclasses to be more expressive.</w:t>
      </w:r>
    </w:p>
  </w:comment>
  <w:comment w:id="13609" w:author="Rev 14 Allen Wirfs-Brock" w:date="2013-09-25T11:00:00Z" w:initials="AWB14">
    <w:p w:rsidR="00460CAC" w:rsidRDefault="00460CAC" w:rsidP="00B17855">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3612" w:author="Rev 10 Allen Wirfs-Brock" w:date="2013-09-25T11:00:00Z" w:initials="AWB10">
    <w:p w:rsidR="00460CAC" w:rsidRDefault="00460CAC" w:rsidP="00B17855">
      <w:pPr>
        <w:pStyle w:val="CommentText"/>
      </w:pPr>
      <w:r>
        <w:rPr>
          <w:rStyle w:val="CommentReference"/>
        </w:rPr>
        <w:annotationRef/>
      </w:r>
      <w:r>
        <w:t xml:space="preserve">Do we really want to do this sort of method sharing.  </w:t>
      </w:r>
    </w:p>
  </w:comment>
  <w:comment w:id="13629" w:author="Rev 10 Allen Wirfs-Brock" w:date="2013-09-25T11:00:00Z" w:initials="AWB10">
    <w:p w:rsidR="00460CAC" w:rsidRDefault="00460CAC" w:rsidP="00B17855">
      <w:pPr>
        <w:pStyle w:val="CommentText"/>
      </w:pPr>
      <w:r>
        <w:rPr>
          <w:rStyle w:val="CommentReference"/>
        </w:rPr>
        <w:annotationRef/>
      </w:r>
      <w:r>
        <w:t>TODO:  need to decide what to use for a constructor for these sort of  objects.</w:t>
      </w:r>
    </w:p>
  </w:comment>
  <w:comment w:id="13659" w:author="Rev 12 Allen Wirfs-Brock" w:date="2013-09-27T10:30:00Z" w:initials="AWB12">
    <w:p w:rsidR="00460CAC" w:rsidRDefault="00460CAC" w:rsidP="00A95C0C">
      <w:pPr>
        <w:pStyle w:val="CommentText"/>
      </w:pPr>
      <w:r>
        <w:rPr>
          <w:rStyle w:val="CommentReference"/>
        </w:rPr>
        <w:annotationRef/>
      </w:r>
      <w:r>
        <w:t>Note that using a method call for inserting pairs during initialisation provides allows subclasses to be more expressive.</w:t>
      </w:r>
    </w:p>
  </w:comment>
  <w:comment w:id="13665" w:author="Rev 14 Allen Wirfs-Brock" w:date="2013-09-25T11:00:00Z" w:initials="AWB14">
    <w:p w:rsidR="00460CAC" w:rsidRDefault="00460CAC" w:rsidP="00A95C0C">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5191" w:author="Rev 13 Allen Wirfs-Brock" w:date="2013-09-25T11:00:00Z" w:initials="AWB13">
    <w:p w:rsidR="00460CAC" w:rsidRDefault="00460CAC" w:rsidP="00A95C0C">
      <w:pPr>
        <w:pStyle w:val="CommentText"/>
      </w:pPr>
      <w:r>
        <w:rPr>
          <w:rStyle w:val="CommentReference"/>
        </w:rPr>
        <w:annotationRef/>
      </w:r>
      <w:r>
        <w:t>TODO: need to define abstract operations for allocting data blocks.  Should throw a RangeError if alloc fails.</w:t>
      </w:r>
    </w:p>
  </w:comment>
  <w:comment w:id="15222" w:author="Rev 13 Allen Wirfs-Brock" w:date="2013-09-25T11:00:00Z" w:initials="AWB13">
    <w:p w:rsidR="00460CAC" w:rsidRDefault="00460CAC" w:rsidP="00C9101B">
      <w:pPr>
        <w:pStyle w:val="CommentText"/>
      </w:pPr>
      <w:r>
        <w:rPr>
          <w:rStyle w:val="CommentReference"/>
        </w:rPr>
        <w:annotationRef/>
      </w:r>
      <w:r>
        <w:t>byteLength needs to be an accessor both to comply with WebIDL requirements and to support the Kronos neutering strawman requirements.</w:t>
      </w:r>
    </w:p>
  </w:comment>
  <w:comment w:id="15238" w:author="Rev 13 Allen Wirfs-Brock" w:date="2013-09-25T11:00:00Z" w:initials="AWB13">
    <w:p w:rsidR="00460CAC" w:rsidRDefault="00460CAC" w:rsidP="00A95C0C">
      <w:pPr>
        <w:pStyle w:val="CommentText"/>
      </w:pPr>
      <w:r>
        <w:rPr>
          <w:rStyle w:val="CommentReference"/>
        </w:rPr>
        <w:annotationRef/>
      </w:r>
      <w:r>
        <w:t xml:space="preserve">TODO: need to define abstract operations for allocting and manipulating data blocks. </w:t>
      </w:r>
    </w:p>
  </w:comment>
  <w:comment w:id="15337" w:author="Rev 13 Allen Wirfs-Brock" w:date="2013-09-25T11:00:00Z" w:initials="AWB13">
    <w:p w:rsidR="00460CAC" w:rsidRDefault="00460CAC" w:rsidP="00A95C0C">
      <w:pPr>
        <w:pStyle w:val="CommentText"/>
      </w:pPr>
      <w:r>
        <w:rPr>
          <w:rStyle w:val="CommentReference"/>
        </w:rPr>
        <w:annotationRef/>
      </w:r>
      <w:r>
        <w:t>buffer needs to be an accessor both to comply with WebIDL requirements and to support the Kronos neutering strawman requirements.</w:t>
      </w:r>
    </w:p>
  </w:comment>
  <w:comment w:id="15338" w:author="Rev 19 Allen Wirfs-Brock" w:date="2013-09-26T17:08:00Z" w:initials="AWB19">
    <w:p w:rsidR="00460CAC" w:rsidRDefault="00460CAC">
      <w:pPr>
        <w:pStyle w:val="CommentText"/>
      </w:pPr>
      <w:r>
        <w:rPr>
          <w:rStyle w:val="CommentReference"/>
        </w:rPr>
        <w:annotationRef/>
      </w:r>
      <w:r>
        <w:t>Note this is identical to %TypedArray%.prototype,buffer and in theory could be the same function.</w:t>
      </w:r>
    </w:p>
  </w:comment>
  <w:comment w:id="15349" w:author="Rev 13 Allen Wirfs-Brock" w:date="2013-09-25T11:00:00Z" w:initials="AWB13">
    <w:p w:rsidR="00460CAC" w:rsidRDefault="00460CAC" w:rsidP="00A95C0C">
      <w:pPr>
        <w:pStyle w:val="CommentText"/>
      </w:pPr>
      <w:r>
        <w:rPr>
          <w:rStyle w:val="CommentReference"/>
        </w:rPr>
        <w:annotationRef/>
      </w:r>
      <w:r>
        <w:t>buffer needs to be an accessor both to comply with WebIDL requirements and to support the Kronos neutering strawman requirements.</w:t>
      </w:r>
    </w:p>
  </w:comment>
  <w:comment w:id="15361" w:author="Rev 13 Allen Wirfs-Brock" w:date="2013-09-25T11:00:00Z" w:initials="AWB13">
    <w:p w:rsidR="00460CAC" w:rsidRDefault="00460CAC" w:rsidP="00A95C0C">
      <w:pPr>
        <w:pStyle w:val="CommentText"/>
      </w:pPr>
      <w:r>
        <w:rPr>
          <w:rStyle w:val="CommentReference"/>
        </w:rPr>
        <w:annotationRef/>
      </w:r>
      <w:r>
        <w:t>buffer needs to be an accessor both to comply with WebIDL requirements and to support the Kronos neutering strawman requirements.</w:t>
      </w:r>
    </w:p>
  </w:comment>
  <w:comment w:id="15381" w:author="Rev 15 Allen Wirfs-Brock" w:date="2013-09-25T11:00:00Z" w:initials="AWB15">
    <w:p w:rsidR="00460CAC" w:rsidRDefault="00460CAC" w:rsidP="00B55107">
      <w:pPr>
        <w:pStyle w:val="CommentText"/>
        <w:jc w:val="left"/>
      </w:pPr>
      <w:r>
        <w:rPr>
          <w:rStyle w:val="CommentReference"/>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15522" w:author="Rev 15 Allen Wirfs-Brock" w:date="2013-09-25T11:00:00Z" w:initials="AWB15">
    <w:p w:rsidR="00460CAC" w:rsidRDefault="00460CAC">
      <w:pPr>
        <w:pStyle w:val="CommentText"/>
      </w:pPr>
      <w:r>
        <w:rPr>
          <w:rStyle w:val="CommentReference"/>
        </w:rPr>
        <w:annotationRef/>
      </w:r>
      <w:r>
        <w:t>Before final publication we should try to get a vector graphics version of this diagram.</w:t>
      </w:r>
    </w:p>
  </w:comment>
  <w:comment w:id="15863" w:author="Allen Wirfs-Brock" w:date="2013-09-25T11:00:00Z" w:initials="AW">
    <w:p w:rsidR="00460CAC" w:rsidRDefault="00460CAC">
      <w:pPr>
        <w:pStyle w:val="CommentText"/>
      </w:pPr>
      <w:r>
        <w:rPr>
          <w:rStyle w:val="CommentReference"/>
        </w:rPr>
        <w:annotationRef/>
      </w:r>
      <w:r>
        <w:t>Need to add new material that is not in previous verions of annex B</w:t>
      </w:r>
    </w:p>
  </w:comment>
  <w:comment w:id="16049" w:author="Rev 18 Allen Wirfs-Brock" w:date="2013-09-25T11:00:00Z" w:initials="AWB18">
    <w:p w:rsidR="00460CAC" w:rsidRDefault="00460CAC">
      <w:pPr>
        <w:pStyle w:val="CommentText"/>
      </w:pPr>
      <w:r>
        <w:rPr>
          <w:rStyle w:val="CommentReference"/>
        </w:rPr>
        <w:annotationRef/>
      </w:r>
      <w:r>
        <w:t>This entire section needs to be updated to include strict mode restrictions that apply to new ES6 features.</w:t>
      </w:r>
    </w:p>
  </w:comment>
  <w:comment w:id="16356" w:author="Rev 16 Allen Wirfs-Brock" w:date="2013-09-25T11:00:00Z" w:initials="AWB16">
    <w:p w:rsidR="00460CAC" w:rsidRDefault="00460CAC" w:rsidP="00E82523">
      <w:pPr>
        <w:pStyle w:val="CommentText"/>
      </w:pPr>
      <w:r>
        <w:rPr>
          <w:rStyle w:val="CommentReference"/>
        </w:rPr>
        <w:annotationRef/>
      </w:r>
      <w:r>
        <w:t xml:space="preserve">Note that this may be a computed property name </w:t>
      </w:r>
    </w:p>
  </w:comment>
  <w:comment w:id="16518" w:author="Rev 6 Allen Wirfs-Brock" w:date="2013-09-25T11:00:00Z" w:initials="AWB6">
    <w:p w:rsidR="00460CAC" w:rsidRDefault="00460CAC" w:rsidP="00733F3C">
      <w:pPr>
        <w:pStyle w:val="CommentText"/>
      </w:pPr>
      <w:r>
        <w:rPr>
          <w:rStyle w:val="CommentReference"/>
        </w:rPr>
        <w:annotationRef/>
      </w:r>
      <w:r>
        <w:t>This is an experiment to see if we can use this internal method to define Object.key, Object.getOwnPropertyNames, and perhaps some ofther things</w:t>
      </w:r>
    </w:p>
  </w:comment>
  <w:comment w:id="16523" w:author="Rev 6 Allen Wirfs-Brock" w:date="2013-09-25T11:00:00Z" w:initials="AWB6">
    <w:p w:rsidR="00460CAC" w:rsidRDefault="00460CAC" w:rsidP="00733F3C">
      <w:pPr>
        <w:pStyle w:val="CommentText"/>
      </w:pPr>
      <w:r>
        <w:rPr>
          <w:rStyle w:val="CommentReference"/>
        </w:rPr>
        <w:annotationRef/>
      </w:r>
      <w:r>
        <w:t>TODO</w:t>
      </w:r>
    </w:p>
  </w:comment>
  <w:comment w:id="16530" w:author="Rev 6 Allen Wirfs-Brock" w:date="2013-09-25T11:00:00Z" w:initials="AWB6">
    <w:p w:rsidR="00460CAC" w:rsidRDefault="00460CAC" w:rsidP="00733F3C">
      <w:pPr>
        <w:pStyle w:val="CommentText"/>
      </w:pPr>
      <w:r>
        <w:rPr>
          <w:rStyle w:val="CommentReference"/>
        </w:rPr>
        <w:annotationRef/>
      </w:r>
      <w:r>
        <w:t>TODO: Finish this up, and turn it into iterator definition include a next method</w:t>
      </w:r>
    </w:p>
  </w:comment>
  <w:comment w:id="16677" w:author="Rev 7 Allen Wirfs-Brock" w:date="2013-09-25T11:00:00Z" w:initials="AWB7">
    <w:p w:rsidR="00460CAC" w:rsidRDefault="00460CAC" w:rsidP="00B64068">
      <w:pPr>
        <w:pStyle w:val="CommentText"/>
      </w:pPr>
      <w:r>
        <w:rPr>
          <w:rStyle w:val="CommentReference"/>
        </w:rPr>
        <w:annotationRef/>
      </w:r>
      <w:r>
        <w:t>TODO: don’t create an arguments binding for arrow functions (and perhaps for concise methods)</w:t>
      </w:r>
    </w:p>
  </w:comment>
  <w:comment w:id="16744" w:author="Rev 7 Allen Wirfs-Brock" w:date="2013-09-25T11:00:00Z" w:initials="AWB7">
    <w:p w:rsidR="00460CAC" w:rsidRDefault="00460CAC" w:rsidP="00B64068">
      <w:pPr>
        <w:pStyle w:val="CommentText"/>
      </w:pPr>
      <w:r>
        <w:rPr>
          <w:rStyle w:val="CommentReference"/>
        </w:rPr>
        <w:annotationRef/>
      </w:r>
      <w:r>
        <w:t>TODO: don’t create an arguments binding for arrow functions (and perhaps for concise methods)</w:t>
      </w:r>
    </w:p>
  </w:comment>
  <w:comment w:id="16770" w:author="Allen Wirfs-Brock" w:date="2013-09-25T11:00:00Z" w:initials="AWB">
    <w:p w:rsidR="00460CAC" w:rsidRDefault="00460CAC" w:rsidP="00751335">
      <w:pPr>
        <w:pStyle w:val="CommentText"/>
      </w:pPr>
      <w:r>
        <w:rPr>
          <w:rStyle w:val="CommentReference"/>
        </w:rPr>
        <w:annotationRef/>
      </w:r>
      <w:r>
        <w:t>The section and algorithm reference in this draft are based upon the ES5.1 spec.  When the corresponding sections of this document are stable, this section will need to be updated.</w:t>
      </w:r>
    </w:p>
  </w:comment>
  <w:comment w:id="16771" w:author="Rev 8 Allen Wirfs-Brock" w:date="2013-09-25T11:00:00Z" w:initials="AWB8">
    <w:p w:rsidR="00460CAC" w:rsidRDefault="00460CAC" w:rsidP="00751335">
      <w:pPr>
        <w:pStyle w:val="CommentText"/>
      </w:pPr>
      <w:r>
        <w:rPr>
          <w:rStyle w:val="CommentReference"/>
        </w:rPr>
        <w:annotationRef/>
      </w:r>
      <w:r>
        <w:t xml:space="preserve">This materal is going to be made mandatory and integrated into the main body of the spec. </w:t>
      </w:r>
    </w:p>
  </w:comment>
  <w:comment w:id="16779" w:author="Allen Wirfs-Brock" w:date="2013-09-25T11:00:00Z" w:initials="AWB">
    <w:p w:rsidR="00460CAC" w:rsidRDefault="00460CAC" w:rsidP="00751335">
      <w:pPr>
        <w:pStyle w:val="CommentText"/>
      </w:pPr>
      <w:r>
        <w:rPr>
          <w:rStyle w:val="CommentReference"/>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16790" w:author="Rev 12 Allen Wirfs-Brock" w:date="2013-09-25T11:00:00Z" w:initials="AWB12">
    <w:p w:rsidR="00460CAC" w:rsidRDefault="00460CAC" w:rsidP="00411141">
      <w:pPr>
        <w:pStyle w:val="CommentText"/>
      </w:pPr>
      <w:r>
        <w:rPr>
          <w:rStyle w:val="CommentReference"/>
        </w:rPr>
        <w:annotationRef/>
      </w:r>
      <w:r>
        <w:t>This whole thing needs be rewritten, and in the process we will eliminate using [[GetProperty]]</w:t>
      </w:r>
    </w:p>
  </w:comment>
  <w:comment w:id="16800" w:author="Rev 12 Allen Wirfs-Brock" w:date="2013-09-25T11:00:00Z" w:initials="AWB12">
    <w:p w:rsidR="00460CAC" w:rsidRDefault="00460CAC" w:rsidP="00751335">
      <w:pPr>
        <w:pStyle w:val="CommentText"/>
      </w:pPr>
      <w:r>
        <w:rPr>
          <w:rStyle w:val="CommentReference"/>
        </w:rPr>
        <w:annotationRef/>
      </w:r>
      <w:r>
        <w:t>Need to be updated to use [[SetP]</w:t>
      </w:r>
    </w:p>
  </w:comment>
  <w:comment w:id="16806" w:author="Rev 12 Allen Wirfs-Brock" w:date="2013-09-25T11:00:00Z" w:initials="AWB12">
    <w:p w:rsidR="00460CAC" w:rsidRDefault="00460CAC" w:rsidP="00411141">
      <w:pPr>
        <w:pStyle w:val="CommentText"/>
      </w:pPr>
      <w:r>
        <w:rPr>
          <w:rStyle w:val="CommentReference"/>
        </w:rPr>
        <w:annotationRef/>
      </w:r>
      <w:r>
        <w:t>This whole thing needs to be rewritten, and in the process we will eliminate using [[GetProperty]]</w:t>
      </w:r>
    </w:p>
  </w:comment>
  <w:comment w:id="16828" w:author="Allen Wirfs-Brock" w:date="2013-09-25T11:00:00Z" w:initials="AWB">
    <w:p w:rsidR="00460CAC" w:rsidRDefault="00460CAC" w:rsidP="00751335">
      <w:pPr>
        <w:pStyle w:val="CommentText"/>
      </w:pPr>
      <w:r>
        <w:rPr>
          <w:rStyle w:val="CommentReference"/>
        </w:rPr>
        <w:annotationRef/>
      </w:r>
      <w:r>
        <w:t>Note that Object.defineOwnPropewrty(obj,’__proto__’, desc) nor any other call of [[DefineOwnProperty]] does not modify [[Prototype]].</w:t>
      </w:r>
    </w:p>
  </w:comment>
  <w:comment w:id="17140" w:author="Rev 10 Allen Wirfs-Brock" w:date="2013-09-25T11:00:00Z" w:initials="AWB10">
    <w:p w:rsidR="00460CAC" w:rsidRDefault="00460CAC" w:rsidP="00A95C0C">
      <w:pPr>
        <w:pStyle w:val="CommentText"/>
      </w:pPr>
      <w:r>
        <w:rPr>
          <w:rStyle w:val="CommentReference"/>
        </w:rPr>
        <w:annotationRef/>
      </w:r>
      <w:r>
        <w:t xml:space="preserve">This is a place holder for material in the Binary Data proposal </w:t>
      </w:r>
      <w:hyperlink r:id="rId6" w:history="1">
        <w:r w:rsidRPr="00430844">
          <w:rPr>
            <w:rStyle w:val="Hyperlink"/>
            <w:lang w:val="en-GB"/>
          </w:rPr>
          <w:t>http://wiki.ecmascript.org/doku.php?id=harmony:binary_data</w:t>
        </w:r>
      </w:hyperlink>
      <w:r>
        <w:t xml:space="preserve"> </w:t>
      </w:r>
    </w:p>
  </w:comment>
  <w:comment w:id="17147" w:author="Rev 13 Allen Wirfs-Brock" w:date="2013-09-25T11:00:00Z" w:initials="AWB13">
    <w:p w:rsidR="00460CAC" w:rsidRDefault="00460CAC" w:rsidP="004B439B">
      <w:pPr>
        <w:pStyle w:val="CommentText"/>
      </w:pPr>
      <w:r>
        <w:rPr>
          <w:rStyle w:val="CommentReference"/>
        </w:rPr>
        <w:annotationRef/>
      </w:r>
      <w:r>
        <w:t>TODO:  this is a place holder assuming that we may need to construct TypedArrays from binary data objects.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862" w:rsidRDefault="000B5862">
      <w:r>
        <w:separator/>
      </w:r>
    </w:p>
  </w:endnote>
  <w:endnote w:type="continuationSeparator" w:id="0">
    <w:p w:rsidR="000B5862" w:rsidRDefault="000B5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PMincho">
    <w:panose1 w:val="02020600040205080304"/>
    <w:charset w:val="80"/>
    <w:family w:val="roman"/>
    <w:pitch w:val="variable"/>
    <w:sig w:usb0="E00002FF" w:usb1="6AC7FDFB" w:usb2="00000012" w:usb3="00000000" w:csb0="0002009F" w:csb1="00000000"/>
  </w:font>
  <w:font w:name="Geneva">
    <w:altName w:val="Arial"/>
    <w:charset w:val="00"/>
    <w:family w:val="auto"/>
    <w:pitch w:val="variable"/>
    <w:sig w:usb0="00000007" w:usb1="00000000" w:usb2="00000000" w:usb3="00000000" w:csb0="00000093" w:csb1="00000000"/>
  </w:font>
  <w:font w:name="Times">
    <w:panose1 w:val="020206030504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460CAC" w:rsidRPr="00FF543D" w:rsidTr="002F0FA8">
      <w:trPr>
        <w:cantSplit/>
        <w:jc w:val="center"/>
      </w:trPr>
      <w:tc>
        <w:tcPr>
          <w:tcW w:w="1134" w:type="dxa"/>
          <w:vAlign w:val="bottom"/>
        </w:tcPr>
        <w:p w:rsidR="00460CAC" w:rsidRPr="00FF543D" w:rsidRDefault="00460CAC" w:rsidP="0026283E">
          <w:pPr>
            <w:pStyle w:val="Footer"/>
            <w:spacing w:line="240" w:lineRule="atLeast"/>
            <w:jc w:val="left"/>
            <w:rPr>
              <w:sz w:val="22"/>
              <w:szCs w:val="22"/>
            </w:rPr>
          </w:pPr>
          <w:r>
            <w:rPr>
              <w:noProof/>
              <w:sz w:val="22"/>
              <w:szCs w:val="22"/>
              <w:lang w:val="en-US" w:eastAsia="en-US"/>
            </w:rPr>
            <w:drawing>
              <wp:inline distT="0" distB="0" distL="0" distR="0" wp14:anchorId="7FCE82D4" wp14:editId="307E0810">
                <wp:extent cx="496570" cy="449580"/>
                <wp:effectExtent l="0" t="0" r="0" b="7620"/>
                <wp:docPr id="1" name="Picture 1" descr="Logo00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052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49580"/>
                        </a:xfrm>
                        <a:prstGeom prst="rect">
                          <a:avLst/>
                        </a:prstGeom>
                        <a:noFill/>
                        <a:ln>
                          <a:noFill/>
                        </a:ln>
                      </pic:spPr>
                    </pic:pic>
                  </a:graphicData>
                </a:graphic>
              </wp:inline>
            </w:drawing>
          </w:r>
        </w:p>
      </w:tc>
      <w:tc>
        <w:tcPr>
          <w:tcW w:w="8618" w:type="dxa"/>
          <w:gridSpan w:val="3"/>
          <w:vAlign w:val="bottom"/>
        </w:tcPr>
        <w:p w:rsidR="00460CAC" w:rsidRPr="00FF543D" w:rsidRDefault="00460CAC" w:rsidP="0026283E">
          <w:pPr>
            <w:pStyle w:val="Footer"/>
            <w:spacing w:line="240" w:lineRule="atLeast"/>
            <w:jc w:val="left"/>
            <w:rPr>
              <w:sz w:val="22"/>
              <w:szCs w:val="22"/>
            </w:rPr>
          </w:pPr>
          <w:r w:rsidRPr="00FF543D">
            <w:rPr>
              <w:rFonts w:cs="Arial"/>
              <w:b/>
              <w:sz w:val="22"/>
              <w:szCs w:val="22"/>
            </w:rPr>
            <w:t>COPYRIGHT PROTECTED DOCUMENT</w:t>
          </w:r>
        </w:p>
      </w:tc>
    </w:tr>
    <w:tr w:rsidR="00460CAC" w:rsidTr="002F0FA8">
      <w:trPr>
        <w:cantSplit/>
        <w:jc w:val="center"/>
      </w:trPr>
      <w:tc>
        <w:tcPr>
          <w:tcW w:w="3402" w:type="dxa"/>
          <w:gridSpan w:val="2"/>
        </w:tcPr>
        <w:p w:rsidR="00460CAC" w:rsidRDefault="00460CAC">
          <w:pPr>
            <w:pStyle w:val="Footer"/>
            <w:spacing w:before="540"/>
          </w:pPr>
        </w:p>
      </w:tc>
      <w:tc>
        <w:tcPr>
          <w:tcW w:w="2948" w:type="dxa"/>
        </w:tcPr>
        <w:p w:rsidR="00460CAC" w:rsidRDefault="00460CAC">
          <w:pPr>
            <w:pStyle w:val="Footer"/>
            <w:spacing w:before="540"/>
            <w:jc w:val="center"/>
            <w:rPr>
              <w:b/>
              <w:sz w:val="16"/>
            </w:rPr>
          </w:pPr>
        </w:p>
      </w:tc>
      <w:tc>
        <w:tcPr>
          <w:tcW w:w="3402" w:type="dxa"/>
        </w:tcPr>
        <w:p w:rsidR="00460CAC" w:rsidRDefault="00460CAC" w:rsidP="001C60FC">
          <w:pPr>
            <w:pStyle w:val="Footer"/>
            <w:spacing w:before="540"/>
            <w:jc w:val="right"/>
            <w:rPr>
              <w:sz w:val="16"/>
            </w:rPr>
          </w:pPr>
          <w:r>
            <w:rPr>
              <w:sz w:val="16"/>
            </w:rPr>
            <w:t>© Ecma International 2012</w:t>
          </w:r>
        </w:p>
      </w:tc>
    </w:tr>
  </w:tbl>
  <w:p w:rsidR="00460CAC" w:rsidRDefault="00460CAC">
    <w:pPr>
      <w:pStyle w:val="Footer"/>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460CAC" w:rsidTr="00A904FE">
      <w:trPr>
        <w:trHeight w:val="1600"/>
        <w:jc w:val="center"/>
      </w:trPr>
      <w:tc>
        <w:tcPr>
          <w:tcW w:w="9781" w:type="dxa"/>
          <w:vAlign w:val="bottom"/>
        </w:tcPr>
        <w:p w:rsidR="00460CAC" w:rsidRDefault="00460CAC" w:rsidP="00DB15F0">
          <w:pPr>
            <w:pStyle w:val="Footer"/>
            <w:spacing w:before="500" w:line="210" w:lineRule="exact"/>
            <w:jc w:val="left"/>
            <w:rPr>
              <w:sz w:val="16"/>
            </w:rPr>
          </w:pPr>
          <w:r>
            <w:rPr>
              <w:sz w:val="16"/>
            </w:rPr>
            <w:t>© Ecma International 2012</w:t>
          </w:r>
        </w:p>
      </w:tc>
    </w:tr>
  </w:tbl>
  <w:p w:rsidR="00460CAC" w:rsidRDefault="00460CA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rsidTr="00A904FE">
      <w:trPr>
        <w:cantSplit/>
        <w:jc w:val="center"/>
      </w:trPr>
      <w:tc>
        <w:tcPr>
          <w:tcW w:w="3402" w:type="dxa"/>
        </w:tcPr>
        <w:p w:rsidR="00460CAC" w:rsidRDefault="00460CAC" w:rsidP="00E17A0F">
          <w:pPr>
            <w:pStyle w:val="Footer"/>
            <w:spacing w:before="540"/>
            <w:rPr>
              <w:b/>
              <w:sz w:val="16"/>
            </w:rPr>
          </w:pPr>
          <w:r>
            <w:rPr>
              <w:sz w:val="16"/>
            </w:rPr>
            <w:t>© Ecma International 2009 – All rights reserved</w:t>
          </w:r>
        </w:p>
      </w:tc>
      <w:tc>
        <w:tcPr>
          <w:tcW w:w="2948" w:type="dxa"/>
        </w:tcPr>
        <w:p w:rsidR="00460CAC" w:rsidRDefault="00460CAC" w:rsidP="00876F1B">
          <w:pPr>
            <w:pStyle w:val="Footer"/>
            <w:spacing w:before="540"/>
            <w:jc w:val="center"/>
            <w:rPr>
              <w:b/>
              <w:sz w:val="22"/>
            </w:rPr>
          </w:pPr>
        </w:p>
      </w:tc>
      <w:tc>
        <w:tcPr>
          <w:tcW w:w="3402" w:type="dxa"/>
        </w:tcPr>
        <w:p w:rsidR="00460CAC" w:rsidRDefault="00460CAC" w:rsidP="00876F1B">
          <w:pPr>
            <w:pStyle w:val="Footer"/>
            <w:spacing w:before="540"/>
            <w:jc w:val="right"/>
            <w:rPr>
              <w:b/>
              <w:sz w:val="22"/>
            </w:rPr>
          </w:pPr>
        </w:p>
      </w:tc>
    </w:tr>
  </w:tbl>
  <w:p w:rsidR="00460CAC" w:rsidRPr="003E745B" w:rsidRDefault="00460CAC" w:rsidP="003E745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460CAC" w:rsidTr="006A78DC">
      <w:trPr>
        <w:cantSplit/>
        <w:trHeight w:val="760"/>
      </w:trPr>
      <w:tc>
        <w:tcPr>
          <w:tcW w:w="2211" w:type="dxa"/>
        </w:tcPr>
        <w:p w:rsidR="00460CAC" w:rsidRDefault="00460CAC">
          <w:pPr>
            <w:pStyle w:val="Footer"/>
            <w:spacing w:line="230" w:lineRule="exact"/>
          </w:pPr>
        </w:p>
      </w:tc>
      <w:tc>
        <w:tcPr>
          <w:tcW w:w="2211" w:type="dxa"/>
        </w:tcPr>
        <w:p w:rsidR="00460CAC" w:rsidRPr="006A78DC" w:rsidRDefault="00460CAC">
          <w:pPr>
            <w:pStyle w:val="Footer"/>
            <w:spacing w:line="230" w:lineRule="exact"/>
            <w:jc w:val="center"/>
            <w:rPr>
              <w:caps/>
            </w:rPr>
          </w:pPr>
        </w:p>
      </w:tc>
      <w:tc>
        <w:tcPr>
          <w:tcW w:w="2211" w:type="dxa"/>
        </w:tcPr>
        <w:p w:rsidR="00460CAC" w:rsidRPr="008D16AA" w:rsidRDefault="00460CAC">
          <w:pPr>
            <w:pStyle w:val="Footer"/>
            <w:spacing w:before="540" w:line="230" w:lineRule="exact"/>
            <w:jc w:val="right"/>
            <w:rPr>
              <w:caps/>
            </w:rPr>
          </w:pPr>
          <w:r>
            <w:fldChar w:fldCharType="begin"/>
          </w:r>
          <w:r>
            <w:instrText>PAGE \* ROMAN</w:instrText>
          </w:r>
          <w:r>
            <w:fldChar w:fldCharType="separate"/>
          </w:r>
          <w:r>
            <w:rPr>
              <w:noProof/>
            </w:rPr>
            <w:t>III</w:t>
          </w:r>
          <w:r>
            <w:fldChar w:fldCharType="end"/>
          </w:r>
        </w:p>
      </w:tc>
    </w:tr>
  </w:tbl>
  <w:p w:rsidR="00460CAC" w:rsidRDefault="00460CAC">
    <w:pPr>
      <w:pStyle w:val="Footer"/>
      <w:spacing w:line="23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460CAC" w:rsidTr="002F0FA8">
      <w:trPr>
        <w:cantSplit/>
      </w:trPr>
      <w:tc>
        <w:tcPr>
          <w:tcW w:w="2914" w:type="dxa"/>
          <w:vMerge w:val="restart"/>
        </w:tcPr>
        <w:p w:rsidR="00460CAC" w:rsidRDefault="00460CAC">
          <w:pPr>
            <w:pStyle w:val="Footer"/>
            <w:spacing w:before="80" w:line="150" w:lineRule="exact"/>
            <w:rPr>
              <w:caps/>
              <w:sz w:val="12"/>
            </w:rPr>
          </w:pPr>
        </w:p>
      </w:tc>
      <w:tc>
        <w:tcPr>
          <w:tcW w:w="454" w:type="dxa"/>
          <w:vMerge w:val="restart"/>
        </w:tcPr>
        <w:p w:rsidR="00460CAC" w:rsidRDefault="00460CAC">
          <w:pPr>
            <w:pStyle w:val="Footer"/>
            <w:spacing w:line="240" w:lineRule="auto"/>
            <w:rPr>
              <w:sz w:val="18"/>
            </w:rPr>
          </w:pPr>
        </w:p>
      </w:tc>
      <w:tc>
        <w:tcPr>
          <w:tcW w:w="6384" w:type="dxa"/>
          <w:gridSpan w:val="2"/>
        </w:tcPr>
        <w:p w:rsidR="00460CAC" w:rsidRDefault="00460CAC">
          <w:pPr>
            <w:pStyle w:val="Footer"/>
            <w:spacing w:before="60" w:line="710" w:lineRule="exact"/>
            <w:jc w:val="left"/>
            <w:rPr>
              <w:spacing w:val="38"/>
            </w:rPr>
          </w:pPr>
        </w:p>
      </w:tc>
    </w:tr>
    <w:tr w:rsidR="00460CAC" w:rsidTr="002F0FA8">
      <w:trPr>
        <w:cantSplit/>
      </w:trPr>
      <w:tc>
        <w:tcPr>
          <w:tcW w:w="2914" w:type="dxa"/>
          <w:vMerge/>
        </w:tcPr>
        <w:p w:rsidR="00460CAC" w:rsidRDefault="00460CAC">
          <w:pPr>
            <w:pStyle w:val="Footer"/>
            <w:spacing w:line="240" w:lineRule="auto"/>
            <w:rPr>
              <w:caps/>
              <w:sz w:val="12"/>
            </w:rPr>
          </w:pPr>
        </w:p>
      </w:tc>
      <w:tc>
        <w:tcPr>
          <w:tcW w:w="454" w:type="dxa"/>
          <w:vMerge/>
        </w:tcPr>
        <w:p w:rsidR="00460CAC" w:rsidRDefault="00460CAC">
          <w:pPr>
            <w:pStyle w:val="Footer"/>
            <w:spacing w:line="240" w:lineRule="auto"/>
            <w:rPr>
              <w:sz w:val="18"/>
            </w:rPr>
          </w:pPr>
        </w:p>
      </w:tc>
      <w:tc>
        <w:tcPr>
          <w:tcW w:w="6384" w:type="dxa"/>
          <w:gridSpan w:val="2"/>
        </w:tcPr>
        <w:p w:rsidR="00460CAC" w:rsidRDefault="00460CAC">
          <w:pPr>
            <w:pStyle w:val="Footer"/>
            <w:spacing w:line="240" w:lineRule="auto"/>
            <w:jc w:val="right"/>
            <w:rPr>
              <w:sz w:val="18"/>
            </w:rPr>
          </w:pPr>
        </w:p>
      </w:tc>
    </w:tr>
    <w:tr w:rsidR="00460CAC" w:rsidTr="002F0FA8">
      <w:trPr>
        <w:cantSplit/>
        <w:trHeight w:hRule="exact" w:val="1600"/>
      </w:trPr>
      <w:tc>
        <w:tcPr>
          <w:tcW w:w="2914" w:type="dxa"/>
          <w:vMerge/>
        </w:tcPr>
        <w:p w:rsidR="00460CAC" w:rsidRDefault="00460CAC">
          <w:pPr>
            <w:pStyle w:val="Footer"/>
            <w:spacing w:line="150" w:lineRule="exact"/>
            <w:rPr>
              <w:caps/>
              <w:sz w:val="12"/>
            </w:rPr>
          </w:pPr>
        </w:p>
      </w:tc>
      <w:tc>
        <w:tcPr>
          <w:tcW w:w="454" w:type="dxa"/>
          <w:vMerge/>
        </w:tcPr>
        <w:p w:rsidR="00460CAC" w:rsidRDefault="00460CAC">
          <w:pPr>
            <w:pStyle w:val="Footer"/>
            <w:rPr>
              <w:sz w:val="18"/>
            </w:rPr>
          </w:pPr>
        </w:p>
      </w:tc>
      <w:tc>
        <w:tcPr>
          <w:tcW w:w="3402" w:type="dxa"/>
          <w:tcBorders>
            <w:top w:val="triple" w:sz="6" w:space="0" w:color="auto"/>
          </w:tcBorders>
          <w:vAlign w:val="bottom"/>
        </w:tcPr>
        <w:p w:rsidR="00460CAC" w:rsidRDefault="00460CAC">
          <w:pPr>
            <w:pStyle w:val="Footer"/>
            <w:spacing w:line="240" w:lineRule="auto"/>
            <w:jc w:val="left"/>
            <w:rPr>
              <w:sz w:val="18"/>
            </w:rPr>
          </w:pPr>
        </w:p>
      </w:tc>
      <w:tc>
        <w:tcPr>
          <w:tcW w:w="2982" w:type="dxa"/>
          <w:tcBorders>
            <w:top w:val="triple" w:sz="6" w:space="0" w:color="auto"/>
          </w:tcBorders>
          <w:vAlign w:val="bottom"/>
        </w:tcPr>
        <w:p w:rsidR="00460CAC" w:rsidRDefault="00460CAC">
          <w:pPr>
            <w:pStyle w:val="Footer"/>
            <w:spacing w:line="210" w:lineRule="exact"/>
            <w:jc w:val="right"/>
            <w:rPr>
              <w:sz w:val="18"/>
            </w:rPr>
          </w:pPr>
          <w:r>
            <w:rPr>
              <w:sz w:val="18"/>
            </w:rPr>
            <w:t>Reference number</w:t>
          </w:r>
        </w:p>
        <w:p w:rsidR="00460CAC" w:rsidRDefault="00460CAC">
          <w:pPr>
            <w:pStyle w:val="Footer"/>
            <w:spacing w:line="210" w:lineRule="exact"/>
            <w:jc w:val="right"/>
            <w:rPr>
              <w:position w:val="2"/>
              <w:sz w:val="18"/>
            </w:rPr>
          </w:pPr>
          <w:r>
            <w:rPr>
              <w:sz w:val="18"/>
            </w:rPr>
            <w:t>ECMA-123:2009</w:t>
          </w:r>
        </w:p>
        <w:p w:rsidR="00460CAC" w:rsidRDefault="00460CAC" w:rsidP="00E17A0F">
          <w:pPr>
            <w:pStyle w:val="Footer"/>
            <w:spacing w:before="600" w:line="210" w:lineRule="exact"/>
            <w:jc w:val="right"/>
            <w:rPr>
              <w:sz w:val="18"/>
            </w:rPr>
          </w:pPr>
          <w:r>
            <w:rPr>
              <w:position w:val="2"/>
              <w:sz w:val="16"/>
            </w:rPr>
            <w:t>©</w:t>
          </w:r>
          <w:r>
            <w:rPr>
              <w:sz w:val="18"/>
            </w:rPr>
            <w:t> Ecma International 2009</w:t>
          </w:r>
        </w:p>
      </w:tc>
    </w:tr>
  </w:tbl>
  <w:p w:rsidR="00460CAC" w:rsidRDefault="00460CA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rsidTr="002F0FA8">
      <w:trPr>
        <w:cantSplit/>
        <w:jc w:val="center"/>
      </w:trPr>
      <w:tc>
        <w:tcPr>
          <w:tcW w:w="3402" w:type="dxa"/>
        </w:tcPr>
        <w:p w:rsidR="00460CAC" w:rsidRDefault="00460CAC" w:rsidP="00876F1B">
          <w:pPr>
            <w:pStyle w:val="Footer"/>
            <w:spacing w:before="540"/>
          </w:pPr>
          <w:r>
            <w:fldChar w:fldCharType="begin"/>
          </w:r>
          <w:r>
            <w:instrText xml:space="preserve">\PAGE \* ROMAN \* LOWER \* CHARFORMAT </w:instrText>
          </w:r>
          <w:r>
            <w:fldChar w:fldCharType="separate"/>
          </w:r>
          <w:r w:rsidR="008A78D8">
            <w:rPr>
              <w:noProof/>
            </w:rPr>
            <w:t>x</w:t>
          </w:r>
          <w:r>
            <w:fldChar w:fldCharType="end"/>
          </w:r>
        </w:p>
      </w:tc>
      <w:tc>
        <w:tcPr>
          <w:tcW w:w="2948" w:type="dxa"/>
        </w:tcPr>
        <w:p w:rsidR="00460CAC" w:rsidRDefault="00460CAC" w:rsidP="00876F1B">
          <w:pPr>
            <w:pStyle w:val="Footer"/>
            <w:spacing w:before="540"/>
            <w:jc w:val="center"/>
            <w:rPr>
              <w:b/>
              <w:sz w:val="16"/>
            </w:rPr>
          </w:pPr>
        </w:p>
      </w:tc>
      <w:tc>
        <w:tcPr>
          <w:tcW w:w="3402" w:type="dxa"/>
        </w:tcPr>
        <w:p w:rsidR="00460CAC" w:rsidRDefault="00460CAC" w:rsidP="002F6F1C">
          <w:pPr>
            <w:pStyle w:val="Footer"/>
            <w:spacing w:before="540"/>
            <w:jc w:val="right"/>
            <w:rPr>
              <w:sz w:val="16"/>
            </w:rPr>
          </w:pPr>
          <w:r>
            <w:rPr>
              <w:sz w:val="16"/>
            </w:rPr>
            <w:t>© Ecma International 2013</w:t>
          </w:r>
        </w:p>
      </w:tc>
    </w:tr>
  </w:tbl>
  <w:p w:rsidR="00460CAC" w:rsidRPr="003E745B" w:rsidRDefault="00460CAC" w:rsidP="003E745B">
    <w:pPr>
      <w:pStyle w:val="Footer"/>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rsidTr="002F0FA8">
      <w:trPr>
        <w:cantSplit/>
        <w:jc w:val="center"/>
      </w:trPr>
      <w:tc>
        <w:tcPr>
          <w:tcW w:w="3402" w:type="dxa"/>
        </w:tcPr>
        <w:p w:rsidR="00460CAC" w:rsidRDefault="00460CAC" w:rsidP="002F6F1C">
          <w:pPr>
            <w:pStyle w:val="Footer"/>
            <w:spacing w:before="540"/>
            <w:rPr>
              <w:b/>
              <w:sz w:val="16"/>
            </w:rPr>
          </w:pPr>
          <w:r>
            <w:rPr>
              <w:sz w:val="16"/>
            </w:rPr>
            <w:t>© Ecma International 2013</w:t>
          </w:r>
        </w:p>
      </w:tc>
      <w:tc>
        <w:tcPr>
          <w:tcW w:w="2948" w:type="dxa"/>
        </w:tcPr>
        <w:p w:rsidR="00460CAC" w:rsidRDefault="00460CAC" w:rsidP="00876F1B">
          <w:pPr>
            <w:pStyle w:val="Footer"/>
            <w:spacing w:before="540"/>
            <w:jc w:val="center"/>
            <w:rPr>
              <w:b/>
            </w:rPr>
          </w:pPr>
        </w:p>
      </w:tc>
      <w:tc>
        <w:tcPr>
          <w:tcW w:w="3402" w:type="dxa"/>
        </w:tcPr>
        <w:p w:rsidR="00460CAC" w:rsidRDefault="00460CAC" w:rsidP="00876F1B">
          <w:pPr>
            <w:pStyle w:val="Footer"/>
            <w:spacing w:before="540"/>
            <w:jc w:val="right"/>
          </w:pPr>
          <w:r>
            <w:fldChar w:fldCharType="begin"/>
          </w:r>
          <w:r>
            <w:instrText xml:space="preserve">\PAGE \* ROMAN \* LOWER \* CHARFORMAT </w:instrText>
          </w:r>
          <w:r>
            <w:fldChar w:fldCharType="separate"/>
          </w:r>
          <w:r w:rsidR="008A78D8">
            <w:rPr>
              <w:noProof/>
            </w:rPr>
            <w:t>xi</w:t>
          </w:r>
          <w:r>
            <w:fldChar w:fldCharType="end"/>
          </w:r>
        </w:p>
      </w:tc>
    </w:tr>
  </w:tbl>
  <w:p w:rsidR="00460CAC" w:rsidRPr="003E745B" w:rsidRDefault="00460CAC" w:rsidP="003E745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60CAC" w:rsidTr="008D16AA">
      <w:trPr>
        <w:cantSplit/>
        <w:jc w:val="center"/>
      </w:trPr>
      <w:tc>
        <w:tcPr>
          <w:tcW w:w="4876" w:type="dxa"/>
        </w:tcPr>
        <w:p w:rsidR="00460CAC" w:rsidRDefault="00460CAC">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rsidR="00460CAC" w:rsidRDefault="00460CAC">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ins w:id="1" w:author="Rev 19 Allen Wirfs-Brock" w:date="2013-09-27T13:05:00Z">
            <w:r>
              <w:rPr>
                <w:b/>
                <w:bCs/>
                <w:sz w:val="16"/>
                <w:lang w:val="en-US"/>
              </w:rPr>
              <w:t>Error! Reference source not found.</w:t>
            </w:r>
          </w:ins>
          <w:r>
            <w:fldChar w:fldCharType="end"/>
          </w:r>
        </w:p>
      </w:tc>
    </w:tr>
  </w:tbl>
  <w:p w:rsidR="00460CAC" w:rsidRDefault="00460CA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rsidTr="00364EA2">
      <w:trPr>
        <w:cantSplit/>
        <w:jc w:val="center"/>
      </w:trPr>
      <w:tc>
        <w:tcPr>
          <w:tcW w:w="3402" w:type="dxa"/>
        </w:tcPr>
        <w:p w:rsidR="00460CAC" w:rsidRDefault="00460CAC" w:rsidP="00876F1B">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8A78D8">
            <w:rPr>
              <w:b/>
              <w:noProof/>
              <w:sz w:val="22"/>
            </w:rPr>
            <w:t>4</w:t>
          </w:r>
          <w:r>
            <w:rPr>
              <w:b/>
              <w:sz w:val="22"/>
            </w:rPr>
            <w:fldChar w:fldCharType="end"/>
          </w:r>
        </w:p>
      </w:tc>
      <w:tc>
        <w:tcPr>
          <w:tcW w:w="2948" w:type="dxa"/>
        </w:tcPr>
        <w:p w:rsidR="00460CAC" w:rsidRDefault="00460CAC" w:rsidP="00876F1B">
          <w:pPr>
            <w:pStyle w:val="Footer"/>
            <w:spacing w:before="540"/>
            <w:jc w:val="center"/>
            <w:rPr>
              <w:b/>
              <w:sz w:val="16"/>
            </w:rPr>
          </w:pPr>
        </w:p>
      </w:tc>
      <w:tc>
        <w:tcPr>
          <w:tcW w:w="3402" w:type="dxa"/>
        </w:tcPr>
        <w:p w:rsidR="00460CAC" w:rsidRDefault="00460CAC" w:rsidP="00560AAC">
          <w:pPr>
            <w:pStyle w:val="Footer"/>
            <w:spacing w:before="540"/>
            <w:jc w:val="right"/>
            <w:rPr>
              <w:sz w:val="16"/>
            </w:rPr>
          </w:pPr>
          <w:r>
            <w:rPr>
              <w:sz w:val="16"/>
            </w:rPr>
            <w:t>© Ecma International 2013</w:t>
          </w:r>
        </w:p>
      </w:tc>
    </w:tr>
  </w:tbl>
  <w:p w:rsidR="00460CAC" w:rsidRPr="003E745B" w:rsidRDefault="00460CAC" w:rsidP="003E745B">
    <w:pPr>
      <w:pStyle w:val="Footer"/>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rsidTr="00542A4C">
      <w:trPr>
        <w:cantSplit/>
        <w:jc w:val="center"/>
      </w:trPr>
      <w:tc>
        <w:tcPr>
          <w:tcW w:w="3402" w:type="dxa"/>
        </w:tcPr>
        <w:p w:rsidR="00460CAC" w:rsidRDefault="00460CAC" w:rsidP="00560AAC">
          <w:pPr>
            <w:pStyle w:val="Footer"/>
            <w:spacing w:before="540"/>
            <w:rPr>
              <w:b/>
              <w:sz w:val="16"/>
            </w:rPr>
          </w:pPr>
          <w:r>
            <w:rPr>
              <w:sz w:val="16"/>
            </w:rPr>
            <w:t>© Ecma International 2013</w:t>
          </w:r>
        </w:p>
      </w:tc>
      <w:tc>
        <w:tcPr>
          <w:tcW w:w="2948" w:type="dxa"/>
        </w:tcPr>
        <w:p w:rsidR="00460CAC" w:rsidRDefault="00460CAC" w:rsidP="00876F1B">
          <w:pPr>
            <w:pStyle w:val="Footer"/>
            <w:spacing w:before="540"/>
            <w:jc w:val="center"/>
            <w:rPr>
              <w:b/>
              <w:sz w:val="22"/>
            </w:rPr>
          </w:pPr>
        </w:p>
      </w:tc>
      <w:tc>
        <w:tcPr>
          <w:tcW w:w="3402" w:type="dxa"/>
        </w:tcPr>
        <w:p w:rsidR="00460CAC" w:rsidRDefault="00460CAC"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A78D8">
            <w:rPr>
              <w:b/>
              <w:noProof/>
              <w:sz w:val="22"/>
            </w:rPr>
            <w:t>3</w:t>
          </w:r>
          <w:r>
            <w:rPr>
              <w:b/>
              <w:sz w:val="22"/>
            </w:rPr>
            <w:fldChar w:fldCharType="end"/>
          </w:r>
        </w:p>
      </w:tc>
    </w:tr>
  </w:tbl>
  <w:p w:rsidR="00460CAC" w:rsidRPr="003E745B" w:rsidRDefault="00460CAC" w:rsidP="003E745B">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rsidTr="002F0FA8">
      <w:trPr>
        <w:cantSplit/>
        <w:jc w:val="center"/>
      </w:trPr>
      <w:tc>
        <w:tcPr>
          <w:tcW w:w="3402" w:type="dxa"/>
        </w:tcPr>
        <w:p w:rsidR="00460CAC" w:rsidRDefault="00460CAC" w:rsidP="00DB15F0">
          <w:pPr>
            <w:pStyle w:val="Footer"/>
            <w:spacing w:before="540"/>
            <w:rPr>
              <w:b/>
              <w:sz w:val="16"/>
            </w:rPr>
          </w:pPr>
          <w:r>
            <w:rPr>
              <w:sz w:val="16"/>
            </w:rPr>
            <w:t>© Ecma International 2012</w:t>
          </w:r>
        </w:p>
      </w:tc>
      <w:tc>
        <w:tcPr>
          <w:tcW w:w="2948" w:type="dxa"/>
        </w:tcPr>
        <w:p w:rsidR="00460CAC" w:rsidRDefault="00460CAC" w:rsidP="00876F1B">
          <w:pPr>
            <w:pStyle w:val="Footer"/>
            <w:spacing w:before="540"/>
            <w:jc w:val="center"/>
            <w:rPr>
              <w:b/>
              <w:sz w:val="22"/>
            </w:rPr>
          </w:pPr>
        </w:p>
      </w:tc>
      <w:tc>
        <w:tcPr>
          <w:tcW w:w="3402" w:type="dxa"/>
        </w:tcPr>
        <w:p w:rsidR="00460CAC" w:rsidRDefault="00460CAC"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A78D8">
            <w:rPr>
              <w:b/>
              <w:noProof/>
              <w:sz w:val="22"/>
            </w:rPr>
            <w:t>1</w:t>
          </w:r>
          <w:r>
            <w:rPr>
              <w:b/>
              <w:sz w:val="22"/>
            </w:rPr>
            <w:fldChar w:fldCharType="end"/>
          </w:r>
        </w:p>
      </w:tc>
    </w:tr>
  </w:tbl>
  <w:p w:rsidR="00460CAC" w:rsidRPr="003E745B" w:rsidRDefault="00460CAC" w:rsidP="003E74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862" w:rsidRDefault="000B5862">
      <w:r>
        <w:separator/>
      </w:r>
    </w:p>
  </w:footnote>
  <w:footnote w:type="continuationSeparator" w:id="0">
    <w:p w:rsidR="000B5862" w:rsidRDefault="000B5862">
      <w:r>
        <w:continuationSeparator/>
      </w:r>
    </w:p>
  </w:footnote>
  <w:footnote w:id="1">
    <w:p w:rsidR="00460CAC" w:rsidRPr="00141261" w:rsidRDefault="00460CAC" w:rsidP="00990F07">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Default="00460CA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Default="00460CA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Default="00460CA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Default="00460CA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3318"/>
      <w:gridCol w:w="3318"/>
    </w:tblGrid>
    <w:tr w:rsidR="00460CAC" w:rsidTr="006A78DC">
      <w:trPr>
        <w:cantSplit/>
        <w:trHeight w:val="560"/>
      </w:trPr>
      <w:tc>
        <w:tcPr>
          <w:tcW w:w="3318" w:type="dxa"/>
        </w:tcPr>
        <w:p w:rsidR="00460CAC" w:rsidRDefault="00460CAC">
          <w:pPr>
            <w:pStyle w:val="Header"/>
            <w:spacing w:after="300" w:line="240" w:lineRule="exact"/>
            <w:rPr>
              <w:b w:val="0"/>
            </w:rP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rsidR="00460CAC" w:rsidRDefault="00460CAC">
          <w:pPr>
            <w:pStyle w:val="Header"/>
            <w:spacing w:after="300" w:line="240" w:lineRule="exact"/>
            <w:jc w:val="right"/>
            <w:rPr>
              <w:b w:val="0"/>
            </w:rPr>
          </w:pPr>
        </w:p>
      </w:tc>
    </w:tr>
  </w:tbl>
  <w:p w:rsidR="00460CAC" w:rsidRDefault="00460CAC">
    <w:pPr>
      <w:pStyle w:val="Header"/>
      <w:spacing w:line="24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Default="00460CA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Pr="000A4BD3" w:rsidRDefault="00460CAC" w:rsidP="000A4BD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2608" behindDoc="1" locked="0" layoutInCell="1" allowOverlap="1" wp14:anchorId="5EB6FA1B" wp14:editId="2CA5CC7B">
          <wp:simplePos x="0" y="0"/>
          <wp:positionH relativeFrom="column">
            <wp:posOffset>176530</wp:posOffset>
          </wp:positionH>
          <wp:positionV relativeFrom="line">
            <wp:posOffset>-104775</wp:posOffset>
          </wp:positionV>
          <wp:extent cx="6588125" cy="620395"/>
          <wp:effectExtent l="0" t="0" r="3175" b="8255"/>
          <wp:wrapNone/>
          <wp:docPr id="15" name="Picture 15"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Pr="0012311B" w:rsidRDefault="00460CAC" w:rsidP="001231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3632" behindDoc="1" locked="0" layoutInCell="1" allowOverlap="1" wp14:anchorId="6FA24905" wp14:editId="3FD849D1">
          <wp:simplePos x="0" y="0"/>
          <wp:positionH relativeFrom="column">
            <wp:posOffset>-198120</wp:posOffset>
          </wp:positionH>
          <wp:positionV relativeFrom="line">
            <wp:posOffset>-104775</wp:posOffset>
          </wp:positionV>
          <wp:extent cx="6588125" cy="620395"/>
          <wp:effectExtent l="0" t="0" r="3175" b="8255"/>
          <wp:wrapNone/>
          <wp:docPr id="16" name="Picture 1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Pr="003E745B" w:rsidRDefault="00460CA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0" w:author="Rev 19 Allen Wirfs-Brock" w:date="2013-09-27T13:05:00Z">
      <w:r>
        <w:rPr>
          <w:b w:val="0"/>
          <w:bCs/>
          <w:lang w:val="en-US"/>
        </w:rPr>
        <w:t>Error! Reference source not found.</w:t>
      </w:r>
    </w:ins>
    <w:r w:rsidRPr="003E745B">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Default="00460CAC" w:rsidP="006E638D">
    <w:pPr>
      <w:pStyle w:val="Header"/>
      <w:jc w:val="left"/>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0560" behindDoc="1" locked="0" layoutInCell="1" allowOverlap="1" wp14:anchorId="506A933C" wp14:editId="239F56FD">
          <wp:simplePos x="0" y="0"/>
          <wp:positionH relativeFrom="column">
            <wp:posOffset>-194945</wp:posOffset>
          </wp:positionH>
          <wp:positionV relativeFrom="line">
            <wp:posOffset>-147955</wp:posOffset>
          </wp:positionV>
          <wp:extent cx="6588125" cy="620395"/>
          <wp:effectExtent l="0" t="0" r="3175" b="8255"/>
          <wp:wrapNone/>
          <wp:docPr id="6" name="Picture 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Pr="00A4406C" w:rsidRDefault="00460CAC" w:rsidP="00A4406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1584" behindDoc="1" locked="0" layoutInCell="1" allowOverlap="1" wp14:anchorId="32D8FADB" wp14:editId="491C8052">
          <wp:simplePos x="0" y="0"/>
          <wp:positionH relativeFrom="column">
            <wp:posOffset>-207645</wp:posOffset>
          </wp:positionH>
          <wp:positionV relativeFrom="line">
            <wp:posOffset>-157480</wp:posOffset>
          </wp:positionV>
          <wp:extent cx="6588125" cy="620395"/>
          <wp:effectExtent l="0" t="0" r="3175" b="8255"/>
          <wp:wrapNone/>
          <wp:docPr id="13" name="Picture 13"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AC" w:rsidRPr="003E745B" w:rsidRDefault="00460CAC" w:rsidP="003E745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49536" behindDoc="1" locked="0" layoutInCell="1" allowOverlap="1" wp14:anchorId="65739EAE" wp14:editId="1F9B71B3">
          <wp:simplePos x="0" y="0"/>
          <wp:positionH relativeFrom="column">
            <wp:posOffset>-226695</wp:posOffset>
          </wp:positionH>
          <wp:positionV relativeFrom="line">
            <wp:posOffset>-167005</wp:posOffset>
          </wp:positionV>
          <wp:extent cx="6588125" cy="620395"/>
          <wp:effectExtent l="0" t="0" r="3175" b="8255"/>
          <wp:wrapNone/>
          <wp:docPr id="14" name="Picture 14"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1A0198"/>
    <w:multiLevelType w:val="multilevel"/>
    <w:tmpl w:val="7F9AB868"/>
    <w:numStyleLink w:val="ag3"/>
  </w:abstractNum>
  <w:abstractNum w:abstractNumId="7">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5139"/>
    <w:multiLevelType w:val="multilevel"/>
    <w:tmpl w:val="7F9AB868"/>
    <w:numStyleLink w:val="ag3"/>
  </w:abstractNum>
  <w:abstractNum w:abstractNumId="19">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402830"/>
    <w:multiLevelType w:val="multilevel"/>
    <w:tmpl w:val="488EE49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6B1A59"/>
    <w:multiLevelType w:val="multilevel"/>
    <w:tmpl w:val="7F9AB868"/>
    <w:numStyleLink w:val="ag3"/>
  </w:abstractNum>
  <w:abstractNum w:abstractNumId="3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530E9"/>
    <w:multiLevelType w:val="multilevel"/>
    <w:tmpl w:val="7F9AB868"/>
    <w:numStyleLink w:val="ag3"/>
  </w:abstractNum>
  <w:abstractNum w:abstractNumId="41">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296C74"/>
    <w:multiLevelType w:val="multilevel"/>
    <w:tmpl w:val="7F9AB868"/>
    <w:numStyleLink w:val="ag3"/>
  </w:abstractNum>
  <w:abstractNum w:abstractNumId="52">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3A8000A"/>
    <w:multiLevelType w:val="multilevel"/>
    <w:tmpl w:val="7F9AB868"/>
    <w:numStyleLink w:val="ag3"/>
  </w:abstractNum>
  <w:abstractNum w:abstractNumId="60">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C24EC9"/>
    <w:multiLevelType w:val="multilevel"/>
    <w:tmpl w:val="7F9AB868"/>
    <w:numStyleLink w:val="ag3"/>
  </w:abstractNum>
  <w:abstractNum w:abstractNumId="63">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487A70"/>
    <w:multiLevelType w:val="multilevel"/>
    <w:tmpl w:val="7F9AB868"/>
    <w:numStyleLink w:val="ag3"/>
  </w:abstractNum>
  <w:abstractNum w:abstractNumId="69">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E61A42"/>
    <w:multiLevelType w:val="multilevel"/>
    <w:tmpl w:val="7F9AB868"/>
    <w:numStyleLink w:val="ag3"/>
  </w:abstractNum>
  <w:abstractNum w:abstractNumId="79">
    <w:nsid w:val="04F674BF"/>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51070EA"/>
    <w:multiLevelType w:val="multilevel"/>
    <w:tmpl w:val="7F9AB868"/>
    <w:numStyleLink w:val="ag3"/>
  </w:abstractNum>
  <w:abstractNum w:abstractNumId="82">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55D5E30"/>
    <w:multiLevelType w:val="multilevel"/>
    <w:tmpl w:val="7F9AB868"/>
    <w:numStyleLink w:val="ag3"/>
  </w:abstractNum>
  <w:abstractNum w:abstractNumId="85">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1">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4">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6FF2467"/>
    <w:multiLevelType w:val="multilevel"/>
    <w:tmpl w:val="7F9AB868"/>
    <w:numStyleLink w:val="ag3"/>
  </w:abstractNum>
  <w:abstractNum w:abstractNumId="105">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079104EB"/>
    <w:multiLevelType w:val="multilevel"/>
    <w:tmpl w:val="7F9AB868"/>
    <w:numStyleLink w:val="ag3"/>
  </w:abstractNum>
  <w:abstractNum w:abstractNumId="111">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44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2">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8C92840"/>
    <w:multiLevelType w:val="multilevel"/>
    <w:tmpl w:val="7F9AB868"/>
    <w:numStyleLink w:val="ag3"/>
  </w:abstractNum>
  <w:abstractNum w:abstractNumId="124">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91113C1"/>
    <w:multiLevelType w:val="multilevel"/>
    <w:tmpl w:val="7F9AB868"/>
    <w:numStyleLink w:val="ag3"/>
  </w:abstractNum>
  <w:abstractNum w:abstractNumId="128">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09361EF2"/>
    <w:multiLevelType w:val="multilevel"/>
    <w:tmpl w:val="7F9AB868"/>
    <w:numStyleLink w:val="ag3"/>
  </w:abstractNum>
  <w:abstractNum w:abstractNumId="132">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95D5CE9"/>
    <w:multiLevelType w:val="multilevel"/>
    <w:tmpl w:val="7F9AB868"/>
    <w:numStyleLink w:val="ag3"/>
  </w:abstractNum>
  <w:abstractNum w:abstractNumId="134">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6">
    <w:nsid w:val="09C02A59"/>
    <w:multiLevelType w:val="multilevel"/>
    <w:tmpl w:val="7F9AB868"/>
    <w:numStyleLink w:val="ag3"/>
  </w:abstractNum>
  <w:abstractNum w:abstractNumId="137">
    <w:nsid w:val="09DA24CA"/>
    <w:multiLevelType w:val="multilevel"/>
    <w:tmpl w:val="7F9AB868"/>
    <w:numStyleLink w:val="ag3"/>
  </w:abstractNum>
  <w:abstractNum w:abstractNumId="138">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9">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0A0D3819"/>
    <w:multiLevelType w:val="multilevel"/>
    <w:tmpl w:val="7F9AB868"/>
    <w:numStyleLink w:val="ag3"/>
  </w:abstractNum>
  <w:abstractNum w:abstractNumId="141">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0AC73482"/>
    <w:multiLevelType w:val="multilevel"/>
    <w:tmpl w:val="7F9AB868"/>
    <w:numStyleLink w:val="ag3"/>
  </w:abstractNum>
  <w:abstractNum w:abstractNumId="147">
    <w:nsid w:val="0AD52BFD"/>
    <w:multiLevelType w:val="multilevel"/>
    <w:tmpl w:val="7F9AB868"/>
    <w:numStyleLink w:val="ag3"/>
  </w:abstractNum>
  <w:abstractNum w:abstractNumId="148">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B4174EA"/>
    <w:multiLevelType w:val="multilevel"/>
    <w:tmpl w:val="7F9AB868"/>
    <w:numStyleLink w:val="ag3"/>
  </w:abstractNum>
  <w:abstractNum w:abstractNumId="153">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BCA6B48"/>
    <w:multiLevelType w:val="multilevel"/>
    <w:tmpl w:val="7F9AB868"/>
    <w:numStyleLink w:val="ag3"/>
  </w:abstractNum>
  <w:abstractNum w:abstractNumId="157">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0BFE3C1C"/>
    <w:multiLevelType w:val="multilevel"/>
    <w:tmpl w:val="7F9AB868"/>
    <w:numStyleLink w:val="ag3"/>
  </w:abstractNum>
  <w:abstractNum w:abstractNumId="161">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0C1A7DB6"/>
    <w:multiLevelType w:val="multilevel"/>
    <w:tmpl w:val="7F9AB868"/>
    <w:numStyleLink w:val="ag3"/>
  </w:abstractNum>
  <w:abstractNum w:abstractNumId="163">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0C217E77"/>
    <w:multiLevelType w:val="multilevel"/>
    <w:tmpl w:val="7F9AB868"/>
    <w:numStyleLink w:val="ag3"/>
  </w:abstractNum>
  <w:abstractNum w:abstractNumId="166">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0C4846DB"/>
    <w:multiLevelType w:val="multilevel"/>
    <w:tmpl w:val="7F9AB868"/>
    <w:numStyleLink w:val="ag3"/>
  </w:abstractNum>
  <w:abstractNum w:abstractNumId="169">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0CBA65F9"/>
    <w:multiLevelType w:val="multilevel"/>
    <w:tmpl w:val="7F9AB868"/>
    <w:numStyleLink w:val="ag3"/>
  </w:abstractNum>
  <w:abstractNum w:abstractNumId="172">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0DB46C26"/>
    <w:multiLevelType w:val="multilevel"/>
    <w:tmpl w:val="7F9AB868"/>
    <w:numStyleLink w:val="ag3"/>
  </w:abstractNum>
  <w:abstractNum w:abstractNumId="184">
    <w:nsid w:val="0DD671E4"/>
    <w:multiLevelType w:val="multilevel"/>
    <w:tmpl w:val="7F9AB868"/>
    <w:numStyleLink w:val="ag3"/>
  </w:abstractNum>
  <w:abstractNum w:abstractNumId="185">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0E114263"/>
    <w:multiLevelType w:val="multilevel"/>
    <w:tmpl w:val="7F9AB868"/>
    <w:numStyleLink w:val="ag3"/>
  </w:abstractNum>
  <w:abstractNum w:abstractNumId="190">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2">
    <w:nsid w:val="0E255083"/>
    <w:multiLevelType w:val="multilevel"/>
    <w:tmpl w:val="7F9AB868"/>
    <w:numStyleLink w:val="ag3"/>
  </w:abstractNum>
  <w:abstractNum w:abstractNumId="193">
    <w:nsid w:val="0E406471"/>
    <w:multiLevelType w:val="multilevel"/>
    <w:tmpl w:val="7F9AB868"/>
    <w:numStyleLink w:val="ag3"/>
  </w:abstractNum>
  <w:abstractNum w:abstractNumId="194">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0E6D2124"/>
    <w:multiLevelType w:val="multilevel"/>
    <w:tmpl w:val="7F9AB868"/>
    <w:numStyleLink w:val="ag3"/>
  </w:abstractNum>
  <w:abstractNum w:abstractNumId="196">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0E993BCF"/>
    <w:multiLevelType w:val="multilevel"/>
    <w:tmpl w:val="7F9AB868"/>
    <w:numStyleLink w:val="ag3"/>
  </w:abstractNum>
  <w:abstractNum w:abstractNumId="199">
    <w:nsid w:val="0EAE602A"/>
    <w:multiLevelType w:val="multilevel"/>
    <w:tmpl w:val="7F9AB868"/>
    <w:numStyleLink w:val="ag3"/>
  </w:abstractNum>
  <w:abstractNum w:abstractNumId="200">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0EDF36A2"/>
    <w:multiLevelType w:val="multilevel"/>
    <w:tmpl w:val="7F9AB868"/>
    <w:numStyleLink w:val="ag3"/>
  </w:abstractNum>
  <w:abstractNum w:abstractNumId="205">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0F0C74A4"/>
    <w:multiLevelType w:val="multilevel"/>
    <w:tmpl w:val="7F9AB868"/>
    <w:numStyleLink w:val="ag3"/>
  </w:abstractNum>
  <w:abstractNum w:abstractNumId="208">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0FCE0F4B"/>
    <w:multiLevelType w:val="multilevel"/>
    <w:tmpl w:val="7F9AB868"/>
    <w:numStyleLink w:val="ag3"/>
  </w:abstractNum>
  <w:abstractNum w:abstractNumId="214">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0FF71D0D"/>
    <w:multiLevelType w:val="multilevel"/>
    <w:tmpl w:val="7F9AB868"/>
    <w:numStyleLink w:val="ag3"/>
  </w:abstractNum>
  <w:abstractNum w:abstractNumId="217">
    <w:nsid w:val="100012F7"/>
    <w:multiLevelType w:val="multilevel"/>
    <w:tmpl w:val="7F9AB868"/>
    <w:numStyleLink w:val="ag3"/>
  </w:abstractNum>
  <w:abstractNum w:abstractNumId="218">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6">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07E58FC"/>
    <w:multiLevelType w:val="multilevel"/>
    <w:tmpl w:val="7F9AB868"/>
    <w:numStyleLink w:val="ag3"/>
  </w:abstractNum>
  <w:abstractNum w:abstractNumId="228">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0D444B0"/>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10F1601"/>
    <w:multiLevelType w:val="multilevel"/>
    <w:tmpl w:val="7F9AB868"/>
    <w:numStyleLink w:val="ag3"/>
  </w:abstractNum>
  <w:abstractNum w:abstractNumId="232">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1790F79"/>
    <w:multiLevelType w:val="multilevel"/>
    <w:tmpl w:val="7F9AB868"/>
    <w:numStyleLink w:val="ag3"/>
  </w:abstractNum>
  <w:abstractNum w:abstractNumId="236">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1FB0661"/>
    <w:multiLevelType w:val="multilevel"/>
    <w:tmpl w:val="7F9AB868"/>
    <w:numStyleLink w:val="ag3"/>
  </w:abstractNum>
  <w:abstractNum w:abstractNumId="245">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51">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7">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339321D"/>
    <w:multiLevelType w:val="multilevel"/>
    <w:tmpl w:val="7F9AB868"/>
    <w:numStyleLink w:val="ag3"/>
  </w:abstractNum>
  <w:abstractNum w:abstractNumId="259">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13CE739A"/>
    <w:multiLevelType w:val="multilevel"/>
    <w:tmpl w:val="7F9AB868"/>
    <w:numStyleLink w:val="ag3"/>
  </w:abstractNum>
  <w:abstractNum w:abstractNumId="263">
    <w:nsid w:val="13D3406A"/>
    <w:multiLevelType w:val="multilevel"/>
    <w:tmpl w:val="7F9AB868"/>
    <w:numStyleLink w:val="ag3"/>
  </w:abstractNum>
  <w:abstractNum w:abstractNumId="264">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5">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4A41818"/>
    <w:multiLevelType w:val="multilevel"/>
    <w:tmpl w:val="7F9AB868"/>
    <w:numStyleLink w:val="ag3"/>
  </w:abstractNum>
  <w:abstractNum w:abstractNumId="277">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15285225"/>
    <w:multiLevelType w:val="multilevel"/>
    <w:tmpl w:val="7F9AB868"/>
    <w:numStyleLink w:val="ag3"/>
  </w:abstractNum>
  <w:abstractNum w:abstractNumId="288">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89">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163A55C7"/>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16916743"/>
    <w:multiLevelType w:val="multilevel"/>
    <w:tmpl w:val="7F9AB868"/>
    <w:numStyleLink w:val="ag3"/>
  </w:abstractNum>
  <w:abstractNum w:abstractNumId="297">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9">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7124483"/>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17386F06"/>
    <w:multiLevelType w:val="multilevel"/>
    <w:tmpl w:val="7F9AB868"/>
    <w:numStyleLink w:val="ag3"/>
  </w:abstractNum>
  <w:abstractNum w:abstractNumId="304">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17610C9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7">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179158CC"/>
    <w:multiLevelType w:val="multilevel"/>
    <w:tmpl w:val="7F9AB868"/>
    <w:numStyleLink w:val="ag3"/>
  </w:abstractNum>
  <w:abstractNum w:abstractNumId="309">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179C6134"/>
    <w:multiLevelType w:val="multilevel"/>
    <w:tmpl w:val="7F9AB868"/>
    <w:numStyleLink w:val="ag3"/>
  </w:abstractNum>
  <w:abstractNum w:abstractNumId="311">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17B123C0"/>
    <w:multiLevelType w:val="multilevel"/>
    <w:tmpl w:val="7F9AB868"/>
    <w:numStyleLink w:val="ag3"/>
  </w:abstractNum>
  <w:abstractNum w:abstractNumId="313">
    <w:nsid w:val="17D16EA9"/>
    <w:multiLevelType w:val="multilevel"/>
    <w:tmpl w:val="7F9AB868"/>
    <w:numStyleLink w:val="ag3"/>
  </w:abstractNum>
  <w:abstractNum w:abstractNumId="314">
    <w:nsid w:val="180D4F40"/>
    <w:multiLevelType w:val="multilevel"/>
    <w:tmpl w:val="7F9AB868"/>
    <w:numStyleLink w:val="ag3"/>
  </w:abstractNum>
  <w:abstractNum w:abstractNumId="315">
    <w:nsid w:val="181A5317"/>
    <w:multiLevelType w:val="multilevel"/>
    <w:tmpl w:val="7F9AB868"/>
    <w:numStyleLink w:val="ag3"/>
  </w:abstractNum>
  <w:abstractNum w:abstractNumId="316">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7">
    <w:nsid w:val="186757DB"/>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18913401"/>
    <w:multiLevelType w:val="multilevel"/>
    <w:tmpl w:val="7F9AB868"/>
    <w:numStyleLink w:val="ag3"/>
  </w:abstractNum>
  <w:abstractNum w:abstractNumId="320">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9062804"/>
    <w:multiLevelType w:val="multilevel"/>
    <w:tmpl w:val="7F9AB868"/>
    <w:numStyleLink w:val="ag3"/>
  </w:abstractNum>
  <w:abstractNum w:abstractNumId="323">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19B90D1C"/>
    <w:multiLevelType w:val="multilevel"/>
    <w:tmpl w:val="7F9AB868"/>
    <w:numStyleLink w:val="ag3"/>
  </w:abstractNum>
  <w:abstractNum w:abstractNumId="329">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19C41B47"/>
    <w:multiLevelType w:val="multilevel"/>
    <w:tmpl w:val="7F9AB868"/>
    <w:numStyleLink w:val="ag3"/>
  </w:abstractNum>
  <w:abstractNum w:abstractNumId="331">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4">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6">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1AA67733"/>
    <w:multiLevelType w:val="multilevel"/>
    <w:tmpl w:val="7F9AB868"/>
    <w:numStyleLink w:val="ag3"/>
  </w:abstractNum>
  <w:abstractNum w:abstractNumId="342">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6">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1B2E6AF3"/>
    <w:multiLevelType w:val="multilevel"/>
    <w:tmpl w:val="7F9AB868"/>
    <w:numStyleLink w:val="ag3"/>
  </w:abstractNum>
  <w:abstractNum w:abstractNumId="350">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51">
    <w:nsid w:val="1B443EB1"/>
    <w:multiLevelType w:val="multilevel"/>
    <w:tmpl w:val="7F9AB868"/>
    <w:numStyleLink w:val="ag3"/>
  </w:abstractNum>
  <w:abstractNum w:abstractNumId="352">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1B735168"/>
    <w:multiLevelType w:val="multilevel"/>
    <w:tmpl w:val="7F9AB868"/>
    <w:numStyleLink w:val="ag3"/>
  </w:abstractNum>
  <w:abstractNum w:abstractNumId="354">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1B8A3FCB"/>
    <w:multiLevelType w:val="multilevel"/>
    <w:tmpl w:val="7F9AB868"/>
    <w:numStyleLink w:val="ag3"/>
  </w:abstractNum>
  <w:abstractNum w:abstractNumId="357">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60">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1C1A3EA9"/>
    <w:multiLevelType w:val="multilevel"/>
    <w:tmpl w:val="7F9AB868"/>
    <w:numStyleLink w:val="ag3"/>
  </w:abstractNum>
  <w:abstractNum w:abstractNumId="362">
    <w:nsid w:val="1C42480B"/>
    <w:multiLevelType w:val="multilevel"/>
    <w:tmpl w:val="7F9AB868"/>
    <w:numStyleLink w:val="ag3"/>
  </w:abstractNum>
  <w:abstractNum w:abstractNumId="363">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1C761772"/>
    <w:multiLevelType w:val="multilevel"/>
    <w:tmpl w:val="7F9AB868"/>
    <w:numStyleLink w:val="ag3"/>
  </w:abstractNum>
  <w:abstractNum w:abstractNumId="366">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1CA76E87"/>
    <w:multiLevelType w:val="multilevel"/>
    <w:tmpl w:val="7F9AB868"/>
    <w:numStyleLink w:val="ag3"/>
  </w:abstractNum>
  <w:abstractNum w:abstractNumId="370">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1CD546C4"/>
    <w:multiLevelType w:val="multilevel"/>
    <w:tmpl w:val="7F9AB868"/>
    <w:numStyleLink w:val="ag3"/>
  </w:abstractNum>
  <w:abstractNum w:abstractNumId="374">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D1F779F"/>
    <w:multiLevelType w:val="multilevel"/>
    <w:tmpl w:val="7F9AB868"/>
    <w:numStyleLink w:val="ag3"/>
  </w:abstractNum>
  <w:abstractNum w:abstractNumId="377">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8F30BE"/>
    <w:multiLevelType w:val="multilevel"/>
    <w:tmpl w:val="7F9AB868"/>
    <w:numStyleLink w:val="ag3"/>
  </w:abstractNum>
  <w:abstractNum w:abstractNumId="387">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1DA45323"/>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1DB85637"/>
    <w:multiLevelType w:val="multilevel"/>
    <w:tmpl w:val="7F9AB868"/>
    <w:numStyleLink w:val="ag3"/>
  </w:abstractNum>
  <w:abstractNum w:abstractNumId="391">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1DE91D55"/>
    <w:multiLevelType w:val="multilevel"/>
    <w:tmpl w:val="7F9AB868"/>
    <w:numStyleLink w:val="ag3"/>
  </w:abstractNum>
  <w:abstractNum w:abstractNumId="396">
    <w:nsid w:val="1E0C788D"/>
    <w:multiLevelType w:val="multilevel"/>
    <w:tmpl w:val="7F9AB868"/>
    <w:numStyleLink w:val="ag3"/>
  </w:abstractNum>
  <w:abstractNum w:abstractNumId="397">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363ACE"/>
    <w:multiLevelType w:val="multilevel"/>
    <w:tmpl w:val="7F9AB868"/>
    <w:numStyleLink w:val="ag3"/>
  </w:abstractNum>
  <w:abstractNum w:abstractNumId="401">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1E5D1E21"/>
    <w:multiLevelType w:val="multilevel"/>
    <w:tmpl w:val="4A283094"/>
    <w:lvl w:ilvl="0">
      <w:start w:val="1"/>
      <w:numFmt w:val="decimal"/>
      <w:lvlText w:val="%1."/>
      <w:lvlJc w:val="left"/>
      <w:pPr>
        <w:tabs>
          <w:tab w:val="num" w:pos="360"/>
        </w:tabs>
        <w:ind w:left="360" w:hanging="360"/>
      </w:pPr>
      <w:rPr>
        <w:rFonts w:asciiTheme="majorBidi" w:hAnsiTheme="majorBidi" w:cstheme="majorBidi"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03">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2">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1F94302B"/>
    <w:multiLevelType w:val="multilevel"/>
    <w:tmpl w:val="7F9AB86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416">
    <w:nsid w:val="1F9E1F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1FC448AB"/>
    <w:multiLevelType w:val="multilevel"/>
    <w:tmpl w:val="7F9AB868"/>
    <w:numStyleLink w:val="ag3"/>
  </w:abstractNum>
  <w:abstractNum w:abstractNumId="419">
    <w:nsid w:val="2034345D"/>
    <w:multiLevelType w:val="multilevel"/>
    <w:tmpl w:val="7F9AB868"/>
    <w:numStyleLink w:val="ag3"/>
  </w:abstractNum>
  <w:abstractNum w:abstractNumId="420">
    <w:nsid w:val="20452207"/>
    <w:multiLevelType w:val="multilevel"/>
    <w:tmpl w:val="7F9AB868"/>
    <w:numStyleLink w:val="ag3"/>
  </w:abstractNum>
  <w:abstractNum w:abstractNumId="421">
    <w:nsid w:val="20510C83"/>
    <w:multiLevelType w:val="multilevel"/>
    <w:tmpl w:val="7F9AB868"/>
    <w:numStyleLink w:val="ag3"/>
  </w:abstractNum>
  <w:abstractNum w:abstractNumId="422">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205D37FB"/>
    <w:multiLevelType w:val="multilevel"/>
    <w:tmpl w:val="7F9AB868"/>
    <w:numStyleLink w:val="ag3"/>
  </w:abstractNum>
  <w:abstractNum w:abstractNumId="424">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8">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215B5C18"/>
    <w:multiLevelType w:val="multilevel"/>
    <w:tmpl w:val="7F9AB868"/>
    <w:numStyleLink w:val="ag3"/>
  </w:abstractNum>
  <w:abstractNum w:abstractNumId="435">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216B335E"/>
    <w:multiLevelType w:val="multilevel"/>
    <w:tmpl w:val="7F9AB868"/>
    <w:numStyleLink w:val="ag3"/>
  </w:abstractNum>
  <w:abstractNum w:abstractNumId="438">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42">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227230AF"/>
    <w:multiLevelType w:val="multilevel"/>
    <w:tmpl w:val="7F9AB868"/>
    <w:numStyleLink w:val="ag3"/>
  </w:abstractNum>
  <w:abstractNum w:abstractNumId="444">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22D21DF7"/>
    <w:multiLevelType w:val="multilevel"/>
    <w:tmpl w:val="7F9AB868"/>
    <w:numStyleLink w:val="ag3"/>
  </w:abstractNum>
  <w:abstractNum w:abstractNumId="446">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7">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22F11F2F"/>
    <w:multiLevelType w:val="multilevel"/>
    <w:tmpl w:val="7F9AB868"/>
    <w:numStyleLink w:val="ag3"/>
  </w:abstractNum>
  <w:abstractNum w:abstractNumId="449">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232D4031"/>
    <w:multiLevelType w:val="multilevel"/>
    <w:tmpl w:val="7F9AB868"/>
    <w:numStyleLink w:val="ag3"/>
  </w:abstractNum>
  <w:abstractNum w:abstractNumId="451">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4">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240F014B"/>
    <w:multiLevelType w:val="multilevel"/>
    <w:tmpl w:val="7F9AB868"/>
    <w:numStyleLink w:val="ag3"/>
  </w:abstractNum>
  <w:abstractNum w:abstractNumId="456">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490709C"/>
    <w:multiLevelType w:val="multilevel"/>
    <w:tmpl w:val="7F9AB868"/>
    <w:numStyleLink w:val="ag3"/>
  </w:abstractNum>
  <w:abstractNum w:abstractNumId="461">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4DC43D6"/>
    <w:multiLevelType w:val="multilevel"/>
    <w:tmpl w:val="7F9AB868"/>
    <w:numStyleLink w:val="ag3"/>
  </w:abstractNum>
  <w:abstractNum w:abstractNumId="464">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25270FD4"/>
    <w:multiLevelType w:val="multilevel"/>
    <w:tmpl w:val="7F9AB868"/>
    <w:numStyleLink w:val="ag3"/>
  </w:abstractNum>
  <w:abstractNum w:abstractNumId="470">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257E0526"/>
    <w:multiLevelType w:val="multilevel"/>
    <w:tmpl w:val="7F9AB868"/>
    <w:numStyleLink w:val="ag3"/>
  </w:abstractNum>
  <w:abstractNum w:abstractNumId="473">
    <w:nsid w:val="25917205"/>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61536D3"/>
    <w:multiLevelType w:val="multilevel"/>
    <w:tmpl w:val="7F9AB868"/>
    <w:numStyleLink w:val="ag3"/>
  </w:abstractNum>
  <w:abstractNum w:abstractNumId="479">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6647609"/>
    <w:multiLevelType w:val="multilevel"/>
    <w:tmpl w:val="7F9AB868"/>
    <w:numStyleLink w:val="ag3"/>
  </w:abstractNum>
  <w:abstractNum w:abstractNumId="482">
    <w:nsid w:val="26677C2A"/>
    <w:multiLevelType w:val="multilevel"/>
    <w:tmpl w:val="7F9AB868"/>
    <w:numStyleLink w:val="ag3"/>
  </w:abstractNum>
  <w:abstractNum w:abstractNumId="483">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6">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27A8027D"/>
    <w:multiLevelType w:val="multilevel"/>
    <w:tmpl w:val="7F9AB868"/>
    <w:numStyleLink w:val="ag3"/>
  </w:abstractNum>
  <w:abstractNum w:abstractNumId="496">
    <w:nsid w:val="27B45B4E"/>
    <w:multiLevelType w:val="multilevel"/>
    <w:tmpl w:val="7F9AB868"/>
    <w:numStyleLink w:val="ag3"/>
  </w:abstractNum>
  <w:abstractNum w:abstractNumId="497">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27F76784"/>
    <w:multiLevelType w:val="multilevel"/>
    <w:tmpl w:val="7F9AB868"/>
    <w:numStyleLink w:val="ag3"/>
  </w:abstractNum>
  <w:abstractNum w:abstractNumId="49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28155C26"/>
    <w:multiLevelType w:val="multilevel"/>
    <w:tmpl w:val="7F9AB868"/>
    <w:numStyleLink w:val="ag3"/>
  </w:abstractNum>
  <w:abstractNum w:abstractNumId="501">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28516678"/>
    <w:multiLevelType w:val="multilevel"/>
    <w:tmpl w:val="7F9AB868"/>
    <w:numStyleLink w:val="ag3"/>
  </w:abstractNum>
  <w:abstractNum w:abstractNumId="504">
    <w:nsid w:val="285A3966"/>
    <w:multiLevelType w:val="multilevel"/>
    <w:tmpl w:val="7F9AB868"/>
    <w:numStyleLink w:val="ag3"/>
  </w:abstractNum>
  <w:abstractNum w:abstractNumId="505">
    <w:nsid w:val="28644E30"/>
    <w:multiLevelType w:val="multilevel"/>
    <w:tmpl w:val="7F9AB868"/>
    <w:numStyleLink w:val="ag3"/>
  </w:abstractNum>
  <w:abstractNum w:abstractNumId="506">
    <w:nsid w:val="28657800"/>
    <w:multiLevelType w:val="multilevel"/>
    <w:tmpl w:val="7F9AB868"/>
    <w:numStyleLink w:val="ag3"/>
  </w:abstractNum>
  <w:abstractNum w:abstractNumId="507">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8A91592"/>
    <w:multiLevelType w:val="multilevel"/>
    <w:tmpl w:val="7F9AB868"/>
    <w:numStyleLink w:val="ag3"/>
  </w:abstractNum>
  <w:abstractNum w:abstractNumId="511">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29067A6B"/>
    <w:multiLevelType w:val="multilevel"/>
    <w:tmpl w:val="7F9AB868"/>
    <w:numStyleLink w:val="ag3"/>
  </w:abstractNum>
  <w:abstractNum w:abstractNumId="513">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95F4A1A"/>
    <w:multiLevelType w:val="multilevel"/>
    <w:tmpl w:val="7F9AB868"/>
    <w:numStyleLink w:val="ag3"/>
  </w:abstractNum>
  <w:abstractNum w:abstractNumId="517">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A081F33"/>
    <w:multiLevelType w:val="multilevel"/>
    <w:tmpl w:val="7F9AB868"/>
    <w:numStyleLink w:val="ag3"/>
  </w:abstractNum>
  <w:abstractNum w:abstractNumId="521">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2A2D4CD4"/>
    <w:multiLevelType w:val="multilevel"/>
    <w:tmpl w:val="7F9AB868"/>
    <w:numStyleLink w:val="ag3"/>
  </w:abstractNum>
  <w:abstractNum w:abstractNumId="52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2AD86A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BAF23F3"/>
    <w:multiLevelType w:val="multilevel"/>
    <w:tmpl w:val="7F9AB868"/>
    <w:numStyleLink w:val="ag3"/>
  </w:abstractNum>
  <w:abstractNum w:abstractNumId="536">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2C0D2994"/>
    <w:multiLevelType w:val="multilevel"/>
    <w:tmpl w:val="7F9AB868"/>
    <w:numStyleLink w:val="ag3"/>
  </w:abstractNum>
  <w:abstractNum w:abstractNumId="538">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2C2702CF"/>
    <w:multiLevelType w:val="multilevel"/>
    <w:tmpl w:val="7F9AB868"/>
    <w:numStyleLink w:val="ag3"/>
  </w:abstractNum>
  <w:abstractNum w:abstractNumId="541">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2CF320F9"/>
    <w:multiLevelType w:val="multilevel"/>
    <w:tmpl w:val="7C6CAE0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numFmt w:val="none"/>
      <w:lvlText w:val=""/>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547">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2D136A00"/>
    <w:multiLevelType w:val="multilevel"/>
    <w:tmpl w:val="7F9AB868"/>
    <w:numStyleLink w:val="ag3"/>
  </w:abstractNum>
  <w:abstractNum w:abstractNumId="549">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D6C4686"/>
    <w:multiLevelType w:val="multilevel"/>
    <w:tmpl w:val="7F9AB868"/>
    <w:numStyleLink w:val="ag3"/>
  </w:abstractNum>
  <w:abstractNum w:abstractNumId="552">
    <w:nsid w:val="2D833560"/>
    <w:multiLevelType w:val="multilevel"/>
    <w:tmpl w:val="7F9AB868"/>
    <w:numStyleLink w:val="ag3"/>
  </w:abstractNum>
  <w:abstractNum w:abstractNumId="553">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DEE4DC8"/>
    <w:multiLevelType w:val="multilevel"/>
    <w:tmpl w:val="7F9AB868"/>
    <w:numStyleLink w:val="ag3"/>
  </w:abstractNum>
  <w:abstractNum w:abstractNumId="557">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0">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2E8D0E33"/>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2EB479E0"/>
    <w:multiLevelType w:val="multilevel"/>
    <w:tmpl w:val="7F9AB868"/>
    <w:numStyleLink w:val="ag3"/>
  </w:abstractNum>
  <w:abstractNum w:abstractNumId="566">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8">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2F16232E"/>
    <w:multiLevelType w:val="multilevel"/>
    <w:tmpl w:val="7F9AB868"/>
    <w:numStyleLink w:val="ag3"/>
  </w:abstractNum>
  <w:abstractNum w:abstractNumId="571">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2F3D6D7C"/>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2FD82718"/>
    <w:multiLevelType w:val="multilevel"/>
    <w:tmpl w:val="7F9AB868"/>
    <w:numStyleLink w:val="ag3"/>
  </w:abstractNum>
  <w:abstractNum w:abstractNumId="576">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0492F43"/>
    <w:multiLevelType w:val="multilevel"/>
    <w:tmpl w:val="7F9AB868"/>
    <w:numStyleLink w:val="ag3"/>
  </w:abstractNum>
  <w:abstractNum w:abstractNumId="580">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8">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18F7BF9"/>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594">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31BD5640"/>
    <w:multiLevelType w:val="multilevel"/>
    <w:tmpl w:val="7F9AB868"/>
    <w:numStyleLink w:val="ag3"/>
  </w:abstractNum>
  <w:abstractNum w:abstractNumId="596">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31C469BF"/>
    <w:multiLevelType w:val="multilevel"/>
    <w:tmpl w:val="7F9AB868"/>
    <w:numStyleLink w:val="ag3"/>
  </w:abstractNum>
  <w:abstractNum w:abstractNumId="598">
    <w:nsid w:val="31C80405"/>
    <w:multiLevelType w:val="multilevel"/>
    <w:tmpl w:val="7F9AB868"/>
    <w:numStyleLink w:val="ag3"/>
  </w:abstractNum>
  <w:abstractNum w:abstractNumId="599">
    <w:nsid w:val="31C92F9A"/>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0">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2">
    <w:nsid w:val="31D74783"/>
    <w:multiLevelType w:val="multilevel"/>
    <w:tmpl w:val="7F9AB868"/>
    <w:numStyleLink w:val="ag3"/>
  </w:abstractNum>
  <w:abstractNum w:abstractNumId="603">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28546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32A935BB"/>
    <w:multiLevelType w:val="multilevel"/>
    <w:tmpl w:val="7F9AB868"/>
    <w:numStyleLink w:val="ag3"/>
  </w:abstractNum>
  <w:abstractNum w:abstractNumId="611">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32DD7EA3"/>
    <w:multiLevelType w:val="multilevel"/>
    <w:tmpl w:val="7F9AB868"/>
    <w:numStyleLink w:val="ag3"/>
  </w:abstractNum>
  <w:abstractNum w:abstractNumId="615">
    <w:nsid w:val="32E1114D"/>
    <w:multiLevelType w:val="multilevel"/>
    <w:tmpl w:val="7F9AB868"/>
    <w:numStyleLink w:val="ag3"/>
  </w:abstractNum>
  <w:abstractNum w:abstractNumId="616">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33731390"/>
    <w:multiLevelType w:val="multilevel"/>
    <w:tmpl w:val="7F9AB868"/>
    <w:numStyleLink w:val="ag3"/>
  </w:abstractNum>
  <w:abstractNum w:abstractNumId="621">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2">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4">
    <w:nsid w:val="33AC7EB8"/>
    <w:multiLevelType w:val="multilevel"/>
    <w:tmpl w:val="1CC06B30"/>
    <w:lvl w:ilvl="0">
      <w:start w:val="1"/>
      <w:numFmt w:val="decimal"/>
      <w:pStyle w:val="Heading1"/>
      <w:lvlText w:val="%1"/>
      <w:lvlJc w:val="left"/>
      <w:pPr>
        <w:ind w:left="432" w:hanging="432"/>
      </w:pPr>
      <w:rPr>
        <w:rFonts w:hint="default"/>
        <w:b/>
        <w:i w:val="0"/>
      </w:rPr>
    </w:lvl>
    <w:lvl w:ilvl="1">
      <w:start w:val="1"/>
      <w:numFmt w:val="decimal"/>
      <w:pStyle w:val="Heading2"/>
      <w:lvlText w:val="%1.%2"/>
      <w:lvlJc w:val="left"/>
      <w:pPr>
        <w:ind w:left="576" w:hanging="576"/>
      </w:pPr>
      <w:rPr>
        <w:rFonts w:hint="default"/>
        <w:b/>
        <w:i w:val="0"/>
      </w:rPr>
    </w:lvl>
    <w:lvl w:ilvl="2">
      <w:start w:val="1"/>
      <w:numFmt w:val="decimal"/>
      <w:pStyle w:val="Heading3"/>
      <w:lvlText w:val="%1.%2.%3"/>
      <w:lvlJc w:val="left"/>
      <w:pPr>
        <w:ind w:left="720" w:hanging="720"/>
      </w:pPr>
      <w:rPr>
        <w:rFonts w:hint="default"/>
        <w:b/>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b/>
        <w:i w: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5">
    <w:nsid w:val="33B43B50"/>
    <w:multiLevelType w:val="multilevel"/>
    <w:tmpl w:val="7F9AB868"/>
    <w:numStyleLink w:val="ag3"/>
  </w:abstractNum>
  <w:abstractNum w:abstractNumId="626">
    <w:nsid w:val="33DE0605"/>
    <w:multiLevelType w:val="multilevel"/>
    <w:tmpl w:val="7F9AB868"/>
    <w:numStyleLink w:val="ag3"/>
  </w:abstractNum>
  <w:abstractNum w:abstractNumId="627">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8">
    <w:nsid w:val="33E877B2"/>
    <w:multiLevelType w:val="multilevel"/>
    <w:tmpl w:val="7F9AB868"/>
    <w:numStyleLink w:val="ag3"/>
  </w:abstractNum>
  <w:abstractNum w:abstractNumId="629">
    <w:nsid w:val="33F62D3F"/>
    <w:multiLevelType w:val="multilevel"/>
    <w:tmpl w:val="7F9AB868"/>
    <w:numStyleLink w:val="ag3"/>
  </w:abstractNum>
  <w:abstractNum w:abstractNumId="630">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44744AC"/>
    <w:multiLevelType w:val="multilevel"/>
    <w:tmpl w:val="7F9AB868"/>
    <w:numStyleLink w:val="ag3"/>
  </w:abstractNum>
  <w:abstractNum w:abstractNumId="636">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4AD1339"/>
    <w:multiLevelType w:val="multilevel"/>
    <w:tmpl w:val="7F9AB868"/>
    <w:numStyleLink w:val="ag3"/>
  </w:abstractNum>
  <w:abstractNum w:abstractNumId="640">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41">
    <w:nsid w:val="34D635B7"/>
    <w:multiLevelType w:val="multilevel"/>
    <w:tmpl w:val="7F9AB868"/>
    <w:numStyleLink w:val="ag3"/>
  </w:abstractNum>
  <w:abstractNum w:abstractNumId="642">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3">
    <w:nsid w:val="35373C02"/>
    <w:multiLevelType w:val="multilevel"/>
    <w:tmpl w:val="7F9AB868"/>
    <w:numStyleLink w:val="ag3"/>
  </w:abstractNum>
  <w:abstractNum w:abstractNumId="644">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356C35FA"/>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nsid w:val="356D60DD"/>
    <w:multiLevelType w:val="multilevel"/>
    <w:tmpl w:val="7F9AB868"/>
    <w:numStyleLink w:val="ag3"/>
  </w:abstractNum>
  <w:abstractNum w:abstractNumId="647">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8">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1">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364F2B51"/>
    <w:multiLevelType w:val="multilevel"/>
    <w:tmpl w:val="7F9AB868"/>
    <w:numStyleLink w:val="ag3"/>
  </w:abstractNum>
  <w:abstractNum w:abstractNumId="657">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8">
    <w:nsid w:val="366E59ED"/>
    <w:multiLevelType w:val="multilevel"/>
    <w:tmpl w:val="7F9AB868"/>
    <w:numStyleLink w:val="ag3"/>
  </w:abstractNum>
  <w:abstractNum w:abstractNumId="659">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0">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36DA7C4C"/>
    <w:multiLevelType w:val="multilevel"/>
    <w:tmpl w:val="7F9AB868"/>
    <w:numStyleLink w:val="ag3"/>
  </w:abstractNum>
  <w:abstractNum w:abstractNumId="662">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7753812"/>
    <w:multiLevelType w:val="multilevel"/>
    <w:tmpl w:val="7F9AB868"/>
    <w:numStyleLink w:val="ag3"/>
  </w:abstractNum>
  <w:abstractNum w:abstractNumId="665">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7">
    <w:nsid w:val="37A62636"/>
    <w:multiLevelType w:val="multilevel"/>
    <w:tmpl w:val="7F9AB868"/>
    <w:numStyleLink w:val="ag3"/>
  </w:abstractNum>
  <w:abstractNum w:abstractNumId="668">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9">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380D1C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83D291A"/>
    <w:multiLevelType w:val="multilevel"/>
    <w:tmpl w:val="7F9AB868"/>
    <w:numStyleLink w:val="ag3"/>
  </w:abstractNum>
  <w:abstractNum w:abstractNumId="674">
    <w:nsid w:val="3844411A"/>
    <w:multiLevelType w:val="multilevel"/>
    <w:tmpl w:val="7F9AB868"/>
    <w:numStyleLink w:val="ag3"/>
  </w:abstractNum>
  <w:abstractNum w:abstractNumId="675">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76">
    <w:nsid w:val="387D4433"/>
    <w:multiLevelType w:val="multilevel"/>
    <w:tmpl w:val="82B00002"/>
    <w:lvl w:ilvl="0">
      <w:start w:val="1"/>
      <w:numFmt w:val="bullet"/>
      <w:pStyle w:val="ListContinue"/>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77">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79">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0">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85">
    <w:nsid w:val="393F6286"/>
    <w:multiLevelType w:val="multilevel"/>
    <w:tmpl w:val="7F9AB868"/>
    <w:name w:val="heading"/>
    <w:numStyleLink w:val="ag3"/>
  </w:abstractNum>
  <w:abstractNum w:abstractNumId="686">
    <w:nsid w:val="39467E0E"/>
    <w:multiLevelType w:val="multilevel"/>
    <w:tmpl w:val="7F9AB868"/>
    <w:numStyleLink w:val="ag3"/>
  </w:abstractNum>
  <w:abstractNum w:abstractNumId="687">
    <w:nsid w:val="396E02BC"/>
    <w:multiLevelType w:val="multilevel"/>
    <w:tmpl w:val="7F9AB868"/>
    <w:numStyleLink w:val="ag3"/>
  </w:abstractNum>
  <w:abstractNum w:abstractNumId="688">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39FD5143"/>
    <w:multiLevelType w:val="multilevel"/>
    <w:tmpl w:val="7F9AB868"/>
    <w:numStyleLink w:val="ag3"/>
  </w:abstractNum>
  <w:abstractNum w:abstractNumId="694">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6">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A6F76BF"/>
    <w:multiLevelType w:val="multilevel"/>
    <w:tmpl w:val="7F9AB868"/>
    <w:numStyleLink w:val="ag3"/>
  </w:abstractNum>
  <w:abstractNum w:abstractNumId="699">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0">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1">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B3F0FA0"/>
    <w:multiLevelType w:val="multilevel"/>
    <w:tmpl w:val="7F9AB868"/>
    <w:numStyleLink w:val="ag3"/>
  </w:abstractNum>
  <w:abstractNum w:abstractNumId="705">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711">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13">
    <w:nsid w:val="3BE918D5"/>
    <w:multiLevelType w:val="multilevel"/>
    <w:tmpl w:val="7F9AB868"/>
    <w:numStyleLink w:val="ag3"/>
  </w:abstractNum>
  <w:abstractNum w:abstractNumId="714">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C36129A"/>
    <w:multiLevelType w:val="multilevel"/>
    <w:tmpl w:val="7F9AB868"/>
    <w:numStyleLink w:val="ag3"/>
  </w:abstractNum>
  <w:abstractNum w:abstractNumId="718">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3">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407B94"/>
    <w:multiLevelType w:val="multilevel"/>
    <w:tmpl w:val="7F9AB868"/>
    <w:numStyleLink w:val="ag3"/>
  </w:abstractNum>
  <w:abstractNum w:abstractNumId="729">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3">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4">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D8D799D"/>
    <w:multiLevelType w:val="multilevel"/>
    <w:tmpl w:val="7F9AB868"/>
    <w:numStyleLink w:val="ag3"/>
  </w:abstractNum>
  <w:abstractNum w:abstractNumId="737">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41">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E6977DC"/>
    <w:multiLevelType w:val="multilevel"/>
    <w:tmpl w:val="7F9AB868"/>
    <w:numStyleLink w:val="ag3"/>
  </w:abstractNum>
  <w:abstractNum w:abstractNumId="751">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52">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3ECB2C4B"/>
    <w:multiLevelType w:val="multilevel"/>
    <w:tmpl w:val="7F9AB868"/>
    <w:numStyleLink w:val="ag3"/>
  </w:abstractNum>
  <w:abstractNum w:abstractNumId="755">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3EE47157"/>
    <w:multiLevelType w:val="multilevel"/>
    <w:tmpl w:val="7F9AB868"/>
    <w:numStyleLink w:val="ag3"/>
  </w:abstractNum>
  <w:abstractNum w:abstractNumId="757">
    <w:nsid w:val="3F141BBC"/>
    <w:multiLevelType w:val="multilevel"/>
    <w:tmpl w:val="7F9AB868"/>
    <w:numStyleLink w:val="ag3"/>
  </w:abstractNum>
  <w:abstractNum w:abstractNumId="758">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3F3216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0">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2">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4">
    <w:nsid w:val="3F6F41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8">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3FE5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40040888"/>
    <w:multiLevelType w:val="multilevel"/>
    <w:tmpl w:val="7F9AB868"/>
    <w:numStyleLink w:val="ag3"/>
  </w:abstractNum>
  <w:abstractNum w:abstractNumId="773">
    <w:nsid w:val="40122F7A"/>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8">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40AA0D0E"/>
    <w:multiLevelType w:val="multilevel"/>
    <w:tmpl w:val="7F9AB868"/>
    <w:numStyleLink w:val="ag3"/>
  </w:abstractNum>
  <w:abstractNum w:abstractNumId="780">
    <w:nsid w:val="40AA7083"/>
    <w:multiLevelType w:val="multilevel"/>
    <w:tmpl w:val="7F9AB868"/>
    <w:numStyleLink w:val="ag3"/>
  </w:abstractNum>
  <w:abstractNum w:abstractNumId="781">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7">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88">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9">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0">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1BE4F36"/>
    <w:multiLevelType w:val="multilevel"/>
    <w:tmpl w:val="7F9AB868"/>
    <w:numStyleLink w:val="ag3"/>
  </w:abstractNum>
  <w:abstractNum w:abstractNumId="798">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99">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1">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2">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2A32C09"/>
    <w:multiLevelType w:val="multilevel"/>
    <w:tmpl w:val="7F9AB868"/>
    <w:numStyleLink w:val="ag3"/>
  </w:abstractNum>
  <w:abstractNum w:abstractNumId="808">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0">
    <w:nsid w:val="42D77490"/>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1">
    <w:nsid w:val="42F02949"/>
    <w:multiLevelType w:val="multilevel"/>
    <w:tmpl w:val="7F9AB868"/>
    <w:numStyleLink w:val="ag3"/>
  </w:abstractNum>
  <w:abstractNum w:abstractNumId="812">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5">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42FC0763"/>
    <w:multiLevelType w:val="multilevel"/>
    <w:tmpl w:val="7C6CAE0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7">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3">
    <w:nsid w:val="43B13060"/>
    <w:multiLevelType w:val="multilevel"/>
    <w:tmpl w:val="7F9AB868"/>
    <w:numStyleLink w:val="ag3"/>
  </w:abstractNum>
  <w:abstractNum w:abstractNumId="824">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33">
    <w:nsid w:val="447B620C"/>
    <w:multiLevelType w:val="multilevel"/>
    <w:tmpl w:val="7F9AB868"/>
    <w:numStyleLink w:val="ag3"/>
  </w:abstractNum>
  <w:abstractNum w:abstractNumId="834">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44861E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4A9525B"/>
    <w:multiLevelType w:val="multilevel"/>
    <w:tmpl w:val="7F9AB868"/>
    <w:numStyleLink w:val="ag3"/>
  </w:abstractNum>
  <w:abstractNum w:abstractNumId="841">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2">
    <w:nsid w:val="44D6020F"/>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44FB0C19"/>
    <w:multiLevelType w:val="multilevel"/>
    <w:tmpl w:val="7F9AB868"/>
    <w:numStyleLink w:val="ag3"/>
  </w:abstractNum>
  <w:abstractNum w:abstractNumId="846">
    <w:nsid w:val="45033BAE"/>
    <w:multiLevelType w:val="multilevel"/>
    <w:tmpl w:val="7F9AB868"/>
    <w:numStyleLink w:val="ag3"/>
  </w:abstractNum>
  <w:abstractNum w:abstractNumId="847">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455C13B8"/>
    <w:multiLevelType w:val="multilevel"/>
    <w:tmpl w:val="7F9AB868"/>
    <w:numStyleLink w:val="ag3"/>
  </w:abstractNum>
  <w:abstractNum w:abstractNumId="850">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1">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5B26DE2"/>
    <w:multiLevelType w:val="multilevel"/>
    <w:tmpl w:val="7F9AB868"/>
    <w:numStyleLink w:val="ag3"/>
  </w:abstractNum>
  <w:abstractNum w:abstractNumId="854">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62543C7"/>
    <w:multiLevelType w:val="multilevel"/>
    <w:tmpl w:val="7F9AB868"/>
    <w:numStyleLink w:val="ag3"/>
  </w:abstractNum>
  <w:abstractNum w:abstractNumId="861">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46950890"/>
    <w:multiLevelType w:val="multilevel"/>
    <w:tmpl w:val="7F9AB868"/>
    <w:numStyleLink w:val="ag3"/>
  </w:abstractNum>
  <w:abstractNum w:abstractNumId="866">
    <w:nsid w:val="46B71DE5"/>
    <w:multiLevelType w:val="multilevel"/>
    <w:tmpl w:val="7F9AB868"/>
    <w:numStyleLink w:val="ag3"/>
  </w:abstractNum>
  <w:abstractNum w:abstractNumId="867">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47025B51"/>
    <w:multiLevelType w:val="multilevel"/>
    <w:tmpl w:val="7F9AB868"/>
    <w:numStyleLink w:val="ag3"/>
  </w:abstractNum>
  <w:abstractNum w:abstractNumId="869">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73">
    <w:nsid w:val="47827A21"/>
    <w:multiLevelType w:val="multilevel"/>
    <w:tmpl w:val="7F9AB868"/>
    <w:numStyleLink w:val="ag3"/>
  </w:abstractNum>
  <w:abstractNum w:abstractNumId="874">
    <w:nsid w:val="47972F47"/>
    <w:multiLevelType w:val="multilevel"/>
    <w:tmpl w:val="7F9AB868"/>
    <w:numStyleLink w:val="ag3"/>
  </w:abstractNum>
  <w:abstractNum w:abstractNumId="875">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6">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7">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9">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0">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1">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8AC3A45"/>
    <w:multiLevelType w:val="multilevel"/>
    <w:tmpl w:val="7F9AB868"/>
    <w:numStyleLink w:val="ag3"/>
  </w:abstractNum>
  <w:abstractNum w:abstractNumId="887">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48C45957"/>
    <w:multiLevelType w:val="multilevel"/>
    <w:tmpl w:val="7F9AB868"/>
    <w:numStyleLink w:val="ag3"/>
  </w:abstractNum>
  <w:abstractNum w:abstractNumId="889">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95B7DEA"/>
    <w:multiLevelType w:val="multilevel"/>
    <w:tmpl w:val="7F9AB868"/>
    <w:numStyleLink w:val="ag3"/>
  </w:abstractNum>
  <w:abstractNum w:abstractNumId="895">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497730A0"/>
    <w:multiLevelType w:val="multilevel"/>
    <w:tmpl w:val="7F9AB868"/>
    <w:numStyleLink w:val="ag3"/>
  </w:abstractNum>
  <w:abstractNum w:abstractNumId="897">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49A452EE"/>
    <w:multiLevelType w:val="multilevel"/>
    <w:tmpl w:val="7F9AB868"/>
    <w:numStyleLink w:val="ag3"/>
  </w:abstractNum>
  <w:abstractNum w:abstractNumId="899">
    <w:nsid w:val="49AA53CE"/>
    <w:multiLevelType w:val="multilevel"/>
    <w:tmpl w:val="7F9AB868"/>
    <w:numStyleLink w:val="ag3"/>
  </w:abstractNum>
  <w:abstractNum w:abstractNumId="900">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901">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49F75C65"/>
    <w:multiLevelType w:val="multilevel"/>
    <w:tmpl w:val="7F9AB868"/>
    <w:numStyleLink w:val="ag3"/>
  </w:abstractNum>
  <w:abstractNum w:abstractNumId="903">
    <w:nsid w:val="4A1B2239"/>
    <w:multiLevelType w:val="multilevel"/>
    <w:tmpl w:val="7F9AB868"/>
    <w:numStyleLink w:val="ag3"/>
  </w:abstractNum>
  <w:abstractNum w:abstractNumId="904">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905">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6">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7">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A9B6B71"/>
    <w:multiLevelType w:val="multilevel"/>
    <w:tmpl w:val="7F9AB868"/>
    <w:numStyleLink w:val="ag3"/>
  </w:abstractNum>
  <w:abstractNum w:abstractNumId="911">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2">
    <w:nsid w:val="4A9F0B7C"/>
    <w:multiLevelType w:val="multilevel"/>
    <w:tmpl w:val="7F9AB868"/>
    <w:numStyleLink w:val="ag3"/>
  </w:abstractNum>
  <w:abstractNum w:abstractNumId="913">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7">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1">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3">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B6B0A21"/>
    <w:multiLevelType w:val="multilevel"/>
    <w:tmpl w:val="EEC838CC"/>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9">
    <w:nsid w:val="4B7349E0"/>
    <w:multiLevelType w:val="multilevel"/>
    <w:tmpl w:val="7F9AB868"/>
    <w:numStyleLink w:val="ag3"/>
  </w:abstractNum>
  <w:abstractNum w:abstractNumId="930">
    <w:nsid w:val="4B8A224F"/>
    <w:multiLevelType w:val="multilevel"/>
    <w:tmpl w:val="7F9AB868"/>
    <w:numStyleLink w:val="ag3"/>
  </w:abstractNum>
  <w:abstractNum w:abstractNumId="931">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3">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4C063429"/>
    <w:multiLevelType w:val="multilevel"/>
    <w:tmpl w:val="7F9AB868"/>
    <w:numStyleLink w:val="ag3"/>
  </w:abstractNum>
  <w:abstractNum w:abstractNumId="935">
    <w:nsid w:val="4C40695A"/>
    <w:multiLevelType w:val="multilevel"/>
    <w:tmpl w:val="7F9AB868"/>
    <w:numStyleLink w:val="ag3"/>
  </w:abstractNum>
  <w:abstractNum w:abstractNumId="936">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7">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9">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4CFE67C2"/>
    <w:multiLevelType w:val="multilevel"/>
    <w:tmpl w:val="7F9AB868"/>
    <w:numStyleLink w:val="ag3"/>
  </w:abstractNum>
  <w:abstractNum w:abstractNumId="941">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3">
    <w:nsid w:val="4D3D5C5E"/>
    <w:multiLevelType w:val="multilevel"/>
    <w:tmpl w:val="7F9AB868"/>
    <w:numStyleLink w:val="ag3"/>
  </w:abstractNum>
  <w:abstractNum w:abstractNumId="944">
    <w:nsid w:val="4D3D60B2"/>
    <w:multiLevelType w:val="multilevel"/>
    <w:tmpl w:val="7F9AB868"/>
    <w:numStyleLink w:val="ag3"/>
  </w:abstractNum>
  <w:abstractNum w:abstractNumId="945">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4D6B444B"/>
    <w:multiLevelType w:val="multilevel"/>
    <w:tmpl w:val="7F9AB868"/>
    <w:numStyleLink w:val="ag3"/>
  </w:abstractNum>
  <w:abstractNum w:abstractNumId="947">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1">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4DC718E0"/>
    <w:multiLevelType w:val="multilevel"/>
    <w:tmpl w:val="7F9AB868"/>
    <w:numStyleLink w:val="ag3"/>
  </w:abstractNum>
  <w:abstractNum w:abstractNumId="953">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E0F645B"/>
    <w:multiLevelType w:val="multilevel"/>
    <w:tmpl w:val="7F9AB868"/>
    <w:numStyleLink w:val="ag3"/>
  </w:abstractNum>
  <w:abstractNum w:abstractNumId="957">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8">
    <w:nsid w:val="4E5F4615"/>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59">
    <w:nsid w:val="4E5F5D5E"/>
    <w:multiLevelType w:val="multilevel"/>
    <w:tmpl w:val="7F9AB868"/>
    <w:numStyleLink w:val="ag3"/>
  </w:abstractNum>
  <w:abstractNum w:abstractNumId="960">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1">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2">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3">
    <w:nsid w:val="4EAF4CF6"/>
    <w:multiLevelType w:val="multilevel"/>
    <w:tmpl w:val="7F9AB868"/>
    <w:numStyleLink w:val="ag3"/>
  </w:abstractNum>
  <w:abstractNum w:abstractNumId="964">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7">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68">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2">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3">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4">
    <w:nsid w:val="4F692FF8"/>
    <w:multiLevelType w:val="multilevel"/>
    <w:tmpl w:val="7F9AB868"/>
    <w:numStyleLink w:val="ag3"/>
  </w:abstractNum>
  <w:abstractNum w:abstractNumId="975">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76">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7">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4FA773F1"/>
    <w:multiLevelType w:val="multilevel"/>
    <w:tmpl w:val="7F9AB868"/>
    <w:numStyleLink w:val="ag3"/>
  </w:abstractNum>
  <w:abstractNum w:abstractNumId="982">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3">
    <w:nsid w:val="4FBE6D63"/>
    <w:multiLevelType w:val="multilevel"/>
    <w:tmpl w:val="7F9AB868"/>
    <w:numStyleLink w:val="ag3"/>
  </w:abstractNum>
  <w:abstractNum w:abstractNumId="984">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4FDD130F"/>
    <w:multiLevelType w:val="multilevel"/>
    <w:tmpl w:val="7F9AB868"/>
    <w:numStyleLink w:val="ag3"/>
  </w:abstractNum>
  <w:abstractNum w:abstractNumId="986">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5028679F"/>
    <w:multiLevelType w:val="multilevel"/>
    <w:tmpl w:val="7F9AB868"/>
    <w:numStyleLink w:val="ag3"/>
  </w:abstractNum>
  <w:abstractNum w:abstractNumId="988">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9">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0616941"/>
    <w:multiLevelType w:val="multilevel"/>
    <w:tmpl w:val="7F9AB868"/>
    <w:numStyleLink w:val="ag3"/>
  </w:abstractNum>
  <w:abstractNum w:abstractNumId="992">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4">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50A92DE5"/>
    <w:multiLevelType w:val="multilevel"/>
    <w:tmpl w:val="7F9AB868"/>
    <w:numStyleLink w:val="ag3"/>
  </w:abstractNum>
  <w:abstractNum w:abstractNumId="996">
    <w:nsid w:val="50B20826"/>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99">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13B03E1"/>
    <w:multiLevelType w:val="multilevel"/>
    <w:tmpl w:val="7F9AB868"/>
    <w:numStyleLink w:val="ag3"/>
  </w:abstractNum>
  <w:abstractNum w:abstractNumId="1003">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19751D4"/>
    <w:multiLevelType w:val="multilevel"/>
    <w:tmpl w:val="7F9AB868"/>
    <w:numStyleLink w:val="ag3"/>
  </w:abstractNum>
  <w:abstractNum w:abstractNumId="1009">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0">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4">
    <w:nsid w:val="51CE2323"/>
    <w:multiLevelType w:val="multilevel"/>
    <w:tmpl w:val="7F9AB868"/>
    <w:numStyleLink w:val="ag3"/>
  </w:abstractNum>
  <w:abstractNum w:abstractNumId="1015">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521A6CE7"/>
    <w:multiLevelType w:val="multilevel"/>
    <w:tmpl w:val="CA2EF23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018">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9">
    <w:nsid w:val="52317988"/>
    <w:multiLevelType w:val="multilevel"/>
    <w:tmpl w:val="7F9AB868"/>
    <w:numStyleLink w:val="ag3"/>
  </w:abstractNum>
  <w:abstractNum w:abstractNumId="1020">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1">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52A244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4">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5">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4592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4DE16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7">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50">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1">
    <w:nsid w:val="55322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56E21C8"/>
    <w:multiLevelType w:val="hybridMultilevel"/>
    <w:tmpl w:val="6EB4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6">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0">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7">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5">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8">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6">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7">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88">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9">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1">
    <w:nsid w:val="584F28A5"/>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2">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3">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5">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6">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7">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104">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5">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1107">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8">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3">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4">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115">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16">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7">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0">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1">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2">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24">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5">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42">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3">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4">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5">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1">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2">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5E8D1F12"/>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3">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74">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5">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5EF64DD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5F643C64"/>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187">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8">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2">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3">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0475A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0724A77"/>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0">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1">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2">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3">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19304B9"/>
    <w:multiLevelType w:val="hybridMultilevel"/>
    <w:tmpl w:val="E3EEB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5">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6">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21">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2">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3">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4">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0">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1">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36">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7">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45A0C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4D17240"/>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51D4A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59">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0">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1">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66">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7">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71B43F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4">
    <w:nsid w:val="68C2238E"/>
    <w:multiLevelType w:val="multilevel"/>
    <w:tmpl w:val="7C6CAE0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numFmt w:val="none"/>
      <w:lvlText w:val=""/>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1285">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6">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97">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8">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0">
    <w:nsid w:val="6A4D5B78"/>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1">
    <w:nsid w:val="6A4F21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2">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7">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8">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BE44672"/>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0">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1">
    <w:nsid w:val="6BED2708"/>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BF01F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325">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6">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1">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2">
    <w:nsid w:val="6C972175"/>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7">
    <w:nsid w:val="6CC511D2"/>
    <w:multiLevelType w:val="multilevel"/>
    <w:tmpl w:val="7C6CAE0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8">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41">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2">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6D593EBE"/>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5">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6">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6E3129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60">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1">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5">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6">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9">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0">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4">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5">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8">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9">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80">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1">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2">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3">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4">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6">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7">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6">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7">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1">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2">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14B2D98"/>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08">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9">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1">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412">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3">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17">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8">
    <w:nsid w:val="72C707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2">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3">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4">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5">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6">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7">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8">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30">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1">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3D80672"/>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3">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4">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4220597"/>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7">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8">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442">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3">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7">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8">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9">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0">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55F7E99"/>
    <w:multiLevelType w:val="multilevel"/>
    <w:tmpl w:val="7F9AB86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1454">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5">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58">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9">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1">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2">
    <w:nsid w:val="765735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3">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4">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6">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7">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0">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1">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72">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3">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4">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5">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7">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8">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9">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0">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1">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2">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8B47002"/>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3">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4">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97">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8">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7">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8">
    <w:nsid w:val="7A6724F4"/>
    <w:multiLevelType w:val="singleLevel"/>
    <w:tmpl w:val="E6C6E77A"/>
    <w:lvl w:ilvl="0">
      <w:start w:val="1"/>
      <w:numFmt w:val="bullet"/>
      <w:pStyle w:val="a0"/>
      <w:lvlText w:val=""/>
      <w:lvlJc w:val="left"/>
      <w:pPr>
        <w:tabs>
          <w:tab w:val="num" w:pos="360"/>
        </w:tabs>
        <w:ind w:left="0" w:firstLine="0"/>
      </w:pPr>
      <w:rPr>
        <w:rFonts w:ascii="Symbol" w:hAnsi="Symbol" w:hint="default"/>
        <w:sz w:val="22"/>
      </w:rPr>
    </w:lvl>
  </w:abstractNum>
  <w:abstractNum w:abstractNumId="1509">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0">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1">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2">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514">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5">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518">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9">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520">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1">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4">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5">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526">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7">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528">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29">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0">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1">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2">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3">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4">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5">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6">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7">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8">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9">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0">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541">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2">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3">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4">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5">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6">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7">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8">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9">
    <w:nsid w:val="7DC71C79"/>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550">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1">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2">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3">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4">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55">
    <w:nsid w:val="7E171E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6">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7">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8">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9">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0">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1">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2">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3">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4">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5">
    <w:nsid w:val="7F3909E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6">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7">
    <w:nsid w:val="7F3F6102"/>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8">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9">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0">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1">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2">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3">
    <w:nsid w:val="7FDC013C"/>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4">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24"/>
  </w:num>
  <w:num w:numId="2">
    <w:abstractNumId w:val="624"/>
  </w:num>
  <w:num w:numId="3">
    <w:abstractNumId w:val="624"/>
  </w:num>
  <w:num w:numId="4">
    <w:abstractNumId w:val="624"/>
  </w:num>
  <w:num w:numId="5">
    <w:abstractNumId w:val="624"/>
  </w:num>
  <w:num w:numId="6">
    <w:abstractNumId w:val="624"/>
  </w:num>
  <w:num w:numId="7">
    <w:abstractNumId w:val="93"/>
  </w:num>
  <w:num w:numId="8">
    <w:abstractNumId w:val="5"/>
  </w:num>
  <w:num w:numId="9">
    <w:abstractNumId w:val="4"/>
  </w:num>
  <w:num w:numId="10">
    <w:abstractNumId w:val="3"/>
  </w:num>
  <w:num w:numId="11">
    <w:abstractNumId w:val="2"/>
  </w:num>
  <w:num w:numId="12">
    <w:abstractNumId w:val="1"/>
  </w:num>
  <w:num w:numId="13">
    <w:abstractNumId w:val="676"/>
  </w:num>
  <w:num w:numId="14">
    <w:abstractNumId w:val="1416"/>
  </w:num>
  <w:num w:numId="15">
    <w:abstractNumId w:val="1416"/>
  </w:num>
  <w:num w:numId="16">
    <w:abstractNumId w:val="1416"/>
  </w:num>
  <w:num w:numId="17">
    <w:abstractNumId w:val="1416"/>
  </w:num>
  <w:num w:numId="18">
    <w:abstractNumId w:val="0"/>
  </w:num>
  <w:num w:numId="19">
    <w:abstractNumId w:val="121"/>
  </w:num>
  <w:num w:numId="20">
    <w:abstractNumId w:val="1173"/>
  </w:num>
  <w:num w:numId="21">
    <w:abstractNumId w:val="675"/>
  </w:num>
  <w:num w:numId="22">
    <w:abstractNumId w:val="1049"/>
  </w:num>
  <w:num w:numId="23">
    <w:abstractNumId w:val="1513"/>
  </w:num>
  <w:num w:numId="24">
    <w:abstractNumId w:val="900"/>
  </w:num>
  <w:num w:numId="25">
    <w:abstractNumId w:val="1359"/>
  </w:num>
  <w:num w:numId="26">
    <w:abstractNumId w:val="787"/>
  </w:num>
  <w:num w:numId="27">
    <w:abstractNumId w:val="640"/>
  </w:num>
  <w:num w:numId="28">
    <w:abstractNumId w:val="1141"/>
  </w:num>
  <w:num w:numId="29">
    <w:abstractNumId w:val="1540"/>
  </w:num>
  <w:num w:numId="30">
    <w:abstractNumId w:val="1411"/>
  </w:num>
  <w:num w:numId="31">
    <w:abstractNumId w:val="1114"/>
  </w:num>
  <w:num w:numId="32">
    <w:abstractNumId w:val="1471"/>
  </w:num>
  <w:num w:numId="33">
    <w:abstractNumId w:val="1120"/>
  </w:num>
  <w:num w:numId="34">
    <w:abstractNumId w:val="446"/>
  </w:num>
  <w:num w:numId="35">
    <w:abstractNumId w:val="761"/>
  </w:num>
  <w:num w:numId="36">
    <w:abstractNumId w:val="678"/>
  </w:num>
  <w:num w:numId="37">
    <w:abstractNumId w:val="96"/>
  </w:num>
  <w:num w:numId="38">
    <w:abstractNumId w:val="904"/>
  </w:num>
  <w:num w:numId="39">
    <w:abstractNumId w:val="1258"/>
  </w:num>
  <w:num w:numId="40">
    <w:abstractNumId w:val="1373"/>
  </w:num>
  <w:num w:numId="41">
    <w:abstractNumId w:val="800"/>
  </w:num>
  <w:num w:numId="42">
    <w:abstractNumId w:val="1426"/>
  </w:num>
  <w:num w:numId="43">
    <w:abstractNumId w:val="191"/>
  </w:num>
  <w:num w:numId="44">
    <w:abstractNumId w:val="832"/>
  </w:num>
  <w:num w:numId="45">
    <w:abstractNumId w:val="587"/>
  </w:num>
  <w:num w:numId="46">
    <w:abstractNumId w:val="559"/>
  </w:num>
  <w:num w:numId="47">
    <w:abstractNumId w:val="659"/>
  </w:num>
  <w:num w:numId="48">
    <w:abstractNumId w:val="333"/>
  </w:num>
  <w:num w:numId="49">
    <w:abstractNumId w:val="763"/>
  </w:num>
  <w:num w:numId="50">
    <w:abstractNumId w:val="1115"/>
  </w:num>
  <w:num w:numId="51">
    <w:abstractNumId w:val="376"/>
  </w:num>
  <w:num w:numId="52">
    <w:abstractNumId w:val="979"/>
  </w:num>
  <w:num w:numId="53">
    <w:abstractNumId w:val="355"/>
  </w:num>
  <w:num w:numId="54">
    <w:abstractNumId w:val="883"/>
  </w:num>
  <w:num w:numId="55">
    <w:abstractNumId w:val="1021"/>
  </w:num>
  <w:num w:numId="56">
    <w:abstractNumId w:val="1013"/>
  </w:num>
  <w:num w:numId="57">
    <w:abstractNumId w:val="578"/>
  </w:num>
  <w:num w:numId="58">
    <w:abstractNumId w:val="1307"/>
  </w:num>
  <w:num w:numId="59">
    <w:abstractNumId w:val="1279"/>
  </w:num>
  <w:num w:numId="60">
    <w:abstractNumId w:val="234"/>
  </w:num>
  <w:num w:numId="61">
    <w:abstractNumId w:val="73"/>
  </w:num>
  <w:num w:numId="62">
    <w:abstractNumId w:val="1182"/>
  </w:num>
  <w:num w:numId="63">
    <w:abstractNumId w:val="60"/>
  </w:num>
  <w:num w:numId="64">
    <w:abstractNumId w:val="941"/>
  </w:num>
  <w:num w:numId="65">
    <w:abstractNumId w:val="1490"/>
  </w:num>
  <w:num w:numId="66">
    <w:abstractNumId w:val="1061"/>
  </w:num>
  <w:num w:numId="67">
    <w:abstractNumId w:val="726"/>
  </w:num>
  <w:num w:numId="68">
    <w:abstractNumId w:val="226"/>
  </w:num>
  <w:num w:numId="69">
    <w:abstractNumId w:val="1324"/>
  </w:num>
  <w:num w:numId="70">
    <w:abstractNumId w:val="352"/>
  </w:num>
  <w:num w:numId="71">
    <w:abstractNumId w:val="1155"/>
  </w:num>
  <w:num w:numId="72">
    <w:abstractNumId w:val="515"/>
  </w:num>
  <w:num w:numId="73">
    <w:abstractNumId w:val="151"/>
  </w:num>
  <w:num w:numId="74">
    <w:abstractNumId w:val="727"/>
  </w:num>
  <w:num w:numId="75">
    <w:abstractNumId w:val="1315"/>
  </w:num>
  <w:num w:numId="76">
    <w:abstractNumId w:val="1028"/>
  </w:num>
  <w:num w:numId="77">
    <w:abstractNumId w:val="1188"/>
  </w:num>
  <w:num w:numId="78">
    <w:abstractNumId w:val="247"/>
  </w:num>
  <w:num w:numId="79">
    <w:abstractNumId w:val="1221"/>
  </w:num>
  <w:num w:numId="80">
    <w:abstractNumId w:val="1026"/>
  </w:num>
  <w:num w:numId="81">
    <w:abstractNumId w:val="888"/>
  </w:num>
  <w:num w:numId="82">
    <w:abstractNumId w:val="693"/>
  </w:num>
  <w:num w:numId="83">
    <w:abstractNumId w:val="750"/>
  </w:num>
  <w:num w:numId="84">
    <w:abstractNumId w:val="312"/>
  </w:num>
  <w:num w:numId="85">
    <w:abstractNumId w:val="472"/>
  </w:num>
  <w:num w:numId="86">
    <w:abstractNumId w:val="628"/>
  </w:num>
  <w:num w:numId="87">
    <w:abstractNumId w:val="495"/>
  </w:num>
  <w:num w:numId="88">
    <w:abstractNumId w:val="362"/>
  </w:num>
  <w:num w:numId="89">
    <w:abstractNumId w:val="418"/>
  </w:num>
  <w:num w:numId="90">
    <w:abstractNumId w:val="303"/>
  </w:num>
  <w:num w:numId="91">
    <w:abstractNumId w:val="81"/>
  </w:num>
  <w:num w:numId="92">
    <w:abstractNumId w:val="68"/>
  </w:num>
  <w:num w:numId="93">
    <w:abstractNumId w:val="614"/>
  </w:num>
  <w:num w:numId="94">
    <w:abstractNumId w:val="152"/>
  </w:num>
  <w:num w:numId="95">
    <w:abstractNumId w:val="51"/>
  </w:num>
  <w:num w:numId="96">
    <w:abstractNumId w:val="535"/>
  </w:num>
  <w:num w:numId="97">
    <w:abstractNumId w:val="365"/>
  </w:num>
  <w:num w:numId="98">
    <w:abstractNumId w:val="463"/>
  </w:num>
  <w:num w:numId="99">
    <w:abstractNumId w:val="421"/>
  </w:num>
  <w:num w:numId="100">
    <w:abstractNumId w:val="420"/>
  </w:num>
  <w:num w:numId="101">
    <w:abstractNumId w:val="341"/>
  </w:num>
  <w:num w:numId="102">
    <w:abstractNumId w:val="434"/>
  </w:num>
  <w:num w:numId="103">
    <w:abstractNumId w:val="1008"/>
  </w:num>
  <w:num w:numId="104">
    <w:abstractNumId w:val="522"/>
  </w:num>
  <w:num w:numId="105">
    <w:abstractNumId w:val="1039"/>
  </w:num>
  <w:num w:numId="106">
    <w:abstractNumId w:val="1292"/>
  </w:num>
  <w:num w:numId="107">
    <w:abstractNumId w:val="510"/>
  </w:num>
  <w:num w:numId="108">
    <w:abstractNumId w:val="570"/>
  </w:num>
  <w:num w:numId="109">
    <w:abstractNumId w:val="1022"/>
  </w:num>
  <w:num w:numId="110">
    <w:abstractNumId w:val="506"/>
  </w:num>
  <w:num w:numId="111">
    <w:abstractNumId w:val="1329"/>
  </w:num>
  <w:num w:numId="112">
    <w:abstractNumId w:val="1266"/>
  </w:num>
  <w:num w:numId="113">
    <w:abstractNumId w:val="1533"/>
  </w:num>
  <w:num w:numId="114">
    <w:abstractNumId w:val="1556"/>
  </w:num>
  <w:num w:numId="115">
    <w:abstractNumId w:val="1386"/>
  </w:num>
  <w:num w:numId="116">
    <w:abstractNumId w:val="873"/>
  </w:num>
  <w:num w:numId="117">
    <w:abstractNumId w:val="330"/>
  </w:num>
  <w:num w:numId="118">
    <w:abstractNumId w:val="620"/>
  </w:num>
  <w:num w:numId="119">
    <w:abstractNumId w:val="373"/>
  </w:num>
  <w:num w:numId="120">
    <w:abstractNumId w:val="235"/>
  </w:num>
  <w:num w:numId="121">
    <w:abstractNumId w:val="868"/>
  </w:num>
  <w:num w:numId="122">
    <w:abstractNumId w:val="1545"/>
  </w:num>
  <w:num w:numId="123">
    <w:abstractNumId w:val="833"/>
  </w:num>
  <w:num w:numId="124">
    <w:abstractNumId w:val="615"/>
  </w:num>
  <w:num w:numId="125">
    <w:abstractNumId w:val="1165"/>
  </w:num>
  <w:num w:numId="126">
    <w:abstractNumId w:val="674"/>
  </w:num>
  <w:num w:numId="127">
    <w:abstractNumId w:val="686"/>
  </w:num>
  <w:num w:numId="128">
    <w:abstractNumId w:val="728"/>
  </w:num>
  <w:num w:numId="129">
    <w:abstractNumId w:val="575"/>
  </w:num>
  <w:num w:numId="130">
    <w:abstractNumId w:val="1455"/>
  </w:num>
  <w:num w:numId="131">
    <w:abstractNumId w:val="1571"/>
  </w:num>
  <w:num w:numId="132">
    <w:abstractNumId w:val="1190"/>
  </w:num>
  <w:num w:numId="133">
    <w:abstractNumId w:val="469"/>
  </w:num>
  <w:num w:numId="134">
    <w:abstractNumId w:val="946"/>
  </w:num>
  <w:num w:numId="135">
    <w:abstractNumId w:val="504"/>
  </w:num>
  <w:num w:numId="136">
    <w:abstractNumId w:val="823"/>
  </w:num>
  <w:num w:numId="137">
    <w:abstractNumId w:val="168"/>
  </w:num>
  <w:num w:numId="138">
    <w:abstractNumId w:val="1539"/>
  </w:num>
  <w:num w:numId="139">
    <w:abstractNumId w:val="1159"/>
  </w:num>
  <w:num w:numId="140">
    <w:abstractNumId w:val="1127"/>
  </w:num>
  <w:num w:numId="141">
    <w:abstractNumId w:val="231"/>
  </w:num>
  <w:num w:numId="142">
    <w:abstractNumId w:val="1167"/>
  </w:num>
  <w:num w:numId="143">
    <w:abstractNumId w:val="1154"/>
  </w:num>
  <w:num w:numId="144">
    <w:abstractNumId w:val="110"/>
  </w:num>
  <w:num w:numId="145">
    <w:abstractNumId w:val="940"/>
  </w:num>
  <w:num w:numId="146">
    <w:abstractNumId w:val="772"/>
  </w:num>
  <w:num w:numId="147">
    <w:abstractNumId w:val="1420"/>
  </w:num>
  <w:num w:numId="148">
    <w:abstractNumId w:val="952"/>
  </w:num>
  <w:num w:numId="149">
    <w:abstractNumId w:val="1337"/>
  </w:num>
  <w:num w:numId="150">
    <w:abstractNumId w:val="899"/>
  </w:num>
  <w:num w:numId="151">
    <w:abstractNumId w:val="1140"/>
  </w:num>
  <w:num w:numId="152">
    <w:abstractNumId w:val="40"/>
  </w:num>
  <w:num w:numId="153">
    <w:abstractNumId w:val="276"/>
  </w:num>
  <w:num w:numId="154">
    <w:abstractNumId w:val="1161"/>
  </w:num>
  <w:num w:numId="155">
    <w:abstractNumId w:val="598"/>
  </w:num>
  <w:num w:numId="156">
    <w:abstractNumId w:val="1168"/>
  </w:num>
  <w:num w:numId="157">
    <w:abstractNumId w:val="369"/>
  </w:num>
  <w:num w:numId="158">
    <w:abstractNumId w:val="1476"/>
  </w:num>
  <w:num w:numId="159">
    <w:abstractNumId w:val="287"/>
  </w:num>
  <w:num w:numId="160">
    <w:abstractNumId w:val="573"/>
  </w:num>
  <w:num w:numId="161">
    <w:abstractNumId w:val="1363"/>
  </w:num>
  <w:num w:numId="162">
    <w:abstractNumId w:val="1276"/>
  </w:num>
  <w:num w:numId="163">
    <w:abstractNumId w:val="450"/>
  </w:num>
  <w:num w:numId="164">
    <w:abstractNumId w:val="1054"/>
  </w:num>
  <w:num w:numId="165">
    <w:abstractNumId w:val="902"/>
  </w:num>
  <w:num w:numId="166">
    <w:abstractNumId w:val="1079"/>
  </w:num>
  <w:num w:numId="167">
    <w:abstractNumId w:val="1074"/>
  </w:num>
  <w:num w:numId="168">
    <w:abstractNumId w:val="929"/>
  </w:num>
  <w:num w:numId="169">
    <w:abstractNumId w:val="1245"/>
  </w:num>
  <w:num w:numId="170">
    <w:abstractNumId w:val="183"/>
  </w:num>
  <w:num w:numId="171">
    <w:abstractNumId w:val="807"/>
  </w:num>
  <w:num w:numId="172">
    <w:abstractNumId w:val="322"/>
  </w:num>
  <w:num w:numId="173">
    <w:abstractNumId w:val="537"/>
  </w:num>
  <w:num w:numId="174">
    <w:abstractNumId w:val="903"/>
  </w:num>
  <w:num w:numId="175">
    <w:abstractNumId w:val="156"/>
  </w:num>
  <w:num w:numId="176">
    <w:abstractNumId w:val="1442"/>
  </w:num>
  <w:num w:numId="177">
    <w:abstractNumId w:val="1270"/>
  </w:num>
  <w:num w:numId="178">
    <w:abstractNumId w:val="310"/>
  </w:num>
  <w:num w:numId="179">
    <w:abstractNumId w:val="910"/>
  </w:num>
  <w:num w:numId="180">
    <w:abstractNumId w:val="216"/>
  </w:num>
  <w:num w:numId="181">
    <w:abstractNumId w:val="1345"/>
  </w:num>
  <w:num w:numId="182">
    <w:abstractNumId w:val="386"/>
  </w:num>
  <w:num w:numId="183">
    <w:abstractNumId w:val="565"/>
  </w:num>
  <w:num w:numId="184">
    <w:abstractNumId w:val="1320"/>
  </w:num>
  <w:num w:numId="185">
    <w:abstractNumId w:val="1218"/>
  </w:num>
  <w:num w:numId="186">
    <w:abstractNumId w:val="983"/>
  </w:num>
  <w:num w:numId="187">
    <w:abstractNumId w:val="667"/>
  </w:num>
  <w:num w:numId="188">
    <w:abstractNumId w:val="643"/>
  </w:num>
  <w:num w:numId="189">
    <w:abstractNumId w:val="1069"/>
  </w:num>
  <w:num w:numId="190">
    <w:abstractNumId w:val="171"/>
  </w:num>
  <w:num w:numId="191">
    <w:abstractNumId w:val="866"/>
  </w:num>
  <w:num w:numId="192">
    <w:abstractNumId w:val="140"/>
  </w:num>
  <w:num w:numId="193">
    <w:abstractNumId w:val="959"/>
  </w:num>
  <w:num w:numId="194">
    <w:abstractNumId w:val="353"/>
  </w:num>
  <w:num w:numId="195">
    <w:abstractNumId w:val="1014"/>
  </w:num>
  <w:num w:numId="196">
    <w:abstractNumId w:val="1535"/>
  </w:num>
  <w:num w:numId="197">
    <w:abstractNumId w:val="1399"/>
  </w:num>
  <w:num w:numId="198">
    <w:abstractNumId w:val="6"/>
  </w:num>
  <w:num w:numId="199">
    <w:abstractNumId w:val="930"/>
  </w:num>
  <w:num w:numId="200">
    <w:abstractNumId w:val="1354"/>
  </w:num>
  <w:num w:numId="201">
    <w:abstractNumId w:val="1251"/>
  </w:num>
  <w:num w:numId="202">
    <w:abstractNumId w:val="756"/>
  </w:num>
  <w:num w:numId="203">
    <w:abstractNumId w:val="1083"/>
  </w:num>
  <w:num w:numId="204">
    <w:abstractNumId w:val="757"/>
  </w:num>
  <w:num w:numId="205">
    <w:abstractNumId w:val="610"/>
  </w:num>
  <w:num w:numId="206">
    <w:abstractNumId w:val="1518"/>
  </w:num>
  <w:num w:numId="207">
    <w:abstractNumId w:val="1044"/>
  </w:num>
  <w:num w:numId="208">
    <w:abstractNumId w:val="1087"/>
  </w:num>
  <w:num w:numId="209">
    <w:abstractNumId w:val="661"/>
  </w:num>
  <w:num w:numId="210">
    <w:abstractNumId w:val="460"/>
  </w:num>
  <w:num w:numId="211">
    <w:abstractNumId w:val="1384"/>
  </w:num>
  <w:num w:numId="212">
    <w:abstractNumId w:val="658"/>
  </w:num>
  <w:num w:numId="213">
    <w:abstractNumId w:val="556"/>
  </w:num>
  <w:num w:numId="214">
    <w:abstractNumId w:val="886"/>
  </w:num>
  <w:num w:numId="215">
    <w:abstractNumId w:val="698"/>
  </w:num>
  <w:num w:numId="216">
    <w:abstractNumId w:val="944"/>
  </w:num>
  <w:num w:numId="217">
    <w:abstractNumId w:val="845"/>
  </w:num>
  <w:num w:numId="218">
    <w:abstractNumId w:val="1383"/>
  </w:num>
  <w:num w:numId="219">
    <w:abstractNumId w:val="1239"/>
  </w:num>
  <w:num w:numId="220">
    <w:abstractNumId w:val="704"/>
  </w:num>
  <w:num w:numId="221">
    <w:abstractNumId w:val="437"/>
  </w:num>
  <w:num w:numId="222">
    <w:abstractNumId w:val="874"/>
  </w:num>
  <w:num w:numId="223">
    <w:abstractNumId w:val="1202"/>
  </w:num>
  <w:num w:numId="224">
    <w:abstractNumId w:val="1052"/>
  </w:num>
  <w:num w:numId="225">
    <w:abstractNumId w:val="552"/>
  </w:num>
  <w:num w:numId="226">
    <w:abstractNumId w:val="1246"/>
  </w:num>
  <w:num w:numId="227">
    <w:abstractNumId w:val="50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530"/>
  </w:num>
  <w:num w:numId="229">
    <w:abstractNumId w:val="481"/>
  </w:num>
  <w:num w:numId="230">
    <w:abstractNumId w:val="351"/>
  </w:num>
  <w:num w:numId="231">
    <w:abstractNumId w:val="59"/>
  </w:num>
  <w:num w:numId="232">
    <w:abstractNumId w:val="1002"/>
  </w:num>
  <w:num w:numId="233">
    <w:abstractNumId w:val="263"/>
  </w:num>
  <w:num w:numId="234">
    <w:abstractNumId w:val="1099"/>
  </w:num>
  <w:num w:numId="235">
    <w:abstractNumId w:val="898"/>
  </w:num>
  <w:num w:numId="236">
    <w:abstractNumId w:val="548"/>
  </w:num>
  <w:num w:numId="237">
    <w:abstractNumId w:val="912"/>
  </w:num>
  <w:num w:numId="238">
    <w:abstractNumId w:val="625"/>
  </w:num>
  <w:num w:numId="239">
    <w:abstractNumId w:val="656"/>
  </w:num>
  <w:num w:numId="240">
    <w:abstractNumId w:val="1105"/>
  </w:num>
  <w:num w:numId="241">
    <w:abstractNumId w:val="1388"/>
  </w:num>
  <w:num w:numId="242">
    <w:abstractNumId w:val="229"/>
  </w:num>
  <w:num w:numId="243">
    <w:abstractNumId w:val="250"/>
  </w:num>
  <w:num w:numId="244">
    <w:abstractNumId w:val="1390"/>
  </w:num>
  <w:num w:numId="245">
    <w:abstractNumId w:val="127"/>
  </w:num>
  <w:num w:numId="246">
    <w:abstractNumId w:val="258"/>
  </w:num>
  <w:num w:numId="247">
    <w:abstractNumId w:val="779"/>
  </w:num>
  <w:num w:numId="248">
    <w:abstractNumId w:val="445"/>
  </w:num>
  <w:num w:numId="249">
    <w:abstractNumId w:val="1048"/>
  </w:num>
  <w:num w:numId="250">
    <w:abstractNumId w:val="193"/>
  </w:num>
  <w:num w:numId="251">
    <w:abstractNumId w:val="189"/>
  </w:num>
  <w:num w:numId="252">
    <w:abstractNumId w:val="314"/>
  </w:num>
  <w:num w:numId="253">
    <w:abstractNumId w:val="104"/>
  </w:num>
  <w:num w:numId="254">
    <w:abstractNumId w:val="717"/>
  </w:num>
  <w:num w:numId="255">
    <w:abstractNumId w:val="1176"/>
  </w:num>
  <w:num w:numId="256">
    <w:abstractNumId w:val="1174"/>
  </w:num>
  <w:num w:numId="257">
    <w:abstractNumId w:val="244"/>
  </w:num>
  <w:num w:numId="258">
    <w:abstractNumId w:val="1448"/>
  </w:num>
  <w:num w:numId="259">
    <w:abstractNumId w:val="505"/>
  </w:num>
  <w:num w:numId="260">
    <w:abstractNumId w:val="853"/>
  </w:num>
  <w:num w:numId="261">
    <w:abstractNumId w:val="935"/>
  </w:num>
  <w:num w:numId="262">
    <w:abstractNumId w:val="1536"/>
  </w:num>
  <w:num w:numId="263">
    <w:abstractNumId w:val="1312"/>
  </w:num>
  <w:num w:numId="264">
    <w:abstractNumId w:val="987"/>
  </w:num>
  <w:num w:numId="265">
    <w:abstractNumId w:val="133"/>
  </w:num>
  <w:num w:numId="266">
    <w:abstractNumId w:val="184"/>
  </w:num>
  <w:num w:numId="267">
    <w:abstractNumId w:val="1498"/>
  </w:num>
  <w:num w:numId="268">
    <w:abstractNumId w:val="849"/>
  </w:num>
  <w:num w:numId="269">
    <w:abstractNumId w:val="443"/>
  </w:num>
  <w:num w:numId="270">
    <w:abstractNumId w:val="1275"/>
  </w:num>
  <w:num w:numId="271">
    <w:abstractNumId w:val="520"/>
  </w:num>
  <w:num w:numId="272">
    <w:abstractNumId w:val="579"/>
  </w:num>
  <w:num w:numId="273">
    <w:abstractNumId w:val="1254"/>
  </w:num>
  <w:num w:numId="274">
    <w:abstractNumId w:val="687"/>
  </w:num>
  <w:num w:numId="275">
    <w:abstractNumId w:val="313"/>
  </w:num>
  <w:num w:numId="276">
    <w:abstractNumId w:val="123"/>
  </w:num>
  <w:num w:numId="277">
    <w:abstractNumId w:val="1089"/>
  </w:num>
  <w:num w:numId="278">
    <w:abstractNumId w:val="754"/>
  </w:num>
  <w:num w:numId="279">
    <w:abstractNumId w:val="1409"/>
  </w:num>
  <w:num w:numId="280">
    <w:abstractNumId w:val="165"/>
  </w:num>
  <w:num w:numId="281">
    <w:abstractNumId w:val="1459"/>
  </w:num>
  <w:num w:numId="282">
    <w:abstractNumId w:val="780"/>
  </w:num>
  <w:num w:numId="283">
    <w:abstractNumId w:val="213"/>
  </w:num>
  <w:num w:numId="284">
    <w:abstractNumId w:val="1121"/>
  </w:num>
  <w:num w:numId="285">
    <w:abstractNumId w:val="350"/>
  </w:num>
  <w:num w:numId="286">
    <w:abstractNumId w:val="963"/>
  </w:num>
  <w:num w:numId="287">
    <w:abstractNumId w:val="629"/>
  </w:num>
  <w:num w:numId="288">
    <w:abstractNumId w:val="1060"/>
  </w:num>
  <w:num w:numId="289">
    <w:abstractNumId w:val="296"/>
  </w:num>
  <w:num w:numId="290">
    <w:abstractNumId w:val="981"/>
  </w:num>
  <w:num w:numId="291">
    <w:abstractNumId w:val="516"/>
  </w:num>
  <w:num w:numId="292">
    <w:abstractNumId w:val="419"/>
  </w:num>
  <w:num w:numId="293">
    <w:abstractNumId w:val="455"/>
  </w:num>
  <w:num w:numId="294">
    <w:abstractNumId w:val="991"/>
  </w:num>
  <w:num w:numId="295">
    <w:abstractNumId w:val="1148"/>
  </w:num>
  <w:num w:numId="296">
    <w:abstractNumId w:val="1178"/>
  </w:num>
  <w:num w:numId="297">
    <w:abstractNumId w:val="18"/>
  </w:num>
  <w:num w:numId="298">
    <w:abstractNumId w:val="840"/>
  </w:num>
  <w:num w:numId="299">
    <w:abstractNumId w:val="639"/>
  </w:num>
  <w:num w:numId="300">
    <w:abstractNumId w:val="328"/>
  </w:num>
  <w:num w:numId="301">
    <w:abstractNumId w:val="349"/>
  </w:num>
  <w:num w:numId="302">
    <w:abstractNumId w:val="664"/>
  </w:num>
  <w:num w:numId="303">
    <w:abstractNumId w:val="985"/>
  </w:num>
  <w:num w:numId="304">
    <w:abstractNumId w:val="934"/>
  </w:num>
  <w:num w:numId="305">
    <w:abstractNumId w:val="713"/>
  </w:num>
  <w:num w:numId="306">
    <w:abstractNumId w:val="1071"/>
  </w:num>
  <w:num w:numId="307">
    <w:abstractNumId w:val="1193"/>
  </w:num>
  <w:num w:numId="308">
    <w:abstractNumId w:val="626"/>
    <w:lvlOverride w:ilvl="2">
      <w:lvl w:ilvl="2">
        <w:start w:val="1"/>
        <w:numFmt w:val="lowerRoman"/>
        <w:lvlText w:val="%3."/>
        <w:lvlJc w:val="right"/>
        <w:pPr>
          <w:tabs>
            <w:tab w:val="num" w:pos="1800"/>
          </w:tabs>
          <w:ind w:left="1800" w:hanging="360"/>
        </w:pPr>
        <w:rPr>
          <w:rFonts w:hint="default"/>
          <w:b w:val="0"/>
        </w:rPr>
      </w:lvl>
    </w:lvlOverride>
  </w:num>
  <w:num w:numId="309">
    <w:abstractNumId w:val="1321"/>
  </w:num>
  <w:num w:numId="310">
    <w:abstractNumId w:val="1492"/>
  </w:num>
  <w:num w:numId="311">
    <w:abstractNumId w:val="1146"/>
  </w:num>
  <w:num w:numId="312">
    <w:abstractNumId w:val="1353"/>
  </w:num>
  <w:num w:numId="313">
    <w:abstractNumId w:val="1160"/>
  </w:num>
  <w:num w:numId="314">
    <w:abstractNumId w:val="496"/>
  </w:num>
  <w:num w:numId="315">
    <w:abstractNumId w:val="1463"/>
  </w:num>
  <w:num w:numId="316">
    <w:abstractNumId w:val="685"/>
  </w:num>
  <w:num w:numId="317">
    <w:abstractNumId w:val="131"/>
  </w:num>
  <w:num w:numId="318">
    <w:abstractNumId w:val="1419"/>
  </w:num>
  <w:num w:numId="319">
    <w:abstractNumId w:val="1505"/>
  </w:num>
  <w:num w:numId="320">
    <w:abstractNumId w:val="1382"/>
  </w:num>
  <w:num w:numId="321">
    <w:abstractNumId w:val="217"/>
  </w:num>
  <w:num w:numId="322">
    <w:abstractNumId w:val="896"/>
  </w:num>
  <w:num w:numId="323">
    <w:abstractNumId w:val="894"/>
  </w:num>
  <w:num w:numId="324">
    <w:abstractNumId w:val="1077"/>
  </w:num>
  <w:num w:numId="325">
    <w:abstractNumId w:val="500"/>
  </w:num>
  <w:num w:numId="326">
    <w:abstractNumId w:val="1081"/>
  </w:num>
  <w:num w:numId="327">
    <w:abstractNumId w:val="38"/>
  </w:num>
  <w:num w:numId="328">
    <w:abstractNumId w:val="1268"/>
  </w:num>
  <w:num w:numId="329">
    <w:abstractNumId w:val="1574"/>
  </w:num>
  <w:num w:numId="330">
    <w:abstractNumId w:val="315"/>
  </w:num>
  <w:num w:numId="331">
    <w:abstractNumId w:val="1278"/>
  </w:num>
  <w:num w:numId="332">
    <w:abstractNumId w:val="192"/>
  </w:num>
  <w:num w:numId="333">
    <w:abstractNumId w:val="1550"/>
  </w:num>
  <w:num w:numId="334">
    <w:abstractNumId w:val="646"/>
  </w:num>
  <w:num w:numId="335">
    <w:abstractNumId w:val="1138"/>
  </w:num>
  <w:num w:numId="336">
    <w:abstractNumId w:val="635"/>
  </w:num>
  <w:num w:numId="337">
    <w:abstractNumId w:val="551"/>
  </w:num>
  <w:num w:numId="338">
    <w:abstractNumId w:val="673"/>
  </w:num>
  <w:num w:numId="339">
    <w:abstractNumId w:val="204"/>
  </w:num>
  <w:num w:numId="340">
    <w:abstractNumId w:val="597"/>
  </w:num>
  <w:num w:numId="341">
    <w:abstractNumId w:val="137"/>
  </w:num>
  <w:num w:numId="342">
    <w:abstractNumId w:val="227"/>
  </w:num>
  <w:num w:numId="343">
    <w:abstractNumId w:val="29"/>
  </w:num>
  <w:num w:numId="344">
    <w:abstractNumId w:val="1570"/>
  </w:num>
  <w:num w:numId="345">
    <w:abstractNumId w:val="146"/>
  </w:num>
  <w:num w:numId="346">
    <w:abstractNumId w:val="207"/>
  </w:num>
  <w:num w:numId="347">
    <w:abstractNumId w:val="199"/>
  </w:num>
  <w:num w:numId="348">
    <w:abstractNumId w:val="78"/>
  </w:num>
  <w:num w:numId="349">
    <w:abstractNumId w:val="1506"/>
  </w:num>
  <w:num w:numId="350">
    <w:abstractNumId w:val="498"/>
  </w:num>
  <w:num w:numId="351">
    <w:abstractNumId w:val="1427"/>
  </w:num>
  <w:num w:numId="352">
    <w:abstractNumId w:val="602"/>
  </w:num>
  <w:num w:numId="353">
    <w:abstractNumId w:val="395"/>
  </w:num>
  <w:num w:numId="354">
    <w:abstractNumId w:val="162"/>
  </w:num>
  <w:num w:numId="355">
    <w:abstractNumId w:val="84"/>
  </w:num>
  <w:num w:numId="356">
    <w:abstractNumId w:val="595"/>
  </w:num>
  <w:num w:numId="357">
    <w:abstractNumId w:val="1475"/>
  </w:num>
  <w:num w:numId="358">
    <w:abstractNumId w:val="62"/>
  </w:num>
  <w:num w:numId="359">
    <w:abstractNumId w:val="540"/>
  </w:num>
  <w:num w:numId="360">
    <w:abstractNumId w:val="1261"/>
  </w:num>
  <w:num w:numId="361">
    <w:abstractNumId w:val="136"/>
  </w:num>
  <w:num w:numId="362">
    <w:abstractNumId w:val="995"/>
  </w:num>
  <w:num w:numId="363">
    <w:abstractNumId w:val="1229"/>
  </w:num>
  <w:num w:numId="364">
    <w:abstractNumId w:val="308"/>
  </w:num>
  <w:num w:numId="365">
    <w:abstractNumId w:val="1093"/>
  </w:num>
  <w:num w:numId="366">
    <w:abstractNumId w:val="1512"/>
  </w:num>
  <w:num w:numId="367">
    <w:abstractNumId w:val="943"/>
  </w:num>
  <w:num w:numId="368">
    <w:abstractNumId w:val="956"/>
  </w:num>
  <w:num w:numId="369">
    <w:abstractNumId w:val="641"/>
  </w:num>
  <w:num w:numId="370">
    <w:abstractNumId w:val="1356"/>
  </w:num>
  <w:num w:numId="371">
    <w:abstractNumId w:val="390"/>
  </w:num>
  <w:num w:numId="372">
    <w:abstractNumId w:val="797"/>
  </w:num>
  <w:num w:numId="373">
    <w:abstractNumId w:val="400"/>
  </w:num>
  <w:num w:numId="374">
    <w:abstractNumId w:val="736"/>
  </w:num>
  <w:num w:numId="375">
    <w:abstractNumId w:val="811"/>
  </w:num>
  <w:num w:numId="376">
    <w:abstractNumId w:val="198"/>
  </w:num>
  <w:num w:numId="377">
    <w:abstractNumId w:val="147"/>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74"/>
  </w:num>
  <w:num w:numId="379">
    <w:abstractNumId w:val="1538"/>
  </w:num>
  <w:num w:numId="380">
    <w:abstractNumId w:val="1019"/>
  </w:num>
  <w:num w:numId="381">
    <w:abstractNumId w:val="865"/>
  </w:num>
  <w:num w:numId="382">
    <w:abstractNumId w:val="478"/>
  </w:num>
  <w:num w:numId="383">
    <w:abstractNumId w:val="1504"/>
  </w:num>
  <w:num w:numId="384">
    <w:abstractNumId w:val="1460"/>
  </w:num>
  <w:num w:numId="385">
    <w:abstractNumId w:val="361"/>
  </w:num>
  <w:num w:numId="386">
    <w:abstractNumId w:val="195"/>
  </w:num>
  <w:num w:numId="387">
    <w:abstractNumId w:val="482"/>
  </w:num>
  <w:num w:numId="388">
    <w:abstractNumId w:val="396"/>
  </w:num>
  <w:num w:numId="389">
    <w:abstractNumId w:val="160"/>
  </w:num>
  <w:num w:numId="390">
    <w:abstractNumId w:val="1466"/>
  </w:num>
  <w:num w:numId="391">
    <w:abstractNumId w:val="1568"/>
  </w:num>
  <w:num w:numId="392">
    <w:abstractNumId w:val="1524"/>
  </w:num>
  <w:num w:numId="393">
    <w:abstractNumId w:val="57"/>
  </w:num>
  <w:num w:numId="394">
    <w:abstractNumId w:val="1407"/>
  </w:num>
  <w:num w:numId="395">
    <w:abstractNumId w:val="1508"/>
  </w:num>
  <w:num w:numId="396">
    <w:abstractNumId w:val="1106"/>
  </w:num>
  <w:num w:numId="397">
    <w:abstractNumId w:val="448"/>
    <w:lvlOverride w:ilvl="1">
      <w:lvl w:ilvl="1">
        <w:start w:val="1"/>
        <w:numFmt w:val="lowerLetter"/>
        <w:lvlText w:val="%2."/>
        <w:lvlJc w:val="left"/>
        <w:pPr>
          <w:tabs>
            <w:tab w:val="num" w:pos="1080"/>
          </w:tabs>
          <w:ind w:left="1080" w:hanging="360"/>
        </w:pPr>
        <w:rPr>
          <w:rFonts w:hint="default"/>
          <w:i w:val="0"/>
        </w:rPr>
      </w:lvl>
    </w:lvlOverride>
  </w:num>
  <w:num w:numId="398">
    <w:abstractNumId w:val="846"/>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12"/>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60"/>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907"/>
  </w:num>
  <w:num w:numId="402">
    <w:abstractNumId w:val="307"/>
  </w:num>
  <w:num w:numId="403">
    <w:abstractNumId w:val="788"/>
  </w:num>
  <w:num w:numId="404">
    <w:abstractNumId w:val="401"/>
  </w:num>
  <w:num w:numId="405">
    <w:abstractNumId w:val="167"/>
  </w:num>
  <w:num w:numId="406">
    <w:abstractNumId w:val="275"/>
  </w:num>
  <w:num w:numId="407">
    <w:abstractNumId w:val="568"/>
  </w:num>
  <w:num w:numId="408">
    <w:abstractNumId w:val="1333"/>
  </w:num>
  <w:num w:numId="409">
    <w:abstractNumId w:val="1269"/>
  </w:num>
  <w:num w:numId="410">
    <w:abstractNumId w:val="1222"/>
  </w:num>
  <w:num w:numId="411">
    <w:abstractNumId w:val="1184"/>
  </w:num>
  <w:num w:numId="412">
    <w:abstractNumId w:val="607"/>
  </w:num>
  <w:num w:numId="413">
    <w:abstractNumId w:val="1198"/>
  </w:num>
  <w:num w:numId="414">
    <w:abstractNumId w:val="942"/>
  </w:num>
  <w:num w:numId="415">
    <w:abstractNumId w:val="1294"/>
  </w:num>
  <w:num w:numId="416">
    <w:abstractNumId w:val="1389"/>
  </w:num>
  <w:num w:numId="417">
    <w:abstractNumId w:val="712"/>
  </w:num>
  <w:num w:numId="418">
    <w:abstractNumId w:val="961"/>
  </w:num>
  <w:num w:numId="419">
    <w:abstractNumId w:val="621"/>
  </w:num>
  <w:num w:numId="420">
    <w:abstractNumId w:val="453"/>
  </w:num>
  <w:num w:numId="421">
    <w:abstractNumId w:val="423"/>
  </w:num>
  <w:num w:numId="422">
    <w:abstractNumId w:val="651"/>
  </w:num>
  <w:num w:numId="423">
    <w:abstractNumId w:val="1561"/>
  </w:num>
  <w:num w:numId="424">
    <w:abstractNumId w:val="850"/>
  </w:num>
  <w:num w:numId="425">
    <w:abstractNumId w:val="867"/>
  </w:num>
  <w:num w:numId="426">
    <w:abstractNumId w:val="439"/>
  </w:num>
  <w:num w:numId="427">
    <w:abstractNumId w:val="748"/>
  </w:num>
  <w:num w:numId="428">
    <w:abstractNumId w:val="523"/>
  </w:num>
  <w:num w:numId="429">
    <w:abstractNumId w:val="1100"/>
  </w:num>
  <w:num w:numId="430">
    <w:abstractNumId w:val="1509"/>
  </w:num>
  <w:num w:numId="431">
    <w:abstractNumId w:val="1086"/>
  </w:num>
  <w:num w:numId="432">
    <w:abstractNumId w:val="201"/>
  </w:num>
  <w:num w:numId="433">
    <w:abstractNumId w:val="1015"/>
  </w:num>
  <w:num w:numId="434">
    <w:abstractNumId w:val="657"/>
  </w:num>
  <w:num w:numId="435">
    <w:abstractNumId w:val="989"/>
  </w:num>
  <w:num w:numId="436">
    <w:abstractNumId w:val="1011"/>
  </w:num>
  <w:num w:numId="437">
    <w:abstractNumId w:val="909"/>
  </w:num>
  <w:num w:numId="438">
    <w:abstractNumId w:val="1286"/>
  </w:num>
  <w:num w:numId="439">
    <w:abstractNumId w:val="42"/>
  </w:num>
  <w:num w:numId="440">
    <w:abstractNumId w:val="648"/>
  </w:num>
  <w:num w:numId="441">
    <w:abstractNumId w:val="733"/>
  </w:num>
  <w:num w:numId="442">
    <w:abstractNumId w:val="1062"/>
  </w:num>
  <w:num w:numId="443">
    <w:abstractNumId w:val="911"/>
  </w:num>
  <w:num w:numId="444">
    <w:abstractNumId w:val="1365"/>
  </w:num>
  <w:num w:numId="445">
    <w:abstractNumId w:val="566"/>
  </w:num>
  <w:num w:numId="446">
    <w:abstractNumId w:val="1145"/>
  </w:num>
  <w:num w:numId="447">
    <w:abstractNumId w:val="820"/>
  </w:num>
  <w:num w:numId="448">
    <w:abstractNumId w:val="569"/>
  </w:num>
  <w:num w:numId="449">
    <w:abstractNumId w:val="364"/>
  </w:num>
  <w:num w:numId="450">
    <w:abstractNumId w:val="745"/>
  </w:num>
  <w:num w:numId="451">
    <w:abstractNumId w:val="545"/>
  </w:num>
  <w:num w:numId="452">
    <w:abstractNumId w:val="1001"/>
  </w:num>
  <w:num w:numId="453">
    <w:abstractNumId w:val="214"/>
  </w:num>
  <w:num w:numId="454">
    <w:abstractNumId w:val="52"/>
  </w:num>
  <w:num w:numId="455">
    <w:abstractNumId w:val="1162"/>
  </w:num>
  <w:num w:numId="456">
    <w:abstractNumId w:val="730"/>
  </w:num>
  <w:num w:numId="457">
    <w:abstractNumId w:val="87"/>
  </w:num>
  <w:num w:numId="458">
    <w:abstractNumId w:val="553"/>
  </w:num>
  <w:num w:numId="459">
    <w:abstractNumId w:val="74"/>
  </w:num>
  <w:num w:numId="460">
    <w:abstractNumId w:val="914"/>
  </w:num>
  <w:num w:numId="461">
    <w:abstractNumId w:val="221"/>
  </w:num>
  <w:num w:numId="462">
    <w:abstractNumId w:val="1316"/>
  </w:num>
  <w:num w:numId="463">
    <w:abstractNumId w:val="392"/>
  </w:num>
  <w:num w:numId="464">
    <w:abstractNumId w:val="426"/>
  </w:num>
  <w:num w:numId="465">
    <w:abstractNumId w:val="680"/>
  </w:num>
  <w:num w:numId="466">
    <w:abstractNumId w:val="39"/>
  </w:num>
  <w:num w:numId="467">
    <w:abstractNumId w:val="442"/>
  </w:num>
  <w:num w:numId="468">
    <w:abstractNumId w:val="1030"/>
  </w:num>
  <w:num w:numId="469">
    <w:abstractNumId w:val="115"/>
  </w:num>
  <w:num w:numId="470">
    <w:abstractNumId w:val="468"/>
  </w:num>
  <w:num w:numId="471">
    <w:abstractNumId w:val="862"/>
  </w:num>
  <w:num w:numId="472">
    <w:abstractNumId w:val="801"/>
  </w:num>
  <w:num w:numId="473">
    <w:abstractNumId w:val="499"/>
  </w:num>
  <w:num w:numId="474">
    <w:abstractNumId w:val="480"/>
  </w:num>
  <w:num w:numId="475">
    <w:abstractNumId w:val="1219"/>
  </w:num>
  <w:num w:numId="476">
    <w:abstractNumId w:val="990"/>
  </w:num>
  <w:num w:numId="477">
    <w:abstractNumId w:val="336"/>
  </w:num>
  <w:num w:numId="478">
    <w:abstractNumId w:val="54"/>
  </w:num>
  <w:num w:numId="479">
    <w:abstractNumId w:val="662"/>
  </w:num>
  <w:num w:numId="480">
    <w:abstractNumId w:val="670"/>
  </w:num>
  <w:num w:numId="481">
    <w:abstractNumId w:val="541"/>
  </w:num>
  <w:num w:numId="482">
    <w:abstractNumId w:val="880"/>
  </w:num>
  <w:num w:numId="483">
    <w:abstractNumId w:val="143"/>
  </w:num>
  <w:num w:numId="484">
    <w:abstractNumId w:val="1325"/>
  </w:num>
  <w:num w:numId="485">
    <w:abstractNumId w:val="538"/>
  </w:num>
  <w:num w:numId="486">
    <w:abstractNumId w:val="7"/>
  </w:num>
  <w:num w:numId="487">
    <w:abstractNumId w:val="64"/>
  </w:num>
  <w:num w:numId="488">
    <w:abstractNumId w:val="631"/>
  </w:num>
  <w:num w:numId="489">
    <w:abstractNumId w:val="1521"/>
  </w:num>
  <w:num w:numId="490">
    <w:abstractNumId w:val="782"/>
  </w:num>
  <w:num w:numId="491">
    <w:abstractNumId w:val="1339"/>
  </w:num>
  <w:num w:numId="492">
    <w:abstractNumId w:val="724"/>
  </w:num>
  <w:num w:numId="493">
    <w:abstractNumId w:val="815"/>
  </w:num>
  <w:num w:numId="494">
    <w:abstractNumId w:val="252"/>
  </w:num>
  <w:num w:numId="495">
    <w:abstractNumId w:val="965"/>
  </w:num>
  <w:num w:numId="496">
    <w:abstractNumId w:val="1078"/>
  </w:num>
  <w:num w:numId="497">
    <w:abstractNumId w:val="1257"/>
  </w:num>
  <w:num w:numId="498">
    <w:abstractNumId w:val="242"/>
  </w:num>
  <w:num w:numId="499">
    <w:abstractNumId w:val="173"/>
  </w:num>
  <w:num w:numId="500">
    <w:abstractNumId w:val="1243"/>
  </w:num>
  <w:num w:numId="501">
    <w:abstractNumId w:val="863"/>
  </w:num>
  <w:num w:numId="502">
    <w:abstractNumId w:val="1274"/>
  </w:num>
  <w:num w:numId="503">
    <w:abstractNumId w:val="1009"/>
  </w:num>
  <w:num w:numId="504">
    <w:abstractNumId w:val="185"/>
  </w:num>
  <w:num w:numId="505">
    <w:abstractNumId w:val="775"/>
  </w:num>
  <w:num w:numId="506">
    <w:abstractNumId w:val="240"/>
  </w:num>
  <w:num w:numId="507">
    <w:abstractNumId w:val="1298"/>
  </w:num>
  <w:num w:numId="508">
    <w:abstractNumId w:val="517"/>
  </w:num>
  <w:num w:numId="509">
    <w:abstractNumId w:val="413"/>
  </w:num>
  <w:num w:numId="510">
    <w:abstractNumId w:val="813"/>
  </w:num>
  <w:num w:numId="511">
    <w:abstractNumId w:val="10"/>
  </w:num>
  <w:num w:numId="512">
    <w:abstractNumId w:val="1507"/>
  </w:num>
  <w:num w:numId="513">
    <w:abstractNumId w:val="318"/>
  </w:num>
  <w:num w:numId="514">
    <w:abstractNumId w:val="741"/>
  </w:num>
  <w:num w:numId="515">
    <w:abstractNumId w:val="1244"/>
  </w:num>
  <w:num w:numId="516">
    <w:abstractNumId w:val="1137"/>
  </w:num>
  <w:num w:numId="517">
    <w:abstractNumId w:val="986"/>
  </w:num>
  <w:num w:numId="518">
    <w:abstractNumId w:val="572"/>
  </w:num>
  <w:num w:numId="519">
    <w:abstractNumId w:val="470"/>
  </w:num>
  <w:num w:numId="520">
    <w:abstractNumId w:val="1097"/>
  </w:num>
  <w:num w:numId="521">
    <w:abstractNumId w:val="829"/>
  </w:num>
  <w:num w:numId="522">
    <w:abstractNumId w:val="1503"/>
  </w:num>
  <w:num w:numId="523">
    <w:abstractNumId w:val="1497"/>
  </w:num>
  <w:num w:numId="524">
    <w:abstractNumId w:val="654"/>
  </w:num>
  <w:num w:numId="525">
    <w:abstractNumId w:val="524"/>
  </w:num>
  <w:num w:numId="526">
    <w:abstractNumId w:val="1139"/>
  </w:num>
  <w:num w:numId="527">
    <w:abstractNumId w:val="1562"/>
  </w:num>
  <w:num w:numId="528">
    <w:abstractNumId w:val="1361"/>
  </w:num>
  <w:num w:numId="529">
    <w:abstractNumId w:val="519"/>
  </w:num>
  <w:num w:numId="530">
    <w:abstractNumId w:val="382"/>
  </w:num>
  <w:num w:numId="531">
    <w:abstractNumId w:val="233"/>
  </w:num>
  <w:num w:numId="532">
    <w:abstractNumId w:val="719"/>
  </w:num>
  <w:num w:numId="533">
    <w:abstractNumId w:val="334"/>
  </w:num>
  <w:num w:numId="534">
    <w:abstractNumId w:val="576"/>
  </w:num>
  <w:num w:numId="535">
    <w:abstractNumId w:val="1447"/>
  </w:num>
  <w:num w:numId="536">
    <w:abstractNumId w:val="884"/>
  </w:num>
  <w:num w:numId="537">
    <w:abstractNumId w:val="571"/>
  </w:num>
  <w:num w:numId="538">
    <w:abstractNumId w:val="1357"/>
  </w:num>
  <w:num w:numId="539">
    <w:abstractNumId w:val="1434"/>
  </w:num>
  <w:num w:numId="540">
    <w:abstractNumId w:val="339"/>
  </w:num>
  <w:num w:numId="541">
    <w:abstractNumId w:val="1526"/>
  </w:num>
  <w:num w:numId="542">
    <w:abstractNumId w:val="266"/>
  </w:num>
  <w:num w:numId="543">
    <w:abstractNumId w:val="1033"/>
  </w:num>
  <w:num w:numId="544">
    <w:abstractNumId w:val="1376"/>
  </w:num>
  <w:num w:numId="545">
    <w:abstractNumId w:val="1133"/>
  </w:num>
  <w:num w:numId="546">
    <w:abstractNumId w:val="1150"/>
  </w:num>
  <w:num w:numId="547">
    <w:abstractNumId w:val="1288"/>
  </w:num>
  <w:num w:numId="548">
    <w:abstractNumId w:val="859"/>
  </w:num>
  <w:num w:numId="549">
    <w:abstractNumId w:val="1560"/>
  </w:num>
  <w:num w:numId="550">
    <w:abstractNumId w:val="1374"/>
  </w:num>
  <w:num w:numId="551">
    <w:abstractNumId w:val="268"/>
  </w:num>
  <w:num w:numId="552">
    <w:abstractNumId w:val="762"/>
  </w:num>
  <w:num w:numId="553">
    <w:abstractNumId w:val="1331"/>
  </w:num>
  <w:num w:numId="554">
    <w:abstractNumId w:val="1302"/>
  </w:num>
  <w:num w:numId="555">
    <w:abstractNumId w:val="366"/>
  </w:num>
  <w:num w:numId="556">
    <w:abstractNumId w:val="734"/>
  </w:num>
  <w:num w:numId="557">
    <w:abstractNumId w:val="253"/>
  </w:num>
  <w:num w:numId="558">
    <w:abstractNumId w:val="72"/>
  </w:num>
  <w:num w:numId="559">
    <w:abstractNumId w:val="1465"/>
  </w:num>
  <w:num w:numId="560">
    <w:abstractNumId w:val="211"/>
  </w:num>
  <w:num w:numId="561">
    <w:abstractNumId w:val="1493"/>
  </w:num>
  <w:num w:numId="562">
    <w:abstractNumId w:val="391"/>
  </w:num>
  <w:num w:numId="563">
    <w:abstractNumId w:val="1010"/>
  </w:num>
  <w:num w:numId="564">
    <w:abstractNumId w:val="246"/>
  </w:num>
  <w:num w:numId="565">
    <w:abstractNumId w:val="574"/>
  </w:num>
  <w:num w:numId="566">
    <w:abstractNumId w:val="1265"/>
  </w:num>
  <w:num w:numId="567">
    <w:abstractNumId w:val="1458"/>
  </w:num>
  <w:num w:numId="568">
    <w:abstractNumId w:val="718"/>
  </w:num>
  <w:num w:numId="569">
    <w:abstractNumId w:val="332"/>
  </w:num>
  <w:num w:numId="570">
    <w:abstractNumId w:val="1328"/>
  </w:num>
  <w:num w:numId="571">
    <w:abstractNumId w:val="298"/>
  </w:num>
  <w:num w:numId="572">
    <w:abstractNumId w:val="381"/>
  </w:num>
  <w:num w:numId="573">
    <w:abstractNumId w:val="22"/>
  </w:num>
  <w:num w:numId="574">
    <w:abstractNumId w:val="1132"/>
  </w:num>
  <w:num w:numId="575">
    <w:abstractNumId w:val="345"/>
  </w:num>
  <w:num w:numId="576">
    <w:abstractNumId w:val="799"/>
  </w:num>
  <w:num w:numId="577">
    <w:abstractNumId w:val="1327"/>
  </w:num>
  <w:num w:numId="578">
    <w:abstractNumId w:val="1317"/>
  </w:num>
  <w:num w:numId="579">
    <w:abstractNumId w:val="440"/>
  </w:num>
  <w:num w:numId="580">
    <w:abstractNumId w:val="1038"/>
  </w:num>
  <w:num w:numId="581">
    <w:abstractNumId w:val="697"/>
  </w:num>
  <w:num w:numId="582">
    <w:abstractNumId w:val="1241"/>
  </w:num>
  <w:num w:numId="583">
    <w:abstractNumId w:val="1233"/>
  </w:num>
  <w:num w:numId="584">
    <w:abstractNumId w:val="346"/>
  </w:num>
  <w:num w:numId="585">
    <w:abstractNumId w:val="1271"/>
  </w:num>
  <w:num w:numId="586">
    <w:abstractNumId w:val="939"/>
  </w:num>
  <w:num w:numId="587">
    <w:abstractNumId w:val="1096"/>
  </w:num>
  <w:num w:numId="588">
    <w:abstractNumId w:val="465"/>
  </w:num>
  <w:num w:numId="589">
    <w:abstractNumId w:val="1113"/>
  </w:num>
  <w:num w:numId="590">
    <w:abstractNumId w:val="1559"/>
  </w:num>
  <w:num w:numId="591">
    <w:abstractNumId w:val="1230"/>
  </w:num>
  <w:num w:numId="592">
    <w:abstractNumId w:val="931"/>
  </w:num>
  <w:num w:numId="593">
    <w:abstractNumId w:val="206"/>
  </w:num>
  <w:num w:numId="594">
    <w:abstractNumId w:val="1080"/>
  </w:num>
  <w:num w:numId="595">
    <w:abstractNumId w:val="542"/>
  </w:num>
  <w:num w:numId="596">
    <w:abstractNumId w:val="1428"/>
  </w:num>
  <w:num w:numId="597">
    <w:abstractNumId w:val="28"/>
  </w:num>
  <w:num w:numId="598">
    <w:abstractNumId w:val="669"/>
  </w:num>
  <w:num w:numId="599">
    <w:abstractNumId w:val="85"/>
  </w:num>
  <w:num w:numId="600">
    <w:abstractNumId w:val="760"/>
  </w:num>
  <w:num w:numId="601">
    <w:abstractNumId w:val="1470"/>
  </w:num>
  <w:num w:numId="602">
    <w:abstractNumId w:val="536"/>
  </w:num>
  <w:num w:numId="603">
    <w:abstractNumId w:val="305"/>
  </w:num>
  <w:num w:numId="604">
    <w:abstractNumId w:val="100"/>
  </w:num>
  <w:num w:numId="605">
    <w:abstractNumId w:val="918"/>
  </w:num>
  <w:num w:numId="606">
    <w:abstractNumId w:val="842"/>
  </w:num>
  <w:num w:numId="607">
    <w:abstractNumId w:val="920"/>
  </w:num>
  <w:num w:numId="608">
    <w:abstractNumId w:val="660"/>
  </w:num>
  <w:num w:numId="609">
    <w:abstractNumId w:val="1124"/>
  </w:num>
  <w:num w:numId="610">
    <w:abstractNumId w:val="45"/>
  </w:num>
  <w:num w:numId="611">
    <w:abstractNumId w:val="31"/>
  </w:num>
  <w:num w:numId="612">
    <w:abstractNumId w:val="220"/>
  </w:num>
  <w:num w:numId="613">
    <w:abstractNumId w:val="1072"/>
  </w:num>
  <w:num w:numId="614">
    <w:abstractNumId w:val="172"/>
  </w:num>
  <w:num w:numId="615">
    <w:abstractNumId w:val="932"/>
  </w:num>
  <w:num w:numId="616">
    <w:abstractNumId w:val="581"/>
  </w:num>
  <w:num w:numId="617">
    <w:abstractNumId w:val="383"/>
  </w:num>
  <w:num w:numId="618">
    <w:abstractNumId w:val="964"/>
  </w:num>
  <w:num w:numId="619">
    <w:abstractNumId w:val="270"/>
  </w:num>
  <w:num w:numId="620">
    <w:abstractNumId w:val="856"/>
  </w:num>
  <w:num w:numId="621">
    <w:abstractNumId w:val="1461"/>
  </w:num>
  <w:num w:numId="622">
    <w:abstractNumId w:val="49"/>
  </w:num>
  <w:num w:numId="623">
    <w:abstractNumId w:val="375"/>
  </w:num>
  <w:num w:numId="624">
    <w:abstractNumId w:val="1527"/>
  </w:num>
  <w:num w:numId="625">
    <w:abstractNumId w:val="61"/>
  </w:num>
  <w:num w:numId="626">
    <w:abstractNumId w:val="1025"/>
  </w:num>
  <w:num w:numId="627">
    <w:abstractNumId w:val="232"/>
  </w:num>
  <w:num w:numId="628">
    <w:abstractNumId w:val="1095"/>
  </w:num>
  <w:num w:numId="629">
    <w:abstractNumId w:val="282"/>
  </w:num>
  <w:num w:numId="630">
    <w:abstractNumId w:val="286"/>
  </w:num>
  <w:num w:numId="631">
    <w:abstractNumId w:val="766"/>
  </w:num>
  <w:num w:numId="632">
    <w:abstractNumId w:val="23"/>
  </w:num>
  <w:num w:numId="633">
    <w:abstractNumId w:val="274"/>
  </w:num>
  <w:num w:numId="634">
    <w:abstractNumId w:val="1401"/>
  </w:num>
  <w:num w:numId="635">
    <w:abstractNumId w:val="950"/>
  </w:num>
  <w:num w:numId="636">
    <w:abstractNumId w:val="1259"/>
  </w:num>
  <w:num w:numId="637">
    <w:abstractNumId w:val="1293"/>
  </w:num>
  <w:num w:numId="638">
    <w:abstractNumId w:val="895"/>
  </w:num>
  <w:num w:numId="639">
    <w:abstractNumId w:val="292"/>
  </w:num>
  <w:num w:numId="640">
    <w:abstractNumId w:val="1474"/>
  </w:num>
  <w:num w:numId="641">
    <w:abstractNumId w:val="215"/>
  </w:num>
  <w:num w:numId="642">
    <w:abstractNumId w:val="817"/>
  </w:num>
  <w:num w:numId="643">
    <w:abstractNumId w:val="122"/>
  </w:num>
  <w:num w:numId="644">
    <w:abstractNumId w:val="1488"/>
  </w:num>
  <w:num w:numId="645">
    <w:abstractNumId w:val="1362"/>
  </w:num>
  <w:num w:numId="646">
    <w:abstractNumId w:val="921"/>
  </w:num>
  <w:num w:numId="647">
    <w:abstractNumId w:val="972"/>
  </w:num>
  <w:num w:numId="648">
    <w:abstractNumId w:val="1396"/>
  </w:num>
  <w:num w:numId="649">
    <w:abstractNumId w:val="1431"/>
  </w:num>
  <w:num w:numId="650">
    <w:abstractNumId w:val="1179"/>
  </w:num>
  <w:num w:numId="651">
    <w:abstractNumId w:val="1338"/>
  </w:num>
  <w:num w:numId="652">
    <w:abstractNumId w:val="1057"/>
  </w:num>
  <w:num w:numId="653">
    <w:abstractNumId w:val="1378"/>
  </w:num>
  <w:num w:numId="654">
    <w:abstractNumId w:val="278"/>
  </w:num>
  <w:num w:numId="655">
    <w:abstractNumId w:val="767"/>
  </w:num>
  <w:num w:numId="656">
    <w:abstractNumId w:val="279"/>
  </w:num>
  <w:num w:numId="657">
    <w:abstractNumId w:val="622"/>
  </w:num>
  <w:num w:numId="658">
    <w:abstractNumId w:val="619"/>
  </w:num>
  <w:num w:numId="659">
    <w:abstractNumId w:val="851"/>
  </w:num>
  <w:num w:numId="660">
    <w:abstractNumId w:val="822"/>
  </w:num>
  <w:num w:numId="661">
    <w:abstractNumId w:val="751"/>
  </w:num>
  <w:num w:numId="662">
    <w:abstractNumId w:val="1487"/>
  </w:num>
  <w:num w:numId="663">
    <w:abstractNumId w:val="1369"/>
  </w:num>
  <w:num w:numId="664">
    <w:abstractNumId w:val="722"/>
  </w:num>
  <w:num w:numId="665">
    <w:abstractNumId w:val="257"/>
  </w:num>
  <w:num w:numId="666">
    <w:abstractNumId w:val="847"/>
  </w:num>
  <w:num w:numId="667">
    <w:abstractNumId w:val="109"/>
  </w:num>
  <w:num w:numId="668">
    <w:abstractNumId w:val="1444"/>
  </w:num>
  <w:num w:numId="669">
    <w:abstractNumId w:val="594"/>
  </w:num>
  <w:num w:numId="670">
    <w:abstractNumId w:val="1237"/>
  </w:num>
  <w:num w:numId="671">
    <w:abstractNumId w:val="1308"/>
  </w:num>
  <w:num w:numId="672">
    <w:abstractNumId w:val="975"/>
  </w:num>
  <w:num w:numId="673">
    <w:abstractNumId w:val="150"/>
  </w:num>
  <w:num w:numId="674">
    <w:abstractNumId w:val="1394"/>
  </w:num>
  <w:num w:numId="675">
    <w:abstractNumId w:val="367"/>
  </w:num>
  <w:num w:numId="676">
    <w:abstractNumId w:val="1119"/>
  </w:num>
  <w:num w:numId="677">
    <w:abstractNumId w:val="139"/>
  </w:num>
  <w:num w:numId="678">
    <w:abstractNumId w:val="634"/>
  </w:num>
  <w:num w:numId="679">
    <w:abstractNumId w:val="1348"/>
  </w:num>
  <w:num w:numId="680">
    <w:abstractNumId w:val="624"/>
  </w:num>
  <w:num w:numId="681">
    <w:abstractNumId w:val="411"/>
  </w:num>
  <w:num w:numId="682">
    <w:abstractNumId w:val="1252"/>
  </w:num>
  <w:num w:numId="683">
    <w:abstractNumId w:val="476"/>
  </w:num>
  <w:num w:numId="684">
    <w:abstractNumId w:val="144"/>
  </w:num>
  <w:num w:numId="685">
    <w:abstractNumId w:val="1215"/>
  </w:num>
  <w:num w:numId="686">
    <w:abstractNumId w:val="335"/>
  </w:num>
  <w:num w:numId="687">
    <w:abstractNumId w:val="163"/>
  </w:num>
  <w:num w:numId="688">
    <w:abstractNumId w:val="966"/>
  </w:num>
  <w:num w:numId="689">
    <w:abstractNumId w:val="1402"/>
  </w:num>
  <w:num w:numId="690">
    <w:abstractNumId w:val="1303"/>
  </w:num>
  <w:num w:numId="691">
    <w:abstractNumId w:val="236"/>
  </w:num>
  <w:num w:numId="692">
    <w:abstractNumId w:val="8"/>
  </w:num>
  <w:num w:numId="693">
    <w:abstractNumId w:val="875"/>
  </w:num>
  <w:num w:numId="694">
    <w:abstractNumId w:val="1111"/>
  </w:num>
  <w:num w:numId="695">
    <w:abstractNumId w:val="1082"/>
  </w:num>
  <w:num w:numId="696">
    <w:abstractNumId w:val="19"/>
  </w:num>
  <w:num w:numId="697">
    <w:abstractNumId w:val="295"/>
  </w:num>
  <w:num w:numId="698">
    <w:abstractNumId w:val="347"/>
  </w:num>
  <w:num w:numId="699">
    <w:abstractNumId w:val="1414"/>
  </w:num>
  <w:num w:numId="700">
    <w:abstractNumId w:val="461"/>
  </w:num>
  <w:num w:numId="701">
    <w:abstractNumId w:val="1438"/>
  </w:num>
  <w:num w:numId="702">
    <w:abstractNumId w:val="1123"/>
  </w:num>
  <w:num w:numId="703">
    <w:abstractNumId w:val="48"/>
  </w:num>
  <w:num w:numId="704">
    <w:abstractNumId w:val="1185"/>
  </w:num>
  <w:num w:numId="705">
    <w:abstractNumId w:val="126"/>
  </w:num>
  <w:num w:numId="706">
    <w:abstractNumId w:val="1569"/>
  </w:num>
  <w:num w:numId="707">
    <w:abstractNumId w:val="923"/>
  </w:num>
  <w:num w:numId="708">
    <w:abstractNumId w:val="1469"/>
  </w:num>
  <w:num w:numId="709">
    <w:abstractNumId w:val="112"/>
  </w:num>
  <w:num w:numId="710">
    <w:abstractNumId w:val="408"/>
  </w:num>
  <w:num w:numId="711">
    <w:abstractNumId w:val="589"/>
  </w:num>
  <w:num w:numId="712">
    <w:abstractNumId w:val="1053"/>
  </w:num>
  <w:num w:numId="713">
    <w:abstractNumId w:val="826"/>
  </w:num>
  <w:num w:numId="714">
    <w:abstractNumId w:val="1018"/>
  </w:num>
  <w:num w:numId="715">
    <w:abstractNumId w:val="273"/>
  </w:num>
  <w:num w:numId="716">
    <w:abstractNumId w:val="957"/>
  </w:num>
  <w:num w:numId="717">
    <w:abstractNumId w:val="544"/>
  </w:num>
  <w:num w:numId="718">
    <w:abstractNumId w:val="256"/>
  </w:num>
  <w:num w:numId="719">
    <w:abstractNumId w:val="774"/>
  </w:num>
  <w:num w:numId="720">
    <w:abstractNumId w:val="567"/>
  </w:num>
  <w:num w:numId="721">
    <w:abstractNumId w:val="977"/>
  </w:num>
  <w:num w:numId="722">
    <w:abstractNumId w:val="179"/>
  </w:num>
  <w:num w:numId="723">
    <w:abstractNumId w:val="809"/>
  </w:num>
  <w:num w:numId="724">
    <w:abstractNumId w:val="677"/>
  </w:num>
  <w:num w:numId="725">
    <w:abstractNumId w:val="652"/>
  </w:num>
  <w:num w:numId="726">
    <w:abstractNumId w:val="786"/>
  </w:num>
  <w:num w:numId="727">
    <w:abstractNumId w:val="618"/>
  </w:num>
  <w:num w:numId="728">
    <w:abstractNumId w:val="701"/>
  </w:num>
  <w:num w:numId="729">
    <w:abstractNumId w:val="596"/>
  </w:num>
  <w:num w:numId="730">
    <w:abstractNumId w:val="650"/>
  </w:num>
  <w:num w:numId="731">
    <w:abstractNumId w:val="1514"/>
  </w:num>
  <w:num w:numId="732">
    <w:abstractNumId w:val="130"/>
  </w:num>
  <w:num w:numId="733">
    <w:abstractNumId w:val="603"/>
  </w:num>
  <w:num w:numId="734">
    <w:abstractNumId w:val="1554"/>
  </w:num>
  <w:num w:numId="735">
    <w:abstractNumId w:val="830"/>
  </w:num>
  <w:num w:numId="736">
    <w:abstractNumId w:val="604"/>
  </w:num>
  <w:num w:numId="737">
    <w:abstractNumId w:val="1446"/>
  </w:num>
  <w:num w:numId="738">
    <w:abstractNumId w:val="444"/>
  </w:num>
  <w:num w:numId="739">
    <w:abstractNumId w:val="605"/>
  </w:num>
  <w:num w:numId="740">
    <w:abstractNumId w:val="729"/>
  </w:num>
  <w:num w:numId="741">
    <w:abstractNumId w:val="1076"/>
  </w:num>
  <w:num w:numId="742">
    <w:abstractNumId w:val="606"/>
  </w:num>
  <w:num w:numId="743">
    <w:abstractNumId w:val="360"/>
  </w:num>
  <w:num w:numId="744">
    <w:abstractNumId w:val="1203"/>
  </w:num>
  <w:num w:numId="745">
    <w:abstractNumId w:val="272"/>
  </w:num>
  <w:num w:numId="746">
    <w:abstractNumId w:val="1557"/>
  </w:num>
  <w:num w:numId="747">
    <w:abstractNumId w:val="885"/>
  </w:num>
  <w:num w:numId="748">
    <w:abstractNumId w:val="1256"/>
  </w:num>
  <w:num w:numId="749">
    <w:abstractNumId w:val="794"/>
  </w:num>
  <w:num w:numId="750">
    <w:abstractNumId w:val="655"/>
  </w:num>
  <w:num w:numId="751">
    <w:abstractNumId w:val="915"/>
  </w:num>
  <w:num w:numId="752">
    <w:abstractNumId w:val="154"/>
  </w:num>
  <w:num w:numId="753">
    <w:abstractNumId w:val="67"/>
  </w:num>
  <w:num w:numId="754">
    <w:abstractNumId w:val="344"/>
  </w:num>
  <w:num w:numId="755">
    <w:abstractNumId w:val="1068"/>
  </w:num>
  <w:num w:numId="756">
    <w:abstractNumId w:val="1295"/>
  </w:num>
  <w:num w:numId="757">
    <w:abstractNumId w:val="55"/>
  </w:num>
  <w:num w:numId="758">
    <w:abstractNumId w:val="1220"/>
  </w:num>
  <w:num w:numId="759">
    <w:abstractNumId w:val="1042"/>
  </w:num>
  <w:num w:numId="760">
    <w:abstractNumId w:val="511"/>
  </w:num>
  <w:num w:numId="761">
    <w:abstractNumId w:val="1543"/>
  </w:num>
  <w:num w:numId="762">
    <w:abstractNumId w:val="385"/>
  </w:num>
  <w:num w:numId="763">
    <w:abstractNumId w:val="633"/>
  </w:num>
  <w:num w:numId="764">
    <w:abstractNumId w:val="1065"/>
  </w:num>
  <w:num w:numId="765">
    <w:abstractNumId w:val="1134"/>
  </w:num>
  <w:num w:numId="766">
    <w:abstractNumId w:val="435"/>
  </w:num>
  <w:num w:numId="767">
    <w:abstractNumId w:val="1372"/>
  </w:num>
  <w:num w:numId="768">
    <w:abstractNumId w:val="841"/>
  </w:num>
  <w:num w:numId="769">
    <w:abstractNumId w:val="1310"/>
  </w:num>
  <w:num w:numId="770">
    <w:abstractNumId w:val="1485"/>
  </w:num>
  <w:num w:numId="771">
    <w:abstractNumId w:val="1166"/>
  </w:num>
  <w:num w:numId="772">
    <w:abstractNumId w:val="916"/>
  </w:num>
  <w:num w:numId="773">
    <w:abstractNumId w:val="155"/>
  </w:num>
  <w:num w:numId="774">
    <w:abstractNumId w:val="30"/>
  </w:num>
  <w:num w:numId="775">
    <w:abstractNumId w:val="1118"/>
  </w:num>
  <w:num w:numId="776">
    <w:abstractNumId w:val="320"/>
  </w:num>
  <w:num w:numId="777">
    <w:abstractNumId w:val="1423"/>
  </w:num>
  <w:num w:numId="778">
    <w:abstractNumId w:val="269"/>
  </w:num>
  <w:num w:numId="779">
    <w:abstractNumId w:val="616"/>
  </w:num>
  <w:num w:numId="780">
    <w:abstractNumId w:val="75"/>
  </w:num>
  <w:num w:numId="781">
    <w:abstractNumId w:val="1187"/>
  </w:num>
  <w:num w:numId="782">
    <w:abstractNumId w:val="66"/>
  </w:num>
  <w:num w:numId="783">
    <w:abstractNumId w:val="1098"/>
  </w:num>
  <w:num w:numId="784">
    <w:abstractNumId w:val="249"/>
  </w:num>
  <w:num w:numId="785">
    <w:abstractNumId w:val="409"/>
  </w:num>
  <w:num w:numId="786">
    <w:abstractNumId w:val="1117"/>
  </w:num>
  <w:num w:numId="787">
    <w:abstractNumId w:val="1223"/>
  </w:num>
  <w:num w:numId="788">
    <w:abstractNumId w:val="1349"/>
  </w:num>
  <w:num w:numId="789">
    <w:abstractNumId w:val="1489"/>
  </w:num>
  <w:num w:numId="790">
    <w:abstractNumId w:val="913"/>
  </w:num>
  <w:num w:numId="791">
    <w:abstractNumId w:val="1007"/>
  </w:num>
  <w:num w:numId="792">
    <w:abstractNumId w:val="21"/>
  </w:num>
  <w:num w:numId="793">
    <w:abstractNumId w:val="709"/>
  </w:num>
  <w:num w:numId="794">
    <w:abstractNumId w:val="742"/>
  </w:num>
  <w:num w:numId="795">
    <w:abstractNumId w:val="1476"/>
  </w:num>
  <w:num w:numId="796">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59"/>
  </w:num>
  <w:num w:numId="798">
    <w:abstractNumId w:val="402"/>
  </w:num>
  <w:num w:numId="799">
    <w:abstractNumId w:val="368"/>
  </w:num>
  <w:num w:numId="800">
    <w:abstractNumId w:val="898"/>
  </w:num>
  <w:num w:numId="801">
    <w:abstractNumId w:val="860"/>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50"/>
  </w:num>
  <w:num w:numId="803">
    <w:abstractNumId w:val="1519"/>
  </w:num>
  <w:num w:numId="804">
    <w:abstractNumId w:val="776"/>
  </w:num>
  <w:num w:numId="805">
    <w:abstractNumId w:val="562"/>
  </w:num>
  <w:num w:numId="806">
    <w:abstractNumId w:val="1169"/>
  </w:num>
  <w:num w:numId="807">
    <w:abstractNumId w:val="1457"/>
  </w:num>
  <w:num w:numId="808">
    <w:abstractNumId w:val="1136"/>
  </w:num>
  <w:num w:numId="809">
    <w:abstractNumId w:val="828"/>
  </w:num>
  <w:num w:numId="810">
    <w:abstractNumId w:val="458"/>
  </w:num>
  <w:num w:numId="811">
    <w:abstractNumId w:val="63"/>
  </w:num>
  <w:num w:numId="812">
    <w:abstractNumId w:val="970"/>
  </w:num>
  <w:num w:numId="813">
    <w:abstractNumId w:val="532"/>
  </w:num>
  <w:num w:numId="814">
    <w:abstractNumId w:val="1565"/>
  </w:num>
  <w:num w:numId="815">
    <w:abstractNumId w:val="1450"/>
  </w:num>
  <w:num w:numId="816">
    <w:abstractNumId w:val="190"/>
  </w:num>
  <w:num w:numId="817">
    <w:abstractNumId w:val="1424"/>
  </w:num>
  <w:num w:numId="818">
    <w:abstractNumId w:val="971"/>
  </w:num>
  <w:num w:numId="819">
    <w:abstractNumId w:val="1421"/>
  </w:num>
  <w:num w:numId="820">
    <w:abstractNumId w:val="814"/>
  </w:num>
  <w:num w:numId="821">
    <w:abstractNumId w:val="601"/>
  </w:num>
  <w:num w:numId="822">
    <w:abstractNumId w:val="700"/>
  </w:num>
  <w:num w:numId="823">
    <w:abstractNumId w:val="1528"/>
  </w:num>
  <w:num w:numId="824">
    <w:abstractNumId w:val="290"/>
  </w:num>
  <w:num w:numId="825">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94"/>
  </w:num>
  <w:num w:numId="827">
    <w:abstractNumId w:val="1429"/>
  </w:num>
  <w:num w:numId="828">
    <w:abstractNumId w:val="1213"/>
  </w:num>
  <w:num w:numId="829">
    <w:abstractNumId w:val="945"/>
  </w:num>
  <w:num w:numId="830">
    <w:abstractNumId w:val="1088"/>
  </w:num>
  <w:num w:numId="831">
    <w:abstractNumId w:val="1425"/>
  </w:num>
  <w:num w:numId="832">
    <w:abstractNumId w:val="241"/>
  </w:num>
  <w:num w:numId="833">
    <w:abstractNumId w:val="893"/>
  </w:num>
  <w:num w:numId="834">
    <w:abstractNumId w:val="705"/>
  </w:num>
  <w:num w:numId="835">
    <w:abstractNumId w:val="1529"/>
  </w:num>
  <w:num w:numId="836">
    <w:abstractNumId w:val="158"/>
  </w:num>
  <w:num w:numId="837">
    <w:abstractNumId w:val="1440"/>
  </w:num>
  <w:num w:numId="838">
    <w:abstractNumId w:val="174"/>
  </w:num>
  <w:num w:numId="839">
    <w:abstractNumId w:val="1352"/>
  </w:num>
  <w:num w:numId="840">
    <w:abstractNumId w:val="509"/>
  </w:num>
  <w:num w:numId="841">
    <w:abstractNumId w:val="474"/>
  </w:num>
  <w:num w:numId="84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24"/>
  </w:num>
  <w:num w:numId="844">
    <w:abstractNumId w:val="855"/>
  </w:num>
  <w:num w:numId="845">
    <w:abstractNumId w:val="924"/>
  </w:num>
  <w:num w:numId="846">
    <w:abstractNumId w:val="1272"/>
  </w:num>
  <w:num w:numId="847">
    <w:abstractNumId w:val="417"/>
  </w:num>
  <w:num w:numId="848">
    <w:abstractNumId w:val="1484"/>
  </w:num>
  <w:num w:numId="849">
    <w:abstractNumId w:val="1553"/>
  </w:num>
  <w:num w:numId="850">
    <w:abstractNumId w:val="1020"/>
  </w:num>
  <w:num w:numId="851">
    <w:abstractNumId w:val="1516"/>
  </w:num>
  <w:num w:numId="852">
    <w:abstractNumId w:val="159"/>
  </w:num>
  <w:num w:numId="853">
    <w:abstractNumId w:val="803"/>
  </w:num>
  <w:num w:numId="854">
    <w:abstractNumId w:val="1084"/>
  </w:num>
  <w:num w:numId="855">
    <w:abstractNumId w:val="1456"/>
  </w:num>
  <w:num w:numId="856">
    <w:abstractNumId w:val="431"/>
  </w:num>
  <w:num w:numId="857">
    <w:abstractNumId w:val="483"/>
  </w:num>
  <w:num w:numId="858">
    <w:abstractNumId w:val="905"/>
  </w:num>
  <w:num w:numId="859">
    <w:abstractNumId w:val="689"/>
  </w:num>
  <w:num w:numId="860">
    <w:abstractNumId w:val="436"/>
  </w:num>
  <w:num w:numId="861">
    <w:abstractNumId w:val="688"/>
  </w:num>
  <w:num w:numId="862">
    <w:abstractNumId w:val="196"/>
  </w:num>
  <w:num w:numId="863">
    <w:abstractNumId w:val="1228"/>
  </w:num>
  <w:num w:numId="864">
    <w:abstractNumId w:val="99"/>
  </w:num>
  <w:num w:numId="865">
    <w:abstractNumId w:val="142"/>
  </w:num>
  <w:num w:numId="866">
    <w:abstractNumId w:val="695"/>
  </w:num>
  <w:num w:numId="867">
    <w:abstractNumId w:val="836"/>
  </w:num>
  <w:num w:numId="868">
    <w:abstractNumId w:val="1532"/>
  </w:num>
  <w:num w:numId="869">
    <w:abstractNumId w:val="1101"/>
  </w:num>
  <w:num w:numId="870">
    <w:abstractNumId w:val="769"/>
  </w:num>
  <w:num w:numId="871">
    <w:abstractNumId w:val="11"/>
  </w:num>
  <w:num w:numId="872">
    <w:abstractNumId w:val="69"/>
  </w:num>
  <w:num w:numId="873">
    <w:abstractNumId w:val="1548"/>
  </w:num>
  <w:num w:numId="874">
    <w:abstractNumId w:val="557"/>
  </w:num>
  <w:num w:numId="875">
    <w:abstractNumId w:val="960"/>
  </w:num>
  <w:num w:numId="876">
    <w:abstractNumId w:val="973"/>
  </w:num>
  <w:num w:numId="877">
    <w:abstractNumId w:val="208"/>
  </w:num>
  <w:num w:numId="878">
    <w:abstractNumId w:val="319"/>
  </w:num>
  <w:num w:numId="879">
    <w:abstractNumId w:val="27"/>
  </w:num>
  <w:num w:numId="880">
    <w:abstractNumId w:val="928"/>
  </w:num>
  <w:num w:numId="881">
    <w:abstractNumId w:val="1142"/>
  </w:num>
  <w:num w:numId="882">
    <w:abstractNumId w:val="1397"/>
  </w:num>
  <w:num w:numId="883">
    <w:abstractNumId w:val="1406"/>
  </w:num>
  <w:num w:numId="884">
    <w:abstractNumId w:val="1070"/>
  </w:num>
  <w:num w:numId="885">
    <w:abstractNumId w:val="988"/>
  </w:num>
  <w:num w:numId="886">
    <w:abstractNumId w:val="1360"/>
  </w:num>
  <w:num w:numId="887">
    <w:abstractNumId w:val="1041"/>
  </w:num>
  <w:num w:numId="888">
    <w:abstractNumId w:val="1046"/>
  </w:num>
  <w:num w:numId="889">
    <w:abstractNumId w:val="564"/>
  </w:num>
  <w:num w:numId="890">
    <w:abstractNumId w:val="135"/>
  </w:num>
  <w:num w:numId="891">
    <w:abstractNumId w:val="1032"/>
  </w:num>
  <w:num w:numId="892">
    <w:abstractNumId w:val="1280"/>
  </w:num>
  <w:num w:numId="893">
    <w:abstractNumId w:val="1153"/>
  </w:num>
  <w:num w:numId="894">
    <w:abstractNumId w:val="617"/>
  </w:num>
  <w:num w:numId="895">
    <w:abstractNumId w:val="824"/>
  </w:num>
  <w:num w:numId="896">
    <w:abstractNumId w:val="1047"/>
  </w:num>
  <w:num w:numId="897">
    <w:abstractNumId w:val="951"/>
  </w:num>
  <w:num w:numId="898">
    <w:abstractNumId w:val="577"/>
  </w:num>
  <w:num w:numId="899">
    <w:abstractNumId w:val="53"/>
  </w:num>
  <w:num w:numId="900">
    <w:abstractNumId w:val="329"/>
  </w:num>
  <w:num w:numId="901">
    <w:abstractNumId w:val="737"/>
  </w:num>
  <w:num w:numId="902">
    <w:abstractNumId w:val="113"/>
  </w:num>
  <w:num w:numId="903">
    <w:abstractNumId w:val="1366"/>
  </w:num>
  <w:num w:numId="904">
    <w:abstractNumId w:val="459"/>
  </w:num>
  <w:num w:numId="905">
    <w:abstractNumId w:val="613"/>
  </w:num>
  <w:num w:numId="906">
    <w:abstractNumId w:val="71"/>
  </w:num>
  <w:num w:numId="907">
    <w:abstractNumId w:val="871"/>
  </w:num>
  <w:num w:numId="908">
    <w:abstractNumId w:val="765"/>
  </w:num>
  <w:num w:numId="909">
    <w:abstractNumId w:val="1122"/>
  </w:num>
  <w:num w:numId="910">
    <w:abstractNumId w:val="560"/>
  </w:num>
  <w:num w:numId="911">
    <w:abstractNumId w:val="117"/>
  </w:num>
  <w:num w:numId="912">
    <w:abstractNumId w:val="377"/>
  </w:num>
  <w:num w:numId="913">
    <w:abstractNumId w:val="1451"/>
  </w:num>
  <w:num w:numId="914">
    <w:abstractNumId w:val="90"/>
  </w:num>
  <w:num w:numId="915">
    <w:abstractNumId w:val="1572"/>
  </w:num>
  <w:num w:numId="916">
    <w:abstractNumId w:val="145"/>
  </w:num>
  <w:num w:numId="917">
    <w:abstractNumId w:val="1355"/>
  </w:num>
  <w:num w:numId="918">
    <w:abstractNumId w:val="1381"/>
  </w:num>
  <w:num w:numId="919">
    <w:abstractNumId w:val="239"/>
  </w:num>
  <w:num w:numId="920">
    <w:abstractNumId w:val="111"/>
  </w:num>
  <w:num w:numId="921">
    <w:abstractNumId w:val="153"/>
  </w:num>
  <w:num w:numId="922">
    <w:abstractNumId w:val="872"/>
  </w:num>
  <w:num w:numId="923">
    <w:abstractNumId w:val="1496"/>
  </w:num>
  <w:num w:numId="924">
    <w:abstractNumId w:val="271"/>
  </w:num>
  <w:num w:numId="925">
    <w:abstractNumId w:val="1004"/>
  </w:num>
  <w:num w:numId="926">
    <w:abstractNumId w:val="354"/>
  </w:num>
  <w:num w:numId="927">
    <w:abstractNumId w:val="1110"/>
  </w:num>
  <w:num w:numId="928">
    <w:abstractNumId w:val="1092"/>
  </w:num>
  <w:num w:numId="929">
    <w:abstractNumId w:val="768"/>
  </w:num>
  <w:num w:numId="930">
    <w:abstractNumId w:val="1517"/>
  </w:num>
  <w:num w:numId="931">
    <w:abstractNumId w:val="665"/>
  </w:num>
  <w:num w:numId="932">
    <w:abstractNumId w:val="91"/>
  </w:num>
  <w:num w:numId="933">
    <w:abstractNumId w:val="994"/>
  </w:num>
  <w:num w:numId="934">
    <w:abstractNumId w:val="260"/>
  </w:num>
  <w:num w:numId="935">
    <w:abstractNumId w:val="624"/>
  </w:num>
  <w:num w:numId="936">
    <w:abstractNumId w:val="380"/>
  </w:num>
  <w:num w:numId="937">
    <w:abstractNumId w:val="187"/>
  </w:num>
  <w:num w:numId="938">
    <w:abstractNumId w:val="1480"/>
  </w:num>
  <w:num w:numId="939">
    <w:abstractNumId w:val="141"/>
  </w:num>
  <w:num w:numId="940">
    <w:abstractNumId w:val="283"/>
  </w:num>
  <w:num w:numId="941">
    <w:abstractNumId w:val="649"/>
  </w:num>
  <w:num w:numId="942">
    <w:abstractNumId w:val="630"/>
  </w:num>
  <w:num w:numId="943">
    <w:abstractNumId w:val="1163"/>
  </w:num>
  <w:num w:numId="944">
    <w:abstractNumId w:val="1085"/>
  </w:num>
  <w:num w:numId="945">
    <w:abstractNumId w:val="212"/>
  </w:num>
  <w:num w:numId="946">
    <w:abstractNumId w:val="1547"/>
  </w:num>
  <w:num w:numId="947">
    <w:abstractNumId w:val="692"/>
  </w:num>
  <w:num w:numId="948">
    <w:abstractNumId w:val="792"/>
  </w:num>
  <w:num w:numId="949">
    <w:abstractNumId w:val="479"/>
  </w:num>
  <w:num w:numId="950">
    <w:abstractNumId w:val="1210"/>
  </w:num>
  <w:num w:numId="951">
    <w:abstractNumId w:val="432"/>
  </w:num>
  <w:num w:numId="952">
    <w:abstractNumId w:val="422"/>
  </w:num>
  <w:num w:numId="953">
    <w:abstractNumId w:val="539"/>
  </w:num>
  <w:num w:numId="954">
    <w:abstractNumId w:val="998"/>
  </w:num>
  <w:num w:numId="955">
    <w:abstractNumId w:val="740"/>
  </w:num>
  <w:num w:numId="956">
    <w:abstractNumId w:val="781"/>
  </w:num>
  <w:num w:numId="957">
    <w:abstractNumId w:val="586"/>
  </w:num>
  <w:num w:numId="958">
    <w:abstractNumId w:val="16"/>
  </w:num>
  <w:num w:numId="959">
    <w:abstractNumId w:val="864"/>
  </w:num>
  <w:num w:numId="960">
    <w:abstractNumId w:val="202"/>
  </w:num>
  <w:num w:numId="961">
    <w:abstractNumId w:val="1375"/>
  </w:num>
  <w:num w:numId="962">
    <w:abstractNumId w:val="882"/>
  </w:num>
  <w:num w:numId="963">
    <w:abstractNumId w:val="982"/>
  </w:num>
  <w:num w:numId="964">
    <w:abstractNumId w:val="992"/>
  </w:num>
  <w:num w:numId="965">
    <w:abstractNumId w:val="1231"/>
  </w:num>
  <w:num w:numId="966">
    <w:abstractNumId w:val="36"/>
  </w:num>
  <w:num w:numId="967">
    <w:abstractNumId w:val="533"/>
  </w:num>
  <w:num w:numId="968">
    <w:abstractNumId w:val="777"/>
  </w:num>
  <w:num w:numId="969">
    <w:abstractNumId w:val="529"/>
  </w:num>
  <w:num w:numId="970">
    <w:abstractNumId w:val="1158"/>
  </w:num>
  <w:num w:numId="971">
    <w:abstractNumId w:val="1126"/>
  </w:num>
  <w:num w:numId="972">
    <w:abstractNumId w:val="1208"/>
  </w:num>
  <w:num w:numId="973">
    <w:abstractNumId w:val="1149"/>
  </w:num>
  <w:num w:numId="974">
    <w:abstractNumId w:val="403"/>
  </w:num>
  <w:num w:numId="975">
    <w:abstractNumId w:val="1045"/>
  </w:num>
  <w:num w:numId="976">
    <w:abstractNumId w:val="103"/>
  </w:num>
  <w:num w:numId="977">
    <w:abstractNumId w:val="1449"/>
  </w:num>
  <w:num w:numId="978">
    <w:abstractNumId w:val="125"/>
  </w:num>
  <w:num w:numId="979">
    <w:abstractNumId w:val="1552"/>
  </w:num>
  <w:num w:numId="980">
    <w:abstractNumId w:val="114"/>
  </w:num>
  <w:num w:numId="981">
    <w:abstractNumId w:val="164"/>
  </w:num>
  <w:num w:numId="982">
    <w:abstractNumId w:val="1385"/>
  </w:num>
  <w:num w:numId="983">
    <w:abstractNumId w:val="1417"/>
  </w:num>
  <w:num w:numId="984">
    <w:abstractNumId w:val="393"/>
  </w:num>
  <w:num w:numId="985">
    <w:abstractNumId w:val="170"/>
  </w:num>
  <w:num w:numId="986">
    <w:abstractNumId w:val="1236"/>
  </w:num>
  <w:num w:numId="987">
    <w:abstractNumId w:val="107"/>
  </w:num>
  <w:num w:numId="988">
    <w:abstractNumId w:val="267"/>
  </w:num>
  <w:num w:numId="989">
    <w:abstractNumId w:val="1000"/>
  </w:num>
  <w:num w:numId="990">
    <w:abstractNumId w:val="1034"/>
  </w:num>
  <w:num w:numId="991">
    <w:abstractNumId w:val="1437"/>
  </w:num>
  <w:num w:numId="992">
    <w:abstractNumId w:val="492"/>
  </w:num>
  <w:num w:numId="993">
    <w:abstractNumId w:val="744"/>
  </w:num>
  <w:num w:numId="994">
    <w:abstractNumId w:val="789"/>
  </w:num>
  <w:num w:numId="995">
    <w:abstractNumId w:val="1157"/>
  </w:num>
  <w:num w:numId="996">
    <w:abstractNumId w:val="1387"/>
  </w:num>
  <w:num w:numId="997">
    <w:abstractNumId w:val="1445"/>
  </w:num>
  <w:num w:numId="998">
    <w:abstractNumId w:val="50"/>
  </w:num>
  <w:num w:numId="999">
    <w:abstractNumId w:val="720"/>
  </w:num>
  <w:num w:numId="1000">
    <w:abstractNumId w:val="222"/>
  </w:num>
  <w:num w:numId="1001">
    <w:abstractNumId w:val="280"/>
  </w:num>
  <w:num w:numId="1002">
    <w:abstractNumId w:val="1226"/>
  </w:num>
  <w:num w:numId="1003">
    <w:abstractNumId w:val="1287"/>
  </w:num>
  <w:num w:numId="1004">
    <w:abstractNumId w:val="225"/>
  </w:num>
  <w:num w:numId="1005">
    <w:abstractNumId w:val="746"/>
  </w:num>
  <w:num w:numId="1006">
    <w:abstractNumId w:val="1195"/>
  </w:num>
  <w:num w:numId="1007">
    <w:abstractNumId w:val="1558"/>
  </w:num>
  <w:num w:numId="1008">
    <w:abstractNumId w:val="1368"/>
  </w:num>
  <w:num w:numId="1009">
    <w:abstractNumId w:val="525"/>
  </w:num>
  <w:num w:numId="1010">
    <w:abstractNumId w:val="397"/>
  </w:num>
  <w:num w:numId="1011">
    <w:abstractNumId w:val="1205"/>
  </w:num>
  <w:num w:numId="1012">
    <w:abstractNumId w:val="881"/>
  </w:num>
  <w:num w:numId="1013">
    <w:abstractNumId w:val="735"/>
  </w:num>
  <w:num w:numId="1014">
    <w:abstractNumId w:val="590"/>
  </w:num>
  <w:num w:numId="1015">
    <w:abstractNumId w:val="293"/>
  </w:num>
  <w:num w:numId="1016">
    <w:abstractNumId w:val="33"/>
  </w:num>
  <w:num w:numId="1017">
    <w:abstractNumId w:val="663"/>
  </w:num>
  <w:num w:numId="1018">
    <w:abstractNumId w:val="1125"/>
  </w:num>
  <w:num w:numId="1019">
    <w:abstractNumId w:val="237"/>
  </w:num>
  <w:num w:numId="1020">
    <w:abstractNumId w:val="83"/>
  </w:num>
  <w:num w:numId="1021">
    <w:abstractNumId w:val="484"/>
  </w:num>
  <w:num w:numId="1022">
    <w:abstractNumId w:val="428"/>
  </w:num>
  <w:num w:numId="1023">
    <w:abstractNumId w:val="1183"/>
  </w:num>
  <w:num w:numId="1024">
    <w:abstractNumId w:val="451"/>
  </w:num>
  <w:num w:numId="1025">
    <w:abstractNumId w:val="1491"/>
  </w:num>
  <w:num w:numId="1026">
    <w:abstractNumId w:val="1263"/>
  </w:num>
  <w:num w:numId="1027">
    <w:abstractNumId w:val="493"/>
  </w:num>
  <w:num w:numId="1028">
    <w:abstractNumId w:val="877"/>
  </w:num>
  <w:num w:numId="1029">
    <w:abstractNumId w:val="210"/>
  </w:num>
  <w:num w:numId="1030">
    <w:abstractNumId w:val="1534"/>
  </w:num>
  <w:num w:numId="1031">
    <w:abstractNumId w:val="1481"/>
  </w:num>
  <w:num w:numId="1032">
    <w:abstractNumId w:val="342"/>
  </w:num>
  <w:num w:numId="1033">
    <w:abstractNumId w:val="752"/>
  </w:num>
  <w:num w:numId="1034">
    <w:abstractNumId w:val="1260"/>
  </w:num>
  <w:num w:numId="1035">
    <w:abstractNumId w:val="12"/>
  </w:num>
  <w:num w:numId="1036">
    <w:abstractNumId w:val="374"/>
  </w:num>
  <w:num w:numId="1037">
    <w:abstractNumId w:val="1059"/>
  </w:num>
  <w:num w:numId="1038">
    <w:abstractNumId w:val="457"/>
  </w:num>
  <w:num w:numId="1039">
    <w:abstractNumId w:val="1056"/>
  </w:num>
  <w:num w:numId="1040">
    <w:abstractNumId w:val="414"/>
  </w:num>
  <w:num w:numId="1041">
    <w:abstractNumId w:val="1551"/>
  </w:num>
  <w:num w:numId="1042">
    <w:abstractNumId w:val="118"/>
  </w:num>
  <w:num w:numId="1043">
    <w:abstractNumId w:val="527"/>
  </w:num>
  <w:num w:numId="1044">
    <w:abstractNumId w:val="86"/>
  </w:num>
  <w:num w:numId="1045">
    <w:abstractNumId w:val="218"/>
  </w:num>
  <w:num w:numId="1046">
    <w:abstractNumId w:val="149"/>
  </w:num>
  <w:num w:numId="1047">
    <w:abstractNumId w:val="1240"/>
  </w:num>
  <w:num w:numId="1048">
    <w:abstractNumId w:val="388"/>
  </w:num>
  <w:num w:numId="1049">
    <w:abstractNumId w:val="1452"/>
  </w:num>
  <w:num w:numId="1050">
    <w:abstractNumId w:val="433"/>
  </w:num>
  <w:num w:numId="1051">
    <w:abstractNumId w:val="265"/>
  </w:num>
  <w:num w:numId="1052">
    <w:abstractNumId w:val="690"/>
  </w:num>
  <w:num w:numId="1053">
    <w:abstractNumId w:val="876"/>
  </w:num>
  <w:num w:numId="1054">
    <w:abstractNumId w:val="65"/>
  </w:num>
  <w:num w:numId="1055">
    <w:abstractNumId w:val="861"/>
  </w:num>
  <w:num w:numId="1056">
    <w:abstractNumId w:val="802"/>
  </w:num>
  <w:num w:numId="1057">
    <w:abstractNumId w:val="731"/>
  </w:num>
  <w:num w:numId="1058">
    <w:abstractNumId w:val="1024"/>
  </w:num>
  <w:num w:numId="1059">
    <w:abstractNumId w:val="406"/>
  </w:num>
  <w:num w:numId="1060">
    <w:abstractNumId w:val="683"/>
  </w:num>
  <w:num w:numId="1061">
    <w:abstractNumId w:val="869"/>
  </w:num>
  <w:num w:numId="1062">
    <w:abstractNumId w:val="969"/>
  </w:num>
  <w:num w:numId="1063">
    <w:abstractNumId w:val="978"/>
  </w:num>
  <w:num w:numId="1064">
    <w:abstractNumId w:val="906"/>
  </w:num>
  <w:num w:numId="1065">
    <w:abstractNumId w:val="1107"/>
  </w:num>
  <w:num w:numId="1066">
    <w:abstractNumId w:val="1370"/>
  </w:num>
  <w:num w:numId="1067">
    <w:abstractNumId w:val="1058"/>
  </w:num>
  <w:num w:numId="1068">
    <w:abstractNumId w:val="1364"/>
  </w:num>
  <w:num w:numId="1069">
    <w:abstractNumId w:val="1225"/>
  </w:num>
  <w:num w:numId="1070">
    <w:abstractNumId w:val="980"/>
  </w:num>
  <w:num w:numId="1071">
    <w:abstractNumId w:val="1143"/>
  </w:num>
  <w:num w:numId="1072">
    <w:abstractNumId w:val="1238"/>
  </w:num>
  <w:num w:numId="1073">
    <w:abstractNumId w:val="1443"/>
  </w:num>
  <w:num w:numId="1074">
    <w:abstractNumId w:val="1170"/>
  </w:num>
  <w:num w:numId="1075">
    <w:abstractNumId w:val="1064"/>
  </w:num>
  <w:num w:numId="1076">
    <w:abstractNumId w:val="1291"/>
  </w:num>
  <w:num w:numId="1077">
    <w:abstractNumId w:val="17"/>
  </w:num>
  <w:num w:numId="1078">
    <w:abstractNumId w:val="555"/>
  </w:num>
  <w:num w:numId="1079">
    <w:abstractNumId w:val="805"/>
  </w:num>
  <w:num w:numId="1080">
    <w:abstractNumId w:val="1171"/>
  </w:num>
  <w:num w:numId="1081">
    <w:abstractNumId w:val="708"/>
  </w:num>
  <w:num w:numId="1082">
    <w:abstractNumId w:val="108"/>
  </w:num>
  <w:num w:numId="1083">
    <w:abstractNumId w:val="14"/>
  </w:num>
  <w:num w:numId="1084">
    <w:abstractNumId w:val="321"/>
  </w:num>
  <w:num w:numId="1085">
    <w:abstractNumId w:val="259"/>
  </w:num>
  <w:num w:numId="1086">
    <w:abstractNumId w:val="699"/>
  </w:num>
  <w:num w:numId="1087">
    <w:abstractNumId w:val="245"/>
  </w:num>
  <w:num w:numId="1088">
    <w:abstractNumId w:val="878"/>
  </w:num>
  <w:num w:numId="1089">
    <w:abstractNumId w:val="1341"/>
  </w:num>
  <w:num w:numId="1090">
    <w:abstractNumId w:val="327"/>
  </w:num>
  <w:num w:numId="1091">
    <w:abstractNumId w:val="791"/>
  </w:num>
  <w:num w:numId="1092">
    <w:abstractNumId w:val="464"/>
  </w:num>
  <w:num w:numId="1093">
    <w:abstractNumId w:val="46"/>
  </w:num>
  <w:num w:numId="1094">
    <w:abstractNumId w:val="340"/>
  </w:num>
  <w:num w:numId="1095">
    <w:abstractNumId w:val="181"/>
  </w:num>
  <w:num w:numId="1096">
    <w:abstractNumId w:val="427"/>
  </w:num>
  <w:num w:numId="1097">
    <w:abstractNumId w:val="514"/>
  </w:num>
  <w:num w:numId="1098">
    <w:abstractNumId w:val="1323"/>
  </w:num>
  <w:num w:numId="1099">
    <w:abstractNumId w:val="1036"/>
  </w:num>
  <w:num w:numId="1100">
    <w:abstractNumId w:val="1336"/>
  </w:num>
  <w:num w:numId="1101">
    <w:abstractNumId w:val="98"/>
  </w:num>
  <w:num w:numId="1102">
    <w:abstractNumId w:val="1520"/>
  </w:num>
  <w:num w:numId="1103">
    <w:abstractNumId w:val="592"/>
  </w:num>
  <w:num w:numId="1104">
    <w:abstractNumId w:val="1371"/>
  </w:num>
  <w:num w:numId="1105">
    <w:abstractNumId w:val="1201"/>
  </w:num>
  <w:num w:numId="1106">
    <w:abstractNumId w:val="102"/>
  </w:num>
  <w:num w:numId="1107">
    <w:abstractNumId w:val="429"/>
  </w:num>
  <w:num w:numId="1108">
    <w:abstractNumId w:val="456"/>
  </w:num>
  <w:num w:numId="1109">
    <w:abstractNumId w:val="1479"/>
  </w:num>
  <w:num w:numId="1110">
    <w:abstractNumId w:val="1211"/>
  </w:num>
  <w:num w:numId="1111">
    <w:abstractNumId w:val="1299"/>
  </w:num>
  <w:num w:numId="1112">
    <w:abstractNumId w:val="997"/>
  </w:num>
  <w:num w:numId="1113">
    <w:abstractNumId w:val="933"/>
  </w:num>
  <w:num w:numId="1114">
    <w:abstractNumId w:val="706"/>
  </w:num>
  <w:num w:numId="1115">
    <w:abstractNumId w:val="370"/>
  </w:num>
  <w:num w:numId="1116">
    <w:abstractNumId w:val="1130"/>
  </w:num>
  <w:num w:numId="1117">
    <w:abstractNumId w:val="1207"/>
  </w:num>
  <w:num w:numId="1118">
    <w:abstractNumId w:val="1305"/>
  </w:num>
  <w:num w:numId="1119">
    <w:abstractNumId w:val="1262"/>
  </w:num>
  <w:num w:numId="1120">
    <w:abstractNumId w:val="485"/>
  </w:num>
  <w:num w:numId="1121">
    <w:abstractNumId w:val="254"/>
  </w:num>
  <w:num w:numId="1122">
    <w:abstractNumId w:val="261"/>
  </w:num>
  <w:num w:numId="1123">
    <w:abstractNumId w:val="1304"/>
  </w:num>
  <w:num w:numId="1124">
    <w:abstractNumId w:val="105"/>
  </w:num>
  <w:num w:numId="1125">
    <w:abstractNumId w:val="200"/>
  </w:num>
  <w:num w:numId="1126">
    <w:abstractNumId w:val="490"/>
  </w:num>
  <w:num w:numId="1127">
    <w:abstractNumId w:val="264"/>
  </w:num>
  <w:num w:numId="1128">
    <w:abstractNumId w:val="264"/>
  </w:num>
  <w:num w:numId="1129">
    <w:abstractNumId w:val="264"/>
  </w:num>
  <w:num w:numId="1130">
    <w:abstractNumId w:val="264"/>
  </w:num>
  <w:num w:numId="1131">
    <w:abstractNumId w:val="264"/>
  </w:num>
  <w:num w:numId="1132">
    <w:abstractNumId w:val="264"/>
  </w:num>
  <w:num w:numId="1133">
    <w:abstractNumId w:val="264"/>
  </w:num>
  <w:num w:numId="1134">
    <w:abstractNumId w:val="264"/>
  </w:num>
  <w:num w:numId="1135">
    <w:abstractNumId w:val="264"/>
  </w:num>
  <w:num w:numId="1136">
    <w:abstractNumId w:val="264"/>
  </w:num>
  <w:num w:numId="1137">
    <w:abstractNumId w:val="264"/>
  </w:num>
  <w:num w:numId="1138">
    <w:abstractNumId w:val="264"/>
  </w:num>
  <w:num w:numId="1139">
    <w:abstractNumId w:val="264"/>
  </w:num>
  <w:num w:numId="1140">
    <w:abstractNumId w:val="264"/>
  </w:num>
  <w:num w:numId="1141">
    <w:abstractNumId w:val="264"/>
  </w:num>
  <w:num w:numId="1142">
    <w:abstractNumId w:val="264"/>
  </w:num>
  <w:num w:numId="1143">
    <w:abstractNumId w:val="264"/>
  </w:num>
  <w:num w:numId="1144">
    <w:abstractNumId w:val="264"/>
  </w:num>
  <w:num w:numId="1145">
    <w:abstractNumId w:val="264"/>
  </w:num>
  <w:num w:numId="1146">
    <w:abstractNumId w:val="264"/>
  </w:num>
  <w:num w:numId="1147">
    <w:abstractNumId w:val="264"/>
  </w:num>
  <w:num w:numId="1148">
    <w:abstractNumId w:val="264"/>
  </w:num>
  <w:num w:numId="1149">
    <w:abstractNumId w:val="264"/>
  </w:num>
  <w:num w:numId="1150">
    <w:abstractNumId w:val="264"/>
  </w:num>
  <w:num w:numId="1151">
    <w:abstractNumId w:val="264"/>
  </w:num>
  <w:num w:numId="1152">
    <w:abstractNumId w:val="264"/>
  </w:num>
  <w:num w:numId="1153">
    <w:abstractNumId w:val="264"/>
  </w:num>
  <w:num w:numId="1154">
    <w:abstractNumId w:val="264"/>
  </w:num>
  <w:num w:numId="1155">
    <w:abstractNumId w:val="264"/>
  </w:num>
  <w:num w:numId="1156">
    <w:abstractNumId w:val="264"/>
  </w:num>
  <w:num w:numId="1157">
    <w:abstractNumId w:val="264"/>
  </w:num>
  <w:num w:numId="1158">
    <w:abstractNumId w:val="264"/>
  </w:num>
  <w:num w:numId="1159">
    <w:abstractNumId w:val="264"/>
  </w:num>
  <w:num w:numId="1160">
    <w:abstractNumId w:val="264"/>
  </w:num>
  <w:num w:numId="1161">
    <w:abstractNumId w:val="264"/>
  </w:num>
  <w:num w:numId="1162">
    <w:abstractNumId w:val="264"/>
  </w:num>
  <w:num w:numId="1163">
    <w:abstractNumId w:val="264"/>
  </w:num>
  <w:num w:numId="1164">
    <w:abstractNumId w:val="264"/>
  </w:num>
  <w:num w:numId="1165">
    <w:abstractNumId w:val="264"/>
  </w:num>
  <w:num w:numId="1166">
    <w:abstractNumId w:val="264"/>
  </w:num>
  <w:num w:numId="1167">
    <w:abstractNumId w:val="264"/>
  </w:num>
  <w:num w:numId="1168">
    <w:abstractNumId w:val="128"/>
  </w:num>
  <w:num w:numId="1169">
    <w:abstractNumId w:val="1537"/>
  </w:num>
  <w:num w:numId="1170">
    <w:abstractNumId w:val="1311"/>
  </w:num>
  <w:num w:numId="1171">
    <w:abstractNumId w:val="1377"/>
  </w:num>
  <w:num w:numId="1172">
    <w:abstractNumId w:val="1090"/>
  </w:num>
  <w:num w:numId="1173">
    <w:abstractNumId w:val="1351"/>
  </w:num>
  <w:num w:numId="1174">
    <w:abstractNumId w:val="968"/>
  </w:num>
  <w:num w:numId="1175">
    <w:abstractNumId w:val="1412"/>
  </w:num>
  <w:num w:numId="1176">
    <w:abstractNumId w:val="1112"/>
  </w:num>
  <w:num w:numId="1177">
    <w:abstractNumId w:val="331"/>
  </w:num>
  <w:num w:numId="1178">
    <w:abstractNumId w:val="477"/>
  </w:num>
  <w:num w:numId="1179">
    <w:abstractNumId w:val="1273"/>
  </w:num>
  <w:num w:numId="1180">
    <w:abstractNumId w:val="999"/>
  </w:num>
  <w:num w:numId="1181">
    <w:abstractNumId w:val="487"/>
  </w:num>
  <w:num w:numId="1182">
    <w:abstractNumId w:val="284"/>
  </w:num>
  <w:num w:numId="1183">
    <w:abstractNumId w:val="1549"/>
  </w:num>
  <w:num w:numId="1184">
    <w:abstractNumId w:val="1340"/>
  </w:num>
  <w:num w:numId="1185">
    <w:abstractNumId w:val="1177"/>
  </w:num>
  <w:num w:numId="1186">
    <w:abstractNumId w:val="1435"/>
  </w:num>
  <w:num w:numId="1187">
    <w:abstractNumId w:val="1017"/>
  </w:num>
  <w:num w:numId="1188">
    <w:abstractNumId w:val="1066"/>
  </w:num>
  <w:num w:numId="1189">
    <w:abstractNumId w:val="1128"/>
  </w:num>
  <w:num w:numId="1190">
    <w:abstractNumId w:val="901"/>
  </w:num>
  <w:num w:numId="1191">
    <w:abstractNumId w:val="101"/>
  </w:num>
  <w:num w:numId="1192">
    <w:abstractNumId w:val="407"/>
  </w:num>
  <w:num w:numId="1193">
    <w:abstractNumId w:val="714"/>
  </w:num>
  <w:num w:numId="1194">
    <w:abstractNumId w:val="1156"/>
  </w:num>
  <w:num w:numId="1195">
    <w:abstractNumId w:val="531"/>
  </w:num>
  <w:num w:numId="1196">
    <w:abstractNumId w:val="947"/>
  </w:num>
  <w:num w:numId="1197">
    <w:abstractNumId w:val="1175"/>
  </w:num>
  <w:num w:numId="1198">
    <w:abstractNumId w:val="1326"/>
  </w:num>
  <w:num w:numId="1199">
    <w:abstractNumId w:val="371"/>
  </w:num>
  <w:num w:numId="1200">
    <w:abstractNumId w:val="311"/>
  </w:num>
  <w:num w:numId="1201">
    <w:abstractNumId w:val="80"/>
  </w:num>
  <w:num w:numId="1202">
    <w:abstractNumId w:val="976"/>
  </w:num>
  <w:num w:numId="1203">
    <w:abstractNumId w:val="1094"/>
  </w:num>
  <w:num w:numId="1204">
    <w:abstractNumId w:val="1235"/>
  </w:num>
  <w:num w:numId="1205">
    <w:abstractNumId w:val="843"/>
  </w:num>
  <w:num w:numId="1206">
    <w:abstractNumId w:val="1404"/>
  </w:num>
  <w:num w:numId="1207">
    <w:abstractNumId w:val="711"/>
  </w:num>
  <w:num w:numId="1208">
    <w:abstractNumId w:val="197"/>
  </w:num>
  <w:num w:numId="1209">
    <w:abstractNumId w:val="20"/>
  </w:num>
  <w:num w:numId="1210">
    <w:abstractNumId w:val="583"/>
  </w:num>
  <w:num w:numId="1211">
    <w:abstractNumId w:val="1395"/>
  </w:num>
  <w:num w:numId="1212">
    <w:abstractNumId w:val="1109"/>
  </w:num>
  <w:num w:numId="1213">
    <w:abstractNumId w:val="839"/>
  </w:num>
  <w:num w:numId="1214">
    <w:abstractNumId w:val="43"/>
  </w:num>
  <w:num w:numId="1215">
    <w:abstractNumId w:val="1253"/>
  </w:num>
  <w:num w:numId="1216">
    <w:abstractNumId w:val="887"/>
  </w:num>
  <w:num w:numId="1217">
    <w:abstractNumId w:val="1391"/>
  </w:num>
  <w:num w:numId="1218">
    <w:abstractNumId w:val="1181"/>
  </w:num>
  <w:num w:numId="1219">
    <w:abstractNumId w:val="1040"/>
  </w:num>
  <w:num w:numId="1220">
    <w:abstractNumId w:val="405"/>
  </w:num>
  <w:num w:numId="1221">
    <w:abstractNumId w:val="180"/>
  </w:num>
  <w:num w:numId="1222">
    <w:abstractNumId w:val="243"/>
  </w:num>
  <w:num w:numId="1223">
    <w:abstractNumId w:val="471"/>
  </w:num>
  <w:num w:numId="1224">
    <w:abstractNumId w:val="1400"/>
  </w:num>
  <w:num w:numId="1225">
    <w:abstractNumId w:val="758"/>
  </w:num>
  <w:num w:numId="1226">
    <w:abstractNumId w:val="358"/>
  </w:num>
  <w:num w:numId="1227">
    <w:abstractNumId w:val="1380"/>
  </w:num>
  <w:num w:numId="1228">
    <w:abstractNumId w:val="230"/>
  </w:num>
  <w:num w:numId="1229">
    <w:abstractNumId w:val="1102"/>
  </w:num>
  <w:num w:numId="1230">
    <w:abstractNumId w:val="24"/>
  </w:num>
  <w:num w:numId="1231">
    <w:abstractNumId w:val="326"/>
  </w:num>
  <w:num w:numId="1232">
    <w:abstractNumId w:val="732"/>
  </w:num>
  <w:num w:numId="1233">
    <w:abstractNumId w:val="205"/>
  </w:num>
  <w:num w:numId="1234">
    <w:abstractNumId w:val="1482"/>
  </w:num>
  <w:num w:numId="1235">
    <w:abstractNumId w:val="124"/>
  </w:num>
  <w:num w:numId="1236">
    <w:abstractNumId w:val="1314"/>
  </w:num>
  <w:num w:numId="1237">
    <w:abstractNumId w:val="953"/>
  </w:num>
  <w:num w:numId="1238">
    <w:abstractNumId w:val="806"/>
  </w:num>
  <w:num w:numId="1239">
    <w:abstractNumId w:val="285"/>
  </w:num>
  <w:num w:numId="1240">
    <w:abstractNumId w:val="1531"/>
  </w:num>
  <w:num w:numId="1241">
    <w:abstractNumId w:val="169"/>
  </w:num>
  <w:num w:numId="1242">
    <w:abstractNumId w:val="870"/>
  </w:num>
  <w:num w:numId="1243">
    <w:abstractNumId w:val="337"/>
  </w:num>
  <w:num w:numId="1244">
    <w:abstractNumId w:val="77"/>
  </w:num>
  <w:num w:numId="1245">
    <w:abstractNumId w:val="1075"/>
  </w:num>
  <w:num w:numId="1246">
    <w:abstractNumId w:val="203"/>
  </w:num>
  <w:num w:numId="1247">
    <w:abstractNumId w:val="1248"/>
  </w:num>
  <w:num w:numId="1248">
    <w:abstractNumId w:val="1147"/>
  </w:num>
  <w:num w:numId="1249">
    <w:abstractNumId w:val="793"/>
  </w:num>
  <w:num w:numId="1250">
    <w:abstractNumId w:val="1544"/>
  </w:num>
  <w:num w:numId="1251">
    <w:abstractNumId w:val="783"/>
  </w:num>
  <w:num w:numId="1252">
    <w:abstractNumId w:val="831"/>
  </w:num>
  <w:num w:numId="1253">
    <w:abstractNumId w:val="399"/>
  </w:num>
  <w:num w:numId="1254">
    <w:abstractNumId w:val="588"/>
  </w:num>
  <w:num w:numId="1255">
    <w:abstractNumId w:val="1289"/>
  </w:num>
  <w:num w:numId="1256">
    <w:abstractNumId w:val="818"/>
  </w:num>
  <w:num w:numId="1257">
    <w:abstractNumId w:val="632"/>
  </w:num>
  <w:num w:numId="1258">
    <w:abstractNumId w:val="672"/>
  </w:num>
  <w:num w:numId="1259">
    <w:abstractNumId w:val="1250"/>
  </w:num>
  <w:num w:numId="1260">
    <w:abstractNumId w:val="357"/>
  </w:num>
  <w:num w:numId="1261">
    <w:abstractNumId w:val="526"/>
  </w:num>
  <w:num w:numId="1262">
    <w:abstractNumId w:val="1318"/>
  </w:num>
  <w:num w:numId="1263">
    <w:abstractNumId w:val="638"/>
  </w:num>
  <w:num w:numId="1264">
    <w:abstractNumId w:val="120"/>
  </w:num>
  <w:num w:numId="1265">
    <w:abstractNumId w:val="1343"/>
  </w:num>
  <w:num w:numId="1266">
    <w:abstractNumId w:val="398"/>
  </w:num>
  <w:num w:numId="1267">
    <w:abstractNumId w:val="955"/>
  </w:num>
  <w:num w:numId="1268">
    <w:abstractNumId w:val="644"/>
  </w:num>
  <w:num w:numId="1269">
    <w:abstractNumId w:val="1563"/>
  </w:num>
  <w:num w:numId="1270">
    <w:abstractNumId w:val="936"/>
  </w:num>
  <w:num w:numId="1271">
    <w:abstractNumId w:val="582"/>
  </w:num>
  <w:num w:numId="1272">
    <w:abstractNumId w:val="449"/>
  </w:num>
  <w:num w:numId="1273">
    <w:abstractNumId w:val="747"/>
  </w:num>
  <w:num w:numId="1274">
    <w:abstractNumId w:val="1499"/>
  </w:num>
  <w:num w:numId="1275">
    <w:abstractNumId w:val="157"/>
  </w:num>
  <w:num w:numId="1276">
    <w:abstractNumId w:val="166"/>
  </w:num>
  <w:num w:numId="1277">
    <w:abstractNumId w:val="412"/>
  </w:num>
  <w:num w:numId="1278">
    <w:abstractNumId w:val="9"/>
  </w:num>
  <w:num w:numId="1279">
    <w:abstractNumId w:val="1249"/>
  </w:num>
  <w:num w:numId="1280">
    <w:abstractNumId w:val="854"/>
  </w:num>
  <w:num w:numId="1281">
    <w:abstractNumId w:val="825"/>
  </w:num>
  <w:num w:numId="1282">
    <w:abstractNumId w:val="277"/>
  </w:num>
  <w:num w:numId="1283">
    <w:abstractNumId w:val="1152"/>
  </w:num>
  <w:num w:numId="1284">
    <w:abstractNumId w:val="668"/>
  </w:num>
  <w:num w:numId="1285">
    <w:abstractNumId w:val="502"/>
  </w:num>
  <w:num w:numId="1286">
    <w:abstractNumId w:val="489"/>
  </w:num>
  <w:num w:numId="1287">
    <w:abstractNumId w:val="338"/>
  </w:num>
  <w:num w:numId="1288">
    <w:abstractNumId w:val="281"/>
  </w:num>
  <w:num w:numId="1289">
    <w:abstractNumId w:val="1023"/>
  </w:num>
  <w:num w:numId="1290">
    <w:abstractNumId w:val="424"/>
  </w:num>
  <w:num w:numId="1291">
    <w:abstractNumId w:val="1405"/>
  </w:num>
  <w:num w:numId="1292">
    <w:abstractNumId w:val="89"/>
  </w:num>
  <w:num w:numId="1293">
    <w:abstractNumId w:val="1189"/>
  </w:num>
  <w:num w:numId="1294">
    <w:abstractNumId w:val="1116"/>
  </w:num>
  <w:num w:numId="1295">
    <w:abstractNumId w:val="1227"/>
  </w:num>
  <w:num w:numId="1296">
    <w:abstractNumId w:val="1196"/>
  </w:num>
  <w:num w:numId="1297">
    <w:abstractNumId w:val="1212"/>
  </w:num>
  <w:num w:numId="1298">
    <w:abstractNumId w:val="1464"/>
  </w:num>
  <w:num w:numId="1299">
    <w:abstractNumId w:val="95"/>
  </w:num>
  <w:num w:numId="1300">
    <w:abstractNumId w:val="534"/>
  </w:num>
  <w:num w:numId="1301">
    <w:abstractNumId w:val="984"/>
  </w:num>
  <w:num w:numId="1302">
    <w:abstractNumId w:val="908"/>
  </w:num>
  <w:num w:numId="1303">
    <w:abstractNumId w:val="897"/>
  </w:num>
  <w:num w:numId="1304">
    <w:abstractNumId w:val="1204"/>
  </w:num>
  <w:num w:numId="1305">
    <w:abstractNumId w:val="76"/>
  </w:num>
  <w:num w:numId="1306">
    <w:abstractNumId w:val="1454"/>
  </w:num>
  <w:num w:numId="1307">
    <w:abstractNumId w:val="795"/>
  </w:num>
  <w:num w:numId="1308">
    <w:abstractNumId w:val="194"/>
  </w:num>
  <w:num w:numId="1309">
    <w:abstractNumId w:val="848"/>
  </w:num>
  <w:num w:numId="1310">
    <w:abstractNumId w:val="1216"/>
  </w:num>
  <w:num w:numId="1311">
    <w:abstractNumId w:val="609"/>
  </w:num>
  <w:num w:numId="1312">
    <w:abstractNumId w:val="1413"/>
  </w:num>
  <w:num w:numId="1313">
    <w:abstractNumId w:val="954"/>
  </w:num>
  <w:num w:numId="1314">
    <w:abstractNumId w:val="1542"/>
  </w:num>
  <w:num w:numId="1315">
    <w:abstractNumId w:val="1511"/>
  </w:num>
  <w:num w:numId="1316">
    <w:abstractNumId w:val="384"/>
  </w:num>
  <w:num w:numId="1317">
    <w:abstractNumId w:val="425"/>
  </w:num>
  <w:num w:numId="1318">
    <w:abstractNumId w:val="1281"/>
  </w:num>
  <w:num w:numId="1319">
    <w:abstractNumId w:val="132"/>
  </w:num>
  <w:num w:numId="1320">
    <w:abstractNumId w:val="238"/>
  </w:num>
  <w:num w:numId="1321">
    <w:abstractNumId w:val="716"/>
  </w:num>
  <w:num w:numId="1322">
    <w:abstractNumId w:val="224"/>
  </w:num>
  <w:num w:numId="1323">
    <w:abstractNumId w:val="1206"/>
  </w:num>
  <w:num w:numId="1324">
    <w:abstractNumId w:val="304"/>
  </w:num>
  <w:num w:numId="1325">
    <w:abstractNumId w:val="852"/>
  </w:num>
  <w:num w:numId="1326">
    <w:abstractNumId w:val="462"/>
  </w:num>
  <w:num w:numId="1327">
    <w:abstractNumId w:val="1296"/>
  </w:num>
  <w:num w:numId="1328">
    <w:abstractNumId w:val="452"/>
  </w:num>
  <w:num w:numId="1329">
    <w:abstractNumId w:val="219"/>
  </w:num>
  <w:num w:numId="1330">
    <w:abstractNumId w:val="784"/>
  </w:num>
  <w:num w:numId="1331">
    <w:abstractNumId w:val="684"/>
  </w:num>
  <w:num w:numId="1332">
    <w:abstractNumId w:val="666"/>
  </w:num>
  <w:num w:numId="1333">
    <w:abstractNumId w:val="1441"/>
  </w:num>
  <w:num w:numId="1334">
    <w:abstractNumId w:val="251"/>
  </w:num>
  <w:num w:numId="1335">
    <w:abstractNumId w:val="441"/>
  </w:num>
  <w:num w:numId="1336">
    <w:abstractNumId w:val="1283"/>
  </w:num>
  <w:num w:numId="1337">
    <w:abstractNumId w:val="324"/>
  </w:num>
  <w:num w:numId="1338">
    <w:abstractNumId w:val="892"/>
  </w:num>
  <w:num w:numId="1339">
    <w:abstractNumId w:val="637"/>
  </w:num>
  <w:num w:numId="1340">
    <w:abstractNumId w:val="1309"/>
  </w:num>
  <w:num w:numId="1341">
    <w:abstractNumId w:val="323"/>
  </w:num>
  <w:num w:numId="1342">
    <w:abstractNumId w:val="694"/>
  </w:num>
  <w:num w:numId="1343">
    <w:abstractNumId w:val="739"/>
  </w:num>
  <w:num w:numId="1344">
    <w:abstractNumId w:val="1029"/>
  </w:num>
  <w:num w:numId="1345">
    <w:abstractNumId w:val="1422"/>
  </w:num>
  <w:num w:numId="1346">
    <w:abstractNumId w:val="808"/>
  </w:num>
  <w:num w:numId="1347">
    <w:abstractNumId w:val="1277"/>
  </w:num>
  <w:num w:numId="1348">
    <w:abstractNumId w:val="1346"/>
  </w:num>
  <w:num w:numId="1349">
    <w:abstractNumId w:val="438"/>
  </w:num>
  <w:num w:numId="1350">
    <w:abstractNumId w:val="1164"/>
  </w:num>
  <w:num w:numId="1351">
    <w:abstractNumId w:val="488"/>
  </w:num>
  <w:num w:numId="1352">
    <w:abstractNumId w:val="1334"/>
  </w:num>
  <w:num w:numId="1353">
    <w:abstractNumId w:val="636"/>
  </w:num>
  <w:num w:numId="1354">
    <w:abstractNumId w:val="530"/>
  </w:num>
  <w:num w:numId="1355">
    <w:abstractNumId w:val="647"/>
  </w:num>
  <w:num w:numId="1356">
    <w:abstractNumId w:val="97"/>
  </w:num>
  <w:num w:numId="1357">
    <w:abstractNumId w:val="770"/>
  </w:num>
  <w:num w:numId="1358">
    <w:abstractNumId w:val="1410"/>
  </w:num>
  <w:num w:numId="1359">
    <w:abstractNumId w:val="627"/>
  </w:num>
  <w:num w:numId="1360">
    <w:abstractNumId w:val="1027"/>
  </w:num>
  <w:num w:numId="1361">
    <w:abstractNumId w:val="1467"/>
  </w:num>
  <w:num w:numId="1362">
    <w:abstractNumId w:val="148"/>
  </w:num>
  <w:num w:numId="1363">
    <w:abstractNumId w:val="1144"/>
  </w:num>
  <w:num w:numId="1364">
    <w:abstractNumId w:val="1180"/>
  </w:num>
  <w:num w:numId="1365">
    <w:abstractNumId w:val="858"/>
  </w:num>
  <w:num w:numId="1366">
    <w:abstractNumId w:val="611"/>
  </w:num>
  <w:num w:numId="1367">
    <w:abstractNumId w:val="890"/>
  </w:num>
  <w:num w:numId="1368">
    <w:abstractNumId w:val="1103"/>
  </w:num>
  <w:num w:numId="1369">
    <w:abstractNumId w:val="316"/>
  </w:num>
  <w:num w:numId="1370">
    <w:abstractNumId w:val="1367"/>
  </w:num>
  <w:num w:numId="1371">
    <w:abstractNumId w:val="1330"/>
  </w:num>
  <w:num w:numId="1372">
    <w:abstractNumId w:val="176"/>
  </w:num>
  <w:num w:numId="1373">
    <w:abstractNumId w:val="1200"/>
  </w:num>
  <w:num w:numId="1374">
    <w:abstractNumId w:val="790"/>
  </w:num>
  <w:num w:numId="1375">
    <w:abstractNumId w:val="785"/>
  </w:num>
  <w:num w:numId="1376">
    <w:abstractNumId w:val="507"/>
  </w:num>
  <w:num w:numId="1377">
    <w:abstractNumId w:val="1473"/>
  </w:num>
  <w:num w:numId="1378">
    <w:abstractNumId w:val="1501"/>
  </w:num>
  <w:num w:numId="1379">
    <w:abstractNumId w:val="188"/>
  </w:num>
  <w:num w:numId="1380">
    <w:abstractNumId w:val="993"/>
  </w:num>
  <w:num w:numId="1381">
    <w:abstractNumId w:val="255"/>
  </w:num>
  <w:num w:numId="1382">
    <w:abstractNumId w:val="891"/>
  </w:num>
  <w:num w:numId="1383">
    <w:abstractNumId w:val="1332"/>
  </w:num>
  <w:num w:numId="1384">
    <w:abstractNumId w:val="129"/>
  </w:num>
  <w:num w:numId="1385">
    <w:abstractNumId w:val="642"/>
  </w:num>
  <w:num w:numId="1386">
    <w:abstractNumId w:val="821"/>
  </w:num>
  <w:num w:numId="1387">
    <w:abstractNumId w:val="937"/>
  </w:num>
  <w:num w:numId="1388">
    <w:abstractNumId w:val="834"/>
  </w:num>
  <w:num w:numId="1389">
    <w:abstractNumId w:val="1192"/>
  </w:num>
  <w:num w:numId="1390">
    <w:abstractNumId w:val="962"/>
  </w:num>
  <w:num w:numId="1391">
    <w:abstractNumId w:val="1478"/>
  </w:num>
  <w:num w:numId="1392">
    <w:abstractNumId w:val="1313"/>
  </w:num>
  <w:num w:numId="1393">
    <w:abstractNumId w:val="1232"/>
  </w:num>
  <w:num w:numId="1394">
    <w:abstractNumId w:val="547"/>
  </w:num>
  <w:num w:numId="1395">
    <w:abstractNumId w:val="1016"/>
  </w:num>
  <w:num w:numId="1396">
    <w:abstractNumId w:val="343"/>
  </w:num>
  <w:num w:numId="1397">
    <w:abstractNumId w:val="721"/>
  </w:num>
  <w:num w:numId="1398">
    <w:abstractNumId w:val="58"/>
  </w:num>
  <w:num w:numId="1399">
    <w:abstractNumId w:val="35"/>
  </w:num>
  <w:num w:numId="1400">
    <w:abstractNumId w:val="106"/>
  </w:num>
  <w:num w:numId="1401">
    <w:abstractNumId w:val="1500"/>
  </w:num>
  <w:num w:numId="1402">
    <w:abstractNumId w:val="1108"/>
  </w:num>
  <w:num w:numId="1403">
    <w:abstractNumId w:val="447"/>
  </w:num>
  <w:num w:numId="1404">
    <w:abstractNumId w:val="82"/>
  </w:num>
  <w:num w:numId="1405">
    <w:abstractNumId w:val="518"/>
  </w:num>
  <w:num w:numId="1406">
    <w:abstractNumId w:val="558"/>
  </w:num>
  <w:num w:numId="1407">
    <w:abstractNumId w:val="467"/>
  </w:num>
  <w:num w:numId="1408">
    <w:abstractNumId w:val="56"/>
  </w:num>
  <w:num w:numId="1409">
    <w:abstractNumId w:val="41"/>
  </w:num>
  <w:num w:numId="1410">
    <w:abstractNumId w:val="679"/>
  </w:num>
  <w:num w:numId="1411">
    <w:abstractNumId w:val="1347"/>
  </w:num>
  <w:num w:numId="1412">
    <w:abstractNumId w:val="297"/>
  </w:num>
  <w:num w:numId="1413">
    <w:abstractNumId w:val="309"/>
  </w:num>
  <w:num w:numId="1414">
    <w:abstractNumId w:val="508"/>
  </w:num>
  <w:num w:numId="1415">
    <w:abstractNumId w:val="356"/>
  </w:num>
  <w:num w:numId="1416">
    <w:abstractNumId w:val="88"/>
  </w:num>
  <w:num w:numId="1417">
    <w:abstractNumId w:val="1522"/>
  </w:num>
  <w:num w:numId="1418">
    <w:abstractNumId w:val="554"/>
  </w:num>
  <w:num w:numId="1419">
    <w:abstractNumId w:val="725"/>
  </w:num>
  <w:num w:numId="1420">
    <w:abstractNumId w:val="1350"/>
  </w:num>
  <w:num w:numId="1421">
    <w:abstractNumId w:val="917"/>
  </w:num>
  <w:num w:numId="1422">
    <w:abstractNumId w:val="430"/>
  </w:num>
  <w:num w:numId="1423">
    <w:abstractNumId w:val="177"/>
  </w:num>
  <w:num w:numId="1424">
    <w:abstractNumId w:val="1415"/>
  </w:num>
  <w:num w:numId="1425">
    <w:abstractNumId w:val="1194"/>
  </w:num>
  <w:num w:numId="1426">
    <w:abstractNumId w:val="497"/>
  </w:num>
  <w:num w:numId="1427">
    <w:abstractNumId w:val="1282"/>
  </w:num>
  <w:num w:numId="1428">
    <w:abstractNumId w:val="1486"/>
  </w:num>
  <w:num w:numId="1429">
    <w:abstractNumId w:val="1234"/>
  </w:num>
  <w:num w:numId="1430">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430"/>
  </w:num>
  <w:num w:numId="1432">
    <w:abstractNumId w:val="248"/>
  </w:num>
  <w:num w:numId="143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0"/>
  </w:num>
  <w:num w:numId="143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61"/>
  </w:num>
  <w:num w:numId="1437">
    <w:abstractNumId w:val="702"/>
  </w:num>
  <w:num w:numId="1438">
    <w:abstractNumId w:val="513"/>
  </w:num>
  <w:num w:numId="1439">
    <w:abstractNumId w:val="543"/>
  </w:num>
  <w:num w:numId="1440">
    <w:abstractNumId w:val="1433"/>
  </w:num>
  <w:num w:numId="1441">
    <w:abstractNumId w:val="1472"/>
  </w:num>
  <w:num w:numId="1442">
    <w:abstractNumId w:val="13"/>
  </w:num>
  <w:num w:numId="1443">
    <w:abstractNumId w:val="161"/>
  </w:num>
  <w:num w:numId="1444">
    <w:abstractNumId w:val="1306"/>
  </w:num>
  <w:num w:numId="1445">
    <w:abstractNumId w:val="182"/>
  </w:num>
  <w:num w:numId="1446">
    <w:abstractNumId w:val="723"/>
  </w:num>
  <w:num w:numId="1447">
    <w:abstractNumId w:val="1297"/>
  </w:num>
  <w:num w:numId="1448">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4"/>
  </w:num>
  <w:num w:numId="1450">
    <w:abstractNumId w:val="138"/>
  </w:num>
  <w:num w:numId="1451">
    <w:abstractNumId w:val="1546"/>
  </w:num>
  <w:num w:numId="1452">
    <w:abstractNumId w:val="927"/>
  </w:num>
  <w:num w:numId="1453">
    <w:abstractNumId w:val="1483"/>
  </w:num>
  <w:num w:numId="1454">
    <w:abstractNumId w:val="1403"/>
  </w:num>
  <w:num w:numId="1455">
    <w:abstractNumId w:val="466"/>
  </w:num>
  <w:num w:numId="1456">
    <w:abstractNumId w:val="209"/>
  </w:num>
  <w:num w:numId="1457">
    <w:abstractNumId w:val="1468"/>
  </w:num>
  <w:num w:numId="1458">
    <w:abstractNumId w:val="798"/>
  </w:num>
  <w:num w:numId="1459">
    <w:abstractNumId w:val="301"/>
  </w:num>
  <w:num w:numId="1460">
    <w:abstractNumId w:val="585"/>
  </w:num>
  <w:num w:numId="1461">
    <w:abstractNumId w:val="1267"/>
  </w:num>
  <w:num w:numId="1462">
    <w:abstractNumId w:val="1242"/>
  </w:num>
  <w:num w:numId="1463">
    <w:abstractNumId w:val="1224"/>
  </w:num>
  <w:num w:numId="1464">
    <w:abstractNumId w:val="454"/>
  </w:num>
  <w:num w:numId="1465">
    <w:abstractNumId w:val="410"/>
  </w:num>
  <w:num w:numId="1466">
    <w:abstractNumId w:val="696"/>
  </w:num>
  <w:num w:numId="1467">
    <w:abstractNumId w:val="938"/>
  </w:num>
  <w:num w:numId="1468">
    <w:abstractNumId w:val="1510"/>
  </w:num>
  <w:num w:numId="1469">
    <w:abstractNumId w:val="922"/>
  </w:num>
  <w:num w:numId="1470">
    <w:abstractNumId w:val="749"/>
  </w:num>
  <w:num w:numId="1471">
    <w:abstractNumId w:val="919"/>
  </w:num>
  <w:num w:numId="1472">
    <w:abstractNumId w:val="228"/>
  </w:num>
  <w:num w:numId="1473">
    <w:abstractNumId w:val="34"/>
  </w:num>
  <w:num w:numId="1474">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82"/>
  </w:num>
  <w:num w:numId="1476">
    <w:abstractNumId w:val="925"/>
  </w:num>
  <w:num w:numId="1477">
    <w:abstractNumId w:val="812"/>
  </w:num>
  <w:num w:numId="1478">
    <w:abstractNumId w:val="291"/>
  </w:num>
  <w:num w:numId="1479">
    <w:abstractNumId w:val="92"/>
  </w:num>
  <w:num w:numId="1480">
    <w:abstractNumId w:val="289"/>
  </w:num>
  <w:num w:numId="1481">
    <w:abstractNumId w:val="300"/>
  </w:num>
  <w:num w:numId="1482">
    <w:abstractNumId w:val="1035"/>
  </w:num>
  <w:num w:numId="1483">
    <w:abstractNumId w:val="223"/>
  </w:num>
  <w:num w:numId="1484">
    <w:abstractNumId w:val="738"/>
  </w:num>
  <w:num w:numId="1485">
    <w:abstractNumId w:val="691"/>
  </w:num>
  <w:num w:numId="1486">
    <w:abstractNumId w:val="857"/>
  </w:num>
  <w:num w:numId="1487">
    <w:abstractNumId w:val="1392"/>
  </w:num>
  <w:num w:numId="1488">
    <w:abstractNumId w:val="325"/>
  </w:num>
  <w:num w:numId="1489">
    <w:abstractNumId w:val="1151"/>
  </w:num>
  <w:num w:numId="1490">
    <w:abstractNumId w:val="1073"/>
  </w:num>
  <w:num w:numId="1491">
    <w:abstractNumId w:val="175"/>
  </w:num>
  <w:num w:numId="1492">
    <w:abstractNumId w:val="796"/>
  </w:num>
  <w:num w:numId="1493">
    <w:abstractNumId w:val="1566"/>
  </w:num>
  <w:num w:numId="1494">
    <w:abstractNumId w:val="394"/>
  </w:num>
  <w:num w:numId="1495">
    <w:abstractNumId w:val="494"/>
  </w:num>
  <w:num w:numId="1496">
    <w:abstractNumId w:val="1515"/>
  </w:num>
  <w:num w:numId="1497">
    <w:abstractNumId w:val="1129"/>
  </w:num>
  <w:num w:numId="1498">
    <w:abstractNumId w:val="584"/>
  </w:num>
  <w:num w:numId="1499">
    <w:abstractNumId w:val="681"/>
  </w:num>
  <w:num w:numId="1500">
    <w:abstractNumId w:val="1209"/>
  </w:num>
  <w:num w:numId="1501">
    <w:abstractNumId w:val="1495"/>
  </w:num>
  <w:num w:numId="1502">
    <w:abstractNumId w:val="948"/>
  </w:num>
  <w:num w:numId="1503">
    <w:abstractNumId w:val="378"/>
  </w:num>
  <w:num w:numId="1504">
    <w:abstractNumId w:val="837"/>
  </w:num>
  <w:num w:numId="1505">
    <w:abstractNumId w:val="37"/>
  </w:num>
  <w:num w:numId="1506">
    <w:abstractNumId w:val="889"/>
  </w:num>
  <w:num w:numId="1507">
    <w:abstractNumId w:val="819"/>
  </w:num>
  <w:num w:numId="1508">
    <w:abstractNumId w:val="521"/>
  </w:num>
  <w:num w:numId="1509">
    <w:abstractNumId w:val="1525"/>
  </w:num>
  <w:num w:numId="1510">
    <w:abstractNumId w:val="1541"/>
  </w:num>
  <w:num w:numId="1511">
    <w:abstractNumId w:val="262"/>
  </w:num>
  <w:num w:numId="1512">
    <w:abstractNumId w:val="1564"/>
  </w:num>
  <w:num w:numId="1513">
    <w:abstractNumId w:val="773"/>
  </w:num>
  <w:num w:numId="1514">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43"/>
  </w:num>
  <w:num w:numId="1516">
    <w:abstractNumId w:val="1063"/>
  </w:num>
  <w:num w:numId="1517">
    <w:abstractNumId w:val="623"/>
  </w:num>
  <w:num w:numId="1518">
    <w:abstractNumId w:val="363"/>
  </w:num>
  <w:num w:numId="1519">
    <w:abstractNumId w:val="486"/>
  </w:num>
  <w:num w:numId="1520">
    <w:abstractNumId w:val="1439"/>
  </w:num>
  <w:num w:numId="1521">
    <w:abstractNumId w:val="926"/>
  </w:num>
  <w:num w:numId="1522">
    <w:abstractNumId w:val="348"/>
  </w:num>
  <w:num w:numId="1523">
    <w:abstractNumId w:val="1342"/>
  </w:num>
  <w:num w:numId="1524">
    <w:abstractNumId w:val="94"/>
  </w:num>
  <w:num w:numId="1525">
    <w:abstractNumId w:val="549"/>
  </w:num>
  <w:num w:numId="1526">
    <w:abstractNumId w:val="1398"/>
  </w:num>
  <w:num w:numId="1527">
    <w:abstractNumId w:val="47"/>
  </w:num>
  <w:num w:numId="1528">
    <w:abstractNumId w:val="1050"/>
  </w:num>
  <w:num w:numId="1529">
    <w:abstractNumId w:val="288"/>
  </w:num>
  <w:num w:numId="1530">
    <w:abstractNumId w:val="710"/>
  </w:num>
  <w:num w:numId="1531">
    <w:abstractNumId w:val="580"/>
  </w:num>
  <w:num w:numId="1532">
    <w:abstractNumId w:val="743"/>
  </w:num>
  <w:num w:numId="1533">
    <w:abstractNumId w:val="1006"/>
  </w:num>
  <w:num w:numId="1534">
    <w:abstractNumId w:val="1037"/>
  </w:num>
  <w:num w:numId="1535">
    <w:abstractNumId w:val="1290"/>
  </w:num>
  <w:num w:numId="1536">
    <w:abstractNumId w:val="178"/>
  </w:num>
  <w:num w:numId="1537">
    <w:abstractNumId w:val="1005"/>
  </w:num>
  <w:num w:numId="1538">
    <w:abstractNumId w:val="1393"/>
  </w:num>
  <w:num w:numId="1539">
    <w:abstractNumId w:val="703"/>
  </w:num>
  <w:num w:numId="1540">
    <w:abstractNumId w:val="501"/>
  </w:num>
  <w:num w:numId="1541">
    <w:abstractNumId w:val="1012"/>
  </w:num>
  <w:num w:numId="1542">
    <w:abstractNumId w:val="1104"/>
  </w:num>
  <w:num w:numId="1543">
    <w:abstractNumId w:val="1523"/>
  </w:num>
  <w:num w:numId="1544">
    <w:abstractNumId w:val="600"/>
  </w:num>
  <w:num w:numId="1545">
    <w:abstractNumId w:val="753"/>
  </w:num>
  <w:num w:numId="1546">
    <w:abstractNumId w:val="1003"/>
  </w:num>
  <w:num w:numId="1547">
    <w:abstractNumId w:val="1285"/>
  </w:num>
  <w:num w:numId="1548">
    <w:abstractNumId w:val="1477"/>
  </w:num>
  <w:num w:numId="1549">
    <w:abstractNumId w:val="379"/>
  </w:num>
  <w:num w:numId="1550">
    <w:abstractNumId w:val="1131"/>
  </w:num>
  <w:num w:numId="1551">
    <w:abstractNumId w:val="26"/>
  </w:num>
  <w:num w:numId="1552">
    <w:abstractNumId w:val="491"/>
  </w:num>
  <w:num w:numId="1553">
    <w:abstractNumId w:val="827"/>
  </w:num>
  <w:num w:numId="1554">
    <w:abstractNumId w:val="653"/>
  </w:num>
  <w:num w:numId="1555">
    <w:abstractNumId w:val="1502"/>
  </w:num>
  <w:num w:numId="1556">
    <w:abstractNumId w:val="591"/>
  </w:num>
  <w:num w:numId="1557">
    <w:abstractNumId w:val="612"/>
  </w:num>
  <w:num w:numId="1558">
    <w:abstractNumId w:val="715"/>
  </w:num>
  <w:num w:numId="1559">
    <w:abstractNumId w:val="844"/>
  </w:num>
  <w:num w:numId="1560">
    <w:abstractNumId w:val="299"/>
  </w:num>
  <w:num w:numId="1561">
    <w:abstractNumId w:val="1031"/>
  </w:num>
  <w:num w:numId="1562">
    <w:abstractNumId w:val="949"/>
  </w:num>
  <w:num w:numId="1563">
    <w:abstractNumId w:val="134"/>
  </w:num>
  <w:num w:numId="1564">
    <w:abstractNumId w:val="967"/>
  </w:num>
  <w:num w:numId="1565">
    <w:abstractNumId w:val="404"/>
  </w:num>
  <w:num w:numId="1566">
    <w:abstractNumId w:val="838"/>
  </w:num>
  <w:num w:numId="1567">
    <w:abstractNumId w:val="755"/>
  </w:num>
  <w:num w:numId="1568">
    <w:abstractNumId w:val="1264"/>
  </w:num>
  <w:num w:numId="1569">
    <w:abstractNumId w:val="1408"/>
  </w:num>
  <w:num w:numId="1570">
    <w:abstractNumId w:val="25"/>
  </w:num>
  <w:num w:numId="1571">
    <w:abstractNumId w:val="116"/>
  </w:num>
  <w:num w:numId="1572">
    <w:abstractNumId w:val="804"/>
  </w:num>
  <w:num w:numId="1573">
    <w:abstractNumId w:val="44"/>
  </w:num>
  <w:num w:numId="1574">
    <w:abstractNumId w:val="1379"/>
  </w:num>
  <w:num w:numId="1575">
    <w:abstractNumId w:val="32"/>
  </w:num>
  <w:num w:numId="1576">
    <w:abstractNumId w:val="15"/>
  </w:num>
  <w:num w:numId="1577">
    <w:abstractNumId w:val="1191"/>
  </w:num>
  <w:num w:numId="1578">
    <w:abstractNumId w:val="372"/>
  </w:num>
  <w:num w:numId="1579">
    <w:abstractNumId w:val="707"/>
  </w:num>
  <w:num w:numId="1580">
    <w:abstractNumId w:val="879"/>
  </w:num>
  <w:num w:numId="1581">
    <w:abstractNumId w:val="1335"/>
  </w:num>
  <w:num w:numId="1582">
    <w:abstractNumId w:val="1135"/>
  </w:num>
  <w:num w:numId="1583">
    <w:abstractNumId w:val="1067"/>
  </w:num>
  <w:num w:numId="1584">
    <w:abstractNumId w:val="475"/>
  </w:num>
  <w:num w:numId="1585">
    <w:abstractNumId w:val="1217"/>
  </w:num>
  <w:num w:numId="1586">
    <w:abstractNumId w:val="387"/>
  </w:num>
  <w:num w:numId="1587">
    <w:abstractNumId w:val="778"/>
  </w:num>
  <w:num w:numId="1588">
    <w:abstractNumId w:val="186"/>
  </w:num>
  <w:num w:numId="1589">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0">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1">
    <w:abstractNumId w:val="759"/>
  </w:num>
  <w:num w:numId="1592">
    <w:abstractNumId w:val="764"/>
  </w:num>
  <w:num w:numId="1593">
    <w:abstractNumId w:val="608"/>
  </w:num>
  <w:num w:numId="1594">
    <w:abstractNumId w:val="306"/>
  </w:num>
  <w:num w:numId="1595">
    <w:abstractNumId w:val="816"/>
  </w:num>
  <w:num w:numId="1596">
    <w:abstractNumId w:val="389"/>
  </w:num>
  <w:num w:numId="1597">
    <w:abstractNumId w:val="835"/>
  </w:num>
  <w:num w:numId="1598">
    <w:abstractNumId w:val="624"/>
    <w:lvlOverride w:ilvl="0">
      <w:startOverride w:val="1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9">
    <w:abstractNumId w:val="624"/>
    <w:lvlOverride w:ilvl="0">
      <w:startOverride w:val="13"/>
    </w:lvlOverride>
    <w:lvlOverride w:ilvl="1">
      <w:startOverride w:val="6"/>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0">
    <w:abstractNumId w:val="624"/>
    <w:lvlOverride w:ilvl="0">
      <w:startOverride w:val="1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1">
    <w:abstractNumId w:val="1418"/>
  </w:num>
  <w:num w:numId="1602">
    <w:abstractNumId w:val="1555"/>
  </w:num>
  <w:num w:numId="1603">
    <w:abstractNumId w:val="416"/>
  </w:num>
  <w:num w:numId="1604">
    <w:abstractNumId w:val="119"/>
  </w:num>
  <w:num w:numId="1605">
    <w:abstractNumId w:val="1462"/>
  </w:num>
  <w:num w:numId="1606">
    <w:abstractNumId w:val="771"/>
  </w:num>
  <w:num w:numId="1607">
    <w:abstractNumId w:val="1186"/>
  </w:num>
  <w:num w:numId="1608">
    <w:abstractNumId w:val="415"/>
  </w:num>
  <w:num w:numId="1609">
    <w:abstractNumId w:val="546"/>
  </w:num>
  <w:num w:numId="1610">
    <w:abstractNumId w:val="1453"/>
  </w:num>
  <w:num w:numId="1611">
    <w:abstractNumId w:val="1432"/>
  </w:num>
  <w:num w:numId="1612">
    <w:abstractNumId w:val="1214"/>
  </w:num>
  <w:num w:numId="1613">
    <w:abstractNumId w:val="294"/>
  </w:num>
  <w:num w:numId="1614">
    <w:abstractNumId w:val="1436"/>
  </w:num>
  <w:num w:numId="1615">
    <w:abstractNumId w:val="645"/>
  </w:num>
  <w:num w:numId="1616">
    <w:abstractNumId w:val="996"/>
  </w:num>
  <w:num w:numId="1617">
    <w:abstractNumId w:val="473"/>
  </w:num>
  <w:num w:numId="1618">
    <w:abstractNumId w:val="810"/>
  </w:num>
  <w:num w:numId="1619">
    <w:abstractNumId w:val="1567"/>
  </w:num>
  <w:num w:numId="1620">
    <w:abstractNumId w:val="563"/>
  </w:num>
  <w:num w:numId="1621">
    <w:abstractNumId w:val="1573"/>
  </w:num>
  <w:num w:numId="1622">
    <w:abstractNumId w:val="1344"/>
  </w:num>
  <w:num w:numId="1623">
    <w:abstractNumId w:val="599"/>
  </w:num>
  <w:num w:numId="1624">
    <w:abstractNumId w:val="1300"/>
  </w:num>
  <w:num w:numId="1625">
    <w:abstractNumId w:val="1091"/>
  </w:num>
  <w:num w:numId="1626">
    <w:abstractNumId w:val="1055"/>
  </w:num>
  <w:num w:numId="1627">
    <w:abstractNumId w:val="1247"/>
  </w:num>
  <w:num w:numId="1628">
    <w:abstractNumId w:val="1319"/>
  </w:num>
  <w:num w:numId="1629">
    <w:abstractNumId w:val="1199"/>
  </w:num>
  <w:num w:numId="1630">
    <w:abstractNumId w:val="302"/>
  </w:num>
  <w:num w:numId="1631">
    <w:abstractNumId w:val="79"/>
  </w:num>
  <w:num w:numId="1632">
    <w:abstractNumId w:val="317"/>
  </w:num>
  <w:num w:numId="1633">
    <w:abstractNumId w:val="1172"/>
  </w:num>
  <w:num w:numId="1634">
    <w:abstractNumId w:val="624"/>
    <w:lvlOverride w:ilvl="0">
      <w:startOverride w:val="15"/>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6">
    <w:abstractNumId w:val="1255"/>
  </w:num>
  <w:num w:numId="1637">
    <w:abstractNumId w:val="1322"/>
  </w:num>
  <w:num w:numId="1638">
    <w:abstractNumId w:val="1301"/>
  </w:num>
  <w:num w:numId="1639">
    <w:abstractNumId w:val="1358"/>
  </w:num>
  <w:num w:numId="1640">
    <w:abstractNumId w:val="1197"/>
  </w:num>
  <w:num w:numId="1641">
    <w:abstractNumId w:val="671"/>
  </w:num>
  <w:num w:numId="1642">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3">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4">
    <w:abstractNumId w:val="528"/>
  </w:num>
  <w:num w:numId="1645">
    <w:abstractNumId w:val="593"/>
  </w:num>
  <w:num w:numId="1646">
    <w:abstractNumId w:val="1284"/>
  </w:num>
  <w:num w:numId="1647">
    <w:abstractNumId w:val="1051"/>
  </w:num>
  <w:num w:numId="1648">
    <w:abstractNumId w:val="958"/>
  </w:num>
  <w:numIdMacAtCleanup w:val="16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mirrorMargins/>
  <w:hideSpellingErrors/>
  <w:hideGrammaticalErrors/>
  <w:attachedTemplate r:id="rId1"/>
  <w:trackRevisions/>
  <w:defaultTabStop w:val="403"/>
  <w:evenAndOddHeaders/>
  <w:drawingGridHorizontalSpacing w:val="100"/>
  <w:displayHorizontalDrawingGridEvery w:val="0"/>
  <w:displayVerticalDrawingGridEvery w:val="0"/>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10A"/>
    <w:rsid w:val="0000068F"/>
    <w:rsid w:val="0000070E"/>
    <w:rsid w:val="00000A31"/>
    <w:rsid w:val="00000B9E"/>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0E91"/>
    <w:rsid w:val="000315AB"/>
    <w:rsid w:val="00031690"/>
    <w:rsid w:val="000316BA"/>
    <w:rsid w:val="00031EBD"/>
    <w:rsid w:val="00031EF1"/>
    <w:rsid w:val="00032780"/>
    <w:rsid w:val="00032B54"/>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4D3"/>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66"/>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3F8"/>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D7D"/>
    <w:rsid w:val="00077E5B"/>
    <w:rsid w:val="000801CC"/>
    <w:rsid w:val="00081161"/>
    <w:rsid w:val="00081283"/>
    <w:rsid w:val="000813F4"/>
    <w:rsid w:val="00081437"/>
    <w:rsid w:val="000817D3"/>
    <w:rsid w:val="0008183F"/>
    <w:rsid w:val="0008191E"/>
    <w:rsid w:val="000819A3"/>
    <w:rsid w:val="00082428"/>
    <w:rsid w:val="000824E4"/>
    <w:rsid w:val="00082702"/>
    <w:rsid w:val="00082B66"/>
    <w:rsid w:val="00082BA8"/>
    <w:rsid w:val="00083454"/>
    <w:rsid w:val="00083CEC"/>
    <w:rsid w:val="00083CF4"/>
    <w:rsid w:val="000847C5"/>
    <w:rsid w:val="00084C87"/>
    <w:rsid w:val="00085141"/>
    <w:rsid w:val="00086289"/>
    <w:rsid w:val="00086B3C"/>
    <w:rsid w:val="00086B93"/>
    <w:rsid w:val="00087C8F"/>
    <w:rsid w:val="0009024B"/>
    <w:rsid w:val="0009072F"/>
    <w:rsid w:val="00091120"/>
    <w:rsid w:val="000918DA"/>
    <w:rsid w:val="00091A37"/>
    <w:rsid w:val="0009209B"/>
    <w:rsid w:val="000925AE"/>
    <w:rsid w:val="00093129"/>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66"/>
    <w:rsid w:val="000B02F1"/>
    <w:rsid w:val="000B07FE"/>
    <w:rsid w:val="000B0F4C"/>
    <w:rsid w:val="000B1504"/>
    <w:rsid w:val="000B1F1B"/>
    <w:rsid w:val="000B265D"/>
    <w:rsid w:val="000B26D2"/>
    <w:rsid w:val="000B3121"/>
    <w:rsid w:val="000B3492"/>
    <w:rsid w:val="000B3879"/>
    <w:rsid w:val="000B57C8"/>
    <w:rsid w:val="000B5862"/>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266C"/>
    <w:rsid w:val="000C3094"/>
    <w:rsid w:val="000C335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D7E3D"/>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02B"/>
    <w:rsid w:val="000F4CEE"/>
    <w:rsid w:val="000F5540"/>
    <w:rsid w:val="000F5543"/>
    <w:rsid w:val="000F59A6"/>
    <w:rsid w:val="000F5E11"/>
    <w:rsid w:val="000F607A"/>
    <w:rsid w:val="000F6482"/>
    <w:rsid w:val="000F6A89"/>
    <w:rsid w:val="000F7206"/>
    <w:rsid w:val="000F74BB"/>
    <w:rsid w:val="000F7977"/>
    <w:rsid w:val="001000E8"/>
    <w:rsid w:val="00100881"/>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01"/>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9B2"/>
    <w:rsid w:val="00134DAD"/>
    <w:rsid w:val="00134E95"/>
    <w:rsid w:val="00135204"/>
    <w:rsid w:val="00135526"/>
    <w:rsid w:val="00135B3A"/>
    <w:rsid w:val="00135C3C"/>
    <w:rsid w:val="00136124"/>
    <w:rsid w:val="00136D53"/>
    <w:rsid w:val="0013710B"/>
    <w:rsid w:val="00137648"/>
    <w:rsid w:val="00137A1D"/>
    <w:rsid w:val="00137E43"/>
    <w:rsid w:val="001401A2"/>
    <w:rsid w:val="0014059F"/>
    <w:rsid w:val="00140BEF"/>
    <w:rsid w:val="00140C76"/>
    <w:rsid w:val="00140F69"/>
    <w:rsid w:val="00141002"/>
    <w:rsid w:val="00141138"/>
    <w:rsid w:val="0014171A"/>
    <w:rsid w:val="001417BA"/>
    <w:rsid w:val="00141C64"/>
    <w:rsid w:val="00141D2D"/>
    <w:rsid w:val="00142A0A"/>
    <w:rsid w:val="00143165"/>
    <w:rsid w:val="00143378"/>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52"/>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98E"/>
    <w:rsid w:val="00184B2F"/>
    <w:rsid w:val="00184EBD"/>
    <w:rsid w:val="001860C7"/>
    <w:rsid w:val="00187187"/>
    <w:rsid w:val="001871E8"/>
    <w:rsid w:val="001872DF"/>
    <w:rsid w:val="0018753F"/>
    <w:rsid w:val="00190B2C"/>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444"/>
    <w:rsid w:val="0019755B"/>
    <w:rsid w:val="00197BED"/>
    <w:rsid w:val="00197C21"/>
    <w:rsid w:val="001A02B4"/>
    <w:rsid w:val="001A03F0"/>
    <w:rsid w:val="001A0D83"/>
    <w:rsid w:val="001A0E3F"/>
    <w:rsid w:val="001A1BE6"/>
    <w:rsid w:val="001A1D43"/>
    <w:rsid w:val="001A29AB"/>
    <w:rsid w:val="001A303B"/>
    <w:rsid w:val="001A3047"/>
    <w:rsid w:val="001A30C6"/>
    <w:rsid w:val="001A376F"/>
    <w:rsid w:val="001A45D4"/>
    <w:rsid w:val="001A46D9"/>
    <w:rsid w:val="001A49B2"/>
    <w:rsid w:val="001A4AEF"/>
    <w:rsid w:val="001A4B30"/>
    <w:rsid w:val="001A524D"/>
    <w:rsid w:val="001A5537"/>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20D"/>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D00"/>
    <w:rsid w:val="001F1E48"/>
    <w:rsid w:val="001F280A"/>
    <w:rsid w:val="001F3769"/>
    <w:rsid w:val="001F379F"/>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D1"/>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9A"/>
    <w:rsid w:val="002328A6"/>
    <w:rsid w:val="00232DF8"/>
    <w:rsid w:val="002335EB"/>
    <w:rsid w:val="002338E9"/>
    <w:rsid w:val="00233D6B"/>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4C7"/>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6203"/>
    <w:rsid w:val="0024654B"/>
    <w:rsid w:val="0024709D"/>
    <w:rsid w:val="00247D7E"/>
    <w:rsid w:val="00250582"/>
    <w:rsid w:val="00251584"/>
    <w:rsid w:val="002516D5"/>
    <w:rsid w:val="00253CB6"/>
    <w:rsid w:val="0025447D"/>
    <w:rsid w:val="00254DA7"/>
    <w:rsid w:val="00255A87"/>
    <w:rsid w:val="00255AF3"/>
    <w:rsid w:val="00256154"/>
    <w:rsid w:val="00256A92"/>
    <w:rsid w:val="00256B2E"/>
    <w:rsid w:val="00256F98"/>
    <w:rsid w:val="00257038"/>
    <w:rsid w:val="00260B39"/>
    <w:rsid w:val="00260FF1"/>
    <w:rsid w:val="0026189F"/>
    <w:rsid w:val="0026197F"/>
    <w:rsid w:val="002624E2"/>
    <w:rsid w:val="0026283E"/>
    <w:rsid w:val="00262A05"/>
    <w:rsid w:val="00262B6B"/>
    <w:rsid w:val="00263224"/>
    <w:rsid w:val="002632DA"/>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A05"/>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1D45"/>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99F"/>
    <w:rsid w:val="002B3A90"/>
    <w:rsid w:val="002B3B58"/>
    <w:rsid w:val="002B3E42"/>
    <w:rsid w:val="002B415A"/>
    <w:rsid w:val="002B4191"/>
    <w:rsid w:val="002B4235"/>
    <w:rsid w:val="002B49A4"/>
    <w:rsid w:val="002B5C9A"/>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37C"/>
    <w:rsid w:val="002E14E9"/>
    <w:rsid w:val="002E15BF"/>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0CE1"/>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95D"/>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71BF"/>
    <w:rsid w:val="0031780A"/>
    <w:rsid w:val="0031788C"/>
    <w:rsid w:val="00317AA1"/>
    <w:rsid w:val="00320450"/>
    <w:rsid w:val="003205F6"/>
    <w:rsid w:val="003206D0"/>
    <w:rsid w:val="00320730"/>
    <w:rsid w:val="0032146B"/>
    <w:rsid w:val="00321E3E"/>
    <w:rsid w:val="00321F60"/>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3CBF"/>
    <w:rsid w:val="00335F6A"/>
    <w:rsid w:val="00336191"/>
    <w:rsid w:val="00336408"/>
    <w:rsid w:val="00336F8D"/>
    <w:rsid w:val="0033741C"/>
    <w:rsid w:val="00337ABA"/>
    <w:rsid w:val="0034032C"/>
    <w:rsid w:val="003408E7"/>
    <w:rsid w:val="00340918"/>
    <w:rsid w:val="0034157D"/>
    <w:rsid w:val="0034203D"/>
    <w:rsid w:val="0034218A"/>
    <w:rsid w:val="00342FB6"/>
    <w:rsid w:val="00342FD6"/>
    <w:rsid w:val="00343186"/>
    <w:rsid w:val="00343429"/>
    <w:rsid w:val="003434AD"/>
    <w:rsid w:val="003435F9"/>
    <w:rsid w:val="00343E36"/>
    <w:rsid w:val="00343EB9"/>
    <w:rsid w:val="003442C2"/>
    <w:rsid w:val="00344428"/>
    <w:rsid w:val="00345F29"/>
    <w:rsid w:val="00345F94"/>
    <w:rsid w:val="0034602E"/>
    <w:rsid w:val="003464A0"/>
    <w:rsid w:val="0034651E"/>
    <w:rsid w:val="00346C38"/>
    <w:rsid w:val="00346CC0"/>
    <w:rsid w:val="00346E5D"/>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B91"/>
    <w:rsid w:val="00362D15"/>
    <w:rsid w:val="00362D70"/>
    <w:rsid w:val="00363F51"/>
    <w:rsid w:val="00364E37"/>
    <w:rsid w:val="00364EA2"/>
    <w:rsid w:val="00364F0F"/>
    <w:rsid w:val="003656DE"/>
    <w:rsid w:val="00365BF7"/>
    <w:rsid w:val="00365C38"/>
    <w:rsid w:val="00366A99"/>
    <w:rsid w:val="00366B37"/>
    <w:rsid w:val="00367038"/>
    <w:rsid w:val="00367229"/>
    <w:rsid w:val="003679DC"/>
    <w:rsid w:val="00367C0B"/>
    <w:rsid w:val="00370038"/>
    <w:rsid w:val="00371716"/>
    <w:rsid w:val="00371933"/>
    <w:rsid w:val="00371F39"/>
    <w:rsid w:val="00372375"/>
    <w:rsid w:val="003728F9"/>
    <w:rsid w:val="003757D7"/>
    <w:rsid w:val="00375AC0"/>
    <w:rsid w:val="00375C2C"/>
    <w:rsid w:val="00375C6B"/>
    <w:rsid w:val="0037654E"/>
    <w:rsid w:val="00376910"/>
    <w:rsid w:val="00376A74"/>
    <w:rsid w:val="00376AC9"/>
    <w:rsid w:val="00376F67"/>
    <w:rsid w:val="00376F72"/>
    <w:rsid w:val="00377713"/>
    <w:rsid w:val="00377876"/>
    <w:rsid w:val="00380219"/>
    <w:rsid w:val="003806A6"/>
    <w:rsid w:val="00380E4C"/>
    <w:rsid w:val="0038160B"/>
    <w:rsid w:val="00382137"/>
    <w:rsid w:val="00382AE2"/>
    <w:rsid w:val="00383225"/>
    <w:rsid w:val="003834D8"/>
    <w:rsid w:val="00383FCA"/>
    <w:rsid w:val="003840E0"/>
    <w:rsid w:val="00384924"/>
    <w:rsid w:val="0038499E"/>
    <w:rsid w:val="00384BE6"/>
    <w:rsid w:val="00384EF0"/>
    <w:rsid w:val="00385939"/>
    <w:rsid w:val="00385A21"/>
    <w:rsid w:val="00386020"/>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2F64"/>
    <w:rsid w:val="0039396D"/>
    <w:rsid w:val="0039463E"/>
    <w:rsid w:val="00394DBB"/>
    <w:rsid w:val="00394EAC"/>
    <w:rsid w:val="00394F21"/>
    <w:rsid w:val="003956EE"/>
    <w:rsid w:val="003966E3"/>
    <w:rsid w:val="0039784B"/>
    <w:rsid w:val="003A0C48"/>
    <w:rsid w:val="003A1072"/>
    <w:rsid w:val="003A1718"/>
    <w:rsid w:val="003A1B18"/>
    <w:rsid w:val="003A1F0A"/>
    <w:rsid w:val="003A2216"/>
    <w:rsid w:val="003A22E2"/>
    <w:rsid w:val="003A277E"/>
    <w:rsid w:val="003A2960"/>
    <w:rsid w:val="003A30C5"/>
    <w:rsid w:val="003A30CB"/>
    <w:rsid w:val="003A3B8E"/>
    <w:rsid w:val="003A4A57"/>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3FB"/>
    <w:rsid w:val="003B44FC"/>
    <w:rsid w:val="003B4A8A"/>
    <w:rsid w:val="003B59D2"/>
    <w:rsid w:val="003B5B66"/>
    <w:rsid w:val="003B678A"/>
    <w:rsid w:val="003B6A66"/>
    <w:rsid w:val="003B6D38"/>
    <w:rsid w:val="003B73B7"/>
    <w:rsid w:val="003B7584"/>
    <w:rsid w:val="003C076A"/>
    <w:rsid w:val="003C08F9"/>
    <w:rsid w:val="003C1856"/>
    <w:rsid w:val="003C1A02"/>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963"/>
    <w:rsid w:val="003D1CCA"/>
    <w:rsid w:val="003D1E28"/>
    <w:rsid w:val="003D2603"/>
    <w:rsid w:val="003D315F"/>
    <w:rsid w:val="003D32A9"/>
    <w:rsid w:val="003D3908"/>
    <w:rsid w:val="003D3C96"/>
    <w:rsid w:val="003D3E02"/>
    <w:rsid w:val="003D54C3"/>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5AF"/>
    <w:rsid w:val="003E76A5"/>
    <w:rsid w:val="003F03BC"/>
    <w:rsid w:val="003F0406"/>
    <w:rsid w:val="003F1242"/>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9F5"/>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1C6"/>
    <w:rsid w:val="0042285B"/>
    <w:rsid w:val="0042293E"/>
    <w:rsid w:val="00422AC0"/>
    <w:rsid w:val="00422F12"/>
    <w:rsid w:val="00423688"/>
    <w:rsid w:val="00423A35"/>
    <w:rsid w:val="00423AE3"/>
    <w:rsid w:val="00423D62"/>
    <w:rsid w:val="00423E1C"/>
    <w:rsid w:val="004240DD"/>
    <w:rsid w:val="00424369"/>
    <w:rsid w:val="004249B2"/>
    <w:rsid w:val="0042518F"/>
    <w:rsid w:val="00425398"/>
    <w:rsid w:val="004253E9"/>
    <w:rsid w:val="004259BD"/>
    <w:rsid w:val="0042613F"/>
    <w:rsid w:val="00426175"/>
    <w:rsid w:val="004264B3"/>
    <w:rsid w:val="004264E9"/>
    <w:rsid w:val="00426938"/>
    <w:rsid w:val="004271AC"/>
    <w:rsid w:val="004276DB"/>
    <w:rsid w:val="00427AC6"/>
    <w:rsid w:val="00427ECF"/>
    <w:rsid w:val="00430490"/>
    <w:rsid w:val="00430B05"/>
    <w:rsid w:val="004314E0"/>
    <w:rsid w:val="00431625"/>
    <w:rsid w:val="004316E3"/>
    <w:rsid w:val="00431F44"/>
    <w:rsid w:val="004321EC"/>
    <w:rsid w:val="004322E4"/>
    <w:rsid w:val="00432A16"/>
    <w:rsid w:val="0043365C"/>
    <w:rsid w:val="00433739"/>
    <w:rsid w:val="0043426C"/>
    <w:rsid w:val="004349F5"/>
    <w:rsid w:val="00434AB9"/>
    <w:rsid w:val="00435B72"/>
    <w:rsid w:val="0043620C"/>
    <w:rsid w:val="0043641D"/>
    <w:rsid w:val="00436798"/>
    <w:rsid w:val="004375BF"/>
    <w:rsid w:val="00437A20"/>
    <w:rsid w:val="00440001"/>
    <w:rsid w:val="004403FF"/>
    <w:rsid w:val="00440FD1"/>
    <w:rsid w:val="004414A4"/>
    <w:rsid w:val="004419F5"/>
    <w:rsid w:val="00441AED"/>
    <w:rsid w:val="00441C2E"/>
    <w:rsid w:val="0044224D"/>
    <w:rsid w:val="004429A2"/>
    <w:rsid w:val="00444525"/>
    <w:rsid w:val="00444C67"/>
    <w:rsid w:val="00445292"/>
    <w:rsid w:val="0044546B"/>
    <w:rsid w:val="00445757"/>
    <w:rsid w:val="00445887"/>
    <w:rsid w:val="004464AD"/>
    <w:rsid w:val="004468C3"/>
    <w:rsid w:val="00446E53"/>
    <w:rsid w:val="00447194"/>
    <w:rsid w:val="004479AD"/>
    <w:rsid w:val="0045063C"/>
    <w:rsid w:val="0045099D"/>
    <w:rsid w:val="0045197C"/>
    <w:rsid w:val="004526A5"/>
    <w:rsid w:val="004526EB"/>
    <w:rsid w:val="00452AC4"/>
    <w:rsid w:val="00452F0C"/>
    <w:rsid w:val="004531B1"/>
    <w:rsid w:val="0045371C"/>
    <w:rsid w:val="00454B4A"/>
    <w:rsid w:val="00456540"/>
    <w:rsid w:val="00456AF2"/>
    <w:rsid w:val="004571D2"/>
    <w:rsid w:val="00457C2D"/>
    <w:rsid w:val="00457E00"/>
    <w:rsid w:val="004605B6"/>
    <w:rsid w:val="00460801"/>
    <w:rsid w:val="00460C95"/>
    <w:rsid w:val="00460CAC"/>
    <w:rsid w:val="0046163E"/>
    <w:rsid w:val="00461B60"/>
    <w:rsid w:val="00461B74"/>
    <w:rsid w:val="004622FB"/>
    <w:rsid w:val="00462586"/>
    <w:rsid w:val="004630E9"/>
    <w:rsid w:val="0046310E"/>
    <w:rsid w:val="00463A39"/>
    <w:rsid w:val="00463D2F"/>
    <w:rsid w:val="0046541A"/>
    <w:rsid w:val="00465A99"/>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08E"/>
    <w:rsid w:val="00482A87"/>
    <w:rsid w:val="00482F50"/>
    <w:rsid w:val="00483C7C"/>
    <w:rsid w:val="00483F85"/>
    <w:rsid w:val="004841DA"/>
    <w:rsid w:val="004848CA"/>
    <w:rsid w:val="00484921"/>
    <w:rsid w:val="004851C4"/>
    <w:rsid w:val="00485B27"/>
    <w:rsid w:val="00485D66"/>
    <w:rsid w:val="0048623C"/>
    <w:rsid w:val="00486270"/>
    <w:rsid w:val="00486363"/>
    <w:rsid w:val="00486CA0"/>
    <w:rsid w:val="004878F5"/>
    <w:rsid w:val="00487FF6"/>
    <w:rsid w:val="004901F8"/>
    <w:rsid w:val="004907E9"/>
    <w:rsid w:val="004909C3"/>
    <w:rsid w:val="00490AD9"/>
    <w:rsid w:val="004912C9"/>
    <w:rsid w:val="00491BC9"/>
    <w:rsid w:val="00494231"/>
    <w:rsid w:val="00494263"/>
    <w:rsid w:val="00494C99"/>
    <w:rsid w:val="00495E27"/>
    <w:rsid w:val="00495EA6"/>
    <w:rsid w:val="00496B7F"/>
    <w:rsid w:val="00496EF5"/>
    <w:rsid w:val="00497970"/>
    <w:rsid w:val="004A0593"/>
    <w:rsid w:val="004A0859"/>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39B"/>
    <w:rsid w:val="004B49EB"/>
    <w:rsid w:val="004B4DD2"/>
    <w:rsid w:val="004B53AC"/>
    <w:rsid w:val="004B56D8"/>
    <w:rsid w:val="004B57E2"/>
    <w:rsid w:val="004B614F"/>
    <w:rsid w:val="004B6770"/>
    <w:rsid w:val="004B6DAB"/>
    <w:rsid w:val="004B71C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9CA"/>
    <w:rsid w:val="004C6EA6"/>
    <w:rsid w:val="004C75FC"/>
    <w:rsid w:val="004D0173"/>
    <w:rsid w:val="004D0FF5"/>
    <w:rsid w:val="004D1030"/>
    <w:rsid w:val="004D1203"/>
    <w:rsid w:val="004D1769"/>
    <w:rsid w:val="004D1915"/>
    <w:rsid w:val="004D1BD1"/>
    <w:rsid w:val="004D46C4"/>
    <w:rsid w:val="004D5676"/>
    <w:rsid w:val="004D59A8"/>
    <w:rsid w:val="004D5A62"/>
    <w:rsid w:val="004D5ACB"/>
    <w:rsid w:val="004D6903"/>
    <w:rsid w:val="004D6E40"/>
    <w:rsid w:val="004D6F30"/>
    <w:rsid w:val="004D7160"/>
    <w:rsid w:val="004D7410"/>
    <w:rsid w:val="004E010A"/>
    <w:rsid w:val="004E04BD"/>
    <w:rsid w:val="004E0EFF"/>
    <w:rsid w:val="004E13DE"/>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511"/>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B5A"/>
    <w:rsid w:val="00514CF8"/>
    <w:rsid w:val="00516F75"/>
    <w:rsid w:val="005170C3"/>
    <w:rsid w:val="0051797D"/>
    <w:rsid w:val="00520808"/>
    <w:rsid w:val="00520E07"/>
    <w:rsid w:val="00520F20"/>
    <w:rsid w:val="00521142"/>
    <w:rsid w:val="005218CD"/>
    <w:rsid w:val="00521EAD"/>
    <w:rsid w:val="00522359"/>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9FF"/>
    <w:rsid w:val="00536F3B"/>
    <w:rsid w:val="00537A6F"/>
    <w:rsid w:val="0054023D"/>
    <w:rsid w:val="0054023E"/>
    <w:rsid w:val="00540AE6"/>
    <w:rsid w:val="00540D45"/>
    <w:rsid w:val="00540DE4"/>
    <w:rsid w:val="00540EE3"/>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D8C"/>
    <w:rsid w:val="00550FEB"/>
    <w:rsid w:val="005513EC"/>
    <w:rsid w:val="00551535"/>
    <w:rsid w:val="00551F47"/>
    <w:rsid w:val="0055263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40C"/>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2EB"/>
    <w:rsid w:val="005B26DC"/>
    <w:rsid w:val="005B27A6"/>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753"/>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7A2"/>
    <w:rsid w:val="005D3876"/>
    <w:rsid w:val="005D4122"/>
    <w:rsid w:val="005D43BD"/>
    <w:rsid w:val="005D449B"/>
    <w:rsid w:val="005D4740"/>
    <w:rsid w:val="005D47F0"/>
    <w:rsid w:val="005D484B"/>
    <w:rsid w:val="005D4898"/>
    <w:rsid w:val="005D4B87"/>
    <w:rsid w:val="005D5A1B"/>
    <w:rsid w:val="005D7B86"/>
    <w:rsid w:val="005D7E43"/>
    <w:rsid w:val="005D7F2D"/>
    <w:rsid w:val="005E0048"/>
    <w:rsid w:val="005E10EF"/>
    <w:rsid w:val="005E1B82"/>
    <w:rsid w:val="005E1EF6"/>
    <w:rsid w:val="005E2D88"/>
    <w:rsid w:val="005E35C8"/>
    <w:rsid w:val="005E38CB"/>
    <w:rsid w:val="005E3A08"/>
    <w:rsid w:val="005E3AA9"/>
    <w:rsid w:val="005E3E2B"/>
    <w:rsid w:val="005E4457"/>
    <w:rsid w:val="005E5F0B"/>
    <w:rsid w:val="005E6697"/>
    <w:rsid w:val="005E6B3A"/>
    <w:rsid w:val="005E7156"/>
    <w:rsid w:val="005E793B"/>
    <w:rsid w:val="005F0749"/>
    <w:rsid w:val="005F1406"/>
    <w:rsid w:val="005F1687"/>
    <w:rsid w:val="005F1A1E"/>
    <w:rsid w:val="005F222F"/>
    <w:rsid w:val="005F26F0"/>
    <w:rsid w:val="005F297D"/>
    <w:rsid w:val="005F2A6D"/>
    <w:rsid w:val="005F320F"/>
    <w:rsid w:val="005F3422"/>
    <w:rsid w:val="005F5B4A"/>
    <w:rsid w:val="005F5D40"/>
    <w:rsid w:val="005F5EA0"/>
    <w:rsid w:val="005F668F"/>
    <w:rsid w:val="005F6E26"/>
    <w:rsid w:val="005F70BE"/>
    <w:rsid w:val="005F7AD6"/>
    <w:rsid w:val="005F7C6D"/>
    <w:rsid w:val="005F7F92"/>
    <w:rsid w:val="006001FF"/>
    <w:rsid w:val="0060042A"/>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07E30"/>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44F"/>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477"/>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67FF6"/>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289"/>
    <w:rsid w:val="00675312"/>
    <w:rsid w:val="006753C6"/>
    <w:rsid w:val="006754E4"/>
    <w:rsid w:val="0067578E"/>
    <w:rsid w:val="006757A6"/>
    <w:rsid w:val="00675B74"/>
    <w:rsid w:val="00676727"/>
    <w:rsid w:val="006768C7"/>
    <w:rsid w:val="0067698A"/>
    <w:rsid w:val="00676FB6"/>
    <w:rsid w:val="00680F64"/>
    <w:rsid w:val="00681578"/>
    <w:rsid w:val="0068164B"/>
    <w:rsid w:val="00681A60"/>
    <w:rsid w:val="006822DC"/>
    <w:rsid w:val="00682595"/>
    <w:rsid w:val="00682C77"/>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A3A"/>
    <w:rsid w:val="00693C57"/>
    <w:rsid w:val="00695875"/>
    <w:rsid w:val="00695AB5"/>
    <w:rsid w:val="00695C3E"/>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BC3"/>
    <w:rsid w:val="006A1D6F"/>
    <w:rsid w:val="006A1F80"/>
    <w:rsid w:val="006A265B"/>
    <w:rsid w:val="006A2C4B"/>
    <w:rsid w:val="006A2DB4"/>
    <w:rsid w:val="006A32A0"/>
    <w:rsid w:val="006A3525"/>
    <w:rsid w:val="006A3776"/>
    <w:rsid w:val="006A37C8"/>
    <w:rsid w:val="006A380D"/>
    <w:rsid w:val="006A383B"/>
    <w:rsid w:val="006A384E"/>
    <w:rsid w:val="006A3D7C"/>
    <w:rsid w:val="006A4840"/>
    <w:rsid w:val="006A55CE"/>
    <w:rsid w:val="006A6090"/>
    <w:rsid w:val="006A6573"/>
    <w:rsid w:val="006A65D7"/>
    <w:rsid w:val="006A65F3"/>
    <w:rsid w:val="006A7258"/>
    <w:rsid w:val="006A77CE"/>
    <w:rsid w:val="006A78DC"/>
    <w:rsid w:val="006A7D66"/>
    <w:rsid w:val="006B0057"/>
    <w:rsid w:val="006B058A"/>
    <w:rsid w:val="006B10DA"/>
    <w:rsid w:val="006B134A"/>
    <w:rsid w:val="006B194E"/>
    <w:rsid w:val="006B1B28"/>
    <w:rsid w:val="006B1B97"/>
    <w:rsid w:val="006B1BE8"/>
    <w:rsid w:val="006B2604"/>
    <w:rsid w:val="006B283E"/>
    <w:rsid w:val="006B2955"/>
    <w:rsid w:val="006B2E43"/>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5FF"/>
    <w:rsid w:val="006C4913"/>
    <w:rsid w:val="006C4D3E"/>
    <w:rsid w:val="006C4D5D"/>
    <w:rsid w:val="006C4F91"/>
    <w:rsid w:val="006C576A"/>
    <w:rsid w:val="006C589D"/>
    <w:rsid w:val="006C58A2"/>
    <w:rsid w:val="006C6040"/>
    <w:rsid w:val="006C6097"/>
    <w:rsid w:val="006C702C"/>
    <w:rsid w:val="006C7A34"/>
    <w:rsid w:val="006D0378"/>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9EB"/>
    <w:rsid w:val="006E6D0C"/>
    <w:rsid w:val="006E77FB"/>
    <w:rsid w:val="006E7CAC"/>
    <w:rsid w:val="006E7D6A"/>
    <w:rsid w:val="006F021A"/>
    <w:rsid w:val="006F049D"/>
    <w:rsid w:val="006F0F34"/>
    <w:rsid w:val="006F124D"/>
    <w:rsid w:val="006F1513"/>
    <w:rsid w:val="006F1578"/>
    <w:rsid w:val="006F1A4D"/>
    <w:rsid w:val="006F2444"/>
    <w:rsid w:val="006F2503"/>
    <w:rsid w:val="006F278F"/>
    <w:rsid w:val="006F3345"/>
    <w:rsid w:val="006F38BE"/>
    <w:rsid w:val="006F5ACA"/>
    <w:rsid w:val="006F5ECE"/>
    <w:rsid w:val="006F644D"/>
    <w:rsid w:val="006F64E6"/>
    <w:rsid w:val="006F6590"/>
    <w:rsid w:val="006F65B3"/>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EB0"/>
    <w:rsid w:val="00703FC8"/>
    <w:rsid w:val="00704747"/>
    <w:rsid w:val="00704FBA"/>
    <w:rsid w:val="0070508E"/>
    <w:rsid w:val="0070629B"/>
    <w:rsid w:val="007069E1"/>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39A"/>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473"/>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2F75"/>
    <w:rsid w:val="00743426"/>
    <w:rsid w:val="007435A4"/>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8F9"/>
    <w:rsid w:val="00771DE2"/>
    <w:rsid w:val="00771E43"/>
    <w:rsid w:val="007720DA"/>
    <w:rsid w:val="007722AC"/>
    <w:rsid w:val="007723D0"/>
    <w:rsid w:val="007727BA"/>
    <w:rsid w:val="007728C0"/>
    <w:rsid w:val="007730CC"/>
    <w:rsid w:val="0077365B"/>
    <w:rsid w:val="007739A6"/>
    <w:rsid w:val="00773A02"/>
    <w:rsid w:val="00774C47"/>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62C"/>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741"/>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C30"/>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291"/>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175"/>
    <w:rsid w:val="007F533A"/>
    <w:rsid w:val="007F6E26"/>
    <w:rsid w:val="007F6E43"/>
    <w:rsid w:val="007F6EA5"/>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043"/>
    <w:rsid w:val="00812A59"/>
    <w:rsid w:val="00812EA8"/>
    <w:rsid w:val="00813365"/>
    <w:rsid w:val="008137D2"/>
    <w:rsid w:val="008153C5"/>
    <w:rsid w:val="00817299"/>
    <w:rsid w:val="0081756A"/>
    <w:rsid w:val="00817EA2"/>
    <w:rsid w:val="0082001D"/>
    <w:rsid w:val="008202B7"/>
    <w:rsid w:val="00820342"/>
    <w:rsid w:val="0082076D"/>
    <w:rsid w:val="0082165A"/>
    <w:rsid w:val="00821C3A"/>
    <w:rsid w:val="00822130"/>
    <w:rsid w:val="008226A6"/>
    <w:rsid w:val="008226EF"/>
    <w:rsid w:val="0082298D"/>
    <w:rsid w:val="008229B0"/>
    <w:rsid w:val="00823207"/>
    <w:rsid w:val="00823645"/>
    <w:rsid w:val="00824FCA"/>
    <w:rsid w:val="00825110"/>
    <w:rsid w:val="008256E0"/>
    <w:rsid w:val="0082658A"/>
    <w:rsid w:val="00826863"/>
    <w:rsid w:val="0082765F"/>
    <w:rsid w:val="008277E5"/>
    <w:rsid w:val="00827833"/>
    <w:rsid w:val="00827F06"/>
    <w:rsid w:val="00830027"/>
    <w:rsid w:val="008300E9"/>
    <w:rsid w:val="00830393"/>
    <w:rsid w:val="008306D0"/>
    <w:rsid w:val="00830E2F"/>
    <w:rsid w:val="00831B9D"/>
    <w:rsid w:val="00831F7D"/>
    <w:rsid w:val="00832D6E"/>
    <w:rsid w:val="00833427"/>
    <w:rsid w:val="008336F2"/>
    <w:rsid w:val="00833846"/>
    <w:rsid w:val="008339A8"/>
    <w:rsid w:val="00833F54"/>
    <w:rsid w:val="0083461A"/>
    <w:rsid w:val="00834A33"/>
    <w:rsid w:val="00834ABD"/>
    <w:rsid w:val="0083511A"/>
    <w:rsid w:val="00835523"/>
    <w:rsid w:val="008365B2"/>
    <w:rsid w:val="00836695"/>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4F19"/>
    <w:rsid w:val="00845217"/>
    <w:rsid w:val="008469F4"/>
    <w:rsid w:val="00846AD9"/>
    <w:rsid w:val="008473F8"/>
    <w:rsid w:val="0084788F"/>
    <w:rsid w:val="00847C9F"/>
    <w:rsid w:val="00847FC9"/>
    <w:rsid w:val="00850209"/>
    <w:rsid w:val="00850FA0"/>
    <w:rsid w:val="008515F4"/>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1C"/>
    <w:rsid w:val="00862195"/>
    <w:rsid w:val="0086232D"/>
    <w:rsid w:val="008625A5"/>
    <w:rsid w:val="00862A3F"/>
    <w:rsid w:val="008639FD"/>
    <w:rsid w:val="00863C0A"/>
    <w:rsid w:val="00863C90"/>
    <w:rsid w:val="00864B20"/>
    <w:rsid w:val="00865652"/>
    <w:rsid w:val="00865C42"/>
    <w:rsid w:val="00865E70"/>
    <w:rsid w:val="00866261"/>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36DA"/>
    <w:rsid w:val="00873DB1"/>
    <w:rsid w:val="00874299"/>
    <w:rsid w:val="0087471E"/>
    <w:rsid w:val="00874D75"/>
    <w:rsid w:val="00874DE4"/>
    <w:rsid w:val="008752DF"/>
    <w:rsid w:val="008753AB"/>
    <w:rsid w:val="008753E0"/>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87D85"/>
    <w:rsid w:val="008900B3"/>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36"/>
    <w:rsid w:val="008A354C"/>
    <w:rsid w:val="008A3B07"/>
    <w:rsid w:val="008A3BC7"/>
    <w:rsid w:val="008A3C04"/>
    <w:rsid w:val="008A3C30"/>
    <w:rsid w:val="008A40CB"/>
    <w:rsid w:val="008A4279"/>
    <w:rsid w:val="008A43C7"/>
    <w:rsid w:val="008A5FB5"/>
    <w:rsid w:val="008A65A0"/>
    <w:rsid w:val="008A687B"/>
    <w:rsid w:val="008A7168"/>
    <w:rsid w:val="008A75A3"/>
    <w:rsid w:val="008A78D8"/>
    <w:rsid w:val="008A7F90"/>
    <w:rsid w:val="008B047A"/>
    <w:rsid w:val="008B0740"/>
    <w:rsid w:val="008B0C58"/>
    <w:rsid w:val="008B0F52"/>
    <w:rsid w:val="008B1D7B"/>
    <w:rsid w:val="008B3067"/>
    <w:rsid w:val="008B362B"/>
    <w:rsid w:val="008B3831"/>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C99"/>
    <w:rsid w:val="008D0EB8"/>
    <w:rsid w:val="008D16AA"/>
    <w:rsid w:val="008D16CB"/>
    <w:rsid w:val="008D1A96"/>
    <w:rsid w:val="008D1E73"/>
    <w:rsid w:val="008D204C"/>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6B6"/>
    <w:rsid w:val="008E2885"/>
    <w:rsid w:val="008E2AED"/>
    <w:rsid w:val="008E2CAA"/>
    <w:rsid w:val="008E3458"/>
    <w:rsid w:val="008E394B"/>
    <w:rsid w:val="008E399D"/>
    <w:rsid w:val="008E3DC8"/>
    <w:rsid w:val="008E42A9"/>
    <w:rsid w:val="008E45ED"/>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1E7"/>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12"/>
    <w:rsid w:val="00902623"/>
    <w:rsid w:val="00902886"/>
    <w:rsid w:val="00902C43"/>
    <w:rsid w:val="00903613"/>
    <w:rsid w:val="00903ABA"/>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58C6"/>
    <w:rsid w:val="00917151"/>
    <w:rsid w:val="00917C87"/>
    <w:rsid w:val="009200C7"/>
    <w:rsid w:val="00920284"/>
    <w:rsid w:val="00920F94"/>
    <w:rsid w:val="00921D57"/>
    <w:rsid w:val="0092211F"/>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5F6C"/>
    <w:rsid w:val="009363A8"/>
    <w:rsid w:val="00937565"/>
    <w:rsid w:val="0093757B"/>
    <w:rsid w:val="00937827"/>
    <w:rsid w:val="00937991"/>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5"/>
    <w:rsid w:val="00946A2A"/>
    <w:rsid w:val="00946F62"/>
    <w:rsid w:val="00946FED"/>
    <w:rsid w:val="009476CD"/>
    <w:rsid w:val="0094796B"/>
    <w:rsid w:val="00950128"/>
    <w:rsid w:val="00950491"/>
    <w:rsid w:val="00950499"/>
    <w:rsid w:val="009508C6"/>
    <w:rsid w:val="009510B4"/>
    <w:rsid w:val="009518BF"/>
    <w:rsid w:val="00951F07"/>
    <w:rsid w:val="00952308"/>
    <w:rsid w:val="00952396"/>
    <w:rsid w:val="009523C0"/>
    <w:rsid w:val="00952493"/>
    <w:rsid w:val="00952839"/>
    <w:rsid w:val="00952EE3"/>
    <w:rsid w:val="00953417"/>
    <w:rsid w:val="009540C3"/>
    <w:rsid w:val="0095410B"/>
    <w:rsid w:val="00954547"/>
    <w:rsid w:val="00954AD5"/>
    <w:rsid w:val="009553A4"/>
    <w:rsid w:val="0095573C"/>
    <w:rsid w:val="00955A61"/>
    <w:rsid w:val="0095624F"/>
    <w:rsid w:val="00956626"/>
    <w:rsid w:val="009566D2"/>
    <w:rsid w:val="009570BE"/>
    <w:rsid w:val="009572F8"/>
    <w:rsid w:val="009574CD"/>
    <w:rsid w:val="009575E6"/>
    <w:rsid w:val="009578AA"/>
    <w:rsid w:val="0096036E"/>
    <w:rsid w:val="0096167A"/>
    <w:rsid w:val="00961F07"/>
    <w:rsid w:val="009628C5"/>
    <w:rsid w:val="00962DF2"/>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659"/>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091"/>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4D9F"/>
    <w:rsid w:val="009A53FA"/>
    <w:rsid w:val="009A5460"/>
    <w:rsid w:val="009A553C"/>
    <w:rsid w:val="009A5AED"/>
    <w:rsid w:val="009A6454"/>
    <w:rsid w:val="009A6DAE"/>
    <w:rsid w:val="009A7A92"/>
    <w:rsid w:val="009B01AD"/>
    <w:rsid w:val="009B0388"/>
    <w:rsid w:val="009B0DF6"/>
    <w:rsid w:val="009B104F"/>
    <w:rsid w:val="009B248F"/>
    <w:rsid w:val="009B30BD"/>
    <w:rsid w:val="009B3535"/>
    <w:rsid w:val="009B3B81"/>
    <w:rsid w:val="009B3DD4"/>
    <w:rsid w:val="009B4067"/>
    <w:rsid w:val="009B4D21"/>
    <w:rsid w:val="009B628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2A1"/>
    <w:rsid w:val="009C7454"/>
    <w:rsid w:val="009C747A"/>
    <w:rsid w:val="009C74A8"/>
    <w:rsid w:val="009C75E5"/>
    <w:rsid w:val="009C79E6"/>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E7E9E"/>
    <w:rsid w:val="009F05FF"/>
    <w:rsid w:val="009F062A"/>
    <w:rsid w:val="009F099E"/>
    <w:rsid w:val="009F0B29"/>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9F7B73"/>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109"/>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14"/>
    <w:rsid w:val="00A36082"/>
    <w:rsid w:val="00A360B4"/>
    <w:rsid w:val="00A36A99"/>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47373"/>
    <w:rsid w:val="00A50D2F"/>
    <w:rsid w:val="00A51206"/>
    <w:rsid w:val="00A51405"/>
    <w:rsid w:val="00A51C9D"/>
    <w:rsid w:val="00A51D25"/>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0F3D"/>
    <w:rsid w:val="00A6104D"/>
    <w:rsid w:val="00A61386"/>
    <w:rsid w:val="00A615F4"/>
    <w:rsid w:val="00A61958"/>
    <w:rsid w:val="00A62007"/>
    <w:rsid w:val="00A62372"/>
    <w:rsid w:val="00A623D6"/>
    <w:rsid w:val="00A62505"/>
    <w:rsid w:val="00A62B7D"/>
    <w:rsid w:val="00A63644"/>
    <w:rsid w:val="00A64180"/>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6C5"/>
    <w:rsid w:val="00A858F7"/>
    <w:rsid w:val="00A86D27"/>
    <w:rsid w:val="00A87C8F"/>
    <w:rsid w:val="00A904FE"/>
    <w:rsid w:val="00A90B01"/>
    <w:rsid w:val="00A90DAC"/>
    <w:rsid w:val="00A916DC"/>
    <w:rsid w:val="00A9177A"/>
    <w:rsid w:val="00A91A28"/>
    <w:rsid w:val="00A9238D"/>
    <w:rsid w:val="00A925A6"/>
    <w:rsid w:val="00A92721"/>
    <w:rsid w:val="00A92BAC"/>
    <w:rsid w:val="00A933D9"/>
    <w:rsid w:val="00A94009"/>
    <w:rsid w:val="00A95C0C"/>
    <w:rsid w:val="00A960AF"/>
    <w:rsid w:val="00A964A8"/>
    <w:rsid w:val="00A96672"/>
    <w:rsid w:val="00A96AC5"/>
    <w:rsid w:val="00A96CC6"/>
    <w:rsid w:val="00A97318"/>
    <w:rsid w:val="00A9797B"/>
    <w:rsid w:val="00A97CF5"/>
    <w:rsid w:val="00AA0621"/>
    <w:rsid w:val="00AA1167"/>
    <w:rsid w:val="00AA1466"/>
    <w:rsid w:val="00AA1D7F"/>
    <w:rsid w:val="00AA1FF6"/>
    <w:rsid w:val="00AA3614"/>
    <w:rsid w:val="00AA3A05"/>
    <w:rsid w:val="00AA3A15"/>
    <w:rsid w:val="00AA404C"/>
    <w:rsid w:val="00AA42F1"/>
    <w:rsid w:val="00AA4304"/>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19E"/>
    <w:rsid w:val="00AB6276"/>
    <w:rsid w:val="00AB63FE"/>
    <w:rsid w:val="00AB6493"/>
    <w:rsid w:val="00AB776F"/>
    <w:rsid w:val="00AC0382"/>
    <w:rsid w:val="00AC08AB"/>
    <w:rsid w:val="00AC0E5C"/>
    <w:rsid w:val="00AC1D31"/>
    <w:rsid w:val="00AC29D8"/>
    <w:rsid w:val="00AC3189"/>
    <w:rsid w:val="00AC37E7"/>
    <w:rsid w:val="00AC3AEA"/>
    <w:rsid w:val="00AC5956"/>
    <w:rsid w:val="00AC5EBB"/>
    <w:rsid w:val="00AC62E8"/>
    <w:rsid w:val="00AC63A5"/>
    <w:rsid w:val="00AC6656"/>
    <w:rsid w:val="00AC6C38"/>
    <w:rsid w:val="00AC6FCD"/>
    <w:rsid w:val="00AC754D"/>
    <w:rsid w:val="00AC7FA2"/>
    <w:rsid w:val="00AD0AC9"/>
    <w:rsid w:val="00AD0B0E"/>
    <w:rsid w:val="00AD0C05"/>
    <w:rsid w:val="00AD1039"/>
    <w:rsid w:val="00AD177E"/>
    <w:rsid w:val="00AD18E3"/>
    <w:rsid w:val="00AD2446"/>
    <w:rsid w:val="00AD2BFB"/>
    <w:rsid w:val="00AD35E2"/>
    <w:rsid w:val="00AD3DB5"/>
    <w:rsid w:val="00AD3F16"/>
    <w:rsid w:val="00AD3F37"/>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1CC"/>
    <w:rsid w:val="00AE44A2"/>
    <w:rsid w:val="00AE5554"/>
    <w:rsid w:val="00AE5A4B"/>
    <w:rsid w:val="00AE5A8E"/>
    <w:rsid w:val="00AE64C0"/>
    <w:rsid w:val="00AE6982"/>
    <w:rsid w:val="00AE6F8E"/>
    <w:rsid w:val="00AE748F"/>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43F"/>
    <w:rsid w:val="00B02749"/>
    <w:rsid w:val="00B02983"/>
    <w:rsid w:val="00B03D81"/>
    <w:rsid w:val="00B04007"/>
    <w:rsid w:val="00B041AD"/>
    <w:rsid w:val="00B04228"/>
    <w:rsid w:val="00B045E3"/>
    <w:rsid w:val="00B048D2"/>
    <w:rsid w:val="00B04C67"/>
    <w:rsid w:val="00B04C82"/>
    <w:rsid w:val="00B051D4"/>
    <w:rsid w:val="00B05257"/>
    <w:rsid w:val="00B05ECF"/>
    <w:rsid w:val="00B067C0"/>
    <w:rsid w:val="00B06C06"/>
    <w:rsid w:val="00B06CEA"/>
    <w:rsid w:val="00B06D0E"/>
    <w:rsid w:val="00B06F3C"/>
    <w:rsid w:val="00B07504"/>
    <w:rsid w:val="00B07525"/>
    <w:rsid w:val="00B07A13"/>
    <w:rsid w:val="00B07EF0"/>
    <w:rsid w:val="00B07F81"/>
    <w:rsid w:val="00B10EE5"/>
    <w:rsid w:val="00B1108B"/>
    <w:rsid w:val="00B1144B"/>
    <w:rsid w:val="00B11A6A"/>
    <w:rsid w:val="00B11C9E"/>
    <w:rsid w:val="00B11FED"/>
    <w:rsid w:val="00B122FE"/>
    <w:rsid w:val="00B12427"/>
    <w:rsid w:val="00B126DA"/>
    <w:rsid w:val="00B13163"/>
    <w:rsid w:val="00B13178"/>
    <w:rsid w:val="00B13220"/>
    <w:rsid w:val="00B136F7"/>
    <w:rsid w:val="00B1382B"/>
    <w:rsid w:val="00B13E67"/>
    <w:rsid w:val="00B1412F"/>
    <w:rsid w:val="00B14615"/>
    <w:rsid w:val="00B14FE7"/>
    <w:rsid w:val="00B15622"/>
    <w:rsid w:val="00B15666"/>
    <w:rsid w:val="00B161A7"/>
    <w:rsid w:val="00B16202"/>
    <w:rsid w:val="00B1690A"/>
    <w:rsid w:val="00B17445"/>
    <w:rsid w:val="00B1785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6AA"/>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107"/>
    <w:rsid w:val="00B55805"/>
    <w:rsid w:val="00B55844"/>
    <w:rsid w:val="00B561B9"/>
    <w:rsid w:val="00B564E7"/>
    <w:rsid w:val="00B56AC3"/>
    <w:rsid w:val="00B57C69"/>
    <w:rsid w:val="00B6065D"/>
    <w:rsid w:val="00B608A0"/>
    <w:rsid w:val="00B60B67"/>
    <w:rsid w:val="00B60D58"/>
    <w:rsid w:val="00B6107C"/>
    <w:rsid w:val="00B61411"/>
    <w:rsid w:val="00B6171B"/>
    <w:rsid w:val="00B61CA6"/>
    <w:rsid w:val="00B6249A"/>
    <w:rsid w:val="00B6260B"/>
    <w:rsid w:val="00B62C05"/>
    <w:rsid w:val="00B62CD0"/>
    <w:rsid w:val="00B6358F"/>
    <w:rsid w:val="00B63BF6"/>
    <w:rsid w:val="00B63F6A"/>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D41"/>
    <w:rsid w:val="00B94F3B"/>
    <w:rsid w:val="00B95000"/>
    <w:rsid w:val="00B95652"/>
    <w:rsid w:val="00B9654F"/>
    <w:rsid w:val="00B97AD5"/>
    <w:rsid w:val="00B97CE4"/>
    <w:rsid w:val="00BA1011"/>
    <w:rsid w:val="00BA122E"/>
    <w:rsid w:val="00BA1960"/>
    <w:rsid w:val="00BA1DE7"/>
    <w:rsid w:val="00BA1FB5"/>
    <w:rsid w:val="00BA25B6"/>
    <w:rsid w:val="00BA286E"/>
    <w:rsid w:val="00BA2DF2"/>
    <w:rsid w:val="00BA2F07"/>
    <w:rsid w:val="00BA3873"/>
    <w:rsid w:val="00BA3B3B"/>
    <w:rsid w:val="00BA3EA0"/>
    <w:rsid w:val="00BA40A0"/>
    <w:rsid w:val="00BA47D7"/>
    <w:rsid w:val="00BA4914"/>
    <w:rsid w:val="00BA4C34"/>
    <w:rsid w:val="00BA4FCC"/>
    <w:rsid w:val="00BA50E1"/>
    <w:rsid w:val="00BA53EE"/>
    <w:rsid w:val="00BA54D9"/>
    <w:rsid w:val="00BA5548"/>
    <w:rsid w:val="00BA555B"/>
    <w:rsid w:val="00BA6C77"/>
    <w:rsid w:val="00BA7448"/>
    <w:rsid w:val="00BB0115"/>
    <w:rsid w:val="00BB04E8"/>
    <w:rsid w:val="00BB06F4"/>
    <w:rsid w:val="00BB09FD"/>
    <w:rsid w:val="00BB19E9"/>
    <w:rsid w:val="00BB1CD0"/>
    <w:rsid w:val="00BB2903"/>
    <w:rsid w:val="00BB3522"/>
    <w:rsid w:val="00BB369E"/>
    <w:rsid w:val="00BB4005"/>
    <w:rsid w:val="00BB401A"/>
    <w:rsid w:val="00BB4271"/>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8E2"/>
    <w:rsid w:val="00BC5C2B"/>
    <w:rsid w:val="00BC634C"/>
    <w:rsid w:val="00BC6B32"/>
    <w:rsid w:val="00BC6FF2"/>
    <w:rsid w:val="00BC724F"/>
    <w:rsid w:val="00BC77AC"/>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C7F"/>
    <w:rsid w:val="00BE4457"/>
    <w:rsid w:val="00BE499C"/>
    <w:rsid w:val="00BE54F3"/>
    <w:rsid w:val="00BE5716"/>
    <w:rsid w:val="00BE5FB4"/>
    <w:rsid w:val="00BE653C"/>
    <w:rsid w:val="00BE681A"/>
    <w:rsid w:val="00BE6B07"/>
    <w:rsid w:val="00BE6B09"/>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518"/>
    <w:rsid w:val="00BF5AD1"/>
    <w:rsid w:val="00BF5BFD"/>
    <w:rsid w:val="00BF5CDF"/>
    <w:rsid w:val="00BF68F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626"/>
    <w:rsid w:val="00C0486D"/>
    <w:rsid w:val="00C048A4"/>
    <w:rsid w:val="00C0565F"/>
    <w:rsid w:val="00C05BBA"/>
    <w:rsid w:val="00C05F42"/>
    <w:rsid w:val="00C06040"/>
    <w:rsid w:val="00C067B5"/>
    <w:rsid w:val="00C06A5D"/>
    <w:rsid w:val="00C070C9"/>
    <w:rsid w:val="00C0788E"/>
    <w:rsid w:val="00C07C8C"/>
    <w:rsid w:val="00C10A0C"/>
    <w:rsid w:val="00C1136A"/>
    <w:rsid w:val="00C11505"/>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5F5"/>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6E3D"/>
    <w:rsid w:val="00C27B0A"/>
    <w:rsid w:val="00C27C8B"/>
    <w:rsid w:val="00C27D76"/>
    <w:rsid w:val="00C300EF"/>
    <w:rsid w:val="00C30B5A"/>
    <w:rsid w:val="00C30F74"/>
    <w:rsid w:val="00C31323"/>
    <w:rsid w:val="00C318A3"/>
    <w:rsid w:val="00C319DC"/>
    <w:rsid w:val="00C31B53"/>
    <w:rsid w:val="00C321D4"/>
    <w:rsid w:val="00C3303B"/>
    <w:rsid w:val="00C330C9"/>
    <w:rsid w:val="00C332EF"/>
    <w:rsid w:val="00C334DB"/>
    <w:rsid w:val="00C33713"/>
    <w:rsid w:val="00C33750"/>
    <w:rsid w:val="00C33E51"/>
    <w:rsid w:val="00C33EC3"/>
    <w:rsid w:val="00C34240"/>
    <w:rsid w:val="00C34977"/>
    <w:rsid w:val="00C34EDF"/>
    <w:rsid w:val="00C3505C"/>
    <w:rsid w:val="00C35D22"/>
    <w:rsid w:val="00C35E30"/>
    <w:rsid w:val="00C36B1B"/>
    <w:rsid w:val="00C3717A"/>
    <w:rsid w:val="00C373E2"/>
    <w:rsid w:val="00C3782C"/>
    <w:rsid w:val="00C37DA8"/>
    <w:rsid w:val="00C37DE8"/>
    <w:rsid w:val="00C37EEF"/>
    <w:rsid w:val="00C40D3D"/>
    <w:rsid w:val="00C41BCA"/>
    <w:rsid w:val="00C42165"/>
    <w:rsid w:val="00C42649"/>
    <w:rsid w:val="00C42EAF"/>
    <w:rsid w:val="00C43C38"/>
    <w:rsid w:val="00C43FAF"/>
    <w:rsid w:val="00C442E2"/>
    <w:rsid w:val="00C450B9"/>
    <w:rsid w:val="00C459A3"/>
    <w:rsid w:val="00C45B08"/>
    <w:rsid w:val="00C464F8"/>
    <w:rsid w:val="00C4653C"/>
    <w:rsid w:val="00C467AA"/>
    <w:rsid w:val="00C46861"/>
    <w:rsid w:val="00C46D77"/>
    <w:rsid w:val="00C4704D"/>
    <w:rsid w:val="00C47078"/>
    <w:rsid w:val="00C479AB"/>
    <w:rsid w:val="00C47E72"/>
    <w:rsid w:val="00C50133"/>
    <w:rsid w:val="00C5171B"/>
    <w:rsid w:val="00C52677"/>
    <w:rsid w:val="00C52FC5"/>
    <w:rsid w:val="00C5377E"/>
    <w:rsid w:val="00C5525D"/>
    <w:rsid w:val="00C5532F"/>
    <w:rsid w:val="00C55C25"/>
    <w:rsid w:val="00C5658F"/>
    <w:rsid w:val="00C5668D"/>
    <w:rsid w:val="00C56970"/>
    <w:rsid w:val="00C56E2D"/>
    <w:rsid w:val="00C570BF"/>
    <w:rsid w:val="00C5717D"/>
    <w:rsid w:val="00C57EC2"/>
    <w:rsid w:val="00C60875"/>
    <w:rsid w:val="00C60C01"/>
    <w:rsid w:val="00C60D09"/>
    <w:rsid w:val="00C6126B"/>
    <w:rsid w:val="00C6133D"/>
    <w:rsid w:val="00C61AA1"/>
    <w:rsid w:val="00C61F7C"/>
    <w:rsid w:val="00C6222E"/>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56F4"/>
    <w:rsid w:val="00C764AD"/>
    <w:rsid w:val="00C77389"/>
    <w:rsid w:val="00C77523"/>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01B"/>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69D"/>
    <w:rsid w:val="00CA2AEA"/>
    <w:rsid w:val="00CA2DE9"/>
    <w:rsid w:val="00CA3008"/>
    <w:rsid w:val="00CA30A6"/>
    <w:rsid w:val="00CA3269"/>
    <w:rsid w:val="00CA334F"/>
    <w:rsid w:val="00CA33B4"/>
    <w:rsid w:val="00CA3654"/>
    <w:rsid w:val="00CA40A7"/>
    <w:rsid w:val="00CA41AB"/>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51B"/>
    <w:rsid w:val="00CB2A7E"/>
    <w:rsid w:val="00CB30C3"/>
    <w:rsid w:val="00CB32E0"/>
    <w:rsid w:val="00CB38FA"/>
    <w:rsid w:val="00CB3BD8"/>
    <w:rsid w:val="00CB3D7A"/>
    <w:rsid w:val="00CB4C00"/>
    <w:rsid w:val="00CB4E8F"/>
    <w:rsid w:val="00CB4E96"/>
    <w:rsid w:val="00CB5151"/>
    <w:rsid w:val="00CB5768"/>
    <w:rsid w:val="00CB5F32"/>
    <w:rsid w:val="00CB6144"/>
    <w:rsid w:val="00CB621C"/>
    <w:rsid w:val="00CB6687"/>
    <w:rsid w:val="00CB7EF2"/>
    <w:rsid w:val="00CB7FF5"/>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6EA"/>
    <w:rsid w:val="00CD77EA"/>
    <w:rsid w:val="00CD7891"/>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1AB"/>
    <w:rsid w:val="00CE57CA"/>
    <w:rsid w:val="00CE5E6D"/>
    <w:rsid w:val="00CE6269"/>
    <w:rsid w:val="00CE62AE"/>
    <w:rsid w:val="00CE663B"/>
    <w:rsid w:val="00CE6BAE"/>
    <w:rsid w:val="00CE6ED6"/>
    <w:rsid w:val="00CE72A9"/>
    <w:rsid w:val="00CE7764"/>
    <w:rsid w:val="00CE7F74"/>
    <w:rsid w:val="00CF080C"/>
    <w:rsid w:val="00CF0FA7"/>
    <w:rsid w:val="00CF0FEC"/>
    <w:rsid w:val="00CF10B9"/>
    <w:rsid w:val="00CF1760"/>
    <w:rsid w:val="00CF27DF"/>
    <w:rsid w:val="00CF290C"/>
    <w:rsid w:val="00CF30F3"/>
    <w:rsid w:val="00CF3185"/>
    <w:rsid w:val="00CF31BB"/>
    <w:rsid w:val="00CF382D"/>
    <w:rsid w:val="00CF3C9E"/>
    <w:rsid w:val="00CF4089"/>
    <w:rsid w:val="00CF4D0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0EA4"/>
    <w:rsid w:val="00D012F5"/>
    <w:rsid w:val="00D01D25"/>
    <w:rsid w:val="00D034B7"/>
    <w:rsid w:val="00D0382D"/>
    <w:rsid w:val="00D039C2"/>
    <w:rsid w:val="00D04224"/>
    <w:rsid w:val="00D048D9"/>
    <w:rsid w:val="00D04F54"/>
    <w:rsid w:val="00D054E9"/>
    <w:rsid w:val="00D06133"/>
    <w:rsid w:val="00D07025"/>
    <w:rsid w:val="00D07FE4"/>
    <w:rsid w:val="00D10422"/>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0DD"/>
    <w:rsid w:val="00D16F38"/>
    <w:rsid w:val="00D172A5"/>
    <w:rsid w:val="00D17B0F"/>
    <w:rsid w:val="00D20116"/>
    <w:rsid w:val="00D20B80"/>
    <w:rsid w:val="00D20BD7"/>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056"/>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8F0"/>
    <w:rsid w:val="00D36F4C"/>
    <w:rsid w:val="00D37795"/>
    <w:rsid w:val="00D377C2"/>
    <w:rsid w:val="00D37DA9"/>
    <w:rsid w:val="00D404C6"/>
    <w:rsid w:val="00D413D9"/>
    <w:rsid w:val="00D42EB6"/>
    <w:rsid w:val="00D440FA"/>
    <w:rsid w:val="00D44CAE"/>
    <w:rsid w:val="00D4543D"/>
    <w:rsid w:val="00D4578E"/>
    <w:rsid w:val="00D45A1D"/>
    <w:rsid w:val="00D45EFB"/>
    <w:rsid w:val="00D46B2C"/>
    <w:rsid w:val="00D4776A"/>
    <w:rsid w:val="00D51157"/>
    <w:rsid w:val="00D518E8"/>
    <w:rsid w:val="00D51E87"/>
    <w:rsid w:val="00D5253A"/>
    <w:rsid w:val="00D52A8B"/>
    <w:rsid w:val="00D5397D"/>
    <w:rsid w:val="00D54263"/>
    <w:rsid w:val="00D542FC"/>
    <w:rsid w:val="00D549DB"/>
    <w:rsid w:val="00D54F2B"/>
    <w:rsid w:val="00D54FFF"/>
    <w:rsid w:val="00D5580A"/>
    <w:rsid w:val="00D57AFD"/>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6C"/>
    <w:rsid w:val="00D848D8"/>
    <w:rsid w:val="00D84966"/>
    <w:rsid w:val="00D8563F"/>
    <w:rsid w:val="00D86851"/>
    <w:rsid w:val="00D87638"/>
    <w:rsid w:val="00D879DF"/>
    <w:rsid w:val="00D90AF7"/>
    <w:rsid w:val="00D90D13"/>
    <w:rsid w:val="00D90F8A"/>
    <w:rsid w:val="00D90FEA"/>
    <w:rsid w:val="00D91572"/>
    <w:rsid w:val="00D91F6B"/>
    <w:rsid w:val="00D92A51"/>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97F5F"/>
    <w:rsid w:val="00DA01E2"/>
    <w:rsid w:val="00DA021E"/>
    <w:rsid w:val="00DA19EC"/>
    <w:rsid w:val="00DA1E6A"/>
    <w:rsid w:val="00DA1F1E"/>
    <w:rsid w:val="00DA23A1"/>
    <w:rsid w:val="00DA3106"/>
    <w:rsid w:val="00DA34B5"/>
    <w:rsid w:val="00DA3686"/>
    <w:rsid w:val="00DA3971"/>
    <w:rsid w:val="00DA427D"/>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28"/>
    <w:rsid w:val="00DB3CBF"/>
    <w:rsid w:val="00DB4A53"/>
    <w:rsid w:val="00DB5B9F"/>
    <w:rsid w:val="00DB5CC3"/>
    <w:rsid w:val="00DB645F"/>
    <w:rsid w:val="00DB666B"/>
    <w:rsid w:val="00DB697A"/>
    <w:rsid w:val="00DB6CB9"/>
    <w:rsid w:val="00DB70C5"/>
    <w:rsid w:val="00DB7953"/>
    <w:rsid w:val="00DC09C0"/>
    <w:rsid w:val="00DC0F5E"/>
    <w:rsid w:val="00DC14B9"/>
    <w:rsid w:val="00DC150B"/>
    <w:rsid w:val="00DC1627"/>
    <w:rsid w:val="00DC1842"/>
    <w:rsid w:val="00DC18BF"/>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409"/>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1D00"/>
    <w:rsid w:val="00DF43EE"/>
    <w:rsid w:val="00DF5095"/>
    <w:rsid w:val="00DF5352"/>
    <w:rsid w:val="00DF6040"/>
    <w:rsid w:val="00DF689B"/>
    <w:rsid w:val="00DF6EBE"/>
    <w:rsid w:val="00DF711E"/>
    <w:rsid w:val="00DF732B"/>
    <w:rsid w:val="00DF767A"/>
    <w:rsid w:val="00E000F3"/>
    <w:rsid w:val="00E007E2"/>
    <w:rsid w:val="00E00CAD"/>
    <w:rsid w:val="00E01848"/>
    <w:rsid w:val="00E01C54"/>
    <w:rsid w:val="00E021C0"/>
    <w:rsid w:val="00E02AC5"/>
    <w:rsid w:val="00E02BEB"/>
    <w:rsid w:val="00E02CCB"/>
    <w:rsid w:val="00E032BD"/>
    <w:rsid w:val="00E03C6B"/>
    <w:rsid w:val="00E046A5"/>
    <w:rsid w:val="00E047C8"/>
    <w:rsid w:val="00E04D8C"/>
    <w:rsid w:val="00E05A81"/>
    <w:rsid w:val="00E06961"/>
    <w:rsid w:val="00E06B9B"/>
    <w:rsid w:val="00E06D29"/>
    <w:rsid w:val="00E06E2D"/>
    <w:rsid w:val="00E070DB"/>
    <w:rsid w:val="00E10009"/>
    <w:rsid w:val="00E10894"/>
    <w:rsid w:val="00E11548"/>
    <w:rsid w:val="00E1205A"/>
    <w:rsid w:val="00E12771"/>
    <w:rsid w:val="00E12B8E"/>
    <w:rsid w:val="00E12B9D"/>
    <w:rsid w:val="00E1304F"/>
    <w:rsid w:val="00E1359A"/>
    <w:rsid w:val="00E138C7"/>
    <w:rsid w:val="00E147AB"/>
    <w:rsid w:val="00E15CC3"/>
    <w:rsid w:val="00E167CD"/>
    <w:rsid w:val="00E17443"/>
    <w:rsid w:val="00E179F2"/>
    <w:rsid w:val="00E17A0F"/>
    <w:rsid w:val="00E208A2"/>
    <w:rsid w:val="00E20ABA"/>
    <w:rsid w:val="00E20CD9"/>
    <w:rsid w:val="00E21212"/>
    <w:rsid w:val="00E21CE4"/>
    <w:rsid w:val="00E21F6A"/>
    <w:rsid w:val="00E22304"/>
    <w:rsid w:val="00E2239B"/>
    <w:rsid w:val="00E2245F"/>
    <w:rsid w:val="00E224CC"/>
    <w:rsid w:val="00E2251D"/>
    <w:rsid w:val="00E2267E"/>
    <w:rsid w:val="00E2297F"/>
    <w:rsid w:val="00E23129"/>
    <w:rsid w:val="00E23611"/>
    <w:rsid w:val="00E2409C"/>
    <w:rsid w:val="00E24ADA"/>
    <w:rsid w:val="00E25322"/>
    <w:rsid w:val="00E254C1"/>
    <w:rsid w:val="00E25AF2"/>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76F"/>
    <w:rsid w:val="00E44B0F"/>
    <w:rsid w:val="00E44D18"/>
    <w:rsid w:val="00E4508B"/>
    <w:rsid w:val="00E46563"/>
    <w:rsid w:val="00E4696F"/>
    <w:rsid w:val="00E46C84"/>
    <w:rsid w:val="00E46CB3"/>
    <w:rsid w:val="00E46E17"/>
    <w:rsid w:val="00E4731D"/>
    <w:rsid w:val="00E4780A"/>
    <w:rsid w:val="00E479C5"/>
    <w:rsid w:val="00E47A7B"/>
    <w:rsid w:val="00E50783"/>
    <w:rsid w:val="00E50B17"/>
    <w:rsid w:val="00E512E8"/>
    <w:rsid w:val="00E51F91"/>
    <w:rsid w:val="00E5271E"/>
    <w:rsid w:val="00E52754"/>
    <w:rsid w:val="00E52956"/>
    <w:rsid w:val="00E53F66"/>
    <w:rsid w:val="00E54321"/>
    <w:rsid w:val="00E543E2"/>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2F00"/>
    <w:rsid w:val="00E833F5"/>
    <w:rsid w:val="00E83F05"/>
    <w:rsid w:val="00E84582"/>
    <w:rsid w:val="00E8584E"/>
    <w:rsid w:val="00E85BAD"/>
    <w:rsid w:val="00E85D87"/>
    <w:rsid w:val="00E85F29"/>
    <w:rsid w:val="00E85F3D"/>
    <w:rsid w:val="00E867D2"/>
    <w:rsid w:val="00E86857"/>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040"/>
    <w:rsid w:val="00EB4245"/>
    <w:rsid w:val="00EB47CB"/>
    <w:rsid w:val="00EB5111"/>
    <w:rsid w:val="00EB555A"/>
    <w:rsid w:val="00EB6200"/>
    <w:rsid w:val="00EB71B6"/>
    <w:rsid w:val="00EB744A"/>
    <w:rsid w:val="00EB7776"/>
    <w:rsid w:val="00EC0EFF"/>
    <w:rsid w:val="00EC0F18"/>
    <w:rsid w:val="00EC125B"/>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61E"/>
    <w:rsid w:val="00ED784A"/>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9E8"/>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9A9"/>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CCB"/>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6E"/>
    <w:rsid w:val="00F226EA"/>
    <w:rsid w:val="00F22CBA"/>
    <w:rsid w:val="00F2337E"/>
    <w:rsid w:val="00F235D1"/>
    <w:rsid w:val="00F23FA0"/>
    <w:rsid w:val="00F24C4D"/>
    <w:rsid w:val="00F24DCF"/>
    <w:rsid w:val="00F24EB5"/>
    <w:rsid w:val="00F25C9A"/>
    <w:rsid w:val="00F25D17"/>
    <w:rsid w:val="00F25E1C"/>
    <w:rsid w:val="00F2679E"/>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37EB3"/>
    <w:rsid w:val="00F40394"/>
    <w:rsid w:val="00F40878"/>
    <w:rsid w:val="00F4104D"/>
    <w:rsid w:val="00F411F6"/>
    <w:rsid w:val="00F4124C"/>
    <w:rsid w:val="00F41678"/>
    <w:rsid w:val="00F419A1"/>
    <w:rsid w:val="00F438D4"/>
    <w:rsid w:val="00F43E9C"/>
    <w:rsid w:val="00F4481A"/>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7F9"/>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B67"/>
    <w:rsid w:val="00F75C52"/>
    <w:rsid w:val="00F75D28"/>
    <w:rsid w:val="00F769C4"/>
    <w:rsid w:val="00F76D7F"/>
    <w:rsid w:val="00F76E0D"/>
    <w:rsid w:val="00F770B9"/>
    <w:rsid w:val="00F77265"/>
    <w:rsid w:val="00F7767D"/>
    <w:rsid w:val="00F77917"/>
    <w:rsid w:val="00F77938"/>
    <w:rsid w:val="00F77DD8"/>
    <w:rsid w:val="00F8032F"/>
    <w:rsid w:val="00F80F9F"/>
    <w:rsid w:val="00F8162A"/>
    <w:rsid w:val="00F81F76"/>
    <w:rsid w:val="00F828E1"/>
    <w:rsid w:val="00F82E34"/>
    <w:rsid w:val="00F837B1"/>
    <w:rsid w:val="00F83CF7"/>
    <w:rsid w:val="00F848EB"/>
    <w:rsid w:val="00F84DC3"/>
    <w:rsid w:val="00F84E7C"/>
    <w:rsid w:val="00F8602C"/>
    <w:rsid w:val="00F862EE"/>
    <w:rsid w:val="00F872A9"/>
    <w:rsid w:val="00F87447"/>
    <w:rsid w:val="00F87676"/>
    <w:rsid w:val="00F876EC"/>
    <w:rsid w:val="00F877DA"/>
    <w:rsid w:val="00F8781D"/>
    <w:rsid w:val="00F902DF"/>
    <w:rsid w:val="00F9037E"/>
    <w:rsid w:val="00F90840"/>
    <w:rsid w:val="00F90D3B"/>
    <w:rsid w:val="00F915C5"/>
    <w:rsid w:val="00F91827"/>
    <w:rsid w:val="00F926D7"/>
    <w:rsid w:val="00F929C4"/>
    <w:rsid w:val="00F92DB3"/>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307"/>
    <w:rsid w:val="00FB0CA9"/>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1F30"/>
    <w:rsid w:val="00FC2251"/>
    <w:rsid w:val="00FC31E9"/>
    <w:rsid w:val="00FC33B1"/>
    <w:rsid w:val="00FC36A7"/>
    <w:rsid w:val="00FC399E"/>
    <w:rsid w:val="00FC3BC9"/>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525"/>
    <w:rsid w:val="00FD7F41"/>
    <w:rsid w:val="00FE0BE0"/>
    <w:rsid w:val="00FE0C67"/>
    <w:rsid w:val="00FE0D6D"/>
    <w:rsid w:val="00FE1300"/>
    <w:rsid w:val="00FE1886"/>
    <w:rsid w:val="00FE1D9C"/>
    <w:rsid w:val="00FE227F"/>
    <w:rsid w:val="00FE23BC"/>
    <w:rsid w:val="00FE3BD9"/>
    <w:rsid w:val="00FE434F"/>
    <w:rsid w:val="00FE4F42"/>
    <w:rsid w:val="00FE56FF"/>
    <w:rsid w:val="00FE5E17"/>
    <w:rsid w:val="00FE5F37"/>
    <w:rsid w:val="00FE60A0"/>
    <w:rsid w:val="00FE6502"/>
    <w:rsid w:val="00FE73F6"/>
    <w:rsid w:val="00FE7609"/>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64B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64B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2" Type="http://schemas.openxmlformats.org/officeDocument/2006/relationships/hyperlink" Target="https://bugs.ecmascript.org/show_bug.cgi?id=1200" TargetMode="External"/><Relationship Id="rId1" Type="http://schemas.openxmlformats.org/officeDocument/2006/relationships/hyperlink" Target="https://bugs.ecmascript.org/show_bug.cgi?id=944" TargetMode="External"/><Relationship Id="rId6" Type="http://schemas.openxmlformats.org/officeDocument/2006/relationships/hyperlink" Target="http://wiki.ecmascript.org/doku.php?id=harmony:binary_data" TargetMode="External"/><Relationship Id="rId5" Type="http://schemas.openxmlformats.org/officeDocument/2006/relationships/hyperlink" Target="http://norbertlindenberg.com/2012/05/ecmascript-supplementary-characters/index.html" TargetMode="External"/><Relationship Id="rId4"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eader" Target="header10.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gs.ecmascript.org" TargetMode="External"/><Relationship Id="rId24" Type="http://schemas.openxmlformats.org/officeDocument/2006/relationships/comments" Target="comments.xml"/><Relationship Id="rId32" Type="http://schemas.openxmlformats.org/officeDocument/2006/relationships/footer" Target="footer9.xml"/><Relationship Id="rId37"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footer" Target="footer11.xml"/><Relationship Id="rId10" Type="http://schemas.openxmlformats.org/officeDocument/2006/relationships/hyperlink" Target="https://bugs.ecmascript.org" TargetMode="External"/><Relationship Id="rId19" Type="http://schemas.openxmlformats.org/officeDocument/2006/relationships/header" Target="header5.xml"/><Relationship Id="rId3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footer" Target="footer10.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FD580-5886-4189-AF2F-AB818438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2009 Ecma template for Standards.dot</Template>
  <TotalTime>20</TotalTime>
  <Pages>506</Pages>
  <Words>197091</Words>
  <Characters>1123425</Characters>
  <Application>Microsoft Office Word</Application>
  <DocSecurity>0</DocSecurity>
  <Lines>9361</Lines>
  <Paragraphs>2635</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1317881</CharactersWithSpaces>
  <SharedDoc>false</SharedDoc>
  <HLinks>
    <vt:vector size="2370" baseType="variant">
      <vt:variant>
        <vt:i4>2031624</vt:i4>
      </vt:variant>
      <vt:variant>
        <vt:i4>2681</vt:i4>
      </vt:variant>
      <vt:variant>
        <vt:i4>0</vt:i4>
      </vt:variant>
      <vt:variant>
        <vt:i4>5</vt:i4>
      </vt:variant>
      <vt:variant>
        <vt:lpwstr>http://www.unicode.org/reports/tr15/tr15-29.html</vt:lpwstr>
      </vt:variant>
      <vt:variant>
        <vt:lpwstr/>
      </vt:variant>
      <vt:variant>
        <vt:i4>2424933</vt:i4>
      </vt:variant>
      <vt:variant>
        <vt:i4>2678</vt:i4>
      </vt:variant>
      <vt:variant>
        <vt:i4>0</vt:i4>
      </vt:variant>
      <vt:variant>
        <vt:i4>5</vt:i4>
      </vt:variant>
      <vt:variant>
        <vt:lpwstr>http://tools.ietf.org/html/rfc4627</vt:lpwstr>
      </vt:variant>
      <vt:variant>
        <vt:lpwstr/>
      </vt:variant>
      <vt:variant>
        <vt:i4>2818146</vt:i4>
      </vt:variant>
      <vt:variant>
        <vt:i4>2675</vt:i4>
      </vt:variant>
      <vt:variant>
        <vt:i4>0</vt:i4>
      </vt:variant>
      <vt:variant>
        <vt:i4>5</vt:i4>
      </vt:variant>
      <vt:variant>
        <vt:lpwstr>http://tools.ietf.org/html/rfc3629</vt:lpwstr>
      </vt:variant>
      <vt:variant>
        <vt:lpwstr/>
      </vt:variant>
      <vt:variant>
        <vt:i4>2162792</vt:i4>
      </vt:variant>
      <vt:variant>
        <vt:i4>2672</vt:i4>
      </vt:variant>
      <vt:variant>
        <vt:i4>0</vt:i4>
      </vt:variant>
      <vt:variant>
        <vt:i4>5</vt:i4>
      </vt:variant>
      <vt:variant>
        <vt:lpwstr>http://tools.ietf.org/html/rfc2396</vt:lpwstr>
      </vt:variant>
      <vt:variant>
        <vt:lpwstr/>
      </vt:variant>
      <vt:variant>
        <vt:i4>2818145</vt:i4>
      </vt:variant>
      <vt:variant>
        <vt:i4>2669</vt:i4>
      </vt:variant>
      <vt:variant>
        <vt:i4>0</vt:i4>
      </vt:variant>
      <vt:variant>
        <vt:i4>5</vt:i4>
      </vt:variant>
      <vt:variant>
        <vt:lpwstr>http://tools.ietf.org/html/rfc1738</vt:lpwstr>
      </vt:variant>
      <vt:variant>
        <vt:lpwstr/>
      </vt:variant>
      <vt:variant>
        <vt:i4>8257616</vt:i4>
      </vt:variant>
      <vt:variant>
        <vt:i4>2627</vt:i4>
      </vt:variant>
      <vt:variant>
        <vt:i4>0</vt:i4>
      </vt:variant>
      <vt:variant>
        <vt:i4>5</vt:i4>
      </vt:variant>
      <vt:variant>
        <vt:lpwstr>http://wiki.ecmascript.org/doku.php?id=harmony:reflect_api</vt:lpwstr>
      </vt:variant>
      <vt:variant>
        <vt:lpwstr/>
      </vt:variant>
      <vt:variant>
        <vt:i4>4194366</vt:i4>
      </vt:variant>
      <vt:variant>
        <vt:i4>2618</vt:i4>
      </vt:variant>
      <vt:variant>
        <vt:i4>0</vt:i4>
      </vt:variant>
      <vt:variant>
        <vt:i4>5</vt:i4>
      </vt:variant>
      <vt:variant>
        <vt:lpwstr>http://www.jucs.org/jucs_14_21/eliminating_cycles_in_weak</vt:lpwstr>
      </vt:variant>
      <vt:variant>
        <vt:lpwstr/>
      </vt:variant>
      <vt:variant>
        <vt:i4>1900616</vt:i4>
      </vt:variant>
      <vt:variant>
        <vt:i4>2615</vt:i4>
      </vt:variant>
      <vt:variant>
        <vt:i4>0</vt:i4>
      </vt:variant>
      <vt:variant>
        <vt:i4>5</vt:i4>
      </vt:variant>
      <vt:variant>
        <vt:lpwstr>http://doi.acm.org/10.1145/263698.263733</vt:lpwstr>
      </vt:variant>
      <vt:variant>
        <vt:lpwstr/>
      </vt:variant>
      <vt:variant>
        <vt:i4>7405649</vt:i4>
      </vt:variant>
      <vt:variant>
        <vt:i4>2606</vt:i4>
      </vt:variant>
      <vt:variant>
        <vt:i4>0</vt:i4>
      </vt:variant>
      <vt:variant>
        <vt:i4>5</vt:i4>
      </vt:variant>
      <vt:variant>
        <vt:lpwstr>http://wiki.ecmascript.org/doku.php?id=strawman:typed_arrays</vt:lpwstr>
      </vt:variant>
      <vt:variant>
        <vt:lpwstr/>
      </vt:variant>
      <vt:variant>
        <vt:i4>2031624</vt:i4>
      </vt:variant>
      <vt:variant>
        <vt:i4>2543</vt:i4>
      </vt:variant>
      <vt:variant>
        <vt:i4>0</vt:i4>
      </vt:variant>
      <vt:variant>
        <vt:i4>5</vt:i4>
      </vt:variant>
      <vt:variant>
        <vt:lpwstr>http://www.unicode.org/reports/tr15/tr15-29.html</vt:lpwstr>
      </vt:variant>
      <vt:variant>
        <vt:lpwstr/>
      </vt:variant>
      <vt:variant>
        <vt:i4>2555946</vt:i4>
      </vt:variant>
      <vt:variant>
        <vt:i4>2510</vt:i4>
      </vt:variant>
      <vt:variant>
        <vt:i4>0</vt:i4>
      </vt:variant>
      <vt:variant>
        <vt:i4>5</vt:i4>
      </vt:variant>
      <vt:variant>
        <vt:lpwstr>http://wiki.ecmascript.org/doku.php?id=harmony:proper_tail_calls</vt:lpwstr>
      </vt:variant>
      <vt:variant>
        <vt:lpwstr/>
      </vt:variant>
      <vt:variant>
        <vt:i4>1900598</vt:i4>
      </vt:variant>
      <vt:variant>
        <vt:i4>2264</vt:i4>
      </vt:variant>
      <vt:variant>
        <vt:i4>0</vt:i4>
      </vt:variant>
      <vt:variant>
        <vt:i4>5</vt:i4>
      </vt:variant>
      <vt:variant>
        <vt:lpwstr/>
      </vt:variant>
      <vt:variant>
        <vt:lpwstr>_Toc350509535</vt:lpwstr>
      </vt:variant>
      <vt:variant>
        <vt:i4>1900598</vt:i4>
      </vt:variant>
      <vt:variant>
        <vt:i4>2258</vt:i4>
      </vt:variant>
      <vt:variant>
        <vt:i4>0</vt:i4>
      </vt:variant>
      <vt:variant>
        <vt:i4>5</vt:i4>
      </vt:variant>
      <vt:variant>
        <vt:lpwstr/>
      </vt:variant>
      <vt:variant>
        <vt:lpwstr>_Toc350509534</vt:lpwstr>
      </vt:variant>
      <vt:variant>
        <vt:i4>1900598</vt:i4>
      </vt:variant>
      <vt:variant>
        <vt:i4>2252</vt:i4>
      </vt:variant>
      <vt:variant>
        <vt:i4>0</vt:i4>
      </vt:variant>
      <vt:variant>
        <vt:i4>5</vt:i4>
      </vt:variant>
      <vt:variant>
        <vt:lpwstr/>
      </vt:variant>
      <vt:variant>
        <vt:lpwstr>_Toc350509533</vt:lpwstr>
      </vt:variant>
      <vt:variant>
        <vt:i4>1900598</vt:i4>
      </vt:variant>
      <vt:variant>
        <vt:i4>2246</vt:i4>
      </vt:variant>
      <vt:variant>
        <vt:i4>0</vt:i4>
      </vt:variant>
      <vt:variant>
        <vt:i4>5</vt:i4>
      </vt:variant>
      <vt:variant>
        <vt:lpwstr/>
      </vt:variant>
      <vt:variant>
        <vt:lpwstr>_Toc350509532</vt:lpwstr>
      </vt:variant>
      <vt:variant>
        <vt:i4>1900598</vt:i4>
      </vt:variant>
      <vt:variant>
        <vt:i4>2240</vt:i4>
      </vt:variant>
      <vt:variant>
        <vt:i4>0</vt:i4>
      </vt:variant>
      <vt:variant>
        <vt:i4>5</vt:i4>
      </vt:variant>
      <vt:variant>
        <vt:lpwstr/>
      </vt:variant>
      <vt:variant>
        <vt:lpwstr>_Toc350509531</vt:lpwstr>
      </vt:variant>
      <vt:variant>
        <vt:i4>1900598</vt:i4>
      </vt:variant>
      <vt:variant>
        <vt:i4>2234</vt:i4>
      </vt:variant>
      <vt:variant>
        <vt:i4>0</vt:i4>
      </vt:variant>
      <vt:variant>
        <vt:i4>5</vt:i4>
      </vt:variant>
      <vt:variant>
        <vt:lpwstr/>
      </vt:variant>
      <vt:variant>
        <vt:lpwstr>_Toc350509530</vt:lpwstr>
      </vt:variant>
      <vt:variant>
        <vt:i4>1835062</vt:i4>
      </vt:variant>
      <vt:variant>
        <vt:i4>2228</vt:i4>
      </vt:variant>
      <vt:variant>
        <vt:i4>0</vt:i4>
      </vt:variant>
      <vt:variant>
        <vt:i4>5</vt:i4>
      </vt:variant>
      <vt:variant>
        <vt:lpwstr/>
      </vt:variant>
      <vt:variant>
        <vt:lpwstr>_Toc350509529</vt:lpwstr>
      </vt:variant>
      <vt:variant>
        <vt:i4>1835062</vt:i4>
      </vt:variant>
      <vt:variant>
        <vt:i4>2222</vt:i4>
      </vt:variant>
      <vt:variant>
        <vt:i4>0</vt:i4>
      </vt:variant>
      <vt:variant>
        <vt:i4>5</vt:i4>
      </vt:variant>
      <vt:variant>
        <vt:lpwstr/>
      </vt:variant>
      <vt:variant>
        <vt:lpwstr>_Toc350509528</vt:lpwstr>
      </vt:variant>
      <vt:variant>
        <vt:i4>1835062</vt:i4>
      </vt:variant>
      <vt:variant>
        <vt:i4>2216</vt:i4>
      </vt:variant>
      <vt:variant>
        <vt:i4>0</vt:i4>
      </vt:variant>
      <vt:variant>
        <vt:i4>5</vt:i4>
      </vt:variant>
      <vt:variant>
        <vt:lpwstr/>
      </vt:variant>
      <vt:variant>
        <vt:lpwstr>_Toc350509527</vt:lpwstr>
      </vt:variant>
      <vt:variant>
        <vt:i4>1835062</vt:i4>
      </vt:variant>
      <vt:variant>
        <vt:i4>2210</vt:i4>
      </vt:variant>
      <vt:variant>
        <vt:i4>0</vt:i4>
      </vt:variant>
      <vt:variant>
        <vt:i4>5</vt:i4>
      </vt:variant>
      <vt:variant>
        <vt:lpwstr/>
      </vt:variant>
      <vt:variant>
        <vt:lpwstr>_Toc350509526</vt:lpwstr>
      </vt:variant>
      <vt:variant>
        <vt:i4>1835062</vt:i4>
      </vt:variant>
      <vt:variant>
        <vt:i4>2204</vt:i4>
      </vt:variant>
      <vt:variant>
        <vt:i4>0</vt:i4>
      </vt:variant>
      <vt:variant>
        <vt:i4>5</vt:i4>
      </vt:variant>
      <vt:variant>
        <vt:lpwstr/>
      </vt:variant>
      <vt:variant>
        <vt:lpwstr>_Toc350509525</vt:lpwstr>
      </vt:variant>
      <vt:variant>
        <vt:i4>1835062</vt:i4>
      </vt:variant>
      <vt:variant>
        <vt:i4>2198</vt:i4>
      </vt:variant>
      <vt:variant>
        <vt:i4>0</vt:i4>
      </vt:variant>
      <vt:variant>
        <vt:i4>5</vt:i4>
      </vt:variant>
      <vt:variant>
        <vt:lpwstr/>
      </vt:variant>
      <vt:variant>
        <vt:lpwstr>_Toc350509524</vt:lpwstr>
      </vt:variant>
      <vt:variant>
        <vt:i4>1835062</vt:i4>
      </vt:variant>
      <vt:variant>
        <vt:i4>2192</vt:i4>
      </vt:variant>
      <vt:variant>
        <vt:i4>0</vt:i4>
      </vt:variant>
      <vt:variant>
        <vt:i4>5</vt:i4>
      </vt:variant>
      <vt:variant>
        <vt:lpwstr/>
      </vt:variant>
      <vt:variant>
        <vt:lpwstr>_Toc350509523</vt:lpwstr>
      </vt:variant>
      <vt:variant>
        <vt:i4>1835062</vt:i4>
      </vt:variant>
      <vt:variant>
        <vt:i4>2186</vt:i4>
      </vt:variant>
      <vt:variant>
        <vt:i4>0</vt:i4>
      </vt:variant>
      <vt:variant>
        <vt:i4>5</vt:i4>
      </vt:variant>
      <vt:variant>
        <vt:lpwstr/>
      </vt:variant>
      <vt:variant>
        <vt:lpwstr>_Toc350509522</vt:lpwstr>
      </vt:variant>
      <vt:variant>
        <vt:i4>1835062</vt:i4>
      </vt:variant>
      <vt:variant>
        <vt:i4>2180</vt:i4>
      </vt:variant>
      <vt:variant>
        <vt:i4>0</vt:i4>
      </vt:variant>
      <vt:variant>
        <vt:i4>5</vt:i4>
      </vt:variant>
      <vt:variant>
        <vt:lpwstr/>
      </vt:variant>
      <vt:variant>
        <vt:lpwstr>_Toc350509521</vt:lpwstr>
      </vt:variant>
      <vt:variant>
        <vt:i4>1835062</vt:i4>
      </vt:variant>
      <vt:variant>
        <vt:i4>2174</vt:i4>
      </vt:variant>
      <vt:variant>
        <vt:i4>0</vt:i4>
      </vt:variant>
      <vt:variant>
        <vt:i4>5</vt:i4>
      </vt:variant>
      <vt:variant>
        <vt:lpwstr/>
      </vt:variant>
      <vt:variant>
        <vt:lpwstr>_Toc350509520</vt:lpwstr>
      </vt:variant>
      <vt:variant>
        <vt:i4>2031670</vt:i4>
      </vt:variant>
      <vt:variant>
        <vt:i4>2168</vt:i4>
      </vt:variant>
      <vt:variant>
        <vt:i4>0</vt:i4>
      </vt:variant>
      <vt:variant>
        <vt:i4>5</vt:i4>
      </vt:variant>
      <vt:variant>
        <vt:lpwstr/>
      </vt:variant>
      <vt:variant>
        <vt:lpwstr>_Toc350509519</vt:lpwstr>
      </vt:variant>
      <vt:variant>
        <vt:i4>2031670</vt:i4>
      </vt:variant>
      <vt:variant>
        <vt:i4>2162</vt:i4>
      </vt:variant>
      <vt:variant>
        <vt:i4>0</vt:i4>
      </vt:variant>
      <vt:variant>
        <vt:i4>5</vt:i4>
      </vt:variant>
      <vt:variant>
        <vt:lpwstr/>
      </vt:variant>
      <vt:variant>
        <vt:lpwstr>_Toc350509517</vt:lpwstr>
      </vt:variant>
      <vt:variant>
        <vt:i4>2031670</vt:i4>
      </vt:variant>
      <vt:variant>
        <vt:i4>2156</vt:i4>
      </vt:variant>
      <vt:variant>
        <vt:i4>0</vt:i4>
      </vt:variant>
      <vt:variant>
        <vt:i4>5</vt:i4>
      </vt:variant>
      <vt:variant>
        <vt:lpwstr/>
      </vt:variant>
      <vt:variant>
        <vt:lpwstr>_Toc350509516</vt:lpwstr>
      </vt:variant>
      <vt:variant>
        <vt:i4>2031670</vt:i4>
      </vt:variant>
      <vt:variant>
        <vt:i4>2150</vt:i4>
      </vt:variant>
      <vt:variant>
        <vt:i4>0</vt:i4>
      </vt:variant>
      <vt:variant>
        <vt:i4>5</vt:i4>
      </vt:variant>
      <vt:variant>
        <vt:lpwstr/>
      </vt:variant>
      <vt:variant>
        <vt:lpwstr>_Toc350509515</vt:lpwstr>
      </vt:variant>
      <vt:variant>
        <vt:i4>2031670</vt:i4>
      </vt:variant>
      <vt:variant>
        <vt:i4>2144</vt:i4>
      </vt:variant>
      <vt:variant>
        <vt:i4>0</vt:i4>
      </vt:variant>
      <vt:variant>
        <vt:i4>5</vt:i4>
      </vt:variant>
      <vt:variant>
        <vt:lpwstr/>
      </vt:variant>
      <vt:variant>
        <vt:lpwstr>_Toc350509514</vt:lpwstr>
      </vt:variant>
      <vt:variant>
        <vt:i4>2031670</vt:i4>
      </vt:variant>
      <vt:variant>
        <vt:i4>2138</vt:i4>
      </vt:variant>
      <vt:variant>
        <vt:i4>0</vt:i4>
      </vt:variant>
      <vt:variant>
        <vt:i4>5</vt:i4>
      </vt:variant>
      <vt:variant>
        <vt:lpwstr/>
      </vt:variant>
      <vt:variant>
        <vt:lpwstr>_Toc350509513</vt:lpwstr>
      </vt:variant>
      <vt:variant>
        <vt:i4>2031670</vt:i4>
      </vt:variant>
      <vt:variant>
        <vt:i4>2132</vt:i4>
      </vt:variant>
      <vt:variant>
        <vt:i4>0</vt:i4>
      </vt:variant>
      <vt:variant>
        <vt:i4>5</vt:i4>
      </vt:variant>
      <vt:variant>
        <vt:lpwstr/>
      </vt:variant>
      <vt:variant>
        <vt:lpwstr>_Toc350509512</vt:lpwstr>
      </vt:variant>
      <vt:variant>
        <vt:i4>2031670</vt:i4>
      </vt:variant>
      <vt:variant>
        <vt:i4>2126</vt:i4>
      </vt:variant>
      <vt:variant>
        <vt:i4>0</vt:i4>
      </vt:variant>
      <vt:variant>
        <vt:i4>5</vt:i4>
      </vt:variant>
      <vt:variant>
        <vt:lpwstr/>
      </vt:variant>
      <vt:variant>
        <vt:lpwstr>_Toc350509511</vt:lpwstr>
      </vt:variant>
      <vt:variant>
        <vt:i4>2031670</vt:i4>
      </vt:variant>
      <vt:variant>
        <vt:i4>2120</vt:i4>
      </vt:variant>
      <vt:variant>
        <vt:i4>0</vt:i4>
      </vt:variant>
      <vt:variant>
        <vt:i4>5</vt:i4>
      </vt:variant>
      <vt:variant>
        <vt:lpwstr/>
      </vt:variant>
      <vt:variant>
        <vt:lpwstr>_Toc350509510</vt:lpwstr>
      </vt:variant>
      <vt:variant>
        <vt:i4>1966134</vt:i4>
      </vt:variant>
      <vt:variant>
        <vt:i4>2114</vt:i4>
      </vt:variant>
      <vt:variant>
        <vt:i4>0</vt:i4>
      </vt:variant>
      <vt:variant>
        <vt:i4>5</vt:i4>
      </vt:variant>
      <vt:variant>
        <vt:lpwstr/>
      </vt:variant>
      <vt:variant>
        <vt:lpwstr>_Toc350509509</vt:lpwstr>
      </vt:variant>
      <vt:variant>
        <vt:i4>1966134</vt:i4>
      </vt:variant>
      <vt:variant>
        <vt:i4>2108</vt:i4>
      </vt:variant>
      <vt:variant>
        <vt:i4>0</vt:i4>
      </vt:variant>
      <vt:variant>
        <vt:i4>5</vt:i4>
      </vt:variant>
      <vt:variant>
        <vt:lpwstr/>
      </vt:variant>
      <vt:variant>
        <vt:lpwstr>_Toc350509508</vt:lpwstr>
      </vt:variant>
      <vt:variant>
        <vt:i4>1966134</vt:i4>
      </vt:variant>
      <vt:variant>
        <vt:i4>2102</vt:i4>
      </vt:variant>
      <vt:variant>
        <vt:i4>0</vt:i4>
      </vt:variant>
      <vt:variant>
        <vt:i4>5</vt:i4>
      </vt:variant>
      <vt:variant>
        <vt:lpwstr/>
      </vt:variant>
      <vt:variant>
        <vt:lpwstr>_Toc350509507</vt:lpwstr>
      </vt:variant>
      <vt:variant>
        <vt:i4>1966134</vt:i4>
      </vt:variant>
      <vt:variant>
        <vt:i4>2096</vt:i4>
      </vt:variant>
      <vt:variant>
        <vt:i4>0</vt:i4>
      </vt:variant>
      <vt:variant>
        <vt:i4>5</vt:i4>
      </vt:variant>
      <vt:variant>
        <vt:lpwstr/>
      </vt:variant>
      <vt:variant>
        <vt:lpwstr>_Toc350509506</vt:lpwstr>
      </vt:variant>
      <vt:variant>
        <vt:i4>1966134</vt:i4>
      </vt:variant>
      <vt:variant>
        <vt:i4>2090</vt:i4>
      </vt:variant>
      <vt:variant>
        <vt:i4>0</vt:i4>
      </vt:variant>
      <vt:variant>
        <vt:i4>5</vt:i4>
      </vt:variant>
      <vt:variant>
        <vt:lpwstr/>
      </vt:variant>
      <vt:variant>
        <vt:lpwstr>_Toc350509505</vt:lpwstr>
      </vt:variant>
      <vt:variant>
        <vt:i4>1966134</vt:i4>
      </vt:variant>
      <vt:variant>
        <vt:i4>2084</vt:i4>
      </vt:variant>
      <vt:variant>
        <vt:i4>0</vt:i4>
      </vt:variant>
      <vt:variant>
        <vt:i4>5</vt:i4>
      </vt:variant>
      <vt:variant>
        <vt:lpwstr/>
      </vt:variant>
      <vt:variant>
        <vt:lpwstr>_Toc350509504</vt:lpwstr>
      </vt:variant>
      <vt:variant>
        <vt:i4>1966134</vt:i4>
      </vt:variant>
      <vt:variant>
        <vt:i4>2078</vt:i4>
      </vt:variant>
      <vt:variant>
        <vt:i4>0</vt:i4>
      </vt:variant>
      <vt:variant>
        <vt:i4>5</vt:i4>
      </vt:variant>
      <vt:variant>
        <vt:lpwstr/>
      </vt:variant>
      <vt:variant>
        <vt:lpwstr>_Toc350509503</vt:lpwstr>
      </vt:variant>
      <vt:variant>
        <vt:i4>1966134</vt:i4>
      </vt:variant>
      <vt:variant>
        <vt:i4>2072</vt:i4>
      </vt:variant>
      <vt:variant>
        <vt:i4>0</vt:i4>
      </vt:variant>
      <vt:variant>
        <vt:i4>5</vt:i4>
      </vt:variant>
      <vt:variant>
        <vt:lpwstr/>
      </vt:variant>
      <vt:variant>
        <vt:lpwstr>_Toc350509502</vt:lpwstr>
      </vt:variant>
      <vt:variant>
        <vt:i4>1966134</vt:i4>
      </vt:variant>
      <vt:variant>
        <vt:i4>2066</vt:i4>
      </vt:variant>
      <vt:variant>
        <vt:i4>0</vt:i4>
      </vt:variant>
      <vt:variant>
        <vt:i4>5</vt:i4>
      </vt:variant>
      <vt:variant>
        <vt:lpwstr/>
      </vt:variant>
      <vt:variant>
        <vt:lpwstr>_Toc350509501</vt:lpwstr>
      </vt:variant>
      <vt:variant>
        <vt:i4>1966134</vt:i4>
      </vt:variant>
      <vt:variant>
        <vt:i4>2060</vt:i4>
      </vt:variant>
      <vt:variant>
        <vt:i4>0</vt:i4>
      </vt:variant>
      <vt:variant>
        <vt:i4>5</vt:i4>
      </vt:variant>
      <vt:variant>
        <vt:lpwstr/>
      </vt:variant>
      <vt:variant>
        <vt:lpwstr>_Toc350509500</vt:lpwstr>
      </vt:variant>
      <vt:variant>
        <vt:i4>1507383</vt:i4>
      </vt:variant>
      <vt:variant>
        <vt:i4>2054</vt:i4>
      </vt:variant>
      <vt:variant>
        <vt:i4>0</vt:i4>
      </vt:variant>
      <vt:variant>
        <vt:i4>5</vt:i4>
      </vt:variant>
      <vt:variant>
        <vt:lpwstr/>
      </vt:variant>
      <vt:variant>
        <vt:lpwstr>_Toc350509499</vt:lpwstr>
      </vt:variant>
      <vt:variant>
        <vt:i4>1507383</vt:i4>
      </vt:variant>
      <vt:variant>
        <vt:i4>2048</vt:i4>
      </vt:variant>
      <vt:variant>
        <vt:i4>0</vt:i4>
      </vt:variant>
      <vt:variant>
        <vt:i4>5</vt:i4>
      </vt:variant>
      <vt:variant>
        <vt:lpwstr/>
      </vt:variant>
      <vt:variant>
        <vt:lpwstr>_Toc350509498</vt:lpwstr>
      </vt:variant>
      <vt:variant>
        <vt:i4>1507383</vt:i4>
      </vt:variant>
      <vt:variant>
        <vt:i4>2042</vt:i4>
      </vt:variant>
      <vt:variant>
        <vt:i4>0</vt:i4>
      </vt:variant>
      <vt:variant>
        <vt:i4>5</vt:i4>
      </vt:variant>
      <vt:variant>
        <vt:lpwstr/>
      </vt:variant>
      <vt:variant>
        <vt:lpwstr>_Toc350509497</vt:lpwstr>
      </vt:variant>
      <vt:variant>
        <vt:i4>1507383</vt:i4>
      </vt:variant>
      <vt:variant>
        <vt:i4>2036</vt:i4>
      </vt:variant>
      <vt:variant>
        <vt:i4>0</vt:i4>
      </vt:variant>
      <vt:variant>
        <vt:i4>5</vt:i4>
      </vt:variant>
      <vt:variant>
        <vt:lpwstr/>
      </vt:variant>
      <vt:variant>
        <vt:lpwstr>_Toc350509496</vt:lpwstr>
      </vt:variant>
      <vt:variant>
        <vt:i4>1507383</vt:i4>
      </vt:variant>
      <vt:variant>
        <vt:i4>2030</vt:i4>
      </vt:variant>
      <vt:variant>
        <vt:i4>0</vt:i4>
      </vt:variant>
      <vt:variant>
        <vt:i4>5</vt:i4>
      </vt:variant>
      <vt:variant>
        <vt:lpwstr/>
      </vt:variant>
      <vt:variant>
        <vt:lpwstr>_Toc350509495</vt:lpwstr>
      </vt:variant>
      <vt:variant>
        <vt:i4>1507383</vt:i4>
      </vt:variant>
      <vt:variant>
        <vt:i4>2024</vt:i4>
      </vt:variant>
      <vt:variant>
        <vt:i4>0</vt:i4>
      </vt:variant>
      <vt:variant>
        <vt:i4>5</vt:i4>
      </vt:variant>
      <vt:variant>
        <vt:lpwstr/>
      </vt:variant>
      <vt:variant>
        <vt:lpwstr>_Toc350509494</vt:lpwstr>
      </vt:variant>
      <vt:variant>
        <vt:i4>1507383</vt:i4>
      </vt:variant>
      <vt:variant>
        <vt:i4>2018</vt:i4>
      </vt:variant>
      <vt:variant>
        <vt:i4>0</vt:i4>
      </vt:variant>
      <vt:variant>
        <vt:i4>5</vt:i4>
      </vt:variant>
      <vt:variant>
        <vt:lpwstr/>
      </vt:variant>
      <vt:variant>
        <vt:lpwstr>_Toc350509493</vt:lpwstr>
      </vt:variant>
      <vt:variant>
        <vt:i4>1507383</vt:i4>
      </vt:variant>
      <vt:variant>
        <vt:i4>2012</vt:i4>
      </vt:variant>
      <vt:variant>
        <vt:i4>0</vt:i4>
      </vt:variant>
      <vt:variant>
        <vt:i4>5</vt:i4>
      </vt:variant>
      <vt:variant>
        <vt:lpwstr/>
      </vt:variant>
      <vt:variant>
        <vt:lpwstr>_Toc350509492</vt:lpwstr>
      </vt:variant>
      <vt:variant>
        <vt:i4>1507383</vt:i4>
      </vt:variant>
      <vt:variant>
        <vt:i4>2006</vt:i4>
      </vt:variant>
      <vt:variant>
        <vt:i4>0</vt:i4>
      </vt:variant>
      <vt:variant>
        <vt:i4>5</vt:i4>
      </vt:variant>
      <vt:variant>
        <vt:lpwstr/>
      </vt:variant>
      <vt:variant>
        <vt:lpwstr>_Toc350509491</vt:lpwstr>
      </vt:variant>
      <vt:variant>
        <vt:i4>1507383</vt:i4>
      </vt:variant>
      <vt:variant>
        <vt:i4>2000</vt:i4>
      </vt:variant>
      <vt:variant>
        <vt:i4>0</vt:i4>
      </vt:variant>
      <vt:variant>
        <vt:i4>5</vt:i4>
      </vt:variant>
      <vt:variant>
        <vt:lpwstr/>
      </vt:variant>
      <vt:variant>
        <vt:lpwstr>_Toc350509490</vt:lpwstr>
      </vt:variant>
      <vt:variant>
        <vt:i4>1441847</vt:i4>
      </vt:variant>
      <vt:variant>
        <vt:i4>1994</vt:i4>
      </vt:variant>
      <vt:variant>
        <vt:i4>0</vt:i4>
      </vt:variant>
      <vt:variant>
        <vt:i4>5</vt:i4>
      </vt:variant>
      <vt:variant>
        <vt:lpwstr/>
      </vt:variant>
      <vt:variant>
        <vt:lpwstr>_Toc350509489</vt:lpwstr>
      </vt:variant>
      <vt:variant>
        <vt:i4>1441847</vt:i4>
      </vt:variant>
      <vt:variant>
        <vt:i4>1988</vt:i4>
      </vt:variant>
      <vt:variant>
        <vt:i4>0</vt:i4>
      </vt:variant>
      <vt:variant>
        <vt:i4>5</vt:i4>
      </vt:variant>
      <vt:variant>
        <vt:lpwstr/>
      </vt:variant>
      <vt:variant>
        <vt:lpwstr>_Toc350509488</vt:lpwstr>
      </vt:variant>
      <vt:variant>
        <vt:i4>1441847</vt:i4>
      </vt:variant>
      <vt:variant>
        <vt:i4>1982</vt:i4>
      </vt:variant>
      <vt:variant>
        <vt:i4>0</vt:i4>
      </vt:variant>
      <vt:variant>
        <vt:i4>5</vt:i4>
      </vt:variant>
      <vt:variant>
        <vt:lpwstr/>
      </vt:variant>
      <vt:variant>
        <vt:lpwstr>_Toc350509487</vt:lpwstr>
      </vt:variant>
      <vt:variant>
        <vt:i4>1441847</vt:i4>
      </vt:variant>
      <vt:variant>
        <vt:i4>1976</vt:i4>
      </vt:variant>
      <vt:variant>
        <vt:i4>0</vt:i4>
      </vt:variant>
      <vt:variant>
        <vt:i4>5</vt:i4>
      </vt:variant>
      <vt:variant>
        <vt:lpwstr/>
      </vt:variant>
      <vt:variant>
        <vt:lpwstr>_Toc350509486</vt:lpwstr>
      </vt:variant>
      <vt:variant>
        <vt:i4>1441847</vt:i4>
      </vt:variant>
      <vt:variant>
        <vt:i4>1970</vt:i4>
      </vt:variant>
      <vt:variant>
        <vt:i4>0</vt:i4>
      </vt:variant>
      <vt:variant>
        <vt:i4>5</vt:i4>
      </vt:variant>
      <vt:variant>
        <vt:lpwstr/>
      </vt:variant>
      <vt:variant>
        <vt:lpwstr>_Toc350509485</vt:lpwstr>
      </vt:variant>
      <vt:variant>
        <vt:i4>1441847</vt:i4>
      </vt:variant>
      <vt:variant>
        <vt:i4>1964</vt:i4>
      </vt:variant>
      <vt:variant>
        <vt:i4>0</vt:i4>
      </vt:variant>
      <vt:variant>
        <vt:i4>5</vt:i4>
      </vt:variant>
      <vt:variant>
        <vt:lpwstr/>
      </vt:variant>
      <vt:variant>
        <vt:lpwstr>_Toc350509484</vt:lpwstr>
      </vt:variant>
      <vt:variant>
        <vt:i4>1441847</vt:i4>
      </vt:variant>
      <vt:variant>
        <vt:i4>1958</vt:i4>
      </vt:variant>
      <vt:variant>
        <vt:i4>0</vt:i4>
      </vt:variant>
      <vt:variant>
        <vt:i4>5</vt:i4>
      </vt:variant>
      <vt:variant>
        <vt:lpwstr/>
      </vt:variant>
      <vt:variant>
        <vt:lpwstr>_Toc350509483</vt:lpwstr>
      </vt:variant>
      <vt:variant>
        <vt:i4>1441847</vt:i4>
      </vt:variant>
      <vt:variant>
        <vt:i4>1952</vt:i4>
      </vt:variant>
      <vt:variant>
        <vt:i4>0</vt:i4>
      </vt:variant>
      <vt:variant>
        <vt:i4>5</vt:i4>
      </vt:variant>
      <vt:variant>
        <vt:lpwstr/>
      </vt:variant>
      <vt:variant>
        <vt:lpwstr>_Toc350509482</vt:lpwstr>
      </vt:variant>
      <vt:variant>
        <vt:i4>1441847</vt:i4>
      </vt:variant>
      <vt:variant>
        <vt:i4>1946</vt:i4>
      </vt:variant>
      <vt:variant>
        <vt:i4>0</vt:i4>
      </vt:variant>
      <vt:variant>
        <vt:i4>5</vt:i4>
      </vt:variant>
      <vt:variant>
        <vt:lpwstr/>
      </vt:variant>
      <vt:variant>
        <vt:lpwstr>_Toc350509481</vt:lpwstr>
      </vt:variant>
      <vt:variant>
        <vt:i4>1441847</vt:i4>
      </vt:variant>
      <vt:variant>
        <vt:i4>1940</vt:i4>
      </vt:variant>
      <vt:variant>
        <vt:i4>0</vt:i4>
      </vt:variant>
      <vt:variant>
        <vt:i4>5</vt:i4>
      </vt:variant>
      <vt:variant>
        <vt:lpwstr/>
      </vt:variant>
      <vt:variant>
        <vt:lpwstr>_Toc350509480</vt:lpwstr>
      </vt:variant>
      <vt:variant>
        <vt:i4>1638455</vt:i4>
      </vt:variant>
      <vt:variant>
        <vt:i4>1934</vt:i4>
      </vt:variant>
      <vt:variant>
        <vt:i4>0</vt:i4>
      </vt:variant>
      <vt:variant>
        <vt:i4>5</vt:i4>
      </vt:variant>
      <vt:variant>
        <vt:lpwstr/>
      </vt:variant>
      <vt:variant>
        <vt:lpwstr>_Toc350509479</vt:lpwstr>
      </vt:variant>
      <vt:variant>
        <vt:i4>1638455</vt:i4>
      </vt:variant>
      <vt:variant>
        <vt:i4>1928</vt:i4>
      </vt:variant>
      <vt:variant>
        <vt:i4>0</vt:i4>
      </vt:variant>
      <vt:variant>
        <vt:i4>5</vt:i4>
      </vt:variant>
      <vt:variant>
        <vt:lpwstr/>
      </vt:variant>
      <vt:variant>
        <vt:lpwstr>_Toc350509478</vt:lpwstr>
      </vt:variant>
      <vt:variant>
        <vt:i4>1638455</vt:i4>
      </vt:variant>
      <vt:variant>
        <vt:i4>1922</vt:i4>
      </vt:variant>
      <vt:variant>
        <vt:i4>0</vt:i4>
      </vt:variant>
      <vt:variant>
        <vt:i4>5</vt:i4>
      </vt:variant>
      <vt:variant>
        <vt:lpwstr/>
      </vt:variant>
      <vt:variant>
        <vt:lpwstr>_Toc350509477</vt:lpwstr>
      </vt:variant>
      <vt:variant>
        <vt:i4>1638455</vt:i4>
      </vt:variant>
      <vt:variant>
        <vt:i4>1916</vt:i4>
      </vt:variant>
      <vt:variant>
        <vt:i4>0</vt:i4>
      </vt:variant>
      <vt:variant>
        <vt:i4>5</vt:i4>
      </vt:variant>
      <vt:variant>
        <vt:lpwstr/>
      </vt:variant>
      <vt:variant>
        <vt:lpwstr>_Toc350509476</vt:lpwstr>
      </vt:variant>
      <vt:variant>
        <vt:i4>1638455</vt:i4>
      </vt:variant>
      <vt:variant>
        <vt:i4>1910</vt:i4>
      </vt:variant>
      <vt:variant>
        <vt:i4>0</vt:i4>
      </vt:variant>
      <vt:variant>
        <vt:i4>5</vt:i4>
      </vt:variant>
      <vt:variant>
        <vt:lpwstr/>
      </vt:variant>
      <vt:variant>
        <vt:lpwstr>_Toc350509475</vt:lpwstr>
      </vt:variant>
      <vt:variant>
        <vt:i4>1638455</vt:i4>
      </vt:variant>
      <vt:variant>
        <vt:i4>1904</vt:i4>
      </vt:variant>
      <vt:variant>
        <vt:i4>0</vt:i4>
      </vt:variant>
      <vt:variant>
        <vt:i4>5</vt:i4>
      </vt:variant>
      <vt:variant>
        <vt:lpwstr/>
      </vt:variant>
      <vt:variant>
        <vt:lpwstr>_Toc350509474</vt:lpwstr>
      </vt:variant>
      <vt:variant>
        <vt:i4>1638455</vt:i4>
      </vt:variant>
      <vt:variant>
        <vt:i4>1898</vt:i4>
      </vt:variant>
      <vt:variant>
        <vt:i4>0</vt:i4>
      </vt:variant>
      <vt:variant>
        <vt:i4>5</vt:i4>
      </vt:variant>
      <vt:variant>
        <vt:lpwstr/>
      </vt:variant>
      <vt:variant>
        <vt:lpwstr>_Toc350509473</vt:lpwstr>
      </vt:variant>
      <vt:variant>
        <vt:i4>1638455</vt:i4>
      </vt:variant>
      <vt:variant>
        <vt:i4>1892</vt:i4>
      </vt:variant>
      <vt:variant>
        <vt:i4>0</vt:i4>
      </vt:variant>
      <vt:variant>
        <vt:i4>5</vt:i4>
      </vt:variant>
      <vt:variant>
        <vt:lpwstr/>
      </vt:variant>
      <vt:variant>
        <vt:lpwstr>_Toc350509472</vt:lpwstr>
      </vt:variant>
      <vt:variant>
        <vt:i4>1638455</vt:i4>
      </vt:variant>
      <vt:variant>
        <vt:i4>1886</vt:i4>
      </vt:variant>
      <vt:variant>
        <vt:i4>0</vt:i4>
      </vt:variant>
      <vt:variant>
        <vt:i4>5</vt:i4>
      </vt:variant>
      <vt:variant>
        <vt:lpwstr/>
      </vt:variant>
      <vt:variant>
        <vt:lpwstr>_Toc350509471</vt:lpwstr>
      </vt:variant>
      <vt:variant>
        <vt:i4>1638455</vt:i4>
      </vt:variant>
      <vt:variant>
        <vt:i4>1880</vt:i4>
      </vt:variant>
      <vt:variant>
        <vt:i4>0</vt:i4>
      </vt:variant>
      <vt:variant>
        <vt:i4>5</vt:i4>
      </vt:variant>
      <vt:variant>
        <vt:lpwstr/>
      </vt:variant>
      <vt:variant>
        <vt:lpwstr>_Toc350509470</vt:lpwstr>
      </vt:variant>
      <vt:variant>
        <vt:i4>1572919</vt:i4>
      </vt:variant>
      <vt:variant>
        <vt:i4>1874</vt:i4>
      </vt:variant>
      <vt:variant>
        <vt:i4>0</vt:i4>
      </vt:variant>
      <vt:variant>
        <vt:i4>5</vt:i4>
      </vt:variant>
      <vt:variant>
        <vt:lpwstr/>
      </vt:variant>
      <vt:variant>
        <vt:lpwstr>_Toc350509469</vt:lpwstr>
      </vt:variant>
      <vt:variant>
        <vt:i4>1572919</vt:i4>
      </vt:variant>
      <vt:variant>
        <vt:i4>1868</vt:i4>
      </vt:variant>
      <vt:variant>
        <vt:i4>0</vt:i4>
      </vt:variant>
      <vt:variant>
        <vt:i4>5</vt:i4>
      </vt:variant>
      <vt:variant>
        <vt:lpwstr/>
      </vt:variant>
      <vt:variant>
        <vt:lpwstr>_Toc350509468</vt:lpwstr>
      </vt:variant>
      <vt:variant>
        <vt:i4>1572919</vt:i4>
      </vt:variant>
      <vt:variant>
        <vt:i4>1862</vt:i4>
      </vt:variant>
      <vt:variant>
        <vt:i4>0</vt:i4>
      </vt:variant>
      <vt:variant>
        <vt:i4>5</vt:i4>
      </vt:variant>
      <vt:variant>
        <vt:lpwstr/>
      </vt:variant>
      <vt:variant>
        <vt:lpwstr>_Toc350509467</vt:lpwstr>
      </vt:variant>
      <vt:variant>
        <vt:i4>1572919</vt:i4>
      </vt:variant>
      <vt:variant>
        <vt:i4>1856</vt:i4>
      </vt:variant>
      <vt:variant>
        <vt:i4>0</vt:i4>
      </vt:variant>
      <vt:variant>
        <vt:i4>5</vt:i4>
      </vt:variant>
      <vt:variant>
        <vt:lpwstr/>
      </vt:variant>
      <vt:variant>
        <vt:lpwstr>_Toc350509466</vt:lpwstr>
      </vt:variant>
      <vt:variant>
        <vt:i4>1572919</vt:i4>
      </vt:variant>
      <vt:variant>
        <vt:i4>1850</vt:i4>
      </vt:variant>
      <vt:variant>
        <vt:i4>0</vt:i4>
      </vt:variant>
      <vt:variant>
        <vt:i4>5</vt:i4>
      </vt:variant>
      <vt:variant>
        <vt:lpwstr/>
      </vt:variant>
      <vt:variant>
        <vt:lpwstr>_Toc350509465</vt:lpwstr>
      </vt:variant>
      <vt:variant>
        <vt:i4>1572919</vt:i4>
      </vt:variant>
      <vt:variant>
        <vt:i4>1844</vt:i4>
      </vt:variant>
      <vt:variant>
        <vt:i4>0</vt:i4>
      </vt:variant>
      <vt:variant>
        <vt:i4>5</vt:i4>
      </vt:variant>
      <vt:variant>
        <vt:lpwstr/>
      </vt:variant>
      <vt:variant>
        <vt:lpwstr>_Toc350509464</vt:lpwstr>
      </vt:variant>
      <vt:variant>
        <vt:i4>1572919</vt:i4>
      </vt:variant>
      <vt:variant>
        <vt:i4>1838</vt:i4>
      </vt:variant>
      <vt:variant>
        <vt:i4>0</vt:i4>
      </vt:variant>
      <vt:variant>
        <vt:i4>5</vt:i4>
      </vt:variant>
      <vt:variant>
        <vt:lpwstr/>
      </vt:variant>
      <vt:variant>
        <vt:lpwstr>_Toc350509463</vt:lpwstr>
      </vt:variant>
      <vt:variant>
        <vt:i4>1572919</vt:i4>
      </vt:variant>
      <vt:variant>
        <vt:i4>1832</vt:i4>
      </vt:variant>
      <vt:variant>
        <vt:i4>0</vt:i4>
      </vt:variant>
      <vt:variant>
        <vt:i4>5</vt:i4>
      </vt:variant>
      <vt:variant>
        <vt:lpwstr/>
      </vt:variant>
      <vt:variant>
        <vt:lpwstr>_Toc350509462</vt:lpwstr>
      </vt:variant>
      <vt:variant>
        <vt:i4>1572919</vt:i4>
      </vt:variant>
      <vt:variant>
        <vt:i4>1826</vt:i4>
      </vt:variant>
      <vt:variant>
        <vt:i4>0</vt:i4>
      </vt:variant>
      <vt:variant>
        <vt:i4>5</vt:i4>
      </vt:variant>
      <vt:variant>
        <vt:lpwstr/>
      </vt:variant>
      <vt:variant>
        <vt:lpwstr>_Toc350509461</vt:lpwstr>
      </vt:variant>
      <vt:variant>
        <vt:i4>1572919</vt:i4>
      </vt:variant>
      <vt:variant>
        <vt:i4>1820</vt:i4>
      </vt:variant>
      <vt:variant>
        <vt:i4>0</vt:i4>
      </vt:variant>
      <vt:variant>
        <vt:i4>5</vt:i4>
      </vt:variant>
      <vt:variant>
        <vt:lpwstr/>
      </vt:variant>
      <vt:variant>
        <vt:lpwstr>_Toc350509460</vt:lpwstr>
      </vt:variant>
      <vt:variant>
        <vt:i4>1769527</vt:i4>
      </vt:variant>
      <vt:variant>
        <vt:i4>1814</vt:i4>
      </vt:variant>
      <vt:variant>
        <vt:i4>0</vt:i4>
      </vt:variant>
      <vt:variant>
        <vt:i4>5</vt:i4>
      </vt:variant>
      <vt:variant>
        <vt:lpwstr/>
      </vt:variant>
      <vt:variant>
        <vt:lpwstr>_Toc350509459</vt:lpwstr>
      </vt:variant>
      <vt:variant>
        <vt:i4>1769527</vt:i4>
      </vt:variant>
      <vt:variant>
        <vt:i4>1808</vt:i4>
      </vt:variant>
      <vt:variant>
        <vt:i4>0</vt:i4>
      </vt:variant>
      <vt:variant>
        <vt:i4>5</vt:i4>
      </vt:variant>
      <vt:variant>
        <vt:lpwstr/>
      </vt:variant>
      <vt:variant>
        <vt:lpwstr>_Toc350509458</vt:lpwstr>
      </vt:variant>
      <vt:variant>
        <vt:i4>1769527</vt:i4>
      </vt:variant>
      <vt:variant>
        <vt:i4>1802</vt:i4>
      </vt:variant>
      <vt:variant>
        <vt:i4>0</vt:i4>
      </vt:variant>
      <vt:variant>
        <vt:i4>5</vt:i4>
      </vt:variant>
      <vt:variant>
        <vt:lpwstr/>
      </vt:variant>
      <vt:variant>
        <vt:lpwstr>_Toc350509457</vt:lpwstr>
      </vt:variant>
      <vt:variant>
        <vt:i4>1769527</vt:i4>
      </vt:variant>
      <vt:variant>
        <vt:i4>1796</vt:i4>
      </vt:variant>
      <vt:variant>
        <vt:i4>0</vt:i4>
      </vt:variant>
      <vt:variant>
        <vt:i4>5</vt:i4>
      </vt:variant>
      <vt:variant>
        <vt:lpwstr/>
      </vt:variant>
      <vt:variant>
        <vt:lpwstr>_Toc350509456</vt:lpwstr>
      </vt:variant>
      <vt:variant>
        <vt:i4>1769527</vt:i4>
      </vt:variant>
      <vt:variant>
        <vt:i4>1790</vt:i4>
      </vt:variant>
      <vt:variant>
        <vt:i4>0</vt:i4>
      </vt:variant>
      <vt:variant>
        <vt:i4>5</vt:i4>
      </vt:variant>
      <vt:variant>
        <vt:lpwstr/>
      </vt:variant>
      <vt:variant>
        <vt:lpwstr>_Toc350509455</vt:lpwstr>
      </vt:variant>
      <vt:variant>
        <vt:i4>1769527</vt:i4>
      </vt:variant>
      <vt:variant>
        <vt:i4>1784</vt:i4>
      </vt:variant>
      <vt:variant>
        <vt:i4>0</vt:i4>
      </vt:variant>
      <vt:variant>
        <vt:i4>5</vt:i4>
      </vt:variant>
      <vt:variant>
        <vt:lpwstr/>
      </vt:variant>
      <vt:variant>
        <vt:lpwstr>_Toc350509454</vt:lpwstr>
      </vt:variant>
      <vt:variant>
        <vt:i4>1769527</vt:i4>
      </vt:variant>
      <vt:variant>
        <vt:i4>1778</vt:i4>
      </vt:variant>
      <vt:variant>
        <vt:i4>0</vt:i4>
      </vt:variant>
      <vt:variant>
        <vt:i4>5</vt:i4>
      </vt:variant>
      <vt:variant>
        <vt:lpwstr/>
      </vt:variant>
      <vt:variant>
        <vt:lpwstr>_Toc350509453</vt:lpwstr>
      </vt:variant>
      <vt:variant>
        <vt:i4>1769527</vt:i4>
      </vt:variant>
      <vt:variant>
        <vt:i4>1772</vt:i4>
      </vt:variant>
      <vt:variant>
        <vt:i4>0</vt:i4>
      </vt:variant>
      <vt:variant>
        <vt:i4>5</vt:i4>
      </vt:variant>
      <vt:variant>
        <vt:lpwstr/>
      </vt:variant>
      <vt:variant>
        <vt:lpwstr>_Toc350509452</vt:lpwstr>
      </vt:variant>
      <vt:variant>
        <vt:i4>1769527</vt:i4>
      </vt:variant>
      <vt:variant>
        <vt:i4>1766</vt:i4>
      </vt:variant>
      <vt:variant>
        <vt:i4>0</vt:i4>
      </vt:variant>
      <vt:variant>
        <vt:i4>5</vt:i4>
      </vt:variant>
      <vt:variant>
        <vt:lpwstr/>
      </vt:variant>
      <vt:variant>
        <vt:lpwstr>_Toc350509451</vt:lpwstr>
      </vt:variant>
      <vt:variant>
        <vt:i4>1769527</vt:i4>
      </vt:variant>
      <vt:variant>
        <vt:i4>1760</vt:i4>
      </vt:variant>
      <vt:variant>
        <vt:i4>0</vt:i4>
      </vt:variant>
      <vt:variant>
        <vt:i4>5</vt:i4>
      </vt:variant>
      <vt:variant>
        <vt:lpwstr/>
      </vt:variant>
      <vt:variant>
        <vt:lpwstr>_Toc350509450</vt:lpwstr>
      </vt:variant>
      <vt:variant>
        <vt:i4>1703991</vt:i4>
      </vt:variant>
      <vt:variant>
        <vt:i4>1754</vt:i4>
      </vt:variant>
      <vt:variant>
        <vt:i4>0</vt:i4>
      </vt:variant>
      <vt:variant>
        <vt:i4>5</vt:i4>
      </vt:variant>
      <vt:variant>
        <vt:lpwstr/>
      </vt:variant>
      <vt:variant>
        <vt:lpwstr>_Toc350509449</vt:lpwstr>
      </vt:variant>
      <vt:variant>
        <vt:i4>1703991</vt:i4>
      </vt:variant>
      <vt:variant>
        <vt:i4>1748</vt:i4>
      </vt:variant>
      <vt:variant>
        <vt:i4>0</vt:i4>
      </vt:variant>
      <vt:variant>
        <vt:i4>5</vt:i4>
      </vt:variant>
      <vt:variant>
        <vt:lpwstr/>
      </vt:variant>
      <vt:variant>
        <vt:lpwstr>_Toc350509448</vt:lpwstr>
      </vt:variant>
      <vt:variant>
        <vt:i4>1703991</vt:i4>
      </vt:variant>
      <vt:variant>
        <vt:i4>1742</vt:i4>
      </vt:variant>
      <vt:variant>
        <vt:i4>0</vt:i4>
      </vt:variant>
      <vt:variant>
        <vt:i4>5</vt:i4>
      </vt:variant>
      <vt:variant>
        <vt:lpwstr/>
      </vt:variant>
      <vt:variant>
        <vt:lpwstr>_Toc350509447</vt:lpwstr>
      </vt:variant>
      <vt:variant>
        <vt:i4>1703991</vt:i4>
      </vt:variant>
      <vt:variant>
        <vt:i4>1736</vt:i4>
      </vt:variant>
      <vt:variant>
        <vt:i4>0</vt:i4>
      </vt:variant>
      <vt:variant>
        <vt:i4>5</vt:i4>
      </vt:variant>
      <vt:variant>
        <vt:lpwstr/>
      </vt:variant>
      <vt:variant>
        <vt:lpwstr>_Toc350509446</vt:lpwstr>
      </vt:variant>
      <vt:variant>
        <vt:i4>1703991</vt:i4>
      </vt:variant>
      <vt:variant>
        <vt:i4>1730</vt:i4>
      </vt:variant>
      <vt:variant>
        <vt:i4>0</vt:i4>
      </vt:variant>
      <vt:variant>
        <vt:i4>5</vt:i4>
      </vt:variant>
      <vt:variant>
        <vt:lpwstr/>
      </vt:variant>
      <vt:variant>
        <vt:lpwstr>_Toc350509445</vt:lpwstr>
      </vt:variant>
      <vt:variant>
        <vt:i4>1703991</vt:i4>
      </vt:variant>
      <vt:variant>
        <vt:i4>1724</vt:i4>
      </vt:variant>
      <vt:variant>
        <vt:i4>0</vt:i4>
      </vt:variant>
      <vt:variant>
        <vt:i4>5</vt:i4>
      </vt:variant>
      <vt:variant>
        <vt:lpwstr/>
      </vt:variant>
      <vt:variant>
        <vt:lpwstr>_Toc350509444</vt:lpwstr>
      </vt:variant>
      <vt:variant>
        <vt:i4>1703991</vt:i4>
      </vt:variant>
      <vt:variant>
        <vt:i4>1718</vt:i4>
      </vt:variant>
      <vt:variant>
        <vt:i4>0</vt:i4>
      </vt:variant>
      <vt:variant>
        <vt:i4>5</vt:i4>
      </vt:variant>
      <vt:variant>
        <vt:lpwstr/>
      </vt:variant>
      <vt:variant>
        <vt:lpwstr>_Toc350509443</vt:lpwstr>
      </vt:variant>
      <vt:variant>
        <vt:i4>1703991</vt:i4>
      </vt:variant>
      <vt:variant>
        <vt:i4>1712</vt:i4>
      </vt:variant>
      <vt:variant>
        <vt:i4>0</vt:i4>
      </vt:variant>
      <vt:variant>
        <vt:i4>5</vt:i4>
      </vt:variant>
      <vt:variant>
        <vt:lpwstr/>
      </vt:variant>
      <vt:variant>
        <vt:lpwstr>_Toc350509442</vt:lpwstr>
      </vt:variant>
      <vt:variant>
        <vt:i4>1703991</vt:i4>
      </vt:variant>
      <vt:variant>
        <vt:i4>1706</vt:i4>
      </vt:variant>
      <vt:variant>
        <vt:i4>0</vt:i4>
      </vt:variant>
      <vt:variant>
        <vt:i4>5</vt:i4>
      </vt:variant>
      <vt:variant>
        <vt:lpwstr/>
      </vt:variant>
      <vt:variant>
        <vt:lpwstr>_Toc350509441</vt:lpwstr>
      </vt:variant>
      <vt:variant>
        <vt:i4>1703991</vt:i4>
      </vt:variant>
      <vt:variant>
        <vt:i4>1700</vt:i4>
      </vt:variant>
      <vt:variant>
        <vt:i4>0</vt:i4>
      </vt:variant>
      <vt:variant>
        <vt:i4>5</vt:i4>
      </vt:variant>
      <vt:variant>
        <vt:lpwstr/>
      </vt:variant>
      <vt:variant>
        <vt:lpwstr>_Toc350509440</vt:lpwstr>
      </vt:variant>
      <vt:variant>
        <vt:i4>1900599</vt:i4>
      </vt:variant>
      <vt:variant>
        <vt:i4>1694</vt:i4>
      </vt:variant>
      <vt:variant>
        <vt:i4>0</vt:i4>
      </vt:variant>
      <vt:variant>
        <vt:i4>5</vt:i4>
      </vt:variant>
      <vt:variant>
        <vt:lpwstr/>
      </vt:variant>
      <vt:variant>
        <vt:lpwstr>_Toc350509439</vt:lpwstr>
      </vt:variant>
      <vt:variant>
        <vt:i4>1900599</vt:i4>
      </vt:variant>
      <vt:variant>
        <vt:i4>1688</vt:i4>
      </vt:variant>
      <vt:variant>
        <vt:i4>0</vt:i4>
      </vt:variant>
      <vt:variant>
        <vt:i4>5</vt:i4>
      </vt:variant>
      <vt:variant>
        <vt:lpwstr/>
      </vt:variant>
      <vt:variant>
        <vt:lpwstr>_Toc350509438</vt:lpwstr>
      </vt:variant>
      <vt:variant>
        <vt:i4>1900599</vt:i4>
      </vt:variant>
      <vt:variant>
        <vt:i4>1682</vt:i4>
      </vt:variant>
      <vt:variant>
        <vt:i4>0</vt:i4>
      </vt:variant>
      <vt:variant>
        <vt:i4>5</vt:i4>
      </vt:variant>
      <vt:variant>
        <vt:lpwstr/>
      </vt:variant>
      <vt:variant>
        <vt:lpwstr>_Toc350509437</vt:lpwstr>
      </vt:variant>
      <vt:variant>
        <vt:i4>1900599</vt:i4>
      </vt:variant>
      <vt:variant>
        <vt:i4>1676</vt:i4>
      </vt:variant>
      <vt:variant>
        <vt:i4>0</vt:i4>
      </vt:variant>
      <vt:variant>
        <vt:i4>5</vt:i4>
      </vt:variant>
      <vt:variant>
        <vt:lpwstr/>
      </vt:variant>
      <vt:variant>
        <vt:lpwstr>_Toc350509436</vt:lpwstr>
      </vt:variant>
      <vt:variant>
        <vt:i4>1900599</vt:i4>
      </vt:variant>
      <vt:variant>
        <vt:i4>1670</vt:i4>
      </vt:variant>
      <vt:variant>
        <vt:i4>0</vt:i4>
      </vt:variant>
      <vt:variant>
        <vt:i4>5</vt:i4>
      </vt:variant>
      <vt:variant>
        <vt:lpwstr/>
      </vt:variant>
      <vt:variant>
        <vt:lpwstr>_Toc350509435</vt:lpwstr>
      </vt:variant>
      <vt:variant>
        <vt:i4>1900599</vt:i4>
      </vt:variant>
      <vt:variant>
        <vt:i4>1664</vt:i4>
      </vt:variant>
      <vt:variant>
        <vt:i4>0</vt:i4>
      </vt:variant>
      <vt:variant>
        <vt:i4>5</vt:i4>
      </vt:variant>
      <vt:variant>
        <vt:lpwstr/>
      </vt:variant>
      <vt:variant>
        <vt:lpwstr>_Toc350509434</vt:lpwstr>
      </vt:variant>
      <vt:variant>
        <vt:i4>1900599</vt:i4>
      </vt:variant>
      <vt:variant>
        <vt:i4>1658</vt:i4>
      </vt:variant>
      <vt:variant>
        <vt:i4>0</vt:i4>
      </vt:variant>
      <vt:variant>
        <vt:i4>5</vt:i4>
      </vt:variant>
      <vt:variant>
        <vt:lpwstr/>
      </vt:variant>
      <vt:variant>
        <vt:lpwstr>_Toc350509433</vt:lpwstr>
      </vt:variant>
      <vt:variant>
        <vt:i4>1900599</vt:i4>
      </vt:variant>
      <vt:variant>
        <vt:i4>1652</vt:i4>
      </vt:variant>
      <vt:variant>
        <vt:i4>0</vt:i4>
      </vt:variant>
      <vt:variant>
        <vt:i4>5</vt:i4>
      </vt:variant>
      <vt:variant>
        <vt:lpwstr/>
      </vt:variant>
      <vt:variant>
        <vt:lpwstr>_Toc350509432</vt:lpwstr>
      </vt:variant>
      <vt:variant>
        <vt:i4>1900599</vt:i4>
      </vt:variant>
      <vt:variant>
        <vt:i4>1646</vt:i4>
      </vt:variant>
      <vt:variant>
        <vt:i4>0</vt:i4>
      </vt:variant>
      <vt:variant>
        <vt:i4>5</vt:i4>
      </vt:variant>
      <vt:variant>
        <vt:lpwstr/>
      </vt:variant>
      <vt:variant>
        <vt:lpwstr>_Toc350509431</vt:lpwstr>
      </vt:variant>
      <vt:variant>
        <vt:i4>1900599</vt:i4>
      </vt:variant>
      <vt:variant>
        <vt:i4>1640</vt:i4>
      </vt:variant>
      <vt:variant>
        <vt:i4>0</vt:i4>
      </vt:variant>
      <vt:variant>
        <vt:i4>5</vt:i4>
      </vt:variant>
      <vt:variant>
        <vt:lpwstr/>
      </vt:variant>
      <vt:variant>
        <vt:lpwstr>_Toc350509430</vt:lpwstr>
      </vt:variant>
      <vt:variant>
        <vt:i4>1835063</vt:i4>
      </vt:variant>
      <vt:variant>
        <vt:i4>1634</vt:i4>
      </vt:variant>
      <vt:variant>
        <vt:i4>0</vt:i4>
      </vt:variant>
      <vt:variant>
        <vt:i4>5</vt:i4>
      </vt:variant>
      <vt:variant>
        <vt:lpwstr/>
      </vt:variant>
      <vt:variant>
        <vt:lpwstr>_Toc350509429</vt:lpwstr>
      </vt:variant>
      <vt:variant>
        <vt:i4>1835063</vt:i4>
      </vt:variant>
      <vt:variant>
        <vt:i4>1628</vt:i4>
      </vt:variant>
      <vt:variant>
        <vt:i4>0</vt:i4>
      </vt:variant>
      <vt:variant>
        <vt:i4>5</vt:i4>
      </vt:variant>
      <vt:variant>
        <vt:lpwstr/>
      </vt:variant>
      <vt:variant>
        <vt:lpwstr>_Toc350509428</vt:lpwstr>
      </vt:variant>
      <vt:variant>
        <vt:i4>1835063</vt:i4>
      </vt:variant>
      <vt:variant>
        <vt:i4>1622</vt:i4>
      </vt:variant>
      <vt:variant>
        <vt:i4>0</vt:i4>
      </vt:variant>
      <vt:variant>
        <vt:i4>5</vt:i4>
      </vt:variant>
      <vt:variant>
        <vt:lpwstr/>
      </vt:variant>
      <vt:variant>
        <vt:lpwstr>_Toc350509427</vt:lpwstr>
      </vt:variant>
      <vt:variant>
        <vt:i4>1835063</vt:i4>
      </vt:variant>
      <vt:variant>
        <vt:i4>1616</vt:i4>
      </vt:variant>
      <vt:variant>
        <vt:i4>0</vt:i4>
      </vt:variant>
      <vt:variant>
        <vt:i4>5</vt:i4>
      </vt:variant>
      <vt:variant>
        <vt:lpwstr/>
      </vt:variant>
      <vt:variant>
        <vt:lpwstr>_Toc350509426</vt:lpwstr>
      </vt:variant>
      <vt:variant>
        <vt:i4>1835063</vt:i4>
      </vt:variant>
      <vt:variant>
        <vt:i4>1610</vt:i4>
      </vt:variant>
      <vt:variant>
        <vt:i4>0</vt:i4>
      </vt:variant>
      <vt:variant>
        <vt:i4>5</vt:i4>
      </vt:variant>
      <vt:variant>
        <vt:lpwstr/>
      </vt:variant>
      <vt:variant>
        <vt:lpwstr>_Toc350509425</vt:lpwstr>
      </vt:variant>
      <vt:variant>
        <vt:i4>1835063</vt:i4>
      </vt:variant>
      <vt:variant>
        <vt:i4>1604</vt:i4>
      </vt:variant>
      <vt:variant>
        <vt:i4>0</vt:i4>
      </vt:variant>
      <vt:variant>
        <vt:i4>5</vt:i4>
      </vt:variant>
      <vt:variant>
        <vt:lpwstr/>
      </vt:variant>
      <vt:variant>
        <vt:lpwstr>_Toc350509424</vt:lpwstr>
      </vt:variant>
      <vt:variant>
        <vt:i4>1835063</vt:i4>
      </vt:variant>
      <vt:variant>
        <vt:i4>1598</vt:i4>
      </vt:variant>
      <vt:variant>
        <vt:i4>0</vt:i4>
      </vt:variant>
      <vt:variant>
        <vt:i4>5</vt:i4>
      </vt:variant>
      <vt:variant>
        <vt:lpwstr/>
      </vt:variant>
      <vt:variant>
        <vt:lpwstr>_Toc350509423</vt:lpwstr>
      </vt:variant>
      <vt:variant>
        <vt:i4>1835063</vt:i4>
      </vt:variant>
      <vt:variant>
        <vt:i4>1592</vt:i4>
      </vt:variant>
      <vt:variant>
        <vt:i4>0</vt:i4>
      </vt:variant>
      <vt:variant>
        <vt:i4>5</vt:i4>
      </vt:variant>
      <vt:variant>
        <vt:lpwstr/>
      </vt:variant>
      <vt:variant>
        <vt:lpwstr>_Toc350509422</vt:lpwstr>
      </vt:variant>
      <vt:variant>
        <vt:i4>1835063</vt:i4>
      </vt:variant>
      <vt:variant>
        <vt:i4>1586</vt:i4>
      </vt:variant>
      <vt:variant>
        <vt:i4>0</vt:i4>
      </vt:variant>
      <vt:variant>
        <vt:i4>5</vt:i4>
      </vt:variant>
      <vt:variant>
        <vt:lpwstr/>
      </vt:variant>
      <vt:variant>
        <vt:lpwstr>_Toc350509421</vt:lpwstr>
      </vt:variant>
      <vt:variant>
        <vt:i4>1835063</vt:i4>
      </vt:variant>
      <vt:variant>
        <vt:i4>1580</vt:i4>
      </vt:variant>
      <vt:variant>
        <vt:i4>0</vt:i4>
      </vt:variant>
      <vt:variant>
        <vt:i4>5</vt:i4>
      </vt:variant>
      <vt:variant>
        <vt:lpwstr/>
      </vt:variant>
      <vt:variant>
        <vt:lpwstr>_Toc350509420</vt:lpwstr>
      </vt:variant>
      <vt:variant>
        <vt:i4>2031671</vt:i4>
      </vt:variant>
      <vt:variant>
        <vt:i4>1574</vt:i4>
      </vt:variant>
      <vt:variant>
        <vt:i4>0</vt:i4>
      </vt:variant>
      <vt:variant>
        <vt:i4>5</vt:i4>
      </vt:variant>
      <vt:variant>
        <vt:lpwstr/>
      </vt:variant>
      <vt:variant>
        <vt:lpwstr>_Toc350509419</vt:lpwstr>
      </vt:variant>
      <vt:variant>
        <vt:i4>2031671</vt:i4>
      </vt:variant>
      <vt:variant>
        <vt:i4>1568</vt:i4>
      </vt:variant>
      <vt:variant>
        <vt:i4>0</vt:i4>
      </vt:variant>
      <vt:variant>
        <vt:i4>5</vt:i4>
      </vt:variant>
      <vt:variant>
        <vt:lpwstr/>
      </vt:variant>
      <vt:variant>
        <vt:lpwstr>_Toc350509418</vt:lpwstr>
      </vt:variant>
      <vt:variant>
        <vt:i4>2031671</vt:i4>
      </vt:variant>
      <vt:variant>
        <vt:i4>1562</vt:i4>
      </vt:variant>
      <vt:variant>
        <vt:i4>0</vt:i4>
      </vt:variant>
      <vt:variant>
        <vt:i4>5</vt:i4>
      </vt:variant>
      <vt:variant>
        <vt:lpwstr/>
      </vt:variant>
      <vt:variant>
        <vt:lpwstr>_Toc350509417</vt:lpwstr>
      </vt:variant>
      <vt:variant>
        <vt:i4>2031671</vt:i4>
      </vt:variant>
      <vt:variant>
        <vt:i4>1556</vt:i4>
      </vt:variant>
      <vt:variant>
        <vt:i4>0</vt:i4>
      </vt:variant>
      <vt:variant>
        <vt:i4>5</vt:i4>
      </vt:variant>
      <vt:variant>
        <vt:lpwstr/>
      </vt:variant>
      <vt:variant>
        <vt:lpwstr>_Toc350509416</vt:lpwstr>
      </vt:variant>
      <vt:variant>
        <vt:i4>2031671</vt:i4>
      </vt:variant>
      <vt:variant>
        <vt:i4>1550</vt:i4>
      </vt:variant>
      <vt:variant>
        <vt:i4>0</vt:i4>
      </vt:variant>
      <vt:variant>
        <vt:i4>5</vt:i4>
      </vt:variant>
      <vt:variant>
        <vt:lpwstr/>
      </vt:variant>
      <vt:variant>
        <vt:lpwstr>_Toc350509415</vt:lpwstr>
      </vt:variant>
      <vt:variant>
        <vt:i4>2031671</vt:i4>
      </vt:variant>
      <vt:variant>
        <vt:i4>1544</vt:i4>
      </vt:variant>
      <vt:variant>
        <vt:i4>0</vt:i4>
      </vt:variant>
      <vt:variant>
        <vt:i4>5</vt:i4>
      </vt:variant>
      <vt:variant>
        <vt:lpwstr/>
      </vt:variant>
      <vt:variant>
        <vt:lpwstr>_Toc350509414</vt:lpwstr>
      </vt:variant>
      <vt:variant>
        <vt:i4>2031671</vt:i4>
      </vt:variant>
      <vt:variant>
        <vt:i4>1538</vt:i4>
      </vt:variant>
      <vt:variant>
        <vt:i4>0</vt:i4>
      </vt:variant>
      <vt:variant>
        <vt:i4>5</vt:i4>
      </vt:variant>
      <vt:variant>
        <vt:lpwstr/>
      </vt:variant>
      <vt:variant>
        <vt:lpwstr>_Toc350509413</vt:lpwstr>
      </vt:variant>
      <vt:variant>
        <vt:i4>2031671</vt:i4>
      </vt:variant>
      <vt:variant>
        <vt:i4>1532</vt:i4>
      </vt:variant>
      <vt:variant>
        <vt:i4>0</vt:i4>
      </vt:variant>
      <vt:variant>
        <vt:i4>5</vt:i4>
      </vt:variant>
      <vt:variant>
        <vt:lpwstr/>
      </vt:variant>
      <vt:variant>
        <vt:lpwstr>_Toc350509412</vt:lpwstr>
      </vt:variant>
      <vt:variant>
        <vt:i4>2031671</vt:i4>
      </vt:variant>
      <vt:variant>
        <vt:i4>1526</vt:i4>
      </vt:variant>
      <vt:variant>
        <vt:i4>0</vt:i4>
      </vt:variant>
      <vt:variant>
        <vt:i4>5</vt:i4>
      </vt:variant>
      <vt:variant>
        <vt:lpwstr/>
      </vt:variant>
      <vt:variant>
        <vt:lpwstr>_Toc350509411</vt:lpwstr>
      </vt:variant>
      <vt:variant>
        <vt:i4>2031671</vt:i4>
      </vt:variant>
      <vt:variant>
        <vt:i4>1520</vt:i4>
      </vt:variant>
      <vt:variant>
        <vt:i4>0</vt:i4>
      </vt:variant>
      <vt:variant>
        <vt:i4>5</vt:i4>
      </vt:variant>
      <vt:variant>
        <vt:lpwstr/>
      </vt:variant>
      <vt:variant>
        <vt:lpwstr>_Toc350509410</vt:lpwstr>
      </vt:variant>
      <vt:variant>
        <vt:i4>1966135</vt:i4>
      </vt:variant>
      <vt:variant>
        <vt:i4>1514</vt:i4>
      </vt:variant>
      <vt:variant>
        <vt:i4>0</vt:i4>
      </vt:variant>
      <vt:variant>
        <vt:i4>5</vt:i4>
      </vt:variant>
      <vt:variant>
        <vt:lpwstr/>
      </vt:variant>
      <vt:variant>
        <vt:lpwstr>_Toc350509409</vt:lpwstr>
      </vt:variant>
      <vt:variant>
        <vt:i4>1966135</vt:i4>
      </vt:variant>
      <vt:variant>
        <vt:i4>1508</vt:i4>
      </vt:variant>
      <vt:variant>
        <vt:i4>0</vt:i4>
      </vt:variant>
      <vt:variant>
        <vt:i4>5</vt:i4>
      </vt:variant>
      <vt:variant>
        <vt:lpwstr/>
      </vt:variant>
      <vt:variant>
        <vt:lpwstr>_Toc350509408</vt:lpwstr>
      </vt:variant>
      <vt:variant>
        <vt:i4>1966135</vt:i4>
      </vt:variant>
      <vt:variant>
        <vt:i4>1502</vt:i4>
      </vt:variant>
      <vt:variant>
        <vt:i4>0</vt:i4>
      </vt:variant>
      <vt:variant>
        <vt:i4>5</vt:i4>
      </vt:variant>
      <vt:variant>
        <vt:lpwstr/>
      </vt:variant>
      <vt:variant>
        <vt:lpwstr>_Toc350509407</vt:lpwstr>
      </vt:variant>
      <vt:variant>
        <vt:i4>1966135</vt:i4>
      </vt:variant>
      <vt:variant>
        <vt:i4>1496</vt:i4>
      </vt:variant>
      <vt:variant>
        <vt:i4>0</vt:i4>
      </vt:variant>
      <vt:variant>
        <vt:i4>5</vt:i4>
      </vt:variant>
      <vt:variant>
        <vt:lpwstr/>
      </vt:variant>
      <vt:variant>
        <vt:lpwstr>_Toc350509406</vt:lpwstr>
      </vt:variant>
      <vt:variant>
        <vt:i4>1966135</vt:i4>
      </vt:variant>
      <vt:variant>
        <vt:i4>1490</vt:i4>
      </vt:variant>
      <vt:variant>
        <vt:i4>0</vt:i4>
      </vt:variant>
      <vt:variant>
        <vt:i4>5</vt:i4>
      </vt:variant>
      <vt:variant>
        <vt:lpwstr/>
      </vt:variant>
      <vt:variant>
        <vt:lpwstr>_Toc350509405</vt:lpwstr>
      </vt:variant>
      <vt:variant>
        <vt:i4>1966135</vt:i4>
      </vt:variant>
      <vt:variant>
        <vt:i4>1484</vt:i4>
      </vt:variant>
      <vt:variant>
        <vt:i4>0</vt:i4>
      </vt:variant>
      <vt:variant>
        <vt:i4>5</vt:i4>
      </vt:variant>
      <vt:variant>
        <vt:lpwstr/>
      </vt:variant>
      <vt:variant>
        <vt:lpwstr>_Toc350509404</vt:lpwstr>
      </vt:variant>
      <vt:variant>
        <vt:i4>1966135</vt:i4>
      </vt:variant>
      <vt:variant>
        <vt:i4>1478</vt:i4>
      </vt:variant>
      <vt:variant>
        <vt:i4>0</vt:i4>
      </vt:variant>
      <vt:variant>
        <vt:i4>5</vt:i4>
      </vt:variant>
      <vt:variant>
        <vt:lpwstr/>
      </vt:variant>
      <vt:variant>
        <vt:lpwstr>_Toc350509403</vt:lpwstr>
      </vt:variant>
      <vt:variant>
        <vt:i4>1966135</vt:i4>
      </vt:variant>
      <vt:variant>
        <vt:i4>1472</vt:i4>
      </vt:variant>
      <vt:variant>
        <vt:i4>0</vt:i4>
      </vt:variant>
      <vt:variant>
        <vt:i4>5</vt:i4>
      </vt:variant>
      <vt:variant>
        <vt:lpwstr/>
      </vt:variant>
      <vt:variant>
        <vt:lpwstr>_Toc350509402</vt:lpwstr>
      </vt:variant>
      <vt:variant>
        <vt:i4>1966135</vt:i4>
      </vt:variant>
      <vt:variant>
        <vt:i4>1466</vt:i4>
      </vt:variant>
      <vt:variant>
        <vt:i4>0</vt:i4>
      </vt:variant>
      <vt:variant>
        <vt:i4>5</vt:i4>
      </vt:variant>
      <vt:variant>
        <vt:lpwstr/>
      </vt:variant>
      <vt:variant>
        <vt:lpwstr>_Toc350509401</vt:lpwstr>
      </vt:variant>
      <vt:variant>
        <vt:i4>1966135</vt:i4>
      </vt:variant>
      <vt:variant>
        <vt:i4>1460</vt:i4>
      </vt:variant>
      <vt:variant>
        <vt:i4>0</vt:i4>
      </vt:variant>
      <vt:variant>
        <vt:i4>5</vt:i4>
      </vt:variant>
      <vt:variant>
        <vt:lpwstr/>
      </vt:variant>
      <vt:variant>
        <vt:lpwstr>_Toc350509400</vt:lpwstr>
      </vt:variant>
      <vt:variant>
        <vt:i4>1507376</vt:i4>
      </vt:variant>
      <vt:variant>
        <vt:i4>1454</vt:i4>
      </vt:variant>
      <vt:variant>
        <vt:i4>0</vt:i4>
      </vt:variant>
      <vt:variant>
        <vt:i4>5</vt:i4>
      </vt:variant>
      <vt:variant>
        <vt:lpwstr/>
      </vt:variant>
      <vt:variant>
        <vt:lpwstr>_Toc350509399</vt:lpwstr>
      </vt:variant>
      <vt:variant>
        <vt:i4>1507376</vt:i4>
      </vt:variant>
      <vt:variant>
        <vt:i4>1448</vt:i4>
      </vt:variant>
      <vt:variant>
        <vt:i4>0</vt:i4>
      </vt:variant>
      <vt:variant>
        <vt:i4>5</vt:i4>
      </vt:variant>
      <vt:variant>
        <vt:lpwstr/>
      </vt:variant>
      <vt:variant>
        <vt:lpwstr>_Toc350509398</vt:lpwstr>
      </vt:variant>
      <vt:variant>
        <vt:i4>1507376</vt:i4>
      </vt:variant>
      <vt:variant>
        <vt:i4>1442</vt:i4>
      </vt:variant>
      <vt:variant>
        <vt:i4>0</vt:i4>
      </vt:variant>
      <vt:variant>
        <vt:i4>5</vt:i4>
      </vt:variant>
      <vt:variant>
        <vt:lpwstr/>
      </vt:variant>
      <vt:variant>
        <vt:lpwstr>_Toc350509397</vt:lpwstr>
      </vt:variant>
      <vt:variant>
        <vt:i4>1507376</vt:i4>
      </vt:variant>
      <vt:variant>
        <vt:i4>1436</vt:i4>
      </vt:variant>
      <vt:variant>
        <vt:i4>0</vt:i4>
      </vt:variant>
      <vt:variant>
        <vt:i4>5</vt:i4>
      </vt:variant>
      <vt:variant>
        <vt:lpwstr/>
      </vt:variant>
      <vt:variant>
        <vt:lpwstr>_Toc350509396</vt:lpwstr>
      </vt:variant>
      <vt:variant>
        <vt:i4>1507376</vt:i4>
      </vt:variant>
      <vt:variant>
        <vt:i4>1430</vt:i4>
      </vt:variant>
      <vt:variant>
        <vt:i4>0</vt:i4>
      </vt:variant>
      <vt:variant>
        <vt:i4>5</vt:i4>
      </vt:variant>
      <vt:variant>
        <vt:lpwstr/>
      </vt:variant>
      <vt:variant>
        <vt:lpwstr>_Toc350509395</vt:lpwstr>
      </vt:variant>
      <vt:variant>
        <vt:i4>1507376</vt:i4>
      </vt:variant>
      <vt:variant>
        <vt:i4>1424</vt:i4>
      </vt:variant>
      <vt:variant>
        <vt:i4>0</vt:i4>
      </vt:variant>
      <vt:variant>
        <vt:i4>5</vt:i4>
      </vt:variant>
      <vt:variant>
        <vt:lpwstr/>
      </vt:variant>
      <vt:variant>
        <vt:lpwstr>_Toc350509394</vt:lpwstr>
      </vt:variant>
      <vt:variant>
        <vt:i4>1507376</vt:i4>
      </vt:variant>
      <vt:variant>
        <vt:i4>1418</vt:i4>
      </vt:variant>
      <vt:variant>
        <vt:i4>0</vt:i4>
      </vt:variant>
      <vt:variant>
        <vt:i4>5</vt:i4>
      </vt:variant>
      <vt:variant>
        <vt:lpwstr/>
      </vt:variant>
      <vt:variant>
        <vt:lpwstr>_Toc350509393</vt:lpwstr>
      </vt:variant>
      <vt:variant>
        <vt:i4>1507376</vt:i4>
      </vt:variant>
      <vt:variant>
        <vt:i4>1412</vt:i4>
      </vt:variant>
      <vt:variant>
        <vt:i4>0</vt:i4>
      </vt:variant>
      <vt:variant>
        <vt:i4>5</vt:i4>
      </vt:variant>
      <vt:variant>
        <vt:lpwstr/>
      </vt:variant>
      <vt:variant>
        <vt:lpwstr>_Toc350509392</vt:lpwstr>
      </vt:variant>
      <vt:variant>
        <vt:i4>1507376</vt:i4>
      </vt:variant>
      <vt:variant>
        <vt:i4>1406</vt:i4>
      </vt:variant>
      <vt:variant>
        <vt:i4>0</vt:i4>
      </vt:variant>
      <vt:variant>
        <vt:i4>5</vt:i4>
      </vt:variant>
      <vt:variant>
        <vt:lpwstr/>
      </vt:variant>
      <vt:variant>
        <vt:lpwstr>_Toc350509391</vt:lpwstr>
      </vt:variant>
      <vt:variant>
        <vt:i4>1507376</vt:i4>
      </vt:variant>
      <vt:variant>
        <vt:i4>1400</vt:i4>
      </vt:variant>
      <vt:variant>
        <vt:i4>0</vt:i4>
      </vt:variant>
      <vt:variant>
        <vt:i4>5</vt:i4>
      </vt:variant>
      <vt:variant>
        <vt:lpwstr/>
      </vt:variant>
      <vt:variant>
        <vt:lpwstr>_Toc350509390</vt:lpwstr>
      </vt:variant>
      <vt:variant>
        <vt:i4>1441840</vt:i4>
      </vt:variant>
      <vt:variant>
        <vt:i4>1394</vt:i4>
      </vt:variant>
      <vt:variant>
        <vt:i4>0</vt:i4>
      </vt:variant>
      <vt:variant>
        <vt:i4>5</vt:i4>
      </vt:variant>
      <vt:variant>
        <vt:lpwstr/>
      </vt:variant>
      <vt:variant>
        <vt:lpwstr>_Toc350509389</vt:lpwstr>
      </vt:variant>
      <vt:variant>
        <vt:i4>1441840</vt:i4>
      </vt:variant>
      <vt:variant>
        <vt:i4>1388</vt:i4>
      </vt:variant>
      <vt:variant>
        <vt:i4>0</vt:i4>
      </vt:variant>
      <vt:variant>
        <vt:i4>5</vt:i4>
      </vt:variant>
      <vt:variant>
        <vt:lpwstr/>
      </vt:variant>
      <vt:variant>
        <vt:lpwstr>_Toc350509388</vt:lpwstr>
      </vt:variant>
      <vt:variant>
        <vt:i4>1441840</vt:i4>
      </vt:variant>
      <vt:variant>
        <vt:i4>1382</vt:i4>
      </vt:variant>
      <vt:variant>
        <vt:i4>0</vt:i4>
      </vt:variant>
      <vt:variant>
        <vt:i4>5</vt:i4>
      </vt:variant>
      <vt:variant>
        <vt:lpwstr/>
      </vt:variant>
      <vt:variant>
        <vt:lpwstr>_Toc350509387</vt:lpwstr>
      </vt:variant>
      <vt:variant>
        <vt:i4>1441840</vt:i4>
      </vt:variant>
      <vt:variant>
        <vt:i4>1376</vt:i4>
      </vt:variant>
      <vt:variant>
        <vt:i4>0</vt:i4>
      </vt:variant>
      <vt:variant>
        <vt:i4>5</vt:i4>
      </vt:variant>
      <vt:variant>
        <vt:lpwstr/>
      </vt:variant>
      <vt:variant>
        <vt:lpwstr>_Toc350509386</vt:lpwstr>
      </vt:variant>
      <vt:variant>
        <vt:i4>1441840</vt:i4>
      </vt:variant>
      <vt:variant>
        <vt:i4>1370</vt:i4>
      </vt:variant>
      <vt:variant>
        <vt:i4>0</vt:i4>
      </vt:variant>
      <vt:variant>
        <vt:i4>5</vt:i4>
      </vt:variant>
      <vt:variant>
        <vt:lpwstr/>
      </vt:variant>
      <vt:variant>
        <vt:lpwstr>_Toc350509385</vt:lpwstr>
      </vt:variant>
      <vt:variant>
        <vt:i4>1441840</vt:i4>
      </vt:variant>
      <vt:variant>
        <vt:i4>1364</vt:i4>
      </vt:variant>
      <vt:variant>
        <vt:i4>0</vt:i4>
      </vt:variant>
      <vt:variant>
        <vt:i4>5</vt:i4>
      </vt:variant>
      <vt:variant>
        <vt:lpwstr/>
      </vt:variant>
      <vt:variant>
        <vt:lpwstr>_Toc350509384</vt:lpwstr>
      </vt:variant>
      <vt:variant>
        <vt:i4>1441840</vt:i4>
      </vt:variant>
      <vt:variant>
        <vt:i4>1358</vt:i4>
      </vt:variant>
      <vt:variant>
        <vt:i4>0</vt:i4>
      </vt:variant>
      <vt:variant>
        <vt:i4>5</vt:i4>
      </vt:variant>
      <vt:variant>
        <vt:lpwstr/>
      </vt:variant>
      <vt:variant>
        <vt:lpwstr>_Toc350509383</vt:lpwstr>
      </vt:variant>
      <vt:variant>
        <vt:i4>1441840</vt:i4>
      </vt:variant>
      <vt:variant>
        <vt:i4>1352</vt:i4>
      </vt:variant>
      <vt:variant>
        <vt:i4>0</vt:i4>
      </vt:variant>
      <vt:variant>
        <vt:i4>5</vt:i4>
      </vt:variant>
      <vt:variant>
        <vt:lpwstr/>
      </vt:variant>
      <vt:variant>
        <vt:lpwstr>_Toc350509382</vt:lpwstr>
      </vt:variant>
      <vt:variant>
        <vt:i4>1441840</vt:i4>
      </vt:variant>
      <vt:variant>
        <vt:i4>1346</vt:i4>
      </vt:variant>
      <vt:variant>
        <vt:i4>0</vt:i4>
      </vt:variant>
      <vt:variant>
        <vt:i4>5</vt:i4>
      </vt:variant>
      <vt:variant>
        <vt:lpwstr/>
      </vt:variant>
      <vt:variant>
        <vt:lpwstr>_Toc350509381</vt:lpwstr>
      </vt:variant>
      <vt:variant>
        <vt:i4>1441840</vt:i4>
      </vt:variant>
      <vt:variant>
        <vt:i4>1340</vt:i4>
      </vt:variant>
      <vt:variant>
        <vt:i4>0</vt:i4>
      </vt:variant>
      <vt:variant>
        <vt:i4>5</vt:i4>
      </vt:variant>
      <vt:variant>
        <vt:lpwstr/>
      </vt:variant>
      <vt:variant>
        <vt:lpwstr>_Toc350509380</vt:lpwstr>
      </vt:variant>
      <vt:variant>
        <vt:i4>1638448</vt:i4>
      </vt:variant>
      <vt:variant>
        <vt:i4>1334</vt:i4>
      </vt:variant>
      <vt:variant>
        <vt:i4>0</vt:i4>
      </vt:variant>
      <vt:variant>
        <vt:i4>5</vt:i4>
      </vt:variant>
      <vt:variant>
        <vt:lpwstr/>
      </vt:variant>
      <vt:variant>
        <vt:lpwstr>_Toc350509379</vt:lpwstr>
      </vt:variant>
      <vt:variant>
        <vt:i4>1638448</vt:i4>
      </vt:variant>
      <vt:variant>
        <vt:i4>1328</vt:i4>
      </vt:variant>
      <vt:variant>
        <vt:i4>0</vt:i4>
      </vt:variant>
      <vt:variant>
        <vt:i4>5</vt:i4>
      </vt:variant>
      <vt:variant>
        <vt:lpwstr/>
      </vt:variant>
      <vt:variant>
        <vt:lpwstr>_Toc350509378</vt:lpwstr>
      </vt:variant>
      <vt:variant>
        <vt:i4>1638448</vt:i4>
      </vt:variant>
      <vt:variant>
        <vt:i4>1322</vt:i4>
      </vt:variant>
      <vt:variant>
        <vt:i4>0</vt:i4>
      </vt:variant>
      <vt:variant>
        <vt:i4>5</vt:i4>
      </vt:variant>
      <vt:variant>
        <vt:lpwstr/>
      </vt:variant>
      <vt:variant>
        <vt:lpwstr>_Toc350509377</vt:lpwstr>
      </vt:variant>
      <vt:variant>
        <vt:i4>1638448</vt:i4>
      </vt:variant>
      <vt:variant>
        <vt:i4>1316</vt:i4>
      </vt:variant>
      <vt:variant>
        <vt:i4>0</vt:i4>
      </vt:variant>
      <vt:variant>
        <vt:i4>5</vt:i4>
      </vt:variant>
      <vt:variant>
        <vt:lpwstr/>
      </vt:variant>
      <vt:variant>
        <vt:lpwstr>_Toc350509376</vt:lpwstr>
      </vt:variant>
      <vt:variant>
        <vt:i4>1638448</vt:i4>
      </vt:variant>
      <vt:variant>
        <vt:i4>1310</vt:i4>
      </vt:variant>
      <vt:variant>
        <vt:i4>0</vt:i4>
      </vt:variant>
      <vt:variant>
        <vt:i4>5</vt:i4>
      </vt:variant>
      <vt:variant>
        <vt:lpwstr/>
      </vt:variant>
      <vt:variant>
        <vt:lpwstr>_Toc350509375</vt:lpwstr>
      </vt:variant>
      <vt:variant>
        <vt:i4>1638448</vt:i4>
      </vt:variant>
      <vt:variant>
        <vt:i4>1304</vt:i4>
      </vt:variant>
      <vt:variant>
        <vt:i4>0</vt:i4>
      </vt:variant>
      <vt:variant>
        <vt:i4>5</vt:i4>
      </vt:variant>
      <vt:variant>
        <vt:lpwstr/>
      </vt:variant>
      <vt:variant>
        <vt:lpwstr>_Toc350509374</vt:lpwstr>
      </vt:variant>
      <vt:variant>
        <vt:i4>1638448</vt:i4>
      </vt:variant>
      <vt:variant>
        <vt:i4>1298</vt:i4>
      </vt:variant>
      <vt:variant>
        <vt:i4>0</vt:i4>
      </vt:variant>
      <vt:variant>
        <vt:i4>5</vt:i4>
      </vt:variant>
      <vt:variant>
        <vt:lpwstr/>
      </vt:variant>
      <vt:variant>
        <vt:lpwstr>_Toc350509373</vt:lpwstr>
      </vt:variant>
      <vt:variant>
        <vt:i4>1638448</vt:i4>
      </vt:variant>
      <vt:variant>
        <vt:i4>1292</vt:i4>
      </vt:variant>
      <vt:variant>
        <vt:i4>0</vt:i4>
      </vt:variant>
      <vt:variant>
        <vt:i4>5</vt:i4>
      </vt:variant>
      <vt:variant>
        <vt:lpwstr/>
      </vt:variant>
      <vt:variant>
        <vt:lpwstr>_Toc350509372</vt:lpwstr>
      </vt:variant>
      <vt:variant>
        <vt:i4>1638448</vt:i4>
      </vt:variant>
      <vt:variant>
        <vt:i4>1286</vt:i4>
      </vt:variant>
      <vt:variant>
        <vt:i4>0</vt:i4>
      </vt:variant>
      <vt:variant>
        <vt:i4>5</vt:i4>
      </vt:variant>
      <vt:variant>
        <vt:lpwstr/>
      </vt:variant>
      <vt:variant>
        <vt:lpwstr>_Toc350509371</vt:lpwstr>
      </vt:variant>
      <vt:variant>
        <vt:i4>1638448</vt:i4>
      </vt:variant>
      <vt:variant>
        <vt:i4>1280</vt:i4>
      </vt:variant>
      <vt:variant>
        <vt:i4>0</vt:i4>
      </vt:variant>
      <vt:variant>
        <vt:i4>5</vt:i4>
      </vt:variant>
      <vt:variant>
        <vt:lpwstr/>
      </vt:variant>
      <vt:variant>
        <vt:lpwstr>_Toc350509370</vt:lpwstr>
      </vt:variant>
      <vt:variant>
        <vt:i4>1572912</vt:i4>
      </vt:variant>
      <vt:variant>
        <vt:i4>1274</vt:i4>
      </vt:variant>
      <vt:variant>
        <vt:i4>0</vt:i4>
      </vt:variant>
      <vt:variant>
        <vt:i4>5</vt:i4>
      </vt:variant>
      <vt:variant>
        <vt:lpwstr/>
      </vt:variant>
      <vt:variant>
        <vt:lpwstr>_Toc350509369</vt:lpwstr>
      </vt:variant>
      <vt:variant>
        <vt:i4>1572912</vt:i4>
      </vt:variant>
      <vt:variant>
        <vt:i4>1268</vt:i4>
      </vt:variant>
      <vt:variant>
        <vt:i4>0</vt:i4>
      </vt:variant>
      <vt:variant>
        <vt:i4>5</vt:i4>
      </vt:variant>
      <vt:variant>
        <vt:lpwstr/>
      </vt:variant>
      <vt:variant>
        <vt:lpwstr>_Toc350509368</vt:lpwstr>
      </vt:variant>
      <vt:variant>
        <vt:i4>1572912</vt:i4>
      </vt:variant>
      <vt:variant>
        <vt:i4>1262</vt:i4>
      </vt:variant>
      <vt:variant>
        <vt:i4>0</vt:i4>
      </vt:variant>
      <vt:variant>
        <vt:i4>5</vt:i4>
      </vt:variant>
      <vt:variant>
        <vt:lpwstr/>
      </vt:variant>
      <vt:variant>
        <vt:lpwstr>_Toc350509367</vt:lpwstr>
      </vt:variant>
      <vt:variant>
        <vt:i4>1572912</vt:i4>
      </vt:variant>
      <vt:variant>
        <vt:i4>1256</vt:i4>
      </vt:variant>
      <vt:variant>
        <vt:i4>0</vt:i4>
      </vt:variant>
      <vt:variant>
        <vt:i4>5</vt:i4>
      </vt:variant>
      <vt:variant>
        <vt:lpwstr/>
      </vt:variant>
      <vt:variant>
        <vt:lpwstr>_Toc350509366</vt:lpwstr>
      </vt:variant>
      <vt:variant>
        <vt:i4>1572912</vt:i4>
      </vt:variant>
      <vt:variant>
        <vt:i4>1250</vt:i4>
      </vt:variant>
      <vt:variant>
        <vt:i4>0</vt:i4>
      </vt:variant>
      <vt:variant>
        <vt:i4>5</vt:i4>
      </vt:variant>
      <vt:variant>
        <vt:lpwstr/>
      </vt:variant>
      <vt:variant>
        <vt:lpwstr>_Toc350509365</vt:lpwstr>
      </vt:variant>
      <vt:variant>
        <vt:i4>1572912</vt:i4>
      </vt:variant>
      <vt:variant>
        <vt:i4>1244</vt:i4>
      </vt:variant>
      <vt:variant>
        <vt:i4>0</vt:i4>
      </vt:variant>
      <vt:variant>
        <vt:i4>5</vt:i4>
      </vt:variant>
      <vt:variant>
        <vt:lpwstr/>
      </vt:variant>
      <vt:variant>
        <vt:lpwstr>_Toc350509364</vt:lpwstr>
      </vt:variant>
      <vt:variant>
        <vt:i4>1572912</vt:i4>
      </vt:variant>
      <vt:variant>
        <vt:i4>1238</vt:i4>
      </vt:variant>
      <vt:variant>
        <vt:i4>0</vt:i4>
      </vt:variant>
      <vt:variant>
        <vt:i4>5</vt:i4>
      </vt:variant>
      <vt:variant>
        <vt:lpwstr/>
      </vt:variant>
      <vt:variant>
        <vt:lpwstr>_Toc350509363</vt:lpwstr>
      </vt:variant>
      <vt:variant>
        <vt:i4>1572912</vt:i4>
      </vt:variant>
      <vt:variant>
        <vt:i4>1232</vt:i4>
      </vt:variant>
      <vt:variant>
        <vt:i4>0</vt:i4>
      </vt:variant>
      <vt:variant>
        <vt:i4>5</vt:i4>
      </vt:variant>
      <vt:variant>
        <vt:lpwstr/>
      </vt:variant>
      <vt:variant>
        <vt:lpwstr>_Toc350509362</vt:lpwstr>
      </vt:variant>
      <vt:variant>
        <vt:i4>1572912</vt:i4>
      </vt:variant>
      <vt:variant>
        <vt:i4>1226</vt:i4>
      </vt:variant>
      <vt:variant>
        <vt:i4>0</vt:i4>
      </vt:variant>
      <vt:variant>
        <vt:i4>5</vt:i4>
      </vt:variant>
      <vt:variant>
        <vt:lpwstr/>
      </vt:variant>
      <vt:variant>
        <vt:lpwstr>_Toc350509361</vt:lpwstr>
      </vt:variant>
      <vt:variant>
        <vt:i4>1572912</vt:i4>
      </vt:variant>
      <vt:variant>
        <vt:i4>1220</vt:i4>
      </vt:variant>
      <vt:variant>
        <vt:i4>0</vt:i4>
      </vt:variant>
      <vt:variant>
        <vt:i4>5</vt:i4>
      </vt:variant>
      <vt:variant>
        <vt:lpwstr/>
      </vt:variant>
      <vt:variant>
        <vt:lpwstr>_Toc350509360</vt:lpwstr>
      </vt:variant>
      <vt:variant>
        <vt:i4>1769520</vt:i4>
      </vt:variant>
      <vt:variant>
        <vt:i4>1214</vt:i4>
      </vt:variant>
      <vt:variant>
        <vt:i4>0</vt:i4>
      </vt:variant>
      <vt:variant>
        <vt:i4>5</vt:i4>
      </vt:variant>
      <vt:variant>
        <vt:lpwstr/>
      </vt:variant>
      <vt:variant>
        <vt:lpwstr>_Toc350509359</vt:lpwstr>
      </vt:variant>
      <vt:variant>
        <vt:i4>1769520</vt:i4>
      </vt:variant>
      <vt:variant>
        <vt:i4>1208</vt:i4>
      </vt:variant>
      <vt:variant>
        <vt:i4>0</vt:i4>
      </vt:variant>
      <vt:variant>
        <vt:i4>5</vt:i4>
      </vt:variant>
      <vt:variant>
        <vt:lpwstr/>
      </vt:variant>
      <vt:variant>
        <vt:lpwstr>_Toc350509358</vt:lpwstr>
      </vt:variant>
      <vt:variant>
        <vt:i4>1769520</vt:i4>
      </vt:variant>
      <vt:variant>
        <vt:i4>1202</vt:i4>
      </vt:variant>
      <vt:variant>
        <vt:i4>0</vt:i4>
      </vt:variant>
      <vt:variant>
        <vt:i4>5</vt:i4>
      </vt:variant>
      <vt:variant>
        <vt:lpwstr/>
      </vt:variant>
      <vt:variant>
        <vt:lpwstr>_Toc350509357</vt:lpwstr>
      </vt:variant>
      <vt:variant>
        <vt:i4>1769520</vt:i4>
      </vt:variant>
      <vt:variant>
        <vt:i4>1196</vt:i4>
      </vt:variant>
      <vt:variant>
        <vt:i4>0</vt:i4>
      </vt:variant>
      <vt:variant>
        <vt:i4>5</vt:i4>
      </vt:variant>
      <vt:variant>
        <vt:lpwstr/>
      </vt:variant>
      <vt:variant>
        <vt:lpwstr>_Toc350509356</vt:lpwstr>
      </vt:variant>
      <vt:variant>
        <vt:i4>1769520</vt:i4>
      </vt:variant>
      <vt:variant>
        <vt:i4>1190</vt:i4>
      </vt:variant>
      <vt:variant>
        <vt:i4>0</vt:i4>
      </vt:variant>
      <vt:variant>
        <vt:i4>5</vt:i4>
      </vt:variant>
      <vt:variant>
        <vt:lpwstr/>
      </vt:variant>
      <vt:variant>
        <vt:lpwstr>_Toc350509355</vt:lpwstr>
      </vt:variant>
      <vt:variant>
        <vt:i4>1769520</vt:i4>
      </vt:variant>
      <vt:variant>
        <vt:i4>1184</vt:i4>
      </vt:variant>
      <vt:variant>
        <vt:i4>0</vt:i4>
      </vt:variant>
      <vt:variant>
        <vt:i4>5</vt:i4>
      </vt:variant>
      <vt:variant>
        <vt:lpwstr/>
      </vt:variant>
      <vt:variant>
        <vt:lpwstr>_Toc350509354</vt:lpwstr>
      </vt:variant>
      <vt:variant>
        <vt:i4>1769520</vt:i4>
      </vt:variant>
      <vt:variant>
        <vt:i4>1178</vt:i4>
      </vt:variant>
      <vt:variant>
        <vt:i4>0</vt:i4>
      </vt:variant>
      <vt:variant>
        <vt:i4>5</vt:i4>
      </vt:variant>
      <vt:variant>
        <vt:lpwstr/>
      </vt:variant>
      <vt:variant>
        <vt:lpwstr>_Toc350509353</vt:lpwstr>
      </vt:variant>
      <vt:variant>
        <vt:i4>1769520</vt:i4>
      </vt:variant>
      <vt:variant>
        <vt:i4>1172</vt:i4>
      </vt:variant>
      <vt:variant>
        <vt:i4>0</vt:i4>
      </vt:variant>
      <vt:variant>
        <vt:i4>5</vt:i4>
      </vt:variant>
      <vt:variant>
        <vt:lpwstr/>
      </vt:variant>
      <vt:variant>
        <vt:lpwstr>_Toc350509352</vt:lpwstr>
      </vt:variant>
      <vt:variant>
        <vt:i4>1769520</vt:i4>
      </vt:variant>
      <vt:variant>
        <vt:i4>1166</vt:i4>
      </vt:variant>
      <vt:variant>
        <vt:i4>0</vt:i4>
      </vt:variant>
      <vt:variant>
        <vt:i4>5</vt:i4>
      </vt:variant>
      <vt:variant>
        <vt:lpwstr/>
      </vt:variant>
      <vt:variant>
        <vt:lpwstr>_Toc350509351</vt:lpwstr>
      </vt:variant>
      <vt:variant>
        <vt:i4>1769520</vt:i4>
      </vt:variant>
      <vt:variant>
        <vt:i4>1160</vt:i4>
      </vt:variant>
      <vt:variant>
        <vt:i4>0</vt:i4>
      </vt:variant>
      <vt:variant>
        <vt:i4>5</vt:i4>
      </vt:variant>
      <vt:variant>
        <vt:lpwstr/>
      </vt:variant>
      <vt:variant>
        <vt:lpwstr>_Toc350509350</vt:lpwstr>
      </vt:variant>
      <vt:variant>
        <vt:i4>1703984</vt:i4>
      </vt:variant>
      <vt:variant>
        <vt:i4>1154</vt:i4>
      </vt:variant>
      <vt:variant>
        <vt:i4>0</vt:i4>
      </vt:variant>
      <vt:variant>
        <vt:i4>5</vt:i4>
      </vt:variant>
      <vt:variant>
        <vt:lpwstr/>
      </vt:variant>
      <vt:variant>
        <vt:lpwstr>_Toc350509349</vt:lpwstr>
      </vt:variant>
      <vt:variant>
        <vt:i4>1703984</vt:i4>
      </vt:variant>
      <vt:variant>
        <vt:i4>1148</vt:i4>
      </vt:variant>
      <vt:variant>
        <vt:i4>0</vt:i4>
      </vt:variant>
      <vt:variant>
        <vt:i4>5</vt:i4>
      </vt:variant>
      <vt:variant>
        <vt:lpwstr/>
      </vt:variant>
      <vt:variant>
        <vt:lpwstr>_Toc350509348</vt:lpwstr>
      </vt:variant>
      <vt:variant>
        <vt:i4>1703984</vt:i4>
      </vt:variant>
      <vt:variant>
        <vt:i4>1142</vt:i4>
      </vt:variant>
      <vt:variant>
        <vt:i4>0</vt:i4>
      </vt:variant>
      <vt:variant>
        <vt:i4>5</vt:i4>
      </vt:variant>
      <vt:variant>
        <vt:lpwstr/>
      </vt:variant>
      <vt:variant>
        <vt:lpwstr>_Toc350509347</vt:lpwstr>
      </vt:variant>
      <vt:variant>
        <vt:i4>1703984</vt:i4>
      </vt:variant>
      <vt:variant>
        <vt:i4>1136</vt:i4>
      </vt:variant>
      <vt:variant>
        <vt:i4>0</vt:i4>
      </vt:variant>
      <vt:variant>
        <vt:i4>5</vt:i4>
      </vt:variant>
      <vt:variant>
        <vt:lpwstr/>
      </vt:variant>
      <vt:variant>
        <vt:lpwstr>_Toc350509346</vt:lpwstr>
      </vt:variant>
      <vt:variant>
        <vt:i4>1703984</vt:i4>
      </vt:variant>
      <vt:variant>
        <vt:i4>1130</vt:i4>
      </vt:variant>
      <vt:variant>
        <vt:i4>0</vt:i4>
      </vt:variant>
      <vt:variant>
        <vt:i4>5</vt:i4>
      </vt:variant>
      <vt:variant>
        <vt:lpwstr/>
      </vt:variant>
      <vt:variant>
        <vt:lpwstr>_Toc350509345</vt:lpwstr>
      </vt:variant>
      <vt:variant>
        <vt:i4>1703984</vt:i4>
      </vt:variant>
      <vt:variant>
        <vt:i4>1124</vt:i4>
      </vt:variant>
      <vt:variant>
        <vt:i4>0</vt:i4>
      </vt:variant>
      <vt:variant>
        <vt:i4>5</vt:i4>
      </vt:variant>
      <vt:variant>
        <vt:lpwstr/>
      </vt:variant>
      <vt:variant>
        <vt:lpwstr>_Toc350509344</vt:lpwstr>
      </vt:variant>
      <vt:variant>
        <vt:i4>1703984</vt:i4>
      </vt:variant>
      <vt:variant>
        <vt:i4>1118</vt:i4>
      </vt:variant>
      <vt:variant>
        <vt:i4>0</vt:i4>
      </vt:variant>
      <vt:variant>
        <vt:i4>5</vt:i4>
      </vt:variant>
      <vt:variant>
        <vt:lpwstr/>
      </vt:variant>
      <vt:variant>
        <vt:lpwstr>_Toc350509343</vt:lpwstr>
      </vt:variant>
      <vt:variant>
        <vt:i4>1703984</vt:i4>
      </vt:variant>
      <vt:variant>
        <vt:i4>1112</vt:i4>
      </vt:variant>
      <vt:variant>
        <vt:i4>0</vt:i4>
      </vt:variant>
      <vt:variant>
        <vt:i4>5</vt:i4>
      </vt:variant>
      <vt:variant>
        <vt:lpwstr/>
      </vt:variant>
      <vt:variant>
        <vt:lpwstr>_Toc350509342</vt:lpwstr>
      </vt:variant>
      <vt:variant>
        <vt:i4>1703984</vt:i4>
      </vt:variant>
      <vt:variant>
        <vt:i4>1106</vt:i4>
      </vt:variant>
      <vt:variant>
        <vt:i4>0</vt:i4>
      </vt:variant>
      <vt:variant>
        <vt:i4>5</vt:i4>
      </vt:variant>
      <vt:variant>
        <vt:lpwstr/>
      </vt:variant>
      <vt:variant>
        <vt:lpwstr>_Toc350509341</vt:lpwstr>
      </vt:variant>
      <vt:variant>
        <vt:i4>1703984</vt:i4>
      </vt:variant>
      <vt:variant>
        <vt:i4>1100</vt:i4>
      </vt:variant>
      <vt:variant>
        <vt:i4>0</vt:i4>
      </vt:variant>
      <vt:variant>
        <vt:i4>5</vt:i4>
      </vt:variant>
      <vt:variant>
        <vt:lpwstr/>
      </vt:variant>
      <vt:variant>
        <vt:lpwstr>_Toc350509340</vt:lpwstr>
      </vt:variant>
      <vt:variant>
        <vt:i4>1900592</vt:i4>
      </vt:variant>
      <vt:variant>
        <vt:i4>1094</vt:i4>
      </vt:variant>
      <vt:variant>
        <vt:i4>0</vt:i4>
      </vt:variant>
      <vt:variant>
        <vt:i4>5</vt:i4>
      </vt:variant>
      <vt:variant>
        <vt:lpwstr/>
      </vt:variant>
      <vt:variant>
        <vt:lpwstr>_Toc350509339</vt:lpwstr>
      </vt:variant>
      <vt:variant>
        <vt:i4>1900592</vt:i4>
      </vt:variant>
      <vt:variant>
        <vt:i4>1088</vt:i4>
      </vt:variant>
      <vt:variant>
        <vt:i4>0</vt:i4>
      </vt:variant>
      <vt:variant>
        <vt:i4>5</vt:i4>
      </vt:variant>
      <vt:variant>
        <vt:lpwstr/>
      </vt:variant>
      <vt:variant>
        <vt:lpwstr>_Toc350509338</vt:lpwstr>
      </vt:variant>
      <vt:variant>
        <vt:i4>1900592</vt:i4>
      </vt:variant>
      <vt:variant>
        <vt:i4>1082</vt:i4>
      </vt:variant>
      <vt:variant>
        <vt:i4>0</vt:i4>
      </vt:variant>
      <vt:variant>
        <vt:i4>5</vt:i4>
      </vt:variant>
      <vt:variant>
        <vt:lpwstr/>
      </vt:variant>
      <vt:variant>
        <vt:lpwstr>_Toc350509337</vt:lpwstr>
      </vt:variant>
      <vt:variant>
        <vt:i4>1900592</vt:i4>
      </vt:variant>
      <vt:variant>
        <vt:i4>1076</vt:i4>
      </vt:variant>
      <vt:variant>
        <vt:i4>0</vt:i4>
      </vt:variant>
      <vt:variant>
        <vt:i4>5</vt:i4>
      </vt:variant>
      <vt:variant>
        <vt:lpwstr/>
      </vt:variant>
      <vt:variant>
        <vt:lpwstr>_Toc350509336</vt:lpwstr>
      </vt:variant>
      <vt:variant>
        <vt:i4>1900592</vt:i4>
      </vt:variant>
      <vt:variant>
        <vt:i4>1070</vt:i4>
      </vt:variant>
      <vt:variant>
        <vt:i4>0</vt:i4>
      </vt:variant>
      <vt:variant>
        <vt:i4>5</vt:i4>
      </vt:variant>
      <vt:variant>
        <vt:lpwstr/>
      </vt:variant>
      <vt:variant>
        <vt:lpwstr>_Toc350509335</vt:lpwstr>
      </vt:variant>
      <vt:variant>
        <vt:i4>1900592</vt:i4>
      </vt:variant>
      <vt:variant>
        <vt:i4>1064</vt:i4>
      </vt:variant>
      <vt:variant>
        <vt:i4>0</vt:i4>
      </vt:variant>
      <vt:variant>
        <vt:i4>5</vt:i4>
      </vt:variant>
      <vt:variant>
        <vt:lpwstr/>
      </vt:variant>
      <vt:variant>
        <vt:lpwstr>_Toc350509334</vt:lpwstr>
      </vt:variant>
      <vt:variant>
        <vt:i4>1900592</vt:i4>
      </vt:variant>
      <vt:variant>
        <vt:i4>1058</vt:i4>
      </vt:variant>
      <vt:variant>
        <vt:i4>0</vt:i4>
      </vt:variant>
      <vt:variant>
        <vt:i4>5</vt:i4>
      </vt:variant>
      <vt:variant>
        <vt:lpwstr/>
      </vt:variant>
      <vt:variant>
        <vt:lpwstr>_Toc350509333</vt:lpwstr>
      </vt:variant>
      <vt:variant>
        <vt:i4>1900592</vt:i4>
      </vt:variant>
      <vt:variant>
        <vt:i4>1052</vt:i4>
      </vt:variant>
      <vt:variant>
        <vt:i4>0</vt:i4>
      </vt:variant>
      <vt:variant>
        <vt:i4>5</vt:i4>
      </vt:variant>
      <vt:variant>
        <vt:lpwstr/>
      </vt:variant>
      <vt:variant>
        <vt:lpwstr>_Toc350509332</vt:lpwstr>
      </vt:variant>
      <vt:variant>
        <vt:i4>1900592</vt:i4>
      </vt:variant>
      <vt:variant>
        <vt:i4>1046</vt:i4>
      </vt:variant>
      <vt:variant>
        <vt:i4>0</vt:i4>
      </vt:variant>
      <vt:variant>
        <vt:i4>5</vt:i4>
      </vt:variant>
      <vt:variant>
        <vt:lpwstr/>
      </vt:variant>
      <vt:variant>
        <vt:lpwstr>_Toc350509331</vt:lpwstr>
      </vt:variant>
      <vt:variant>
        <vt:i4>1900592</vt:i4>
      </vt:variant>
      <vt:variant>
        <vt:i4>1040</vt:i4>
      </vt:variant>
      <vt:variant>
        <vt:i4>0</vt:i4>
      </vt:variant>
      <vt:variant>
        <vt:i4>5</vt:i4>
      </vt:variant>
      <vt:variant>
        <vt:lpwstr/>
      </vt:variant>
      <vt:variant>
        <vt:lpwstr>_Toc350509330</vt:lpwstr>
      </vt:variant>
      <vt:variant>
        <vt:i4>1835056</vt:i4>
      </vt:variant>
      <vt:variant>
        <vt:i4>1034</vt:i4>
      </vt:variant>
      <vt:variant>
        <vt:i4>0</vt:i4>
      </vt:variant>
      <vt:variant>
        <vt:i4>5</vt:i4>
      </vt:variant>
      <vt:variant>
        <vt:lpwstr/>
      </vt:variant>
      <vt:variant>
        <vt:lpwstr>_Toc350509329</vt:lpwstr>
      </vt:variant>
      <vt:variant>
        <vt:i4>1835056</vt:i4>
      </vt:variant>
      <vt:variant>
        <vt:i4>1028</vt:i4>
      </vt:variant>
      <vt:variant>
        <vt:i4>0</vt:i4>
      </vt:variant>
      <vt:variant>
        <vt:i4>5</vt:i4>
      </vt:variant>
      <vt:variant>
        <vt:lpwstr/>
      </vt:variant>
      <vt:variant>
        <vt:lpwstr>_Toc350509328</vt:lpwstr>
      </vt:variant>
      <vt:variant>
        <vt:i4>1835056</vt:i4>
      </vt:variant>
      <vt:variant>
        <vt:i4>1022</vt:i4>
      </vt:variant>
      <vt:variant>
        <vt:i4>0</vt:i4>
      </vt:variant>
      <vt:variant>
        <vt:i4>5</vt:i4>
      </vt:variant>
      <vt:variant>
        <vt:lpwstr/>
      </vt:variant>
      <vt:variant>
        <vt:lpwstr>_Toc350509327</vt:lpwstr>
      </vt:variant>
      <vt:variant>
        <vt:i4>1835056</vt:i4>
      </vt:variant>
      <vt:variant>
        <vt:i4>1016</vt:i4>
      </vt:variant>
      <vt:variant>
        <vt:i4>0</vt:i4>
      </vt:variant>
      <vt:variant>
        <vt:i4>5</vt:i4>
      </vt:variant>
      <vt:variant>
        <vt:lpwstr/>
      </vt:variant>
      <vt:variant>
        <vt:lpwstr>_Toc350509326</vt:lpwstr>
      </vt:variant>
      <vt:variant>
        <vt:i4>1835056</vt:i4>
      </vt:variant>
      <vt:variant>
        <vt:i4>1010</vt:i4>
      </vt:variant>
      <vt:variant>
        <vt:i4>0</vt:i4>
      </vt:variant>
      <vt:variant>
        <vt:i4>5</vt:i4>
      </vt:variant>
      <vt:variant>
        <vt:lpwstr/>
      </vt:variant>
      <vt:variant>
        <vt:lpwstr>_Toc350509325</vt:lpwstr>
      </vt:variant>
      <vt:variant>
        <vt:i4>1835056</vt:i4>
      </vt:variant>
      <vt:variant>
        <vt:i4>1004</vt:i4>
      </vt:variant>
      <vt:variant>
        <vt:i4>0</vt:i4>
      </vt:variant>
      <vt:variant>
        <vt:i4>5</vt:i4>
      </vt:variant>
      <vt:variant>
        <vt:lpwstr/>
      </vt:variant>
      <vt:variant>
        <vt:lpwstr>_Toc350509324</vt:lpwstr>
      </vt:variant>
      <vt:variant>
        <vt:i4>1835056</vt:i4>
      </vt:variant>
      <vt:variant>
        <vt:i4>998</vt:i4>
      </vt:variant>
      <vt:variant>
        <vt:i4>0</vt:i4>
      </vt:variant>
      <vt:variant>
        <vt:i4>5</vt:i4>
      </vt:variant>
      <vt:variant>
        <vt:lpwstr/>
      </vt:variant>
      <vt:variant>
        <vt:lpwstr>_Toc350509323</vt:lpwstr>
      </vt:variant>
      <vt:variant>
        <vt:i4>1835056</vt:i4>
      </vt:variant>
      <vt:variant>
        <vt:i4>992</vt:i4>
      </vt:variant>
      <vt:variant>
        <vt:i4>0</vt:i4>
      </vt:variant>
      <vt:variant>
        <vt:i4>5</vt:i4>
      </vt:variant>
      <vt:variant>
        <vt:lpwstr/>
      </vt:variant>
      <vt:variant>
        <vt:lpwstr>_Toc350509322</vt:lpwstr>
      </vt:variant>
      <vt:variant>
        <vt:i4>1835056</vt:i4>
      </vt:variant>
      <vt:variant>
        <vt:i4>986</vt:i4>
      </vt:variant>
      <vt:variant>
        <vt:i4>0</vt:i4>
      </vt:variant>
      <vt:variant>
        <vt:i4>5</vt:i4>
      </vt:variant>
      <vt:variant>
        <vt:lpwstr/>
      </vt:variant>
      <vt:variant>
        <vt:lpwstr>_Toc350509321</vt:lpwstr>
      </vt:variant>
      <vt:variant>
        <vt:i4>1835056</vt:i4>
      </vt:variant>
      <vt:variant>
        <vt:i4>980</vt:i4>
      </vt:variant>
      <vt:variant>
        <vt:i4>0</vt:i4>
      </vt:variant>
      <vt:variant>
        <vt:i4>5</vt:i4>
      </vt:variant>
      <vt:variant>
        <vt:lpwstr/>
      </vt:variant>
      <vt:variant>
        <vt:lpwstr>_Toc350509320</vt:lpwstr>
      </vt:variant>
      <vt:variant>
        <vt:i4>2031664</vt:i4>
      </vt:variant>
      <vt:variant>
        <vt:i4>974</vt:i4>
      </vt:variant>
      <vt:variant>
        <vt:i4>0</vt:i4>
      </vt:variant>
      <vt:variant>
        <vt:i4>5</vt:i4>
      </vt:variant>
      <vt:variant>
        <vt:lpwstr/>
      </vt:variant>
      <vt:variant>
        <vt:lpwstr>_Toc350509319</vt:lpwstr>
      </vt:variant>
      <vt:variant>
        <vt:i4>2031664</vt:i4>
      </vt:variant>
      <vt:variant>
        <vt:i4>968</vt:i4>
      </vt:variant>
      <vt:variant>
        <vt:i4>0</vt:i4>
      </vt:variant>
      <vt:variant>
        <vt:i4>5</vt:i4>
      </vt:variant>
      <vt:variant>
        <vt:lpwstr/>
      </vt:variant>
      <vt:variant>
        <vt:lpwstr>_Toc350509318</vt:lpwstr>
      </vt:variant>
      <vt:variant>
        <vt:i4>2031664</vt:i4>
      </vt:variant>
      <vt:variant>
        <vt:i4>962</vt:i4>
      </vt:variant>
      <vt:variant>
        <vt:i4>0</vt:i4>
      </vt:variant>
      <vt:variant>
        <vt:i4>5</vt:i4>
      </vt:variant>
      <vt:variant>
        <vt:lpwstr/>
      </vt:variant>
      <vt:variant>
        <vt:lpwstr>_Toc350509317</vt:lpwstr>
      </vt:variant>
      <vt:variant>
        <vt:i4>2031664</vt:i4>
      </vt:variant>
      <vt:variant>
        <vt:i4>956</vt:i4>
      </vt:variant>
      <vt:variant>
        <vt:i4>0</vt:i4>
      </vt:variant>
      <vt:variant>
        <vt:i4>5</vt:i4>
      </vt:variant>
      <vt:variant>
        <vt:lpwstr/>
      </vt:variant>
      <vt:variant>
        <vt:lpwstr>_Toc350509316</vt:lpwstr>
      </vt:variant>
      <vt:variant>
        <vt:i4>2031664</vt:i4>
      </vt:variant>
      <vt:variant>
        <vt:i4>950</vt:i4>
      </vt:variant>
      <vt:variant>
        <vt:i4>0</vt:i4>
      </vt:variant>
      <vt:variant>
        <vt:i4>5</vt:i4>
      </vt:variant>
      <vt:variant>
        <vt:lpwstr/>
      </vt:variant>
      <vt:variant>
        <vt:lpwstr>_Toc350509315</vt:lpwstr>
      </vt:variant>
      <vt:variant>
        <vt:i4>2031664</vt:i4>
      </vt:variant>
      <vt:variant>
        <vt:i4>944</vt:i4>
      </vt:variant>
      <vt:variant>
        <vt:i4>0</vt:i4>
      </vt:variant>
      <vt:variant>
        <vt:i4>5</vt:i4>
      </vt:variant>
      <vt:variant>
        <vt:lpwstr/>
      </vt:variant>
      <vt:variant>
        <vt:lpwstr>_Toc350509314</vt:lpwstr>
      </vt:variant>
      <vt:variant>
        <vt:i4>2031664</vt:i4>
      </vt:variant>
      <vt:variant>
        <vt:i4>938</vt:i4>
      </vt:variant>
      <vt:variant>
        <vt:i4>0</vt:i4>
      </vt:variant>
      <vt:variant>
        <vt:i4>5</vt:i4>
      </vt:variant>
      <vt:variant>
        <vt:lpwstr/>
      </vt:variant>
      <vt:variant>
        <vt:lpwstr>_Toc350509313</vt:lpwstr>
      </vt:variant>
      <vt:variant>
        <vt:i4>2031664</vt:i4>
      </vt:variant>
      <vt:variant>
        <vt:i4>932</vt:i4>
      </vt:variant>
      <vt:variant>
        <vt:i4>0</vt:i4>
      </vt:variant>
      <vt:variant>
        <vt:i4>5</vt:i4>
      </vt:variant>
      <vt:variant>
        <vt:lpwstr/>
      </vt:variant>
      <vt:variant>
        <vt:lpwstr>_Toc350509312</vt:lpwstr>
      </vt:variant>
      <vt:variant>
        <vt:i4>2031664</vt:i4>
      </vt:variant>
      <vt:variant>
        <vt:i4>926</vt:i4>
      </vt:variant>
      <vt:variant>
        <vt:i4>0</vt:i4>
      </vt:variant>
      <vt:variant>
        <vt:i4>5</vt:i4>
      </vt:variant>
      <vt:variant>
        <vt:lpwstr/>
      </vt:variant>
      <vt:variant>
        <vt:lpwstr>_Toc350509311</vt:lpwstr>
      </vt:variant>
      <vt:variant>
        <vt:i4>2031664</vt:i4>
      </vt:variant>
      <vt:variant>
        <vt:i4>920</vt:i4>
      </vt:variant>
      <vt:variant>
        <vt:i4>0</vt:i4>
      </vt:variant>
      <vt:variant>
        <vt:i4>5</vt:i4>
      </vt:variant>
      <vt:variant>
        <vt:lpwstr/>
      </vt:variant>
      <vt:variant>
        <vt:lpwstr>_Toc350509310</vt:lpwstr>
      </vt:variant>
      <vt:variant>
        <vt:i4>1966128</vt:i4>
      </vt:variant>
      <vt:variant>
        <vt:i4>914</vt:i4>
      </vt:variant>
      <vt:variant>
        <vt:i4>0</vt:i4>
      </vt:variant>
      <vt:variant>
        <vt:i4>5</vt:i4>
      </vt:variant>
      <vt:variant>
        <vt:lpwstr/>
      </vt:variant>
      <vt:variant>
        <vt:lpwstr>_Toc350509309</vt:lpwstr>
      </vt:variant>
      <vt:variant>
        <vt:i4>1966128</vt:i4>
      </vt:variant>
      <vt:variant>
        <vt:i4>908</vt:i4>
      </vt:variant>
      <vt:variant>
        <vt:i4>0</vt:i4>
      </vt:variant>
      <vt:variant>
        <vt:i4>5</vt:i4>
      </vt:variant>
      <vt:variant>
        <vt:lpwstr/>
      </vt:variant>
      <vt:variant>
        <vt:lpwstr>_Toc350509308</vt:lpwstr>
      </vt:variant>
      <vt:variant>
        <vt:i4>1966128</vt:i4>
      </vt:variant>
      <vt:variant>
        <vt:i4>902</vt:i4>
      </vt:variant>
      <vt:variant>
        <vt:i4>0</vt:i4>
      </vt:variant>
      <vt:variant>
        <vt:i4>5</vt:i4>
      </vt:variant>
      <vt:variant>
        <vt:lpwstr/>
      </vt:variant>
      <vt:variant>
        <vt:lpwstr>_Toc350509307</vt:lpwstr>
      </vt:variant>
      <vt:variant>
        <vt:i4>1966128</vt:i4>
      </vt:variant>
      <vt:variant>
        <vt:i4>896</vt:i4>
      </vt:variant>
      <vt:variant>
        <vt:i4>0</vt:i4>
      </vt:variant>
      <vt:variant>
        <vt:i4>5</vt:i4>
      </vt:variant>
      <vt:variant>
        <vt:lpwstr/>
      </vt:variant>
      <vt:variant>
        <vt:lpwstr>_Toc350509306</vt:lpwstr>
      </vt:variant>
      <vt:variant>
        <vt:i4>1966128</vt:i4>
      </vt:variant>
      <vt:variant>
        <vt:i4>890</vt:i4>
      </vt:variant>
      <vt:variant>
        <vt:i4>0</vt:i4>
      </vt:variant>
      <vt:variant>
        <vt:i4>5</vt:i4>
      </vt:variant>
      <vt:variant>
        <vt:lpwstr/>
      </vt:variant>
      <vt:variant>
        <vt:lpwstr>_Toc350509305</vt:lpwstr>
      </vt:variant>
      <vt:variant>
        <vt:i4>1966128</vt:i4>
      </vt:variant>
      <vt:variant>
        <vt:i4>884</vt:i4>
      </vt:variant>
      <vt:variant>
        <vt:i4>0</vt:i4>
      </vt:variant>
      <vt:variant>
        <vt:i4>5</vt:i4>
      </vt:variant>
      <vt:variant>
        <vt:lpwstr/>
      </vt:variant>
      <vt:variant>
        <vt:lpwstr>_Toc350509304</vt:lpwstr>
      </vt:variant>
      <vt:variant>
        <vt:i4>1966128</vt:i4>
      </vt:variant>
      <vt:variant>
        <vt:i4>878</vt:i4>
      </vt:variant>
      <vt:variant>
        <vt:i4>0</vt:i4>
      </vt:variant>
      <vt:variant>
        <vt:i4>5</vt:i4>
      </vt:variant>
      <vt:variant>
        <vt:lpwstr/>
      </vt:variant>
      <vt:variant>
        <vt:lpwstr>_Toc350509303</vt:lpwstr>
      </vt:variant>
      <vt:variant>
        <vt:i4>1966128</vt:i4>
      </vt:variant>
      <vt:variant>
        <vt:i4>872</vt:i4>
      </vt:variant>
      <vt:variant>
        <vt:i4>0</vt:i4>
      </vt:variant>
      <vt:variant>
        <vt:i4>5</vt:i4>
      </vt:variant>
      <vt:variant>
        <vt:lpwstr/>
      </vt:variant>
      <vt:variant>
        <vt:lpwstr>_Toc350509302</vt:lpwstr>
      </vt:variant>
      <vt:variant>
        <vt:i4>1966128</vt:i4>
      </vt:variant>
      <vt:variant>
        <vt:i4>866</vt:i4>
      </vt:variant>
      <vt:variant>
        <vt:i4>0</vt:i4>
      </vt:variant>
      <vt:variant>
        <vt:i4>5</vt:i4>
      </vt:variant>
      <vt:variant>
        <vt:lpwstr/>
      </vt:variant>
      <vt:variant>
        <vt:lpwstr>_Toc350509301</vt:lpwstr>
      </vt:variant>
      <vt:variant>
        <vt:i4>1966128</vt:i4>
      </vt:variant>
      <vt:variant>
        <vt:i4>860</vt:i4>
      </vt:variant>
      <vt:variant>
        <vt:i4>0</vt:i4>
      </vt:variant>
      <vt:variant>
        <vt:i4>5</vt:i4>
      </vt:variant>
      <vt:variant>
        <vt:lpwstr/>
      </vt:variant>
      <vt:variant>
        <vt:lpwstr>_Toc350509300</vt:lpwstr>
      </vt:variant>
      <vt:variant>
        <vt:i4>1507377</vt:i4>
      </vt:variant>
      <vt:variant>
        <vt:i4>854</vt:i4>
      </vt:variant>
      <vt:variant>
        <vt:i4>0</vt:i4>
      </vt:variant>
      <vt:variant>
        <vt:i4>5</vt:i4>
      </vt:variant>
      <vt:variant>
        <vt:lpwstr/>
      </vt:variant>
      <vt:variant>
        <vt:lpwstr>_Toc350509299</vt:lpwstr>
      </vt:variant>
      <vt:variant>
        <vt:i4>1507377</vt:i4>
      </vt:variant>
      <vt:variant>
        <vt:i4>848</vt:i4>
      </vt:variant>
      <vt:variant>
        <vt:i4>0</vt:i4>
      </vt:variant>
      <vt:variant>
        <vt:i4>5</vt:i4>
      </vt:variant>
      <vt:variant>
        <vt:lpwstr/>
      </vt:variant>
      <vt:variant>
        <vt:lpwstr>_Toc350509298</vt:lpwstr>
      </vt:variant>
      <vt:variant>
        <vt:i4>1507377</vt:i4>
      </vt:variant>
      <vt:variant>
        <vt:i4>842</vt:i4>
      </vt:variant>
      <vt:variant>
        <vt:i4>0</vt:i4>
      </vt:variant>
      <vt:variant>
        <vt:i4>5</vt:i4>
      </vt:variant>
      <vt:variant>
        <vt:lpwstr/>
      </vt:variant>
      <vt:variant>
        <vt:lpwstr>_Toc350509297</vt:lpwstr>
      </vt:variant>
      <vt:variant>
        <vt:i4>1507377</vt:i4>
      </vt:variant>
      <vt:variant>
        <vt:i4>836</vt:i4>
      </vt:variant>
      <vt:variant>
        <vt:i4>0</vt:i4>
      </vt:variant>
      <vt:variant>
        <vt:i4>5</vt:i4>
      </vt:variant>
      <vt:variant>
        <vt:lpwstr/>
      </vt:variant>
      <vt:variant>
        <vt:lpwstr>_Toc350509296</vt:lpwstr>
      </vt:variant>
      <vt:variant>
        <vt:i4>1507377</vt:i4>
      </vt:variant>
      <vt:variant>
        <vt:i4>830</vt:i4>
      </vt:variant>
      <vt:variant>
        <vt:i4>0</vt:i4>
      </vt:variant>
      <vt:variant>
        <vt:i4>5</vt:i4>
      </vt:variant>
      <vt:variant>
        <vt:lpwstr/>
      </vt:variant>
      <vt:variant>
        <vt:lpwstr>_Toc350509295</vt:lpwstr>
      </vt:variant>
      <vt:variant>
        <vt:i4>1507377</vt:i4>
      </vt:variant>
      <vt:variant>
        <vt:i4>824</vt:i4>
      </vt:variant>
      <vt:variant>
        <vt:i4>0</vt:i4>
      </vt:variant>
      <vt:variant>
        <vt:i4>5</vt:i4>
      </vt:variant>
      <vt:variant>
        <vt:lpwstr/>
      </vt:variant>
      <vt:variant>
        <vt:lpwstr>_Toc350509294</vt:lpwstr>
      </vt:variant>
      <vt:variant>
        <vt:i4>1507377</vt:i4>
      </vt:variant>
      <vt:variant>
        <vt:i4>818</vt:i4>
      </vt:variant>
      <vt:variant>
        <vt:i4>0</vt:i4>
      </vt:variant>
      <vt:variant>
        <vt:i4>5</vt:i4>
      </vt:variant>
      <vt:variant>
        <vt:lpwstr/>
      </vt:variant>
      <vt:variant>
        <vt:lpwstr>_Toc350509293</vt:lpwstr>
      </vt:variant>
      <vt:variant>
        <vt:i4>1507377</vt:i4>
      </vt:variant>
      <vt:variant>
        <vt:i4>812</vt:i4>
      </vt:variant>
      <vt:variant>
        <vt:i4>0</vt:i4>
      </vt:variant>
      <vt:variant>
        <vt:i4>5</vt:i4>
      </vt:variant>
      <vt:variant>
        <vt:lpwstr/>
      </vt:variant>
      <vt:variant>
        <vt:lpwstr>_Toc350509292</vt:lpwstr>
      </vt:variant>
      <vt:variant>
        <vt:i4>1507377</vt:i4>
      </vt:variant>
      <vt:variant>
        <vt:i4>806</vt:i4>
      </vt:variant>
      <vt:variant>
        <vt:i4>0</vt:i4>
      </vt:variant>
      <vt:variant>
        <vt:i4>5</vt:i4>
      </vt:variant>
      <vt:variant>
        <vt:lpwstr/>
      </vt:variant>
      <vt:variant>
        <vt:lpwstr>_Toc350509291</vt:lpwstr>
      </vt:variant>
      <vt:variant>
        <vt:i4>1507377</vt:i4>
      </vt:variant>
      <vt:variant>
        <vt:i4>800</vt:i4>
      </vt:variant>
      <vt:variant>
        <vt:i4>0</vt:i4>
      </vt:variant>
      <vt:variant>
        <vt:i4>5</vt:i4>
      </vt:variant>
      <vt:variant>
        <vt:lpwstr/>
      </vt:variant>
      <vt:variant>
        <vt:lpwstr>_Toc350509290</vt:lpwstr>
      </vt:variant>
      <vt:variant>
        <vt:i4>1441841</vt:i4>
      </vt:variant>
      <vt:variant>
        <vt:i4>794</vt:i4>
      </vt:variant>
      <vt:variant>
        <vt:i4>0</vt:i4>
      </vt:variant>
      <vt:variant>
        <vt:i4>5</vt:i4>
      </vt:variant>
      <vt:variant>
        <vt:lpwstr/>
      </vt:variant>
      <vt:variant>
        <vt:lpwstr>_Toc350509289</vt:lpwstr>
      </vt:variant>
      <vt:variant>
        <vt:i4>1441841</vt:i4>
      </vt:variant>
      <vt:variant>
        <vt:i4>788</vt:i4>
      </vt:variant>
      <vt:variant>
        <vt:i4>0</vt:i4>
      </vt:variant>
      <vt:variant>
        <vt:i4>5</vt:i4>
      </vt:variant>
      <vt:variant>
        <vt:lpwstr/>
      </vt:variant>
      <vt:variant>
        <vt:lpwstr>_Toc350509288</vt:lpwstr>
      </vt:variant>
      <vt:variant>
        <vt:i4>1441841</vt:i4>
      </vt:variant>
      <vt:variant>
        <vt:i4>782</vt:i4>
      </vt:variant>
      <vt:variant>
        <vt:i4>0</vt:i4>
      </vt:variant>
      <vt:variant>
        <vt:i4>5</vt:i4>
      </vt:variant>
      <vt:variant>
        <vt:lpwstr/>
      </vt:variant>
      <vt:variant>
        <vt:lpwstr>_Toc350509287</vt:lpwstr>
      </vt:variant>
      <vt:variant>
        <vt:i4>1441841</vt:i4>
      </vt:variant>
      <vt:variant>
        <vt:i4>776</vt:i4>
      </vt:variant>
      <vt:variant>
        <vt:i4>0</vt:i4>
      </vt:variant>
      <vt:variant>
        <vt:i4>5</vt:i4>
      </vt:variant>
      <vt:variant>
        <vt:lpwstr/>
      </vt:variant>
      <vt:variant>
        <vt:lpwstr>_Toc350509286</vt:lpwstr>
      </vt:variant>
      <vt:variant>
        <vt:i4>1441841</vt:i4>
      </vt:variant>
      <vt:variant>
        <vt:i4>770</vt:i4>
      </vt:variant>
      <vt:variant>
        <vt:i4>0</vt:i4>
      </vt:variant>
      <vt:variant>
        <vt:i4>5</vt:i4>
      </vt:variant>
      <vt:variant>
        <vt:lpwstr/>
      </vt:variant>
      <vt:variant>
        <vt:lpwstr>_Toc350509285</vt:lpwstr>
      </vt:variant>
      <vt:variant>
        <vt:i4>1441841</vt:i4>
      </vt:variant>
      <vt:variant>
        <vt:i4>764</vt:i4>
      </vt:variant>
      <vt:variant>
        <vt:i4>0</vt:i4>
      </vt:variant>
      <vt:variant>
        <vt:i4>5</vt:i4>
      </vt:variant>
      <vt:variant>
        <vt:lpwstr/>
      </vt:variant>
      <vt:variant>
        <vt:lpwstr>_Toc350509284</vt:lpwstr>
      </vt:variant>
      <vt:variant>
        <vt:i4>1441841</vt:i4>
      </vt:variant>
      <vt:variant>
        <vt:i4>758</vt:i4>
      </vt:variant>
      <vt:variant>
        <vt:i4>0</vt:i4>
      </vt:variant>
      <vt:variant>
        <vt:i4>5</vt:i4>
      </vt:variant>
      <vt:variant>
        <vt:lpwstr/>
      </vt:variant>
      <vt:variant>
        <vt:lpwstr>_Toc350509283</vt:lpwstr>
      </vt:variant>
      <vt:variant>
        <vt:i4>1441841</vt:i4>
      </vt:variant>
      <vt:variant>
        <vt:i4>752</vt:i4>
      </vt:variant>
      <vt:variant>
        <vt:i4>0</vt:i4>
      </vt:variant>
      <vt:variant>
        <vt:i4>5</vt:i4>
      </vt:variant>
      <vt:variant>
        <vt:lpwstr/>
      </vt:variant>
      <vt:variant>
        <vt:lpwstr>_Toc350509282</vt:lpwstr>
      </vt:variant>
      <vt:variant>
        <vt:i4>1441841</vt:i4>
      </vt:variant>
      <vt:variant>
        <vt:i4>746</vt:i4>
      </vt:variant>
      <vt:variant>
        <vt:i4>0</vt:i4>
      </vt:variant>
      <vt:variant>
        <vt:i4>5</vt:i4>
      </vt:variant>
      <vt:variant>
        <vt:lpwstr/>
      </vt:variant>
      <vt:variant>
        <vt:lpwstr>_Toc350509281</vt:lpwstr>
      </vt:variant>
      <vt:variant>
        <vt:i4>1441841</vt:i4>
      </vt:variant>
      <vt:variant>
        <vt:i4>740</vt:i4>
      </vt:variant>
      <vt:variant>
        <vt:i4>0</vt:i4>
      </vt:variant>
      <vt:variant>
        <vt:i4>5</vt:i4>
      </vt:variant>
      <vt:variant>
        <vt:lpwstr/>
      </vt:variant>
      <vt:variant>
        <vt:lpwstr>_Toc350509280</vt:lpwstr>
      </vt:variant>
      <vt:variant>
        <vt:i4>1638449</vt:i4>
      </vt:variant>
      <vt:variant>
        <vt:i4>734</vt:i4>
      </vt:variant>
      <vt:variant>
        <vt:i4>0</vt:i4>
      </vt:variant>
      <vt:variant>
        <vt:i4>5</vt:i4>
      </vt:variant>
      <vt:variant>
        <vt:lpwstr/>
      </vt:variant>
      <vt:variant>
        <vt:lpwstr>_Toc350509279</vt:lpwstr>
      </vt:variant>
      <vt:variant>
        <vt:i4>1638449</vt:i4>
      </vt:variant>
      <vt:variant>
        <vt:i4>728</vt:i4>
      </vt:variant>
      <vt:variant>
        <vt:i4>0</vt:i4>
      </vt:variant>
      <vt:variant>
        <vt:i4>5</vt:i4>
      </vt:variant>
      <vt:variant>
        <vt:lpwstr/>
      </vt:variant>
      <vt:variant>
        <vt:lpwstr>_Toc350509278</vt:lpwstr>
      </vt:variant>
      <vt:variant>
        <vt:i4>1638449</vt:i4>
      </vt:variant>
      <vt:variant>
        <vt:i4>722</vt:i4>
      </vt:variant>
      <vt:variant>
        <vt:i4>0</vt:i4>
      </vt:variant>
      <vt:variant>
        <vt:i4>5</vt:i4>
      </vt:variant>
      <vt:variant>
        <vt:lpwstr/>
      </vt:variant>
      <vt:variant>
        <vt:lpwstr>_Toc350509277</vt:lpwstr>
      </vt:variant>
      <vt:variant>
        <vt:i4>1638449</vt:i4>
      </vt:variant>
      <vt:variant>
        <vt:i4>716</vt:i4>
      </vt:variant>
      <vt:variant>
        <vt:i4>0</vt:i4>
      </vt:variant>
      <vt:variant>
        <vt:i4>5</vt:i4>
      </vt:variant>
      <vt:variant>
        <vt:lpwstr/>
      </vt:variant>
      <vt:variant>
        <vt:lpwstr>_Toc350509276</vt:lpwstr>
      </vt:variant>
      <vt:variant>
        <vt:i4>1638449</vt:i4>
      </vt:variant>
      <vt:variant>
        <vt:i4>710</vt:i4>
      </vt:variant>
      <vt:variant>
        <vt:i4>0</vt:i4>
      </vt:variant>
      <vt:variant>
        <vt:i4>5</vt:i4>
      </vt:variant>
      <vt:variant>
        <vt:lpwstr/>
      </vt:variant>
      <vt:variant>
        <vt:lpwstr>_Toc350509275</vt:lpwstr>
      </vt:variant>
      <vt:variant>
        <vt:i4>1638449</vt:i4>
      </vt:variant>
      <vt:variant>
        <vt:i4>704</vt:i4>
      </vt:variant>
      <vt:variant>
        <vt:i4>0</vt:i4>
      </vt:variant>
      <vt:variant>
        <vt:i4>5</vt:i4>
      </vt:variant>
      <vt:variant>
        <vt:lpwstr/>
      </vt:variant>
      <vt:variant>
        <vt:lpwstr>_Toc350509274</vt:lpwstr>
      </vt:variant>
      <vt:variant>
        <vt:i4>1638449</vt:i4>
      </vt:variant>
      <vt:variant>
        <vt:i4>698</vt:i4>
      </vt:variant>
      <vt:variant>
        <vt:i4>0</vt:i4>
      </vt:variant>
      <vt:variant>
        <vt:i4>5</vt:i4>
      </vt:variant>
      <vt:variant>
        <vt:lpwstr/>
      </vt:variant>
      <vt:variant>
        <vt:lpwstr>_Toc350509273</vt:lpwstr>
      </vt:variant>
      <vt:variant>
        <vt:i4>1638449</vt:i4>
      </vt:variant>
      <vt:variant>
        <vt:i4>692</vt:i4>
      </vt:variant>
      <vt:variant>
        <vt:i4>0</vt:i4>
      </vt:variant>
      <vt:variant>
        <vt:i4>5</vt:i4>
      </vt:variant>
      <vt:variant>
        <vt:lpwstr/>
      </vt:variant>
      <vt:variant>
        <vt:lpwstr>_Toc350509272</vt:lpwstr>
      </vt:variant>
      <vt:variant>
        <vt:i4>1638449</vt:i4>
      </vt:variant>
      <vt:variant>
        <vt:i4>686</vt:i4>
      </vt:variant>
      <vt:variant>
        <vt:i4>0</vt:i4>
      </vt:variant>
      <vt:variant>
        <vt:i4>5</vt:i4>
      </vt:variant>
      <vt:variant>
        <vt:lpwstr/>
      </vt:variant>
      <vt:variant>
        <vt:lpwstr>_Toc350509271</vt:lpwstr>
      </vt:variant>
      <vt:variant>
        <vt:i4>1638449</vt:i4>
      </vt:variant>
      <vt:variant>
        <vt:i4>680</vt:i4>
      </vt:variant>
      <vt:variant>
        <vt:i4>0</vt:i4>
      </vt:variant>
      <vt:variant>
        <vt:i4>5</vt:i4>
      </vt:variant>
      <vt:variant>
        <vt:lpwstr/>
      </vt:variant>
      <vt:variant>
        <vt:lpwstr>_Toc350509270</vt:lpwstr>
      </vt:variant>
      <vt:variant>
        <vt:i4>1572913</vt:i4>
      </vt:variant>
      <vt:variant>
        <vt:i4>674</vt:i4>
      </vt:variant>
      <vt:variant>
        <vt:i4>0</vt:i4>
      </vt:variant>
      <vt:variant>
        <vt:i4>5</vt:i4>
      </vt:variant>
      <vt:variant>
        <vt:lpwstr/>
      </vt:variant>
      <vt:variant>
        <vt:lpwstr>_Toc350509269</vt:lpwstr>
      </vt:variant>
      <vt:variant>
        <vt:i4>1572913</vt:i4>
      </vt:variant>
      <vt:variant>
        <vt:i4>668</vt:i4>
      </vt:variant>
      <vt:variant>
        <vt:i4>0</vt:i4>
      </vt:variant>
      <vt:variant>
        <vt:i4>5</vt:i4>
      </vt:variant>
      <vt:variant>
        <vt:lpwstr/>
      </vt:variant>
      <vt:variant>
        <vt:lpwstr>_Toc350509268</vt:lpwstr>
      </vt:variant>
      <vt:variant>
        <vt:i4>1572913</vt:i4>
      </vt:variant>
      <vt:variant>
        <vt:i4>662</vt:i4>
      </vt:variant>
      <vt:variant>
        <vt:i4>0</vt:i4>
      </vt:variant>
      <vt:variant>
        <vt:i4>5</vt:i4>
      </vt:variant>
      <vt:variant>
        <vt:lpwstr/>
      </vt:variant>
      <vt:variant>
        <vt:lpwstr>_Toc350509267</vt:lpwstr>
      </vt:variant>
      <vt:variant>
        <vt:i4>1572913</vt:i4>
      </vt:variant>
      <vt:variant>
        <vt:i4>656</vt:i4>
      </vt:variant>
      <vt:variant>
        <vt:i4>0</vt:i4>
      </vt:variant>
      <vt:variant>
        <vt:i4>5</vt:i4>
      </vt:variant>
      <vt:variant>
        <vt:lpwstr/>
      </vt:variant>
      <vt:variant>
        <vt:lpwstr>_Toc350509266</vt:lpwstr>
      </vt:variant>
      <vt:variant>
        <vt:i4>1572913</vt:i4>
      </vt:variant>
      <vt:variant>
        <vt:i4>650</vt:i4>
      </vt:variant>
      <vt:variant>
        <vt:i4>0</vt:i4>
      </vt:variant>
      <vt:variant>
        <vt:i4>5</vt:i4>
      </vt:variant>
      <vt:variant>
        <vt:lpwstr/>
      </vt:variant>
      <vt:variant>
        <vt:lpwstr>_Toc350509265</vt:lpwstr>
      </vt:variant>
      <vt:variant>
        <vt:i4>1572913</vt:i4>
      </vt:variant>
      <vt:variant>
        <vt:i4>644</vt:i4>
      </vt:variant>
      <vt:variant>
        <vt:i4>0</vt:i4>
      </vt:variant>
      <vt:variant>
        <vt:i4>5</vt:i4>
      </vt:variant>
      <vt:variant>
        <vt:lpwstr/>
      </vt:variant>
      <vt:variant>
        <vt:lpwstr>_Toc350509264</vt:lpwstr>
      </vt:variant>
      <vt:variant>
        <vt:i4>1572913</vt:i4>
      </vt:variant>
      <vt:variant>
        <vt:i4>638</vt:i4>
      </vt:variant>
      <vt:variant>
        <vt:i4>0</vt:i4>
      </vt:variant>
      <vt:variant>
        <vt:i4>5</vt:i4>
      </vt:variant>
      <vt:variant>
        <vt:lpwstr/>
      </vt:variant>
      <vt:variant>
        <vt:lpwstr>_Toc350509263</vt:lpwstr>
      </vt:variant>
      <vt:variant>
        <vt:i4>1572913</vt:i4>
      </vt:variant>
      <vt:variant>
        <vt:i4>632</vt:i4>
      </vt:variant>
      <vt:variant>
        <vt:i4>0</vt:i4>
      </vt:variant>
      <vt:variant>
        <vt:i4>5</vt:i4>
      </vt:variant>
      <vt:variant>
        <vt:lpwstr/>
      </vt:variant>
      <vt:variant>
        <vt:lpwstr>_Toc350509262</vt:lpwstr>
      </vt:variant>
      <vt:variant>
        <vt:i4>1572913</vt:i4>
      </vt:variant>
      <vt:variant>
        <vt:i4>626</vt:i4>
      </vt:variant>
      <vt:variant>
        <vt:i4>0</vt:i4>
      </vt:variant>
      <vt:variant>
        <vt:i4>5</vt:i4>
      </vt:variant>
      <vt:variant>
        <vt:lpwstr/>
      </vt:variant>
      <vt:variant>
        <vt:lpwstr>_Toc350509261</vt:lpwstr>
      </vt:variant>
      <vt:variant>
        <vt:i4>1572913</vt:i4>
      </vt:variant>
      <vt:variant>
        <vt:i4>620</vt:i4>
      </vt:variant>
      <vt:variant>
        <vt:i4>0</vt:i4>
      </vt:variant>
      <vt:variant>
        <vt:i4>5</vt:i4>
      </vt:variant>
      <vt:variant>
        <vt:lpwstr/>
      </vt:variant>
      <vt:variant>
        <vt:lpwstr>_Toc350509260</vt:lpwstr>
      </vt:variant>
      <vt:variant>
        <vt:i4>1769521</vt:i4>
      </vt:variant>
      <vt:variant>
        <vt:i4>614</vt:i4>
      </vt:variant>
      <vt:variant>
        <vt:i4>0</vt:i4>
      </vt:variant>
      <vt:variant>
        <vt:i4>5</vt:i4>
      </vt:variant>
      <vt:variant>
        <vt:lpwstr/>
      </vt:variant>
      <vt:variant>
        <vt:lpwstr>_Toc350509259</vt:lpwstr>
      </vt:variant>
      <vt:variant>
        <vt:i4>1769521</vt:i4>
      </vt:variant>
      <vt:variant>
        <vt:i4>608</vt:i4>
      </vt:variant>
      <vt:variant>
        <vt:i4>0</vt:i4>
      </vt:variant>
      <vt:variant>
        <vt:i4>5</vt:i4>
      </vt:variant>
      <vt:variant>
        <vt:lpwstr/>
      </vt:variant>
      <vt:variant>
        <vt:lpwstr>_Toc350509258</vt:lpwstr>
      </vt:variant>
      <vt:variant>
        <vt:i4>1769521</vt:i4>
      </vt:variant>
      <vt:variant>
        <vt:i4>602</vt:i4>
      </vt:variant>
      <vt:variant>
        <vt:i4>0</vt:i4>
      </vt:variant>
      <vt:variant>
        <vt:i4>5</vt:i4>
      </vt:variant>
      <vt:variant>
        <vt:lpwstr/>
      </vt:variant>
      <vt:variant>
        <vt:lpwstr>_Toc350509257</vt:lpwstr>
      </vt:variant>
      <vt:variant>
        <vt:i4>1769521</vt:i4>
      </vt:variant>
      <vt:variant>
        <vt:i4>596</vt:i4>
      </vt:variant>
      <vt:variant>
        <vt:i4>0</vt:i4>
      </vt:variant>
      <vt:variant>
        <vt:i4>5</vt:i4>
      </vt:variant>
      <vt:variant>
        <vt:lpwstr/>
      </vt:variant>
      <vt:variant>
        <vt:lpwstr>_Toc350509256</vt:lpwstr>
      </vt:variant>
      <vt:variant>
        <vt:i4>1769521</vt:i4>
      </vt:variant>
      <vt:variant>
        <vt:i4>590</vt:i4>
      </vt:variant>
      <vt:variant>
        <vt:i4>0</vt:i4>
      </vt:variant>
      <vt:variant>
        <vt:i4>5</vt:i4>
      </vt:variant>
      <vt:variant>
        <vt:lpwstr/>
      </vt:variant>
      <vt:variant>
        <vt:lpwstr>_Toc350509255</vt:lpwstr>
      </vt:variant>
      <vt:variant>
        <vt:i4>1769521</vt:i4>
      </vt:variant>
      <vt:variant>
        <vt:i4>584</vt:i4>
      </vt:variant>
      <vt:variant>
        <vt:i4>0</vt:i4>
      </vt:variant>
      <vt:variant>
        <vt:i4>5</vt:i4>
      </vt:variant>
      <vt:variant>
        <vt:lpwstr/>
      </vt:variant>
      <vt:variant>
        <vt:lpwstr>_Toc350509254</vt:lpwstr>
      </vt:variant>
      <vt:variant>
        <vt:i4>1769521</vt:i4>
      </vt:variant>
      <vt:variant>
        <vt:i4>578</vt:i4>
      </vt:variant>
      <vt:variant>
        <vt:i4>0</vt:i4>
      </vt:variant>
      <vt:variant>
        <vt:i4>5</vt:i4>
      </vt:variant>
      <vt:variant>
        <vt:lpwstr/>
      </vt:variant>
      <vt:variant>
        <vt:lpwstr>_Toc350509253</vt:lpwstr>
      </vt:variant>
      <vt:variant>
        <vt:i4>1769521</vt:i4>
      </vt:variant>
      <vt:variant>
        <vt:i4>572</vt:i4>
      </vt:variant>
      <vt:variant>
        <vt:i4>0</vt:i4>
      </vt:variant>
      <vt:variant>
        <vt:i4>5</vt:i4>
      </vt:variant>
      <vt:variant>
        <vt:lpwstr/>
      </vt:variant>
      <vt:variant>
        <vt:lpwstr>_Toc350509252</vt:lpwstr>
      </vt:variant>
      <vt:variant>
        <vt:i4>1769521</vt:i4>
      </vt:variant>
      <vt:variant>
        <vt:i4>566</vt:i4>
      </vt:variant>
      <vt:variant>
        <vt:i4>0</vt:i4>
      </vt:variant>
      <vt:variant>
        <vt:i4>5</vt:i4>
      </vt:variant>
      <vt:variant>
        <vt:lpwstr/>
      </vt:variant>
      <vt:variant>
        <vt:lpwstr>_Toc350509251</vt:lpwstr>
      </vt:variant>
      <vt:variant>
        <vt:i4>1769521</vt:i4>
      </vt:variant>
      <vt:variant>
        <vt:i4>560</vt:i4>
      </vt:variant>
      <vt:variant>
        <vt:i4>0</vt:i4>
      </vt:variant>
      <vt:variant>
        <vt:i4>5</vt:i4>
      </vt:variant>
      <vt:variant>
        <vt:lpwstr/>
      </vt:variant>
      <vt:variant>
        <vt:lpwstr>_Toc350509250</vt:lpwstr>
      </vt:variant>
      <vt:variant>
        <vt:i4>1703985</vt:i4>
      </vt:variant>
      <vt:variant>
        <vt:i4>554</vt:i4>
      </vt:variant>
      <vt:variant>
        <vt:i4>0</vt:i4>
      </vt:variant>
      <vt:variant>
        <vt:i4>5</vt:i4>
      </vt:variant>
      <vt:variant>
        <vt:lpwstr/>
      </vt:variant>
      <vt:variant>
        <vt:lpwstr>_Toc350509249</vt:lpwstr>
      </vt:variant>
      <vt:variant>
        <vt:i4>1703985</vt:i4>
      </vt:variant>
      <vt:variant>
        <vt:i4>548</vt:i4>
      </vt:variant>
      <vt:variant>
        <vt:i4>0</vt:i4>
      </vt:variant>
      <vt:variant>
        <vt:i4>5</vt:i4>
      </vt:variant>
      <vt:variant>
        <vt:lpwstr/>
      </vt:variant>
      <vt:variant>
        <vt:lpwstr>_Toc350509248</vt:lpwstr>
      </vt:variant>
      <vt:variant>
        <vt:i4>1703985</vt:i4>
      </vt:variant>
      <vt:variant>
        <vt:i4>542</vt:i4>
      </vt:variant>
      <vt:variant>
        <vt:i4>0</vt:i4>
      </vt:variant>
      <vt:variant>
        <vt:i4>5</vt:i4>
      </vt:variant>
      <vt:variant>
        <vt:lpwstr/>
      </vt:variant>
      <vt:variant>
        <vt:lpwstr>_Toc350509247</vt:lpwstr>
      </vt:variant>
      <vt:variant>
        <vt:i4>1703985</vt:i4>
      </vt:variant>
      <vt:variant>
        <vt:i4>536</vt:i4>
      </vt:variant>
      <vt:variant>
        <vt:i4>0</vt:i4>
      </vt:variant>
      <vt:variant>
        <vt:i4>5</vt:i4>
      </vt:variant>
      <vt:variant>
        <vt:lpwstr/>
      </vt:variant>
      <vt:variant>
        <vt:lpwstr>_Toc350509246</vt:lpwstr>
      </vt:variant>
      <vt:variant>
        <vt:i4>1703985</vt:i4>
      </vt:variant>
      <vt:variant>
        <vt:i4>530</vt:i4>
      </vt:variant>
      <vt:variant>
        <vt:i4>0</vt:i4>
      </vt:variant>
      <vt:variant>
        <vt:i4>5</vt:i4>
      </vt:variant>
      <vt:variant>
        <vt:lpwstr/>
      </vt:variant>
      <vt:variant>
        <vt:lpwstr>_Toc350509245</vt:lpwstr>
      </vt:variant>
      <vt:variant>
        <vt:i4>1703985</vt:i4>
      </vt:variant>
      <vt:variant>
        <vt:i4>524</vt:i4>
      </vt:variant>
      <vt:variant>
        <vt:i4>0</vt:i4>
      </vt:variant>
      <vt:variant>
        <vt:i4>5</vt:i4>
      </vt:variant>
      <vt:variant>
        <vt:lpwstr/>
      </vt:variant>
      <vt:variant>
        <vt:lpwstr>_Toc350509244</vt:lpwstr>
      </vt:variant>
      <vt:variant>
        <vt:i4>1703985</vt:i4>
      </vt:variant>
      <vt:variant>
        <vt:i4>518</vt:i4>
      </vt:variant>
      <vt:variant>
        <vt:i4>0</vt:i4>
      </vt:variant>
      <vt:variant>
        <vt:i4>5</vt:i4>
      </vt:variant>
      <vt:variant>
        <vt:lpwstr/>
      </vt:variant>
      <vt:variant>
        <vt:lpwstr>_Toc350509243</vt:lpwstr>
      </vt:variant>
      <vt:variant>
        <vt:i4>1703985</vt:i4>
      </vt:variant>
      <vt:variant>
        <vt:i4>512</vt:i4>
      </vt:variant>
      <vt:variant>
        <vt:i4>0</vt:i4>
      </vt:variant>
      <vt:variant>
        <vt:i4>5</vt:i4>
      </vt:variant>
      <vt:variant>
        <vt:lpwstr/>
      </vt:variant>
      <vt:variant>
        <vt:lpwstr>_Toc350509242</vt:lpwstr>
      </vt:variant>
      <vt:variant>
        <vt:i4>1703985</vt:i4>
      </vt:variant>
      <vt:variant>
        <vt:i4>506</vt:i4>
      </vt:variant>
      <vt:variant>
        <vt:i4>0</vt:i4>
      </vt:variant>
      <vt:variant>
        <vt:i4>5</vt:i4>
      </vt:variant>
      <vt:variant>
        <vt:lpwstr/>
      </vt:variant>
      <vt:variant>
        <vt:lpwstr>_Toc350509241</vt:lpwstr>
      </vt:variant>
      <vt:variant>
        <vt:i4>1703985</vt:i4>
      </vt:variant>
      <vt:variant>
        <vt:i4>500</vt:i4>
      </vt:variant>
      <vt:variant>
        <vt:i4>0</vt:i4>
      </vt:variant>
      <vt:variant>
        <vt:i4>5</vt:i4>
      </vt:variant>
      <vt:variant>
        <vt:lpwstr/>
      </vt:variant>
      <vt:variant>
        <vt:lpwstr>_Toc350509240</vt:lpwstr>
      </vt:variant>
      <vt:variant>
        <vt:i4>1900593</vt:i4>
      </vt:variant>
      <vt:variant>
        <vt:i4>494</vt:i4>
      </vt:variant>
      <vt:variant>
        <vt:i4>0</vt:i4>
      </vt:variant>
      <vt:variant>
        <vt:i4>5</vt:i4>
      </vt:variant>
      <vt:variant>
        <vt:lpwstr/>
      </vt:variant>
      <vt:variant>
        <vt:lpwstr>_Toc350509239</vt:lpwstr>
      </vt:variant>
      <vt:variant>
        <vt:i4>1900593</vt:i4>
      </vt:variant>
      <vt:variant>
        <vt:i4>488</vt:i4>
      </vt:variant>
      <vt:variant>
        <vt:i4>0</vt:i4>
      </vt:variant>
      <vt:variant>
        <vt:i4>5</vt:i4>
      </vt:variant>
      <vt:variant>
        <vt:lpwstr/>
      </vt:variant>
      <vt:variant>
        <vt:lpwstr>_Toc350509238</vt:lpwstr>
      </vt:variant>
      <vt:variant>
        <vt:i4>1900593</vt:i4>
      </vt:variant>
      <vt:variant>
        <vt:i4>482</vt:i4>
      </vt:variant>
      <vt:variant>
        <vt:i4>0</vt:i4>
      </vt:variant>
      <vt:variant>
        <vt:i4>5</vt:i4>
      </vt:variant>
      <vt:variant>
        <vt:lpwstr/>
      </vt:variant>
      <vt:variant>
        <vt:lpwstr>_Toc350509237</vt:lpwstr>
      </vt:variant>
      <vt:variant>
        <vt:i4>1900593</vt:i4>
      </vt:variant>
      <vt:variant>
        <vt:i4>476</vt:i4>
      </vt:variant>
      <vt:variant>
        <vt:i4>0</vt:i4>
      </vt:variant>
      <vt:variant>
        <vt:i4>5</vt:i4>
      </vt:variant>
      <vt:variant>
        <vt:lpwstr/>
      </vt:variant>
      <vt:variant>
        <vt:lpwstr>_Toc350509236</vt:lpwstr>
      </vt:variant>
      <vt:variant>
        <vt:i4>1900593</vt:i4>
      </vt:variant>
      <vt:variant>
        <vt:i4>470</vt:i4>
      </vt:variant>
      <vt:variant>
        <vt:i4>0</vt:i4>
      </vt:variant>
      <vt:variant>
        <vt:i4>5</vt:i4>
      </vt:variant>
      <vt:variant>
        <vt:lpwstr/>
      </vt:variant>
      <vt:variant>
        <vt:lpwstr>_Toc350509235</vt:lpwstr>
      </vt:variant>
      <vt:variant>
        <vt:i4>1900593</vt:i4>
      </vt:variant>
      <vt:variant>
        <vt:i4>464</vt:i4>
      </vt:variant>
      <vt:variant>
        <vt:i4>0</vt:i4>
      </vt:variant>
      <vt:variant>
        <vt:i4>5</vt:i4>
      </vt:variant>
      <vt:variant>
        <vt:lpwstr/>
      </vt:variant>
      <vt:variant>
        <vt:lpwstr>_Toc350509234</vt:lpwstr>
      </vt:variant>
      <vt:variant>
        <vt:i4>1900593</vt:i4>
      </vt:variant>
      <vt:variant>
        <vt:i4>458</vt:i4>
      </vt:variant>
      <vt:variant>
        <vt:i4>0</vt:i4>
      </vt:variant>
      <vt:variant>
        <vt:i4>5</vt:i4>
      </vt:variant>
      <vt:variant>
        <vt:lpwstr/>
      </vt:variant>
      <vt:variant>
        <vt:lpwstr>_Toc350509233</vt:lpwstr>
      </vt:variant>
      <vt:variant>
        <vt:i4>1900593</vt:i4>
      </vt:variant>
      <vt:variant>
        <vt:i4>452</vt:i4>
      </vt:variant>
      <vt:variant>
        <vt:i4>0</vt:i4>
      </vt:variant>
      <vt:variant>
        <vt:i4>5</vt:i4>
      </vt:variant>
      <vt:variant>
        <vt:lpwstr/>
      </vt:variant>
      <vt:variant>
        <vt:lpwstr>_Toc350509232</vt:lpwstr>
      </vt:variant>
      <vt:variant>
        <vt:i4>1900593</vt:i4>
      </vt:variant>
      <vt:variant>
        <vt:i4>446</vt:i4>
      </vt:variant>
      <vt:variant>
        <vt:i4>0</vt:i4>
      </vt:variant>
      <vt:variant>
        <vt:i4>5</vt:i4>
      </vt:variant>
      <vt:variant>
        <vt:lpwstr/>
      </vt:variant>
      <vt:variant>
        <vt:lpwstr>_Toc350509231</vt:lpwstr>
      </vt:variant>
      <vt:variant>
        <vt:i4>1900593</vt:i4>
      </vt:variant>
      <vt:variant>
        <vt:i4>440</vt:i4>
      </vt:variant>
      <vt:variant>
        <vt:i4>0</vt:i4>
      </vt:variant>
      <vt:variant>
        <vt:i4>5</vt:i4>
      </vt:variant>
      <vt:variant>
        <vt:lpwstr/>
      </vt:variant>
      <vt:variant>
        <vt:lpwstr>_Toc350509230</vt:lpwstr>
      </vt:variant>
      <vt:variant>
        <vt:i4>1835057</vt:i4>
      </vt:variant>
      <vt:variant>
        <vt:i4>434</vt:i4>
      </vt:variant>
      <vt:variant>
        <vt:i4>0</vt:i4>
      </vt:variant>
      <vt:variant>
        <vt:i4>5</vt:i4>
      </vt:variant>
      <vt:variant>
        <vt:lpwstr/>
      </vt:variant>
      <vt:variant>
        <vt:lpwstr>_Toc350509229</vt:lpwstr>
      </vt:variant>
      <vt:variant>
        <vt:i4>1835057</vt:i4>
      </vt:variant>
      <vt:variant>
        <vt:i4>428</vt:i4>
      </vt:variant>
      <vt:variant>
        <vt:i4>0</vt:i4>
      </vt:variant>
      <vt:variant>
        <vt:i4>5</vt:i4>
      </vt:variant>
      <vt:variant>
        <vt:lpwstr/>
      </vt:variant>
      <vt:variant>
        <vt:lpwstr>_Toc350509228</vt:lpwstr>
      </vt:variant>
      <vt:variant>
        <vt:i4>1835057</vt:i4>
      </vt:variant>
      <vt:variant>
        <vt:i4>422</vt:i4>
      </vt:variant>
      <vt:variant>
        <vt:i4>0</vt:i4>
      </vt:variant>
      <vt:variant>
        <vt:i4>5</vt:i4>
      </vt:variant>
      <vt:variant>
        <vt:lpwstr/>
      </vt:variant>
      <vt:variant>
        <vt:lpwstr>_Toc350509227</vt:lpwstr>
      </vt:variant>
      <vt:variant>
        <vt:i4>1835057</vt:i4>
      </vt:variant>
      <vt:variant>
        <vt:i4>416</vt:i4>
      </vt:variant>
      <vt:variant>
        <vt:i4>0</vt:i4>
      </vt:variant>
      <vt:variant>
        <vt:i4>5</vt:i4>
      </vt:variant>
      <vt:variant>
        <vt:lpwstr/>
      </vt:variant>
      <vt:variant>
        <vt:lpwstr>_Toc350509226</vt:lpwstr>
      </vt:variant>
      <vt:variant>
        <vt:i4>1835057</vt:i4>
      </vt:variant>
      <vt:variant>
        <vt:i4>410</vt:i4>
      </vt:variant>
      <vt:variant>
        <vt:i4>0</vt:i4>
      </vt:variant>
      <vt:variant>
        <vt:i4>5</vt:i4>
      </vt:variant>
      <vt:variant>
        <vt:lpwstr/>
      </vt:variant>
      <vt:variant>
        <vt:lpwstr>_Toc350509225</vt:lpwstr>
      </vt:variant>
      <vt:variant>
        <vt:i4>1835057</vt:i4>
      </vt:variant>
      <vt:variant>
        <vt:i4>404</vt:i4>
      </vt:variant>
      <vt:variant>
        <vt:i4>0</vt:i4>
      </vt:variant>
      <vt:variant>
        <vt:i4>5</vt:i4>
      </vt:variant>
      <vt:variant>
        <vt:lpwstr/>
      </vt:variant>
      <vt:variant>
        <vt:lpwstr>_Toc350509224</vt:lpwstr>
      </vt:variant>
      <vt:variant>
        <vt:i4>1835057</vt:i4>
      </vt:variant>
      <vt:variant>
        <vt:i4>398</vt:i4>
      </vt:variant>
      <vt:variant>
        <vt:i4>0</vt:i4>
      </vt:variant>
      <vt:variant>
        <vt:i4>5</vt:i4>
      </vt:variant>
      <vt:variant>
        <vt:lpwstr/>
      </vt:variant>
      <vt:variant>
        <vt:lpwstr>_Toc350509223</vt:lpwstr>
      </vt:variant>
      <vt:variant>
        <vt:i4>1835057</vt:i4>
      </vt:variant>
      <vt:variant>
        <vt:i4>392</vt:i4>
      </vt:variant>
      <vt:variant>
        <vt:i4>0</vt:i4>
      </vt:variant>
      <vt:variant>
        <vt:i4>5</vt:i4>
      </vt:variant>
      <vt:variant>
        <vt:lpwstr/>
      </vt:variant>
      <vt:variant>
        <vt:lpwstr>_Toc350509222</vt:lpwstr>
      </vt:variant>
      <vt:variant>
        <vt:i4>1835057</vt:i4>
      </vt:variant>
      <vt:variant>
        <vt:i4>386</vt:i4>
      </vt:variant>
      <vt:variant>
        <vt:i4>0</vt:i4>
      </vt:variant>
      <vt:variant>
        <vt:i4>5</vt:i4>
      </vt:variant>
      <vt:variant>
        <vt:lpwstr/>
      </vt:variant>
      <vt:variant>
        <vt:lpwstr>_Toc350509221</vt:lpwstr>
      </vt:variant>
      <vt:variant>
        <vt:i4>1835057</vt:i4>
      </vt:variant>
      <vt:variant>
        <vt:i4>380</vt:i4>
      </vt:variant>
      <vt:variant>
        <vt:i4>0</vt:i4>
      </vt:variant>
      <vt:variant>
        <vt:i4>5</vt:i4>
      </vt:variant>
      <vt:variant>
        <vt:lpwstr/>
      </vt:variant>
      <vt:variant>
        <vt:lpwstr>_Toc350509220</vt:lpwstr>
      </vt:variant>
      <vt:variant>
        <vt:i4>2031665</vt:i4>
      </vt:variant>
      <vt:variant>
        <vt:i4>374</vt:i4>
      </vt:variant>
      <vt:variant>
        <vt:i4>0</vt:i4>
      </vt:variant>
      <vt:variant>
        <vt:i4>5</vt:i4>
      </vt:variant>
      <vt:variant>
        <vt:lpwstr/>
      </vt:variant>
      <vt:variant>
        <vt:lpwstr>_Toc350509219</vt:lpwstr>
      </vt:variant>
      <vt:variant>
        <vt:i4>2031665</vt:i4>
      </vt:variant>
      <vt:variant>
        <vt:i4>368</vt:i4>
      </vt:variant>
      <vt:variant>
        <vt:i4>0</vt:i4>
      </vt:variant>
      <vt:variant>
        <vt:i4>5</vt:i4>
      </vt:variant>
      <vt:variant>
        <vt:lpwstr/>
      </vt:variant>
      <vt:variant>
        <vt:lpwstr>_Toc350509218</vt:lpwstr>
      </vt:variant>
      <vt:variant>
        <vt:i4>2031665</vt:i4>
      </vt:variant>
      <vt:variant>
        <vt:i4>362</vt:i4>
      </vt:variant>
      <vt:variant>
        <vt:i4>0</vt:i4>
      </vt:variant>
      <vt:variant>
        <vt:i4>5</vt:i4>
      </vt:variant>
      <vt:variant>
        <vt:lpwstr/>
      </vt:variant>
      <vt:variant>
        <vt:lpwstr>_Toc350509217</vt:lpwstr>
      </vt:variant>
      <vt:variant>
        <vt:i4>2031665</vt:i4>
      </vt:variant>
      <vt:variant>
        <vt:i4>356</vt:i4>
      </vt:variant>
      <vt:variant>
        <vt:i4>0</vt:i4>
      </vt:variant>
      <vt:variant>
        <vt:i4>5</vt:i4>
      </vt:variant>
      <vt:variant>
        <vt:lpwstr/>
      </vt:variant>
      <vt:variant>
        <vt:lpwstr>_Toc350509216</vt:lpwstr>
      </vt:variant>
      <vt:variant>
        <vt:i4>2031665</vt:i4>
      </vt:variant>
      <vt:variant>
        <vt:i4>350</vt:i4>
      </vt:variant>
      <vt:variant>
        <vt:i4>0</vt:i4>
      </vt:variant>
      <vt:variant>
        <vt:i4>5</vt:i4>
      </vt:variant>
      <vt:variant>
        <vt:lpwstr/>
      </vt:variant>
      <vt:variant>
        <vt:lpwstr>_Toc350509215</vt:lpwstr>
      </vt:variant>
      <vt:variant>
        <vt:i4>2031665</vt:i4>
      </vt:variant>
      <vt:variant>
        <vt:i4>344</vt:i4>
      </vt:variant>
      <vt:variant>
        <vt:i4>0</vt:i4>
      </vt:variant>
      <vt:variant>
        <vt:i4>5</vt:i4>
      </vt:variant>
      <vt:variant>
        <vt:lpwstr/>
      </vt:variant>
      <vt:variant>
        <vt:lpwstr>_Toc350509214</vt:lpwstr>
      </vt:variant>
      <vt:variant>
        <vt:i4>2031665</vt:i4>
      </vt:variant>
      <vt:variant>
        <vt:i4>338</vt:i4>
      </vt:variant>
      <vt:variant>
        <vt:i4>0</vt:i4>
      </vt:variant>
      <vt:variant>
        <vt:i4>5</vt:i4>
      </vt:variant>
      <vt:variant>
        <vt:lpwstr/>
      </vt:variant>
      <vt:variant>
        <vt:lpwstr>_Toc350509213</vt:lpwstr>
      </vt:variant>
      <vt:variant>
        <vt:i4>2031665</vt:i4>
      </vt:variant>
      <vt:variant>
        <vt:i4>332</vt:i4>
      </vt:variant>
      <vt:variant>
        <vt:i4>0</vt:i4>
      </vt:variant>
      <vt:variant>
        <vt:i4>5</vt:i4>
      </vt:variant>
      <vt:variant>
        <vt:lpwstr/>
      </vt:variant>
      <vt:variant>
        <vt:lpwstr>_Toc350509212</vt:lpwstr>
      </vt:variant>
      <vt:variant>
        <vt:i4>2031665</vt:i4>
      </vt:variant>
      <vt:variant>
        <vt:i4>326</vt:i4>
      </vt:variant>
      <vt:variant>
        <vt:i4>0</vt:i4>
      </vt:variant>
      <vt:variant>
        <vt:i4>5</vt:i4>
      </vt:variant>
      <vt:variant>
        <vt:lpwstr/>
      </vt:variant>
      <vt:variant>
        <vt:lpwstr>_Toc350509211</vt:lpwstr>
      </vt:variant>
      <vt:variant>
        <vt:i4>2031665</vt:i4>
      </vt:variant>
      <vt:variant>
        <vt:i4>320</vt:i4>
      </vt:variant>
      <vt:variant>
        <vt:i4>0</vt:i4>
      </vt:variant>
      <vt:variant>
        <vt:i4>5</vt:i4>
      </vt:variant>
      <vt:variant>
        <vt:lpwstr/>
      </vt:variant>
      <vt:variant>
        <vt:lpwstr>_Toc350509210</vt:lpwstr>
      </vt:variant>
      <vt:variant>
        <vt:i4>1966129</vt:i4>
      </vt:variant>
      <vt:variant>
        <vt:i4>314</vt:i4>
      </vt:variant>
      <vt:variant>
        <vt:i4>0</vt:i4>
      </vt:variant>
      <vt:variant>
        <vt:i4>5</vt:i4>
      </vt:variant>
      <vt:variant>
        <vt:lpwstr/>
      </vt:variant>
      <vt:variant>
        <vt:lpwstr>_Toc350509209</vt:lpwstr>
      </vt:variant>
      <vt:variant>
        <vt:i4>1966129</vt:i4>
      </vt:variant>
      <vt:variant>
        <vt:i4>308</vt:i4>
      </vt:variant>
      <vt:variant>
        <vt:i4>0</vt:i4>
      </vt:variant>
      <vt:variant>
        <vt:i4>5</vt:i4>
      </vt:variant>
      <vt:variant>
        <vt:lpwstr/>
      </vt:variant>
      <vt:variant>
        <vt:lpwstr>_Toc350509208</vt:lpwstr>
      </vt:variant>
      <vt:variant>
        <vt:i4>1966129</vt:i4>
      </vt:variant>
      <vt:variant>
        <vt:i4>302</vt:i4>
      </vt:variant>
      <vt:variant>
        <vt:i4>0</vt:i4>
      </vt:variant>
      <vt:variant>
        <vt:i4>5</vt:i4>
      </vt:variant>
      <vt:variant>
        <vt:lpwstr/>
      </vt:variant>
      <vt:variant>
        <vt:lpwstr>_Toc350509207</vt:lpwstr>
      </vt:variant>
      <vt:variant>
        <vt:i4>1966129</vt:i4>
      </vt:variant>
      <vt:variant>
        <vt:i4>296</vt:i4>
      </vt:variant>
      <vt:variant>
        <vt:i4>0</vt:i4>
      </vt:variant>
      <vt:variant>
        <vt:i4>5</vt:i4>
      </vt:variant>
      <vt:variant>
        <vt:lpwstr/>
      </vt:variant>
      <vt:variant>
        <vt:lpwstr>_Toc350509206</vt:lpwstr>
      </vt:variant>
      <vt:variant>
        <vt:i4>1966129</vt:i4>
      </vt:variant>
      <vt:variant>
        <vt:i4>290</vt:i4>
      </vt:variant>
      <vt:variant>
        <vt:i4>0</vt:i4>
      </vt:variant>
      <vt:variant>
        <vt:i4>5</vt:i4>
      </vt:variant>
      <vt:variant>
        <vt:lpwstr/>
      </vt:variant>
      <vt:variant>
        <vt:lpwstr>_Toc350509205</vt:lpwstr>
      </vt:variant>
      <vt:variant>
        <vt:i4>1966129</vt:i4>
      </vt:variant>
      <vt:variant>
        <vt:i4>284</vt:i4>
      </vt:variant>
      <vt:variant>
        <vt:i4>0</vt:i4>
      </vt:variant>
      <vt:variant>
        <vt:i4>5</vt:i4>
      </vt:variant>
      <vt:variant>
        <vt:lpwstr/>
      </vt:variant>
      <vt:variant>
        <vt:lpwstr>_Toc350509204</vt:lpwstr>
      </vt:variant>
      <vt:variant>
        <vt:i4>1966129</vt:i4>
      </vt:variant>
      <vt:variant>
        <vt:i4>278</vt:i4>
      </vt:variant>
      <vt:variant>
        <vt:i4>0</vt:i4>
      </vt:variant>
      <vt:variant>
        <vt:i4>5</vt:i4>
      </vt:variant>
      <vt:variant>
        <vt:lpwstr/>
      </vt:variant>
      <vt:variant>
        <vt:lpwstr>_Toc350509203</vt:lpwstr>
      </vt:variant>
      <vt:variant>
        <vt:i4>1966129</vt:i4>
      </vt:variant>
      <vt:variant>
        <vt:i4>272</vt:i4>
      </vt:variant>
      <vt:variant>
        <vt:i4>0</vt:i4>
      </vt:variant>
      <vt:variant>
        <vt:i4>5</vt:i4>
      </vt:variant>
      <vt:variant>
        <vt:lpwstr/>
      </vt:variant>
      <vt:variant>
        <vt:lpwstr>_Toc350509202</vt:lpwstr>
      </vt:variant>
      <vt:variant>
        <vt:i4>1966129</vt:i4>
      </vt:variant>
      <vt:variant>
        <vt:i4>266</vt:i4>
      </vt:variant>
      <vt:variant>
        <vt:i4>0</vt:i4>
      </vt:variant>
      <vt:variant>
        <vt:i4>5</vt:i4>
      </vt:variant>
      <vt:variant>
        <vt:lpwstr/>
      </vt:variant>
      <vt:variant>
        <vt:lpwstr>_Toc350509201</vt:lpwstr>
      </vt:variant>
      <vt:variant>
        <vt:i4>1966129</vt:i4>
      </vt:variant>
      <vt:variant>
        <vt:i4>260</vt:i4>
      </vt:variant>
      <vt:variant>
        <vt:i4>0</vt:i4>
      </vt:variant>
      <vt:variant>
        <vt:i4>5</vt:i4>
      </vt:variant>
      <vt:variant>
        <vt:lpwstr/>
      </vt:variant>
      <vt:variant>
        <vt:lpwstr>_Toc350509200</vt:lpwstr>
      </vt:variant>
      <vt:variant>
        <vt:i4>1507378</vt:i4>
      </vt:variant>
      <vt:variant>
        <vt:i4>254</vt:i4>
      </vt:variant>
      <vt:variant>
        <vt:i4>0</vt:i4>
      </vt:variant>
      <vt:variant>
        <vt:i4>5</vt:i4>
      </vt:variant>
      <vt:variant>
        <vt:lpwstr/>
      </vt:variant>
      <vt:variant>
        <vt:lpwstr>_Toc350509199</vt:lpwstr>
      </vt:variant>
      <vt:variant>
        <vt:i4>1507378</vt:i4>
      </vt:variant>
      <vt:variant>
        <vt:i4>248</vt:i4>
      </vt:variant>
      <vt:variant>
        <vt:i4>0</vt:i4>
      </vt:variant>
      <vt:variant>
        <vt:i4>5</vt:i4>
      </vt:variant>
      <vt:variant>
        <vt:lpwstr/>
      </vt:variant>
      <vt:variant>
        <vt:lpwstr>_Toc350509198</vt:lpwstr>
      </vt:variant>
      <vt:variant>
        <vt:i4>1507378</vt:i4>
      </vt:variant>
      <vt:variant>
        <vt:i4>242</vt:i4>
      </vt:variant>
      <vt:variant>
        <vt:i4>0</vt:i4>
      </vt:variant>
      <vt:variant>
        <vt:i4>5</vt:i4>
      </vt:variant>
      <vt:variant>
        <vt:lpwstr/>
      </vt:variant>
      <vt:variant>
        <vt:lpwstr>_Toc350509197</vt:lpwstr>
      </vt:variant>
      <vt:variant>
        <vt:i4>1507378</vt:i4>
      </vt:variant>
      <vt:variant>
        <vt:i4>236</vt:i4>
      </vt:variant>
      <vt:variant>
        <vt:i4>0</vt:i4>
      </vt:variant>
      <vt:variant>
        <vt:i4>5</vt:i4>
      </vt:variant>
      <vt:variant>
        <vt:lpwstr/>
      </vt:variant>
      <vt:variant>
        <vt:lpwstr>_Toc350509196</vt:lpwstr>
      </vt:variant>
      <vt:variant>
        <vt:i4>1507378</vt:i4>
      </vt:variant>
      <vt:variant>
        <vt:i4>230</vt:i4>
      </vt:variant>
      <vt:variant>
        <vt:i4>0</vt:i4>
      </vt:variant>
      <vt:variant>
        <vt:i4>5</vt:i4>
      </vt:variant>
      <vt:variant>
        <vt:lpwstr/>
      </vt:variant>
      <vt:variant>
        <vt:lpwstr>_Toc350509195</vt:lpwstr>
      </vt:variant>
      <vt:variant>
        <vt:i4>1507378</vt:i4>
      </vt:variant>
      <vt:variant>
        <vt:i4>224</vt:i4>
      </vt:variant>
      <vt:variant>
        <vt:i4>0</vt:i4>
      </vt:variant>
      <vt:variant>
        <vt:i4>5</vt:i4>
      </vt:variant>
      <vt:variant>
        <vt:lpwstr/>
      </vt:variant>
      <vt:variant>
        <vt:lpwstr>_Toc350509194</vt:lpwstr>
      </vt:variant>
      <vt:variant>
        <vt:i4>1507378</vt:i4>
      </vt:variant>
      <vt:variant>
        <vt:i4>218</vt:i4>
      </vt:variant>
      <vt:variant>
        <vt:i4>0</vt:i4>
      </vt:variant>
      <vt:variant>
        <vt:i4>5</vt:i4>
      </vt:variant>
      <vt:variant>
        <vt:lpwstr/>
      </vt:variant>
      <vt:variant>
        <vt:lpwstr>_Toc350509193</vt:lpwstr>
      </vt:variant>
      <vt:variant>
        <vt:i4>1507378</vt:i4>
      </vt:variant>
      <vt:variant>
        <vt:i4>212</vt:i4>
      </vt:variant>
      <vt:variant>
        <vt:i4>0</vt:i4>
      </vt:variant>
      <vt:variant>
        <vt:i4>5</vt:i4>
      </vt:variant>
      <vt:variant>
        <vt:lpwstr/>
      </vt:variant>
      <vt:variant>
        <vt:lpwstr>_Toc350509192</vt:lpwstr>
      </vt:variant>
      <vt:variant>
        <vt:i4>1507378</vt:i4>
      </vt:variant>
      <vt:variant>
        <vt:i4>206</vt:i4>
      </vt:variant>
      <vt:variant>
        <vt:i4>0</vt:i4>
      </vt:variant>
      <vt:variant>
        <vt:i4>5</vt:i4>
      </vt:variant>
      <vt:variant>
        <vt:lpwstr/>
      </vt:variant>
      <vt:variant>
        <vt:lpwstr>_Toc350509191</vt:lpwstr>
      </vt:variant>
      <vt:variant>
        <vt:i4>1507378</vt:i4>
      </vt:variant>
      <vt:variant>
        <vt:i4>200</vt:i4>
      </vt:variant>
      <vt:variant>
        <vt:i4>0</vt:i4>
      </vt:variant>
      <vt:variant>
        <vt:i4>5</vt:i4>
      </vt:variant>
      <vt:variant>
        <vt:lpwstr/>
      </vt:variant>
      <vt:variant>
        <vt:lpwstr>_Toc350509190</vt:lpwstr>
      </vt:variant>
      <vt:variant>
        <vt:i4>1441842</vt:i4>
      </vt:variant>
      <vt:variant>
        <vt:i4>194</vt:i4>
      </vt:variant>
      <vt:variant>
        <vt:i4>0</vt:i4>
      </vt:variant>
      <vt:variant>
        <vt:i4>5</vt:i4>
      </vt:variant>
      <vt:variant>
        <vt:lpwstr/>
      </vt:variant>
      <vt:variant>
        <vt:lpwstr>_Toc350509189</vt:lpwstr>
      </vt:variant>
      <vt:variant>
        <vt:i4>1441842</vt:i4>
      </vt:variant>
      <vt:variant>
        <vt:i4>188</vt:i4>
      </vt:variant>
      <vt:variant>
        <vt:i4>0</vt:i4>
      </vt:variant>
      <vt:variant>
        <vt:i4>5</vt:i4>
      </vt:variant>
      <vt:variant>
        <vt:lpwstr/>
      </vt:variant>
      <vt:variant>
        <vt:lpwstr>_Toc350509188</vt:lpwstr>
      </vt:variant>
      <vt:variant>
        <vt:i4>1441842</vt:i4>
      </vt:variant>
      <vt:variant>
        <vt:i4>182</vt:i4>
      </vt:variant>
      <vt:variant>
        <vt:i4>0</vt:i4>
      </vt:variant>
      <vt:variant>
        <vt:i4>5</vt:i4>
      </vt:variant>
      <vt:variant>
        <vt:lpwstr/>
      </vt:variant>
      <vt:variant>
        <vt:lpwstr>_Toc350509187</vt:lpwstr>
      </vt:variant>
      <vt:variant>
        <vt:i4>1441842</vt:i4>
      </vt:variant>
      <vt:variant>
        <vt:i4>176</vt:i4>
      </vt:variant>
      <vt:variant>
        <vt:i4>0</vt:i4>
      </vt:variant>
      <vt:variant>
        <vt:i4>5</vt:i4>
      </vt:variant>
      <vt:variant>
        <vt:lpwstr/>
      </vt:variant>
      <vt:variant>
        <vt:lpwstr>_Toc350509186</vt:lpwstr>
      </vt:variant>
      <vt:variant>
        <vt:i4>1441842</vt:i4>
      </vt:variant>
      <vt:variant>
        <vt:i4>170</vt:i4>
      </vt:variant>
      <vt:variant>
        <vt:i4>0</vt:i4>
      </vt:variant>
      <vt:variant>
        <vt:i4>5</vt:i4>
      </vt:variant>
      <vt:variant>
        <vt:lpwstr/>
      </vt:variant>
      <vt:variant>
        <vt:lpwstr>_Toc350509185</vt:lpwstr>
      </vt:variant>
      <vt:variant>
        <vt:i4>1441842</vt:i4>
      </vt:variant>
      <vt:variant>
        <vt:i4>164</vt:i4>
      </vt:variant>
      <vt:variant>
        <vt:i4>0</vt:i4>
      </vt:variant>
      <vt:variant>
        <vt:i4>5</vt:i4>
      </vt:variant>
      <vt:variant>
        <vt:lpwstr/>
      </vt:variant>
      <vt:variant>
        <vt:lpwstr>_Toc350509184</vt:lpwstr>
      </vt:variant>
      <vt:variant>
        <vt:i4>1441842</vt:i4>
      </vt:variant>
      <vt:variant>
        <vt:i4>158</vt:i4>
      </vt:variant>
      <vt:variant>
        <vt:i4>0</vt:i4>
      </vt:variant>
      <vt:variant>
        <vt:i4>5</vt:i4>
      </vt:variant>
      <vt:variant>
        <vt:lpwstr/>
      </vt:variant>
      <vt:variant>
        <vt:lpwstr>_Toc350509183</vt:lpwstr>
      </vt:variant>
      <vt:variant>
        <vt:i4>1441842</vt:i4>
      </vt:variant>
      <vt:variant>
        <vt:i4>152</vt:i4>
      </vt:variant>
      <vt:variant>
        <vt:i4>0</vt:i4>
      </vt:variant>
      <vt:variant>
        <vt:i4>5</vt:i4>
      </vt:variant>
      <vt:variant>
        <vt:lpwstr/>
      </vt:variant>
      <vt:variant>
        <vt:lpwstr>_Toc350509182</vt:lpwstr>
      </vt:variant>
      <vt:variant>
        <vt:i4>1441842</vt:i4>
      </vt:variant>
      <vt:variant>
        <vt:i4>146</vt:i4>
      </vt:variant>
      <vt:variant>
        <vt:i4>0</vt:i4>
      </vt:variant>
      <vt:variant>
        <vt:i4>5</vt:i4>
      </vt:variant>
      <vt:variant>
        <vt:lpwstr/>
      </vt:variant>
      <vt:variant>
        <vt:lpwstr>_Toc350509181</vt:lpwstr>
      </vt:variant>
      <vt:variant>
        <vt:i4>1441842</vt:i4>
      </vt:variant>
      <vt:variant>
        <vt:i4>140</vt:i4>
      </vt:variant>
      <vt:variant>
        <vt:i4>0</vt:i4>
      </vt:variant>
      <vt:variant>
        <vt:i4>5</vt:i4>
      </vt:variant>
      <vt:variant>
        <vt:lpwstr/>
      </vt:variant>
      <vt:variant>
        <vt:lpwstr>_Toc350509180</vt:lpwstr>
      </vt:variant>
      <vt:variant>
        <vt:i4>1638450</vt:i4>
      </vt:variant>
      <vt:variant>
        <vt:i4>134</vt:i4>
      </vt:variant>
      <vt:variant>
        <vt:i4>0</vt:i4>
      </vt:variant>
      <vt:variant>
        <vt:i4>5</vt:i4>
      </vt:variant>
      <vt:variant>
        <vt:lpwstr/>
      </vt:variant>
      <vt:variant>
        <vt:lpwstr>_Toc350509179</vt:lpwstr>
      </vt:variant>
      <vt:variant>
        <vt:i4>1638450</vt:i4>
      </vt:variant>
      <vt:variant>
        <vt:i4>128</vt:i4>
      </vt:variant>
      <vt:variant>
        <vt:i4>0</vt:i4>
      </vt:variant>
      <vt:variant>
        <vt:i4>5</vt:i4>
      </vt:variant>
      <vt:variant>
        <vt:lpwstr/>
      </vt:variant>
      <vt:variant>
        <vt:lpwstr>_Toc350509178</vt:lpwstr>
      </vt:variant>
      <vt:variant>
        <vt:i4>1638450</vt:i4>
      </vt:variant>
      <vt:variant>
        <vt:i4>122</vt:i4>
      </vt:variant>
      <vt:variant>
        <vt:i4>0</vt:i4>
      </vt:variant>
      <vt:variant>
        <vt:i4>5</vt:i4>
      </vt:variant>
      <vt:variant>
        <vt:lpwstr/>
      </vt:variant>
      <vt:variant>
        <vt:lpwstr>_Toc350509177</vt:lpwstr>
      </vt:variant>
      <vt:variant>
        <vt:i4>1638450</vt:i4>
      </vt:variant>
      <vt:variant>
        <vt:i4>116</vt:i4>
      </vt:variant>
      <vt:variant>
        <vt:i4>0</vt:i4>
      </vt:variant>
      <vt:variant>
        <vt:i4>5</vt:i4>
      </vt:variant>
      <vt:variant>
        <vt:lpwstr/>
      </vt:variant>
      <vt:variant>
        <vt:lpwstr>_Toc350509176</vt:lpwstr>
      </vt:variant>
      <vt:variant>
        <vt:i4>1638450</vt:i4>
      </vt:variant>
      <vt:variant>
        <vt:i4>110</vt:i4>
      </vt:variant>
      <vt:variant>
        <vt:i4>0</vt:i4>
      </vt:variant>
      <vt:variant>
        <vt:i4>5</vt:i4>
      </vt:variant>
      <vt:variant>
        <vt:lpwstr/>
      </vt:variant>
      <vt:variant>
        <vt:lpwstr>_Toc350509175</vt:lpwstr>
      </vt:variant>
      <vt:variant>
        <vt:i4>1638450</vt:i4>
      </vt:variant>
      <vt:variant>
        <vt:i4>104</vt:i4>
      </vt:variant>
      <vt:variant>
        <vt:i4>0</vt:i4>
      </vt:variant>
      <vt:variant>
        <vt:i4>5</vt:i4>
      </vt:variant>
      <vt:variant>
        <vt:lpwstr/>
      </vt:variant>
      <vt:variant>
        <vt:lpwstr>_Toc350509174</vt:lpwstr>
      </vt:variant>
      <vt:variant>
        <vt:i4>1638450</vt:i4>
      </vt:variant>
      <vt:variant>
        <vt:i4>98</vt:i4>
      </vt:variant>
      <vt:variant>
        <vt:i4>0</vt:i4>
      </vt:variant>
      <vt:variant>
        <vt:i4>5</vt:i4>
      </vt:variant>
      <vt:variant>
        <vt:lpwstr/>
      </vt:variant>
      <vt:variant>
        <vt:lpwstr>_Toc350509173</vt:lpwstr>
      </vt:variant>
      <vt:variant>
        <vt:i4>1638450</vt:i4>
      </vt:variant>
      <vt:variant>
        <vt:i4>92</vt:i4>
      </vt:variant>
      <vt:variant>
        <vt:i4>0</vt:i4>
      </vt:variant>
      <vt:variant>
        <vt:i4>5</vt:i4>
      </vt:variant>
      <vt:variant>
        <vt:lpwstr/>
      </vt:variant>
      <vt:variant>
        <vt:lpwstr>_Toc350509172</vt:lpwstr>
      </vt:variant>
      <vt:variant>
        <vt:i4>1638450</vt:i4>
      </vt:variant>
      <vt:variant>
        <vt:i4>86</vt:i4>
      </vt:variant>
      <vt:variant>
        <vt:i4>0</vt:i4>
      </vt:variant>
      <vt:variant>
        <vt:i4>5</vt:i4>
      </vt:variant>
      <vt:variant>
        <vt:lpwstr/>
      </vt:variant>
      <vt:variant>
        <vt:lpwstr>_Toc350509171</vt:lpwstr>
      </vt:variant>
      <vt:variant>
        <vt:i4>1638450</vt:i4>
      </vt:variant>
      <vt:variant>
        <vt:i4>80</vt:i4>
      </vt:variant>
      <vt:variant>
        <vt:i4>0</vt:i4>
      </vt:variant>
      <vt:variant>
        <vt:i4>5</vt:i4>
      </vt:variant>
      <vt:variant>
        <vt:lpwstr/>
      </vt:variant>
      <vt:variant>
        <vt:lpwstr>_Toc350509170</vt:lpwstr>
      </vt:variant>
      <vt:variant>
        <vt:i4>1572914</vt:i4>
      </vt:variant>
      <vt:variant>
        <vt:i4>74</vt:i4>
      </vt:variant>
      <vt:variant>
        <vt:i4>0</vt:i4>
      </vt:variant>
      <vt:variant>
        <vt:i4>5</vt:i4>
      </vt:variant>
      <vt:variant>
        <vt:lpwstr/>
      </vt:variant>
      <vt:variant>
        <vt:lpwstr>_Toc350509169</vt:lpwstr>
      </vt:variant>
      <vt:variant>
        <vt:i4>1572914</vt:i4>
      </vt:variant>
      <vt:variant>
        <vt:i4>68</vt:i4>
      </vt:variant>
      <vt:variant>
        <vt:i4>0</vt:i4>
      </vt:variant>
      <vt:variant>
        <vt:i4>5</vt:i4>
      </vt:variant>
      <vt:variant>
        <vt:lpwstr/>
      </vt:variant>
      <vt:variant>
        <vt:lpwstr>_Toc350509168</vt:lpwstr>
      </vt:variant>
      <vt:variant>
        <vt:i4>1572914</vt:i4>
      </vt:variant>
      <vt:variant>
        <vt:i4>62</vt:i4>
      </vt:variant>
      <vt:variant>
        <vt:i4>0</vt:i4>
      </vt:variant>
      <vt:variant>
        <vt:i4>5</vt:i4>
      </vt:variant>
      <vt:variant>
        <vt:lpwstr/>
      </vt:variant>
      <vt:variant>
        <vt:lpwstr>_Toc350509167</vt:lpwstr>
      </vt:variant>
      <vt:variant>
        <vt:i4>1572914</vt:i4>
      </vt:variant>
      <vt:variant>
        <vt:i4>56</vt:i4>
      </vt:variant>
      <vt:variant>
        <vt:i4>0</vt:i4>
      </vt:variant>
      <vt:variant>
        <vt:i4>5</vt:i4>
      </vt:variant>
      <vt:variant>
        <vt:lpwstr/>
      </vt:variant>
      <vt:variant>
        <vt:lpwstr>_Toc350509166</vt:lpwstr>
      </vt:variant>
      <vt:variant>
        <vt:i4>1572914</vt:i4>
      </vt:variant>
      <vt:variant>
        <vt:i4>50</vt:i4>
      </vt:variant>
      <vt:variant>
        <vt:i4>0</vt:i4>
      </vt:variant>
      <vt:variant>
        <vt:i4>5</vt:i4>
      </vt:variant>
      <vt:variant>
        <vt:lpwstr/>
      </vt:variant>
      <vt:variant>
        <vt:lpwstr>_Toc350509165</vt:lpwstr>
      </vt:variant>
      <vt:variant>
        <vt:i4>1572914</vt:i4>
      </vt:variant>
      <vt:variant>
        <vt:i4>44</vt:i4>
      </vt:variant>
      <vt:variant>
        <vt:i4>0</vt:i4>
      </vt:variant>
      <vt:variant>
        <vt:i4>5</vt:i4>
      </vt:variant>
      <vt:variant>
        <vt:lpwstr/>
      </vt:variant>
      <vt:variant>
        <vt:lpwstr>_Toc350509164</vt:lpwstr>
      </vt:variant>
      <vt:variant>
        <vt:i4>1572914</vt:i4>
      </vt:variant>
      <vt:variant>
        <vt:i4>38</vt:i4>
      </vt:variant>
      <vt:variant>
        <vt:i4>0</vt:i4>
      </vt:variant>
      <vt:variant>
        <vt:i4>5</vt:i4>
      </vt:variant>
      <vt:variant>
        <vt:lpwstr/>
      </vt:variant>
      <vt:variant>
        <vt:lpwstr>_Toc350509163</vt:lpwstr>
      </vt:variant>
      <vt:variant>
        <vt:i4>1572914</vt:i4>
      </vt:variant>
      <vt:variant>
        <vt:i4>32</vt:i4>
      </vt:variant>
      <vt:variant>
        <vt:i4>0</vt:i4>
      </vt:variant>
      <vt:variant>
        <vt:i4>5</vt:i4>
      </vt:variant>
      <vt:variant>
        <vt:lpwstr/>
      </vt:variant>
      <vt:variant>
        <vt:lpwstr>_Toc350509162</vt:lpwstr>
      </vt:variant>
      <vt:variant>
        <vt:i4>1572914</vt:i4>
      </vt:variant>
      <vt:variant>
        <vt:i4>26</vt:i4>
      </vt:variant>
      <vt:variant>
        <vt:i4>0</vt:i4>
      </vt:variant>
      <vt:variant>
        <vt:i4>5</vt:i4>
      </vt:variant>
      <vt:variant>
        <vt:lpwstr/>
      </vt:variant>
      <vt:variant>
        <vt:lpwstr>_Toc350509161</vt:lpwstr>
      </vt:variant>
      <vt:variant>
        <vt:i4>1572914</vt:i4>
      </vt:variant>
      <vt:variant>
        <vt:i4>20</vt:i4>
      </vt:variant>
      <vt:variant>
        <vt:i4>0</vt:i4>
      </vt:variant>
      <vt:variant>
        <vt:i4>5</vt:i4>
      </vt:variant>
      <vt:variant>
        <vt:lpwstr/>
      </vt:variant>
      <vt:variant>
        <vt:lpwstr>_Toc350509160</vt:lpwstr>
      </vt:variant>
      <vt:variant>
        <vt:i4>1769522</vt:i4>
      </vt:variant>
      <vt:variant>
        <vt:i4>14</vt:i4>
      </vt:variant>
      <vt:variant>
        <vt:i4>0</vt:i4>
      </vt:variant>
      <vt:variant>
        <vt:i4>5</vt:i4>
      </vt:variant>
      <vt:variant>
        <vt:lpwstr/>
      </vt:variant>
      <vt:variant>
        <vt:lpwstr>_Toc350509159</vt:lpwstr>
      </vt:variant>
      <vt:variant>
        <vt:i4>1769522</vt:i4>
      </vt:variant>
      <vt:variant>
        <vt:i4>8</vt:i4>
      </vt:variant>
      <vt:variant>
        <vt:i4>0</vt:i4>
      </vt:variant>
      <vt:variant>
        <vt:i4>5</vt:i4>
      </vt:variant>
      <vt:variant>
        <vt:lpwstr/>
      </vt:variant>
      <vt:variant>
        <vt:lpwstr>_Toc350509158</vt:lpwstr>
      </vt:variant>
      <vt:variant>
        <vt:i4>1769522</vt:i4>
      </vt:variant>
      <vt:variant>
        <vt:i4>2</vt:i4>
      </vt:variant>
      <vt:variant>
        <vt:i4>0</vt:i4>
      </vt:variant>
      <vt:variant>
        <vt:i4>5</vt:i4>
      </vt:variant>
      <vt:variant>
        <vt:lpwstr/>
      </vt:variant>
      <vt:variant>
        <vt:lpwstr>_Toc350509157</vt:lpwstr>
      </vt:variant>
      <vt:variant>
        <vt:i4>5374068</vt:i4>
      </vt:variant>
      <vt:variant>
        <vt:i4>12</vt:i4>
      </vt:variant>
      <vt:variant>
        <vt:i4>0</vt:i4>
      </vt:variant>
      <vt:variant>
        <vt:i4>5</vt:i4>
      </vt:variant>
      <vt:variant>
        <vt:lpwstr>http://wiki.ecmascript.org/doku.php?id=harmony:binary_data</vt:lpwstr>
      </vt:variant>
      <vt:variant>
        <vt:lpwstr/>
      </vt:variant>
      <vt:variant>
        <vt:i4>6815759</vt:i4>
      </vt:variant>
      <vt:variant>
        <vt:i4>9</vt:i4>
      </vt:variant>
      <vt:variant>
        <vt:i4>0</vt:i4>
      </vt:variant>
      <vt:variant>
        <vt:i4>5</vt:i4>
      </vt:variant>
      <vt:variant>
        <vt:lpwstr>https://bugs.ecmascript.org/show_bug.cgi?id=417</vt:lpwstr>
      </vt:variant>
      <vt:variant>
        <vt:lpwstr/>
      </vt:variant>
      <vt:variant>
        <vt:i4>7077898</vt:i4>
      </vt:variant>
      <vt:variant>
        <vt:i4>6</vt:i4>
      </vt:variant>
      <vt:variant>
        <vt:i4>0</vt:i4>
      </vt:variant>
      <vt:variant>
        <vt:i4>5</vt:i4>
      </vt:variant>
      <vt:variant>
        <vt:lpwstr>https://bugs.ecmascript.org/show_bug.cgi?id=155</vt:lpwstr>
      </vt:variant>
      <vt:variant>
        <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creator>Allen Wirfs-Brock</dc:creator>
  <cp:lastModifiedBy>Rev 19 Allen Wirfs-Brock</cp:lastModifiedBy>
  <cp:revision>3</cp:revision>
  <cp:lastPrinted>2013-09-27T20:05:00Z</cp:lastPrinted>
  <dcterms:created xsi:type="dcterms:W3CDTF">2013-09-27T20:00:00Z</dcterms:created>
  <dcterms:modified xsi:type="dcterms:W3CDTF">2013-09-27T20:19:00Z</dcterms:modified>
</cp:coreProperties>
</file>